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A663" w14:textId="77777777" w:rsidR="00F21B5D" w:rsidRDefault="00F21B5D" w:rsidP="00680F01">
      <w:pPr>
        <w:spacing w:after="0" w:line="240" w:lineRule="auto"/>
        <w:rPr>
          <w:b/>
          <w:szCs w:val="20"/>
        </w:rPr>
      </w:pPr>
    </w:p>
    <w:p w14:paraId="7B50E7D9" w14:textId="77777777" w:rsidR="00F21B5D" w:rsidRDefault="00F21B5D" w:rsidP="00680F01">
      <w:pPr>
        <w:spacing w:after="0" w:line="240" w:lineRule="auto"/>
        <w:rPr>
          <w:ins w:id="0" w:author="김은수" w:date="2026-10-01T16:26:00Z" w16du:dateUtc="2026-10-01T07:26:00Z"/>
          <w:b/>
          <w:szCs w:val="20"/>
        </w:rPr>
      </w:pPr>
    </w:p>
    <w:p w14:paraId="69DB5F66" w14:textId="77777777" w:rsidR="00C34F72" w:rsidRDefault="00C34F72" w:rsidP="00680F01">
      <w:pPr>
        <w:spacing w:after="0" w:line="240" w:lineRule="auto"/>
        <w:rPr>
          <w:ins w:id="1" w:author="김은수" w:date="2026-10-01T16:26:00Z" w16du:dateUtc="2026-10-01T07:26:00Z"/>
          <w:b/>
          <w:szCs w:val="20"/>
        </w:rPr>
      </w:pPr>
    </w:p>
    <w:p w14:paraId="1FE7B7BB" w14:textId="77777777" w:rsidR="00C34F72" w:rsidRDefault="00C34F72" w:rsidP="00680F01">
      <w:pPr>
        <w:spacing w:after="0" w:line="240" w:lineRule="auto"/>
        <w:rPr>
          <w:b/>
          <w:szCs w:val="20"/>
        </w:rPr>
      </w:pPr>
    </w:p>
    <w:p w14:paraId="17803516" w14:textId="77777777" w:rsidR="00935252" w:rsidRDefault="00935252" w:rsidP="00680F01">
      <w:pPr>
        <w:spacing w:after="0" w:line="240" w:lineRule="auto"/>
        <w:rPr>
          <w:b/>
          <w:szCs w:val="20"/>
        </w:rPr>
      </w:pPr>
    </w:p>
    <w:p w14:paraId="2C8150A7" w14:textId="77777777" w:rsidR="00935252" w:rsidRDefault="00935252" w:rsidP="00680F01">
      <w:pPr>
        <w:spacing w:after="0" w:line="240" w:lineRule="auto"/>
        <w:rPr>
          <w:b/>
          <w:szCs w:val="20"/>
        </w:rPr>
      </w:pPr>
    </w:p>
    <w:p w14:paraId="77FFF154" w14:textId="77777777" w:rsidR="00F21B5D" w:rsidRDefault="00F21B5D" w:rsidP="00D61B5B">
      <w:pPr>
        <w:spacing w:after="0" w:line="240" w:lineRule="auto"/>
        <w:jc w:val="right"/>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F21B5D" w14:paraId="1982D03E" w14:textId="77777777" w:rsidTr="0024589F">
        <w:trPr>
          <w:trHeight w:val="1225"/>
          <w:jc w:val="center"/>
        </w:trPr>
        <w:tc>
          <w:tcPr>
            <w:tcW w:w="7599" w:type="dxa"/>
            <w:shd w:val="clear" w:color="auto" w:fill="F2F2F2" w:themeFill="background1" w:themeFillShade="F2"/>
            <w:vAlign w:val="center"/>
          </w:tcPr>
          <w:p w14:paraId="30DA1B7A" w14:textId="77777777" w:rsidR="00F21B5D" w:rsidRDefault="0012492F" w:rsidP="00680F01">
            <w:pPr>
              <w:jc w:val="center"/>
              <w:rPr>
                <w:b/>
                <w:sz w:val="54"/>
                <w:szCs w:val="54"/>
              </w:rPr>
            </w:pPr>
            <w:r>
              <w:rPr>
                <w:rFonts w:hint="eastAsia"/>
                <w:b/>
                <w:sz w:val="54"/>
                <w:szCs w:val="54"/>
              </w:rPr>
              <w:t xml:space="preserve">소프트웨어 </w:t>
            </w:r>
            <w:r w:rsidR="009F6245">
              <w:rPr>
                <w:rFonts w:hint="eastAsia"/>
                <w:b/>
                <w:sz w:val="54"/>
                <w:szCs w:val="54"/>
              </w:rPr>
              <w:t>아키텍쳐</w:t>
            </w:r>
            <w:r w:rsidR="00996B56">
              <w:rPr>
                <w:rFonts w:hint="eastAsia"/>
                <w:b/>
                <w:sz w:val="54"/>
                <w:szCs w:val="54"/>
              </w:rPr>
              <w:t xml:space="preserve"> </w:t>
            </w:r>
            <w:r w:rsidR="009F6245">
              <w:rPr>
                <w:rFonts w:hint="eastAsia"/>
                <w:b/>
                <w:sz w:val="54"/>
                <w:szCs w:val="54"/>
              </w:rPr>
              <w:t>기술서</w:t>
            </w:r>
          </w:p>
          <w:p w14:paraId="3A5CE9D1" w14:textId="77777777" w:rsidR="003935B6" w:rsidRPr="003935B6" w:rsidRDefault="003935B6" w:rsidP="00680F01">
            <w:pPr>
              <w:jc w:val="center"/>
              <w:rPr>
                <w:rFonts w:asciiTheme="minorEastAsia" w:hAnsiTheme="minorEastAsia"/>
                <w:b/>
                <w:sz w:val="40"/>
                <w:szCs w:val="40"/>
              </w:rPr>
            </w:pPr>
            <w:r>
              <w:rPr>
                <w:rFonts w:asciiTheme="minorEastAsia" w:hAnsiTheme="minorEastAsia" w:cs="Times New Roman"/>
                <w:b/>
                <w:sz w:val="40"/>
                <w:szCs w:val="40"/>
              </w:rPr>
              <w:t>(</w:t>
            </w:r>
            <w:del w:id="2" w:author="김은수" w:date="2026-09-29T18:27:00Z" w16du:dateUtc="2026-09-29T09:27:00Z">
              <w:r w:rsidRPr="003935B6">
                <w:rPr>
                  <w:rFonts w:asciiTheme="minorEastAsia" w:hAnsiTheme="minorEastAsia" w:cs="Times New Roman"/>
                  <w:b/>
                  <w:sz w:val="40"/>
                  <w:szCs w:val="40"/>
                </w:rPr>
                <w:delText>TD20B-A-EXT</w:delText>
              </w:r>
              <w:r w:rsidR="003D5EA2">
                <w:rPr>
                  <w:rFonts w:asciiTheme="minorEastAsia" w:hAnsiTheme="minorEastAsia" w:cs="Times New Roman" w:hint="eastAsia"/>
                  <w:b/>
                  <w:sz w:val="40"/>
                  <w:szCs w:val="40"/>
                </w:rPr>
                <w:delText>/TD23D</w:delText>
              </w:r>
            </w:del>
            <w:ins w:id="3" w:author="김은수" w:date="2026-09-29T18:27:00Z" w16du:dateUtc="2026-09-29T09:27:00Z">
              <w:r>
                <w:rPr>
                  <w:rFonts w:asciiTheme="minorEastAsia" w:hAnsiTheme="minorEastAsia" w:cs="Times New Roman"/>
                  <w:b/>
                  <w:sz w:val="40"/>
                  <w:szCs w:val="40"/>
                </w:rPr>
                <w:t>TD24A</w:t>
              </w:r>
            </w:ins>
            <w:r>
              <w:rPr>
                <w:rFonts w:asciiTheme="minorEastAsia" w:hAnsiTheme="minorEastAsia" w:cs="Times New Roman"/>
                <w:b/>
                <w:sz w:val="40"/>
                <w:szCs w:val="40"/>
              </w:rPr>
              <w:t>-A-EXT)</w:t>
            </w:r>
          </w:p>
        </w:tc>
      </w:tr>
    </w:tbl>
    <w:p w14:paraId="4A7BA1C8" w14:textId="77777777" w:rsidR="00F21B5D" w:rsidRDefault="00F21B5D" w:rsidP="00680F01">
      <w:pPr>
        <w:spacing w:after="0" w:line="240" w:lineRule="auto"/>
        <w:jc w:val="left"/>
        <w:rPr>
          <w:b/>
          <w:szCs w:val="20"/>
        </w:rPr>
      </w:pPr>
    </w:p>
    <w:p w14:paraId="03FA4589" w14:textId="77777777" w:rsidR="00F21B5D" w:rsidRDefault="00F21B5D" w:rsidP="00680F01">
      <w:pPr>
        <w:spacing w:after="0" w:line="240" w:lineRule="auto"/>
        <w:jc w:val="left"/>
        <w:rPr>
          <w:b/>
          <w:szCs w:val="20"/>
        </w:rPr>
      </w:pPr>
    </w:p>
    <w:p w14:paraId="334A3E03" w14:textId="77777777" w:rsidR="00F21B5D" w:rsidRDefault="00F21B5D" w:rsidP="00680F01">
      <w:pPr>
        <w:spacing w:after="0" w:line="240" w:lineRule="auto"/>
        <w:jc w:val="left"/>
        <w:rPr>
          <w:b/>
          <w:szCs w:val="20"/>
        </w:rPr>
      </w:pPr>
    </w:p>
    <w:p w14:paraId="4239B721" w14:textId="77777777" w:rsidR="00F21B5D" w:rsidRDefault="00F21B5D" w:rsidP="00680F01">
      <w:pPr>
        <w:spacing w:after="0" w:line="240" w:lineRule="auto"/>
        <w:jc w:val="left"/>
        <w:rPr>
          <w:b/>
          <w:szCs w:val="20"/>
        </w:rPr>
      </w:pPr>
    </w:p>
    <w:p w14:paraId="3B33561D" w14:textId="77777777" w:rsidR="00F21B5D" w:rsidRDefault="00F21B5D" w:rsidP="00680F01">
      <w:pPr>
        <w:spacing w:after="0" w:line="240" w:lineRule="auto"/>
        <w:jc w:val="left"/>
        <w:rPr>
          <w:b/>
          <w:szCs w:val="20"/>
        </w:rPr>
      </w:pPr>
    </w:p>
    <w:p w14:paraId="3B7B6A4E" w14:textId="77777777" w:rsidR="0012492F" w:rsidRDefault="0012492F" w:rsidP="00680F01">
      <w:pPr>
        <w:spacing w:after="0" w:line="240" w:lineRule="auto"/>
        <w:jc w:val="left"/>
        <w:rPr>
          <w:b/>
          <w:szCs w:val="20"/>
        </w:rPr>
      </w:pPr>
    </w:p>
    <w:p w14:paraId="08AA0F07" w14:textId="77777777" w:rsidR="0012492F" w:rsidRDefault="0012492F" w:rsidP="00680F01">
      <w:pPr>
        <w:spacing w:after="0" w:line="240" w:lineRule="auto"/>
        <w:jc w:val="left"/>
        <w:rPr>
          <w:b/>
          <w:szCs w:val="20"/>
        </w:rPr>
      </w:pPr>
    </w:p>
    <w:p w14:paraId="7F0F271A" w14:textId="77777777" w:rsidR="0012492F" w:rsidRDefault="0012492F" w:rsidP="00680F01">
      <w:pPr>
        <w:spacing w:after="0" w:line="240" w:lineRule="auto"/>
        <w:jc w:val="left"/>
        <w:rPr>
          <w:b/>
          <w:szCs w:val="20"/>
        </w:rPr>
      </w:pPr>
    </w:p>
    <w:p w14:paraId="035C0D0E" w14:textId="77777777" w:rsidR="0012492F" w:rsidRDefault="0012492F" w:rsidP="00680F01">
      <w:pPr>
        <w:spacing w:after="0" w:line="240" w:lineRule="auto"/>
        <w:jc w:val="left"/>
        <w:rPr>
          <w:b/>
          <w:szCs w:val="20"/>
        </w:rPr>
      </w:pPr>
    </w:p>
    <w:p w14:paraId="7D6D8841" w14:textId="77777777" w:rsidR="0012492F" w:rsidRDefault="0012492F" w:rsidP="00680F01">
      <w:pPr>
        <w:spacing w:after="0" w:line="240" w:lineRule="auto"/>
        <w:jc w:val="left"/>
        <w:rPr>
          <w:b/>
          <w:szCs w:val="20"/>
        </w:rPr>
      </w:pPr>
    </w:p>
    <w:p w14:paraId="6E113253" w14:textId="77777777" w:rsidR="0012492F" w:rsidRDefault="0012492F" w:rsidP="00680F01">
      <w:pPr>
        <w:spacing w:after="0" w:line="240" w:lineRule="auto"/>
        <w:jc w:val="left"/>
        <w:rPr>
          <w:b/>
          <w:szCs w:val="20"/>
        </w:rPr>
      </w:pPr>
    </w:p>
    <w:p w14:paraId="24C49F27" w14:textId="77777777" w:rsidR="0012492F" w:rsidRDefault="0012492F" w:rsidP="00680F01">
      <w:pPr>
        <w:spacing w:after="0" w:line="240" w:lineRule="auto"/>
        <w:jc w:val="left"/>
        <w:rPr>
          <w:b/>
          <w:szCs w:val="20"/>
        </w:rPr>
      </w:pPr>
    </w:p>
    <w:p w14:paraId="261A5E88" w14:textId="77777777" w:rsidR="00935252" w:rsidRDefault="00935252" w:rsidP="00680F01">
      <w:pPr>
        <w:spacing w:after="0" w:line="240" w:lineRule="auto"/>
        <w:jc w:val="left"/>
        <w:rPr>
          <w:b/>
          <w:szCs w:val="20"/>
        </w:rPr>
      </w:pPr>
    </w:p>
    <w:p w14:paraId="5CA94632" w14:textId="77777777" w:rsidR="00935252" w:rsidRDefault="00935252" w:rsidP="00680F01">
      <w:pPr>
        <w:spacing w:after="0" w:line="240" w:lineRule="auto"/>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12492F" w14:paraId="0935C70E" w14:textId="77777777" w:rsidTr="005C2FC8">
        <w:trPr>
          <w:trHeight w:val="456"/>
        </w:trPr>
        <w:tc>
          <w:tcPr>
            <w:tcW w:w="1362" w:type="dxa"/>
            <w:shd w:val="clear" w:color="auto" w:fill="E7E6E6" w:themeFill="background2"/>
          </w:tcPr>
          <w:p w14:paraId="64F6CE3E" w14:textId="77777777" w:rsidR="0012492F" w:rsidRPr="00E2210A" w:rsidRDefault="0012492F" w:rsidP="005C2FC8">
            <w:pPr>
              <w:wordWrap/>
              <w:spacing w:before="66" w:after="54" w:line="280" w:lineRule="exact"/>
              <w:rPr>
                <w:rFonts w:asciiTheme="majorEastAsia" w:eastAsiaTheme="majorEastAsia" w:hAnsiTheme="majorEastAsia" w:cs="Tahoma"/>
                <w:b/>
                <w:color w:val="000000"/>
                <w:szCs w:val="20"/>
              </w:rPr>
            </w:pPr>
            <w:bookmarkStart w:id="4" w:name="_Hlk149635031"/>
          </w:p>
        </w:tc>
        <w:tc>
          <w:tcPr>
            <w:tcW w:w="2581" w:type="dxa"/>
            <w:shd w:val="clear" w:color="auto" w:fill="E7E6E6" w:themeFill="background2"/>
            <w:vAlign w:val="center"/>
          </w:tcPr>
          <w:p w14:paraId="6B5317CF" w14:textId="77777777" w:rsidR="0012492F" w:rsidRPr="00E2210A" w:rsidRDefault="0012492F"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6DC540A1" w14:textId="77777777" w:rsidR="0012492F" w:rsidRPr="00E2210A" w:rsidRDefault="0012492F"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434D5800" w14:textId="77777777" w:rsidR="0012492F" w:rsidRPr="00E2210A" w:rsidRDefault="0012492F"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12492F" w14:paraId="562BE469" w14:textId="77777777" w:rsidTr="005C2FC8">
        <w:trPr>
          <w:trHeight w:val="456"/>
        </w:trPr>
        <w:tc>
          <w:tcPr>
            <w:tcW w:w="1362" w:type="dxa"/>
            <w:shd w:val="clear" w:color="auto" w:fill="E7E6E6" w:themeFill="background2"/>
            <w:vAlign w:val="center"/>
          </w:tcPr>
          <w:p w14:paraId="6F220966" w14:textId="77777777" w:rsidR="0012492F" w:rsidRPr="00E2210A" w:rsidRDefault="0012492F"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07CF796E" w14:textId="77777777" w:rsidR="0012492F" w:rsidRPr="00E2210A" w:rsidRDefault="0012492F" w:rsidP="005C2FC8">
            <w:pPr>
              <w:wordWrap/>
              <w:spacing w:before="66" w:after="54" w:line="280" w:lineRule="exact"/>
              <w:jc w:val="center"/>
              <w:rPr>
                <w:rFonts w:asciiTheme="majorEastAsia" w:eastAsiaTheme="majorEastAsia" w:hAnsiTheme="majorEastAsia" w:cs="Tahoma"/>
                <w:szCs w:val="20"/>
              </w:rPr>
            </w:pPr>
            <w:del w:id="5" w:author="김은수" w:date="2026-09-29T18:27:00Z" w16du:dateUtc="2026-09-29T09:27:00Z">
              <w:r w:rsidRPr="00E2210A">
                <w:rPr>
                  <w:rFonts w:asciiTheme="majorEastAsia" w:eastAsiaTheme="majorEastAsia" w:hAnsiTheme="majorEastAsia" w:cs="Tahoma" w:hint="eastAsia"/>
                  <w:szCs w:val="20"/>
                </w:rPr>
                <w:delText>임정우</w:delText>
              </w:r>
            </w:del>
            <w:ins w:id="6" w:author="김은수" w:date="2026-09-29T18:27:00Z" w16du:dateUtc="2026-09-29T09:27:00Z">
              <w:r>
                <w:rPr>
                  <w:rFonts w:asciiTheme="majorEastAsia" w:eastAsiaTheme="majorEastAsia" w:hAnsiTheme="majorEastAsia" w:cs="Tahoma" w:hint="eastAsia"/>
                  <w:szCs w:val="20"/>
                </w:rPr>
                <w:t>김은수</w:t>
              </w:r>
            </w:ins>
          </w:p>
        </w:tc>
        <w:tc>
          <w:tcPr>
            <w:tcW w:w="2581" w:type="dxa"/>
            <w:vAlign w:val="center"/>
          </w:tcPr>
          <w:p w14:paraId="3D722FAD" w14:textId="77777777" w:rsidR="0012492F" w:rsidRPr="00E2210A" w:rsidRDefault="0012492F"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609BDAF5" w14:textId="77777777" w:rsidR="0012492F" w:rsidRPr="00E2210A" w:rsidRDefault="0012492F" w:rsidP="005C2FC8">
            <w:pPr>
              <w:wordWrap/>
              <w:spacing w:before="66" w:after="54" w:line="280" w:lineRule="exact"/>
              <w:jc w:val="center"/>
              <w:rPr>
                <w:rFonts w:asciiTheme="majorEastAsia" w:eastAsiaTheme="majorEastAsia" w:hAnsiTheme="majorEastAsia" w:cs="Tahoma"/>
                <w:color w:val="000000"/>
                <w:szCs w:val="20"/>
              </w:rPr>
            </w:pPr>
            <w:del w:id="7" w:author="김은수" w:date="2026-09-29T18:27:00Z" w16du:dateUtc="2026-09-29T09:27:00Z">
              <w:r w:rsidRPr="00E2210A">
                <w:rPr>
                  <w:rFonts w:asciiTheme="majorEastAsia" w:eastAsiaTheme="majorEastAsia" w:hAnsiTheme="majorEastAsia" w:cs="Tahoma" w:hint="eastAsia"/>
                  <w:szCs w:val="20"/>
                </w:rPr>
                <w:delText>이호승</w:delText>
              </w:r>
            </w:del>
          </w:p>
        </w:tc>
      </w:tr>
      <w:tr w:rsidR="0012492F" w14:paraId="2F0176F3" w14:textId="77777777" w:rsidTr="005C2FC8">
        <w:trPr>
          <w:trHeight w:val="456"/>
        </w:trPr>
        <w:tc>
          <w:tcPr>
            <w:tcW w:w="1362" w:type="dxa"/>
            <w:shd w:val="clear" w:color="auto" w:fill="E7E6E6" w:themeFill="background2"/>
            <w:vAlign w:val="center"/>
          </w:tcPr>
          <w:p w14:paraId="6CE67033" w14:textId="77777777" w:rsidR="0012492F" w:rsidRPr="00E2210A" w:rsidRDefault="0012492F"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5F6B4F7C" w14:textId="77777777" w:rsidR="0012492F" w:rsidRPr="00E2210A" w:rsidRDefault="0012492F" w:rsidP="005C2FC8">
            <w:pPr>
              <w:wordWrap/>
              <w:spacing w:before="66" w:after="54" w:line="280" w:lineRule="exact"/>
              <w:jc w:val="center"/>
              <w:rPr>
                <w:rFonts w:asciiTheme="majorEastAsia" w:eastAsiaTheme="majorEastAsia" w:hAnsiTheme="majorEastAsia" w:cs="Tahoma"/>
                <w:szCs w:val="20"/>
                <w:lang w:val="x-none" w:bidi="en-US"/>
              </w:rPr>
            </w:pPr>
            <w:del w:id="8" w:author="김은수" w:date="2026-09-29T18:27:00Z" w16du:dateUtc="2026-09-29T09:27:00Z">
              <w:r w:rsidRPr="00E2210A">
                <w:rPr>
                  <w:rFonts w:asciiTheme="majorEastAsia" w:eastAsiaTheme="majorEastAsia" w:hAnsiTheme="majorEastAsia" w:cs="Tahoma" w:hint="eastAsia"/>
                  <w:szCs w:val="20"/>
                  <w:lang w:val="x-none" w:bidi="en-US"/>
                </w:rPr>
                <w:delText>사업부장</w:delText>
              </w:r>
            </w:del>
            <w:ins w:id="9" w:author="김은수" w:date="2026-09-29T18:27:00Z" w16du:dateUtc="2026-09-29T09:27:00Z">
              <w:r>
                <w:rPr>
                  <w:rFonts w:asciiTheme="majorEastAsia" w:eastAsiaTheme="majorEastAsia" w:hAnsiTheme="majorEastAsia" w:cs="Tahoma" w:hint="eastAsia"/>
                  <w:szCs w:val="20"/>
                  <w:lang w:val="x-none" w:bidi="en-US"/>
                </w:rPr>
                <w:t>수석연구원</w:t>
              </w:r>
            </w:ins>
          </w:p>
        </w:tc>
        <w:tc>
          <w:tcPr>
            <w:tcW w:w="2581" w:type="dxa"/>
            <w:vAlign w:val="center"/>
          </w:tcPr>
          <w:p w14:paraId="32D524BC" w14:textId="77777777" w:rsidR="0012492F" w:rsidRPr="00E2210A" w:rsidRDefault="0012492F" w:rsidP="005C2FC8">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35EF0E39" w14:textId="77777777" w:rsidR="0012492F" w:rsidRPr="00E2210A" w:rsidRDefault="0012492F" w:rsidP="005C2FC8">
            <w:pPr>
              <w:wordWrap/>
              <w:spacing w:before="66" w:after="54" w:line="280" w:lineRule="exact"/>
              <w:jc w:val="center"/>
              <w:rPr>
                <w:rFonts w:asciiTheme="majorEastAsia" w:eastAsiaTheme="majorEastAsia" w:hAnsiTheme="majorEastAsia" w:cs="Tahoma"/>
                <w:color w:val="000000"/>
                <w:szCs w:val="20"/>
              </w:rPr>
            </w:pPr>
            <w:del w:id="10" w:author="김은수" w:date="2026-09-29T18:27:00Z" w16du:dateUtc="2026-09-29T09:27:00Z">
              <w:r w:rsidRPr="00E2210A">
                <w:rPr>
                  <w:rFonts w:asciiTheme="majorEastAsia" w:eastAsiaTheme="majorEastAsia" w:hAnsiTheme="majorEastAsia" w:cs="Tahoma" w:hint="eastAsia"/>
                  <w:szCs w:val="20"/>
                  <w:lang w:val="x-none" w:bidi="en-US"/>
                </w:rPr>
                <w:delText>기술이사</w:delText>
              </w:r>
            </w:del>
          </w:p>
        </w:tc>
      </w:tr>
      <w:tr w:rsidR="0012492F" w14:paraId="3BB4AD1B" w14:textId="77777777" w:rsidTr="005C2FC8">
        <w:trPr>
          <w:trHeight w:val="456"/>
        </w:trPr>
        <w:tc>
          <w:tcPr>
            <w:tcW w:w="1362" w:type="dxa"/>
            <w:shd w:val="clear" w:color="auto" w:fill="E7E6E6" w:themeFill="background2"/>
            <w:vAlign w:val="center"/>
          </w:tcPr>
          <w:p w14:paraId="663D24BD" w14:textId="77777777" w:rsidR="0012492F" w:rsidRPr="00E2210A" w:rsidRDefault="0012492F"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52B7460B" w14:textId="77777777" w:rsidR="0012492F" w:rsidRPr="00E2210A" w:rsidRDefault="0025693E" w:rsidP="005C2FC8">
            <w:pPr>
              <w:wordWrap/>
              <w:spacing w:before="66" w:after="54" w:line="280" w:lineRule="exact"/>
              <w:jc w:val="center"/>
              <w:rPr>
                <w:rFonts w:asciiTheme="majorEastAsia" w:eastAsiaTheme="majorEastAsia" w:hAnsiTheme="majorEastAsia" w:cs="Tahoma"/>
                <w:color w:val="000000" w:themeColor="text1"/>
                <w:szCs w:val="20"/>
              </w:rPr>
            </w:pPr>
            <w:del w:id="11" w:author="김은수" w:date="2026-09-29T18:27:00Z" w16du:dateUtc="2026-09-29T09:27:00Z">
              <w:r>
                <w:rPr>
                  <w:rFonts w:asciiTheme="majorEastAsia" w:eastAsiaTheme="majorEastAsia" w:hAnsiTheme="majorEastAsia" w:cs="Tahoma" w:hint="eastAsia"/>
                  <w:color w:val="000000" w:themeColor="text1"/>
                  <w:szCs w:val="20"/>
                </w:rPr>
                <w:delText>2020.12.23</w:delText>
              </w:r>
            </w:del>
          </w:p>
        </w:tc>
        <w:tc>
          <w:tcPr>
            <w:tcW w:w="2581" w:type="dxa"/>
            <w:vAlign w:val="center"/>
          </w:tcPr>
          <w:p w14:paraId="5C06F69A" w14:textId="77777777" w:rsidR="0012492F" w:rsidRPr="00E2210A" w:rsidRDefault="0012492F" w:rsidP="005C2FC8">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122F4D49" w14:textId="77777777" w:rsidR="0012492F" w:rsidRPr="00E2210A" w:rsidRDefault="0025693E" w:rsidP="005C2FC8">
            <w:pPr>
              <w:wordWrap/>
              <w:spacing w:after="0" w:line="280" w:lineRule="exact"/>
              <w:jc w:val="center"/>
              <w:rPr>
                <w:rFonts w:asciiTheme="majorEastAsia" w:eastAsiaTheme="majorEastAsia" w:hAnsiTheme="majorEastAsia" w:cs="Tahoma"/>
                <w:color w:val="000000" w:themeColor="text1"/>
                <w:szCs w:val="20"/>
              </w:rPr>
            </w:pPr>
            <w:del w:id="12" w:author="김은수" w:date="2026-09-29T18:27:00Z" w16du:dateUtc="2026-09-29T09:27:00Z">
              <w:r>
                <w:rPr>
                  <w:rFonts w:asciiTheme="majorEastAsia" w:eastAsiaTheme="majorEastAsia" w:hAnsiTheme="majorEastAsia" w:cs="Tahoma" w:hint="eastAsia"/>
                  <w:color w:val="000000" w:themeColor="text1"/>
                  <w:szCs w:val="20"/>
                </w:rPr>
                <w:delText>2020.12.23</w:delText>
              </w:r>
            </w:del>
          </w:p>
        </w:tc>
      </w:tr>
      <w:tr w:rsidR="0012492F" w14:paraId="0910C1F8" w14:textId="77777777" w:rsidTr="005C2FC8">
        <w:trPr>
          <w:trHeight w:val="1315"/>
        </w:trPr>
        <w:tc>
          <w:tcPr>
            <w:tcW w:w="1362" w:type="dxa"/>
            <w:shd w:val="clear" w:color="auto" w:fill="E7E6E6" w:themeFill="background2"/>
            <w:vAlign w:val="center"/>
          </w:tcPr>
          <w:p w14:paraId="1D61B882" w14:textId="77777777" w:rsidR="0012492F" w:rsidRPr="00E2210A" w:rsidRDefault="0012492F" w:rsidP="005C2FC8">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48F00295" w14:textId="77777777" w:rsidR="0012492F" w:rsidRPr="00E2210A" w:rsidRDefault="0012492F" w:rsidP="005C2FC8">
            <w:pPr>
              <w:wordWrap/>
              <w:spacing w:before="66" w:after="54" w:line="280" w:lineRule="exact"/>
              <w:jc w:val="center"/>
              <w:rPr>
                <w:rFonts w:asciiTheme="majorEastAsia" w:eastAsiaTheme="majorEastAsia" w:hAnsiTheme="majorEastAsia" w:cs="Tahoma"/>
                <w:szCs w:val="20"/>
              </w:rPr>
            </w:pPr>
            <w:del w:id="13" w:author="김은수" w:date="2026-09-29T18:27:00Z" w16du:dateUtc="2026-09-29T09:27:00Z">
              <w:r w:rsidRPr="00E2210A">
                <w:rPr>
                  <w:rFonts w:asciiTheme="majorEastAsia" w:eastAsiaTheme="majorEastAsia" w:hAnsiTheme="majorEastAsia"/>
                  <w:noProof/>
                </w:rPr>
                <w:drawing>
                  <wp:anchor distT="0" distB="0" distL="114300" distR="114300" simplePos="0" relativeHeight="251659264" behindDoc="0" locked="0" layoutInCell="1" allowOverlap="1" wp14:anchorId="7120BF21" wp14:editId="10515305">
                    <wp:simplePos x="0" y="0"/>
                    <wp:positionH relativeFrom="column">
                      <wp:posOffset>-5715</wp:posOffset>
                    </wp:positionH>
                    <wp:positionV relativeFrom="paragraph">
                      <wp:posOffset>-20320</wp:posOffset>
                    </wp:positionV>
                    <wp:extent cx="1504950" cy="676275"/>
                    <wp:effectExtent l="0" t="0" r="0" b="9525"/>
                    <wp:wrapNone/>
                    <wp:docPr id="2080932553" name="그림 2080932553" descr="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라인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6762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c>
          <w:tcPr>
            <w:tcW w:w="2581" w:type="dxa"/>
            <w:vAlign w:val="center"/>
          </w:tcPr>
          <w:p w14:paraId="3A9FE02D" w14:textId="77777777" w:rsidR="0012492F" w:rsidRPr="00E2210A" w:rsidRDefault="0012492F" w:rsidP="005C2FC8">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2267F438" w14:textId="77777777" w:rsidR="0012492F" w:rsidRPr="00E2210A" w:rsidRDefault="0012492F" w:rsidP="005C2FC8">
            <w:pPr>
              <w:wordWrap/>
              <w:spacing w:before="66" w:after="54" w:line="280" w:lineRule="exact"/>
              <w:jc w:val="center"/>
              <w:rPr>
                <w:rFonts w:asciiTheme="majorEastAsia" w:eastAsiaTheme="majorEastAsia" w:hAnsiTheme="majorEastAsia" w:cs="Tahoma"/>
                <w:color w:val="000000"/>
                <w:szCs w:val="20"/>
              </w:rPr>
            </w:pPr>
            <w:del w:id="14" w:author="김은수" w:date="2026-09-29T18:27:00Z" w16du:dateUtc="2026-09-29T09:27:00Z">
              <w:r w:rsidRPr="00E2210A">
                <w:rPr>
                  <w:rFonts w:asciiTheme="majorEastAsia" w:eastAsiaTheme="majorEastAsia" w:hAnsiTheme="majorEastAsia"/>
                  <w:noProof/>
                </w:rPr>
                <w:drawing>
                  <wp:anchor distT="0" distB="0" distL="114300" distR="114300" simplePos="0" relativeHeight="251661312" behindDoc="0" locked="0" layoutInCell="1" allowOverlap="1" wp14:anchorId="1AEAAE60" wp14:editId="38305E42">
                    <wp:simplePos x="0" y="0"/>
                    <wp:positionH relativeFrom="column">
                      <wp:posOffset>-24765</wp:posOffset>
                    </wp:positionH>
                    <wp:positionV relativeFrom="paragraph">
                      <wp:posOffset>-38735</wp:posOffset>
                    </wp:positionV>
                    <wp:extent cx="1504950" cy="714375"/>
                    <wp:effectExtent l="0" t="0" r="0" b="9525"/>
                    <wp:wrapNone/>
                    <wp:docPr id="2" name="그림 2" descr="스케치, 그림, 라인 아트, 아동 미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케치, 그림, 라인 아트, 아동 미술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7143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r>
      <w:bookmarkEnd w:id="4"/>
    </w:tbl>
    <w:p w14:paraId="62EDEE5B" w14:textId="77777777" w:rsidR="00935252" w:rsidRDefault="00935252" w:rsidP="00680F01">
      <w:pPr>
        <w:spacing w:after="0" w:line="240" w:lineRule="auto"/>
        <w:jc w:val="left"/>
        <w:rPr>
          <w:b/>
          <w:szCs w:val="20"/>
        </w:rPr>
      </w:pPr>
    </w:p>
    <w:p w14:paraId="5CDDF9CA" w14:textId="77777777" w:rsidR="00C34F72" w:rsidRDefault="00C34F72">
      <w:pPr>
        <w:widowControl/>
        <w:wordWrap/>
        <w:autoSpaceDE/>
        <w:autoSpaceDN/>
        <w:rPr>
          <w:ins w:id="15" w:author="김은수" w:date="2026-10-01T16:26:00Z" w16du:dateUtc="2026-10-01T07:26:00Z"/>
          <w:b/>
          <w:szCs w:val="20"/>
        </w:rPr>
      </w:pPr>
      <w:ins w:id="16" w:author="김은수" w:date="2026-10-01T16:26:00Z" w16du:dateUtc="2026-10-01T07:26:00Z">
        <w:r>
          <w:rPr>
            <w:b/>
            <w:szCs w:val="20"/>
          </w:rPr>
          <w:br w:type="page"/>
        </w:r>
      </w:ins>
    </w:p>
    <w:p w14:paraId="4AC4A754" w14:textId="77777777" w:rsidR="00F21B5D" w:rsidDel="00C34F72" w:rsidRDefault="00F21B5D" w:rsidP="00680F01">
      <w:pPr>
        <w:spacing w:after="0" w:line="240" w:lineRule="auto"/>
        <w:jc w:val="left"/>
        <w:rPr>
          <w:del w:id="17" w:author="김은수" w:date="2026-10-01T16:26:00Z" w16du:dateUtc="2026-10-01T07:26:00Z"/>
          <w:b/>
          <w:szCs w:val="20"/>
        </w:rPr>
      </w:pPr>
    </w:p>
    <w:p w14:paraId="75541F66" w14:textId="77777777" w:rsidR="00C46AA2" w:rsidDel="00C34F72" w:rsidRDefault="00C46AA2" w:rsidP="00680F01">
      <w:pPr>
        <w:widowControl/>
        <w:wordWrap/>
        <w:autoSpaceDE/>
        <w:autoSpaceDN/>
        <w:spacing w:after="0" w:line="240" w:lineRule="auto"/>
        <w:rPr>
          <w:del w:id="18" w:author="김은수" w:date="2026-10-01T16:26:00Z" w16du:dateUtc="2026-10-01T07:26:00Z"/>
          <w:b/>
        </w:rPr>
      </w:pPr>
    </w:p>
    <w:tbl>
      <w:tblPr>
        <w:tblW w:w="960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684"/>
        <w:gridCol w:w="4790"/>
        <w:gridCol w:w="2551"/>
        <w:gridCol w:w="1580"/>
      </w:tblGrid>
      <w:tr w:rsidR="009D2A40" w:rsidRPr="00B312B3" w14:paraId="38C1F8F1" w14:textId="77777777" w:rsidTr="0067373B">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tcPr>
          <w:p w14:paraId="37457CBF" w14:textId="77777777" w:rsidR="009D2A40" w:rsidRPr="002B7B95" w:rsidRDefault="009D2A40" w:rsidP="00680F01">
            <w:pPr>
              <w:pStyle w:val="a9"/>
              <w:wordWrap/>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olor w:val="000000" w:themeColor="text1"/>
              </w:rPr>
              <w:br w:type="page"/>
            </w:r>
            <w:r w:rsidRPr="002B7B95">
              <w:rPr>
                <w:rFonts w:asciiTheme="minorHAnsi" w:eastAsiaTheme="minorHAnsi" w:hAnsiTheme="minorHAnsi" w:cs="Times New Roman"/>
                <w:b/>
                <w:color w:val="000000" w:themeColor="text1"/>
              </w:rPr>
              <w:t>No.</w:t>
            </w:r>
          </w:p>
        </w:tc>
        <w:tc>
          <w:tcPr>
            <w:tcW w:w="4790"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7FCF8C6A" w14:textId="77777777" w:rsidR="009D2A40" w:rsidRPr="002B7B95" w:rsidRDefault="009D2A40" w:rsidP="00680F01">
            <w:pPr>
              <w:pStyle w:val="a9"/>
              <w:wordWrap/>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내용</w:t>
            </w:r>
          </w:p>
        </w:tc>
        <w:tc>
          <w:tcPr>
            <w:tcW w:w="2551"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584AC753" w14:textId="77777777" w:rsidR="009D2A40" w:rsidRPr="002B7B95" w:rsidRDefault="009D2A40" w:rsidP="00680F01">
            <w:pPr>
              <w:pStyle w:val="a9"/>
              <w:wordWrap/>
              <w:spacing w:line="240" w:lineRule="auto"/>
              <w:jc w:val="center"/>
              <w:rPr>
                <w:rFonts w:asciiTheme="minorHAnsi" w:eastAsiaTheme="minorHAnsi" w:hAnsiTheme="minorHAnsi" w:cs="Times New Roman"/>
                <w:b/>
                <w:color w:val="000000" w:themeColor="text1"/>
              </w:rPr>
            </w:pPr>
            <w:r>
              <w:rPr>
                <w:rFonts w:asciiTheme="minorHAnsi" w:eastAsiaTheme="minorHAnsi" w:hAnsiTheme="minorHAnsi" w:cs="Times New Roman" w:hint="eastAsia"/>
                <w:b/>
                <w:color w:val="000000" w:themeColor="text1"/>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tcPr>
          <w:p w14:paraId="47CDAF11" w14:textId="77777777" w:rsidR="009D2A40" w:rsidRPr="002B7B95" w:rsidRDefault="009D2A40" w:rsidP="00680F01">
            <w:pPr>
              <w:pStyle w:val="a9"/>
              <w:wordWrap/>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날짜</w:t>
            </w:r>
          </w:p>
        </w:tc>
      </w:tr>
      <w:tr w:rsidR="009D2A40" w:rsidRPr="00B312B3" w14:paraId="58202ACD" w14:textId="77777777" w:rsidTr="0067373B">
        <w:trPr>
          <w:trHeight w:val="611"/>
        </w:trPr>
        <w:tc>
          <w:tcPr>
            <w:tcW w:w="684" w:type="dxa"/>
            <w:tcBorders>
              <w:top w:val="double" w:sz="4" w:space="0" w:color="auto"/>
              <w:left w:val="single" w:sz="12" w:space="0" w:color="auto"/>
              <w:bottom w:val="single" w:sz="6" w:space="0" w:color="auto"/>
              <w:right w:val="single" w:sz="6" w:space="0" w:color="auto"/>
            </w:tcBorders>
            <w:vAlign w:val="center"/>
          </w:tcPr>
          <w:p w14:paraId="04780042"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0</w:t>
            </w:r>
          </w:p>
        </w:tc>
        <w:tc>
          <w:tcPr>
            <w:tcW w:w="4790" w:type="dxa"/>
            <w:tcBorders>
              <w:top w:val="double" w:sz="4" w:space="0" w:color="auto"/>
              <w:left w:val="single" w:sz="6" w:space="0" w:color="auto"/>
              <w:bottom w:val="single" w:sz="6" w:space="0" w:color="auto"/>
              <w:right w:val="single" w:sz="6" w:space="0" w:color="auto"/>
            </w:tcBorders>
            <w:vAlign w:val="center"/>
          </w:tcPr>
          <w:p w14:paraId="0AAE9B21" w14:textId="77777777" w:rsidR="009D2A40" w:rsidRPr="002B7B95" w:rsidRDefault="009D2A40" w:rsidP="00680F01">
            <w:pPr>
              <w:pStyle w:val="a9"/>
              <w:wordWrap/>
              <w:spacing w:line="240" w:lineRule="auto"/>
              <w:ind w:leftChars="50" w:left="100" w:rightChars="50" w:right="100"/>
              <w:jc w:val="left"/>
              <w:rPr>
                <w:rFonts w:asciiTheme="minorHAnsi" w:eastAsiaTheme="minorHAnsi" w:hAnsiTheme="minorHAnsi" w:cs="Times New Roman"/>
                <w:color w:val="000000" w:themeColor="text1"/>
              </w:rPr>
            </w:pPr>
            <w:del w:id="19" w:author="김은수" w:date="2026-09-29T18:27:00Z" w16du:dateUtc="2026-09-29T09:27:00Z">
              <w:r w:rsidRPr="002B7B95">
                <w:rPr>
                  <w:rFonts w:asciiTheme="minorHAnsi" w:eastAsiaTheme="minorHAnsi" w:hAnsiTheme="minorHAnsi" w:cs="Times New Roman" w:hint="eastAsia"/>
                  <w:color w:val="000000" w:themeColor="text1"/>
                </w:rPr>
                <w:delText>최초 제정</w:delText>
              </w:r>
            </w:del>
            <w:ins w:id="20" w:author="김은수" w:date="2026-09-29T18:27:00Z" w16du:dateUtc="2026-09-29T09:27:00Z">
              <w:r>
                <w:rPr>
                  <w:rFonts w:asciiTheme="minorHAnsi" w:eastAsiaTheme="minorHAnsi" w:hAnsiTheme="minorHAnsi" w:cs="Times New Roman" w:hint="eastAsia"/>
                  <w:color w:val="000000" w:themeColor="text1"/>
                </w:rPr>
                <w:t>최초제정</w:t>
              </w:r>
            </w:ins>
          </w:p>
        </w:tc>
        <w:tc>
          <w:tcPr>
            <w:tcW w:w="2551" w:type="dxa"/>
            <w:tcBorders>
              <w:top w:val="double" w:sz="4" w:space="0" w:color="auto"/>
              <w:left w:val="single" w:sz="6" w:space="0" w:color="auto"/>
              <w:bottom w:val="single" w:sz="6" w:space="0" w:color="auto"/>
              <w:right w:val="single" w:sz="6" w:space="0" w:color="auto"/>
            </w:tcBorders>
            <w:vAlign w:val="center"/>
          </w:tcPr>
          <w:p w14:paraId="6781E879" w14:textId="77777777" w:rsidR="009D2A40" w:rsidRPr="002B7B95" w:rsidRDefault="00935252" w:rsidP="00680F01">
            <w:pPr>
              <w:pStyle w:val="a9"/>
              <w:wordWrap/>
              <w:spacing w:line="240" w:lineRule="auto"/>
              <w:jc w:val="center"/>
              <w:rPr>
                <w:rFonts w:asciiTheme="minorHAnsi" w:eastAsiaTheme="minorHAnsi" w:hAnsiTheme="minorHAnsi" w:cs="Times New Roman"/>
                <w:color w:val="000000" w:themeColor="text1"/>
              </w:rPr>
            </w:pPr>
            <w:del w:id="21" w:author="김은수" w:date="2026-09-29T18:27:00Z" w16du:dateUtc="2026-09-29T09:27:00Z">
              <w:r>
                <w:rPr>
                  <w:rFonts w:asciiTheme="minorHAnsi" w:eastAsiaTheme="minorHAnsi" w:hAnsiTheme="minorHAnsi" w:cs="Times New Roman" w:hint="eastAsia"/>
                  <w:color w:val="000000" w:themeColor="text1"/>
                </w:rPr>
                <w:delText>-</w:delText>
              </w:r>
            </w:del>
          </w:p>
        </w:tc>
        <w:tc>
          <w:tcPr>
            <w:tcW w:w="1580" w:type="dxa"/>
            <w:tcBorders>
              <w:top w:val="double" w:sz="4" w:space="0" w:color="auto"/>
              <w:left w:val="single" w:sz="6" w:space="0" w:color="auto"/>
              <w:bottom w:val="single" w:sz="6" w:space="0" w:color="auto"/>
              <w:right w:val="single" w:sz="12" w:space="0" w:color="auto"/>
            </w:tcBorders>
            <w:vAlign w:val="center"/>
          </w:tcPr>
          <w:p w14:paraId="7DC05F97" w14:textId="77777777" w:rsidR="009D2A40" w:rsidRPr="002B7B95" w:rsidRDefault="0025693E" w:rsidP="00680F01">
            <w:pPr>
              <w:pStyle w:val="a9"/>
              <w:wordWrap/>
              <w:spacing w:line="240" w:lineRule="auto"/>
              <w:jc w:val="center"/>
              <w:rPr>
                <w:rFonts w:asciiTheme="minorHAnsi" w:eastAsiaTheme="minorHAnsi" w:hAnsiTheme="minorHAnsi" w:cs="Times New Roman"/>
                <w:color w:val="000000" w:themeColor="text1"/>
              </w:rPr>
            </w:pPr>
            <w:del w:id="22" w:author="김은수" w:date="2026-09-29T18:27:00Z" w16du:dateUtc="2026-09-29T09:27:00Z">
              <w:r>
                <w:rPr>
                  <w:rFonts w:asciiTheme="majorEastAsia" w:eastAsiaTheme="majorEastAsia" w:hAnsiTheme="majorEastAsia" w:cs="Tahoma" w:hint="eastAsia"/>
                  <w:color w:val="000000" w:themeColor="text1"/>
                </w:rPr>
                <w:delText>2020.12.23</w:delText>
              </w:r>
            </w:del>
          </w:p>
        </w:tc>
      </w:tr>
      <w:tr w:rsidR="009D2A40" w:rsidRPr="00B312B3" w14:paraId="595EB7D7"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516D98E" w14:textId="77777777" w:rsidR="009D2A40" w:rsidRPr="002B7B95" w:rsidRDefault="00A6117B" w:rsidP="00680F01">
            <w:pPr>
              <w:pStyle w:val="a9"/>
              <w:wordWrap/>
              <w:spacing w:line="240" w:lineRule="auto"/>
              <w:ind w:leftChars="50" w:left="100" w:rightChars="50" w:right="100"/>
              <w:jc w:val="center"/>
              <w:rPr>
                <w:rFonts w:asciiTheme="minorHAnsi" w:eastAsiaTheme="minorHAnsi" w:hAnsiTheme="minorHAnsi" w:cs="Times New Roman"/>
                <w:color w:val="000000" w:themeColor="text1"/>
              </w:rPr>
            </w:pPr>
            <w:del w:id="23" w:author="김은수" w:date="2026-09-29T18:27:00Z" w16du:dateUtc="2026-09-29T09:27:00Z">
              <w:r>
                <w:rPr>
                  <w:rFonts w:asciiTheme="minorHAnsi" w:eastAsiaTheme="minorHAnsi" w:hAnsiTheme="minorHAnsi" w:cs="Times New Roman" w:hint="eastAsia"/>
                  <w:color w:val="000000" w:themeColor="text1"/>
                </w:rPr>
                <w:delText>1</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38A509AF" w14:textId="77777777" w:rsidR="009D2A40" w:rsidRPr="002B7B95" w:rsidRDefault="009D2A40" w:rsidP="00680F01">
            <w:pPr>
              <w:pStyle w:val="a9"/>
              <w:wordWrap/>
              <w:spacing w:line="240" w:lineRule="auto"/>
              <w:ind w:leftChars="50" w:left="100" w:rightChars="50" w:right="100"/>
              <w:jc w:val="left"/>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E714409" w14:textId="77777777" w:rsidR="009D2A40" w:rsidRPr="002B7B95" w:rsidRDefault="009D2A40" w:rsidP="00680F01">
            <w:pPr>
              <w:pStyle w:val="a9"/>
              <w:wordWrap/>
              <w:spacing w:line="240" w:lineRule="auto"/>
              <w:ind w:leftChars="50" w:left="100" w:rightChars="50" w:right="100"/>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A4BCF5B"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11DD6905"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1BF8E85" w14:textId="77777777" w:rsidR="009D2A40" w:rsidRPr="002B7B95" w:rsidRDefault="009D2A40" w:rsidP="00680F01">
            <w:pPr>
              <w:pStyle w:val="a9"/>
              <w:wordWrap/>
              <w:spacing w:line="240" w:lineRule="auto"/>
              <w:ind w:leftChars="50" w:left="100" w:rightChars="50" w:right="100"/>
              <w:jc w:val="center"/>
              <w:rPr>
                <w:rFonts w:asciiTheme="minorHAnsi" w:eastAsiaTheme="minorHAnsi" w:hAnsiTheme="minorHAnsi" w:cs="Times New Roman"/>
                <w:color w:val="000000" w:themeColor="text1"/>
              </w:rPr>
            </w:pPr>
            <w:del w:id="24" w:author="김은수" w:date="2026-09-29T18:27:00Z" w16du:dateUtc="2026-09-29T09:27:00Z">
              <w:r w:rsidRPr="002B7B95">
                <w:rPr>
                  <w:rFonts w:asciiTheme="minorHAnsi" w:eastAsiaTheme="minorHAnsi" w:hAnsiTheme="minorHAnsi" w:cs="Times New Roman" w:hint="eastAsia"/>
                  <w:color w:val="000000" w:themeColor="text1"/>
                </w:rPr>
                <w:delText>2</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4CCB4EDF" w14:textId="77777777" w:rsidR="009D2A40" w:rsidRPr="002B7B95" w:rsidRDefault="009D2A40" w:rsidP="00680F01">
            <w:pPr>
              <w:pStyle w:val="a9"/>
              <w:wordWrap/>
              <w:spacing w:line="240" w:lineRule="auto"/>
              <w:ind w:leftChars="50" w:left="100" w:rightChars="50" w:right="100"/>
              <w:jc w:val="left"/>
              <w:rPr>
                <w:rFonts w:asciiTheme="minorHAnsi" w:eastAsiaTheme="minorHAnsi" w:hAnsiTheme="minorHAnsi" w:cs="Times New Roman"/>
                <w:b/>
                <w:i/>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2E9D9096"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b/>
                <w:i/>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DC0A095"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57D0709B"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612A613"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25" w:author="김은수" w:date="2026-09-29T18:27:00Z" w16du:dateUtc="2026-09-29T09:27:00Z">
              <w:r w:rsidRPr="002B7B95">
                <w:rPr>
                  <w:rFonts w:asciiTheme="minorHAnsi" w:eastAsiaTheme="minorHAnsi" w:hAnsiTheme="minorHAnsi" w:cs="Times New Roman" w:hint="eastAsia"/>
                  <w:color w:val="000000" w:themeColor="text1"/>
                </w:rPr>
                <w:delText>3</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447A2F1F" w14:textId="77777777" w:rsidR="009D2A40" w:rsidRPr="002B7B95" w:rsidRDefault="009D2A40" w:rsidP="00680F01">
            <w:pPr>
              <w:pStyle w:val="a9"/>
              <w:wordWrap/>
              <w:spacing w:line="240" w:lineRule="auto"/>
              <w:ind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1E6E9ACB"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1435321E"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2078F4A9"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27CBDA0"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26" w:author="김은수" w:date="2026-09-29T18:27:00Z" w16du:dateUtc="2026-09-29T09:27:00Z">
              <w:r w:rsidRPr="002B7B95">
                <w:rPr>
                  <w:rFonts w:asciiTheme="minorHAnsi" w:eastAsiaTheme="minorHAnsi" w:hAnsiTheme="minorHAnsi" w:cs="Times New Roman" w:hint="eastAsia"/>
                  <w:color w:val="000000" w:themeColor="text1"/>
                </w:rPr>
                <w:delText>4</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3683A2BB"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306A04B"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0405E92"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55CC609B"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B4EC744"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27" w:author="김은수" w:date="2026-09-29T18:27:00Z" w16du:dateUtc="2026-09-29T09:27:00Z">
              <w:r w:rsidRPr="002B7B95">
                <w:rPr>
                  <w:rFonts w:asciiTheme="minorHAnsi" w:eastAsiaTheme="minorHAnsi" w:hAnsiTheme="minorHAnsi" w:cs="Times New Roman" w:hint="eastAsia"/>
                  <w:color w:val="000000" w:themeColor="text1"/>
                </w:rPr>
                <w:delText>5</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783F6DAA"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345F1D87"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FFC86CE"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3538E3BE"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CA2F6FF"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28" w:author="김은수" w:date="2026-09-29T18:27:00Z" w16du:dateUtc="2026-09-29T09:27:00Z">
              <w:r w:rsidRPr="002B7B95">
                <w:rPr>
                  <w:rFonts w:asciiTheme="minorHAnsi" w:eastAsiaTheme="minorHAnsi" w:hAnsiTheme="minorHAnsi" w:cs="Times New Roman" w:hint="eastAsia"/>
                  <w:color w:val="000000" w:themeColor="text1"/>
                </w:rPr>
                <w:delText>6</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32EA6290"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64D4048E"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4BF980C"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4D68754C"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285D2A1"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29" w:author="김은수" w:date="2026-09-29T18:27:00Z" w16du:dateUtc="2026-09-29T09:27:00Z">
              <w:r w:rsidRPr="002B7B95">
                <w:rPr>
                  <w:rFonts w:asciiTheme="minorHAnsi" w:eastAsiaTheme="minorHAnsi" w:hAnsiTheme="minorHAnsi" w:cs="Times New Roman" w:hint="eastAsia"/>
                  <w:color w:val="000000" w:themeColor="text1"/>
                </w:rPr>
                <w:delText>7</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42EE45D3"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b/>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49F9999A" w14:textId="77777777" w:rsidR="009D2A40" w:rsidRPr="002B7B95" w:rsidRDefault="009D2A40" w:rsidP="00680F01">
            <w:pPr>
              <w:pStyle w:val="a9"/>
              <w:wordWrap/>
              <w:spacing w:line="240" w:lineRule="auto"/>
              <w:jc w:val="center"/>
              <w:rPr>
                <w:rFonts w:asciiTheme="minorHAnsi" w:eastAsiaTheme="minorHAnsi" w:hAnsiTheme="minorHAnsi" w:cs="Times New Roman"/>
                <w:b/>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7867CA5"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64009135"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B68B6A8"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30" w:author="김은수" w:date="2026-09-29T18:27:00Z" w16du:dateUtc="2026-09-29T09:27:00Z">
              <w:r w:rsidRPr="002B7B95">
                <w:rPr>
                  <w:rFonts w:asciiTheme="minorHAnsi" w:eastAsiaTheme="minorHAnsi" w:hAnsiTheme="minorHAnsi" w:cs="Times New Roman" w:hint="eastAsia"/>
                  <w:color w:val="000000" w:themeColor="text1"/>
                </w:rPr>
                <w:delText>8</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3B3420E6"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59DEF789"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9CB36C2"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703D8962"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4CF8B34"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31" w:author="김은수" w:date="2026-09-29T18:27:00Z" w16du:dateUtc="2026-09-29T09:27:00Z">
              <w:r w:rsidRPr="002B7B95">
                <w:rPr>
                  <w:rFonts w:asciiTheme="minorHAnsi" w:eastAsiaTheme="minorHAnsi" w:hAnsiTheme="minorHAnsi" w:cs="Times New Roman" w:hint="eastAsia"/>
                  <w:color w:val="000000" w:themeColor="text1"/>
                </w:rPr>
                <w:delText>9</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291C016A"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326F09D6"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8D937C6"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04FF35E8"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3CC685F"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32" w:author="김은수" w:date="2026-09-29T18:27:00Z" w16du:dateUtc="2026-09-29T09:27:00Z">
              <w:r w:rsidRPr="002B7B95">
                <w:rPr>
                  <w:rFonts w:asciiTheme="minorHAnsi" w:eastAsiaTheme="minorHAnsi" w:hAnsiTheme="minorHAnsi" w:cs="Times New Roman" w:hint="eastAsia"/>
                  <w:color w:val="000000" w:themeColor="text1"/>
                </w:rPr>
                <w:delText>10</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53CCAA0D" w14:textId="77777777" w:rsidR="009D2A40" w:rsidRPr="002B7B95" w:rsidRDefault="009D2A40" w:rsidP="00680F01">
            <w:pPr>
              <w:pStyle w:val="a9"/>
              <w:wordWrap/>
              <w:spacing w:line="240" w:lineRule="auto"/>
              <w:ind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6DA48EA2"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D00DBDB"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0BE43F20"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DC3B47C"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33" w:author="김은수" w:date="2026-09-29T18:27:00Z" w16du:dateUtc="2026-09-29T09:27:00Z">
              <w:r w:rsidRPr="002B7B95">
                <w:rPr>
                  <w:rFonts w:asciiTheme="minorHAnsi" w:eastAsiaTheme="minorHAnsi" w:hAnsiTheme="minorHAnsi" w:cs="Times New Roman" w:hint="eastAsia"/>
                  <w:color w:val="000000" w:themeColor="text1"/>
                </w:rPr>
                <w:delText>11</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7EFE385"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78F8436C"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73F8BD4"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5CAE7736"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E5672CF"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34" w:author="김은수" w:date="2026-09-29T18:27:00Z" w16du:dateUtc="2026-09-29T09:27:00Z">
              <w:r w:rsidRPr="002B7B95">
                <w:rPr>
                  <w:rFonts w:asciiTheme="minorHAnsi" w:eastAsiaTheme="minorHAnsi" w:hAnsiTheme="minorHAnsi" w:cs="Times New Roman" w:hint="eastAsia"/>
                  <w:color w:val="000000" w:themeColor="text1"/>
                </w:rPr>
                <w:delText>12</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57F5447"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60D102E7"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D695353"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09A0C964"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C202736"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35" w:author="김은수" w:date="2026-09-29T18:27:00Z" w16du:dateUtc="2026-09-29T09:27:00Z">
              <w:r w:rsidRPr="002B7B95">
                <w:rPr>
                  <w:rFonts w:asciiTheme="minorHAnsi" w:eastAsiaTheme="minorHAnsi" w:hAnsiTheme="minorHAnsi" w:cs="Times New Roman" w:hint="eastAsia"/>
                  <w:color w:val="000000" w:themeColor="text1"/>
                </w:rPr>
                <w:delText>13</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88D1F3A"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08F3E165"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F1A93B2"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422D026B"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85ABDDE"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36" w:author="김은수" w:date="2026-09-29T18:27:00Z" w16du:dateUtc="2026-09-29T09:27:00Z">
              <w:r w:rsidRPr="002B7B95">
                <w:rPr>
                  <w:rFonts w:asciiTheme="minorHAnsi" w:eastAsiaTheme="minorHAnsi" w:hAnsiTheme="minorHAnsi" w:cs="Times New Roman" w:hint="eastAsia"/>
                  <w:color w:val="000000" w:themeColor="text1"/>
                </w:rPr>
                <w:delText>14</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4C32E4DC"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5782A576"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A127C07"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49103FB6" w14:textId="77777777" w:rsidTr="0067373B">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3C28F99"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37" w:author="김은수" w:date="2026-09-29T18:27:00Z" w16du:dateUtc="2026-09-29T09:27:00Z">
              <w:r w:rsidRPr="002B7B95">
                <w:rPr>
                  <w:rFonts w:asciiTheme="minorHAnsi" w:eastAsiaTheme="minorHAnsi" w:hAnsiTheme="minorHAnsi" w:cs="Times New Roman" w:hint="eastAsia"/>
                  <w:color w:val="000000" w:themeColor="text1"/>
                </w:rPr>
                <w:delText>15</w:delText>
              </w:r>
            </w:del>
          </w:p>
        </w:tc>
        <w:tc>
          <w:tcPr>
            <w:tcW w:w="4790" w:type="dxa"/>
            <w:tcBorders>
              <w:top w:val="single" w:sz="6" w:space="0" w:color="auto"/>
              <w:left w:val="single" w:sz="6" w:space="0" w:color="auto"/>
              <w:bottom w:val="single" w:sz="6" w:space="0" w:color="auto"/>
              <w:right w:val="single" w:sz="6" w:space="0" w:color="auto"/>
            </w:tcBorders>
            <w:vAlign w:val="center"/>
          </w:tcPr>
          <w:p w14:paraId="6A0BBA6B"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6" w:space="0" w:color="auto"/>
              <w:right w:val="single" w:sz="6" w:space="0" w:color="auto"/>
            </w:tcBorders>
            <w:vAlign w:val="center"/>
          </w:tcPr>
          <w:p w14:paraId="5EFB92E8"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743FA7AB"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r w:rsidR="009D2A40" w:rsidRPr="00B312B3" w14:paraId="68422258" w14:textId="77777777" w:rsidTr="0067373B">
        <w:trPr>
          <w:trHeight w:val="611"/>
        </w:trPr>
        <w:tc>
          <w:tcPr>
            <w:tcW w:w="684" w:type="dxa"/>
            <w:tcBorders>
              <w:top w:val="single" w:sz="6" w:space="0" w:color="auto"/>
              <w:left w:val="single" w:sz="12" w:space="0" w:color="auto"/>
              <w:bottom w:val="single" w:sz="12" w:space="0" w:color="auto"/>
              <w:right w:val="single" w:sz="6" w:space="0" w:color="auto"/>
            </w:tcBorders>
            <w:vAlign w:val="center"/>
          </w:tcPr>
          <w:p w14:paraId="0F68F4DF"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del w:id="38" w:author="김은수" w:date="2026-09-29T18:27:00Z" w16du:dateUtc="2026-09-29T09:27:00Z">
              <w:r w:rsidRPr="002B7B95">
                <w:rPr>
                  <w:rFonts w:asciiTheme="minorHAnsi" w:eastAsiaTheme="minorHAnsi" w:hAnsiTheme="minorHAnsi" w:cs="Times New Roman" w:hint="eastAsia"/>
                  <w:color w:val="000000" w:themeColor="text1"/>
                </w:rPr>
                <w:delText>16</w:delText>
              </w:r>
            </w:del>
          </w:p>
        </w:tc>
        <w:tc>
          <w:tcPr>
            <w:tcW w:w="4790" w:type="dxa"/>
            <w:tcBorders>
              <w:top w:val="single" w:sz="6" w:space="0" w:color="auto"/>
              <w:left w:val="single" w:sz="6" w:space="0" w:color="auto"/>
              <w:bottom w:val="single" w:sz="12" w:space="0" w:color="auto"/>
              <w:right w:val="single" w:sz="6" w:space="0" w:color="auto"/>
            </w:tcBorders>
            <w:vAlign w:val="center"/>
          </w:tcPr>
          <w:p w14:paraId="4886DAFD" w14:textId="77777777" w:rsidR="009D2A40" w:rsidRPr="002B7B95" w:rsidRDefault="009D2A40" w:rsidP="00680F01">
            <w:pPr>
              <w:pStyle w:val="a9"/>
              <w:wordWrap/>
              <w:spacing w:line="240" w:lineRule="auto"/>
              <w:ind w:leftChars="50" w:left="100" w:rightChars="50" w:right="100"/>
              <w:rPr>
                <w:rFonts w:asciiTheme="minorHAnsi" w:eastAsiaTheme="minorHAnsi" w:hAnsiTheme="minorHAnsi" w:cs="Times New Roman"/>
                <w:color w:val="000000" w:themeColor="text1"/>
              </w:rPr>
            </w:pPr>
          </w:p>
        </w:tc>
        <w:tc>
          <w:tcPr>
            <w:tcW w:w="2551" w:type="dxa"/>
            <w:tcBorders>
              <w:top w:val="single" w:sz="6" w:space="0" w:color="auto"/>
              <w:left w:val="single" w:sz="6" w:space="0" w:color="auto"/>
              <w:bottom w:val="single" w:sz="12" w:space="0" w:color="auto"/>
              <w:right w:val="single" w:sz="6" w:space="0" w:color="auto"/>
            </w:tcBorders>
            <w:vAlign w:val="center"/>
          </w:tcPr>
          <w:p w14:paraId="788BFCCA"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12" w:space="0" w:color="auto"/>
              <w:right w:val="single" w:sz="12" w:space="0" w:color="auto"/>
            </w:tcBorders>
            <w:vAlign w:val="center"/>
          </w:tcPr>
          <w:p w14:paraId="2D6DCC44" w14:textId="77777777" w:rsidR="009D2A40" w:rsidRPr="002B7B95" w:rsidRDefault="009D2A40" w:rsidP="00680F01">
            <w:pPr>
              <w:pStyle w:val="a9"/>
              <w:wordWrap/>
              <w:spacing w:line="240" w:lineRule="auto"/>
              <w:jc w:val="center"/>
              <w:rPr>
                <w:rFonts w:asciiTheme="minorHAnsi" w:eastAsiaTheme="minorHAnsi" w:hAnsiTheme="minorHAnsi" w:cs="Times New Roman"/>
                <w:color w:val="000000" w:themeColor="text1"/>
              </w:rPr>
            </w:pPr>
          </w:p>
        </w:tc>
      </w:tr>
    </w:tbl>
    <w:p w14:paraId="4C2C7B69" w14:textId="77777777" w:rsidR="00C34F72" w:rsidRDefault="00C34F72" w:rsidP="00680F01">
      <w:pPr>
        <w:widowControl/>
        <w:tabs>
          <w:tab w:val="center" w:pos="4819"/>
        </w:tabs>
        <w:wordWrap/>
        <w:autoSpaceDE/>
        <w:autoSpaceDN/>
        <w:spacing w:line="240" w:lineRule="auto"/>
        <w:rPr>
          <w:ins w:id="39" w:author="김은수" w:date="2026-10-01T16:27:00Z" w16du:dateUtc="2026-10-01T07:27:00Z"/>
          <w:lang w:val="ko-KR"/>
        </w:rPr>
      </w:pPr>
    </w:p>
    <w:p w14:paraId="61874522" w14:textId="77777777" w:rsidR="00850940" w:rsidRDefault="00850940" w:rsidP="00680F01">
      <w:pPr>
        <w:widowControl/>
        <w:tabs>
          <w:tab w:val="center" w:pos="4819"/>
        </w:tabs>
        <w:wordWrap/>
        <w:autoSpaceDE/>
        <w:autoSpaceDN/>
        <w:spacing w:line="240" w:lineRule="auto"/>
        <w:rPr>
          <w:lang w:val="ko-KR"/>
        </w:rPr>
      </w:pPr>
      <w:r w:rsidRPr="00850940">
        <w:rPr>
          <w:lang w:val="ko-KR"/>
        </w:rPr>
        <w:br w:type="page"/>
      </w:r>
      <w:del w:id="40" w:author="김은수" w:date="2026-10-01T16:27:00Z" w16du:dateUtc="2026-10-01T07:27:00Z">
        <w:r w:rsidDel="00C34F72">
          <w:rPr>
            <w:lang w:val="ko-KR"/>
          </w:rPr>
          <w:tab/>
        </w:r>
      </w:del>
    </w:p>
    <w:sdt>
      <w:sdtPr>
        <w:rPr>
          <w:rFonts w:asciiTheme="minorHAnsi" w:eastAsiaTheme="minorEastAsia" w:hAnsiTheme="minorHAnsi" w:cstheme="minorBidi"/>
          <w:color w:val="auto"/>
          <w:kern w:val="2"/>
          <w:sz w:val="20"/>
          <w:szCs w:val="22"/>
          <w:lang w:val="ko-KR"/>
        </w:rPr>
        <w:id w:val="1155724046"/>
        <w:docPartObj>
          <w:docPartGallery w:val="Table of Contents"/>
          <w:docPartUnique/>
        </w:docPartObj>
      </w:sdtPr>
      <w:sdtEndPr>
        <w:rPr>
          <w:b/>
          <w:bCs/>
        </w:rPr>
      </w:sdtEndPr>
      <w:sdtContent>
        <w:p w14:paraId="1D7408F6" w14:textId="77777777" w:rsidR="00850940" w:rsidRPr="00C46AA2" w:rsidRDefault="00850940" w:rsidP="00680F01">
          <w:pPr>
            <w:pStyle w:val="TOC"/>
            <w:spacing w:before="0" w:line="240" w:lineRule="auto"/>
            <w:rPr>
              <w:b/>
              <w:color w:val="000000" w:themeColor="text1"/>
              <w:sz w:val="24"/>
              <w:szCs w:val="24"/>
            </w:rPr>
          </w:pPr>
          <w:r w:rsidRPr="00C46AA2">
            <w:rPr>
              <w:rFonts w:hint="eastAsia"/>
              <w:b/>
              <w:color w:val="000000" w:themeColor="text1"/>
              <w:sz w:val="24"/>
              <w:szCs w:val="24"/>
              <w:lang w:val="ko-KR"/>
            </w:rPr>
            <w:t>목차</w:t>
          </w:r>
        </w:p>
        <w:p w14:paraId="07889685" w14:textId="573A2BB7" w:rsidR="00AF7622" w:rsidRDefault="00850940">
          <w:pPr>
            <w:pStyle w:val="12"/>
            <w:spacing w:line="240" w:lineRule="auto"/>
            <w:rPr>
              <w:rFonts w:asciiTheme="minorHAnsi" w:eastAsiaTheme="minorEastAsia" w:hAnsiTheme="minorHAnsi"/>
              <w:noProof/>
              <w:sz w:val="22"/>
              <w:szCs w:val="24"/>
              <w14:ligatures w14:val="standardContextual"/>
            </w:rPr>
            <w:pPrChange w:id="41" w:author="김은수" w:date="2026-10-13T00:30:00Z">
              <w:pPr>
                <w:pStyle w:val="12"/>
              </w:pPr>
            </w:pPrChange>
          </w:pPr>
          <w:r w:rsidRPr="00C46AA2">
            <w:rPr>
              <w:sz w:val="16"/>
              <w:szCs w:val="16"/>
            </w:rPr>
            <w:fldChar w:fldCharType="begin"/>
          </w:r>
          <w:r w:rsidRPr="00C46AA2">
            <w:rPr>
              <w:sz w:val="16"/>
              <w:szCs w:val="16"/>
            </w:rPr>
            <w:instrText xml:space="preserve"> TOC \o "1-3" \h \z \u </w:instrText>
          </w:r>
          <w:r w:rsidRPr="00C46AA2">
            <w:rPr>
              <w:sz w:val="16"/>
              <w:szCs w:val="16"/>
            </w:rPr>
            <w:fldChar w:fldCharType="separate"/>
          </w:r>
          <w:r w:rsidR="00AF7622">
            <w:rPr>
              <w:noProof/>
            </w:rPr>
            <w:fldChar w:fldCharType="begin"/>
          </w:r>
          <w:r w:rsidR="00AF7622">
            <w:rPr>
              <w:noProof/>
            </w:rPr>
            <w:instrText>HYPERLINK \l "_Toc242774805"</w:instrText>
          </w:r>
          <w:r w:rsidR="00AF7622">
            <w:rPr>
              <w:noProof/>
            </w:rPr>
          </w:r>
          <w:r w:rsidR="00AF7622">
            <w:rPr>
              <w:noProof/>
            </w:rPr>
            <w:fldChar w:fldCharType="separate"/>
          </w:r>
          <w:r w:rsidR="00AF7622" w:rsidRPr="006A25F0">
            <w:rPr>
              <w:rStyle w:val="aa"/>
              <w:noProof/>
            </w:rPr>
            <w:t>1. 서론</w:t>
          </w:r>
          <w:r w:rsidR="00AF7622">
            <w:rPr>
              <w:noProof/>
              <w:webHidden/>
            </w:rPr>
            <w:tab/>
          </w:r>
          <w:r w:rsidR="00AF7622">
            <w:rPr>
              <w:noProof/>
              <w:webHidden/>
            </w:rPr>
            <w:fldChar w:fldCharType="begin"/>
          </w:r>
          <w:r w:rsidR="00AF7622">
            <w:rPr>
              <w:noProof/>
              <w:webHidden/>
            </w:rPr>
            <w:instrText xml:space="preserve"> PAGEREF _Toc242774805 \h </w:instrText>
          </w:r>
          <w:r w:rsidR="00AF7622">
            <w:rPr>
              <w:noProof/>
              <w:webHidden/>
            </w:rPr>
          </w:r>
          <w:r w:rsidR="00AF7622">
            <w:rPr>
              <w:noProof/>
              <w:webHidden/>
            </w:rPr>
            <w:fldChar w:fldCharType="separate"/>
          </w:r>
          <w:r w:rsidR="00484E2D">
            <w:rPr>
              <w:noProof/>
              <w:webHidden/>
            </w:rPr>
            <w:t>4</w:t>
          </w:r>
          <w:r w:rsidR="00AF7622">
            <w:rPr>
              <w:noProof/>
              <w:webHidden/>
            </w:rPr>
            <w:fldChar w:fldCharType="end"/>
          </w:r>
          <w:r w:rsidR="00AF7622">
            <w:rPr>
              <w:noProof/>
            </w:rPr>
            <w:fldChar w:fldCharType="end"/>
          </w:r>
        </w:p>
        <w:p w14:paraId="1E0314EE" w14:textId="2BEC8859" w:rsidR="00AF7622" w:rsidRDefault="00AF7622">
          <w:pPr>
            <w:pStyle w:val="20"/>
            <w:spacing w:line="240" w:lineRule="auto"/>
            <w:ind w:left="200" w:right="200"/>
            <w:rPr>
              <w:del w:id="42" w:author="김은수" w:date="2026-10-13T00:52:00Z"/>
              <w:rFonts w:asciiTheme="minorHAnsi" w:eastAsiaTheme="minorEastAsia" w:hAnsiTheme="minorHAnsi"/>
              <w:noProof/>
              <w:sz w:val="22"/>
              <w:szCs w:val="24"/>
              <w14:ligatures w14:val="standardContextual"/>
            </w:rPr>
            <w:pPrChange w:id="43" w:author="김은수" w:date="2026-10-13T00:30:00Z">
              <w:pPr>
                <w:pStyle w:val="20"/>
                <w:ind w:left="200" w:right="200"/>
              </w:pPr>
            </w:pPrChange>
          </w:pPr>
          <w:del w:id="44" w:author="김은수" w:date="2026-10-13T00:52:00Z">
            <w:r>
              <w:rPr>
                <w:noProof/>
              </w:rPr>
              <w:fldChar w:fldCharType="begin"/>
            </w:r>
            <w:r>
              <w:rPr>
                <w:noProof/>
              </w:rPr>
              <w:delInstrText>HYPERLINK \l "_Toc242774806"</w:delInstrText>
            </w:r>
            <w:r>
              <w:rPr>
                <w:noProof/>
              </w:rPr>
            </w:r>
            <w:r>
              <w:rPr>
                <w:noProof/>
              </w:rPr>
              <w:fldChar w:fldCharType="separate"/>
            </w:r>
          </w:del>
          <w:r w:rsidR="00484E2D">
            <w:rPr>
              <w:rFonts w:hint="eastAsia"/>
              <w:b/>
              <w:bCs/>
              <w:noProof/>
            </w:rPr>
            <w:t>오류! 하이퍼링크 참조가 잘못되었습니다.</w:t>
          </w:r>
          <w:del w:id="45" w:author="김은수" w:date="2026-10-13T00:52:00Z">
            <w:r>
              <w:rPr>
                <w:noProof/>
              </w:rPr>
              <w:fldChar w:fldCharType="end"/>
            </w:r>
          </w:del>
        </w:p>
        <w:p w14:paraId="7746B32B" w14:textId="6BB32335" w:rsidR="006367F9" w:rsidRDefault="00C11B60">
          <w:pPr>
            <w:pStyle w:val="20"/>
            <w:tabs>
              <w:tab w:val="clear" w:pos="1200"/>
            </w:tabs>
            <w:spacing w:line="240" w:lineRule="auto"/>
            <w:ind w:left="200" w:right="200"/>
            <w:rPr>
              <w:ins w:id="46" w:author="김은수" w:date="2026-10-13T00:52:00Z"/>
              <w:rFonts w:asciiTheme="minorHAnsi" w:eastAsiaTheme="minorEastAsia" w:hAnsiTheme="minorHAnsi"/>
              <w:noProof/>
              <w:sz w:val="22"/>
              <w:szCs w:val="24"/>
              <w14:ligatures w14:val="standardContextual"/>
            </w:rPr>
          </w:pPr>
          <w:ins w:id="47" w:author="김은수" w:date="2026-10-13T00:52:00Z">
            <w:r>
              <w:rPr>
                <w:noProof/>
              </w:rPr>
              <w:fldChar w:fldCharType="begin"/>
            </w:r>
            <w:r>
              <w:rPr>
                <w:noProof/>
              </w:rPr>
              <w:instrText>HYPERLINK \l "_Toc242774806"</w:instrText>
            </w:r>
            <w:r>
              <w:rPr>
                <w:noProof/>
              </w:rPr>
            </w:r>
            <w:r>
              <w:rPr>
                <w:noProof/>
              </w:rPr>
              <w:fldChar w:fldCharType="separate"/>
            </w:r>
            <w:r w:rsidRPr="006A25F0">
              <w:rPr>
                <w:rStyle w:val="aa"/>
                <w:noProof/>
              </w:rPr>
              <w:t>1.1. 개요</w:t>
            </w:r>
            <w:r>
              <w:rPr>
                <w:noProof/>
                <w:webHidden/>
              </w:rPr>
              <w:tab/>
            </w:r>
            <w:r>
              <w:rPr>
                <w:noProof/>
                <w:webHidden/>
              </w:rPr>
              <w:fldChar w:fldCharType="begin"/>
            </w:r>
            <w:r>
              <w:rPr>
                <w:noProof/>
                <w:webHidden/>
              </w:rPr>
              <w:instrText xml:space="preserve"> PAGEREF _Toc242774806 \h </w:instrText>
            </w:r>
          </w:ins>
          <w:r>
            <w:rPr>
              <w:noProof/>
              <w:webHidden/>
            </w:rPr>
          </w:r>
          <w:ins w:id="48" w:author="김은수" w:date="2026-10-13T00:52:00Z">
            <w:r>
              <w:rPr>
                <w:noProof/>
                <w:webHidden/>
              </w:rPr>
              <w:fldChar w:fldCharType="separate"/>
            </w:r>
          </w:ins>
          <w:r w:rsidR="00484E2D">
            <w:rPr>
              <w:noProof/>
              <w:webHidden/>
            </w:rPr>
            <w:t>4</w:t>
          </w:r>
          <w:ins w:id="49" w:author="김은수" w:date="2026-10-13T00:52:00Z">
            <w:r>
              <w:rPr>
                <w:noProof/>
                <w:webHidden/>
              </w:rPr>
              <w:fldChar w:fldCharType="end"/>
            </w:r>
            <w:r>
              <w:rPr>
                <w:noProof/>
              </w:rPr>
              <w:fldChar w:fldCharType="end"/>
            </w:r>
          </w:ins>
        </w:p>
        <w:p w14:paraId="6E54681D" w14:textId="03EA0611" w:rsidR="00AF7622" w:rsidRDefault="00AF7622">
          <w:pPr>
            <w:pStyle w:val="20"/>
            <w:spacing w:line="240" w:lineRule="auto"/>
            <w:ind w:left="200" w:right="200"/>
            <w:rPr>
              <w:del w:id="50" w:author="김은수" w:date="2026-10-13T00:52:00Z"/>
              <w:rFonts w:asciiTheme="minorHAnsi" w:eastAsiaTheme="minorEastAsia" w:hAnsiTheme="minorHAnsi"/>
              <w:noProof/>
              <w:sz w:val="22"/>
              <w:szCs w:val="24"/>
              <w14:ligatures w14:val="standardContextual"/>
            </w:rPr>
            <w:pPrChange w:id="51" w:author="김은수" w:date="2026-10-13T00:30:00Z">
              <w:pPr>
                <w:pStyle w:val="20"/>
                <w:ind w:left="200" w:right="200"/>
              </w:pPr>
            </w:pPrChange>
          </w:pPr>
          <w:del w:id="52" w:author="김은수" w:date="2026-10-13T00:52:00Z">
            <w:r>
              <w:rPr>
                <w:noProof/>
              </w:rPr>
              <w:fldChar w:fldCharType="begin"/>
            </w:r>
            <w:r>
              <w:rPr>
                <w:noProof/>
              </w:rPr>
              <w:delInstrText>HYPERLINK \l "_Toc242774808"</w:delInstrText>
            </w:r>
            <w:r>
              <w:rPr>
                <w:noProof/>
              </w:rPr>
            </w:r>
            <w:r>
              <w:rPr>
                <w:noProof/>
              </w:rPr>
              <w:fldChar w:fldCharType="separate"/>
            </w:r>
          </w:del>
          <w:r w:rsidR="00484E2D">
            <w:rPr>
              <w:rFonts w:hint="eastAsia"/>
              <w:b/>
              <w:bCs/>
              <w:noProof/>
            </w:rPr>
            <w:t>오류! 하이퍼링크 참조가 잘못되었습니다.</w:t>
          </w:r>
          <w:del w:id="53" w:author="김은수" w:date="2026-10-13T00:52:00Z">
            <w:r>
              <w:rPr>
                <w:noProof/>
              </w:rPr>
              <w:fldChar w:fldCharType="end"/>
            </w:r>
          </w:del>
        </w:p>
        <w:p w14:paraId="372B052A" w14:textId="0613F2E5" w:rsidR="006367F9" w:rsidRDefault="00C11B60">
          <w:pPr>
            <w:pStyle w:val="20"/>
            <w:tabs>
              <w:tab w:val="clear" w:pos="1200"/>
            </w:tabs>
            <w:spacing w:line="240" w:lineRule="auto"/>
            <w:ind w:left="200" w:right="200"/>
            <w:rPr>
              <w:ins w:id="54" w:author="김은수" w:date="2026-10-13T00:52:00Z"/>
              <w:rFonts w:asciiTheme="minorHAnsi" w:eastAsiaTheme="minorEastAsia" w:hAnsiTheme="minorHAnsi"/>
              <w:noProof/>
              <w:sz w:val="22"/>
              <w:szCs w:val="24"/>
              <w14:ligatures w14:val="standardContextual"/>
            </w:rPr>
          </w:pPr>
          <w:ins w:id="55" w:author="김은수" w:date="2026-10-13T00:52:00Z">
            <w:r>
              <w:rPr>
                <w:noProof/>
              </w:rPr>
              <w:fldChar w:fldCharType="begin"/>
            </w:r>
            <w:r>
              <w:rPr>
                <w:noProof/>
              </w:rPr>
              <w:instrText>HYPERLINK \l "_Toc242774808"</w:instrText>
            </w:r>
            <w:r>
              <w:rPr>
                <w:noProof/>
              </w:rPr>
            </w:r>
            <w:r>
              <w:rPr>
                <w:noProof/>
              </w:rPr>
              <w:fldChar w:fldCharType="separate"/>
            </w:r>
            <w:r w:rsidRPr="006A25F0">
              <w:rPr>
                <w:rStyle w:val="aa"/>
                <w:noProof/>
              </w:rPr>
              <w:t>1.2. 목적</w:t>
            </w:r>
            <w:r>
              <w:rPr>
                <w:noProof/>
                <w:webHidden/>
              </w:rPr>
              <w:tab/>
            </w:r>
            <w:r>
              <w:rPr>
                <w:noProof/>
                <w:webHidden/>
              </w:rPr>
              <w:fldChar w:fldCharType="begin"/>
            </w:r>
            <w:r>
              <w:rPr>
                <w:noProof/>
                <w:webHidden/>
              </w:rPr>
              <w:instrText xml:space="preserve"> PAGEREF _Toc242774808 \h </w:instrText>
            </w:r>
          </w:ins>
          <w:r>
            <w:rPr>
              <w:noProof/>
              <w:webHidden/>
            </w:rPr>
          </w:r>
          <w:ins w:id="56" w:author="김은수" w:date="2026-10-13T00:52:00Z">
            <w:r>
              <w:rPr>
                <w:noProof/>
                <w:webHidden/>
              </w:rPr>
              <w:fldChar w:fldCharType="separate"/>
            </w:r>
          </w:ins>
          <w:r w:rsidR="00484E2D">
            <w:rPr>
              <w:noProof/>
              <w:webHidden/>
            </w:rPr>
            <w:t>4</w:t>
          </w:r>
          <w:ins w:id="57" w:author="김은수" w:date="2026-10-13T00:52:00Z">
            <w:r>
              <w:rPr>
                <w:noProof/>
                <w:webHidden/>
              </w:rPr>
              <w:fldChar w:fldCharType="end"/>
            </w:r>
            <w:r>
              <w:rPr>
                <w:noProof/>
              </w:rPr>
              <w:fldChar w:fldCharType="end"/>
            </w:r>
          </w:ins>
        </w:p>
        <w:p w14:paraId="0871F401" w14:textId="0B48EC9D" w:rsidR="00AF7622" w:rsidRDefault="00AF7622">
          <w:pPr>
            <w:pStyle w:val="20"/>
            <w:spacing w:line="240" w:lineRule="auto"/>
            <w:ind w:left="200" w:right="200"/>
            <w:rPr>
              <w:del w:id="58" w:author="김은수" w:date="2026-10-13T00:52:00Z"/>
              <w:rFonts w:asciiTheme="minorHAnsi" w:eastAsiaTheme="minorEastAsia" w:hAnsiTheme="minorHAnsi"/>
              <w:noProof/>
              <w:sz w:val="22"/>
              <w:szCs w:val="24"/>
              <w14:ligatures w14:val="standardContextual"/>
            </w:rPr>
            <w:pPrChange w:id="59" w:author="김은수" w:date="2026-10-13T00:30:00Z">
              <w:pPr>
                <w:pStyle w:val="20"/>
                <w:ind w:left="200" w:right="200"/>
              </w:pPr>
            </w:pPrChange>
          </w:pPr>
          <w:del w:id="60" w:author="김은수" w:date="2026-10-13T00:52:00Z">
            <w:r>
              <w:rPr>
                <w:noProof/>
              </w:rPr>
              <w:fldChar w:fldCharType="begin"/>
            </w:r>
            <w:r>
              <w:rPr>
                <w:noProof/>
              </w:rPr>
              <w:delInstrText>HYPERLINK \l "_Toc242774810"</w:delInstrText>
            </w:r>
            <w:r>
              <w:rPr>
                <w:noProof/>
              </w:rPr>
            </w:r>
            <w:r>
              <w:rPr>
                <w:noProof/>
              </w:rPr>
              <w:fldChar w:fldCharType="separate"/>
            </w:r>
          </w:del>
          <w:r w:rsidR="00484E2D">
            <w:rPr>
              <w:rFonts w:hint="eastAsia"/>
              <w:b/>
              <w:bCs/>
              <w:noProof/>
            </w:rPr>
            <w:t>오류! 하이퍼링크 참조가 잘못되었습니다.</w:t>
          </w:r>
          <w:del w:id="61" w:author="김은수" w:date="2026-10-13T00:52:00Z">
            <w:r>
              <w:rPr>
                <w:noProof/>
              </w:rPr>
              <w:fldChar w:fldCharType="end"/>
            </w:r>
          </w:del>
        </w:p>
        <w:p w14:paraId="16AA7261" w14:textId="1EDE6BB4" w:rsidR="006367F9" w:rsidRDefault="00C11B60">
          <w:pPr>
            <w:pStyle w:val="20"/>
            <w:tabs>
              <w:tab w:val="clear" w:pos="1200"/>
            </w:tabs>
            <w:spacing w:line="240" w:lineRule="auto"/>
            <w:ind w:left="200" w:right="200"/>
            <w:rPr>
              <w:ins w:id="62" w:author="김은수" w:date="2026-10-13T00:52:00Z"/>
              <w:rFonts w:asciiTheme="minorHAnsi" w:eastAsiaTheme="minorEastAsia" w:hAnsiTheme="minorHAnsi"/>
              <w:noProof/>
              <w:sz w:val="22"/>
              <w:szCs w:val="24"/>
              <w14:ligatures w14:val="standardContextual"/>
            </w:rPr>
          </w:pPr>
          <w:ins w:id="63" w:author="김은수" w:date="2026-10-13T00:52:00Z">
            <w:r>
              <w:rPr>
                <w:noProof/>
              </w:rPr>
              <w:fldChar w:fldCharType="begin"/>
            </w:r>
            <w:r>
              <w:rPr>
                <w:noProof/>
              </w:rPr>
              <w:instrText>HYPERLINK \l "_Toc242774810"</w:instrText>
            </w:r>
            <w:r>
              <w:rPr>
                <w:noProof/>
              </w:rPr>
            </w:r>
            <w:r>
              <w:rPr>
                <w:noProof/>
              </w:rPr>
              <w:fldChar w:fldCharType="separate"/>
            </w:r>
            <w:r w:rsidRPr="006A25F0">
              <w:rPr>
                <w:rStyle w:val="aa"/>
                <w:noProof/>
              </w:rPr>
              <w:t>1.3. 대상</w:t>
            </w:r>
            <w:r>
              <w:rPr>
                <w:noProof/>
                <w:webHidden/>
              </w:rPr>
              <w:tab/>
            </w:r>
            <w:r>
              <w:rPr>
                <w:noProof/>
                <w:webHidden/>
              </w:rPr>
              <w:fldChar w:fldCharType="begin"/>
            </w:r>
            <w:r>
              <w:rPr>
                <w:noProof/>
                <w:webHidden/>
              </w:rPr>
              <w:instrText xml:space="preserve"> PAGEREF _Toc242774810 \h </w:instrText>
            </w:r>
          </w:ins>
          <w:r>
            <w:rPr>
              <w:noProof/>
              <w:webHidden/>
            </w:rPr>
          </w:r>
          <w:ins w:id="64" w:author="김은수" w:date="2026-10-13T00:52:00Z">
            <w:r>
              <w:rPr>
                <w:noProof/>
                <w:webHidden/>
              </w:rPr>
              <w:fldChar w:fldCharType="separate"/>
            </w:r>
          </w:ins>
          <w:r w:rsidR="00484E2D">
            <w:rPr>
              <w:noProof/>
              <w:webHidden/>
            </w:rPr>
            <w:t>4</w:t>
          </w:r>
          <w:ins w:id="65" w:author="김은수" w:date="2026-10-13T00:52:00Z">
            <w:r>
              <w:rPr>
                <w:noProof/>
                <w:webHidden/>
              </w:rPr>
              <w:fldChar w:fldCharType="end"/>
            </w:r>
            <w:r>
              <w:rPr>
                <w:noProof/>
              </w:rPr>
              <w:fldChar w:fldCharType="end"/>
            </w:r>
          </w:ins>
        </w:p>
        <w:p w14:paraId="23F2A691" w14:textId="24DFDCE1" w:rsidR="00AF7622" w:rsidRDefault="00AF7622">
          <w:pPr>
            <w:pStyle w:val="20"/>
            <w:spacing w:line="240" w:lineRule="auto"/>
            <w:ind w:left="200" w:right="200"/>
            <w:rPr>
              <w:rFonts w:asciiTheme="minorHAnsi" w:eastAsiaTheme="minorEastAsia" w:hAnsiTheme="minorHAnsi"/>
              <w:noProof/>
              <w:sz w:val="22"/>
              <w:szCs w:val="24"/>
              <w14:ligatures w14:val="standardContextual"/>
            </w:rPr>
            <w:pPrChange w:id="66" w:author="김은수" w:date="2026-10-13T00:30:00Z">
              <w:pPr>
                <w:pStyle w:val="20"/>
                <w:ind w:left="200" w:right="200"/>
              </w:pPr>
            </w:pPrChange>
          </w:pPr>
          <w:r>
            <w:rPr>
              <w:noProof/>
            </w:rPr>
            <w:fldChar w:fldCharType="begin"/>
          </w:r>
          <w:r>
            <w:rPr>
              <w:noProof/>
            </w:rPr>
            <w:instrText>HYPERLINK \l "_Toc242774812"</w:instrText>
          </w:r>
          <w:r>
            <w:rPr>
              <w:noProof/>
            </w:rPr>
          </w:r>
          <w:r>
            <w:rPr>
              <w:noProof/>
            </w:rPr>
            <w:fldChar w:fldCharType="separate"/>
          </w:r>
          <w:r w:rsidRPr="006A25F0">
            <w:rPr>
              <w:rStyle w:val="aa"/>
              <w:noProof/>
            </w:rPr>
            <w:t>1.4. 관련문서</w:t>
          </w:r>
          <w:r>
            <w:rPr>
              <w:noProof/>
              <w:webHidden/>
            </w:rPr>
            <w:tab/>
          </w:r>
          <w:r>
            <w:rPr>
              <w:noProof/>
              <w:webHidden/>
            </w:rPr>
            <w:fldChar w:fldCharType="begin"/>
          </w:r>
          <w:r>
            <w:rPr>
              <w:noProof/>
              <w:webHidden/>
            </w:rPr>
            <w:instrText xml:space="preserve"> PAGEREF _Toc242774812 \h </w:instrText>
          </w:r>
          <w:r>
            <w:rPr>
              <w:noProof/>
              <w:webHidden/>
            </w:rPr>
          </w:r>
          <w:r>
            <w:rPr>
              <w:noProof/>
              <w:webHidden/>
            </w:rPr>
            <w:fldChar w:fldCharType="separate"/>
          </w:r>
          <w:r w:rsidR="00484E2D">
            <w:rPr>
              <w:noProof/>
              <w:webHidden/>
            </w:rPr>
            <w:t>4</w:t>
          </w:r>
          <w:r>
            <w:rPr>
              <w:noProof/>
              <w:webHidden/>
            </w:rPr>
            <w:fldChar w:fldCharType="end"/>
          </w:r>
          <w:r>
            <w:rPr>
              <w:noProof/>
            </w:rPr>
            <w:fldChar w:fldCharType="end"/>
          </w:r>
        </w:p>
        <w:p w14:paraId="2EECCC6A" w14:textId="3FF49D42"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67" w:author="김은수" w:date="2026-10-13T00:30:00Z">
              <w:pPr>
                <w:pStyle w:val="30"/>
                <w:tabs>
                  <w:tab w:val="right" w:leader="dot" w:pos="9628"/>
                </w:tabs>
                <w:ind w:left="800"/>
              </w:pPr>
            </w:pPrChange>
          </w:pPr>
          <w:r>
            <w:rPr>
              <w:noProof/>
            </w:rPr>
            <w:fldChar w:fldCharType="begin"/>
          </w:r>
          <w:r>
            <w:rPr>
              <w:noProof/>
            </w:rPr>
            <w:instrText>HYPERLINK \l "_Toc242774813"</w:instrText>
          </w:r>
          <w:r>
            <w:rPr>
              <w:noProof/>
            </w:rPr>
          </w:r>
          <w:r>
            <w:rPr>
              <w:noProof/>
            </w:rPr>
            <w:fldChar w:fldCharType="separate"/>
          </w:r>
          <w:r w:rsidRPr="006A25F0">
            <w:rPr>
              <w:rStyle w:val="aa"/>
              <w:noProof/>
            </w:rPr>
            <w:t>1.4.1. 프로젝트</w:t>
          </w:r>
          <w:r>
            <w:rPr>
              <w:noProof/>
              <w:webHidden/>
            </w:rPr>
            <w:tab/>
          </w:r>
          <w:r>
            <w:rPr>
              <w:noProof/>
              <w:webHidden/>
            </w:rPr>
            <w:fldChar w:fldCharType="begin"/>
          </w:r>
          <w:r>
            <w:rPr>
              <w:noProof/>
              <w:webHidden/>
            </w:rPr>
            <w:instrText xml:space="preserve"> PAGEREF _Toc242774813 \h </w:instrText>
          </w:r>
          <w:r>
            <w:rPr>
              <w:noProof/>
              <w:webHidden/>
            </w:rPr>
          </w:r>
          <w:r>
            <w:rPr>
              <w:noProof/>
              <w:webHidden/>
            </w:rPr>
            <w:fldChar w:fldCharType="separate"/>
          </w:r>
          <w:r w:rsidR="00484E2D">
            <w:rPr>
              <w:noProof/>
              <w:webHidden/>
            </w:rPr>
            <w:t>4</w:t>
          </w:r>
          <w:r>
            <w:rPr>
              <w:noProof/>
              <w:webHidden/>
            </w:rPr>
            <w:fldChar w:fldCharType="end"/>
          </w:r>
          <w:r>
            <w:rPr>
              <w:noProof/>
            </w:rPr>
            <w:fldChar w:fldCharType="end"/>
          </w:r>
        </w:p>
        <w:p w14:paraId="4D6AB9C7" w14:textId="4615DED8"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68" w:author="김은수" w:date="2026-10-13T00:30:00Z">
              <w:pPr>
                <w:pStyle w:val="30"/>
                <w:tabs>
                  <w:tab w:val="right" w:leader="dot" w:pos="9628"/>
                </w:tabs>
                <w:ind w:left="800"/>
              </w:pPr>
            </w:pPrChange>
          </w:pPr>
          <w:r>
            <w:rPr>
              <w:noProof/>
            </w:rPr>
            <w:fldChar w:fldCharType="begin"/>
          </w:r>
          <w:r>
            <w:rPr>
              <w:noProof/>
            </w:rPr>
            <w:instrText>HYPERLINK \l "_Toc242774814"</w:instrText>
          </w:r>
          <w:r>
            <w:rPr>
              <w:noProof/>
            </w:rPr>
          </w:r>
          <w:r>
            <w:rPr>
              <w:noProof/>
            </w:rPr>
            <w:fldChar w:fldCharType="separate"/>
          </w:r>
          <w:r w:rsidRPr="006A25F0">
            <w:rPr>
              <w:rStyle w:val="aa"/>
              <w:noProof/>
            </w:rPr>
            <w:t>1.4.2. 표준 및 규제</w:t>
          </w:r>
          <w:r>
            <w:rPr>
              <w:noProof/>
              <w:webHidden/>
            </w:rPr>
            <w:tab/>
          </w:r>
          <w:r>
            <w:rPr>
              <w:noProof/>
              <w:webHidden/>
            </w:rPr>
            <w:fldChar w:fldCharType="begin"/>
          </w:r>
          <w:r>
            <w:rPr>
              <w:noProof/>
              <w:webHidden/>
            </w:rPr>
            <w:instrText xml:space="preserve"> PAGEREF _Toc242774814 \h </w:instrText>
          </w:r>
          <w:r>
            <w:rPr>
              <w:noProof/>
              <w:webHidden/>
            </w:rPr>
          </w:r>
          <w:r>
            <w:rPr>
              <w:noProof/>
              <w:webHidden/>
            </w:rPr>
            <w:fldChar w:fldCharType="separate"/>
          </w:r>
          <w:r w:rsidR="00484E2D">
            <w:rPr>
              <w:noProof/>
              <w:webHidden/>
            </w:rPr>
            <w:t>4</w:t>
          </w:r>
          <w:r>
            <w:rPr>
              <w:noProof/>
              <w:webHidden/>
            </w:rPr>
            <w:fldChar w:fldCharType="end"/>
          </w:r>
          <w:r>
            <w:rPr>
              <w:noProof/>
            </w:rPr>
            <w:fldChar w:fldCharType="end"/>
          </w:r>
        </w:p>
        <w:p w14:paraId="1265D4C6" w14:textId="0145D316" w:rsidR="00AF7622" w:rsidRDefault="00AF7622">
          <w:pPr>
            <w:pStyle w:val="12"/>
            <w:spacing w:line="240" w:lineRule="auto"/>
            <w:rPr>
              <w:rFonts w:asciiTheme="minorHAnsi" w:eastAsiaTheme="minorEastAsia" w:hAnsiTheme="minorHAnsi"/>
              <w:noProof/>
              <w:sz w:val="22"/>
              <w:szCs w:val="24"/>
              <w14:ligatures w14:val="standardContextual"/>
            </w:rPr>
            <w:pPrChange w:id="69" w:author="김은수" w:date="2026-10-13T00:30:00Z">
              <w:pPr>
                <w:pStyle w:val="12"/>
              </w:pPr>
            </w:pPrChange>
          </w:pPr>
          <w:r>
            <w:rPr>
              <w:noProof/>
            </w:rPr>
            <w:fldChar w:fldCharType="begin"/>
          </w:r>
          <w:r>
            <w:rPr>
              <w:noProof/>
            </w:rPr>
            <w:instrText>HYPERLINK \l "_Toc242774816"</w:instrText>
          </w:r>
          <w:r>
            <w:rPr>
              <w:noProof/>
            </w:rPr>
          </w:r>
          <w:r>
            <w:rPr>
              <w:noProof/>
            </w:rPr>
            <w:fldChar w:fldCharType="separate"/>
          </w:r>
          <w:r w:rsidRPr="006A25F0">
            <w:rPr>
              <w:rStyle w:val="aa"/>
              <w:noProof/>
            </w:rPr>
            <w:t>2. 하드웨어 플랫폼</w:t>
          </w:r>
          <w:r>
            <w:rPr>
              <w:noProof/>
              <w:webHidden/>
            </w:rPr>
            <w:tab/>
          </w:r>
          <w:r>
            <w:rPr>
              <w:noProof/>
              <w:webHidden/>
            </w:rPr>
            <w:fldChar w:fldCharType="begin"/>
          </w:r>
          <w:r>
            <w:rPr>
              <w:noProof/>
              <w:webHidden/>
            </w:rPr>
            <w:instrText xml:space="preserve"> PAGEREF _Toc242774816 \h </w:instrText>
          </w:r>
          <w:r>
            <w:rPr>
              <w:noProof/>
              <w:webHidden/>
            </w:rPr>
          </w:r>
          <w:r>
            <w:rPr>
              <w:noProof/>
              <w:webHidden/>
            </w:rPr>
            <w:fldChar w:fldCharType="separate"/>
          </w:r>
          <w:r w:rsidR="00484E2D">
            <w:rPr>
              <w:noProof/>
              <w:webHidden/>
            </w:rPr>
            <w:t>5</w:t>
          </w:r>
          <w:r>
            <w:rPr>
              <w:noProof/>
              <w:webHidden/>
            </w:rPr>
            <w:fldChar w:fldCharType="end"/>
          </w:r>
          <w:r>
            <w:rPr>
              <w:noProof/>
            </w:rPr>
            <w:fldChar w:fldCharType="end"/>
          </w:r>
        </w:p>
        <w:p w14:paraId="67A05C5C" w14:textId="4B3C65ED" w:rsidR="00AF7622" w:rsidRDefault="00AF7622">
          <w:pPr>
            <w:pStyle w:val="12"/>
            <w:spacing w:line="240" w:lineRule="auto"/>
            <w:rPr>
              <w:rFonts w:asciiTheme="minorHAnsi" w:eastAsiaTheme="minorEastAsia" w:hAnsiTheme="minorHAnsi"/>
              <w:noProof/>
              <w:sz w:val="22"/>
              <w:szCs w:val="24"/>
              <w14:ligatures w14:val="standardContextual"/>
            </w:rPr>
            <w:pPrChange w:id="70" w:author="김은수" w:date="2026-10-13T00:30:00Z">
              <w:pPr>
                <w:pStyle w:val="12"/>
              </w:pPr>
            </w:pPrChange>
          </w:pPr>
          <w:r>
            <w:rPr>
              <w:noProof/>
            </w:rPr>
            <w:fldChar w:fldCharType="begin"/>
          </w:r>
          <w:r>
            <w:rPr>
              <w:noProof/>
            </w:rPr>
            <w:instrText>HYPERLINK \l "_Toc242774817"</w:instrText>
          </w:r>
          <w:r>
            <w:rPr>
              <w:noProof/>
            </w:rPr>
          </w:r>
          <w:r>
            <w:rPr>
              <w:noProof/>
            </w:rPr>
            <w:fldChar w:fldCharType="separate"/>
          </w:r>
          <w:r w:rsidRPr="006A25F0">
            <w:rPr>
              <w:rStyle w:val="aa"/>
              <w:noProof/>
            </w:rPr>
            <w:t>3. 소프트웨어 아키텍쳐</w:t>
          </w:r>
          <w:r>
            <w:rPr>
              <w:noProof/>
              <w:webHidden/>
            </w:rPr>
            <w:tab/>
          </w:r>
          <w:r>
            <w:rPr>
              <w:noProof/>
              <w:webHidden/>
            </w:rPr>
            <w:fldChar w:fldCharType="begin"/>
          </w:r>
          <w:r>
            <w:rPr>
              <w:noProof/>
              <w:webHidden/>
            </w:rPr>
            <w:instrText xml:space="preserve"> PAGEREF _Toc242774817 \h </w:instrText>
          </w:r>
          <w:r>
            <w:rPr>
              <w:noProof/>
              <w:webHidden/>
            </w:rPr>
          </w:r>
          <w:r>
            <w:rPr>
              <w:noProof/>
              <w:webHidden/>
            </w:rPr>
            <w:fldChar w:fldCharType="separate"/>
          </w:r>
          <w:r w:rsidR="00484E2D">
            <w:rPr>
              <w:noProof/>
              <w:webHidden/>
            </w:rPr>
            <w:t>6</w:t>
          </w:r>
          <w:r>
            <w:rPr>
              <w:noProof/>
              <w:webHidden/>
            </w:rPr>
            <w:fldChar w:fldCharType="end"/>
          </w:r>
          <w:r>
            <w:rPr>
              <w:noProof/>
            </w:rPr>
            <w:fldChar w:fldCharType="end"/>
          </w:r>
        </w:p>
        <w:p w14:paraId="0E042A9D" w14:textId="30CE795B" w:rsidR="00AF7622" w:rsidRDefault="00AF7622">
          <w:pPr>
            <w:pStyle w:val="20"/>
            <w:spacing w:line="240" w:lineRule="auto"/>
            <w:ind w:left="200" w:right="200"/>
            <w:rPr>
              <w:rFonts w:asciiTheme="minorHAnsi" w:eastAsiaTheme="minorEastAsia" w:hAnsiTheme="minorHAnsi"/>
              <w:noProof/>
              <w:sz w:val="22"/>
              <w:szCs w:val="24"/>
              <w14:ligatures w14:val="standardContextual"/>
            </w:rPr>
            <w:pPrChange w:id="71" w:author="김은수" w:date="2026-10-13T00:30:00Z">
              <w:pPr>
                <w:pStyle w:val="20"/>
                <w:ind w:left="200" w:right="200"/>
              </w:pPr>
            </w:pPrChange>
          </w:pPr>
          <w:r>
            <w:rPr>
              <w:noProof/>
            </w:rPr>
            <w:fldChar w:fldCharType="begin"/>
          </w:r>
          <w:r>
            <w:rPr>
              <w:noProof/>
            </w:rPr>
            <w:instrText>HYPERLINK \l "_Toc242774819"</w:instrText>
          </w:r>
          <w:r>
            <w:rPr>
              <w:noProof/>
            </w:rPr>
          </w:r>
          <w:r>
            <w:rPr>
              <w:noProof/>
            </w:rPr>
            <w:fldChar w:fldCharType="separate"/>
          </w:r>
          <w:r w:rsidRPr="006A25F0">
            <w:rPr>
              <w:rStyle w:val="aa"/>
              <w:noProof/>
            </w:rPr>
            <w:t>3.1. CFX Core용 소프트웨어 아키텍쳐</w:t>
          </w:r>
          <w:r>
            <w:rPr>
              <w:noProof/>
              <w:webHidden/>
            </w:rPr>
            <w:tab/>
          </w:r>
          <w:r>
            <w:rPr>
              <w:noProof/>
              <w:webHidden/>
            </w:rPr>
            <w:fldChar w:fldCharType="begin"/>
          </w:r>
          <w:r>
            <w:rPr>
              <w:noProof/>
              <w:webHidden/>
            </w:rPr>
            <w:instrText xml:space="preserve"> PAGEREF _Toc242774819 \h </w:instrText>
          </w:r>
          <w:r>
            <w:rPr>
              <w:noProof/>
              <w:webHidden/>
            </w:rPr>
          </w:r>
          <w:r>
            <w:rPr>
              <w:noProof/>
              <w:webHidden/>
            </w:rPr>
            <w:fldChar w:fldCharType="separate"/>
          </w:r>
          <w:r w:rsidR="00484E2D">
            <w:rPr>
              <w:noProof/>
              <w:webHidden/>
            </w:rPr>
            <w:t>7</w:t>
          </w:r>
          <w:r>
            <w:rPr>
              <w:noProof/>
              <w:webHidden/>
            </w:rPr>
            <w:fldChar w:fldCharType="end"/>
          </w:r>
          <w:r>
            <w:rPr>
              <w:noProof/>
            </w:rPr>
            <w:fldChar w:fldCharType="end"/>
          </w:r>
        </w:p>
        <w:p w14:paraId="50E37FCF" w14:textId="69B6E116"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72" w:author="김은수" w:date="2026-10-13T00:30:00Z">
              <w:pPr>
                <w:pStyle w:val="30"/>
                <w:tabs>
                  <w:tab w:val="right" w:leader="dot" w:pos="9628"/>
                </w:tabs>
                <w:ind w:left="800"/>
              </w:pPr>
            </w:pPrChange>
          </w:pPr>
          <w:r>
            <w:rPr>
              <w:noProof/>
            </w:rPr>
            <w:fldChar w:fldCharType="begin"/>
          </w:r>
          <w:r>
            <w:rPr>
              <w:noProof/>
            </w:rPr>
            <w:instrText>HYPERLINK \l "_Toc242774820"</w:instrText>
          </w:r>
          <w:r>
            <w:rPr>
              <w:noProof/>
            </w:rPr>
          </w:r>
          <w:r>
            <w:rPr>
              <w:noProof/>
            </w:rPr>
            <w:fldChar w:fldCharType="separate"/>
          </w:r>
          <w:r w:rsidRPr="006A25F0">
            <w:rPr>
              <w:rStyle w:val="aa"/>
              <w:noProof/>
            </w:rPr>
            <w:t>3.1.1. 시스템 제어 모듈</w:t>
          </w:r>
          <w:r>
            <w:rPr>
              <w:noProof/>
              <w:webHidden/>
            </w:rPr>
            <w:tab/>
          </w:r>
          <w:r>
            <w:rPr>
              <w:noProof/>
              <w:webHidden/>
            </w:rPr>
            <w:fldChar w:fldCharType="begin"/>
          </w:r>
          <w:r>
            <w:rPr>
              <w:noProof/>
              <w:webHidden/>
            </w:rPr>
            <w:instrText xml:space="preserve"> PAGEREF _Toc242774820 \h </w:instrText>
          </w:r>
          <w:r>
            <w:rPr>
              <w:noProof/>
              <w:webHidden/>
            </w:rPr>
          </w:r>
          <w:r>
            <w:rPr>
              <w:noProof/>
              <w:webHidden/>
            </w:rPr>
            <w:fldChar w:fldCharType="separate"/>
          </w:r>
          <w:r w:rsidR="00484E2D">
            <w:rPr>
              <w:noProof/>
              <w:webHidden/>
            </w:rPr>
            <w:t>7</w:t>
          </w:r>
          <w:r>
            <w:rPr>
              <w:noProof/>
              <w:webHidden/>
            </w:rPr>
            <w:fldChar w:fldCharType="end"/>
          </w:r>
          <w:r>
            <w:rPr>
              <w:noProof/>
            </w:rPr>
            <w:fldChar w:fldCharType="end"/>
          </w:r>
        </w:p>
        <w:p w14:paraId="42AAF992" w14:textId="3F1293CD"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73" w:author="김은수" w:date="2026-10-13T00:30:00Z">
              <w:pPr>
                <w:pStyle w:val="30"/>
                <w:tabs>
                  <w:tab w:val="right" w:leader="dot" w:pos="9628"/>
                </w:tabs>
                <w:ind w:left="800"/>
              </w:pPr>
            </w:pPrChange>
          </w:pPr>
          <w:r>
            <w:rPr>
              <w:noProof/>
            </w:rPr>
            <w:fldChar w:fldCharType="begin"/>
          </w:r>
          <w:r>
            <w:rPr>
              <w:noProof/>
            </w:rPr>
            <w:instrText>HYPERLINK \l "_Toc242774821"</w:instrText>
          </w:r>
          <w:r>
            <w:rPr>
              <w:noProof/>
            </w:rPr>
          </w:r>
          <w:r>
            <w:rPr>
              <w:noProof/>
            </w:rPr>
            <w:fldChar w:fldCharType="separate"/>
          </w:r>
          <w:r w:rsidRPr="006A25F0">
            <w:rPr>
              <w:rStyle w:val="aa"/>
              <w:noProof/>
            </w:rPr>
            <w:t>3.1.2. 신호처리 모듈</w:t>
          </w:r>
          <w:r>
            <w:rPr>
              <w:noProof/>
              <w:webHidden/>
            </w:rPr>
            <w:tab/>
          </w:r>
          <w:r>
            <w:rPr>
              <w:noProof/>
              <w:webHidden/>
            </w:rPr>
            <w:fldChar w:fldCharType="begin"/>
          </w:r>
          <w:r>
            <w:rPr>
              <w:noProof/>
              <w:webHidden/>
            </w:rPr>
            <w:instrText xml:space="preserve"> PAGEREF _Toc242774821 \h </w:instrText>
          </w:r>
          <w:r>
            <w:rPr>
              <w:noProof/>
              <w:webHidden/>
            </w:rPr>
          </w:r>
          <w:r>
            <w:rPr>
              <w:noProof/>
              <w:webHidden/>
            </w:rPr>
            <w:fldChar w:fldCharType="separate"/>
          </w:r>
          <w:r w:rsidR="00484E2D">
            <w:rPr>
              <w:noProof/>
              <w:webHidden/>
            </w:rPr>
            <w:t>7</w:t>
          </w:r>
          <w:r>
            <w:rPr>
              <w:noProof/>
              <w:webHidden/>
            </w:rPr>
            <w:fldChar w:fldCharType="end"/>
          </w:r>
          <w:r>
            <w:rPr>
              <w:noProof/>
            </w:rPr>
            <w:fldChar w:fldCharType="end"/>
          </w:r>
        </w:p>
        <w:p w14:paraId="343539EB" w14:textId="5B72FB33"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74" w:author="김은수" w:date="2026-10-13T00:30:00Z">
              <w:pPr>
                <w:pStyle w:val="30"/>
                <w:tabs>
                  <w:tab w:val="right" w:leader="dot" w:pos="9628"/>
                </w:tabs>
                <w:ind w:left="800"/>
              </w:pPr>
            </w:pPrChange>
          </w:pPr>
          <w:r>
            <w:rPr>
              <w:noProof/>
            </w:rPr>
            <w:fldChar w:fldCharType="begin"/>
          </w:r>
          <w:r>
            <w:rPr>
              <w:noProof/>
            </w:rPr>
            <w:instrText>HYPERLINK \l "_Toc242774823"</w:instrText>
          </w:r>
          <w:r>
            <w:rPr>
              <w:noProof/>
            </w:rPr>
          </w:r>
          <w:r>
            <w:rPr>
              <w:noProof/>
            </w:rPr>
            <w:fldChar w:fldCharType="separate"/>
          </w:r>
          <w:r w:rsidRPr="006A25F0">
            <w:rPr>
              <w:rStyle w:val="aa"/>
              <w:noProof/>
            </w:rPr>
            <w:t>3.1.3. 내부 자극 장치 실행 모듈</w:t>
          </w:r>
          <w:r>
            <w:rPr>
              <w:noProof/>
              <w:webHidden/>
            </w:rPr>
            <w:tab/>
          </w:r>
          <w:r>
            <w:rPr>
              <w:noProof/>
              <w:webHidden/>
            </w:rPr>
            <w:fldChar w:fldCharType="begin"/>
          </w:r>
          <w:r>
            <w:rPr>
              <w:noProof/>
              <w:webHidden/>
            </w:rPr>
            <w:instrText xml:space="preserve"> PAGEREF _Toc242774823 \h </w:instrText>
          </w:r>
          <w:r>
            <w:rPr>
              <w:noProof/>
              <w:webHidden/>
            </w:rPr>
          </w:r>
          <w:r>
            <w:rPr>
              <w:noProof/>
              <w:webHidden/>
            </w:rPr>
            <w:fldChar w:fldCharType="separate"/>
          </w:r>
          <w:r w:rsidR="00484E2D">
            <w:rPr>
              <w:noProof/>
              <w:webHidden/>
            </w:rPr>
            <w:t>7</w:t>
          </w:r>
          <w:r>
            <w:rPr>
              <w:noProof/>
              <w:webHidden/>
            </w:rPr>
            <w:fldChar w:fldCharType="end"/>
          </w:r>
          <w:r>
            <w:rPr>
              <w:noProof/>
            </w:rPr>
            <w:fldChar w:fldCharType="end"/>
          </w:r>
        </w:p>
        <w:p w14:paraId="78FBCB14" w14:textId="7141478B" w:rsidR="00AF7622" w:rsidRDefault="00AF7622">
          <w:pPr>
            <w:pStyle w:val="20"/>
            <w:spacing w:line="240" w:lineRule="auto"/>
            <w:ind w:left="200" w:right="200"/>
            <w:rPr>
              <w:rFonts w:asciiTheme="minorHAnsi" w:eastAsiaTheme="minorEastAsia" w:hAnsiTheme="minorHAnsi"/>
              <w:noProof/>
              <w:sz w:val="22"/>
              <w:szCs w:val="24"/>
              <w14:ligatures w14:val="standardContextual"/>
            </w:rPr>
            <w:pPrChange w:id="75" w:author="김은수" w:date="2026-10-13T00:30:00Z">
              <w:pPr>
                <w:pStyle w:val="20"/>
                <w:ind w:left="200" w:right="200"/>
              </w:pPr>
            </w:pPrChange>
          </w:pPr>
          <w:r>
            <w:rPr>
              <w:noProof/>
            </w:rPr>
            <w:fldChar w:fldCharType="begin"/>
          </w:r>
          <w:r>
            <w:rPr>
              <w:noProof/>
            </w:rPr>
            <w:instrText>HYPERLINK \l "_Toc242774825"</w:instrText>
          </w:r>
          <w:r>
            <w:rPr>
              <w:noProof/>
            </w:rPr>
          </w:r>
          <w:r>
            <w:rPr>
              <w:noProof/>
            </w:rPr>
            <w:fldChar w:fldCharType="separate"/>
          </w:r>
          <w:r w:rsidRPr="006A25F0">
            <w:rPr>
              <w:rStyle w:val="aa"/>
              <w:noProof/>
            </w:rPr>
            <w:t>3.2. Hear Core용 소프트웨어 아키텍쳐</w:t>
          </w:r>
          <w:r>
            <w:rPr>
              <w:noProof/>
              <w:webHidden/>
            </w:rPr>
            <w:tab/>
          </w:r>
          <w:r>
            <w:rPr>
              <w:noProof/>
              <w:webHidden/>
            </w:rPr>
            <w:fldChar w:fldCharType="begin"/>
          </w:r>
          <w:r>
            <w:rPr>
              <w:noProof/>
              <w:webHidden/>
            </w:rPr>
            <w:instrText xml:space="preserve"> PAGEREF _Toc242774825 \h </w:instrText>
          </w:r>
          <w:r>
            <w:rPr>
              <w:noProof/>
              <w:webHidden/>
            </w:rPr>
          </w:r>
          <w:r>
            <w:rPr>
              <w:noProof/>
              <w:webHidden/>
            </w:rPr>
            <w:fldChar w:fldCharType="separate"/>
          </w:r>
          <w:r w:rsidR="00484E2D">
            <w:rPr>
              <w:noProof/>
              <w:webHidden/>
            </w:rPr>
            <w:t>7</w:t>
          </w:r>
          <w:r>
            <w:rPr>
              <w:noProof/>
              <w:webHidden/>
            </w:rPr>
            <w:fldChar w:fldCharType="end"/>
          </w:r>
          <w:r>
            <w:rPr>
              <w:noProof/>
            </w:rPr>
            <w:fldChar w:fldCharType="end"/>
          </w:r>
        </w:p>
        <w:p w14:paraId="6EAAAEE1" w14:textId="1022C3F8" w:rsidR="00AF7622" w:rsidRDefault="00AF7622">
          <w:pPr>
            <w:pStyle w:val="20"/>
            <w:spacing w:line="240" w:lineRule="auto"/>
            <w:ind w:left="200" w:right="200"/>
            <w:rPr>
              <w:rFonts w:asciiTheme="minorHAnsi" w:eastAsiaTheme="minorEastAsia" w:hAnsiTheme="minorHAnsi"/>
              <w:noProof/>
              <w:sz w:val="22"/>
              <w:szCs w:val="24"/>
              <w14:ligatures w14:val="standardContextual"/>
            </w:rPr>
            <w:pPrChange w:id="76" w:author="김은수" w:date="2026-10-13T00:30:00Z">
              <w:pPr>
                <w:pStyle w:val="20"/>
                <w:ind w:left="200" w:right="200"/>
              </w:pPr>
            </w:pPrChange>
          </w:pPr>
          <w:r>
            <w:rPr>
              <w:noProof/>
            </w:rPr>
            <w:fldChar w:fldCharType="begin"/>
          </w:r>
          <w:r>
            <w:rPr>
              <w:noProof/>
            </w:rPr>
            <w:instrText>HYPERLINK \l "_Toc242774827"</w:instrText>
          </w:r>
          <w:r>
            <w:rPr>
              <w:noProof/>
            </w:rPr>
          </w:r>
          <w:r>
            <w:rPr>
              <w:noProof/>
            </w:rPr>
            <w:fldChar w:fldCharType="separate"/>
          </w:r>
          <w:r w:rsidRPr="006A25F0">
            <w:rPr>
              <w:rStyle w:val="aa"/>
              <w:noProof/>
            </w:rPr>
            <w:t>3.3. CM3용 소프트웨어 아키텍쳐</w:t>
          </w:r>
          <w:r>
            <w:rPr>
              <w:noProof/>
              <w:webHidden/>
            </w:rPr>
            <w:tab/>
          </w:r>
          <w:r>
            <w:rPr>
              <w:noProof/>
              <w:webHidden/>
            </w:rPr>
            <w:fldChar w:fldCharType="begin"/>
          </w:r>
          <w:r>
            <w:rPr>
              <w:noProof/>
              <w:webHidden/>
            </w:rPr>
            <w:instrText xml:space="preserve"> PAGEREF _Toc242774827 \h </w:instrText>
          </w:r>
          <w:r>
            <w:rPr>
              <w:noProof/>
              <w:webHidden/>
            </w:rPr>
          </w:r>
          <w:r>
            <w:rPr>
              <w:noProof/>
              <w:webHidden/>
            </w:rPr>
            <w:fldChar w:fldCharType="separate"/>
          </w:r>
          <w:r w:rsidR="00484E2D">
            <w:rPr>
              <w:noProof/>
              <w:webHidden/>
            </w:rPr>
            <w:t>7</w:t>
          </w:r>
          <w:r>
            <w:rPr>
              <w:noProof/>
              <w:webHidden/>
            </w:rPr>
            <w:fldChar w:fldCharType="end"/>
          </w:r>
          <w:r>
            <w:rPr>
              <w:noProof/>
            </w:rPr>
            <w:fldChar w:fldCharType="end"/>
          </w:r>
        </w:p>
        <w:p w14:paraId="2503EE3E" w14:textId="38B42FA8"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77" w:author="김은수" w:date="2026-10-13T00:30:00Z">
              <w:pPr>
                <w:pStyle w:val="30"/>
                <w:tabs>
                  <w:tab w:val="right" w:leader="dot" w:pos="9628"/>
                </w:tabs>
                <w:ind w:left="800"/>
              </w:pPr>
            </w:pPrChange>
          </w:pPr>
          <w:r>
            <w:rPr>
              <w:noProof/>
            </w:rPr>
            <w:fldChar w:fldCharType="begin"/>
          </w:r>
          <w:r>
            <w:rPr>
              <w:noProof/>
            </w:rPr>
            <w:instrText>HYPERLINK \l "_Toc242774828"</w:instrText>
          </w:r>
          <w:r>
            <w:rPr>
              <w:noProof/>
            </w:rPr>
          </w:r>
          <w:r>
            <w:rPr>
              <w:noProof/>
            </w:rPr>
            <w:fldChar w:fldCharType="separate"/>
          </w:r>
          <w:r w:rsidRPr="006A25F0">
            <w:rPr>
              <w:rStyle w:val="aa"/>
              <w:noProof/>
            </w:rPr>
            <w:t>3.3.1. 시스템 제어 모듈</w:t>
          </w:r>
          <w:r>
            <w:rPr>
              <w:noProof/>
              <w:webHidden/>
            </w:rPr>
            <w:tab/>
          </w:r>
          <w:r>
            <w:rPr>
              <w:noProof/>
              <w:webHidden/>
            </w:rPr>
            <w:fldChar w:fldCharType="begin"/>
          </w:r>
          <w:r>
            <w:rPr>
              <w:noProof/>
              <w:webHidden/>
            </w:rPr>
            <w:instrText xml:space="preserve"> PAGEREF _Toc242774828 \h </w:instrText>
          </w:r>
          <w:r>
            <w:rPr>
              <w:noProof/>
              <w:webHidden/>
            </w:rPr>
          </w:r>
          <w:r>
            <w:rPr>
              <w:noProof/>
              <w:webHidden/>
            </w:rPr>
            <w:fldChar w:fldCharType="separate"/>
          </w:r>
          <w:r w:rsidR="00484E2D">
            <w:rPr>
              <w:noProof/>
              <w:webHidden/>
            </w:rPr>
            <w:t>7</w:t>
          </w:r>
          <w:r>
            <w:rPr>
              <w:noProof/>
              <w:webHidden/>
            </w:rPr>
            <w:fldChar w:fldCharType="end"/>
          </w:r>
          <w:r>
            <w:rPr>
              <w:noProof/>
            </w:rPr>
            <w:fldChar w:fldCharType="end"/>
          </w:r>
        </w:p>
        <w:p w14:paraId="22D787C8" w14:textId="37736FB0"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78" w:author="김은수" w:date="2026-10-13T00:30:00Z">
              <w:pPr>
                <w:pStyle w:val="30"/>
                <w:tabs>
                  <w:tab w:val="right" w:leader="dot" w:pos="9628"/>
                </w:tabs>
                <w:ind w:left="800"/>
              </w:pPr>
            </w:pPrChange>
          </w:pPr>
          <w:r>
            <w:rPr>
              <w:noProof/>
            </w:rPr>
            <w:fldChar w:fldCharType="begin"/>
          </w:r>
          <w:r>
            <w:rPr>
              <w:noProof/>
            </w:rPr>
            <w:instrText>HYPERLINK \l "_Toc242774829"</w:instrText>
          </w:r>
          <w:r>
            <w:rPr>
              <w:noProof/>
            </w:rPr>
          </w:r>
          <w:r>
            <w:rPr>
              <w:noProof/>
            </w:rPr>
            <w:fldChar w:fldCharType="separate"/>
          </w:r>
          <w:r w:rsidRPr="006A25F0">
            <w:rPr>
              <w:rStyle w:val="aa"/>
              <w:noProof/>
            </w:rPr>
            <w:t>3.3.2. 신호처리 모듈</w:t>
          </w:r>
          <w:r>
            <w:rPr>
              <w:noProof/>
              <w:webHidden/>
            </w:rPr>
            <w:tab/>
          </w:r>
          <w:r>
            <w:rPr>
              <w:noProof/>
              <w:webHidden/>
            </w:rPr>
            <w:fldChar w:fldCharType="begin"/>
          </w:r>
          <w:r>
            <w:rPr>
              <w:noProof/>
              <w:webHidden/>
            </w:rPr>
            <w:instrText xml:space="preserve"> PAGEREF _Toc242774829 \h </w:instrText>
          </w:r>
          <w:r>
            <w:rPr>
              <w:noProof/>
              <w:webHidden/>
            </w:rPr>
          </w:r>
          <w:r>
            <w:rPr>
              <w:noProof/>
              <w:webHidden/>
            </w:rPr>
            <w:fldChar w:fldCharType="separate"/>
          </w:r>
          <w:r w:rsidR="00484E2D">
            <w:rPr>
              <w:noProof/>
              <w:webHidden/>
            </w:rPr>
            <w:t>8</w:t>
          </w:r>
          <w:r>
            <w:rPr>
              <w:noProof/>
              <w:webHidden/>
            </w:rPr>
            <w:fldChar w:fldCharType="end"/>
          </w:r>
          <w:r>
            <w:rPr>
              <w:noProof/>
            </w:rPr>
            <w:fldChar w:fldCharType="end"/>
          </w:r>
        </w:p>
        <w:p w14:paraId="4180D388" w14:textId="5DF705A7"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79" w:author="김은수" w:date="2026-10-13T00:30:00Z">
              <w:pPr>
                <w:pStyle w:val="30"/>
                <w:tabs>
                  <w:tab w:val="right" w:leader="dot" w:pos="9628"/>
                </w:tabs>
                <w:ind w:left="800"/>
              </w:pPr>
            </w:pPrChange>
          </w:pPr>
          <w:r>
            <w:rPr>
              <w:noProof/>
            </w:rPr>
            <w:fldChar w:fldCharType="begin"/>
          </w:r>
          <w:r>
            <w:rPr>
              <w:noProof/>
            </w:rPr>
            <w:instrText>HYPERLINK \l "_Toc242774831"</w:instrText>
          </w:r>
          <w:r>
            <w:rPr>
              <w:noProof/>
            </w:rPr>
          </w:r>
          <w:r>
            <w:rPr>
              <w:noProof/>
            </w:rPr>
            <w:fldChar w:fldCharType="separate"/>
          </w:r>
          <w:r w:rsidRPr="006A25F0">
            <w:rPr>
              <w:rStyle w:val="aa"/>
              <w:noProof/>
            </w:rPr>
            <w:t>3.3.3. 내부 자극 장치 실행 모듈</w:t>
          </w:r>
          <w:r>
            <w:rPr>
              <w:noProof/>
              <w:webHidden/>
            </w:rPr>
            <w:tab/>
          </w:r>
          <w:r>
            <w:rPr>
              <w:noProof/>
              <w:webHidden/>
            </w:rPr>
            <w:fldChar w:fldCharType="begin"/>
          </w:r>
          <w:r>
            <w:rPr>
              <w:noProof/>
              <w:webHidden/>
            </w:rPr>
            <w:instrText xml:space="preserve"> PAGEREF _Toc242774831 \h </w:instrText>
          </w:r>
          <w:r>
            <w:rPr>
              <w:noProof/>
              <w:webHidden/>
            </w:rPr>
          </w:r>
          <w:r>
            <w:rPr>
              <w:noProof/>
              <w:webHidden/>
            </w:rPr>
            <w:fldChar w:fldCharType="separate"/>
          </w:r>
          <w:r w:rsidR="00484E2D">
            <w:rPr>
              <w:noProof/>
              <w:webHidden/>
            </w:rPr>
            <w:t>8</w:t>
          </w:r>
          <w:r>
            <w:rPr>
              <w:noProof/>
              <w:webHidden/>
            </w:rPr>
            <w:fldChar w:fldCharType="end"/>
          </w:r>
          <w:r>
            <w:rPr>
              <w:noProof/>
            </w:rPr>
            <w:fldChar w:fldCharType="end"/>
          </w:r>
        </w:p>
        <w:p w14:paraId="063FD403" w14:textId="7BE2AA90"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80" w:author="김은수" w:date="2026-10-13T00:30:00Z">
              <w:pPr>
                <w:pStyle w:val="30"/>
                <w:tabs>
                  <w:tab w:val="right" w:leader="dot" w:pos="9628"/>
                </w:tabs>
                <w:ind w:left="800"/>
              </w:pPr>
            </w:pPrChange>
          </w:pPr>
          <w:r>
            <w:rPr>
              <w:noProof/>
            </w:rPr>
            <w:fldChar w:fldCharType="begin"/>
          </w:r>
          <w:r>
            <w:rPr>
              <w:noProof/>
            </w:rPr>
            <w:instrText>HYPERLINK \l "_Toc242774833"</w:instrText>
          </w:r>
          <w:r>
            <w:rPr>
              <w:noProof/>
            </w:rPr>
          </w:r>
          <w:r>
            <w:rPr>
              <w:noProof/>
            </w:rPr>
            <w:fldChar w:fldCharType="separate"/>
          </w:r>
          <w:r w:rsidRPr="006A25F0">
            <w:rPr>
              <w:rStyle w:val="aa"/>
              <w:noProof/>
            </w:rPr>
            <w:t>3.3.4. 블루투스 통신 모듈</w:t>
          </w:r>
          <w:r>
            <w:rPr>
              <w:noProof/>
              <w:webHidden/>
            </w:rPr>
            <w:tab/>
          </w:r>
          <w:r>
            <w:rPr>
              <w:noProof/>
              <w:webHidden/>
            </w:rPr>
            <w:fldChar w:fldCharType="begin"/>
          </w:r>
          <w:r>
            <w:rPr>
              <w:noProof/>
              <w:webHidden/>
            </w:rPr>
            <w:instrText xml:space="preserve"> PAGEREF _Toc242774833 \h </w:instrText>
          </w:r>
          <w:r>
            <w:rPr>
              <w:noProof/>
              <w:webHidden/>
            </w:rPr>
          </w:r>
          <w:r>
            <w:rPr>
              <w:noProof/>
              <w:webHidden/>
            </w:rPr>
            <w:fldChar w:fldCharType="separate"/>
          </w:r>
          <w:r w:rsidR="00484E2D">
            <w:rPr>
              <w:noProof/>
              <w:webHidden/>
            </w:rPr>
            <w:t>8</w:t>
          </w:r>
          <w:r>
            <w:rPr>
              <w:noProof/>
              <w:webHidden/>
            </w:rPr>
            <w:fldChar w:fldCharType="end"/>
          </w:r>
          <w:r>
            <w:rPr>
              <w:noProof/>
            </w:rPr>
            <w:fldChar w:fldCharType="end"/>
          </w:r>
        </w:p>
        <w:p w14:paraId="59B53521" w14:textId="093EED6E" w:rsidR="00AF7622" w:rsidRDefault="00AF7622">
          <w:pPr>
            <w:pStyle w:val="20"/>
            <w:spacing w:line="240" w:lineRule="auto"/>
            <w:ind w:left="200" w:right="200"/>
            <w:rPr>
              <w:rFonts w:asciiTheme="minorHAnsi" w:eastAsiaTheme="minorEastAsia" w:hAnsiTheme="minorHAnsi"/>
              <w:noProof/>
              <w:sz w:val="22"/>
              <w:szCs w:val="24"/>
              <w14:ligatures w14:val="standardContextual"/>
            </w:rPr>
            <w:pPrChange w:id="81" w:author="김은수" w:date="2026-10-13T00:30:00Z">
              <w:pPr>
                <w:pStyle w:val="20"/>
                <w:ind w:left="200" w:right="200"/>
              </w:pPr>
            </w:pPrChange>
          </w:pPr>
          <w:r>
            <w:rPr>
              <w:noProof/>
            </w:rPr>
            <w:fldChar w:fldCharType="begin"/>
          </w:r>
          <w:r>
            <w:rPr>
              <w:noProof/>
            </w:rPr>
            <w:instrText>HYPERLINK \l "_Toc242774835"</w:instrText>
          </w:r>
          <w:r>
            <w:rPr>
              <w:noProof/>
            </w:rPr>
          </w:r>
          <w:r>
            <w:rPr>
              <w:noProof/>
            </w:rPr>
            <w:fldChar w:fldCharType="separate"/>
          </w:r>
          <w:r w:rsidRPr="006A25F0">
            <w:rPr>
              <w:rStyle w:val="aa"/>
              <w:noProof/>
            </w:rPr>
            <w:t>3.4. QCC용 소프트웨어 아키텍쳐</w:t>
          </w:r>
          <w:r>
            <w:rPr>
              <w:noProof/>
              <w:webHidden/>
            </w:rPr>
            <w:tab/>
          </w:r>
          <w:r>
            <w:rPr>
              <w:noProof/>
              <w:webHidden/>
            </w:rPr>
            <w:fldChar w:fldCharType="begin"/>
          </w:r>
          <w:r>
            <w:rPr>
              <w:noProof/>
              <w:webHidden/>
            </w:rPr>
            <w:instrText xml:space="preserve"> PAGEREF _Toc242774835 \h </w:instrText>
          </w:r>
          <w:r>
            <w:rPr>
              <w:noProof/>
              <w:webHidden/>
            </w:rPr>
          </w:r>
          <w:r>
            <w:rPr>
              <w:noProof/>
              <w:webHidden/>
            </w:rPr>
            <w:fldChar w:fldCharType="separate"/>
          </w:r>
          <w:r w:rsidR="00484E2D">
            <w:rPr>
              <w:noProof/>
              <w:webHidden/>
            </w:rPr>
            <w:t>8</w:t>
          </w:r>
          <w:r>
            <w:rPr>
              <w:noProof/>
              <w:webHidden/>
            </w:rPr>
            <w:fldChar w:fldCharType="end"/>
          </w:r>
          <w:r>
            <w:rPr>
              <w:noProof/>
            </w:rPr>
            <w:fldChar w:fldCharType="end"/>
          </w:r>
        </w:p>
        <w:p w14:paraId="17C41C1E" w14:textId="5551D401"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82" w:author="김은수" w:date="2026-10-13T00:30:00Z">
              <w:pPr>
                <w:pStyle w:val="30"/>
                <w:tabs>
                  <w:tab w:val="right" w:leader="dot" w:pos="9628"/>
                </w:tabs>
                <w:ind w:left="800"/>
              </w:pPr>
            </w:pPrChange>
          </w:pPr>
          <w:r>
            <w:rPr>
              <w:noProof/>
            </w:rPr>
            <w:fldChar w:fldCharType="begin"/>
          </w:r>
          <w:r>
            <w:rPr>
              <w:noProof/>
            </w:rPr>
            <w:instrText>HYPERLINK \l "_Toc242774838"</w:instrText>
          </w:r>
          <w:r>
            <w:rPr>
              <w:noProof/>
            </w:rPr>
          </w:r>
          <w:r>
            <w:rPr>
              <w:noProof/>
            </w:rPr>
            <w:fldChar w:fldCharType="separate"/>
          </w:r>
          <w:r w:rsidRPr="006A25F0">
            <w:rPr>
              <w:rStyle w:val="aa"/>
              <w:noProof/>
            </w:rPr>
            <w:t>3.4.1. E8300 연계</w:t>
          </w:r>
          <w:r>
            <w:rPr>
              <w:noProof/>
              <w:webHidden/>
            </w:rPr>
            <w:tab/>
          </w:r>
          <w:r>
            <w:rPr>
              <w:noProof/>
              <w:webHidden/>
            </w:rPr>
            <w:fldChar w:fldCharType="begin"/>
          </w:r>
          <w:r>
            <w:rPr>
              <w:noProof/>
              <w:webHidden/>
            </w:rPr>
            <w:instrText xml:space="preserve"> PAGEREF _Toc242774838 \h </w:instrText>
          </w:r>
          <w:r>
            <w:rPr>
              <w:noProof/>
              <w:webHidden/>
            </w:rPr>
          </w:r>
          <w:r>
            <w:rPr>
              <w:noProof/>
              <w:webHidden/>
            </w:rPr>
            <w:fldChar w:fldCharType="separate"/>
          </w:r>
          <w:r w:rsidR="00484E2D">
            <w:rPr>
              <w:noProof/>
              <w:webHidden/>
            </w:rPr>
            <w:t>9</w:t>
          </w:r>
          <w:r>
            <w:rPr>
              <w:noProof/>
              <w:webHidden/>
            </w:rPr>
            <w:fldChar w:fldCharType="end"/>
          </w:r>
          <w:r>
            <w:rPr>
              <w:noProof/>
            </w:rPr>
            <w:fldChar w:fldCharType="end"/>
          </w:r>
        </w:p>
        <w:p w14:paraId="5977584E" w14:textId="6FEFEC4B"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83" w:author="김은수" w:date="2026-10-13T00:30:00Z">
              <w:pPr>
                <w:pStyle w:val="30"/>
                <w:tabs>
                  <w:tab w:val="right" w:leader="dot" w:pos="9628"/>
                </w:tabs>
                <w:ind w:left="800"/>
              </w:pPr>
            </w:pPrChange>
          </w:pPr>
          <w:r>
            <w:rPr>
              <w:noProof/>
            </w:rPr>
            <w:fldChar w:fldCharType="begin"/>
          </w:r>
          <w:r>
            <w:rPr>
              <w:noProof/>
            </w:rPr>
            <w:instrText>HYPERLINK \l "_Toc242774839"</w:instrText>
          </w:r>
          <w:r>
            <w:rPr>
              <w:noProof/>
            </w:rPr>
          </w:r>
          <w:r>
            <w:rPr>
              <w:noProof/>
            </w:rPr>
            <w:fldChar w:fldCharType="separate"/>
          </w:r>
          <w:r w:rsidRPr="006A25F0">
            <w:rPr>
              <w:rStyle w:val="aa"/>
              <w:noProof/>
            </w:rPr>
            <w:t>3.4.2. 블루투스 통신 연계</w:t>
          </w:r>
          <w:r>
            <w:rPr>
              <w:noProof/>
              <w:webHidden/>
            </w:rPr>
            <w:tab/>
          </w:r>
          <w:r>
            <w:rPr>
              <w:noProof/>
              <w:webHidden/>
            </w:rPr>
            <w:fldChar w:fldCharType="begin"/>
          </w:r>
          <w:r>
            <w:rPr>
              <w:noProof/>
              <w:webHidden/>
            </w:rPr>
            <w:instrText xml:space="preserve"> PAGEREF _Toc242774839 \h </w:instrText>
          </w:r>
          <w:r>
            <w:rPr>
              <w:noProof/>
              <w:webHidden/>
            </w:rPr>
          </w:r>
          <w:r>
            <w:rPr>
              <w:noProof/>
              <w:webHidden/>
            </w:rPr>
            <w:fldChar w:fldCharType="separate"/>
          </w:r>
          <w:r w:rsidR="00484E2D">
            <w:rPr>
              <w:noProof/>
              <w:webHidden/>
            </w:rPr>
            <w:t>9</w:t>
          </w:r>
          <w:r>
            <w:rPr>
              <w:noProof/>
              <w:webHidden/>
            </w:rPr>
            <w:fldChar w:fldCharType="end"/>
          </w:r>
          <w:r>
            <w:rPr>
              <w:noProof/>
            </w:rPr>
            <w:fldChar w:fldCharType="end"/>
          </w:r>
        </w:p>
        <w:p w14:paraId="52838505" w14:textId="21634776"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84" w:author="김은수" w:date="2026-10-13T00:30:00Z">
              <w:pPr>
                <w:pStyle w:val="30"/>
                <w:tabs>
                  <w:tab w:val="right" w:leader="dot" w:pos="9628"/>
                </w:tabs>
                <w:ind w:left="800"/>
              </w:pPr>
            </w:pPrChange>
          </w:pPr>
          <w:r>
            <w:rPr>
              <w:noProof/>
            </w:rPr>
            <w:fldChar w:fldCharType="begin"/>
          </w:r>
          <w:r>
            <w:rPr>
              <w:noProof/>
            </w:rPr>
            <w:instrText>HYPERLINK \l "_Toc242774841"</w:instrText>
          </w:r>
          <w:r>
            <w:rPr>
              <w:noProof/>
            </w:rPr>
          </w:r>
          <w:r>
            <w:rPr>
              <w:noProof/>
            </w:rPr>
            <w:fldChar w:fldCharType="separate"/>
          </w:r>
          <w:del w:id="85" w:author="김은수" w:date="2026-10-13T07:39:00Z">
            <w:r w:rsidRPr="006A25F0">
              <w:rPr>
                <w:rStyle w:val="aa"/>
                <w:noProof/>
              </w:rPr>
              <w:delText>3.4.3. SI-ID-QCC-001 시스템 관리 모듈</w:delText>
            </w:r>
          </w:del>
          <w:ins w:id="86" w:author="김은수" w:date="2026-10-13T07:39:00Z">
            <w:r w:rsidRPr="006A25F0">
              <w:rPr>
                <w:rStyle w:val="aa"/>
                <w:noProof/>
              </w:rPr>
              <w:t>3.4.3. 시스템 관리 모듈</w:t>
            </w:r>
          </w:ins>
          <w:r>
            <w:rPr>
              <w:noProof/>
              <w:webHidden/>
            </w:rPr>
            <w:tab/>
          </w:r>
          <w:r>
            <w:rPr>
              <w:noProof/>
              <w:webHidden/>
            </w:rPr>
            <w:fldChar w:fldCharType="begin"/>
          </w:r>
          <w:r>
            <w:rPr>
              <w:noProof/>
              <w:webHidden/>
            </w:rPr>
            <w:instrText xml:space="preserve"> PAGEREF _Toc242774841 \h </w:instrText>
          </w:r>
          <w:r>
            <w:rPr>
              <w:noProof/>
              <w:webHidden/>
            </w:rPr>
          </w:r>
          <w:r>
            <w:rPr>
              <w:noProof/>
              <w:webHidden/>
            </w:rPr>
            <w:fldChar w:fldCharType="separate"/>
          </w:r>
          <w:r w:rsidR="00484E2D">
            <w:rPr>
              <w:noProof/>
              <w:webHidden/>
            </w:rPr>
            <w:t>10</w:t>
          </w:r>
          <w:r>
            <w:rPr>
              <w:noProof/>
              <w:webHidden/>
            </w:rPr>
            <w:fldChar w:fldCharType="end"/>
          </w:r>
          <w:r>
            <w:rPr>
              <w:noProof/>
            </w:rPr>
            <w:fldChar w:fldCharType="end"/>
          </w:r>
        </w:p>
        <w:p w14:paraId="1A93051C" w14:textId="72DC7CD6"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87" w:author="김은수" w:date="2026-10-13T00:30:00Z">
              <w:pPr>
                <w:pStyle w:val="30"/>
                <w:tabs>
                  <w:tab w:val="right" w:leader="dot" w:pos="9628"/>
                </w:tabs>
                <w:ind w:left="800"/>
              </w:pPr>
            </w:pPrChange>
          </w:pPr>
          <w:r>
            <w:rPr>
              <w:noProof/>
            </w:rPr>
            <w:fldChar w:fldCharType="begin"/>
          </w:r>
          <w:r>
            <w:rPr>
              <w:noProof/>
            </w:rPr>
            <w:instrText>HYPERLINK \l "_Toc242774842"</w:instrText>
          </w:r>
          <w:r>
            <w:rPr>
              <w:noProof/>
            </w:rPr>
          </w:r>
          <w:r>
            <w:rPr>
              <w:noProof/>
            </w:rPr>
            <w:fldChar w:fldCharType="separate"/>
          </w:r>
          <w:del w:id="88" w:author="김은수" w:date="2026-10-13T07:39:00Z">
            <w:r w:rsidRPr="006A25F0">
              <w:rPr>
                <w:rStyle w:val="aa"/>
                <w:noProof/>
              </w:rPr>
              <w:delText>3.4.4. SI-ID-QCC-002 HW 인터페이스 모듈</w:delText>
            </w:r>
          </w:del>
          <w:ins w:id="89" w:author="김은수" w:date="2026-10-13T07:39:00Z">
            <w:r w:rsidRPr="006A25F0">
              <w:rPr>
                <w:rStyle w:val="aa"/>
                <w:noProof/>
              </w:rPr>
              <w:t>3.4.4. HW 인터페이스 모듈</w:t>
            </w:r>
          </w:ins>
          <w:r>
            <w:rPr>
              <w:noProof/>
              <w:webHidden/>
            </w:rPr>
            <w:tab/>
          </w:r>
          <w:r>
            <w:rPr>
              <w:noProof/>
              <w:webHidden/>
            </w:rPr>
            <w:fldChar w:fldCharType="begin"/>
          </w:r>
          <w:r>
            <w:rPr>
              <w:noProof/>
              <w:webHidden/>
            </w:rPr>
            <w:instrText xml:space="preserve"> PAGEREF _Toc242774842 \h </w:instrText>
          </w:r>
          <w:r>
            <w:rPr>
              <w:noProof/>
              <w:webHidden/>
            </w:rPr>
          </w:r>
          <w:r>
            <w:rPr>
              <w:noProof/>
              <w:webHidden/>
            </w:rPr>
            <w:fldChar w:fldCharType="separate"/>
          </w:r>
          <w:r w:rsidR="00484E2D">
            <w:rPr>
              <w:noProof/>
              <w:webHidden/>
            </w:rPr>
            <w:t>10</w:t>
          </w:r>
          <w:r>
            <w:rPr>
              <w:noProof/>
              <w:webHidden/>
            </w:rPr>
            <w:fldChar w:fldCharType="end"/>
          </w:r>
          <w:r>
            <w:rPr>
              <w:noProof/>
            </w:rPr>
            <w:fldChar w:fldCharType="end"/>
          </w:r>
        </w:p>
        <w:p w14:paraId="1537B30E" w14:textId="24B16AD2"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90" w:author="김은수" w:date="2026-10-13T00:30:00Z">
              <w:pPr>
                <w:pStyle w:val="30"/>
                <w:tabs>
                  <w:tab w:val="right" w:leader="dot" w:pos="9628"/>
                </w:tabs>
                <w:ind w:left="800"/>
              </w:pPr>
            </w:pPrChange>
          </w:pPr>
          <w:r>
            <w:rPr>
              <w:noProof/>
            </w:rPr>
            <w:fldChar w:fldCharType="begin"/>
          </w:r>
          <w:r>
            <w:rPr>
              <w:noProof/>
            </w:rPr>
            <w:instrText>HYPERLINK \l "_Toc242774843"</w:instrText>
          </w:r>
          <w:r>
            <w:rPr>
              <w:noProof/>
            </w:rPr>
          </w:r>
          <w:r>
            <w:rPr>
              <w:noProof/>
            </w:rPr>
            <w:fldChar w:fldCharType="separate"/>
          </w:r>
          <w:del w:id="91" w:author="김은수" w:date="2026-10-13T07:39:00Z">
            <w:r w:rsidRPr="006A25F0">
              <w:rPr>
                <w:rStyle w:val="aa"/>
                <w:noProof/>
              </w:rPr>
              <w:delText>3.4.5. SI-ID-QCC-003 블루투스 모듈</w:delText>
            </w:r>
          </w:del>
          <w:ins w:id="92" w:author="김은수" w:date="2026-10-13T07:39:00Z">
            <w:r w:rsidRPr="006A25F0">
              <w:rPr>
                <w:rStyle w:val="aa"/>
                <w:noProof/>
              </w:rPr>
              <w:t>3.4.5. 블루투스 모듈</w:t>
            </w:r>
          </w:ins>
          <w:r>
            <w:rPr>
              <w:noProof/>
              <w:webHidden/>
            </w:rPr>
            <w:tab/>
          </w:r>
          <w:r>
            <w:rPr>
              <w:noProof/>
              <w:webHidden/>
            </w:rPr>
            <w:fldChar w:fldCharType="begin"/>
          </w:r>
          <w:r>
            <w:rPr>
              <w:noProof/>
              <w:webHidden/>
            </w:rPr>
            <w:instrText xml:space="preserve"> PAGEREF _Toc242774843 \h </w:instrText>
          </w:r>
          <w:r>
            <w:rPr>
              <w:noProof/>
              <w:webHidden/>
            </w:rPr>
          </w:r>
          <w:r>
            <w:rPr>
              <w:noProof/>
              <w:webHidden/>
            </w:rPr>
            <w:fldChar w:fldCharType="separate"/>
          </w:r>
          <w:r w:rsidR="00484E2D">
            <w:rPr>
              <w:noProof/>
              <w:webHidden/>
            </w:rPr>
            <w:t>11</w:t>
          </w:r>
          <w:r>
            <w:rPr>
              <w:noProof/>
              <w:webHidden/>
            </w:rPr>
            <w:fldChar w:fldCharType="end"/>
          </w:r>
          <w:r>
            <w:rPr>
              <w:noProof/>
            </w:rPr>
            <w:fldChar w:fldCharType="end"/>
          </w:r>
        </w:p>
        <w:p w14:paraId="14DCD630" w14:textId="6AAFD828"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93" w:author="김은수" w:date="2026-10-13T00:30:00Z">
              <w:pPr>
                <w:pStyle w:val="30"/>
                <w:tabs>
                  <w:tab w:val="right" w:leader="dot" w:pos="9628"/>
                </w:tabs>
                <w:ind w:left="800"/>
              </w:pPr>
            </w:pPrChange>
          </w:pPr>
          <w:r>
            <w:rPr>
              <w:noProof/>
            </w:rPr>
            <w:fldChar w:fldCharType="begin"/>
          </w:r>
          <w:r>
            <w:rPr>
              <w:noProof/>
            </w:rPr>
            <w:instrText>HYPERLINK \l "_Toc242774844"</w:instrText>
          </w:r>
          <w:r>
            <w:rPr>
              <w:noProof/>
            </w:rPr>
          </w:r>
          <w:r>
            <w:rPr>
              <w:noProof/>
            </w:rPr>
            <w:fldChar w:fldCharType="separate"/>
          </w:r>
          <w:del w:id="94" w:author="김은수" w:date="2026-10-13T07:39:00Z">
            <w:r w:rsidRPr="006A25F0">
              <w:rPr>
                <w:rStyle w:val="aa"/>
                <w:noProof/>
              </w:rPr>
              <w:delText>3.4.6. SI-ID-QCC-004 보안 모듈</w:delText>
            </w:r>
          </w:del>
          <w:ins w:id="95" w:author="김은수" w:date="2026-10-13T07:39:00Z">
            <w:r w:rsidRPr="006A25F0">
              <w:rPr>
                <w:rStyle w:val="aa"/>
                <w:noProof/>
              </w:rPr>
              <w:t>3.4.6. 보안 모듈</w:t>
            </w:r>
          </w:ins>
          <w:r>
            <w:rPr>
              <w:noProof/>
              <w:webHidden/>
            </w:rPr>
            <w:tab/>
          </w:r>
          <w:r>
            <w:rPr>
              <w:noProof/>
              <w:webHidden/>
            </w:rPr>
            <w:fldChar w:fldCharType="begin"/>
          </w:r>
          <w:r>
            <w:rPr>
              <w:noProof/>
              <w:webHidden/>
            </w:rPr>
            <w:instrText xml:space="preserve"> PAGEREF _Toc242774844 \h </w:instrText>
          </w:r>
          <w:r>
            <w:rPr>
              <w:noProof/>
              <w:webHidden/>
            </w:rPr>
          </w:r>
          <w:r>
            <w:rPr>
              <w:noProof/>
              <w:webHidden/>
            </w:rPr>
            <w:fldChar w:fldCharType="separate"/>
          </w:r>
          <w:r w:rsidR="00484E2D">
            <w:rPr>
              <w:noProof/>
              <w:webHidden/>
            </w:rPr>
            <w:t>12</w:t>
          </w:r>
          <w:r>
            <w:rPr>
              <w:noProof/>
              <w:webHidden/>
            </w:rPr>
            <w:fldChar w:fldCharType="end"/>
          </w:r>
          <w:r>
            <w:rPr>
              <w:noProof/>
            </w:rPr>
            <w:fldChar w:fldCharType="end"/>
          </w:r>
        </w:p>
        <w:p w14:paraId="7711A874" w14:textId="7D1BAC34" w:rsidR="00AF7622" w:rsidRDefault="00AF7622">
          <w:pPr>
            <w:pStyle w:val="20"/>
            <w:spacing w:line="240" w:lineRule="auto"/>
            <w:ind w:left="200" w:right="200"/>
            <w:rPr>
              <w:rFonts w:asciiTheme="minorHAnsi" w:eastAsiaTheme="minorEastAsia" w:hAnsiTheme="minorHAnsi"/>
              <w:noProof/>
              <w:sz w:val="22"/>
              <w:szCs w:val="24"/>
              <w14:ligatures w14:val="standardContextual"/>
            </w:rPr>
            <w:pPrChange w:id="96" w:author="김은수" w:date="2026-10-13T00:30:00Z">
              <w:pPr>
                <w:pStyle w:val="20"/>
                <w:ind w:left="200" w:right="200"/>
              </w:pPr>
            </w:pPrChange>
          </w:pPr>
          <w:r>
            <w:rPr>
              <w:noProof/>
            </w:rPr>
            <w:fldChar w:fldCharType="begin"/>
          </w:r>
          <w:r>
            <w:rPr>
              <w:noProof/>
            </w:rPr>
            <w:instrText>HYPERLINK \l "_Toc242774846"</w:instrText>
          </w:r>
          <w:r>
            <w:rPr>
              <w:noProof/>
            </w:rPr>
          </w:r>
          <w:r>
            <w:rPr>
              <w:noProof/>
            </w:rPr>
            <w:fldChar w:fldCharType="separate"/>
          </w:r>
          <w:r w:rsidRPr="006A25F0">
            <w:rPr>
              <w:rStyle w:val="aa"/>
              <w:noProof/>
            </w:rPr>
            <w:t>3.5. 부트로더 소프트웨어 아키텍쳐</w:t>
          </w:r>
          <w:r>
            <w:rPr>
              <w:noProof/>
              <w:webHidden/>
            </w:rPr>
            <w:tab/>
          </w:r>
          <w:r>
            <w:rPr>
              <w:noProof/>
              <w:webHidden/>
            </w:rPr>
            <w:fldChar w:fldCharType="begin"/>
          </w:r>
          <w:r>
            <w:rPr>
              <w:noProof/>
              <w:webHidden/>
            </w:rPr>
            <w:instrText xml:space="preserve"> PAGEREF _Toc242774846 \h </w:instrText>
          </w:r>
          <w:r>
            <w:rPr>
              <w:noProof/>
              <w:webHidden/>
            </w:rPr>
          </w:r>
          <w:r>
            <w:rPr>
              <w:noProof/>
              <w:webHidden/>
            </w:rPr>
            <w:fldChar w:fldCharType="separate"/>
          </w:r>
          <w:r w:rsidR="00484E2D">
            <w:rPr>
              <w:noProof/>
              <w:webHidden/>
            </w:rPr>
            <w:t>14</w:t>
          </w:r>
          <w:r>
            <w:rPr>
              <w:noProof/>
              <w:webHidden/>
            </w:rPr>
            <w:fldChar w:fldCharType="end"/>
          </w:r>
          <w:r>
            <w:rPr>
              <w:noProof/>
            </w:rPr>
            <w:fldChar w:fldCharType="end"/>
          </w:r>
        </w:p>
        <w:p w14:paraId="7B78731B" w14:textId="04CC7197"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97" w:author="김은수" w:date="2026-10-13T00:30:00Z">
              <w:pPr>
                <w:pStyle w:val="30"/>
                <w:tabs>
                  <w:tab w:val="right" w:leader="dot" w:pos="9628"/>
                </w:tabs>
                <w:ind w:left="800"/>
              </w:pPr>
            </w:pPrChange>
          </w:pPr>
          <w:r>
            <w:rPr>
              <w:noProof/>
            </w:rPr>
            <w:fldChar w:fldCharType="begin"/>
          </w:r>
          <w:r>
            <w:rPr>
              <w:noProof/>
            </w:rPr>
            <w:instrText>HYPERLINK \l "_Toc242774847"</w:instrText>
          </w:r>
          <w:r>
            <w:rPr>
              <w:noProof/>
            </w:rPr>
          </w:r>
          <w:r>
            <w:rPr>
              <w:noProof/>
            </w:rPr>
            <w:fldChar w:fldCharType="separate"/>
          </w:r>
          <w:r w:rsidRPr="006A25F0">
            <w:rPr>
              <w:rStyle w:val="aa"/>
              <w:noProof/>
            </w:rPr>
            <w:t>3.5.1. 부트 제어 및 이미지 적재 모듈</w:t>
          </w:r>
          <w:r>
            <w:rPr>
              <w:noProof/>
              <w:webHidden/>
            </w:rPr>
            <w:tab/>
          </w:r>
          <w:r>
            <w:rPr>
              <w:noProof/>
              <w:webHidden/>
            </w:rPr>
            <w:fldChar w:fldCharType="begin"/>
          </w:r>
          <w:r>
            <w:rPr>
              <w:noProof/>
              <w:webHidden/>
            </w:rPr>
            <w:instrText xml:space="preserve"> PAGEREF _Toc242774847 \h </w:instrText>
          </w:r>
          <w:r>
            <w:rPr>
              <w:noProof/>
              <w:webHidden/>
            </w:rPr>
          </w:r>
          <w:r>
            <w:rPr>
              <w:noProof/>
              <w:webHidden/>
            </w:rPr>
            <w:fldChar w:fldCharType="separate"/>
          </w:r>
          <w:r w:rsidR="00484E2D">
            <w:rPr>
              <w:noProof/>
              <w:webHidden/>
            </w:rPr>
            <w:t>14</w:t>
          </w:r>
          <w:r>
            <w:rPr>
              <w:noProof/>
              <w:webHidden/>
            </w:rPr>
            <w:fldChar w:fldCharType="end"/>
          </w:r>
          <w:r>
            <w:rPr>
              <w:noProof/>
            </w:rPr>
            <w:fldChar w:fldCharType="end"/>
          </w:r>
        </w:p>
        <w:p w14:paraId="56E4D482" w14:textId="380B2F0B" w:rsidR="00AF7622" w:rsidRDefault="00AF7622">
          <w:pPr>
            <w:pStyle w:val="30"/>
            <w:tabs>
              <w:tab w:val="right" w:leader="dot" w:pos="9628"/>
            </w:tabs>
            <w:spacing w:line="240" w:lineRule="auto"/>
            <w:ind w:left="800"/>
            <w:rPr>
              <w:rFonts w:asciiTheme="minorHAnsi" w:eastAsiaTheme="minorEastAsia" w:hAnsiTheme="minorHAnsi"/>
              <w:noProof/>
              <w:sz w:val="22"/>
              <w:szCs w:val="24"/>
              <w14:ligatures w14:val="standardContextual"/>
            </w:rPr>
            <w:pPrChange w:id="98" w:author="김은수" w:date="2026-10-13T00:30:00Z">
              <w:pPr>
                <w:pStyle w:val="30"/>
                <w:tabs>
                  <w:tab w:val="right" w:leader="dot" w:pos="9628"/>
                </w:tabs>
                <w:ind w:left="800"/>
              </w:pPr>
            </w:pPrChange>
          </w:pPr>
          <w:r>
            <w:rPr>
              <w:noProof/>
            </w:rPr>
            <w:fldChar w:fldCharType="begin"/>
          </w:r>
          <w:r>
            <w:rPr>
              <w:noProof/>
            </w:rPr>
            <w:instrText>HYPERLINK \l "_Toc242774848"</w:instrText>
          </w:r>
          <w:r>
            <w:rPr>
              <w:noProof/>
            </w:rPr>
          </w:r>
          <w:r>
            <w:rPr>
              <w:noProof/>
            </w:rPr>
            <w:fldChar w:fldCharType="separate"/>
          </w:r>
          <w:r w:rsidRPr="006A25F0">
            <w:rPr>
              <w:rStyle w:val="aa"/>
              <w:noProof/>
            </w:rPr>
            <w:t>3.5.2. 무선 갱신 모듈</w:t>
          </w:r>
          <w:r>
            <w:rPr>
              <w:noProof/>
              <w:webHidden/>
            </w:rPr>
            <w:tab/>
          </w:r>
          <w:r>
            <w:rPr>
              <w:noProof/>
              <w:webHidden/>
            </w:rPr>
            <w:fldChar w:fldCharType="begin"/>
          </w:r>
          <w:r>
            <w:rPr>
              <w:noProof/>
              <w:webHidden/>
            </w:rPr>
            <w:instrText xml:space="preserve"> PAGEREF _Toc242774848 \h </w:instrText>
          </w:r>
          <w:r>
            <w:rPr>
              <w:noProof/>
              <w:webHidden/>
            </w:rPr>
          </w:r>
          <w:r>
            <w:rPr>
              <w:noProof/>
              <w:webHidden/>
            </w:rPr>
            <w:fldChar w:fldCharType="separate"/>
          </w:r>
          <w:r w:rsidR="00484E2D">
            <w:rPr>
              <w:noProof/>
              <w:webHidden/>
            </w:rPr>
            <w:t>14</w:t>
          </w:r>
          <w:r>
            <w:rPr>
              <w:noProof/>
              <w:webHidden/>
            </w:rPr>
            <w:fldChar w:fldCharType="end"/>
          </w:r>
          <w:r>
            <w:rPr>
              <w:noProof/>
            </w:rPr>
            <w:fldChar w:fldCharType="end"/>
          </w:r>
        </w:p>
        <w:p w14:paraId="23B96941" w14:textId="692214C9" w:rsidR="00AF7622" w:rsidRDefault="00AF7622">
          <w:pPr>
            <w:pStyle w:val="12"/>
            <w:spacing w:line="240" w:lineRule="auto"/>
            <w:rPr>
              <w:rFonts w:asciiTheme="minorHAnsi" w:eastAsiaTheme="minorEastAsia" w:hAnsiTheme="minorHAnsi"/>
              <w:noProof/>
              <w:sz w:val="22"/>
              <w:szCs w:val="24"/>
              <w14:ligatures w14:val="standardContextual"/>
            </w:rPr>
            <w:pPrChange w:id="99" w:author="김은수" w:date="2026-10-13T00:30:00Z">
              <w:pPr>
                <w:pStyle w:val="12"/>
              </w:pPr>
            </w:pPrChange>
          </w:pPr>
          <w:r>
            <w:rPr>
              <w:noProof/>
            </w:rPr>
            <w:fldChar w:fldCharType="begin"/>
          </w:r>
          <w:r>
            <w:rPr>
              <w:noProof/>
            </w:rPr>
            <w:instrText>HYPERLINK \l "_Toc242774849"</w:instrText>
          </w:r>
          <w:r>
            <w:rPr>
              <w:noProof/>
            </w:rPr>
          </w:r>
          <w:r>
            <w:rPr>
              <w:noProof/>
            </w:rPr>
            <w:fldChar w:fldCharType="separate"/>
          </w:r>
          <w:r w:rsidRPr="006A25F0">
            <w:rPr>
              <w:rStyle w:val="aa"/>
              <w:noProof/>
            </w:rPr>
            <w:t>4. 소프트웨어 요구사항 추적성</w:t>
          </w:r>
          <w:r>
            <w:rPr>
              <w:noProof/>
              <w:webHidden/>
            </w:rPr>
            <w:tab/>
          </w:r>
          <w:r>
            <w:rPr>
              <w:noProof/>
              <w:webHidden/>
            </w:rPr>
            <w:fldChar w:fldCharType="begin"/>
          </w:r>
          <w:r>
            <w:rPr>
              <w:noProof/>
              <w:webHidden/>
            </w:rPr>
            <w:instrText xml:space="preserve"> PAGEREF _Toc242774849 \h </w:instrText>
          </w:r>
          <w:r>
            <w:rPr>
              <w:noProof/>
              <w:webHidden/>
            </w:rPr>
          </w:r>
          <w:r>
            <w:rPr>
              <w:noProof/>
              <w:webHidden/>
            </w:rPr>
            <w:fldChar w:fldCharType="separate"/>
          </w:r>
          <w:r w:rsidR="00484E2D">
            <w:rPr>
              <w:noProof/>
              <w:webHidden/>
            </w:rPr>
            <w:t>14</w:t>
          </w:r>
          <w:r>
            <w:rPr>
              <w:noProof/>
              <w:webHidden/>
            </w:rPr>
            <w:fldChar w:fldCharType="end"/>
          </w:r>
          <w:r>
            <w:rPr>
              <w:noProof/>
            </w:rPr>
            <w:fldChar w:fldCharType="end"/>
          </w:r>
        </w:p>
        <w:p w14:paraId="1B0796EA" w14:textId="7BC36E38" w:rsidR="00AF7622" w:rsidRDefault="00AF7622">
          <w:pPr>
            <w:pStyle w:val="12"/>
            <w:spacing w:line="240" w:lineRule="auto"/>
            <w:rPr>
              <w:rFonts w:asciiTheme="minorHAnsi" w:eastAsiaTheme="minorEastAsia" w:hAnsiTheme="minorHAnsi"/>
              <w:noProof/>
              <w:sz w:val="22"/>
              <w:szCs w:val="24"/>
              <w14:ligatures w14:val="standardContextual"/>
            </w:rPr>
            <w:pPrChange w:id="100" w:author="김은수" w:date="2026-10-13T00:30:00Z">
              <w:pPr>
                <w:pStyle w:val="12"/>
              </w:pPr>
            </w:pPrChange>
          </w:pPr>
          <w:r>
            <w:rPr>
              <w:noProof/>
            </w:rPr>
            <w:fldChar w:fldCharType="begin"/>
          </w:r>
          <w:r>
            <w:rPr>
              <w:noProof/>
            </w:rPr>
            <w:instrText>HYPERLINK \l "_Toc242774851"</w:instrText>
          </w:r>
          <w:r>
            <w:rPr>
              <w:noProof/>
            </w:rPr>
          </w:r>
          <w:r>
            <w:rPr>
              <w:noProof/>
            </w:rPr>
            <w:fldChar w:fldCharType="separate"/>
          </w:r>
          <w:r w:rsidRPr="006A25F0">
            <w:rPr>
              <w:rStyle w:val="aa"/>
              <w:noProof/>
            </w:rPr>
            <w:t>5. 지원 소프트웨어</w:t>
          </w:r>
          <w:r>
            <w:rPr>
              <w:noProof/>
              <w:webHidden/>
            </w:rPr>
            <w:tab/>
          </w:r>
          <w:r>
            <w:rPr>
              <w:noProof/>
              <w:webHidden/>
            </w:rPr>
            <w:fldChar w:fldCharType="begin"/>
          </w:r>
          <w:r>
            <w:rPr>
              <w:noProof/>
              <w:webHidden/>
            </w:rPr>
            <w:instrText xml:space="preserve"> PAGEREF _Toc242774851 \h </w:instrText>
          </w:r>
          <w:r>
            <w:rPr>
              <w:noProof/>
              <w:webHidden/>
            </w:rPr>
          </w:r>
          <w:r>
            <w:rPr>
              <w:noProof/>
              <w:webHidden/>
            </w:rPr>
            <w:fldChar w:fldCharType="separate"/>
          </w:r>
          <w:r w:rsidR="00484E2D">
            <w:rPr>
              <w:noProof/>
              <w:webHidden/>
            </w:rPr>
            <w:t>54</w:t>
          </w:r>
          <w:r>
            <w:rPr>
              <w:noProof/>
              <w:webHidden/>
            </w:rPr>
            <w:fldChar w:fldCharType="end"/>
          </w:r>
          <w:r>
            <w:rPr>
              <w:noProof/>
            </w:rPr>
            <w:fldChar w:fldCharType="end"/>
          </w:r>
        </w:p>
        <w:p w14:paraId="0D35609C" w14:textId="24A0279B" w:rsidR="00AF7622" w:rsidRDefault="00AF7622">
          <w:pPr>
            <w:pStyle w:val="12"/>
            <w:spacing w:line="240" w:lineRule="auto"/>
            <w:rPr>
              <w:rFonts w:asciiTheme="minorHAnsi" w:eastAsiaTheme="minorEastAsia" w:hAnsiTheme="minorHAnsi"/>
              <w:noProof/>
              <w:sz w:val="22"/>
              <w:szCs w:val="24"/>
              <w14:ligatures w14:val="standardContextual"/>
            </w:rPr>
            <w:pPrChange w:id="101" w:author="김은수" w:date="2026-10-13T00:30:00Z">
              <w:pPr>
                <w:pStyle w:val="12"/>
              </w:pPr>
            </w:pPrChange>
          </w:pPr>
          <w:r>
            <w:rPr>
              <w:noProof/>
            </w:rPr>
            <w:fldChar w:fldCharType="begin"/>
          </w:r>
          <w:r>
            <w:rPr>
              <w:noProof/>
            </w:rPr>
            <w:instrText>HYPERLINK \l "_Toc242774852"</w:instrText>
          </w:r>
          <w:r>
            <w:rPr>
              <w:noProof/>
            </w:rPr>
          </w:r>
          <w:r>
            <w:rPr>
              <w:noProof/>
            </w:rPr>
            <w:fldChar w:fldCharType="separate"/>
          </w:r>
          <w:r w:rsidRPr="006A25F0">
            <w:rPr>
              <w:rStyle w:val="aa"/>
              <w:noProof/>
            </w:rPr>
            <w:t>6. 소프트웨어 아키텍쳐 검증</w:t>
          </w:r>
          <w:r>
            <w:rPr>
              <w:noProof/>
              <w:webHidden/>
            </w:rPr>
            <w:tab/>
          </w:r>
          <w:r>
            <w:rPr>
              <w:noProof/>
              <w:webHidden/>
            </w:rPr>
            <w:fldChar w:fldCharType="begin"/>
          </w:r>
          <w:r>
            <w:rPr>
              <w:noProof/>
              <w:webHidden/>
            </w:rPr>
            <w:instrText xml:space="preserve"> PAGEREF _Toc242774852 \h </w:instrText>
          </w:r>
          <w:r>
            <w:rPr>
              <w:noProof/>
              <w:webHidden/>
            </w:rPr>
          </w:r>
          <w:r>
            <w:rPr>
              <w:noProof/>
              <w:webHidden/>
            </w:rPr>
            <w:fldChar w:fldCharType="separate"/>
          </w:r>
          <w:r w:rsidR="00484E2D">
            <w:rPr>
              <w:noProof/>
              <w:webHidden/>
            </w:rPr>
            <w:t>54</w:t>
          </w:r>
          <w:r>
            <w:rPr>
              <w:noProof/>
              <w:webHidden/>
            </w:rPr>
            <w:fldChar w:fldCharType="end"/>
          </w:r>
          <w:r>
            <w:rPr>
              <w:noProof/>
            </w:rPr>
            <w:fldChar w:fldCharType="end"/>
          </w:r>
        </w:p>
        <w:p w14:paraId="53C7ECBB" w14:textId="77777777" w:rsidR="00850940" w:rsidRDefault="00850940">
          <w:pPr>
            <w:wordWrap/>
            <w:spacing w:after="0" w:line="240" w:lineRule="auto"/>
            <w:rPr>
              <w:b/>
              <w:bCs/>
              <w:lang w:val="ko-KR"/>
            </w:rPr>
          </w:pPr>
          <w:r w:rsidRPr="00C46AA2">
            <w:rPr>
              <w:b/>
              <w:bCs/>
              <w:szCs w:val="20"/>
              <w:lang w:val="ko-KR"/>
            </w:rPr>
            <w:fldChar w:fldCharType="end"/>
          </w:r>
        </w:p>
      </w:sdtContent>
    </w:sdt>
    <w:p w14:paraId="37D19448" w14:textId="77777777" w:rsidR="00850940" w:rsidRDefault="00850940">
      <w:pPr>
        <w:widowControl/>
        <w:wordWrap/>
        <w:autoSpaceDE/>
        <w:autoSpaceDN/>
        <w:spacing w:line="240" w:lineRule="auto"/>
        <w:rPr>
          <w:del w:id="102" w:author="김은수" w:date="2026-10-01T06:57:00Z"/>
          <w:rFonts w:asciiTheme="majorHAnsi" w:eastAsiaTheme="majorEastAsia" w:hAnsiTheme="majorHAnsi" w:cstheme="majorBidi"/>
          <w:sz w:val="28"/>
          <w:szCs w:val="28"/>
        </w:rPr>
      </w:pPr>
      <w:del w:id="103" w:author="김은수" w:date="2026-10-01T06:57:00Z">
        <w:r>
          <w:br w:type="page"/>
        </w:r>
      </w:del>
    </w:p>
    <w:p w14:paraId="7E325988" w14:textId="77777777" w:rsidR="0024589F" w:rsidRDefault="00FE6885">
      <w:pPr>
        <w:pStyle w:val="TDC1"/>
        <w:pageBreakBefore/>
        <w:pPrChange w:id="104" w:author="김은수" w:date="2026-10-01T06:57:00Z">
          <w:pPr>
            <w:pStyle w:val="10"/>
            <w:numPr>
              <w:numId w:val="7"/>
            </w:numPr>
            <w:wordWrap/>
            <w:spacing w:after="0" w:line="240" w:lineRule="auto"/>
            <w:ind w:left="425" w:hanging="425"/>
          </w:pPr>
        </w:pPrChange>
      </w:pPr>
      <w:bookmarkStart w:id="105" w:name="_Toc242774805"/>
      <w:r w:rsidRPr="00C34F72">
        <w:rPr>
          <w:rFonts w:hint="eastAsia"/>
        </w:rPr>
        <w:lastRenderedPageBreak/>
        <w:t>서론</w:t>
      </w:r>
      <w:bookmarkEnd w:id="105"/>
    </w:p>
    <w:p w14:paraId="6CA1AC44" w14:textId="77777777" w:rsidR="0024589F" w:rsidRDefault="0024589F">
      <w:pPr>
        <w:pStyle w:val="TDC2"/>
        <w:pPrChange w:id="106" w:author="김은수" w:date="2026-10-01T06:57:00Z">
          <w:pPr>
            <w:pStyle w:val="2"/>
            <w:numPr>
              <w:ilvl w:val="1"/>
              <w:numId w:val="7"/>
            </w:numPr>
            <w:wordWrap/>
            <w:spacing w:after="0" w:line="240" w:lineRule="auto"/>
            <w:ind w:left="992" w:hanging="567"/>
          </w:pPr>
        </w:pPrChange>
      </w:pPr>
      <w:bookmarkStart w:id="107" w:name="_Toc242774806"/>
      <w:r w:rsidRPr="00C34F72">
        <w:rPr>
          <w:rFonts w:hint="eastAsia"/>
        </w:rPr>
        <w:t>개요</w:t>
      </w:r>
      <w:bookmarkEnd w:id="107"/>
    </w:p>
    <w:p w14:paraId="115AA245" w14:textId="77777777" w:rsidR="0024589F" w:rsidRDefault="00FE6885">
      <w:pPr>
        <w:pStyle w:val="TDC20"/>
        <w:pPrChange w:id="108" w:author="김은수" w:date="2026-10-01T06:57:00Z">
          <w:pPr>
            <w:wordWrap/>
            <w:spacing w:after="0" w:line="240" w:lineRule="auto"/>
            <w:ind w:leftChars="300" w:left="600"/>
          </w:pPr>
        </w:pPrChange>
      </w:pPr>
      <w:r w:rsidRPr="00C34F72">
        <w:rPr>
          <w:rFonts w:hint="eastAsia"/>
        </w:rPr>
        <w:t>본</w:t>
      </w:r>
      <w:r w:rsidRPr="00C34F72">
        <w:t xml:space="preserve"> 문서는 </w:t>
      </w:r>
      <w:r w:rsidR="00F842DD" w:rsidRPr="00C34F72">
        <w:rPr>
          <w:rFonts w:hint="eastAsia"/>
        </w:rPr>
        <w:t>인공달팽이관</w:t>
      </w:r>
      <w:r w:rsidR="00F842DD" w:rsidRPr="00C34F72">
        <w:t xml:space="preserve"> 외부장치 펌웨어를 </w:t>
      </w:r>
      <w:r w:rsidR="00BD1E85" w:rsidRPr="00C34F72">
        <w:rPr>
          <w:rFonts w:hint="eastAsia"/>
        </w:rPr>
        <w:t>개발하기</w:t>
      </w:r>
      <w:r w:rsidR="00BD1E85" w:rsidRPr="00C34F72">
        <w:t xml:space="preserve"> 위한 </w:t>
      </w:r>
      <w:r w:rsidR="009F6245" w:rsidRPr="00C34F72">
        <w:rPr>
          <w:rFonts w:hint="eastAsia"/>
        </w:rPr>
        <w:t>소프트웨어</w:t>
      </w:r>
      <w:r w:rsidR="009F6245" w:rsidRPr="00C34F72">
        <w:t xml:space="preserve"> 아키텍쳐를 설계하고 기술한다.</w:t>
      </w:r>
    </w:p>
    <w:p w14:paraId="5D0FE464" w14:textId="77777777" w:rsidR="00935252" w:rsidRPr="0024589F" w:rsidRDefault="00935252">
      <w:pPr>
        <w:pStyle w:val="TDC20"/>
        <w:spacing w:after="0"/>
        <w:rPr>
          <w:del w:id="109" w:author="김은수" w:date="2026-10-01T06:57:00Z"/>
        </w:rPr>
        <w:pPrChange w:id="110" w:author="김은수" w:date="2026-10-01T06:57:00Z">
          <w:pPr>
            <w:wordWrap/>
            <w:spacing w:after="0" w:line="240" w:lineRule="auto"/>
            <w:ind w:leftChars="300" w:left="600"/>
          </w:pPr>
        </w:pPrChange>
      </w:pPr>
      <w:bookmarkStart w:id="111" w:name="_Toc242733739"/>
      <w:bookmarkStart w:id="112" w:name="_Toc242735750"/>
      <w:bookmarkStart w:id="113" w:name="_Toc242774807"/>
      <w:bookmarkEnd w:id="111"/>
      <w:bookmarkEnd w:id="112"/>
      <w:bookmarkEnd w:id="113"/>
    </w:p>
    <w:p w14:paraId="45B9BA6D" w14:textId="77777777" w:rsidR="0024589F" w:rsidRDefault="0024589F">
      <w:pPr>
        <w:pStyle w:val="TDC2"/>
        <w:pPrChange w:id="114" w:author="김은수" w:date="2026-10-01T06:57:00Z">
          <w:pPr>
            <w:pStyle w:val="2"/>
            <w:numPr>
              <w:ilvl w:val="1"/>
              <w:numId w:val="7"/>
            </w:numPr>
            <w:wordWrap/>
            <w:spacing w:after="0" w:line="240" w:lineRule="auto"/>
            <w:ind w:left="992" w:hanging="567"/>
          </w:pPr>
        </w:pPrChange>
      </w:pPr>
      <w:bookmarkStart w:id="115" w:name="_Toc242774808"/>
      <w:r w:rsidRPr="00C34F72">
        <w:rPr>
          <w:rFonts w:hint="eastAsia"/>
        </w:rPr>
        <w:t>목적</w:t>
      </w:r>
      <w:bookmarkEnd w:id="115"/>
    </w:p>
    <w:p w14:paraId="0131C93C" w14:textId="77777777" w:rsidR="0024589F" w:rsidRDefault="00A21EE5">
      <w:pPr>
        <w:pStyle w:val="TDC20"/>
        <w:pPrChange w:id="116" w:author="김은수" w:date="2026-10-01T06:57:00Z">
          <w:pPr>
            <w:wordWrap/>
            <w:spacing w:after="0" w:line="240" w:lineRule="auto"/>
            <w:ind w:leftChars="300" w:left="600"/>
          </w:pPr>
        </w:pPrChange>
      </w:pPr>
      <w:bookmarkStart w:id="117" w:name="_Hlk135310210"/>
      <w:r w:rsidRPr="00C34F72">
        <w:rPr>
          <w:rFonts w:hint="eastAsia"/>
        </w:rPr>
        <w:t>인공달팽이관</w:t>
      </w:r>
      <w:r w:rsidRPr="00C34F72">
        <w:t xml:space="preserve"> 외부장치 </w:t>
      </w:r>
      <w:r w:rsidR="00BD1E85" w:rsidRPr="00C34F72">
        <w:rPr>
          <w:rFonts w:hint="eastAsia"/>
        </w:rPr>
        <w:t>소프트웨어의</w:t>
      </w:r>
      <w:r w:rsidR="00BD1E85" w:rsidRPr="00C34F72">
        <w:t xml:space="preserve"> 요구사항을</w:t>
      </w:r>
      <w:r w:rsidR="009F6245">
        <w:t xml:space="preserve"> </w:t>
      </w:r>
      <w:r w:rsidR="00F842DD" w:rsidRPr="00C34F72">
        <w:rPr>
          <w:rFonts w:hint="eastAsia"/>
        </w:rPr>
        <w:t>포함한</w:t>
      </w:r>
      <w:r w:rsidR="00F842DD" w:rsidRPr="00C34F72">
        <w:t xml:space="preserve"> </w:t>
      </w:r>
      <w:r w:rsidR="009F6245" w:rsidRPr="00C34F72">
        <w:rPr>
          <w:rFonts w:hint="eastAsia"/>
        </w:rPr>
        <w:t>소프트웨어</w:t>
      </w:r>
      <w:r w:rsidR="00F842DD" w:rsidRPr="00C34F72">
        <w:t xml:space="preserve"> </w:t>
      </w:r>
      <w:r w:rsidR="009F6245" w:rsidRPr="00C34F72">
        <w:rPr>
          <w:rFonts w:hint="eastAsia"/>
        </w:rPr>
        <w:t>아키텍쳐를</w:t>
      </w:r>
      <w:r w:rsidR="009F6245" w:rsidRPr="00C34F72">
        <w:t xml:space="preserve"> 설계함으로써</w:t>
      </w:r>
      <w:r w:rsidR="00F842DD" w:rsidRPr="00C34F72">
        <w:t>,</w:t>
      </w:r>
      <w:r w:rsidR="009F6245" w:rsidRPr="00C34F72">
        <w:t xml:space="preserve"> </w:t>
      </w:r>
      <w:r w:rsidR="00BD1E85" w:rsidRPr="00C34F72">
        <w:rPr>
          <w:rFonts w:hint="eastAsia"/>
        </w:rPr>
        <w:t>소프트웨어</w:t>
      </w:r>
      <w:r w:rsidR="00BD1E85" w:rsidRPr="00C34F72">
        <w:t xml:space="preserve"> 개발 절차에 따라 </w:t>
      </w:r>
      <w:r w:rsidR="00FE6885" w:rsidRPr="00C34F72">
        <w:rPr>
          <w:rFonts w:hint="eastAsia"/>
        </w:rPr>
        <w:t>안전한하고</w:t>
      </w:r>
      <w:r w:rsidR="00FE6885" w:rsidRPr="00C34F72">
        <w:t xml:space="preserve"> 일관성 및 정확성을 보장하는 </w:t>
      </w:r>
      <w:r w:rsidR="00F842DD" w:rsidRPr="00C34F72">
        <w:rPr>
          <w:rFonts w:hint="eastAsia"/>
        </w:rPr>
        <w:t>소프트웨어가</w:t>
      </w:r>
      <w:r w:rsidR="00F842DD" w:rsidRPr="00C34F72">
        <w:t xml:space="preserve"> 개발 되는 </w:t>
      </w:r>
      <w:r w:rsidR="00807766" w:rsidRPr="00C34F72">
        <w:rPr>
          <w:rFonts w:hint="eastAsia"/>
        </w:rPr>
        <w:t>것을</w:t>
      </w:r>
      <w:r w:rsidR="00807766" w:rsidRPr="00C34F72">
        <w:t xml:space="preserve"> 목적으로</w:t>
      </w:r>
      <w:r w:rsidR="00BD1E85" w:rsidRPr="00C34F72">
        <w:t xml:space="preserve"> </w:t>
      </w:r>
      <w:r w:rsidR="00807766" w:rsidRPr="00C34F72">
        <w:rPr>
          <w:rFonts w:hint="eastAsia"/>
        </w:rPr>
        <w:t>한다</w:t>
      </w:r>
      <w:r w:rsidR="00807766" w:rsidRPr="00C34F72">
        <w:t>.</w:t>
      </w:r>
    </w:p>
    <w:p w14:paraId="6E01A9E8" w14:textId="77777777" w:rsidR="00935252" w:rsidRDefault="00935252">
      <w:pPr>
        <w:pStyle w:val="TDC20"/>
        <w:spacing w:after="0"/>
        <w:rPr>
          <w:del w:id="118" w:author="김은수" w:date="2026-10-01T06:57:00Z"/>
        </w:rPr>
        <w:pPrChange w:id="119" w:author="김은수" w:date="2026-10-01T06:57:00Z">
          <w:pPr>
            <w:wordWrap/>
            <w:spacing w:after="0" w:line="240" w:lineRule="auto"/>
            <w:ind w:leftChars="300" w:left="600"/>
          </w:pPr>
        </w:pPrChange>
      </w:pPr>
      <w:bookmarkStart w:id="120" w:name="_Toc242733741"/>
      <w:bookmarkStart w:id="121" w:name="_Toc242735752"/>
      <w:bookmarkStart w:id="122" w:name="_Toc242774809"/>
      <w:bookmarkEnd w:id="117"/>
      <w:bookmarkEnd w:id="120"/>
      <w:bookmarkEnd w:id="121"/>
      <w:bookmarkEnd w:id="122"/>
    </w:p>
    <w:p w14:paraId="50E02271" w14:textId="77777777" w:rsidR="00807766" w:rsidRDefault="00807766">
      <w:pPr>
        <w:pStyle w:val="TDC2"/>
        <w:pPrChange w:id="123" w:author="김은수" w:date="2026-10-01T06:57:00Z">
          <w:pPr>
            <w:pStyle w:val="2"/>
            <w:numPr>
              <w:ilvl w:val="1"/>
              <w:numId w:val="7"/>
            </w:numPr>
            <w:wordWrap/>
            <w:spacing w:after="0" w:line="240" w:lineRule="auto"/>
            <w:ind w:left="992" w:hanging="567"/>
          </w:pPr>
        </w:pPrChange>
      </w:pPr>
      <w:bookmarkStart w:id="124" w:name="_Toc242774810"/>
      <w:r w:rsidRPr="00C34F72">
        <w:rPr>
          <w:rFonts w:hint="eastAsia"/>
        </w:rPr>
        <w:t>대상</w:t>
      </w:r>
      <w:bookmarkEnd w:id="124"/>
    </w:p>
    <w:p w14:paraId="4196237D" w14:textId="77777777" w:rsidR="00807766" w:rsidRDefault="00807766">
      <w:pPr>
        <w:pStyle w:val="TDC20"/>
        <w:pPrChange w:id="125" w:author="김은수" w:date="2026-10-01T06:57:00Z">
          <w:pPr>
            <w:wordWrap/>
            <w:spacing w:after="0" w:line="240" w:lineRule="auto"/>
            <w:ind w:leftChars="300" w:left="600"/>
          </w:pPr>
        </w:pPrChange>
      </w:pPr>
      <w:r w:rsidRPr="00C34F72">
        <w:rPr>
          <w:rFonts w:hint="eastAsia"/>
        </w:rPr>
        <w:t>소프트웨어</w:t>
      </w:r>
      <w:r w:rsidRPr="00C34F72">
        <w:t xml:space="preserve"> 개발 프로젝트에 참여하는 모든 구성원은 이 문서를 참고하도록</w:t>
      </w:r>
      <w:r w:rsidR="00BD1E85" w:rsidRPr="00C34F72">
        <w:t xml:space="preserve"> </w:t>
      </w:r>
      <w:r w:rsidRPr="00C34F72">
        <w:rPr>
          <w:rFonts w:hint="eastAsia"/>
        </w:rPr>
        <w:t>한다</w:t>
      </w:r>
      <w:r w:rsidRPr="00C34F72">
        <w:t>.</w:t>
      </w:r>
    </w:p>
    <w:p w14:paraId="37DC5577" w14:textId="77777777" w:rsidR="00935252" w:rsidRPr="00850940" w:rsidRDefault="00935252">
      <w:pPr>
        <w:pStyle w:val="TDC20"/>
        <w:spacing w:after="0"/>
        <w:rPr>
          <w:del w:id="126" w:author="김은수" w:date="2026-10-01T06:57:00Z"/>
        </w:rPr>
        <w:pPrChange w:id="127" w:author="김은수" w:date="2026-10-01T06:57:00Z">
          <w:pPr>
            <w:wordWrap/>
            <w:spacing w:after="0" w:line="240" w:lineRule="auto"/>
            <w:ind w:leftChars="300" w:left="600"/>
          </w:pPr>
        </w:pPrChange>
      </w:pPr>
      <w:bookmarkStart w:id="128" w:name="_Toc242733743"/>
      <w:bookmarkStart w:id="129" w:name="_Toc242735754"/>
      <w:bookmarkStart w:id="130" w:name="_Toc242774811"/>
      <w:bookmarkEnd w:id="128"/>
      <w:bookmarkEnd w:id="129"/>
      <w:bookmarkEnd w:id="130"/>
    </w:p>
    <w:p w14:paraId="1AC79504" w14:textId="77777777" w:rsidR="0024589F" w:rsidRDefault="0024589F">
      <w:pPr>
        <w:pStyle w:val="TDC2"/>
        <w:pPrChange w:id="131" w:author="김은수" w:date="2026-10-01T06:57:00Z">
          <w:pPr>
            <w:pStyle w:val="2"/>
            <w:numPr>
              <w:ilvl w:val="1"/>
              <w:numId w:val="7"/>
            </w:numPr>
            <w:wordWrap/>
            <w:spacing w:after="0" w:line="240" w:lineRule="auto"/>
            <w:ind w:left="992" w:hanging="567"/>
          </w:pPr>
        </w:pPrChange>
      </w:pPr>
      <w:bookmarkStart w:id="132" w:name="_Toc242774812"/>
      <w:r w:rsidRPr="00C34F72">
        <w:rPr>
          <w:rFonts w:hint="eastAsia"/>
        </w:rPr>
        <w:t>관련문서</w:t>
      </w:r>
      <w:bookmarkEnd w:id="132"/>
    </w:p>
    <w:p w14:paraId="75AC8BAC" w14:textId="77777777" w:rsidR="00202AB0" w:rsidRDefault="00202AB0">
      <w:pPr>
        <w:pStyle w:val="TDC3"/>
        <w:pPrChange w:id="133" w:author="김은수" w:date="2026-10-01T06:57:00Z">
          <w:pPr>
            <w:pStyle w:val="3"/>
            <w:numPr>
              <w:ilvl w:val="2"/>
              <w:numId w:val="7"/>
            </w:numPr>
            <w:wordWrap/>
            <w:spacing w:after="0" w:line="240" w:lineRule="auto"/>
            <w:ind w:leftChars="0" w:left="1418" w:firstLineChars="0" w:hanging="567"/>
          </w:pPr>
        </w:pPrChange>
      </w:pPr>
      <w:bookmarkStart w:id="134" w:name="_Toc242774813"/>
      <w:r w:rsidRPr="00C34F72">
        <w:rPr>
          <w:rFonts w:hint="eastAsia"/>
        </w:rPr>
        <w:t>프로젝트</w:t>
      </w:r>
      <w:bookmarkEnd w:id="134"/>
    </w:p>
    <w:tbl>
      <w:tblPr>
        <w:tblStyle w:val="TDC31"/>
        <w:tblW w:w="0" w:type="auto"/>
        <w:tblLayout w:type="fixed"/>
        <w:tblLook w:val="04A0" w:firstRow="1" w:lastRow="0" w:firstColumn="1" w:lastColumn="0" w:noHBand="0" w:noVBand="1"/>
        <w:tblPrChange w:id="135" w:author="김은수" w:date="2026-10-01T06:57:00Z">
          <w:tblPr>
            <w:tblStyle w:val="TDC31"/>
            <w:tblW w:w="0" w:type="nil"/>
            <w:tblLayout w:type="fixed"/>
            <w:tblLook w:val="04A0" w:firstRow="1" w:lastRow="0" w:firstColumn="1" w:lastColumn="0" w:noHBand="0" w:noVBand="1"/>
          </w:tblPr>
        </w:tblPrChange>
      </w:tblPr>
      <w:tblGrid>
        <w:gridCol w:w="657"/>
        <w:gridCol w:w="2241"/>
        <w:gridCol w:w="6343"/>
        <w:tblGridChange w:id="136">
          <w:tblGrid>
            <w:gridCol w:w="360"/>
            <w:gridCol w:w="297"/>
            <w:gridCol w:w="63"/>
            <w:gridCol w:w="360"/>
            <w:gridCol w:w="1818"/>
            <w:gridCol w:w="6343"/>
          </w:tblGrid>
        </w:tblGridChange>
      </w:tblGrid>
      <w:tr w:rsidR="00202AB0" w:rsidRPr="005D4343" w14:paraId="4CCC1741" w14:textId="77777777" w:rsidTr="00497259">
        <w:trPr>
          <w:cnfStyle w:val="100000000000" w:firstRow="1" w:lastRow="0" w:firstColumn="0" w:lastColumn="0" w:oddVBand="0" w:evenVBand="0" w:oddHBand="0" w:evenHBand="0" w:firstRowFirstColumn="0" w:firstRowLastColumn="0" w:lastRowFirstColumn="0" w:lastRowLastColumn="0"/>
          <w:cantSplit/>
          <w:tblHeader/>
          <w:trPrChange w:id="137" w:author="김은수" w:date="2026-10-01T06:57:00Z">
            <w:trPr>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657" w:type="dxa"/>
            <w:tcPrChange w:id="138" w:author="김은수" w:date="2026-10-01T06:57:00Z">
              <w:tcPr>
                <w:tcW w:w="540" w:type="dxa"/>
              </w:tcPr>
            </w:tcPrChange>
          </w:tcPr>
          <w:p w14:paraId="777741CA" w14:textId="77777777" w:rsidR="00202AB0" w:rsidRPr="00C34F72" w:rsidRDefault="00202AB0">
            <w:pPr>
              <w:pStyle w:val="TDC0"/>
              <w:cnfStyle w:val="101000000000" w:firstRow="1" w:lastRow="0" w:firstColumn="1" w:lastColumn="0" w:oddVBand="0" w:evenVBand="0" w:oddHBand="0" w:evenHBand="0" w:firstRowFirstColumn="0" w:firstRowLastColumn="0" w:lastRowFirstColumn="0" w:lastRowLastColumn="0"/>
              <w:rPr>
                <w:rFonts w:ascii="Times New Roman" w:eastAsiaTheme="majorHAnsi" w:hAnsi="Times New Roman" w:cs="Times New Roman"/>
              </w:rPr>
              <w:pPrChange w:id="139" w:author="김은수" w:date="2026-10-01T06:57:00Z">
                <w:pPr>
                  <w:pStyle w:val="a8"/>
                  <w:wordWrap/>
                  <w:ind w:leftChars="0" w:left="0"/>
                  <w:cnfStyle w:val="101000000000" w:firstRow="1" w:lastRow="0" w:firstColumn="1" w:lastColumn="0" w:oddVBand="0" w:evenVBand="0" w:oddHBand="0" w:evenHBand="0" w:firstRowFirstColumn="0" w:firstRowLastColumn="0" w:lastRowFirstColumn="0" w:lastRowLastColumn="0"/>
                </w:pPr>
              </w:pPrChange>
            </w:pPr>
            <w:bookmarkStart w:id="140" w:name="_Hlk135310451"/>
            <w:r w:rsidRPr="005D4343">
              <w:rPr>
                <w:b/>
                <w:rPrChange w:id="141" w:author="김은수" w:date="2026-10-01T06:57:00Z">
                  <w:rPr>
                    <w:rFonts w:ascii="Times New Roman" w:eastAsiaTheme="majorHAnsi" w:hAnsi="Times New Roman" w:cs="Times New Roman"/>
                    <w:b w:val="0"/>
                    <w:color w:val="auto"/>
                    <w:szCs w:val="22"/>
                    <w:lang w:val="en-US"/>
                  </w:rPr>
                </w:rPrChange>
              </w:rPr>
              <w:t>No</w:t>
            </w:r>
          </w:p>
        </w:tc>
        <w:tc>
          <w:tcPr>
            <w:tcW w:w="2241" w:type="dxa"/>
            <w:tcPrChange w:id="142" w:author="김은수" w:date="2026-10-01T06:57:00Z">
              <w:tcPr>
                <w:tcW w:w="1843" w:type="dxa"/>
                <w:gridSpan w:val="2"/>
              </w:tcPr>
            </w:tcPrChange>
          </w:tcPr>
          <w:p w14:paraId="3523C969" w14:textId="77777777" w:rsidR="00202AB0" w:rsidRPr="00C34F72" w:rsidRDefault="00202AB0">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143" w:author="김은수" w:date="2026-10-01T06:57: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144" w:author="김은수" w:date="2026-10-01T06:57:00Z">
                  <w:rPr>
                    <w:rFonts w:ascii="Times New Roman" w:eastAsiaTheme="majorHAnsi" w:hAnsi="Times New Roman" w:cs="Times New Roman" w:hint="eastAsia"/>
                    <w:b w:val="0"/>
                    <w:color w:val="auto"/>
                    <w:szCs w:val="22"/>
                    <w:lang w:val="en-US"/>
                  </w:rPr>
                </w:rPrChange>
              </w:rPr>
              <w:t>문서번호</w:t>
            </w:r>
          </w:p>
        </w:tc>
        <w:tc>
          <w:tcPr>
            <w:tcW w:w="6343" w:type="dxa"/>
            <w:tcPrChange w:id="145" w:author="김은수" w:date="2026-10-01T06:57:00Z">
              <w:tcPr>
                <w:tcW w:w="5216" w:type="dxa"/>
              </w:tcPr>
            </w:tcPrChange>
          </w:tcPr>
          <w:p w14:paraId="38F291B1" w14:textId="77777777" w:rsidR="00202AB0" w:rsidRPr="00C34F72" w:rsidRDefault="00202AB0">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146" w:author="김은수" w:date="2026-10-01T06:57: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147" w:author="김은수" w:date="2026-10-01T06:57:00Z">
                  <w:rPr>
                    <w:rFonts w:ascii="Times New Roman" w:eastAsiaTheme="majorHAnsi" w:hAnsi="Times New Roman" w:cs="Times New Roman" w:hint="eastAsia"/>
                    <w:b w:val="0"/>
                    <w:color w:val="auto"/>
                    <w:szCs w:val="22"/>
                    <w:lang w:val="en-US"/>
                  </w:rPr>
                </w:rPrChange>
              </w:rPr>
              <w:t>문서</w:t>
            </w:r>
            <w:r>
              <w:rPr>
                <w:b/>
                <w:rPrChange w:id="148" w:author="김은수" w:date="2026-10-01T06:57:00Z">
                  <w:rPr>
                    <w:rFonts w:ascii="Times New Roman" w:eastAsiaTheme="majorHAnsi" w:hAnsi="Times New Roman" w:cs="Times New Roman"/>
                    <w:b w:val="0"/>
                    <w:color w:val="auto"/>
                    <w:szCs w:val="22"/>
                    <w:lang w:val="en-US"/>
                  </w:rPr>
                </w:rPrChange>
              </w:rPr>
              <w:t xml:space="preserve"> </w:t>
            </w:r>
            <w:r>
              <w:rPr>
                <w:rFonts w:hint="eastAsia"/>
                <w:b/>
                <w:rPrChange w:id="149" w:author="김은수" w:date="2026-10-01T06:57:00Z">
                  <w:rPr>
                    <w:rFonts w:ascii="Times New Roman" w:eastAsiaTheme="majorHAnsi" w:hAnsi="Times New Roman" w:cs="Times New Roman" w:hint="eastAsia"/>
                    <w:b w:val="0"/>
                    <w:color w:val="auto"/>
                    <w:szCs w:val="22"/>
                    <w:lang w:val="en-US"/>
                  </w:rPr>
                </w:rPrChange>
              </w:rPr>
              <w:t>제목</w:t>
            </w:r>
          </w:p>
        </w:tc>
      </w:tr>
      <w:tr w:rsidR="00202AB0" w:rsidRPr="005D4343" w14:paraId="018617FB" w14:textId="77777777" w:rsidTr="00497259">
        <w:trPr>
          <w:cantSplit/>
          <w:trPrChange w:id="150" w:author="김은수" w:date="2026-10-01T06:57:00Z">
            <w:trPr>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657" w:type="dxa"/>
            <w:tcPrChange w:id="151" w:author="김은수" w:date="2026-10-01T06:57:00Z">
              <w:tcPr>
                <w:tcW w:w="540" w:type="dxa"/>
              </w:tcPr>
            </w:tcPrChange>
          </w:tcPr>
          <w:p w14:paraId="4CA4FE4A" w14:textId="77777777" w:rsidR="00202AB0" w:rsidRPr="00C34F72" w:rsidRDefault="00202AB0">
            <w:pPr>
              <w:pStyle w:val="TDCe"/>
              <w:keepNext/>
              <w:rPr>
                <w:rFonts w:ascii="Times New Roman" w:eastAsiaTheme="majorHAnsi" w:hAnsi="Times New Roman" w:cs="Times New Roman"/>
              </w:rPr>
              <w:pPrChange w:id="152" w:author="김은수" w:date="2026-10-01T06:57:00Z">
                <w:pPr>
                  <w:pStyle w:val="a8"/>
                  <w:wordWrap/>
                  <w:ind w:leftChars="0" w:left="0"/>
                </w:pPr>
              </w:pPrChange>
            </w:pPr>
            <w:r>
              <w:rPr>
                <w:b/>
                <w:rPrChange w:id="153" w:author="김은수" w:date="2026-10-01T06:57:00Z">
                  <w:rPr>
                    <w:rFonts w:ascii="Times New Roman" w:eastAsiaTheme="majorHAnsi" w:hAnsi="Times New Roman" w:cs="Times New Roman"/>
                    <w:b w:val="0"/>
                    <w:color w:val="auto"/>
                    <w:szCs w:val="22"/>
                    <w:lang w:val="en-US"/>
                  </w:rPr>
                </w:rPrChange>
              </w:rPr>
              <w:t>1</w:t>
            </w:r>
          </w:p>
        </w:tc>
        <w:tc>
          <w:tcPr>
            <w:tcW w:w="2241" w:type="dxa"/>
            <w:tcPrChange w:id="154" w:author="김은수" w:date="2026-10-01T06:57:00Z">
              <w:tcPr>
                <w:tcW w:w="1843" w:type="dxa"/>
                <w:gridSpan w:val="2"/>
              </w:tcPr>
            </w:tcPrChange>
          </w:tcPr>
          <w:p w14:paraId="70BC4960" w14:textId="77777777" w:rsidR="00202AB0" w:rsidRPr="005D4343" w:rsidRDefault="005D2EFF">
            <w:pPr>
              <w:pStyle w:val="TDC7"/>
              <w:keepNext/>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155" w:author="김은수" w:date="2026-10-01T06:57: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PrChange w:id="156" w:author="김은수" w:date="2026-10-01T06:57:00Z">
                  <w:rPr>
                    <w:rFonts w:asciiTheme="minorHAnsi" w:eastAsiaTheme="minorEastAsia" w:hAnsiTheme="minorHAnsi" w:cstheme="minorBidi"/>
                    <w:color w:val="auto"/>
                    <w:szCs w:val="22"/>
                    <w:lang w:val="en-US"/>
                  </w:rPr>
                </w:rPrChange>
              </w:rPr>
              <w:t>S</w:t>
            </w:r>
            <w:r w:rsidR="00935252">
              <w:t>DP-</w:t>
            </w:r>
            <w:r>
              <w:t>FW-</w:t>
            </w:r>
            <w:r w:rsidR="00C156AF">
              <w:rPr>
                <w:rPrChange w:id="157" w:author="김은수" w:date="2026-10-01T06:57:00Z">
                  <w:rPr>
                    <w:rFonts w:asciiTheme="minorHAnsi" w:eastAsiaTheme="minorEastAsia" w:hAnsiTheme="minorHAnsi" w:cstheme="minorBidi"/>
                    <w:color w:val="auto"/>
                    <w:szCs w:val="22"/>
                    <w:lang w:val="en-US"/>
                  </w:rPr>
                </w:rPrChange>
              </w:rPr>
              <w:t>T</w:t>
            </w:r>
            <w:del w:id="158" w:author="김은수" w:date="2026-10-12T13:05:00Z">
              <w:r w:rsidR="00C156AF">
                <w:delText>D20B</w:delText>
              </w:r>
            </w:del>
            <w:ins w:id="159" w:author="김은수" w:date="2026-10-12T13:05:00Z">
              <w:r w:rsidR="00C156AF">
                <w:t>D24A</w:t>
              </w:r>
            </w:ins>
          </w:p>
        </w:tc>
        <w:tc>
          <w:tcPr>
            <w:tcW w:w="6343" w:type="dxa"/>
            <w:tcPrChange w:id="160" w:author="김은수" w:date="2026-10-01T06:57:00Z">
              <w:tcPr>
                <w:tcW w:w="5216" w:type="dxa"/>
              </w:tcPr>
            </w:tcPrChange>
          </w:tcPr>
          <w:p w14:paraId="0257E8AE" w14:textId="77777777" w:rsidR="00202AB0" w:rsidRPr="005D4343" w:rsidRDefault="00651FC3">
            <w:pPr>
              <w:pStyle w:val="TDC7"/>
              <w:keepNext/>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161" w:author="김은수" w:date="2026-10-01T06:57: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162" w:author="김은수" w:date="2026-10-01T06:57:00Z">
                  <w:rPr>
                    <w:rFonts w:ascii="Times New Roman" w:eastAsiaTheme="majorHAnsi" w:hAnsi="Times New Roman" w:cs="Times New Roman" w:hint="eastAsia"/>
                    <w:color w:val="auto"/>
                    <w:szCs w:val="22"/>
                    <w:lang w:val="en-US"/>
                  </w:rPr>
                </w:rPrChange>
              </w:rPr>
              <w:t>소프트웨어</w:t>
            </w:r>
            <w:r>
              <w:rPr>
                <w:rPrChange w:id="163" w:author="김은수" w:date="2026-10-01T06:57:00Z">
                  <w:rPr>
                    <w:rFonts w:ascii="Times New Roman" w:eastAsiaTheme="majorHAnsi" w:hAnsi="Times New Roman" w:cs="Times New Roman"/>
                    <w:color w:val="auto"/>
                    <w:szCs w:val="22"/>
                    <w:lang w:val="en-US"/>
                  </w:rPr>
                </w:rPrChange>
              </w:rPr>
              <w:t xml:space="preserve"> </w:t>
            </w:r>
            <w:r>
              <w:rPr>
                <w:rFonts w:hint="eastAsia"/>
                <w:rPrChange w:id="164" w:author="김은수" w:date="2026-10-01T06:57:00Z">
                  <w:rPr>
                    <w:rFonts w:ascii="Times New Roman" w:eastAsiaTheme="majorHAnsi" w:hAnsi="Times New Roman" w:cs="Times New Roman" w:hint="eastAsia"/>
                    <w:color w:val="auto"/>
                    <w:szCs w:val="22"/>
                    <w:lang w:val="en-US"/>
                  </w:rPr>
                </w:rPrChange>
              </w:rPr>
              <w:t>개발</w:t>
            </w:r>
            <w:r>
              <w:rPr>
                <w:rPrChange w:id="165" w:author="김은수" w:date="2026-10-01T06:57:00Z">
                  <w:rPr>
                    <w:rFonts w:ascii="Times New Roman" w:eastAsiaTheme="majorHAnsi" w:hAnsi="Times New Roman" w:cs="Times New Roman"/>
                    <w:color w:val="auto"/>
                    <w:szCs w:val="22"/>
                    <w:lang w:val="en-US"/>
                  </w:rPr>
                </w:rPrChange>
              </w:rPr>
              <w:t xml:space="preserve"> </w:t>
            </w:r>
            <w:r w:rsidR="00202AB0">
              <w:rPr>
                <w:rFonts w:hint="eastAsia"/>
                <w:rPrChange w:id="166" w:author="김은수" w:date="2026-10-01T06:57:00Z">
                  <w:rPr>
                    <w:rFonts w:ascii="Times New Roman" w:eastAsiaTheme="majorHAnsi" w:hAnsi="Times New Roman" w:cs="Times New Roman" w:hint="eastAsia"/>
                    <w:color w:val="auto"/>
                    <w:szCs w:val="22"/>
                    <w:lang w:val="en-US"/>
                  </w:rPr>
                </w:rPrChange>
              </w:rPr>
              <w:t>계획서</w:t>
            </w:r>
          </w:p>
        </w:tc>
      </w:tr>
      <w:tr w:rsidR="00D61E48" w:rsidRPr="005D4343" w14:paraId="686AF5D1" w14:textId="77777777" w:rsidTr="00497259">
        <w:trPr>
          <w:cantSplit/>
          <w:trPrChange w:id="167" w:author="김은수" w:date="2026-10-01T06:57:00Z">
            <w:trPr>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657" w:type="dxa"/>
            <w:tcPrChange w:id="168" w:author="김은수" w:date="2026-10-01T06:57:00Z">
              <w:tcPr>
                <w:tcW w:w="540" w:type="dxa"/>
              </w:tcPr>
            </w:tcPrChange>
          </w:tcPr>
          <w:p w14:paraId="1052B794" w14:textId="77777777" w:rsidR="00D61E48" w:rsidRPr="00C34F72" w:rsidRDefault="00D61E48">
            <w:pPr>
              <w:pStyle w:val="TDCe"/>
              <w:keepNext/>
              <w:rPr>
                <w:rFonts w:ascii="Times New Roman" w:eastAsiaTheme="majorHAnsi" w:hAnsi="Times New Roman" w:cs="Times New Roman"/>
              </w:rPr>
              <w:pPrChange w:id="169" w:author="김은수" w:date="2026-10-01T06:57:00Z">
                <w:pPr>
                  <w:pStyle w:val="a8"/>
                  <w:wordWrap/>
                  <w:ind w:leftChars="0" w:left="0"/>
                </w:pPr>
              </w:pPrChange>
            </w:pPr>
            <w:r>
              <w:rPr>
                <w:b/>
                <w:rPrChange w:id="170" w:author="김은수" w:date="2026-10-01T06:57:00Z">
                  <w:rPr>
                    <w:rFonts w:ascii="Times New Roman" w:eastAsiaTheme="majorHAnsi" w:hAnsi="Times New Roman" w:cs="Times New Roman"/>
                    <w:b w:val="0"/>
                    <w:color w:val="auto"/>
                    <w:szCs w:val="22"/>
                    <w:lang w:val="en-US"/>
                  </w:rPr>
                </w:rPrChange>
              </w:rPr>
              <w:t>2</w:t>
            </w:r>
          </w:p>
        </w:tc>
        <w:tc>
          <w:tcPr>
            <w:tcW w:w="2241" w:type="dxa"/>
            <w:tcPrChange w:id="171" w:author="김은수" w:date="2026-10-01T06:57:00Z">
              <w:tcPr>
                <w:tcW w:w="1843" w:type="dxa"/>
                <w:gridSpan w:val="2"/>
              </w:tcPr>
            </w:tcPrChange>
          </w:tcPr>
          <w:p w14:paraId="50596680" w14:textId="77777777" w:rsidR="00D61E48" w:rsidRDefault="005D2EFF">
            <w:pPr>
              <w:pStyle w:val="TDC7"/>
              <w:keepNext/>
              <w:cnfStyle w:val="000000000000" w:firstRow="0" w:lastRow="0" w:firstColumn="0" w:lastColumn="0" w:oddVBand="0" w:evenVBand="0" w:oddHBand="0" w:evenHBand="0" w:firstRowFirstColumn="0" w:firstRowLastColumn="0" w:lastRowFirstColumn="0" w:lastRowLastColumn="0"/>
              <w:pPrChange w:id="172" w:author="김은수" w:date="2026-10-01T06:57: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t>SGR-FW-</w:t>
            </w:r>
            <w:del w:id="173" w:author="김은수" w:date="2026-09-29T18:27:00Z" w16du:dateUtc="2026-09-29T09:27:00Z">
              <w:r>
                <w:delText>TD20B</w:delText>
              </w:r>
            </w:del>
            <w:ins w:id="174" w:author="김은수" w:date="2026-09-29T18:27:00Z" w16du:dateUtc="2026-09-29T09:27:00Z">
              <w:r>
                <w:t>TD24A</w:t>
              </w:r>
            </w:ins>
          </w:p>
        </w:tc>
        <w:tc>
          <w:tcPr>
            <w:tcW w:w="6343" w:type="dxa"/>
            <w:tcPrChange w:id="175" w:author="김은수" w:date="2026-10-01T06:57:00Z">
              <w:tcPr>
                <w:tcW w:w="5216" w:type="dxa"/>
              </w:tcPr>
            </w:tcPrChange>
          </w:tcPr>
          <w:p w14:paraId="10BE1CFE" w14:textId="77777777" w:rsidR="00D61E48" w:rsidRDefault="00D61E48">
            <w:pPr>
              <w:pStyle w:val="TDC7"/>
              <w:keepNext/>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176" w:author="김은수" w:date="2026-10-01T06:57: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177" w:author="김은수" w:date="2026-10-01T06:57:00Z">
                  <w:rPr>
                    <w:rFonts w:ascii="Times New Roman" w:eastAsiaTheme="majorHAnsi" w:hAnsi="Times New Roman" w:cs="Times New Roman" w:hint="eastAsia"/>
                    <w:color w:val="auto"/>
                    <w:szCs w:val="22"/>
                    <w:lang w:val="en-US"/>
                  </w:rPr>
                </w:rPrChange>
              </w:rPr>
              <w:t>소프트웨어</w:t>
            </w:r>
            <w:r>
              <w:rPr>
                <w:rPrChange w:id="178" w:author="김은수" w:date="2026-10-01T06:57:00Z">
                  <w:rPr>
                    <w:rFonts w:ascii="Times New Roman" w:eastAsiaTheme="majorHAnsi" w:hAnsi="Times New Roman" w:cs="Times New Roman"/>
                    <w:color w:val="auto"/>
                    <w:szCs w:val="22"/>
                    <w:lang w:val="en-US"/>
                  </w:rPr>
                </w:rPrChange>
              </w:rPr>
              <w:t xml:space="preserve"> </w:t>
            </w:r>
            <w:r>
              <w:rPr>
                <w:rFonts w:hint="eastAsia"/>
                <w:rPrChange w:id="179" w:author="김은수" w:date="2026-10-01T06:57:00Z">
                  <w:rPr>
                    <w:rFonts w:ascii="Times New Roman" w:eastAsiaTheme="majorHAnsi" w:hAnsi="Times New Roman" w:cs="Times New Roman" w:hint="eastAsia"/>
                    <w:color w:val="auto"/>
                    <w:szCs w:val="22"/>
                    <w:lang w:val="en-US"/>
                  </w:rPr>
                </w:rPrChange>
              </w:rPr>
              <w:t>일반</w:t>
            </w:r>
            <w:r>
              <w:rPr>
                <w:rPrChange w:id="180" w:author="김은수" w:date="2026-10-01T06:57:00Z">
                  <w:rPr>
                    <w:rFonts w:ascii="Times New Roman" w:eastAsiaTheme="majorHAnsi" w:hAnsi="Times New Roman" w:cs="Times New Roman"/>
                    <w:color w:val="auto"/>
                    <w:szCs w:val="22"/>
                    <w:lang w:val="en-US"/>
                  </w:rPr>
                </w:rPrChange>
              </w:rPr>
              <w:t xml:space="preserve"> </w:t>
            </w:r>
            <w:r>
              <w:rPr>
                <w:rFonts w:hint="eastAsia"/>
                <w:rPrChange w:id="181" w:author="김은수" w:date="2026-10-01T06:57:00Z">
                  <w:rPr>
                    <w:rFonts w:ascii="Times New Roman" w:eastAsiaTheme="majorHAnsi" w:hAnsi="Times New Roman" w:cs="Times New Roman" w:hint="eastAsia"/>
                    <w:color w:val="auto"/>
                    <w:szCs w:val="22"/>
                    <w:lang w:val="en-US"/>
                  </w:rPr>
                </w:rPrChange>
              </w:rPr>
              <w:t>요구사항</w:t>
            </w:r>
          </w:p>
        </w:tc>
      </w:tr>
      <w:tr w:rsidR="009F6245" w:rsidRPr="005D4343" w14:paraId="56FC6F56" w14:textId="77777777" w:rsidTr="00497259">
        <w:trPr>
          <w:cantSplit/>
          <w:trPrChange w:id="182" w:author="김은수" w:date="2026-10-01T06:57:00Z">
            <w:trPr>
              <w:gridAfter w:val="2"/>
              <w:trHeight w:val="420"/>
            </w:trPr>
          </w:trPrChange>
        </w:trPr>
        <w:tc>
          <w:tcPr>
            <w:cnfStyle w:val="001000000000" w:firstRow="0" w:lastRow="0" w:firstColumn="1" w:lastColumn="0" w:oddVBand="0" w:evenVBand="0" w:oddHBand="0" w:evenHBand="0" w:firstRowFirstColumn="0" w:firstRowLastColumn="0" w:lastRowFirstColumn="0" w:lastRowLastColumn="0"/>
            <w:tcW w:w="657" w:type="dxa"/>
            <w:tcPrChange w:id="183" w:author="김은수" w:date="2026-10-01T06:57:00Z">
              <w:tcPr>
                <w:tcW w:w="540" w:type="dxa"/>
              </w:tcPr>
            </w:tcPrChange>
          </w:tcPr>
          <w:p w14:paraId="6A653FF2" w14:textId="77777777" w:rsidR="009F6245" w:rsidRPr="00C34F72" w:rsidRDefault="00D61E48">
            <w:pPr>
              <w:pStyle w:val="TDCe"/>
              <w:rPr>
                <w:rFonts w:ascii="Times New Roman" w:eastAsiaTheme="majorHAnsi" w:hAnsi="Times New Roman" w:cs="Times New Roman"/>
              </w:rPr>
              <w:pPrChange w:id="184" w:author="김은수" w:date="2026-10-01T06:57:00Z">
                <w:pPr>
                  <w:pStyle w:val="a8"/>
                  <w:wordWrap/>
                  <w:ind w:leftChars="0" w:left="0"/>
                </w:pPr>
              </w:pPrChange>
            </w:pPr>
            <w:r>
              <w:rPr>
                <w:b/>
                <w:rPrChange w:id="185" w:author="김은수" w:date="2026-10-01T06:57:00Z">
                  <w:rPr>
                    <w:rFonts w:ascii="Times New Roman" w:eastAsiaTheme="majorHAnsi" w:hAnsi="Times New Roman" w:cs="Times New Roman"/>
                    <w:b w:val="0"/>
                    <w:color w:val="auto"/>
                    <w:szCs w:val="22"/>
                    <w:lang w:val="en-US"/>
                  </w:rPr>
                </w:rPrChange>
              </w:rPr>
              <w:t>3</w:t>
            </w:r>
          </w:p>
        </w:tc>
        <w:tc>
          <w:tcPr>
            <w:tcW w:w="2241" w:type="dxa"/>
            <w:tcPrChange w:id="186" w:author="김은수" w:date="2026-10-01T06:57:00Z">
              <w:tcPr>
                <w:tcW w:w="1843" w:type="dxa"/>
                <w:gridSpan w:val="2"/>
              </w:tcPr>
            </w:tcPrChange>
          </w:tcPr>
          <w:p w14:paraId="49530BC4" w14:textId="77777777" w:rsidR="009F6245" w:rsidRDefault="005D2EFF">
            <w:pPr>
              <w:pStyle w:val="TDC7"/>
              <w:cnfStyle w:val="000000000000" w:firstRow="0" w:lastRow="0" w:firstColumn="0" w:lastColumn="0" w:oddVBand="0" w:evenVBand="0" w:oddHBand="0" w:evenHBand="0" w:firstRowFirstColumn="0" w:firstRowLastColumn="0" w:lastRowFirstColumn="0" w:lastRowLastColumn="0"/>
              <w:pPrChange w:id="187" w:author="김은수" w:date="2026-10-01T06:57: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t>S</w:t>
            </w:r>
            <w:r w:rsidR="00C156AF">
              <w:t>R-</w:t>
            </w:r>
            <w:r>
              <w:t>FW-</w:t>
            </w:r>
            <w:del w:id="188" w:author="김은수" w:date="2026-09-29T18:27:00Z" w16du:dateUtc="2026-09-29T09:27:00Z">
              <w:r w:rsidR="00C156AF">
                <w:delText>TD20B</w:delText>
              </w:r>
            </w:del>
            <w:ins w:id="189" w:author="김은수" w:date="2026-09-29T18:27:00Z" w16du:dateUtc="2026-09-29T09:27:00Z">
              <w:r w:rsidR="00C156AF">
                <w:t>TD24A</w:t>
              </w:r>
            </w:ins>
          </w:p>
        </w:tc>
        <w:tc>
          <w:tcPr>
            <w:tcW w:w="6343" w:type="dxa"/>
            <w:tcPrChange w:id="190" w:author="김은수" w:date="2026-10-01T06:57:00Z">
              <w:tcPr>
                <w:tcW w:w="5216" w:type="dxa"/>
              </w:tcPr>
            </w:tcPrChange>
          </w:tcPr>
          <w:p w14:paraId="11F74AC7" w14:textId="77777777" w:rsidR="009F6245" w:rsidRDefault="009F6245">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191" w:author="김은수" w:date="2026-10-01T06:57: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Pr>
                <w:rFonts w:hint="eastAsia"/>
                <w:rPrChange w:id="192" w:author="김은수" w:date="2026-10-01T06:57:00Z">
                  <w:rPr>
                    <w:rFonts w:ascii="Times New Roman" w:eastAsiaTheme="majorHAnsi" w:hAnsi="Times New Roman" w:cs="Times New Roman" w:hint="eastAsia"/>
                    <w:color w:val="auto"/>
                    <w:szCs w:val="22"/>
                    <w:lang w:val="en-US"/>
                  </w:rPr>
                </w:rPrChange>
              </w:rPr>
              <w:t>소프트웨어</w:t>
            </w:r>
            <w:r>
              <w:rPr>
                <w:rPrChange w:id="193" w:author="김은수" w:date="2026-10-01T06:57:00Z">
                  <w:rPr>
                    <w:rFonts w:ascii="Times New Roman" w:eastAsiaTheme="majorHAnsi" w:hAnsi="Times New Roman" w:cs="Times New Roman"/>
                    <w:color w:val="auto"/>
                    <w:szCs w:val="22"/>
                    <w:lang w:val="en-US"/>
                  </w:rPr>
                </w:rPrChange>
              </w:rPr>
              <w:t xml:space="preserve"> </w:t>
            </w:r>
            <w:r>
              <w:rPr>
                <w:rFonts w:hint="eastAsia"/>
                <w:rPrChange w:id="194" w:author="김은수" w:date="2026-10-01T06:57:00Z">
                  <w:rPr>
                    <w:rFonts w:ascii="Times New Roman" w:eastAsiaTheme="majorHAnsi" w:hAnsi="Times New Roman" w:cs="Times New Roman" w:hint="eastAsia"/>
                    <w:color w:val="auto"/>
                    <w:szCs w:val="22"/>
                    <w:lang w:val="en-US"/>
                  </w:rPr>
                </w:rPrChange>
              </w:rPr>
              <w:t>요구사항</w:t>
            </w:r>
          </w:p>
        </w:tc>
      </w:tr>
      <w:bookmarkEnd w:id="140"/>
    </w:tbl>
    <w:p w14:paraId="2D48152E" w14:textId="77777777" w:rsidR="00202AB0" w:rsidRPr="00202AB0" w:rsidRDefault="00202AB0">
      <w:pPr>
        <w:pStyle w:val="TDC30"/>
        <w:spacing w:after="0"/>
        <w:pPrChange w:id="195" w:author="김은수" w:date="2026-10-01T06:57:00Z">
          <w:pPr>
            <w:wordWrap/>
            <w:spacing w:after="0" w:line="240" w:lineRule="auto"/>
          </w:pPr>
        </w:pPrChange>
      </w:pPr>
    </w:p>
    <w:p w14:paraId="41613E82" w14:textId="77777777" w:rsidR="00935252" w:rsidRDefault="00935252">
      <w:pPr>
        <w:pStyle w:val="TDC3"/>
        <w:numPr>
          <w:ilvl w:val="2"/>
          <w:numId w:val="0"/>
        </w:numPr>
        <w:pPrChange w:id="196" w:author="김은수" w:date="2026-10-01T06:57:00Z">
          <w:pPr>
            <w:pStyle w:val="3"/>
            <w:spacing w:line="240" w:lineRule="auto"/>
            <w:ind w:leftChars="400" w:left="1000" w:hangingChars="100" w:hanging="200"/>
          </w:pPr>
        </w:pPrChange>
      </w:pPr>
      <w:bookmarkStart w:id="197" w:name="_Toc242774814"/>
      <w:r w:rsidRPr="00C34F72">
        <w:t>1</w:t>
      </w:r>
      <w:r>
        <w:t xml:space="preserve">.4.2. </w:t>
      </w:r>
      <w:r w:rsidRPr="00C34F72">
        <w:rPr>
          <w:rFonts w:hint="eastAsia"/>
        </w:rPr>
        <w:t>표준</w:t>
      </w:r>
      <w:r w:rsidRPr="00C34F72">
        <w:t xml:space="preserve"> 및 규제</w:t>
      </w:r>
      <w:bookmarkEnd w:id="197"/>
    </w:p>
    <w:tbl>
      <w:tblPr>
        <w:tblStyle w:val="TDC31"/>
        <w:tblW w:w="0" w:type="auto"/>
        <w:tblLayout w:type="fixed"/>
        <w:tblLook w:val="04A0" w:firstRow="1" w:lastRow="0" w:firstColumn="1" w:lastColumn="0" w:noHBand="0" w:noVBand="1"/>
        <w:tblPrChange w:id="198" w:author="김은수" w:date="2026-10-01T06:57:00Z">
          <w:tblPr>
            <w:tblStyle w:val="TDC31"/>
            <w:tblW w:w="0" w:type="nil"/>
            <w:tblLayout w:type="fixed"/>
            <w:tblLook w:val="04A0" w:firstRow="1" w:lastRow="0" w:firstColumn="1" w:lastColumn="0" w:noHBand="0" w:noVBand="1"/>
          </w:tblPr>
        </w:tblPrChange>
      </w:tblPr>
      <w:tblGrid>
        <w:gridCol w:w="657"/>
        <w:gridCol w:w="2241"/>
        <w:gridCol w:w="6343"/>
        <w:tblGridChange w:id="199">
          <w:tblGrid>
            <w:gridCol w:w="360"/>
            <w:gridCol w:w="297"/>
            <w:gridCol w:w="63"/>
            <w:gridCol w:w="360"/>
            <w:gridCol w:w="1818"/>
            <w:gridCol w:w="6343"/>
          </w:tblGrid>
        </w:tblGridChange>
      </w:tblGrid>
      <w:tr w:rsidR="00935252" w:rsidRPr="005D4343" w14:paraId="33520A16" w14:textId="77777777" w:rsidTr="00497259">
        <w:trPr>
          <w:cnfStyle w:val="100000000000" w:firstRow="1" w:lastRow="0" w:firstColumn="0" w:lastColumn="0" w:oddVBand="0" w:evenVBand="0" w:oddHBand="0" w:evenHBand="0" w:firstRowFirstColumn="0" w:firstRowLastColumn="0" w:lastRowFirstColumn="0" w:lastRowLastColumn="0"/>
          <w:cantSplit/>
          <w:tblHeader/>
          <w:trPrChange w:id="200" w:author="김은수" w:date="2026-10-01T06:57:00Z">
            <w:trPr>
              <w:gridAfter w:val="2"/>
              <w:trHeight w:val="468"/>
            </w:trPr>
          </w:trPrChange>
        </w:trPr>
        <w:tc>
          <w:tcPr>
            <w:cnfStyle w:val="001000000000" w:firstRow="0" w:lastRow="0" w:firstColumn="1" w:lastColumn="0" w:oddVBand="0" w:evenVBand="0" w:oddHBand="0" w:evenHBand="0" w:firstRowFirstColumn="0" w:firstRowLastColumn="0" w:lastRowFirstColumn="0" w:lastRowLastColumn="0"/>
            <w:tcW w:w="657" w:type="dxa"/>
            <w:tcPrChange w:id="201" w:author="김은수" w:date="2026-10-01T06:57:00Z">
              <w:tcPr>
                <w:tcW w:w="540" w:type="dxa"/>
              </w:tcPr>
            </w:tcPrChange>
          </w:tcPr>
          <w:p w14:paraId="4AA7CEED" w14:textId="77777777" w:rsidR="00935252" w:rsidRPr="00C34F72" w:rsidRDefault="00935252">
            <w:pPr>
              <w:pStyle w:val="TDC0"/>
              <w:cnfStyle w:val="101000000000" w:firstRow="1" w:lastRow="0" w:firstColumn="1" w:lastColumn="0" w:oddVBand="0" w:evenVBand="0" w:oddHBand="0" w:evenHBand="0" w:firstRowFirstColumn="0" w:firstRowLastColumn="0" w:lastRowFirstColumn="0" w:lastRowLastColumn="0"/>
              <w:rPr>
                <w:rFonts w:ascii="Times New Roman" w:eastAsiaTheme="majorHAnsi" w:hAnsi="Times New Roman" w:cs="Times New Roman"/>
              </w:rPr>
              <w:pPrChange w:id="202" w:author="김은수" w:date="2026-10-01T06:57:00Z">
                <w:pPr>
                  <w:pStyle w:val="a8"/>
                  <w:wordWrap/>
                  <w:ind w:leftChars="0" w:left="0"/>
                  <w:cnfStyle w:val="101000000000" w:firstRow="1" w:lastRow="0" w:firstColumn="1" w:lastColumn="0" w:oddVBand="0" w:evenVBand="0" w:oddHBand="0" w:evenHBand="0" w:firstRowFirstColumn="0" w:firstRowLastColumn="0" w:lastRowFirstColumn="0" w:lastRowLastColumn="0"/>
                </w:pPr>
              </w:pPrChange>
            </w:pPr>
            <w:bookmarkStart w:id="203" w:name="_Hlk135310465"/>
            <w:r w:rsidRPr="005D4343">
              <w:rPr>
                <w:b/>
                <w:rPrChange w:id="204" w:author="김은수" w:date="2026-10-01T06:57:00Z">
                  <w:rPr>
                    <w:rFonts w:ascii="Times New Roman" w:eastAsiaTheme="majorHAnsi" w:hAnsi="Times New Roman" w:cs="Times New Roman"/>
                    <w:b w:val="0"/>
                    <w:color w:val="auto"/>
                    <w:szCs w:val="22"/>
                    <w:lang w:val="en-US"/>
                  </w:rPr>
                </w:rPrChange>
              </w:rPr>
              <w:t>No</w:t>
            </w:r>
          </w:p>
        </w:tc>
        <w:tc>
          <w:tcPr>
            <w:tcW w:w="2241" w:type="dxa"/>
            <w:tcPrChange w:id="205" w:author="김은수" w:date="2026-10-01T06:57:00Z">
              <w:tcPr>
                <w:tcW w:w="1843" w:type="dxa"/>
                <w:gridSpan w:val="2"/>
              </w:tcPr>
            </w:tcPrChange>
          </w:tcPr>
          <w:p w14:paraId="22BA41CD" w14:textId="77777777" w:rsidR="00935252" w:rsidRPr="00C34F72" w:rsidRDefault="00935252">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206" w:author="김은수" w:date="2026-10-01T06:57: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207" w:author="김은수" w:date="2026-10-01T06:57:00Z">
                  <w:rPr>
                    <w:rFonts w:ascii="Times New Roman" w:eastAsiaTheme="majorHAnsi" w:hAnsi="Times New Roman" w:cs="Times New Roman" w:hint="eastAsia"/>
                    <w:b w:val="0"/>
                    <w:color w:val="auto"/>
                    <w:szCs w:val="22"/>
                    <w:lang w:val="en-US"/>
                  </w:rPr>
                </w:rPrChange>
              </w:rPr>
              <w:t>문서번호</w:t>
            </w:r>
          </w:p>
        </w:tc>
        <w:tc>
          <w:tcPr>
            <w:tcW w:w="6343" w:type="dxa"/>
            <w:tcPrChange w:id="208" w:author="김은수" w:date="2026-10-01T06:57:00Z">
              <w:tcPr>
                <w:tcW w:w="5216" w:type="dxa"/>
              </w:tcPr>
            </w:tcPrChange>
          </w:tcPr>
          <w:p w14:paraId="5E7B17EF" w14:textId="77777777" w:rsidR="00935252" w:rsidRPr="00C34F72" w:rsidRDefault="00935252">
            <w:pPr>
              <w:pStyle w:val="TDC0"/>
              <w:cnfStyle w:val="100000000000" w:firstRow="1" w:lastRow="0" w:firstColumn="0" w:lastColumn="0" w:oddVBand="0" w:evenVBand="0" w:oddHBand="0" w:evenHBand="0" w:firstRowFirstColumn="0" w:firstRowLastColumn="0" w:lastRowFirstColumn="0" w:lastRowLastColumn="0"/>
              <w:rPr>
                <w:rFonts w:ascii="Times New Roman" w:eastAsiaTheme="majorHAnsi" w:hAnsi="Times New Roman" w:cs="Times New Roman"/>
              </w:rPr>
              <w:pPrChange w:id="209" w:author="김은수" w:date="2026-10-01T06:57:00Z">
                <w:pPr>
                  <w:pStyle w:val="a8"/>
                  <w:wordWrap/>
                  <w:ind w:leftChars="0" w:left="0"/>
                  <w:cnfStyle w:val="100000000000" w:firstRow="1" w:lastRow="0" w:firstColumn="0" w:lastColumn="0" w:oddVBand="0" w:evenVBand="0" w:oddHBand="0" w:evenHBand="0" w:firstRowFirstColumn="0" w:firstRowLastColumn="0" w:lastRowFirstColumn="0" w:lastRowLastColumn="0"/>
                </w:pPr>
              </w:pPrChange>
            </w:pPr>
            <w:r>
              <w:rPr>
                <w:rFonts w:hint="eastAsia"/>
                <w:b/>
                <w:rPrChange w:id="210" w:author="김은수" w:date="2026-10-01T06:57:00Z">
                  <w:rPr>
                    <w:rFonts w:ascii="Times New Roman" w:eastAsiaTheme="majorHAnsi" w:hAnsi="Times New Roman" w:cs="Times New Roman" w:hint="eastAsia"/>
                    <w:b w:val="0"/>
                    <w:color w:val="auto"/>
                    <w:szCs w:val="22"/>
                    <w:lang w:val="en-US"/>
                  </w:rPr>
                </w:rPrChange>
              </w:rPr>
              <w:t>문서</w:t>
            </w:r>
            <w:r>
              <w:rPr>
                <w:b/>
                <w:rPrChange w:id="211" w:author="김은수" w:date="2026-10-01T06:57:00Z">
                  <w:rPr>
                    <w:rFonts w:ascii="Times New Roman" w:eastAsiaTheme="majorHAnsi" w:hAnsi="Times New Roman" w:cs="Times New Roman"/>
                    <w:b w:val="0"/>
                    <w:color w:val="auto"/>
                    <w:szCs w:val="22"/>
                    <w:lang w:val="en-US"/>
                  </w:rPr>
                </w:rPrChange>
              </w:rPr>
              <w:t xml:space="preserve"> </w:t>
            </w:r>
            <w:r>
              <w:rPr>
                <w:rFonts w:hint="eastAsia"/>
                <w:b/>
                <w:rPrChange w:id="212" w:author="김은수" w:date="2026-10-01T06:57:00Z">
                  <w:rPr>
                    <w:rFonts w:ascii="Times New Roman" w:eastAsiaTheme="majorHAnsi" w:hAnsi="Times New Roman" w:cs="Times New Roman" w:hint="eastAsia"/>
                    <w:b w:val="0"/>
                    <w:color w:val="auto"/>
                    <w:szCs w:val="22"/>
                    <w:lang w:val="en-US"/>
                  </w:rPr>
                </w:rPrChange>
              </w:rPr>
              <w:t>제목</w:t>
            </w:r>
          </w:p>
        </w:tc>
      </w:tr>
      <w:tr w:rsidR="00935252" w:rsidRPr="005D4343" w14:paraId="07E3F743" w14:textId="77777777" w:rsidTr="00497259">
        <w:trPr>
          <w:cantSplit/>
          <w:trPrChange w:id="213" w:author="김은수" w:date="2026-10-01T06:57:00Z">
            <w:trPr>
              <w:gridAfter w:val="2"/>
              <w:trHeight w:val="468"/>
            </w:trPr>
          </w:trPrChange>
        </w:trPr>
        <w:tc>
          <w:tcPr>
            <w:cnfStyle w:val="001000000000" w:firstRow="0" w:lastRow="0" w:firstColumn="1" w:lastColumn="0" w:oddVBand="0" w:evenVBand="0" w:oddHBand="0" w:evenHBand="0" w:firstRowFirstColumn="0" w:firstRowLastColumn="0" w:lastRowFirstColumn="0" w:lastRowLastColumn="0"/>
            <w:tcW w:w="657" w:type="dxa"/>
            <w:tcPrChange w:id="214" w:author="김은수" w:date="2026-10-01T06:57:00Z">
              <w:tcPr>
                <w:tcW w:w="540" w:type="dxa"/>
              </w:tcPr>
            </w:tcPrChange>
          </w:tcPr>
          <w:p w14:paraId="6D59B4CC" w14:textId="77777777" w:rsidR="00935252" w:rsidRPr="00C34F72" w:rsidRDefault="00935252">
            <w:pPr>
              <w:pStyle w:val="TDCe"/>
              <w:keepNext/>
              <w:rPr>
                <w:rFonts w:ascii="Times New Roman" w:eastAsiaTheme="majorHAnsi" w:hAnsi="Times New Roman" w:cs="Times New Roman"/>
              </w:rPr>
              <w:pPrChange w:id="215" w:author="김은수" w:date="2026-10-01T06:57:00Z">
                <w:pPr>
                  <w:pStyle w:val="a8"/>
                  <w:wordWrap/>
                  <w:ind w:leftChars="0" w:left="0"/>
                </w:pPr>
              </w:pPrChange>
            </w:pPr>
            <w:r>
              <w:rPr>
                <w:b/>
                <w:rPrChange w:id="216" w:author="김은수" w:date="2026-10-01T06:57:00Z">
                  <w:rPr>
                    <w:rFonts w:ascii="Times New Roman" w:eastAsiaTheme="majorHAnsi" w:hAnsi="Times New Roman" w:cs="Times New Roman"/>
                    <w:b w:val="0"/>
                    <w:color w:val="auto"/>
                    <w:szCs w:val="22"/>
                    <w:lang w:val="en-US"/>
                  </w:rPr>
                </w:rPrChange>
              </w:rPr>
              <w:t>1</w:t>
            </w:r>
          </w:p>
        </w:tc>
        <w:tc>
          <w:tcPr>
            <w:tcW w:w="2241" w:type="dxa"/>
            <w:tcPrChange w:id="217" w:author="김은수" w:date="2026-10-01T06:57:00Z">
              <w:tcPr>
                <w:tcW w:w="1843" w:type="dxa"/>
                <w:gridSpan w:val="2"/>
              </w:tcPr>
            </w:tcPrChange>
          </w:tcPr>
          <w:p w14:paraId="2579E8E7" w14:textId="77777777" w:rsidR="00935252" w:rsidRPr="00E0271E" w:rsidRDefault="00935252">
            <w:pPr>
              <w:pStyle w:val="TDC7"/>
              <w:keepNext/>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imes New Roman"/>
              </w:rPr>
              <w:pPrChange w:id="218" w:author="김은수" w:date="2026-10-01T06:57: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sidRPr="00E0271E">
              <w:rPr>
                <w:rPrChange w:id="219" w:author="김은수" w:date="2026-10-01T06:57:00Z">
                  <w:rPr>
                    <w:rFonts w:asciiTheme="majorHAnsi" w:eastAsiaTheme="majorHAnsi" w:hAnsiTheme="majorHAnsi" w:cs="Times New Roman"/>
                    <w:color w:val="auto"/>
                    <w:szCs w:val="22"/>
                    <w:lang w:val="en-US"/>
                  </w:rPr>
                </w:rPrChange>
              </w:rPr>
              <w:t>IEC 62304</w:t>
            </w:r>
          </w:p>
        </w:tc>
        <w:tc>
          <w:tcPr>
            <w:tcW w:w="6343" w:type="dxa"/>
            <w:tcPrChange w:id="220" w:author="김은수" w:date="2026-10-01T06:57:00Z">
              <w:tcPr>
                <w:tcW w:w="5216" w:type="dxa"/>
              </w:tcPr>
            </w:tcPrChange>
          </w:tcPr>
          <w:p w14:paraId="50E8A3E2" w14:textId="77777777" w:rsidR="00935252" w:rsidRPr="00C34F72" w:rsidRDefault="00935252">
            <w:pPr>
              <w:pStyle w:val="TDC7"/>
              <w:keepNext/>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lang w:val="en-US"/>
                <w:rPrChange w:id="221" w:author="김은수" w:date="2026-10-01T16:26:00Z" w16du:dateUtc="2026-10-01T07:26:00Z">
                  <w:rPr>
                    <w:rFonts w:ascii="Times New Roman" w:eastAsiaTheme="majorHAnsi" w:hAnsi="Times New Roman" w:cs="Times New Roman"/>
                  </w:rPr>
                </w:rPrChange>
              </w:rPr>
              <w:pPrChange w:id="222" w:author="김은수" w:date="2026-10-01T06:57:00Z">
                <w:pPr>
                  <w:wordWrap/>
                  <w:cnfStyle w:val="000000000000" w:firstRow="0" w:lastRow="0" w:firstColumn="0" w:lastColumn="0" w:oddVBand="0" w:evenVBand="0" w:oddHBand="0" w:evenHBand="0" w:firstRowFirstColumn="0" w:firstRowLastColumn="0" w:lastRowFirstColumn="0" w:lastRowLastColumn="0"/>
                </w:pPr>
              </w:pPrChange>
            </w:pPr>
            <w:r w:rsidRPr="00C34F72">
              <w:rPr>
                <w:lang w:val="en-US"/>
                <w:rPrChange w:id="223" w:author="김은수" w:date="2026-10-01T16:26:00Z" w16du:dateUtc="2026-10-01T07:26:00Z">
                  <w:rPr>
                    <w:rFonts w:ascii="Times New Roman" w:eastAsiaTheme="majorHAnsi" w:hAnsi="Times New Roman" w:cs="Times New Roman"/>
                    <w:color w:val="auto"/>
                    <w:szCs w:val="22"/>
                    <w:lang w:val="en-US"/>
                  </w:rPr>
                </w:rPrChange>
              </w:rPr>
              <w:t>Medical device software – Software life cycle processes</w:t>
            </w:r>
          </w:p>
        </w:tc>
      </w:tr>
      <w:tr w:rsidR="00935252" w:rsidRPr="005D4343" w14:paraId="14EABA6A" w14:textId="77777777" w:rsidTr="00497259">
        <w:trPr>
          <w:cantSplit/>
          <w:trPrChange w:id="224" w:author="김은수" w:date="2026-10-01T06:57:00Z">
            <w:trPr>
              <w:gridAfter w:val="2"/>
              <w:trHeight w:val="468"/>
            </w:trPr>
          </w:trPrChange>
        </w:trPr>
        <w:tc>
          <w:tcPr>
            <w:cnfStyle w:val="001000000000" w:firstRow="0" w:lastRow="0" w:firstColumn="1" w:lastColumn="0" w:oddVBand="0" w:evenVBand="0" w:oddHBand="0" w:evenHBand="0" w:firstRowFirstColumn="0" w:firstRowLastColumn="0" w:lastRowFirstColumn="0" w:lastRowLastColumn="0"/>
            <w:tcW w:w="657" w:type="dxa"/>
            <w:tcPrChange w:id="225" w:author="김은수" w:date="2026-10-01T06:57:00Z">
              <w:tcPr>
                <w:tcW w:w="540" w:type="dxa"/>
              </w:tcPr>
            </w:tcPrChange>
          </w:tcPr>
          <w:p w14:paraId="4F9176DE" w14:textId="77777777" w:rsidR="00935252" w:rsidRPr="00C34F72" w:rsidRDefault="00935252">
            <w:pPr>
              <w:pStyle w:val="TDCe"/>
              <w:rPr>
                <w:rFonts w:ascii="Times New Roman" w:eastAsiaTheme="majorHAnsi" w:hAnsi="Times New Roman" w:cs="Times New Roman"/>
              </w:rPr>
              <w:pPrChange w:id="226" w:author="김은수" w:date="2026-10-01T06:57:00Z">
                <w:pPr>
                  <w:pStyle w:val="a8"/>
                  <w:wordWrap/>
                  <w:ind w:leftChars="0" w:left="0"/>
                </w:pPr>
              </w:pPrChange>
            </w:pPr>
            <w:r>
              <w:rPr>
                <w:b/>
                <w:rPrChange w:id="227" w:author="김은수" w:date="2026-10-01T06:57:00Z">
                  <w:rPr>
                    <w:rFonts w:ascii="Times New Roman" w:eastAsiaTheme="majorHAnsi" w:hAnsi="Times New Roman" w:cs="Times New Roman"/>
                    <w:b w:val="0"/>
                    <w:color w:val="auto"/>
                    <w:szCs w:val="22"/>
                    <w:lang w:val="en-US"/>
                  </w:rPr>
                </w:rPrChange>
              </w:rPr>
              <w:t>2</w:t>
            </w:r>
          </w:p>
        </w:tc>
        <w:tc>
          <w:tcPr>
            <w:tcW w:w="2241" w:type="dxa"/>
            <w:tcPrChange w:id="228" w:author="김은수" w:date="2026-10-01T06:57:00Z">
              <w:tcPr>
                <w:tcW w:w="1843" w:type="dxa"/>
                <w:gridSpan w:val="2"/>
              </w:tcPr>
            </w:tcPrChange>
          </w:tcPr>
          <w:p w14:paraId="1A89FEF6" w14:textId="77777777" w:rsidR="00935252" w:rsidRPr="00E0271E" w:rsidRDefault="00935252">
            <w:pPr>
              <w:pStyle w:val="TDC7"/>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imes New Roman"/>
              </w:rPr>
              <w:pPrChange w:id="229" w:author="김은수" w:date="2026-10-01T06:57: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sidRPr="00E0271E">
              <w:rPr>
                <w:rPrChange w:id="230" w:author="김은수" w:date="2026-10-01T06:57:00Z">
                  <w:rPr>
                    <w:rFonts w:asciiTheme="majorHAnsi" w:eastAsiaTheme="majorHAnsi" w:hAnsiTheme="majorHAnsi" w:cs="Times New Roman"/>
                    <w:color w:val="auto"/>
                    <w:szCs w:val="22"/>
                    <w:lang w:val="en-US"/>
                  </w:rPr>
                </w:rPrChange>
              </w:rPr>
              <w:t>ISO 14971</w:t>
            </w:r>
          </w:p>
        </w:tc>
        <w:tc>
          <w:tcPr>
            <w:tcW w:w="6343" w:type="dxa"/>
            <w:tcPrChange w:id="231" w:author="김은수" w:date="2026-10-01T06:57:00Z">
              <w:tcPr>
                <w:tcW w:w="5216" w:type="dxa"/>
              </w:tcPr>
            </w:tcPrChange>
          </w:tcPr>
          <w:p w14:paraId="3B06F4D1" w14:textId="77777777" w:rsidR="00935252" w:rsidRPr="00C34F72" w:rsidRDefault="00935252">
            <w:pPr>
              <w:pStyle w:val="TDC7"/>
              <w:cnfStyle w:val="000000000000" w:firstRow="0" w:lastRow="0" w:firstColumn="0" w:lastColumn="0" w:oddVBand="0" w:evenVBand="0" w:oddHBand="0" w:evenHBand="0" w:firstRowFirstColumn="0" w:firstRowLastColumn="0" w:lastRowFirstColumn="0" w:lastRowLastColumn="0"/>
              <w:rPr>
                <w:rFonts w:ascii="Times New Roman" w:eastAsiaTheme="majorHAnsi" w:hAnsi="Times New Roman" w:cs="Times New Roman"/>
                <w:lang w:val="en-US"/>
                <w:rPrChange w:id="232" w:author="김은수" w:date="2026-10-01T16:26:00Z" w16du:dateUtc="2026-10-01T07:26:00Z">
                  <w:rPr>
                    <w:rFonts w:ascii="Times New Roman" w:eastAsiaTheme="majorHAnsi" w:hAnsi="Times New Roman" w:cs="Times New Roman"/>
                  </w:rPr>
                </w:rPrChange>
              </w:rPr>
              <w:pPrChange w:id="233" w:author="김은수" w:date="2026-10-01T06:57:00Z">
                <w:pPr>
                  <w:pStyle w:val="a8"/>
                  <w:wordWrap/>
                  <w:ind w:leftChars="0" w:left="0"/>
                  <w:cnfStyle w:val="000000000000" w:firstRow="0" w:lastRow="0" w:firstColumn="0" w:lastColumn="0" w:oddVBand="0" w:evenVBand="0" w:oddHBand="0" w:evenHBand="0" w:firstRowFirstColumn="0" w:firstRowLastColumn="0" w:lastRowFirstColumn="0" w:lastRowLastColumn="0"/>
                </w:pPr>
              </w:pPrChange>
            </w:pPr>
            <w:r w:rsidRPr="00C34F72">
              <w:rPr>
                <w:lang w:val="en-US"/>
                <w:rPrChange w:id="234" w:author="김은수" w:date="2026-10-01T16:26:00Z" w16du:dateUtc="2026-10-01T07:26:00Z">
                  <w:rPr>
                    <w:rFonts w:ascii="Times New Roman" w:eastAsiaTheme="majorHAnsi" w:hAnsi="Times New Roman" w:cs="Times New Roman"/>
                    <w:color w:val="auto"/>
                    <w:szCs w:val="22"/>
                    <w:lang w:val="en-US"/>
                  </w:rPr>
                </w:rPrChange>
              </w:rPr>
              <w:t>Medical devices – Application of risk management to medical</w:t>
            </w:r>
          </w:p>
        </w:tc>
      </w:tr>
      <w:bookmarkEnd w:id="203"/>
    </w:tbl>
    <w:p w14:paraId="0BFE28BD" w14:textId="77777777" w:rsidR="001C2C2D" w:rsidRPr="00C778A0" w:rsidRDefault="001C2C2D">
      <w:pPr>
        <w:pStyle w:val="TDC30"/>
        <w:spacing w:after="0"/>
        <w:rPr>
          <w:lang w:val="en-US"/>
          <w:rPrChange w:id="235" w:author="김은수" w:date="2026-10-16T17:07:00Z" w16du:dateUtc="2026-10-16T08:07:00Z">
            <w:rPr/>
          </w:rPrChange>
        </w:rPr>
        <w:pPrChange w:id="236" w:author="김은수" w:date="2026-10-01T06:57:00Z">
          <w:pPr>
            <w:pStyle w:val="a8"/>
            <w:wordWrap/>
            <w:spacing w:after="0" w:line="240" w:lineRule="auto"/>
            <w:ind w:leftChars="0" w:left="1418"/>
          </w:pPr>
        </w:pPrChange>
      </w:pPr>
    </w:p>
    <w:p w14:paraId="306D7EED" w14:textId="77777777" w:rsidR="00497259" w:rsidRPr="00C778A0" w:rsidRDefault="00497259">
      <w:pPr>
        <w:pStyle w:val="TDC30"/>
        <w:spacing w:after="0"/>
        <w:rPr>
          <w:lang w:val="en-US"/>
          <w:rPrChange w:id="237" w:author="김은수" w:date="2026-10-16T17:07:00Z" w16du:dateUtc="2026-10-16T08:07:00Z">
            <w:rPr/>
          </w:rPrChange>
        </w:rPr>
        <w:pPrChange w:id="238" w:author="김은수" w:date="2026-10-01T06:57:00Z">
          <w:pPr>
            <w:widowControl/>
            <w:wordWrap/>
            <w:autoSpaceDE/>
            <w:autoSpaceDN/>
          </w:pPr>
        </w:pPrChange>
      </w:pPr>
      <w:r w:rsidRPr="00C34F72">
        <w:rPr>
          <w:lang w:val="en-US"/>
          <w:rPrChange w:id="239" w:author="김은수" w:date="2026-10-01T16:26:00Z" w16du:dateUtc="2026-10-01T07:26:00Z">
            <w:rPr/>
          </w:rPrChange>
        </w:rPr>
        <w:br w:type="page"/>
      </w:r>
    </w:p>
    <w:p w14:paraId="73AB20A3" w14:textId="77777777" w:rsidR="002E582F" w:rsidRDefault="002E582F">
      <w:pPr>
        <w:pStyle w:val="TDC30"/>
        <w:spacing w:after="0"/>
        <w:rPr>
          <w:del w:id="240" w:author="김은수" w:date="2026-10-01T06:57:00Z"/>
        </w:rPr>
        <w:pPrChange w:id="241" w:author="김은수" w:date="2026-10-01T06:57:00Z">
          <w:pPr>
            <w:widowControl/>
            <w:wordWrap/>
            <w:autoSpaceDE/>
            <w:autoSpaceDN/>
            <w:spacing w:after="0" w:line="240" w:lineRule="auto"/>
          </w:pPr>
        </w:pPrChange>
      </w:pPr>
      <w:bookmarkStart w:id="242" w:name="_Toc242733747"/>
      <w:bookmarkStart w:id="243" w:name="_Toc242735758"/>
      <w:bookmarkStart w:id="244" w:name="_Toc242774815"/>
      <w:bookmarkEnd w:id="242"/>
      <w:bookmarkEnd w:id="243"/>
      <w:bookmarkEnd w:id="244"/>
    </w:p>
    <w:p w14:paraId="0710058E" w14:textId="77777777" w:rsidR="00DC5645" w:rsidRDefault="00B76F2F">
      <w:pPr>
        <w:pStyle w:val="TDC1"/>
        <w:pPrChange w:id="245" w:author="김은수" w:date="2026-10-01T06:57:00Z">
          <w:pPr>
            <w:pStyle w:val="10"/>
            <w:numPr>
              <w:numId w:val="7"/>
            </w:numPr>
            <w:wordWrap/>
            <w:spacing w:after="0" w:line="240" w:lineRule="auto"/>
            <w:ind w:left="425" w:hanging="425"/>
          </w:pPr>
        </w:pPrChange>
      </w:pPr>
      <w:bookmarkStart w:id="246" w:name="_Toc242774816"/>
      <w:r w:rsidRPr="00C34F72">
        <w:rPr>
          <w:rFonts w:hint="eastAsia"/>
        </w:rPr>
        <w:t>하드웨어</w:t>
      </w:r>
      <w:r w:rsidRPr="00C34F72">
        <w:t xml:space="preserve"> 플랫폼</w:t>
      </w:r>
      <w:bookmarkEnd w:id="246"/>
    </w:p>
    <w:p w14:paraId="0CB1C147" w14:textId="77777777" w:rsidR="00EB72C4" w:rsidRDefault="00EB72C4">
      <w:pPr>
        <w:pStyle w:val="TDC10"/>
        <w:spacing w:after="0"/>
        <w:rPr>
          <w:del w:id="247" w:author="김은수" w:date="2026-10-01T06:57:00Z"/>
        </w:rPr>
        <w:pPrChange w:id="248" w:author="김은수" w:date="2026-10-01T06:57:00Z">
          <w:pPr>
            <w:wordWrap/>
            <w:spacing w:after="0" w:line="240" w:lineRule="auto"/>
            <w:ind w:leftChars="100" w:left="200"/>
          </w:pPr>
        </w:pPrChange>
      </w:pPr>
    </w:p>
    <w:p w14:paraId="1A50661C" w14:textId="77777777" w:rsidR="00C8740F" w:rsidRDefault="00A21EE5">
      <w:pPr>
        <w:pStyle w:val="TDC10"/>
        <w:rPr>
          <w:del w:id="249" w:author="김은수" w:date="2026-10-12T23:57:00Z"/>
        </w:rPr>
        <w:pPrChange w:id="250" w:author="김은수" w:date="2026-10-01T06:57:00Z">
          <w:pPr>
            <w:wordWrap/>
            <w:spacing w:after="0" w:line="240" w:lineRule="auto"/>
            <w:ind w:leftChars="100" w:left="200"/>
          </w:pPr>
        </w:pPrChange>
      </w:pPr>
      <w:del w:id="251" w:author="김은수" w:date="2026-10-12T23:57:00Z">
        <w:r w:rsidRPr="00C34F72">
          <w:rPr>
            <w:rFonts w:hint="eastAsia"/>
          </w:rPr>
          <w:delText>인공달팽이관</w:delText>
        </w:r>
        <w:r w:rsidRPr="00C34F72">
          <w:delText xml:space="preserve"> 시스템 전체의 하드웨어 플랫폼은 아래 &lt;그림 1.&gt;과 같으며, </w:delText>
        </w:r>
      </w:del>
      <w:ins w:id="252" w:author="김은수" w:date="2026-09-29T18:27:00Z" w16du:dateUtc="2026-09-29T09:27:00Z">
        <w:del w:id="253" w:author="김은수" w:date="2026-10-12T23:57:00Z">
          <w:r w:rsidRPr="00C34F72">
            <w:rPr>
              <w:rFonts w:hint="eastAsia"/>
            </w:rPr>
            <w:delText>외부장치</w:delText>
          </w:r>
          <w:r w:rsidRPr="00C34F72">
            <w:delText xml:space="preserve"> Sound1의 </w:delText>
          </w:r>
        </w:del>
      </w:ins>
      <w:del w:id="254" w:author="김은수" w:date="2026-10-12T23:57:00Z">
        <w:r w:rsidRPr="00C34F72">
          <w:rPr>
            <w:rFonts w:hint="eastAsia"/>
          </w:rPr>
          <w:delText>소프트웨어는</w:delText>
        </w:r>
        <w:r w:rsidRPr="00C34F72">
          <w:delText xml:space="preserve"> </w:delText>
        </w:r>
      </w:del>
      <w:del w:id="255" w:author="김은수" w:date="2026-09-29T18:27:00Z" w16du:dateUtc="2026-09-29T09:27:00Z">
        <w:r w:rsidR="0061116C">
          <w:delText xml:space="preserve">Ezairo 7150 </w:delText>
        </w:r>
        <w:r w:rsidR="0061116C">
          <w:rPr>
            <w:rFonts w:hint="eastAsia"/>
          </w:rPr>
          <w:delText>시스템에서 동작하게 된다</w:delText>
        </w:r>
      </w:del>
      <w:ins w:id="256" w:author="김은수" w:date="2026-09-29T18:27:00Z" w16du:dateUtc="2026-09-29T09:27:00Z">
        <w:del w:id="257" w:author="김은수" w:date="2026-10-12T23:57:00Z">
          <w:r w:rsidRPr="00C34F72">
            <w:delText>E8300과 QCC5181에서 동작한다</w:delText>
          </w:r>
        </w:del>
      </w:ins>
      <w:del w:id="258" w:author="김은수" w:date="2026-10-12T23:57:00Z">
        <w:r w:rsidRPr="00C34F72">
          <w:delText>.</w:delText>
        </w:r>
      </w:del>
    </w:p>
    <w:p w14:paraId="196A052F" w14:textId="77777777" w:rsidR="000E2972" w:rsidRDefault="0034418E">
      <w:pPr>
        <w:pStyle w:val="TDC10"/>
        <w:rPr>
          <w:ins w:id="259" w:author="김은수" w:date="2026-10-12T23:57:00Z"/>
        </w:rPr>
      </w:pPr>
      <w:ins w:id="260" w:author="김은수" w:date="2026-10-12T23:57:00Z">
        <w:r>
          <w:t xml:space="preserve">인공달팽이관 시스템 전체의 하드웨어 플랫폼은 아래 &lt;그림 1.&gt;과 같다. 외부장치 Sound1의 소프트웨어는 E8300과 QCC5181에서 동작한다. DMIC1/DMIC2는 E8300에 연결되고 </w:t>
        </w:r>
        <w:r>
          <w:rPr>
            <w:color w:val="C00000"/>
            <w:rPrChange w:id="261" w:author="김은수" w:date="2026-10-16T07:34:00Z">
              <w:rPr/>
            </w:rPrChange>
          </w:rPr>
          <w:t>DMIC2는 QCC에도 연결되어 전화 통화 상향 입력으로 사용한다.</w:t>
        </w:r>
      </w:ins>
    </w:p>
    <w:p w14:paraId="13559AB8" w14:textId="77777777" w:rsidR="00497259" w:rsidRDefault="00497259">
      <w:pPr>
        <w:pStyle w:val="TDC10"/>
        <w:spacing w:after="0"/>
        <w:rPr>
          <w:del w:id="262" w:author="김은수" w:date="2026-10-01T06:57:00Z"/>
        </w:rPr>
        <w:pPrChange w:id="263" w:author="김은수" w:date="2026-10-01T06:57:00Z">
          <w:pPr>
            <w:wordWrap/>
            <w:spacing w:after="0" w:line="240" w:lineRule="auto"/>
            <w:ind w:leftChars="100" w:left="200"/>
          </w:pPr>
        </w:pPrChange>
      </w:pPr>
    </w:p>
    <w:p w14:paraId="561D32A0" w14:textId="77777777" w:rsidR="001C2C2D" w:rsidRDefault="001C2C2D">
      <w:pPr>
        <w:pStyle w:val="TDC10"/>
        <w:spacing w:after="0"/>
        <w:rPr>
          <w:del w:id="264" w:author="김은수" w:date="2026-10-01T06:57:00Z"/>
        </w:rPr>
        <w:pPrChange w:id="265" w:author="김은수" w:date="2026-10-01T06:57:00Z">
          <w:pPr>
            <w:wordWrap/>
            <w:spacing w:after="0" w:line="240" w:lineRule="auto"/>
            <w:ind w:leftChars="300" w:left="600"/>
          </w:pPr>
        </w:pPrChange>
      </w:pPr>
    </w:p>
    <w:p w14:paraId="392BFD4A" w14:textId="77777777" w:rsidR="00935252" w:rsidRPr="002E582F" w:rsidRDefault="00497259" w:rsidP="00497259">
      <w:pPr>
        <w:wordWrap/>
        <w:spacing w:after="0" w:line="240" w:lineRule="auto"/>
        <w:ind w:leftChars="100" w:left="200"/>
        <w:jc w:val="left"/>
        <w:rPr>
          <w:del w:id="266" w:author="김은수" w:date="2026-09-29T18:27:00Z" w16du:dateUtc="2026-09-29T09:27:00Z"/>
        </w:rPr>
      </w:pPr>
      <w:del w:id="267" w:author="김은수" w:date="2026-09-29T18:27:00Z" w16du:dateUtc="2026-09-29T09:27:00Z">
        <w:r w:rsidRPr="00DA3F99">
          <w:rPr>
            <w:noProof/>
          </w:rPr>
          <w:drawing>
            <wp:inline distT="0" distB="0" distL="0" distR="0" wp14:anchorId="2322C267" wp14:editId="07889D1F">
              <wp:extent cx="5975498" cy="3703842"/>
              <wp:effectExtent l="0" t="0" r="6350" b="0"/>
              <wp:docPr id="2064571895" name="그림 179" descr="텍스트, 스크린샷, 도표, 디자인이(가) 표시된 사진&#10;&#10;자동 생성된 설명">
                <a:extLst xmlns:a="http://schemas.openxmlformats.org/drawingml/2006/main">
                  <a:ext uri="{FF2B5EF4-FFF2-40B4-BE49-F238E27FC236}">
                    <a16:creationId xmlns:a16="http://schemas.microsoft.com/office/drawing/2014/main" id="{11424A9C-AF8F-FCA5-CE7E-889E0BD65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그림 179" descr="텍스트, 스크린샷, 도표, 디자인이(가) 표시된 사진&#10;&#10;자동 생성된 설명">
                        <a:extLst>
                          <a:ext uri="{FF2B5EF4-FFF2-40B4-BE49-F238E27FC236}">
                            <a16:creationId xmlns:a16="http://schemas.microsoft.com/office/drawing/2014/main" id="{11424A9C-AF8F-FCA5-CE7E-889E0BD65B7E}"/>
                          </a:ext>
                        </a:extLst>
                      </pic:cNvPr>
                      <pic:cNvPicPr>
                        <a:picLocks noChangeAspect="1"/>
                      </pic:cNvPicPr>
                    </pic:nvPicPr>
                    <pic:blipFill>
                      <a:blip r:embed="rId10"/>
                      <a:stretch>
                        <a:fillRect/>
                      </a:stretch>
                    </pic:blipFill>
                    <pic:spPr>
                      <a:xfrm>
                        <a:off x="0" y="0"/>
                        <a:ext cx="5977408" cy="3705026"/>
                      </a:xfrm>
                      <a:prstGeom prst="rect">
                        <a:avLst/>
                      </a:prstGeom>
                    </pic:spPr>
                  </pic:pic>
                </a:graphicData>
              </a:graphic>
            </wp:inline>
          </w:drawing>
        </w:r>
      </w:del>
    </w:p>
    <w:p w14:paraId="67A0DF90" w14:textId="77777777" w:rsidR="00935252" w:rsidRPr="00C34F72" w:rsidRDefault="00497259">
      <w:pPr>
        <w:pStyle w:val="TDC14"/>
        <w:rPr>
          <w:ins w:id="268" w:author="김은수" w:date="2026-09-29T18:27:00Z" w16du:dateUtc="2026-09-29T09:27:00Z"/>
        </w:rPr>
        <w:pPrChange w:id="269" w:author="김은수" w:date="2026-10-01T06:57:00Z">
          <w:pPr>
            <w:wordWrap/>
            <w:spacing w:after="0" w:line="240" w:lineRule="auto"/>
            <w:ind w:leftChars="100" w:left="200"/>
            <w:jc w:val="left"/>
          </w:pPr>
        </w:pPrChange>
      </w:pPr>
      <w:ins w:id="270" w:author="김은수" w:date="2026-09-29T18:27:00Z" w16du:dateUtc="2026-09-29T09:27:00Z">
        <w:del w:id="271" w:author="김은수" w:date="2026-10-12T23:57:00Z">
          <w:r w:rsidRPr="00C34F72">
            <w:rPr>
              <w:noProof/>
            </w:rPr>
            <w:drawing>
              <wp:inline distT="0" distB="0" distL="0" distR="0" wp14:anchorId="2322C267" wp14:editId="07889D1F">
                <wp:extent cx="5975498" cy="4268213"/>
                <wp:effectExtent l="0" t="0" r="6350" b="0"/>
                <wp:docPr id="180" name="그림 179" descr="시스템 블록도">
                  <a:extLst xmlns:a="http://schemas.openxmlformats.org/drawingml/2006/main">
                    <a:ext uri="{FF2B5EF4-FFF2-40B4-BE49-F238E27FC236}">
                      <a16:creationId xmlns:a16="http://schemas.microsoft.com/office/drawing/2014/main" id="{11424A9C-AF8F-FCA5-CE7E-889E0BD65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그림 179" descr="텍스트, 스크린샷, 도표, 디자인이(가) 표시된 사진&#10;&#10;자동 생성된 설명">
                          <a:extLst>
                            <a:ext uri="{FF2B5EF4-FFF2-40B4-BE49-F238E27FC236}">
                              <a16:creationId xmlns:a16="http://schemas.microsoft.com/office/drawing/2014/main" id="{11424A9C-AF8F-FCA5-CE7E-889E0BD65B7E}"/>
                            </a:ext>
                          </a:extLst>
                        </pic:cNvPr>
                        <pic:cNvPicPr>
                          <a:picLocks noChangeAspect="1"/>
                        </pic:cNvPicPr>
                      </pic:nvPicPr>
                      <pic:blipFill>
                        <a:blip r:embed="rId11"/>
                        <a:stretch>
                          <a:fillRect/>
                        </a:stretch>
                      </pic:blipFill>
                      <pic:spPr>
                        <a:xfrm>
                          <a:off x="0" y="0"/>
                          <a:ext cx="5975498" cy="4268213"/>
                        </a:xfrm>
                        <a:prstGeom prst="rect">
                          <a:avLst/>
                        </a:prstGeom>
                      </pic:spPr>
                    </pic:pic>
                  </a:graphicData>
                </a:graphic>
              </wp:inline>
            </w:drawing>
          </w:r>
        </w:del>
      </w:ins>
      <w:ins w:id="272" w:author="김은수" w:date="2026-10-12T23:57:00Z">
        <w:del w:id="273" w:author="김은수" w:date="2026-10-13T00:52:00Z">
          <w:r w:rsidRPr="00C34F72">
            <w:rPr>
              <w:noProof/>
            </w:rPr>
            <w:drawing>
              <wp:inline distT="0" distB="0" distL="0" distR="0" wp14:anchorId="2322C267" wp14:editId="07889D1F">
                <wp:extent cx="5975498" cy="4268213"/>
                <wp:effectExtent l="0" t="0" r="6350" b="0"/>
                <wp:docPr id="2080932555" name="DMIC2 공통 입력과 QCC 통화 상향 경로" descr="DMIC2 공통 입력과 QCC 통화 상향 경로">
                  <a:extLst xmlns:a="http://schemas.openxmlformats.org/drawingml/2006/main">
                    <a:ext uri="{FF2B5EF4-FFF2-40B4-BE49-F238E27FC236}">
                      <a16:creationId xmlns:a16="http://schemas.microsoft.com/office/drawing/2014/main" id="{11424A9C-AF8F-FCA5-CE7E-889E0BD65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그림 179" descr="텍스트, 스크린샷, 도표, 디자인이(가) 표시된 사진&#10;&#10;자동 생성된 설명">
                          <a:extLst>
                            <a:ext uri="{FF2B5EF4-FFF2-40B4-BE49-F238E27FC236}">
                              <a16:creationId xmlns:a16="http://schemas.microsoft.com/office/drawing/2014/main" id="{11424A9C-AF8F-FCA5-CE7E-889E0BD65B7E}"/>
                            </a:ext>
                          </a:extLst>
                        </pic:cNvPr>
                        <pic:cNvPicPr>
                          <a:picLocks noChangeAspect="1"/>
                        </pic:cNvPicPr>
                      </pic:nvPicPr>
                      <pic:blipFill>
                        <a:blip r:embed="rId12"/>
                        <a:stretch>
                          <a:fillRect/>
                        </a:stretch>
                      </pic:blipFill>
                      <pic:spPr>
                        <a:xfrm>
                          <a:off x="0" y="0"/>
                          <a:ext cx="5975498" cy="4268213"/>
                        </a:xfrm>
                        <a:prstGeom prst="rect">
                          <a:avLst/>
                        </a:prstGeom>
                      </pic:spPr>
                    </pic:pic>
                  </a:graphicData>
                </a:graphic>
              </wp:inline>
            </w:drawing>
          </w:r>
        </w:del>
      </w:ins>
      <w:ins w:id="274" w:author="김은수" w:date="2026-10-13T00:52:00Z">
        <w:r w:rsidRPr="00C34F72">
          <w:rPr>
            <w:noProof/>
          </w:rPr>
          <w:drawing>
            <wp:inline distT="0" distB="0" distL="0" distR="0" wp14:anchorId="4DF08457" wp14:editId="3D6AAF02">
              <wp:extent cx="5975498" cy="4268213"/>
              <wp:effectExtent l="0" t="0" r="6350" b="0"/>
              <wp:docPr id="2080932557" name="DMIC2 양쪽 연결 및 통화 마이크 입력" descr="DMIC2 양쪽 연결 및 통화 마이크 입력">
                <a:extLst xmlns:a="http://schemas.openxmlformats.org/drawingml/2006/main">
                  <a:ext uri="{FF2B5EF4-FFF2-40B4-BE49-F238E27FC236}">
                    <a16:creationId xmlns:a16="http://schemas.microsoft.com/office/drawing/2014/main" id="{F3D561D8-8038-43C3-B4E4-921D5BF2DE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그림 179" descr="텍스트, 스크린샷, 도표, 디자인이(가) 표시된 사진&#10;&#10;자동 생성된 설명">
                        <a:extLst>
                          <a:ext uri="{FF2B5EF4-FFF2-40B4-BE49-F238E27FC236}">
                            <a16:creationId xmlns:a16="http://schemas.microsoft.com/office/drawing/2014/main" id="{1221E344-04C6-4A2A-8A54-5239ECA2A341}"/>
                          </a:ext>
                        </a:extLst>
                      </pic:cNvPr>
                      <pic:cNvPicPr>
                        <a:picLocks noChangeAspect="1"/>
                      </pic:cNvPicPr>
                    </pic:nvPicPr>
                    <pic:blipFill>
                      <a:blip r:embed="rId13"/>
                      <a:stretch>
                        <a:fillRect/>
                      </a:stretch>
                    </pic:blipFill>
                    <pic:spPr>
                      <a:xfrm>
                        <a:off x="0" y="0"/>
                        <a:ext cx="5975498" cy="4268213"/>
                      </a:xfrm>
                      <a:prstGeom prst="rect">
                        <a:avLst/>
                      </a:prstGeom>
                    </pic:spPr>
                  </pic:pic>
                </a:graphicData>
              </a:graphic>
            </wp:inline>
          </w:drawing>
        </w:r>
      </w:ins>
    </w:p>
    <w:p w14:paraId="21AD95CB" w14:textId="77777777" w:rsidR="00C8740F" w:rsidRDefault="00C8740F">
      <w:pPr>
        <w:pStyle w:val="TDC10"/>
        <w:spacing w:after="0"/>
        <w:pPrChange w:id="275" w:author="김은수" w:date="2026-10-01T06:57:00Z">
          <w:pPr/>
        </w:pPrChange>
      </w:pPr>
    </w:p>
    <w:p w14:paraId="1B58579A" w14:textId="77777777" w:rsidR="00C8740F" w:rsidRDefault="001C2C2D">
      <w:pPr>
        <w:pStyle w:val="TDC15"/>
        <w:keepLines w:val="0"/>
        <w:pPrChange w:id="276" w:author="김은수" w:date="2026-10-01T06:57:00Z">
          <w:pPr>
            <w:wordWrap/>
            <w:spacing w:after="0" w:line="240" w:lineRule="auto"/>
            <w:ind w:leftChars="300" w:left="600"/>
            <w:jc w:val="center"/>
          </w:pPr>
        </w:pPrChange>
      </w:pPr>
      <w:r w:rsidRPr="00C34F72">
        <w:t>&lt;</w:t>
      </w:r>
      <w:r>
        <w:t xml:space="preserve"> </w:t>
      </w:r>
      <w:r w:rsidRPr="00C34F72">
        <w:rPr>
          <w:rFonts w:hint="eastAsia"/>
        </w:rPr>
        <w:t>그림</w:t>
      </w:r>
      <w:r>
        <w:t xml:space="preserve"> 1. </w:t>
      </w:r>
      <w:r w:rsidR="00A21EE5" w:rsidRPr="00C34F72">
        <w:rPr>
          <w:rFonts w:hint="eastAsia"/>
        </w:rPr>
        <w:t>인공달팽이관</w:t>
      </w:r>
      <w:r w:rsidR="00A21EE5" w:rsidRPr="00C34F72">
        <w:t xml:space="preserve"> 시스템 </w:t>
      </w:r>
      <w:r w:rsidRPr="00C34F72">
        <w:rPr>
          <w:rFonts w:hint="eastAsia"/>
        </w:rPr>
        <w:t>블록도</w:t>
      </w:r>
      <w:r w:rsidRPr="00C34F72">
        <w:t xml:space="preserve"> </w:t>
      </w:r>
      <w:r>
        <w:t>&gt;</w:t>
      </w:r>
    </w:p>
    <w:p w14:paraId="27257408" w14:textId="77777777" w:rsidR="0067373B" w:rsidRPr="00C34F72" w:rsidRDefault="0067373B">
      <w:pPr>
        <w:pStyle w:val="TDC10"/>
        <w:spacing w:after="0"/>
        <w:rPr>
          <w:del w:id="277" w:author="김은수" w:date="2026-10-01T06:57:00Z"/>
          <w:rFonts w:asciiTheme="majorHAnsi" w:eastAsiaTheme="majorEastAsia" w:hAnsiTheme="majorHAnsi" w:cstheme="majorBidi"/>
          <w:sz w:val="28"/>
          <w:szCs w:val="28"/>
        </w:rPr>
        <w:pPrChange w:id="278" w:author="김은수" w:date="2026-10-01T06:57:00Z">
          <w:pPr>
            <w:widowControl/>
            <w:wordWrap/>
            <w:autoSpaceDE/>
            <w:autoSpaceDN/>
            <w:spacing w:after="0" w:line="240" w:lineRule="auto"/>
          </w:pPr>
        </w:pPrChange>
      </w:pPr>
    </w:p>
    <w:p w14:paraId="62E11C83" w14:textId="77777777" w:rsidR="00935252" w:rsidRPr="00C34F72" w:rsidRDefault="00935252">
      <w:pPr>
        <w:pStyle w:val="TDC10"/>
        <w:spacing w:after="0"/>
        <w:rPr>
          <w:rFonts w:asciiTheme="majorHAnsi" w:eastAsiaTheme="majorEastAsia" w:hAnsiTheme="majorHAnsi" w:cstheme="majorBidi"/>
          <w:sz w:val="28"/>
          <w:szCs w:val="28"/>
        </w:rPr>
        <w:pPrChange w:id="279" w:author="김은수" w:date="2026-10-01T06:57:00Z">
          <w:pPr>
            <w:widowControl/>
            <w:wordWrap/>
            <w:autoSpaceDE/>
            <w:autoSpaceDN/>
            <w:spacing w:line="240" w:lineRule="auto"/>
          </w:pPr>
        </w:pPrChange>
      </w:pPr>
      <w:r>
        <w:rPr>
          <w:rPrChange w:id="280" w:author="김은수" w:date="2026-10-01T06:57:00Z">
            <w:rPr>
              <w:rFonts w:asciiTheme="majorHAnsi" w:eastAsiaTheme="majorEastAsia" w:hAnsiTheme="majorHAnsi" w:cstheme="majorBidi"/>
              <w:sz w:val="28"/>
              <w:szCs w:val="28"/>
            </w:rPr>
          </w:rPrChange>
        </w:rPr>
        <w:br w:type="page"/>
      </w:r>
    </w:p>
    <w:p w14:paraId="710FC3F9" w14:textId="77777777" w:rsidR="001909A9" w:rsidRDefault="001909A9">
      <w:pPr>
        <w:pStyle w:val="TDC1"/>
        <w:pPrChange w:id="281" w:author="김은수" w:date="2026-10-01T06:57:00Z">
          <w:pPr>
            <w:pStyle w:val="10"/>
            <w:numPr>
              <w:numId w:val="7"/>
            </w:numPr>
            <w:wordWrap/>
            <w:spacing w:after="0" w:line="240" w:lineRule="auto"/>
            <w:ind w:left="425" w:hanging="425"/>
          </w:pPr>
        </w:pPrChange>
      </w:pPr>
      <w:bookmarkStart w:id="282" w:name="_Toc242774817"/>
      <w:r w:rsidRPr="00C34F72">
        <w:rPr>
          <w:rFonts w:hint="eastAsia"/>
        </w:rPr>
        <w:lastRenderedPageBreak/>
        <w:t>소프트웨어</w:t>
      </w:r>
      <w:r w:rsidRPr="00C34F72">
        <w:t xml:space="preserve"> </w:t>
      </w:r>
      <w:r w:rsidR="009F6245" w:rsidRPr="00C34F72">
        <w:rPr>
          <w:rFonts w:hint="eastAsia"/>
        </w:rPr>
        <w:t>아키텍쳐</w:t>
      </w:r>
      <w:bookmarkEnd w:id="282"/>
    </w:p>
    <w:p w14:paraId="04DE275D" w14:textId="77777777" w:rsidR="002E582F" w:rsidRDefault="00854313">
      <w:pPr>
        <w:pStyle w:val="TDC10"/>
        <w:pPrChange w:id="283" w:author="김은수" w:date="2026-10-01T06:57:00Z">
          <w:pPr>
            <w:wordWrap/>
            <w:spacing w:after="0" w:line="240" w:lineRule="auto"/>
            <w:ind w:leftChars="100" w:left="200"/>
          </w:pPr>
        </w:pPrChange>
      </w:pPr>
      <w:del w:id="284" w:author="김은수" w:date="2026-09-29T18:27:00Z" w16du:dateUtc="2026-09-29T09:27:00Z">
        <w:r>
          <w:rPr>
            <w:rFonts w:hint="eastAsia"/>
          </w:rPr>
          <w:delText xml:space="preserve">2절의 </w:delText>
        </w:r>
      </w:del>
      <w:r w:rsidRPr="00C34F72">
        <w:rPr>
          <w:rFonts w:hint="eastAsia"/>
        </w:rPr>
        <w:t>하드웨어</w:t>
      </w:r>
      <w:r w:rsidRPr="00C34F72">
        <w:t xml:space="preserve"> 플랫폼을 기반으로 동작하는 </w:t>
      </w:r>
      <w:del w:id="285" w:author="김은수" w:date="2026-09-29T18:27:00Z" w16du:dateUtc="2026-09-29T09:27:00Z">
        <w:r w:rsidR="0061116C">
          <w:rPr>
            <w:rFonts w:hint="eastAsia"/>
          </w:rPr>
          <w:delText>인공달팽이관장치 소</w:delText>
        </w:r>
        <w:r>
          <w:rPr>
            <w:rFonts w:hint="eastAsia"/>
          </w:rPr>
          <w:delText>프트웨어는</w:delText>
        </w:r>
      </w:del>
      <w:ins w:id="286" w:author="김은수" w:date="2026-09-29T18:27:00Z" w16du:dateUtc="2026-09-29T09:27:00Z">
        <w:r w:rsidRPr="00C34F72">
          <w:rPr>
            <w:rFonts w:hint="eastAsia"/>
          </w:rPr>
          <w:t>소프트웨어</w:t>
        </w:r>
      </w:ins>
      <w:r w:rsidRPr="00C34F72">
        <w:t xml:space="preserve"> 아키텍쳐는 &lt;그림 2.&gt;와 </w:t>
      </w:r>
      <w:del w:id="287" w:author="김은수" w:date="2026-09-29T18:27:00Z" w16du:dateUtc="2026-09-29T09:27:00Z">
        <w:r>
          <w:rPr>
            <w:rFonts w:hint="eastAsia"/>
          </w:rPr>
          <w:delText>같이 설계되었으며,</w:delText>
        </w:r>
      </w:del>
      <w:ins w:id="288" w:author="김은수" w:date="2026-09-29T18:27:00Z" w16du:dateUtc="2026-09-29T09:27:00Z">
        <w:r w:rsidRPr="00C34F72">
          <w:rPr>
            <w:rFonts w:hint="eastAsia"/>
          </w:rPr>
          <w:t>같다</w:t>
        </w:r>
        <w:r w:rsidRPr="00C34F72">
          <w:t>.</w:t>
        </w:r>
      </w:ins>
    </w:p>
    <w:p w14:paraId="5998D0A8" w14:textId="77777777" w:rsidR="00935252" w:rsidRPr="002E582F" w:rsidRDefault="00935252">
      <w:pPr>
        <w:pStyle w:val="TDC10"/>
        <w:spacing w:after="0"/>
        <w:rPr>
          <w:del w:id="289" w:author="김은수" w:date="2026-10-01T06:57:00Z"/>
        </w:rPr>
        <w:pPrChange w:id="290" w:author="김은수" w:date="2026-10-01T06:57:00Z">
          <w:pPr>
            <w:wordWrap/>
            <w:spacing w:after="0" w:line="240" w:lineRule="auto"/>
            <w:ind w:leftChars="100" w:left="200"/>
          </w:pPr>
        </w:pPrChange>
      </w:pPr>
    </w:p>
    <w:p w14:paraId="5689ADDF" w14:textId="77777777" w:rsidR="002C61A1" w:rsidRDefault="00246791" w:rsidP="00680F01">
      <w:pPr>
        <w:wordWrap/>
        <w:spacing w:after="0" w:line="240" w:lineRule="auto"/>
        <w:jc w:val="center"/>
        <w:rPr>
          <w:del w:id="291" w:author="김은수" w:date="2026-09-29T18:27:00Z" w16du:dateUtc="2026-09-29T09:27:00Z"/>
        </w:rPr>
      </w:pPr>
      <w:del w:id="292" w:author="김은수" w:date="2026-09-29T18:27:00Z" w16du:dateUtc="2026-09-29T09:27:00Z">
        <w:r w:rsidRPr="00246791">
          <w:rPr>
            <w:noProof/>
          </w:rPr>
          <w:drawing>
            <wp:inline distT="0" distB="0" distL="0" distR="0" wp14:anchorId="5D976FA2" wp14:editId="43B1CA00">
              <wp:extent cx="6120130" cy="3301365"/>
              <wp:effectExtent l="0" t="0" r="0" b="0"/>
              <wp:docPr id="290727954" name="그림 2" descr="텍스트, 스크린샷, 폰트, 직사각형이(가) 표시된 사진&#10;&#10;자동 생성된 설명">
                <a:extLst xmlns:a="http://schemas.openxmlformats.org/drawingml/2006/main">
                  <a:ext uri="{FF2B5EF4-FFF2-40B4-BE49-F238E27FC236}">
                    <a16:creationId xmlns:a16="http://schemas.microsoft.com/office/drawing/2014/main" id="{2B924244-70D6-D4E1-645C-596CCD1AB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텍스트, 스크린샷, 폰트, 직사각형이(가) 표시된 사진&#10;&#10;자동 생성된 설명">
                        <a:extLst>
                          <a:ext uri="{FF2B5EF4-FFF2-40B4-BE49-F238E27FC236}">
                            <a16:creationId xmlns:a16="http://schemas.microsoft.com/office/drawing/2014/main" id="{2B924244-70D6-D4E1-645C-596CCD1ABFEA}"/>
                          </a:ext>
                        </a:extLst>
                      </pic:cNvPr>
                      <pic:cNvPicPr>
                        <a:picLocks noChangeAspect="1"/>
                      </pic:cNvPicPr>
                    </pic:nvPicPr>
                    <pic:blipFill>
                      <a:blip r:embed="rId14"/>
                      <a:stretch>
                        <a:fillRect/>
                      </a:stretch>
                    </pic:blipFill>
                    <pic:spPr>
                      <a:xfrm>
                        <a:off x="0" y="0"/>
                        <a:ext cx="6120130" cy="3301365"/>
                      </a:xfrm>
                      <a:prstGeom prst="rect">
                        <a:avLst/>
                      </a:prstGeom>
                    </pic:spPr>
                  </pic:pic>
                </a:graphicData>
              </a:graphic>
            </wp:inline>
          </w:drawing>
        </w:r>
      </w:del>
    </w:p>
    <w:p w14:paraId="7AE032FA" w14:textId="77777777" w:rsidR="002C61A1" w:rsidRPr="00C34F72" w:rsidRDefault="00246791">
      <w:pPr>
        <w:pStyle w:val="TDC14"/>
        <w:rPr>
          <w:ins w:id="293" w:author="김은수" w:date="2026-09-29T18:27:00Z" w16du:dateUtc="2026-09-29T09:27:00Z"/>
        </w:rPr>
        <w:pPrChange w:id="294" w:author="김은수" w:date="2026-10-01T06:57:00Z">
          <w:pPr>
            <w:wordWrap/>
            <w:spacing w:after="0" w:line="240" w:lineRule="auto"/>
            <w:jc w:val="center"/>
          </w:pPr>
        </w:pPrChange>
      </w:pPr>
      <w:ins w:id="295" w:author="김은수" w:date="2026-09-29T18:27:00Z" w16du:dateUtc="2026-09-29T09:27:00Z">
        <w:del w:id="296" w:author="김은수" w:date="2026-10-12T13:05:00Z">
          <w:r w:rsidRPr="00C34F72">
            <w:rPr>
              <w:noProof/>
            </w:rPr>
            <w:drawing>
              <wp:inline distT="0" distB="0" distL="0" distR="0" wp14:anchorId="5D976FA2" wp14:editId="43B1CA00">
                <wp:extent cx="6120130" cy="4284091"/>
                <wp:effectExtent l="0" t="0" r="0" b="0"/>
                <wp:docPr id="3" name="그림 2" descr="소프트웨어 구조도">
                  <a:extLst xmlns:a="http://schemas.openxmlformats.org/drawingml/2006/main">
                    <a:ext uri="{FF2B5EF4-FFF2-40B4-BE49-F238E27FC236}">
                      <a16:creationId xmlns:a16="http://schemas.microsoft.com/office/drawing/2014/main" id="{2B924244-70D6-D4E1-645C-596CCD1AB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텍스트, 스크린샷, 폰트, 직사각형이(가) 표시된 사진&#10;&#10;자동 생성된 설명">
                          <a:extLst>
                            <a:ext uri="{FF2B5EF4-FFF2-40B4-BE49-F238E27FC236}">
                              <a16:creationId xmlns:a16="http://schemas.microsoft.com/office/drawing/2014/main" id="{2B924244-70D6-D4E1-645C-596CCD1ABFEA}"/>
                            </a:ext>
                          </a:extLst>
                        </pic:cNvPr>
                        <pic:cNvPicPr>
                          <a:picLocks noChangeAspect="1"/>
                        </pic:cNvPicPr>
                      </pic:nvPicPr>
                      <pic:blipFill>
                        <a:blip r:embed="rId15"/>
                        <a:stretch>
                          <a:fillRect/>
                        </a:stretch>
                      </pic:blipFill>
                      <pic:spPr>
                        <a:xfrm>
                          <a:off x="0" y="0"/>
                          <a:ext cx="6120130" cy="4284091"/>
                        </a:xfrm>
                        <a:prstGeom prst="rect">
                          <a:avLst/>
                        </a:prstGeom>
                      </pic:spPr>
                    </pic:pic>
                  </a:graphicData>
                </a:graphic>
              </wp:inline>
            </w:drawing>
          </w:r>
        </w:del>
      </w:ins>
      <w:ins w:id="297" w:author="김은수" w:date="2026-10-12T13:05:00Z">
        <w:del w:id="298" w:author="김은수" w:date="2026-10-12T23:57:00Z">
          <w:r w:rsidRPr="00C34F72">
            <w:rPr>
              <w:noProof/>
            </w:rPr>
            <w:drawing>
              <wp:inline distT="0" distB="0" distL="0" distR="0" wp14:anchorId="5D976FA2" wp14:editId="43B1CA00">
                <wp:extent cx="6120130" cy="4284091"/>
                <wp:effectExtent l="0" t="0" r="0" b="0"/>
                <wp:docPr id="2080932554" name="QCC 제공설계 반영 SAD 구조도" descr="코드 원본에서 새로 생성한 QCC 제공설계 4모듈/14유닛과 E8300 연계 구조도. 구현과 측정은 미확인.">
                  <a:extLst xmlns:a="http://schemas.openxmlformats.org/drawingml/2006/main">
                    <a:ext uri="{FF2B5EF4-FFF2-40B4-BE49-F238E27FC236}">
                      <a16:creationId xmlns:a16="http://schemas.microsoft.com/office/drawing/2014/main" id="{2B924244-70D6-D4E1-645C-596CCD1AB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텍스트, 스크린샷, 폰트, 직사각형이(가) 표시된 사진&#10;&#10;자동 생성된 설명">
                          <a:extLst>
                            <a:ext uri="{FF2B5EF4-FFF2-40B4-BE49-F238E27FC236}">
                              <a16:creationId xmlns:a16="http://schemas.microsoft.com/office/drawing/2014/main" id="{2B924244-70D6-D4E1-645C-596CCD1ABFEA}"/>
                            </a:ext>
                          </a:extLst>
                        </pic:cNvPr>
                        <pic:cNvPicPr>
                          <a:picLocks noChangeAspect="1"/>
                        </pic:cNvPicPr>
                      </pic:nvPicPr>
                      <pic:blipFill>
                        <a:blip r:embed="rId16"/>
                        <a:stretch>
                          <a:fillRect/>
                        </a:stretch>
                      </pic:blipFill>
                      <pic:spPr>
                        <a:xfrm>
                          <a:off x="0" y="0"/>
                          <a:ext cx="6120130" cy="4284091"/>
                        </a:xfrm>
                        <a:prstGeom prst="rect">
                          <a:avLst/>
                        </a:prstGeom>
                      </pic:spPr>
                    </pic:pic>
                  </a:graphicData>
                </a:graphic>
              </wp:inline>
            </w:drawing>
          </w:r>
        </w:del>
      </w:ins>
      <w:ins w:id="299" w:author="김은수" w:date="2026-10-12T23:57:00Z">
        <w:r w:rsidRPr="00C34F72">
          <w:rPr>
            <w:noProof/>
          </w:rPr>
          <w:drawing>
            <wp:inline distT="0" distB="0" distL="0" distR="0" wp14:anchorId="5D976FA2" wp14:editId="43B1CA00">
              <wp:extent cx="6120130" cy="4284091"/>
              <wp:effectExtent l="0" t="0" r="0" b="0"/>
              <wp:docPr id="2080932556" name="E8300 코어와 QCC 4모듈/14유닛의 기능 경계" descr="E8300 코어와 QCC 4모듈/14유닛의 기능 경계">
                <a:extLst xmlns:a="http://schemas.openxmlformats.org/drawingml/2006/main">
                  <a:ext uri="{FF2B5EF4-FFF2-40B4-BE49-F238E27FC236}">
                    <a16:creationId xmlns:a16="http://schemas.microsoft.com/office/drawing/2014/main" id="{2B924244-70D6-D4E1-645C-596CCD1AB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텍스트, 스크린샷, 폰트, 직사각형이(가) 표시된 사진&#10;&#10;자동 생성된 설명">
                        <a:extLst>
                          <a:ext uri="{FF2B5EF4-FFF2-40B4-BE49-F238E27FC236}">
                            <a16:creationId xmlns:a16="http://schemas.microsoft.com/office/drawing/2014/main" id="{2B924244-70D6-D4E1-645C-596CCD1ABFEA}"/>
                          </a:ext>
                        </a:extLst>
                      </pic:cNvPr>
                      <pic:cNvPicPr>
                        <a:picLocks noChangeAspect="1"/>
                      </pic:cNvPicPr>
                    </pic:nvPicPr>
                    <pic:blipFill>
                      <a:blip r:embed="rId17"/>
                      <a:stretch>
                        <a:fillRect/>
                      </a:stretch>
                    </pic:blipFill>
                    <pic:spPr>
                      <a:xfrm>
                        <a:off x="0" y="0"/>
                        <a:ext cx="6120130" cy="4284091"/>
                      </a:xfrm>
                      <a:prstGeom prst="rect">
                        <a:avLst/>
                      </a:prstGeom>
                    </pic:spPr>
                  </pic:pic>
                </a:graphicData>
              </a:graphic>
            </wp:inline>
          </w:drawing>
        </w:r>
      </w:ins>
    </w:p>
    <w:p w14:paraId="0610A167" w14:textId="77777777" w:rsidR="00935252" w:rsidRPr="00C34F72" w:rsidRDefault="00935252">
      <w:pPr>
        <w:pStyle w:val="TDC10"/>
        <w:spacing w:after="0"/>
        <w:rPr>
          <w:sz w:val="12"/>
          <w:szCs w:val="14"/>
        </w:rPr>
        <w:pPrChange w:id="300" w:author="김은수" w:date="2026-10-01T06:57:00Z">
          <w:pPr>
            <w:wordWrap/>
            <w:spacing w:after="0" w:line="240" w:lineRule="auto"/>
            <w:jc w:val="center"/>
          </w:pPr>
        </w:pPrChange>
      </w:pPr>
    </w:p>
    <w:p w14:paraId="470C9434" w14:textId="77777777" w:rsidR="002C61A1" w:rsidRDefault="002C61A1">
      <w:pPr>
        <w:pStyle w:val="TDC15"/>
        <w:keepLines w:val="0"/>
        <w:pPrChange w:id="301" w:author="김은수" w:date="2026-10-01T06:57:00Z">
          <w:pPr>
            <w:wordWrap/>
            <w:spacing w:after="0" w:line="240" w:lineRule="auto"/>
            <w:jc w:val="center"/>
          </w:pPr>
        </w:pPrChange>
      </w:pPr>
      <w:r w:rsidRPr="00C34F72">
        <w:t xml:space="preserve">&lt;그림 </w:t>
      </w:r>
      <w:r w:rsidR="00935252">
        <w:t>2</w:t>
      </w:r>
      <w:r w:rsidRPr="00C34F72">
        <w:t>.</w:t>
      </w:r>
      <w:r>
        <w:t xml:space="preserve"> </w:t>
      </w:r>
      <w:r w:rsidRPr="00C34F72">
        <w:rPr>
          <w:rFonts w:hint="eastAsia"/>
        </w:rPr>
        <w:t>인공와우</w:t>
      </w:r>
      <w:r w:rsidRPr="00C34F72">
        <w:t xml:space="preserve"> 소프트웨어 아키텍쳐 블록도&gt;</w:t>
      </w:r>
    </w:p>
    <w:p w14:paraId="489E7A0A" w14:textId="77777777" w:rsidR="00854313" w:rsidRDefault="00854313">
      <w:pPr>
        <w:pStyle w:val="TDC10"/>
        <w:spacing w:after="0"/>
        <w:pPrChange w:id="302" w:author="김은수" w:date="2026-10-01T06:57:00Z">
          <w:pPr>
            <w:wordWrap/>
            <w:spacing w:after="0" w:line="240" w:lineRule="auto"/>
          </w:pPr>
        </w:pPrChange>
      </w:pPr>
    </w:p>
    <w:p w14:paraId="02BCA1BC" w14:textId="77777777" w:rsidR="00935252" w:rsidRDefault="00466579">
      <w:pPr>
        <w:pStyle w:val="TDC10"/>
        <w:pPrChange w:id="303" w:author="김은수" w:date="2026-10-01T06:57:00Z">
          <w:pPr>
            <w:wordWrap/>
            <w:spacing w:after="0" w:line="240" w:lineRule="auto"/>
            <w:ind w:leftChars="200" w:left="400"/>
          </w:pPr>
        </w:pPrChange>
      </w:pPr>
      <w:del w:id="304" w:author="김은수" w:date="2026-09-29T10:17:00Z">
        <w:r>
          <w:rPr>
            <w:rFonts w:hint="eastAsia"/>
          </w:rPr>
          <w:delText>각 MCU 별로 소프트웨어가 개별적으로 실행되게된다. 따라서 각 MCU별로 아키텍처를 설계한다.</w:delText>
        </w:r>
      </w:del>
      <w:ins w:id="305" w:author="김은수" w:date="2026-09-29T10:17:00Z">
        <w:r w:rsidRPr="00C34F72">
          <w:rPr>
            <w:rFonts w:hint="eastAsia"/>
          </w:rPr>
          <w:t>세로</w:t>
        </w:r>
        <w:r w:rsidRPr="00C34F72">
          <w:t xml:space="preserve"> 영역은 실행 코어를, 가로 영역은 각 코어가 나누어 수행하는 기능 모듈을 나타낸다. 각 코어의 유닛은 공유 메모리, 함수체인 완료 이벤트 및 통신 인터페이스를 통해 연계된다.</w:t>
        </w:r>
      </w:ins>
    </w:p>
    <w:p w14:paraId="19956372" w14:textId="6CD14C72" w:rsidR="00FF3AC5" w:rsidRDefault="0034418E">
      <w:pPr>
        <w:pStyle w:val="TDC10"/>
        <w:rPr>
          <w:ins w:id="306" w:author="김은수" w:date="2026-10-16T17:00:00Z" w16du:dateUtc="2026-10-16T08:00:00Z"/>
          <w:color w:val="C00000"/>
          <w:sz w:val="24"/>
          <w:szCs w:val="24"/>
          <w:u w:val="single"/>
        </w:rPr>
      </w:pPr>
      <w:ins w:id="307" w:author="김은수" w:date="2026-10-12T23:57:00Z">
        <w:del w:id="308" w:author="김은수" w:date="2026-10-16T07:34:00Z">
          <w:r>
            <w:rPr>
              <w:color w:val="C00000"/>
              <w:sz w:val="24"/>
              <w:szCs w:val="24"/>
              <w:u w:val="single"/>
            </w:rPr>
            <w:delText>[QCC 자료 입력] QCC 4모듈/14유닛의 실제 소스/빌드/라이브러리 설정과 실행/측정 결과를 확인해야 한다. DMIC2의 두 칩 입력 연결 사실과 구현/시험 근거의 확인 상태는 구분한다.</w:delText>
          </w:r>
        </w:del>
      </w:ins>
    </w:p>
    <w:p w14:paraId="346EA6FA" w14:textId="77777777" w:rsidR="00FF3AC5" w:rsidRDefault="00FF3AC5">
      <w:pPr>
        <w:widowControl/>
        <w:wordWrap/>
        <w:autoSpaceDE/>
        <w:autoSpaceDN/>
        <w:rPr>
          <w:ins w:id="309" w:author="김은수" w:date="2026-10-16T17:00:00Z" w16du:dateUtc="2026-10-16T08:00:00Z"/>
          <w:rFonts w:ascii="맑은 고딕" w:eastAsia="맑은 고딕" w:hAnsi="맑은 고딕" w:cs="맑은 고딕"/>
          <w:color w:val="C00000"/>
          <w:sz w:val="24"/>
          <w:szCs w:val="24"/>
          <w:u w:val="single"/>
          <w:lang w:val="ko-KR"/>
        </w:rPr>
      </w:pPr>
      <w:ins w:id="310" w:author="김은수" w:date="2026-10-16T17:00:00Z" w16du:dateUtc="2026-10-16T08:00:00Z">
        <w:r>
          <w:rPr>
            <w:color w:val="C00000"/>
            <w:sz w:val="24"/>
            <w:szCs w:val="24"/>
            <w:u w:val="single"/>
          </w:rPr>
          <w:br w:type="page"/>
        </w:r>
      </w:ins>
    </w:p>
    <w:p w14:paraId="1314BE19" w14:textId="77777777" w:rsidR="00466579" w:rsidRDefault="00466579">
      <w:pPr>
        <w:pStyle w:val="TDC10"/>
        <w:spacing w:after="0"/>
        <w:rPr>
          <w:del w:id="311" w:author="김은수" w:date="2026-10-01T06:57:00Z"/>
        </w:rPr>
        <w:pPrChange w:id="312" w:author="김은수" w:date="2026-10-01T06:57:00Z">
          <w:pPr>
            <w:wordWrap/>
            <w:spacing w:after="0" w:line="240" w:lineRule="auto"/>
            <w:ind w:leftChars="200" w:left="400"/>
          </w:pPr>
        </w:pPrChange>
      </w:pPr>
    </w:p>
    <w:p w14:paraId="1DCD799C" w14:textId="77777777" w:rsidR="00466579" w:rsidRDefault="00466579">
      <w:pPr>
        <w:pStyle w:val="TDC2"/>
        <w:pPrChange w:id="313" w:author="김은수" w:date="2026-10-01T06:57:00Z">
          <w:pPr>
            <w:pStyle w:val="2"/>
            <w:numPr>
              <w:ilvl w:val="1"/>
              <w:numId w:val="7"/>
            </w:numPr>
            <w:ind w:left="992" w:hanging="567"/>
          </w:pPr>
        </w:pPrChange>
      </w:pPr>
      <w:bookmarkStart w:id="314" w:name="_Toc242774819"/>
      <w:r>
        <w:t>CFX Core</w:t>
      </w:r>
      <w:r w:rsidRPr="00C34F72">
        <w:rPr>
          <w:rFonts w:hint="eastAsia"/>
        </w:rPr>
        <w:t>용</w:t>
      </w:r>
      <w:r w:rsidRPr="00C34F72">
        <w:t xml:space="preserve"> 소프트웨어 아키텍쳐</w:t>
      </w:r>
      <w:bookmarkEnd w:id="314"/>
    </w:p>
    <w:p w14:paraId="6EBF15CF" w14:textId="77777777" w:rsidR="00466579" w:rsidRDefault="00466579">
      <w:pPr>
        <w:pStyle w:val="TDC3"/>
        <w:pPrChange w:id="315" w:author="김은수" w:date="2026-10-01T06:57:00Z">
          <w:pPr>
            <w:pStyle w:val="3"/>
            <w:numPr>
              <w:ilvl w:val="2"/>
              <w:numId w:val="7"/>
            </w:numPr>
            <w:ind w:leftChars="0" w:left="1418" w:firstLineChars="0" w:hanging="567"/>
          </w:pPr>
        </w:pPrChange>
      </w:pPr>
      <w:bookmarkStart w:id="316" w:name="_Toc242774820"/>
      <w:r w:rsidRPr="00C34F72">
        <w:rPr>
          <w:rFonts w:hint="eastAsia"/>
        </w:rPr>
        <w:t>시스템</w:t>
      </w:r>
      <w:r w:rsidRPr="00C34F72">
        <w:t xml:space="preserve"> 제어 모듈</w:t>
      </w:r>
      <w:bookmarkEnd w:id="316"/>
    </w:p>
    <w:p w14:paraId="33B4929F" w14:textId="77777777" w:rsidR="00466579" w:rsidRDefault="00B47CC1">
      <w:pPr>
        <w:pStyle w:val="TDC30"/>
        <w:pPrChange w:id="317" w:author="김은수" w:date="2026-10-01T06:57:00Z">
          <w:pPr>
            <w:ind w:leftChars="400" w:left="800"/>
          </w:pPr>
        </w:pPrChange>
      </w:pPr>
      <w:del w:id="318" w:author="김은수" w:date="2026-09-29T18:27:00Z" w16du:dateUtc="2026-09-29T09:27:00Z">
        <w:r>
          <w:rPr>
            <w:rFonts w:hint="eastAsia"/>
          </w:rPr>
          <w:delText>하드웨어</w:delText>
        </w:r>
      </w:del>
      <w:ins w:id="319" w:author="김은수" w:date="2026-09-29T18:27:00Z" w16du:dateUtc="2026-09-29T09:27:00Z">
        <w:r w:rsidRPr="00C34F72">
          <w:rPr>
            <w:rFonts w:hint="eastAsia"/>
          </w:rPr>
          <w:t>오디오</w:t>
        </w:r>
        <w:r w:rsidRPr="00C34F72">
          <w:t xml:space="preserve"> 입출력</w:t>
        </w:r>
      </w:ins>
      <w:r w:rsidRPr="00C34F72">
        <w:t xml:space="preserve"> 설정, </w:t>
      </w:r>
      <w:del w:id="320" w:author="김은수" w:date="2026-09-29T18:27:00Z" w16du:dateUtc="2026-09-29T09:27:00Z">
        <w:r>
          <w:rPr>
            <w:rFonts w:hint="eastAsia"/>
          </w:rPr>
          <w:delText>E</w:delText>
        </w:r>
        <w:r>
          <w:delText>EPROM</w:delText>
        </w:r>
      </w:del>
      <w:ins w:id="321" w:author="김은수" w:date="2026-09-29T18:27:00Z" w16du:dateUtc="2026-09-29T09:27:00Z">
        <w:r w:rsidRPr="00C34F72">
          <w:rPr>
            <w:rFonts w:hint="eastAsia"/>
          </w:rPr>
          <w:t>공유</w:t>
        </w:r>
        <w:r w:rsidRPr="00C34F72">
          <w:t xml:space="preserve"> 메모리</w:t>
        </w:r>
      </w:ins>
      <w:r w:rsidRPr="00C34F72">
        <w:t xml:space="preserve"> 접근</w:t>
      </w:r>
      <w:del w:id="322" w:author="김은수" w:date="2026-09-29T18:27:00Z" w16du:dateUtc="2026-09-29T09:27:00Z">
        <w:r>
          <w:rPr>
            <w:rFonts w:hint="eastAsia"/>
          </w:rPr>
          <w:delText>,</w:delText>
        </w:r>
        <w:r>
          <w:delText xml:space="preserve"> </w:delText>
        </w:r>
        <w:r>
          <w:rPr>
            <w:rFonts w:hint="eastAsia"/>
          </w:rPr>
          <w:delText>보조장치 제어</w:delText>
        </w:r>
        <w:r>
          <w:delText xml:space="preserve"> </w:delText>
        </w:r>
        <w:r>
          <w:rPr>
            <w:rFonts w:hint="eastAsia"/>
          </w:rPr>
          <w:delText>등과</w:delText>
        </w:r>
      </w:del>
      <w:ins w:id="323" w:author="김은수" w:date="2026-09-29T18:27:00Z" w16du:dateUtc="2026-09-29T09:27:00Z">
        <w:r w:rsidRPr="00C34F72">
          <w:t xml:space="preserve"> 및 처리 순서와</w:t>
        </w:r>
      </w:ins>
      <w:r w:rsidRPr="00C34F72">
        <w:t xml:space="preserve"> 관련된 유닛들로 구성되어 </w:t>
      </w:r>
      <w:del w:id="324" w:author="김은수" w:date="2026-09-29T18:27:00Z" w16du:dateUtc="2026-09-29T09:27:00Z">
        <w:r>
          <w:rPr>
            <w:rFonts w:hint="eastAsia"/>
          </w:rPr>
          <w:delText>시스템의 전체</w:delText>
        </w:r>
      </w:del>
      <w:ins w:id="325" w:author="김은수" w:date="2026-09-29T18:27:00Z" w16du:dateUtc="2026-09-29T09:27:00Z">
        <w:r w:rsidRPr="00C34F72">
          <w:t>CFX의</w:t>
        </w:r>
      </w:ins>
      <w:r w:rsidRPr="00C34F72">
        <w:t xml:space="preserve"> 동작을 제어한다.</w:t>
      </w:r>
    </w:p>
    <w:p w14:paraId="3169B14F" w14:textId="77777777" w:rsidR="00466579" w:rsidRDefault="00466579">
      <w:pPr>
        <w:pStyle w:val="TDC30"/>
        <w:pPrChange w:id="326" w:author="김은수" w:date="2026-10-01T06:57:00Z">
          <w:pPr>
            <w:ind w:leftChars="400" w:left="800"/>
          </w:pPr>
        </w:pPrChange>
      </w:pPr>
      <w:r w:rsidRPr="00C34F72">
        <w:rPr>
          <w:rFonts w:hint="eastAsia"/>
        </w:rPr>
        <w:t>소프트웨어</w:t>
      </w:r>
      <w:r w:rsidRPr="00C34F72">
        <w:t xml:space="preserve"> 항목은 다음과 같다.</w:t>
      </w:r>
    </w:p>
    <w:p w14:paraId="3EC3EB7B" w14:textId="77777777" w:rsidR="00466579" w:rsidRDefault="00466579">
      <w:pPr>
        <w:pStyle w:val="TDC4"/>
        <w:pPrChange w:id="327" w:author="김은수" w:date="2026-10-01T06:57:00Z">
          <w:pPr>
            <w:pStyle w:val="4"/>
            <w:numPr>
              <w:ilvl w:val="3"/>
              <w:numId w:val="7"/>
            </w:numPr>
            <w:ind w:leftChars="0" w:left="1984" w:firstLineChars="0" w:hanging="708"/>
          </w:pPr>
        </w:pPrChange>
      </w:pPr>
      <w:r w:rsidRPr="00C34F72">
        <w:rPr>
          <w:rFonts w:hint="eastAsia"/>
        </w:rPr>
        <w:t>시스템</w:t>
      </w:r>
      <w:r w:rsidRPr="00C34F72">
        <w:t xml:space="preserve"> 초기화 항목</w:t>
      </w:r>
    </w:p>
    <w:p w14:paraId="7D2DA7F8" w14:textId="77777777" w:rsidR="008068AA" w:rsidRPr="008068AA" w:rsidRDefault="008068AA">
      <w:pPr>
        <w:pStyle w:val="TDC40"/>
        <w:pPrChange w:id="328" w:author="김은수" w:date="2026-10-01T06:57:00Z">
          <w:pPr>
            <w:ind w:leftChars="800" w:left="1600"/>
          </w:pPr>
        </w:pPrChange>
      </w:pPr>
      <w:del w:id="329" w:author="김은수" w:date="2026-09-29T18:27:00Z" w16du:dateUtc="2026-09-29T09:27:00Z">
        <w:r>
          <w:rPr>
            <w:rFonts w:hint="eastAsia"/>
          </w:rPr>
          <w:delText>C</w:delText>
        </w:r>
        <w:r>
          <w:delText xml:space="preserve">FX </w:delText>
        </w:r>
        <w:r>
          <w:rPr>
            <w:rFonts w:hint="eastAsia"/>
          </w:rPr>
          <w:delText>코어 및 하드웨</w:delText>
        </w:r>
        <w:r w:rsidR="00F10942">
          <w:rPr>
            <w:rFonts w:hint="eastAsia"/>
          </w:rPr>
          <w:delText>어</w:delText>
        </w:r>
        <w:r>
          <w:rPr>
            <w:rFonts w:hint="eastAsia"/>
          </w:rPr>
          <w:delText>를</w:delText>
        </w:r>
      </w:del>
      <w:ins w:id="330" w:author="김은수" w:date="2026-09-29T18:27:00Z" w16du:dateUtc="2026-09-29T09:27:00Z">
        <w:r w:rsidRPr="00C34F72">
          <w:rPr>
            <w:rFonts w:hint="eastAsia"/>
          </w:rPr>
          <w:t>부트로더의</w:t>
        </w:r>
      </w:ins>
      <w:r w:rsidRPr="00C34F72">
        <w:t xml:space="preserve"> 초기화 </w:t>
      </w:r>
      <w:del w:id="331" w:author="김은수" w:date="2026-09-29T18:27:00Z" w16du:dateUtc="2026-09-29T09:27:00Z">
        <w:r>
          <w:rPr>
            <w:rFonts w:hint="eastAsia"/>
          </w:rPr>
          <w:delText>한다</w:delText>
        </w:r>
      </w:del>
      <w:ins w:id="332" w:author="김은수" w:date="2026-09-29T18:27:00Z" w16du:dateUtc="2026-09-29T09:27:00Z">
        <w:r w:rsidRPr="00C34F72">
          <w:rPr>
            <w:rFonts w:hint="eastAsia"/>
          </w:rPr>
          <w:t>이후</w:t>
        </w:r>
        <w:r w:rsidRPr="00C34F72">
          <w:t xml:space="preserve"> CFX의 인터럽트와 오디오 경로를 설정한다</w:t>
        </w:r>
      </w:ins>
      <w:r w:rsidRPr="00C34F72">
        <w:t>.</w:t>
      </w:r>
    </w:p>
    <w:p w14:paraId="5B91D093" w14:textId="77777777" w:rsidR="008068AA" w:rsidRDefault="008068AA">
      <w:pPr>
        <w:pStyle w:val="TDC4"/>
        <w:pPrChange w:id="333" w:author="김은수" w:date="2026-10-01T06:57:00Z">
          <w:pPr>
            <w:pStyle w:val="4"/>
            <w:numPr>
              <w:ilvl w:val="3"/>
              <w:numId w:val="7"/>
            </w:numPr>
            <w:ind w:leftChars="0" w:left="1984" w:firstLineChars="0" w:hanging="708"/>
          </w:pPr>
        </w:pPrChange>
      </w:pPr>
      <w:r w:rsidRPr="00C34F72">
        <w:rPr>
          <w:rFonts w:hint="eastAsia"/>
        </w:rPr>
        <w:t>시스템</w:t>
      </w:r>
      <w:r w:rsidRPr="00C34F72">
        <w:t xml:space="preserve"> 제어 항목</w:t>
      </w:r>
    </w:p>
    <w:p w14:paraId="03FB7E6F" w14:textId="77777777" w:rsidR="008068AA" w:rsidRDefault="008068AA">
      <w:pPr>
        <w:pStyle w:val="TDC40"/>
        <w:pPrChange w:id="334" w:author="김은수" w:date="2026-10-01T06:57:00Z">
          <w:pPr>
            <w:ind w:leftChars="800" w:left="1600"/>
          </w:pPr>
        </w:pPrChange>
      </w:pPr>
      <w:r w:rsidRPr="00C34F72">
        <w:rPr>
          <w:rFonts w:hint="eastAsia"/>
        </w:rPr>
        <w:t>시스템의</w:t>
      </w:r>
      <w:r w:rsidRPr="00C34F72">
        <w:t xml:space="preserve"> 전체적인 실행</w:t>
      </w:r>
      <w:r w:rsidR="00B47CC1" w:rsidRPr="00C34F72">
        <w:rPr>
          <w:rFonts w:hint="eastAsia"/>
        </w:rPr>
        <w:t>과</w:t>
      </w:r>
      <w:r w:rsidR="00B47CC1" w:rsidRPr="00C34F72">
        <w:t xml:space="preserve"> 관련된 항목으로</w:t>
      </w:r>
      <w:r w:rsidR="00B47CC1">
        <w:t xml:space="preserve">, </w:t>
      </w:r>
      <w:r w:rsidRPr="00C34F72">
        <w:rPr>
          <w:rFonts w:hint="eastAsia"/>
        </w:rPr>
        <w:t>이</w:t>
      </w:r>
      <w:r w:rsidRPr="00C34F72">
        <w:t xml:space="preserve"> 항목이 완성되면 소프트웨어</w:t>
      </w:r>
      <w:r>
        <w:t xml:space="preserve"> </w:t>
      </w:r>
      <w:r w:rsidRPr="00C34F72">
        <w:rPr>
          <w:rFonts w:hint="eastAsia"/>
        </w:rPr>
        <w:t>구현이</w:t>
      </w:r>
      <w:r w:rsidRPr="00C34F72">
        <w:t xml:space="preserve"> 완료되게 된다.</w:t>
      </w:r>
    </w:p>
    <w:p w14:paraId="622E126F" w14:textId="77777777" w:rsidR="0061116C" w:rsidRDefault="008068AA">
      <w:pPr>
        <w:pStyle w:val="TDC3"/>
        <w:pPrChange w:id="335" w:author="김은수" w:date="2026-10-01T06:57:00Z">
          <w:pPr>
            <w:pStyle w:val="3"/>
            <w:numPr>
              <w:ilvl w:val="2"/>
              <w:numId w:val="7"/>
            </w:numPr>
            <w:ind w:leftChars="0" w:left="1418" w:firstLineChars="0" w:hanging="567"/>
          </w:pPr>
        </w:pPrChange>
      </w:pPr>
      <w:bookmarkStart w:id="336" w:name="_Toc242774821"/>
      <w:r w:rsidRPr="00C34F72">
        <w:rPr>
          <w:rFonts w:hint="eastAsia"/>
        </w:rPr>
        <w:t>신호처리</w:t>
      </w:r>
      <w:r w:rsidRPr="00C34F72">
        <w:t xml:space="preserve"> 모듈</w:t>
      </w:r>
      <w:bookmarkEnd w:id="336"/>
    </w:p>
    <w:p w14:paraId="1C860950" w14:textId="77777777" w:rsidR="008068AA" w:rsidRDefault="008068AA" w:rsidP="008068AA">
      <w:pPr>
        <w:wordWrap/>
        <w:spacing w:after="0" w:line="240" w:lineRule="auto"/>
        <w:ind w:leftChars="600" w:left="1200"/>
        <w:rPr>
          <w:del w:id="337" w:author="김은수" w:date="2026-09-29T18:27:00Z" w16du:dateUtc="2026-09-29T09:27:00Z"/>
        </w:rPr>
      </w:pPr>
      <w:del w:id="338" w:author="김은수" w:date="2026-09-29T18:27:00Z" w16du:dateUtc="2026-09-29T09:27:00Z">
        <w:r>
          <w:rPr>
            <w:rFonts w:hint="eastAsia"/>
          </w:rPr>
          <w:delText xml:space="preserve">사운드 신호를 전기자극 신호로 변환하기 위한 오디오 신호처리를 </w:delText>
        </w:r>
        <w:r w:rsidR="00F10942">
          <w:rPr>
            <w:rFonts w:hint="eastAsia"/>
          </w:rPr>
          <w:delText>유닛들로 구성되어 있으며,</w:delText>
        </w:r>
        <w:r w:rsidR="00F10942">
          <w:delText xml:space="preserve"> </w:delText>
        </w:r>
        <w:r w:rsidR="00F10942">
          <w:rPr>
            <w:rFonts w:hint="eastAsia"/>
          </w:rPr>
          <w:delText>최종 적으로 시스템 제어 항목에서 호출 및 실행되게 된다.</w:delText>
        </w:r>
      </w:del>
    </w:p>
    <w:p w14:paraId="5D20057F" w14:textId="77777777" w:rsidR="008068AA" w:rsidRPr="00C34F72" w:rsidRDefault="008068AA">
      <w:pPr>
        <w:pStyle w:val="TDC30"/>
        <w:rPr>
          <w:ins w:id="339" w:author="김은수" w:date="2026-09-29T18:27:00Z" w16du:dateUtc="2026-09-29T09:27:00Z"/>
        </w:rPr>
        <w:pPrChange w:id="340" w:author="김은수" w:date="2026-10-01T06:57:00Z">
          <w:pPr>
            <w:wordWrap/>
            <w:spacing w:after="0" w:line="240" w:lineRule="auto"/>
            <w:ind w:leftChars="600" w:left="1200"/>
          </w:pPr>
        </w:pPrChange>
      </w:pPr>
      <w:ins w:id="341" w:author="김은수" w:date="2026-09-29T18:27:00Z" w16du:dateUtc="2026-09-29T09:27:00Z">
        <w:r w:rsidRPr="00C34F72">
          <w:rPr>
            <w:rFonts w:hint="eastAsia"/>
          </w:rPr>
          <w:t>두</w:t>
        </w:r>
        <w:r w:rsidRPr="00C34F72">
          <w:t xml:space="preserve"> 마이크의 빔포밍 또는 마이크와 I2S 입력의 혼합 신호에 AGC, 주파수 분석 및 비선형 매핑을 적용한다. CIS 또는 N-of-M 방식에 따라 자극할 채널과 크기를 결정한다.</w:t>
        </w:r>
      </w:ins>
    </w:p>
    <w:p w14:paraId="307FC542" w14:textId="77777777" w:rsidR="004373BF" w:rsidRDefault="004373BF">
      <w:pPr>
        <w:pStyle w:val="TDC30"/>
        <w:spacing w:after="0"/>
        <w:rPr>
          <w:del w:id="342" w:author="김은수" w:date="2026-10-01T06:57:00Z"/>
        </w:rPr>
        <w:pPrChange w:id="343" w:author="김은수" w:date="2026-10-01T06:57:00Z">
          <w:pPr>
            <w:wordWrap/>
            <w:spacing w:after="0" w:line="240" w:lineRule="auto"/>
            <w:ind w:leftChars="600" w:left="1200"/>
          </w:pPr>
        </w:pPrChange>
      </w:pPr>
      <w:bookmarkStart w:id="344" w:name="_Toc242733754"/>
      <w:bookmarkStart w:id="345" w:name="_Toc242735765"/>
      <w:bookmarkStart w:id="346" w:name="_Toc242774822"/>
      <w:bookmarkEnd w:id="344"/>
      <w:bookmarkEnd w:id="345"/>
      <w:bookmarkEnd w:id="346"/>
    </w:p>
    <w:p w14:paraId="30BF52F0" w14:textId="77777777" w:rsidR="008068AA" w:rsidRDefault="00F10942">
      <w:pPr>
        <w:pStyle w:val="TDC3"/>
        <w:pPrChange w:id="347" w:author="김은수" w:date="2026-10-01T06:57:00Z">
          <w:pPr>
            <w:pStyle w:val="3"/>
            <w:numPr>
              <w:ilvl w:val="2"/>
              <w:numId w:val="7"/>
            </w:numPr>
            <w:ind w:leftChars="0" w:left="1418" w:firstLineChars="0" w:hanging="567"/>
          </w:pPr>
        </w:pPrChange>
      </w:pPr>
      <w:bookmarkStart w:id="348" w:name="_Toc242774823"/>
      <w:r w:rsidRPr="00C34F72">
        <w:rPr>
          <w:rFonts w:hint="eastAsia"/>
        </w:rPr>
        <w:t>내부</w:t>
      </w:r>
      <w:r w:rsidRPr="00C34F72">
        <w:t xml:space="preserve"> 자극 장치 실행 모듈</w:t>
      </w:r>
      <w:bookmarkEnd w:id="348"/>
    </w:p>
    <w:p w14:paraId="36DD927C" w14:textId="77777777" w:rsidR="00F10942" w:rsidRDefault="00F10942">
      <w:pPr>
        <w:pStyle w:val="TDC30"/>
        <w:pPrChange w:id="349" w:author="김은수" w:date="2026-10-01T06:57:00Z">
          <w:pPr>
            <w:ind w:leftChars="600" w:left="1200"/>
          </w:pPr>
        </w:pPrChange>
      </w:pPr>
      <w:r w:rsidRPr="00C34F72">
        <w:rPr>
          <w:rFonts w:hint="eastAsia"/>
        </w:rPr>
        <w:t>내부</w:t>
      </w:r>
      <w:r w:rsidRPr="00C34F72">
        <w:t xml:space="preserve"> 자극 장치에 전달되는 b</w:t>
      </w:r>
      <w:r>
        <w:t>itstr</w:t>
      </w:r>
      <w:r w:rsidRPr="00C34F72">
        <w:t>e</w:t>
      </w:r>
      <w:r>
        <w:t>am</w:t>
      </w:r>
      <w:r w:rsidRPr="00C34F72">
        <w:t xml:space="preserve"> 생성과 관련된 유닛</w:t>
      </w:r>
      <w:r w:rsidR="004373BF" w:rsidRPr="00C34F72">
        <w:rPr>
          <w:rFonts w:hint="eastAsia"/>
        </w:rPr>
        <w:t>들로</w:t>
      </w:r>
      <w:r w:rsidR="004373BF" w:rsidRPr="00C34F72">
        <w:t xml:space="preserve"> </w:t>
      </w:r>
      <w:r w:rsidRPr="00C34F72">
        <w:rPr>
          <w:rFonts w:hint="eastAsia"/>
        </w:rPr>
        <w:t>구성되어</w:t>
      </w:r>
      <w:r w:rsidRPr="00C34F72">
        <w:t xml:space="preserve"> 있다.</w:t>
      </w:r>
    </w:p>
    <w:p w14:paraId="6D497BF5" w14:textId="77777777" w:rsidR="00F10942" w:rsidRDefault="00F10942">
      <w:pPr>
        <w:pStyle w:val="TDC4"/>
        <w:pPrChange w:id="350" w:author="김은수" w:date="2026-10-01T06:57:00Z">
          <w:pPr>
            <w:pStyle w:val="4"/>
            <w:numPr>
              <w:ilvl w:val="3"/>
              <w:numId w:val="7"/>
            </w:numPr>
            <w:ind w:leftChars="0" w:left="1984" w:firstLineChars="0" w:hanging="708"/>
          </w:pPr>
        </w:pPrChange>
      </w:pPr>
      <w:r w:rsidRPr="00C34F72">
        <w:t>P</w:t>
      </w:r>
      <w:r>
        <w:t xml:space="preserve">CM </w:t>
      </w:r>
      <w:r w:rsidRPr="00C34F72">
        <w:rPr>
          <w:rFonts w:hint="eastAsia"/>
        </w:rPr>
        <w:t>제어</w:t>
      </w:r>
      <w:r w:rsidRPr="00C34F72">
        <w:t xml:space="preserve"> 항목</w:t>
      </w:r>
    </w:p>
    <w:p w14:paraId="372548D6" w14:textId="77777777" w:rsidR="00F10942" w:rsidRDefault="00F10942">
      <w:pPr>
        <w:pStyle w:val="TDC40"/>
        <w:pPrChange w:id="351" w:author="김은수" w:date="2026-10-01T06:57:00Z">
          <w:pPr>
            <w:ind w:leftChars="700" w:left="1400"/>
          </w:pPr>
        </w:pPrChange>
      </w:pPr>
      <w:r w:rsidRPr="00C34F72">
        <w:t>C</w:t>
      </w:r>
      <w:r>
        <w:t>M</w:t>
      </w:r>
      <w:r w:rsidR="004373BF">
        <w:t>3에</w:t>
      </w:r>
      <w:r w:rsidR="004373BF" w:rsidRPr="00C34F72">
        <w:rPr>
          <w:rFonts w:hint="eastAsia"/>
        </w:rPr>
        <w:t>서</w:t>
      </w:r>
      <w:r w:rsidR="004373BF" w:rsidRPr="00C34F72">
        <w:t xml:space="preserve"> 제어하는</w:t>
      </w:r>
      <w:r w:rsidR="004373BF">
        <w:t xml:space="preserve"> PCM </w:t>
      </w:r>
      <w:r w:rsidR="004373BF" w:rsidRPr="00C34F72">
        <w:rPr>
          <w:rFonts w:hint="eastAsia"/>
        </w:rPr>
        <w:t>출력</w:t>
      </w:r>
      <w:r w:rsidR="004373BF" w:rsidRPr="00C34F72">
        <w:t xml:space="preserve"> 모드에 따라 내부기에 전달되는 </w:t>
      </w:r>
      <w:r w:rsidR="004373BF">
        <w:t>PCM</w:t>
      </w:r>
      <w:r w:rsidR="004373BF" w:rsidRPr="00C34F72">
        <w:rPr>
          <w:rFonts w:hint="eastAsia"/>
        </w:rPr>
        <w:t>을</w:t>
      </w:r>
      <w:r w:rsidR="004373BF" w:rsidRPr="00C34F72">
        <w:t xml:space="preserve"> 생성한다.</w:t>
      </w:r>
    </w:p>
    <w:p w14:paraId="2C6803B3" w14:textId="77777777" w:rsidR="00103FA5" w:rsidRDefault="00103FA5">
      <w:pPr>
        <w:pStyle w:val="TDC40"/>
        <w:spacing w:after="0"/>
        <w:rPr>
          <w:del w:id="352" w:author="김은수" w:date="2026-10-01T06:57:00Z"/>
        </w:rPr>
        <w:pPrChange w:id="353" w:author="김은수" w:date="2026-10-01T06:57:00Z">
          <w:pPr>
            <w:ind w:leftChars="700" w:left="1400"/>
          </w:pPr>
        </w:pPrChange>
      </w:pPr>
      <w:bookmarkStart w:id="354" w:name="_Toc242733756"/>
      <w:bookmarkStart w:id="355" w:name="_Toc242735767"/>
      <w:bookmarkStart w:id="356" w:name="_Toc242774824"/>
      <w:bookmarkEnd w:id="354"/>
      <w:bookmarkEnd w:id="355"/>
      <w:bookmarkEnd w:id="356"/>
    </w:p>
    <w:p w14:paraId="2D62A838" w14:textId="77777777" w:rsidR="004373BF" w:rsidRDefault="004373BF">
      <w:pPr>
        <w:pStyle w:val="TDC2"/>
        <w:pPrChange w:id="357" w:author="김은수" w:date="2026-10-01T06:57:00Z">
          <w:pPr>
            <w:pStyle w:val="2"/>
            <w:numPr>
              <w:ilvl w:val="1"/>
              <w:numId w:val="7"/>
            </w:numPr>
            <w:ind w:left="992" w:hanging="567"/>
          </w:pPr>
        </w:pPrChange>
      </w:pPr>
      <w:bookmarkStart w:id="358" w:name="_Toc242774825"/>
      <w:r w:rsidRPr="00C34F72">
        <w:t>H</w:t>
      </w:r>
      <w:r>
        <w:t>ear Core</w:t>
      </w:r>
      <w:r w:rsidRPr="00C34F72">
        <w:rPr>
          <w:rFonts w:hint="eastAsia"/>
        </w:rPr>
        <w:t>용</w:t>
      </w:r>
      <w:r w:rsidRPr="00C34F72">
        <w:t xml:space="preserve"> 소프트웨</w:t>
      </w:r>
      <w:r w:rsidR="00103FA5" w:rsidRPr="00C34F72">
        <w:rPr>
          <w:rFonts w:hint="eastAsia"/>
        </w:rPr>
        <w:t>어</w:t>
      </w:r>
      <w:r w:rsidRPr="00C34F72">
        <w:t xml:space="preserve"> 아키텍쳐</w:t>
      </w:r>
      <w:bookmarkEnd w:id="358"/>
    </w:p>
    <w:p w14:paraId="3CDC3D0B" w14:textId="77777777" w:rsidR="004373BF" w:rsidRDefault="00F92B55">
      <w:pPr>
        <w:pStyle w:val="TDC20"/>
        <w:pPrChange w:id="359" w:author="김은수" w:date="2026-10-01T06:57:00Z">
          <w:pPr>
            <w:ind w:leftChars="400" w:left="800"/>
          </w:pPr>
        </w:pPrChange>
      </w:pPr>
      <w:r w:rsidRPr="00C34F72">
        <w:t>H</w:t>
      </w:r>
      <w:r>
        <w:t>ear Core</w:t>
      </w:r>
      <w:r w:rsidRPr="00C34F72">
        <w:rPr>
          <w:rFonts w:hint="eastAsia"/>
        </w:rPr>
        <w:t>의</w:t>
      </w:r>
      <w:r w:rsidRPr="00C34F72">
        <w:t xml:space="preserve"> 소프트웨어는 디지털 신호처리 라이브러리를 묶은 </w:t>
      </w:r>
      <w:r>
        <w:t>Fun</w:t>
      </w:r>
      <w:r w:rsidRPr="00C34F72">
        <w:t>c</w:t>
      </w:r>
      <w:r>
        <w:t>tion Chain</w:t>
      </w:r>
      <w:r w:rsidRPr="00C34F72">
        <w:rPr>
          <w:rFonts w:hint="eastAsia"/>
        </w:rPr>
        <w:t>으로</w:t>
      </w:r>
      <w:r w:rsidRPr="00C34F72">
        <w:t xml:space="preserve"> 동작이 실행되게 되어있으며,</w:t>
      </w:r>
      <w:r>
        <w:t xml:space="preserve"> </w:t>
      </w:r>
      <w:r w:rsidRPr="00C34F72">
        <w:t>F</w:t>
      </w:r>
      <w:r>
        <w:t>unction Chain</w:t>
      </w:r>
      <w:r w:rsidRPr="00C34F72">
        <w:rPr>
          <w:rFonts w:hint="eastAsia"/>
        </w:rPr>
        <w:t>은</w:t>
      </w:r>
      <w:r w:rsidRPr="00C34F72">
        <w:t xml:space="preserve"> C</w:t>
      </w:r>
      <w:r>
        <w:t xml:space="preserve">FX </w:t>
      </w:r>
      <w:r w:rsidRPr="00C34F72">
        <w:rPr>
          <w:rFonts w:hint="eastAsia"/>
        </w:rPr>
        <w:t>시스템</w:t>
      </w:r>
      <w:r w:rsidRPr="00C34F72">
        <w:t xml:space="preserve"> 제어항목에서 호출하게 된다.</w:t>
      </w:r>
      <w:r>
        <w:t xml:space="preserve"> </w:t>
      </w:r>
    </w:p>
    <w:p w14:paraId="681E9A86" w14:textId="77777777" w:rsidR="00103FA5" w:rsidRDefault="00103FA5">
      <w:pPr>
        <w:pStyle w:val="TDC20"/>
        <w:spacing w:after="0"/>
        <w:rPr>
          <w:del w:id="360" w:author="김은수" w:date="2026-10-01T06:57:00Z"/>
        </w:rPr>
        <w:pPrChange w:id="361" w:author="김은수" w:date="2026-10-01T06:57:00Z">
          <w:pPr>
            <w:ind w:leftChars="400" w:left="800"/>
          </w:pPr>
        </w:pPrChange>
      </w:pPr>
      <w:bookmarkStart w:id="362" w:name="_Toc242733758"/>
      <w:bookmarkStart w:id="363" w:name="_Toc242735769"/>
      <w:bookmarkStart w:id="364" w:name="_Toc242774826"/>
      <w:bookmarkEnd w:id="362"/>
      <w:bookmarkEnd w:id="363"/>
      <w:bookmarkEnd w:id="364"/>
    </w:p>
    <w:p w14:paraId="791AE41D" w14:textId="77777777" w:rsidR="004373BF" w:rsidRDefault="004373BF">
      <w:pPr>
        <w:pStyle w:val="TDC2"/>
        <w:pPrChange w:id="365" w:author="김은수" w:date="2026-10-01T06:57:00Z">
          <w:pPr>
            <w:pStyle w:val="2"/>
            <w:numPr>
              <w:ilvl w:val="1"/>
              <w:numId w:val="7"/>
            </w:numPr>
            <w:ind w:left="992" w:hanging="567"/>
          </w:pPr>
        </w:pPrChange>
      </w:pPr>
      <w:bookmarkStart w:id="366" w:name="_Toc242774827"/>
      <w:r w:rsidRPr="00C34F72">
        <w:t>C</w:t>
      </w:r>
      <w:r>
        <w:t>M3</w:t>
      </w:r>
      <w:r w:rsidRPr="00C34F72">
        <w:rPr>
          <w:rFonts w:hint="eastAsia"/>
        </w:rPr>
        <w:t>용</w:t>
      </w:r>
      <w:r w:rsidRPr="00C34F72">
        <w:t xml:space="preserve"> 소프트웨어 아키텍쳐</w:t>
      </w:r>
      <w:bookmarkEnd w:id="366"/>
    </w:p>
    <w:p w14:paraId="17AE19C9" w14:textId="77777777" w:rsidR="00EA7FB0" w:rsidRPr="00EA7FB0" w:rsidRDefault="00EA7FB0">
      <w:pPr>
        <w:pStyle w:val="TDC3"/>
        <w:pPrChange w:id="367" w:author="김은수" w:date="2026-10-01T06:57:00Z">
          <w:pPr>
            <w:pStyle w:val="2"/>
            <w:numPr>
              <w:ilvl w:val="2"/>
              <w:numId w:val="7"/>
            </w:numPr>
            <w:ind w:left="1418" w:hanging="567"/>
          </w:pPr>
        </w:pPrChange>
      </w:pPr>
      <w:bookmarkStart w:id="368" w:name="_Toc242774828"/>
      <w:r w:rsidRPr="00C34F72">
        <w:rPr>
          <w:rFonts w:hint="eastAsia"/>
        </w:rPr>
        <w:t>시스템</w:t>
      </w:r>
      <w:r w:rsidRPr="00C34F72">
        <w:t xml:space="preserve"> 제어 모듈</w:t>
      </w:r>
      <w:bookmarkEnd w:id="368"/>
    </w:p>
    <w:p w14:paraId="0D1FE134" w14:textId="77777777" w:rsidR="00B47CC1" w:rsidRDefault="00B47CC1">
      <w:pPr>
        <w:pStyle w:val="TDC30"/>
        <w:pPrChange w:id="369" w:author="김은수" w:date="2026-10-01T06:57:00Z">
          <w:pPr>
            <w:ind w:leftChars="400" w:left="800"/>
          </w:pPr>
        </w:pPrChange>
      </w:pPr>
      <w:r w:rsidRPr="00C34F72">
        <w:rPr>
          <w:rFonts w:hint="eastAsia"/>
        </w:rPr>
        <w:t>하드웨어</w:t>
      </w:r>
      <w:r w:rsidRPr="00C34F72">
        <w:t xml:space="preserve"> 설정,</w:t>
      </w:r>
      <w:r>
        <w:t xml:space="preserve"> </w:t>
      </w:r>
      <w:r w:rsidRPr="00C34F72">
        <w:rPr>
          <w:rFonts w:hint="eastAsia"/>
        </w:rPr>
        <w:t>공유</w:t>
      </w:r>
      <w:r w:rsidRPr="00C34F72">
        <w:t xml:space="preserve"> 메모리 접근,</w:t>
      </w:r>
      <w:r>
        <w:t xml:space="preserve"> </w:t>
      </w:r>
      <w:r w:rsidRPr="00C34F72">
        <w:rPr>
          <w:rFonts w:hint="eastAsia"/>
        </w:rPr>
        <w:t>보조장치</w:t>
      </w:r>
      <w:r w:rsidRPr="00C34F72">
        <w:t xml:space="preserve"> 제어</w:t>
      </w:r>
      <w:r>
        <w:t xml:space="preserve"> </w:t>
      </w:r>
      <w:r w:rsidRPr="00C34F72">
        <w:rPr>
          <w:rFonts w:hint="eastAsia"/>
        </w:rPr>
        <w:t>등과</w:t>
      </w:r>
      <w:r w:rsidRPr="00C34F72">
        <w:t xml:space="preserve"> 관련된 유닛들로 구성되어 시스템의 전체 동작을</w:t>
      </w:r>
      <w:r>
        <w:t xml:space="preserve"> </w:t>
      </w:r>
      <w:r w:rsidRPr="00C34F72">
        <w:rPr>
          <w:rFonts w:hint="eastAsia"/>
        </w:rPr>
        <w:t>제어한다</w:t>
      </w:r>
      <w:r w:rsidRPr="00C34F72">
        <w:t>.</w:t>
      </w:r>
    </w:p>
    <w:p w14:paraId="1B0F4FAD" w14:textId="77777777" w:rsidR="00F92B55" w:rsidRDefault="00F92B55">
      <w:pPr>
        <w:pStyle w:val="TDC30"/>
        <w:pPrChange w:id="370" w:author="김은수" w:date="2026-10-01T06:57:00Z">
          <w:pPr>
            <w:ind w:leftChars="400" w:left="800"/>
          </w:pPr>
        </w:pPrChange>
      </w:pPr>
      <w:r w:rsidRPr="00C34F72">
        <w:rPr>
          <w:rFonts w:hint="eastAsia"/>
        </w:rPr>
        <w:lastRenderedPageBreak/>
        <w:t>소프트웨어</w:t>
      </w:r>
      <w:r w:rsidRPr="00C34F72">
        <w:t xml:space="preserve"> 항목은 다음과 같다.</w:t>
      </w:r>
    </w:p>
    <w:p w14:paraId="357053C6" w14:textId="77777777" w:rsidR="00F92B55" w:rsidRDefault="00F92B55">
      <w:pPr>
        <w:pStyle w:val="TDC4"/>
        <w:pPrChange w:id="371" w:author="김은수" w:date="2026-10-01T06:57:00Z">
          <w:pPr>
            <w:pStyle w:val="4"/>
            <w:numPr>
              <w:ilvl w:val="3"/>
              <w:numId w:val="7"/>
            </w:numPr>
            <w:ind w:leftChars="0" w:left="1984" w:firstLineChars="0" w:hanging="708"/>
          </w:pPr>
        </w:pPrChange>
      </w:pPr>
      <w:r w:rsidRPr="00C34F72">
        <w:rPr>
          <w:rFonts w:hint="eastAsia"/>
        </w:rPr>
        <w:t>시스템</w:t>
      </w:r>
      <w:r w:rsidRPr="00C34F72">
        <w:t xml:space="preserve"> 초기화 항목</w:t>
      </w:r>
    </w:p>
    <w:p w14:paraId="314AA80D" w14:textId="77777777" w:rsidR="00F92B55" w:rsidRPr="008068AA" w:rsidRDefault="00F92B55" w:rsidP="00F92B55">
      <w:pPr>
        <w:ind w:leftChars="800" w:left="1600"/>
        <w:rPr>
          <w:del w:id="372" w:author="김은수" w:date="2026-09-29T18:27:00Z" w16du:dateUtc="2026-09-29T09:27:00Z"/>
        </w:rPr>
      </w:pPr>
      <w:del w:id="373" w:author="김은수" w:date="2026-09-29T18:27:00Z" w16du:dateUtc="2026-09-29T09:27:00Z">
        <w:r>
          <w:rPr>
            <w:rFonts w:hint="eastAsia"/>
          </w:rPr>
          <w:delText>C</w:delText>
        </w:r>
        <w:r>
          <w:delText xml:space="preserve">M3 </w:delText>
        </w:r>
        <w:r>
          <w:rPr>
            <w:rFonts w:hint="eastAsia"/>
          </w:rPr>
          <w:delText>및 하드웨어를 초기화 한다.</w:delText>
        </w:r>
      </w:del>
    </w:p>
    <w:p w14:paraId="181DBB63" w14:textId="77777777" w:rsidR="00F92B55" w:rsidRPr="00C34F72" w:rsidRDefault="00F92B55">
      <w:pPr>
        <w:pStyle w:val="TDC40"/>
        <w:rPr>
          <w:ins w:id="374" w:author="김은수" w:date="2026-09-29T18:27:00Z" w16du:dateUtc="2026-09-29T09:27:00Z"/>
        </w:rPr>
        <w:pPrChange w:id="375" w:author="김은수" w:date="2026-10-01T06:57:00Z">
          <w:pPr>
            <w:ind w:leftChars="800" w:left="1600"/>
          </w:pPr>
        </w:pPrChange>
      </w:pPr>
      <w:ins w:id="376" w:author="김은수" w:date="2026-09-29T18:27:00Z" w16du:dateUtc="2026-09-29T09:27:00Z">
        <w:r w:rsidRPr="00C34F72">
          <w:t>CM3에서 사용하는 주변장치와 공유 상태를 초기화한다. 코어 기동 전 하드웨어 설정과 이미지 적재는 부트로더에서 수행한다.</w:t>
        </w:r>
      </w:ins>
    </w:p>
    <w:p w14:paraId="47AA9570" w14:textId="77777777" w:rsidR="00F92B55" w:rsidRDefault="00F92B55">
      <w:pPr>
        <w:pStyle w:val="TDC4"/>
        <w:pPrChange w:id="377" w:author="김은수" w:date="2026-10-01T06:57:00Z">
          <w:pPr>
            <w:pStyle w:val="4"/>
            <w:numPr>
              <w:ilvl w:val="3"/>
              <w:numId w:val="7"/>
            </w:numPr>
            <w:ind w:leftChars="0" w:left="1984" w:firstLineChars="0" w:hanging="708"/>
          </w:pPr>
        </w:pPrChange>
      </w:pPr>
      <w:r w:rsidRPr="00C34F72">
        <w:rPr>
          <w:rFonts w:hint="eastAsia"/>
        </w:rPr>
        <w:t>시스템</w:t>
      </w:r>
      <w:r w:rsidRPr="00C34F72">
        <w:t xml:space="preserve"> 제어 항목</w:t>
      </w:r>
    </w:p>
    <w:p w14:paraId="7633C6AC" w14:textId="77777777" w:rsidR="00F92B55" w:rsidRDefault="00F92B55">
      <w:pPr>
        <w:pStyle w:val="TDC40"/>
        <w:pPrChange w:id="378" w:author="김은수" w:date="2026-10-01T06:57:00Z">
          <w:pPr>
            <w:ind w:leftChars="800" w:left="1600"/>
          </w:pPr>
        </w:pPrChange>
      </w:pPr>
      <w:r w:rsidRPr="00C34F72">
        <w:rPr>
          <w:rFonts w:hint="eastAsia"/>
        </w:rPr>
        <w:t>시스템의</w:t>
      </w:r>
      <w:r w:rsidRPr="00C34F72">
        <w:t xml:space="preserve"> 전체적인 실행</w:t>
      </w:r>
      <w:r w:rsidR="00B47CC1" w:rsidRPr="00C34F72">
        <w:rPr>
          <w:rFonts w:hint="eastAsia"/>
        </w:rPr>
        <w:t>과</w:t>
      </w:r>
      <w:r w:rsidR="00B47CC1" w:rsidRPr="00C34F72">
        <w:t xml:space="preserve"> 관련된 </w:t>
      </w:r>
      <w:r w:rsidRPr="00C34F72">
        <w:rPr>
          <w:rFonts w:hint="eastAsia"/>
        </w:rPr>
        <w:t>항목으로</w:t>
      </w:r>
      <w:r>
        <w:t xml:space="preserve">, </w:t>
      </w:r>
      <w:r w:rsidRPr="00C34F72">
        <w:rPr>
          <w:rFonts w:hint="eastAsia"/>
        </w:rPr>
        <w:t>다른</w:t>
      </w:r>
      <w:r w:rsidRPr="00C34F72">
        <w:t xml:space="preserve"> 모듈 및 유닛의 파라미터를 확인하여 시스템 동작을 제어한다.</w:t>
      </w:r>
      <w:r>
        <w:t xml:space="preserve"> </w:t>
      </w:r>
      <w:r w:rsidRPr="00C34F72">
        <w:rPr>
          <w:rFonts w:hint="eastAsia"/>
        </w:rPr>
        <w:t>이</w:t>
      </w:r>
      <w:r w:rsidRPr="00C34F72">
        <w:t xml:space="preserve"> 항목이 완성되면 소프트웨어</w:t>
      </w:r>
      <w:r>
        <w:t xml:space="preserve"> </w:t>
      </w:r>
      <w:r w:rsidRPr="00C34F72">
        <w:rPr>
          <w:rFonts w:hint="eastAsia"/>
        </w:rPr>
        <w:t>구현이</w:t>
      </w:r>
      <w:r w:rsidRPr="00C34F72">
        <w:t xml:space="preserve"> 완료되게 된다.</w:t>
      </w:r>
    </w:p>
    <w:p w14:paraId="3B599E49" w14:textId="77777777" w:rsidR="00F92B55" w:rsidRDefault="00F92B55">
      <w:pPr>
        <w:pStyle w:val="TDC3"/>
        <w:pPrChange w:id="379" w:author="김은수" w:date="2026-10-01T06:57:00Z">
          <w:pPr>
            <w:pStyle w:val="3"/>
            <w:numPr>
              <w:ilvl w:val="2"/>
              <w:numId w:val="7"/>
            </w:numPr>
            <w:ind w:leftChars="0" w:left="1418" w:firstLineChars="0" w:hanging="567"/>
          </w:pPr>
        </w:pPrChange>
      </w:pPr>
      <w:bookmarkStart w:id="380" w:name="_Toc242774829"/>
      <w:r w:rsidRPr="00C34F72">
        <w:rPr>
          <w:rFonts w:hint="eastAsia"/>
        </w:rPr>
        <w:t>신호처리</w:t>
      </w:r>
      <w:r w:rsidRPr="00C34F72">
        <w:t xml:space="preserve"> 모듈</w:t>
      </w:r>
      <w:bookmarkEnd w:id="380"/>
    </w:p>
    <w:p w14:paraId="781A1C46" w14:textId="77777777" w:rsidR="00F92B55" w:rsidRDefault="00EA7FB0">
      <w:pPr>
        <w:pStyle w:val="TDC30"/>
        <w:pPrChange w:id="381" w:author="김은수" w:date="2026-10-01T06:57:00Z">
          <w:pPr>
            <w:wordWrap/>
            <w:spacing w:after="0" w:line="240" w:lineRule="auto"/>
            <w:ind w:leftChars="600" w:left="1200"/>
          </w:pPr>
        </w:pPrChange>
      </w:pPr>
      <w:del w:id="382" w:author="김은수" w:date="2026-09-29T10:17:00Z">
        <w:r>
          <w:rPr>
            <w:rFonts w:hint="eastAsia"/>
          </w:rPr>
          <w:delText>CFX에서 공유한 매핑 데이터를 사용하여 C/T 전류크기를 C/T 자극 레벨로 변환하여 CFX에 공유하는 유닛으로 구성되어 있다.</w:delText>
        </w:r>
      </w:del>
      <w:ins w:id="383" w:author="김은수" w:date="2026-09-29T10:17:00Z">
        <w:r w:rsidRPr="00C34F72">
          <w:t>CM3에서 읽은 매핑 데이터의 펄스폭과 C/T 전류크기를 사용하여 DAC 범위, C/T 자극 레벨 및 전송 가능한 자극 수를 계산하고 CFX에 공유하는 유닛으로 구성되어 있다.</w:t>
        </w:r>
      </w:ins>
    </w:p>
    <w:p w14:paraId="1CBBADC1" w14:textId="77777777" w:rsidR="00F92B55" w:rsidRDefault="00F92B55">
      <w:pPr>
        <w:pStyle w:val="TDC30"/>
        <w:spacing w:after="0"/>
        <w:rPr>
          <w:del w:id="384" w:author="김은수" w:date="2026-10-01T06:57:00Z"/>
        </w:rPr>
        <w:pPrChange w:id="385" w:author="김은수" w:date="2026-10-01T06:57:00Z">
          <w:pPr>
            <w:wordWrap/>
            <w:spacing w:after="0" w:line="240" w:lineRule="auto"/>
            <w:ind w:leftChars="600" w:left="1200"/>
          </w:pPr>
        </w:pPrChange>
      </w:pPr>
      <w:bookmarkStart w:id="386" w:name="_Toc242733762"/>
      <w:bookmarkStart w:id="387" w:name="_Toc242735773"/>
      <w:bookmarkStart w:id="388" w:name="_Toc242774830"/>
      <w:bookmarkEnd w:id="386"/>
      <w:bookmarkEnd w:id="387"/>
      <w:bookmarkEnd w:id="388"/>
    </w:p>
    <w:p w14:paraId="6705968F" w14:textId="77777777" w:rsidR="00F92B55" w:rsidRDefault="00F92B55">
      <w:pPr>
        <w:pStyle w:val="TDC3"/>
        <w:pPrChange w:id="389" w:author="김은수" w:date="2026-10-01T06:57:00Z">
          <w:pPr>
            <w:pStyle w:val="3"/>
            <w:numPr>
              <w:ilvl w:val="2"/>
              <w:numId w:val="7"/>
            </w:numPr>
            <w:ind w:leftChars="0" w:left="1418" w:firstLineChars="0" w:hanging="567"/>
          </w:pPr>
        </w:pPrChange>
      </w:pPr>
      <w:bookmarkStart w:id="390" w:name="_Toc242774831"/>
      <w:r w:rsidRPr="00C34F72">
        <w:rPr>
          <w:rFonts w:hint="eastAsia"/>
        </w:rPr>
        <w:t>내부</w:t>
      </w:r>
      <w:r w:rsidRPr="00C34F72">
        <w:t xml:space="preserve"> 자극 장치 실행 모듈</w:t>
      </w:r>
      <w:bookmarkEnd w:id="390"/>
    </w:p>
    <w:p w14:paraId="5C6DD6CC" w14:textId="77777777" w:rsidR="00F92B55" w:rsidRDefault="00AA20D3">
      <w:pPr>
        <w:pStyle w:val="TDC30"/>
        <w:pPrChange w:id="391" w:author="김은수" w:date="2026-10-01T06:57:00Z">
          <w:pPr>
            <w:ind w:leftChars="600" w:left="1200"/>
          </w:pPr>
        </w:pPrChange>
      </w:pPr>
      <w:r w:rsidRPr="00C34F72">
        <w:rPr>
          <w:rFonts w:hint="eastAsia"/>
        </w:rPr>
        <w:t>내부</w:t>
      </w:r>
      <w:r w:rsidRPr="00C34F72">
        <w:t xml:space="preserve"> 자극장치 제어 및 자극 출력 실행과 관련된 유닛들로 구성되어 있다.</w:t>
      </w:r>
    </w:p>
    <w:p w14:paraId="7CD62AB2" w14:textId="77777777" w:rsidR="00F92B55" w:rsidRDefault="00AA20D3">
      <w:pPr>
        <w:pStyle w:val="TDC4"/>
        <w:pPrChange w:id="392" w:author="김은수" w:date="2026-10-01T06:57:00Z">
          <w:pPr>
            <w:pStyle w:val="4"/>
            <w:numPr>
              <w:ilvl w:val="3"/>
              <w:numId w:val="7"/>
            </w:numPr>
            <w:ind w:leftChars="0" w:left="1984" w:firstLineChars="0" w:hanging="708"/>
          </w:pPr>
        </w:pPrChange>
      </w:pPr>
      <w:r w:rsidRPr="00C34F72">
        <w:rPr>
          <w:rFonts w:hint="eastAsia"/>
        </w:rPr>
        <w:t>내부기</w:t>
      </w:r>
      <w:r w:rsidRPr="00C34F72">
        <w:t xml:space="preserve"> 실행 제어 항목</w:t>
      </w:r>
    </w:p>
    <w:p w14:paraId="3F30DFA8" w14:textId="77777777" w:rsidR="00F92B55" w:rsidRDefault="00AA20D3">
      <w:pPr>
        <w:pStyle w:val="TDC40"/>
        <w:pPrChange w:id="393" w:author="김은수" w:date="2026-10-01T06:57:00Z">
          <w:pPr>
            <w:ind w:leftChars="700" w:left="1400"/>
          </w:pPr>
        </w:pPrChange>
      </w:pPr>
      <w:r w:rsidRPr="00C34F72">
        <w:rPr>
          <w:rFonts w:hint="eastAsia"/>
        </w:rPr>
        <w:t>내부</w:t>
      </w:r>
      <w:r w:rsidRPr="00C34F72">
        <w:t xml:space="preserve"> 자극 장치 실행과 관련된 보조장치 설정</w:t>
      </w:r>
      <w:r>
        <w:t xml:space="preserve">, </w:t>
      </w:r>
      <w:r w:rsidRPr="00C34F72">
        <w:rPr>
          <w:rFonts w:hint="eastAsia"/>
        </w:rPr>
        <w:t>내부</w:t>
      </w:r>
      <w:r w:rsidRPr="00C34F72">
        <w:t xml:space="preserve"> 자극 장치 설정 및 내부 자극 장치 연결 검사와 관련된 유닛을 실행하여 내부기를 제어한다.</w:t>
      </w:r>
    </w:p>
    <w:p w14:paraId="51010693" w14:textId="77777777" w:rsidR="00497259" w:rsidRDefault="00497259">
      <w:pPr>
        <w:pStyle w:val="TDC40"/>
        <w:spacing w:after="0"/>
        <w:rPr>
          <w:del w:id="394" w:author="김은수" w:date="2026-10-01T06:57:00Z"/>
        </w:rPr>
        <w:pPrChange w:id="395" w:author="김은수" w:date="2026-10-01T06:57:00Z">
          <w:pPr>
            <w:ind w:leftChars="700" w:left="1400"/>
          </w:pPr>
        </w:pPrChange>
      </w:pPr>
      <w:bookmarkStart w:id="396" w:name="_Toc242733764"/>
      <w:bookmarkStart w:id="397" w:name="_Toc242735775"/>
      <w:bookmarkStart w:id="398" w:name="_Toc242774832"/>
      <w:bookmarkEnd w:id="396"/>
      <w:bookmarkEnd w:id="397"/>
      <w:bookmarkEnd w:id="398"/>
    </w:p>
    <w:p w14:paraId="2F660760" w14:textId="77777777" w:rsidR="00AA20D3" w:rsidRDefault="00AA20D3">
      <w:pPr>
        <w:pStyle w:val="TDC3"/>
        <w:pPrChange w:id="399" w:author="김은수" w:date="2026-10-01T06:57:00Z">
          <w:pPr>
            <w:pStyle w:val="3"/>
            <w:numPr>
              <w:ilvl w:val="2"/>
              <w:numId w:val="7"/>
            </w:numPr>
            <w:ind w:leftChars="0" w:left="1418" w:firstLineChars="0" w:hanging="567"/>
          </w:pPr>
        </w:pPrChange>
      </w:pPr>
      <w:bookmarkStart w:id="400" w:name="_Toc242774833"/>
      <w:r w:rsidRPr="00C34F72">
        <w:rPr>
          <w:rFonts w:hint="eastAsia"/>
        </w:rPr>
        <w:t>블루투스</w:t>
      </w:r>
      <w:r w:rsidRPr="00C34F72">
        <w:t xml:space="preserve"> 통신 모듈</w:t>
      </w:r>
      <w:bookmarkEnd w:id="400"/>
    </w:p>
    <w:p w14:paraId="7835BCC5" w14:textId="77777777" w:rsidR="00AA20D3" w:rsidRDefault="00AA20D3">
      <w:pPr>
        <w:pStyle w:val="TDC30"/>
        <w:pPrChange w:id="401" w:author="김은수" w:date="2026-10-01T06:57:00Z">
          <w:pPr>
            <w:ind w:leftChars="700" w:left="1400"/>
          </w:pPr>
        </w:pPrChange>
      </w:pPr>
      <w:r w:rsidRPr="00C34F72">
        <w:rPr>
          <w:rFonts w:hint="eastAsia"/>
        </w:rPr>
        <w:t>리모콘</w:t>
      </w:r>
      <w:r w:rsidRPr="00C34F72">
        <w:t xml:space="preserve"> 앱,</w:t>
      </w:r>
      <w:r>
        <w:t xml:space="preserve"> </w:t>
      </w:r>
      <w:r w:rsidRPr="00C34F72">
        <w:rPr>
          <w:rFonts w:hint="eastAsia"/>
        </w:rPr>
        <w:t>매핑</w:t>
      </w:r>
      <w:r w:rsidRPr="00C34F72">
        <w:t xml:space="preserve"> 프로그램 통신과 관련된 유닛들로 구성</w:t>
      </w:r>
      <w:r w:rsidR="00103FA5" w:rsidRPr="00C34F72">
        <w:rPr>
          <w:rFonts w:hint="eastAsia"/>
        </w:rPr>
        <w:t>되어</w:t>
      </w:r>
      <w:r w:rsidR="00103FA5" w:rsidRPr="00C34F72">
        <w:t xml:space="preserve"> 있다.</w:t>
      </w:r>
    </w:p>
    <w:p w14:paraId="4097DC09" w14:textId="77777777" w:rsidR="00103FA5" w:rsidRDefault="00103FA5">
      <w:pPr>
        <w:pStyle w:val="TDC4"/>
        <w:pPrChange w:id="402" w:author="김은수" w:date="2026-10-01T06:57:00Z">
          <w:pPr>
            <w:pStyle w:val="4"/>
            <w:numPr>
              <w:ilvl w:val="3"/>
              <w:numId w:val="7"/>
            </w:numPr>
            <w:ind w:leftChars="0" w:left="1984" w:firstLineChars="0" w:hanging="708"/>
          </w:pPr>
        </w:pPrChange>
      </w:pPr>
      <w:r w:rsidRPr="00C34F72">
        <w:rPr>
          <w:rFonts w:hint="eastAsia"/>
        </w:rPr>
        <w:t>블루투스</w:t>
      </w:r>
      <w:r w:rsidRPr="00C34F72">
        <w:t xml:space="preserve"> 통신 제어 항목</w:t>
      </w:r>
    </w:p>
    <w:p w14:paraId="1CE11286" w14:textId="77777777" w:rsidR="00103FA5" w:rsidRDefault="00103FA5" w:rsidP="00103FA5">
      <w:pPr>
        <w:ind w:leftChars="800" w:left="1600"/>
        <w:rPr>
          <w:del w:id="403" w:author="김은수" w:date="2026-09-29T18:27:00Z" w16du:dateUtc="2026-09-29T09:27:00Z"/>
        </w:rPr>
      </w:pPr>
      <w:del w:id="404" w:author="김은수" w:date="2026-09-29T18:27:00Z" w16du:dateUtc="2026-09-29T09:27:00Z">
        <w:r>
          <w:rPr>
            <w:rFonts w:hint="eastAsia"/>
          </w:rPr>
          <w:delText>N</w:delText>
        </w:r>
        <w:r>
          <w:delText>RF</w:delText>
        </w:r>
        <w:r>
          <w:rPr>
            <w:rFonts w:hint="eastAsia"/>
          </w:rPr>
          <w:delText>에서 S</w:delText>
        </w:r>
        <w:r>
          <w:delText>PI</w:delText>
        </w:r>
        <w:r>
          <w:rPr>
            <w:rFonts w:hint="eastAsia"/>
          </w:rPr>
          <w:delText>통신으로 수신된 명령에 따라 관련 유닛을 실행한다.</w:delText>
        </w:r>
      </w:del>
    </w:p>
    <w:p w14:paraId="01905C93" w14:textId="77777777" w:rsidR="00103FA5" w:rsidRPr="00103FA5" w:rsidRDefault="00103FA5" w:rsidP="00103FA5">
      <w:pPr>
        <w:ind w:leftChars="800" w:left="1600"/>
        <w:rPr>
          <w:del w:id="405" w:author="김은수" w:date="2026-09-29T18:27:00Z" w16du:dateUtc="2026-09-29T09:27:00Z"/>
        </w:rPr>
      </w:pPr>
    </w:p>
    <w:p w14:paraId="1A3C283B" w14:textId="77777777" w:rsidR="00103FA5" w:rsidRPr="00C34F72" w:rsidRDefault="00103FA5">
      <w:pPr>
        <w:pStyle w:val="TDC40"/>
        <w:rPr>
          <w:ins w:id="406" w:author="김은수" w:date="2026-09-29T18:27:00Z" w16du:dateUtc="2026-09-29T09:27:00Z"/>
        </w:rPr>
        <w:pPrChange w:id="407" w:author="김은수" w:date="2026-10-01T06:57:00Z">
          <w:pPr>
            <w:ind w:leftChars="800" w:left="1600"/>
          </w:pPr>
        </w:pPrChange>
      </w:pPr>
      <w:del w:id="408" w:author="김은수" w:date="2026-09-29T18:27:00Z" w16du:dateUtc="2026-09-29T09:27:00Z">
        <w:r>
          <w:delText>NRF</w:delText>
        </w:r>
      </w:del>
      <w:ins w:id="409" w:author="김은수" w:date="2026-09-29T18:27:00Z" w16du:dateUtc="2026-09-29T09:27:00Z">
        <w:r w:rsidRPr="00C34F72">
          <w:t>QCC에서 SPI로 수신한 명령을 구분하여 리모콘, 매핑 및 시스템 정보 처리를 실행하고 응답을 전송한다. 전원 정보, LED 표시 요청 및 오디오 연결 정보를 받아 시스템 제어와 공유 메모리에 반영한다.</w:t>
        </w:r>
      </w:ins>
    </w:p>
    <w:p w14:paraId="10E01516" w14:textId="77777777" w:rsidR="00103FA5" w:rsidRPr="00C34F72" w:rsidRDefault="00103FA5">
      <w:pPr>
        <w:pStyle w:val="TDC40"/>
        <w:spacing w:after="0"/>
        <w:rPr>
          <w:ins w:id="410" w:author="김은수" w:date="2026-09-29T18:27:00Z" w16du:dateUtc="2026-09-29T09:27:00Z"/>
          <w:del w:id="411" w:author="김은수" w:date="2026-10-01T06:57:00Z"/>
        </w:rPr>
        <w:pPrChange w:id="412" w:author="김은수" w:date="2026-10-01T06:57:00Z">
          <w:pPr>
            <w:ind w:leftChars="800" w:left="1600"/>
          </w:pPr>
        </w:pPrChange>
      </w:pPr>
      <w:bookmarkStart w:id="413" w:name="_Toc242733766"/>
      <w:bookmarkStart w:id="414" w:name="_Toc242735777"/>
      <w:bookmarkStart w:id="415" w:name="_Toc242774834"/>
      <w:bookmarkEnd w:id="413"/>
      <w:bookmarkEnd w:id="414"/>
      <w:bookmarkEnd w:id="415"/>
    </w:p>
    <w:p w14:paraId="7F95AE10" w14:textId="77777777" w:rsidR="0067373B" w:rsidRDefault="00103FA5">
      <w:pPr>
        <w:pStyle w:val="TDC2"/>
        <w:pPrChange w:id="416" w:author="김은수" w:date="2026-10-01T06:57:00Z">
          <w:pPr>
            <w:pStyle w:val="2"/>
            <w:numPr>
              <w:ilvl w:val="1"/>
              <w:numId w:val="7"/>
            </w:numPr>
            <w:wordWrap/>
            <w:spacing w:line="240" w:lineRule="auto"/>
            <w:ind w:left="992" w:hanging="567"/>
          </w:pPr>
        </w:pPrChange>
      </w:pPr>
      <w:bookmarkStart w:id="417" w:name="_Toc242774835"/>
      <w:ins w:id="418" w:author="김은수" w:date="2026-09-29T18:27:00Z" w16du:dateUtc="2026-09-29T09:27:00Z">
        <w:r>
          <w:t>QCC</w:t>
        </w:r>
      </w:ins>
      <w:r>
        <w:t>용 소프트웨어 아키텍쳐</w:t>
      </w:r>
      <w:bookmarkEnd w:id="417"/>
    </w:p>
    <w:p w14:paraId="2C43A5CB" w14:textId="77777777" w:rsidR="000E2972" w:rsidRDefault="0034418E">
      <w:pPr>
        <w:pStyle w:val="TDC20"/>
        <w:rPr>
          <w:ins w:id="419" w:author="김은수" w:date="2026-10-12T23:57:00Z"/>
        </w:rPr>
      </w:pPr>
      <w:ins w:id="420" w:author="김은수" w:date="2026-10-12T23:57:00Z">
        <w:r>
          <w:rPr>
            <w:color w:val="C00000"/>
            <w:rPrChange w:id="421" w:author="김은수" w:date="2026-10-16T07:34:00Z">
              <w:rPr/>
            </w:rPrChange>
          </w:rPr>
          <w:t xml:space="preserve">외부기의 QCC5181은 시스템 관리, HW 인터페이스, 블루투스와 보안의 4개 기능 모듈 및 14개 유닛으로 구성한다. QCC는 무선 송수신과 상태/명령 중계, PIO/전원/NVM 접근 및 CRA 인증을 </w:t>
        </w:r>
        <w:r>
          <w:rPr>
            <w:color w:val="C00000"/>
            <w:rPrChange w:id="422" w:author="김은수" w:date="2026-10-16T07:34:00Z">
              <w:rPr/>
            </w:rPrChange>
          </w:rPr>
          <w:lastRenderedPageBreak/>
          <w:t>처리한다.</w:t>
        </w:r>
        <w:r>
          <w:t xml:space="preserve"> E8300은 CFX/HEAR의 오디오 처리와 CM3의 내부기 제어/자극 실행을 담당하며 두 칩은 SPI, I2S와 제어 신호로 연결한다.</w:t>
        </w:r>
      </w:ins>
    </w:p>
    <w:p w14:paraId="3A3C3649" w14:textId="61BCBD51" w:rsidR="000E2972" w:rsidRDefault="0034418E">
      <w:pPr>
        <w:pStyle w:val="TDC22"/>
        <w:rPr>
          <w:ins w:id="423" w:author="김은수" w:date="2026-10-12T23:57:00Z"/>
        </w:rPr>
      </w:pPr>
      <w:ins w:id="424" w:author="김은수" w:date="2026-10-12T23:57:00Z">
        <w:r>
          <w:t xml:space="preserve">표 </w:t>
        </w:r>
        <w:r>
          <w:fldChar w:fldCharType="begin"/>
        </w:r>
        <w:r>
          <w:instrText>SEQ 표 \* ARABIC</w:instrText>
        </w:r>
        <w:r>
          <w:fldChar w:fldCharType="separate"/>
        </w:r>
      </w:ins>
      <w:r w:rsidR="00484E2D">
        <w:rPr>
          <w:noProof/>
        </w:rPr>
        <w:t>1</w:t>
      </w:r>
      <w:ins w:id="425" w:author="김은수" w:date="2026-10-12T23:57:00Z">
        <w:r>
          <w:fldChar w:fldCharType="end"/>
        </w:r>
        <w:r>
          <w:t>. 장치와 기능의 경계</w:t>
        </w:r>
      </w:ins>
    </w:p>
    <w:tbl>
      <w:tblPr>
        <w:tblStyle w:val="TDC21"/>
        <w:tblW w:w="9216" w:type="dxa"/>
        <w:tblLayout w:type="fixed"/>
        <w:tblLook w:val="0420" w:firstRow="1" w:lastRow="0" w:firstColumn="0" w:lastColumn="0" w:noHBand="0" w:noVBand="1"/>
      </w:tblPr>
      <w:tblGrid>
        <w:gridCol w:w="1700"/>
        <w:gridCol w:w="3100"/>
        <w:gridCol w:w="4416"/>
      </w:tblGrid>
      <w:tr w:rsidR="000E2972" w14:paraId="78AFDBAE" w14:textId="77777777" w:rsidTr="000E2972">
        <w:trPr>
          <w:cnfStyle w:val="100000000000" w:firstRow="1" w:lastRow="0" w:firstColumn="0" w:lastColumn="0" w:oddVBand="0" w:evenVBand="0" w:oddHBand="0" w:evenHBand="0" w:firstRowFirstColumn="0" w:firstRowLastColumn="0" w:lastRowFirstColumn="0" w:lastRowLastColumn="0"/>
          <w:cantSplit/>
          <w:tblHeader/>
          <w:ins w:id="426" w:author="김은수" w:date="2026-10-12T23:57:00Z"/>
        </w:trPr>
        <w:tc>
          <w:tcPr>
            <w:tcW w:w="1700" w:type="dxa"/>
          </w:tcPr>
          <w:p w14:paraId="32FB6AAF" w14:textId="77777777" w:rsidR="000E2972" w:rsidRDefault="0034418E">
            <w:pPr>
              <w:pStyle w:val="TDC0"/>
              <w:rPr>
                <w:ins w:id="427" w:author="김은수" w:date="2026-10-12T23:57:00Z"/>
              </w:rPr>
            </w:pPr>
            <w:ins w:id="428" w:author="김은수" w:date="2026-10-12T23:57:00Z">
              <w:r>
                <w:t>경계</w:t>
              </w:r>
            </w:ins>
          </w:p>
        </w:tc>
        <w:tc>
          <w:tcPr>
            <w:tcW w:w="3100" w:type="dxa"/>
          </w:tcPr>
          <w:p w14:paraId="72387F15" w14:textId="77777777" w:rsidR="000E2972" w:rsidRDefault="0034418E">
            <w:pPr>
              <w:pStyle w:val="TDC0"/>
              <w:rPr>
                <w:ins w:id="429" w:author="김은수" w:date="2026-10-12T23:57:00Z"/>
              </w:rPr>
            </w:pPr>
            <w:ins w:id="430" w:author="김은수" w:date="2026-10-12T23:57:00Z">
              <w:r>
                <w:t>담당 기능</w:t>
              </w:r>
            </w:ins>
          </w:p>
        </w:tc>
        <w:tc>
          <w:tcPr>
            <w:tcW w:w="4416" w:type="dxa"/>
          </w:tcPr>
          <w:p w14:paraId="7C703BB7" w14:textId="77777777" w:rsidR="000E2972" w:rsidRDefault="0034418E">
            <w:pPr>
              <w:pStyle w:val="TDC0"/>
              <w:rPr>
                <w:ins w:id="431" w:author="김은수" w:date="2026-10-12T23:57:00Z"/>
              </w:rPr>
            </w:pPr>
            <w:ins w:id="432" w:author="김은수" w:date="2026-10-12T23:57:00Z">
              <w:r>
                <w:t>연계 경로</w:t>
              </w:r>
            </w:ins>
          </w:p>
        </w:tc>
      </w:tr>
      <w:tr w:rsidR="000E2972" w14:paraId="103CCBAA" w14:textId="77777777" w:rsidTr="000E2972">
        <w:trPr>
          <w:ins w:id="433" w:author="김은수" w:date="2026-10-12T23:57:00Z"/>
        </w:trPr>
        <w:tc>
          <w:tcPr>
            <w:tcW w:w="1700" w:type="dxa"/>
          </w:tcPr>
          <w:p w14:paraId="0D8B9A53" w14:textId="77777777" w:rsidR="000E2972" w:rsidRDefault="0034418E">
            <w:pPr>
              <w:pStyle w:val="TDC7"/>
              <w:rPr>
                <w:ins w:id="434" w:author="김은수" w:date="2026-10-12T23:57:00Z"/>
              </w:rPr>
            </w:pPr>
            <w:ins w:id="435" w:author="김은수" w:date="2026-10-12T23:57:00Z">
              <w:r>
                <w:t>외부기 / E8300</w:t>
              </w:r>
            </w:ins>
          </w:p>
        </w:tc>
        <w:tc>
          <w:tcPr>
            <w:tcW w:w="3100" w:type="dxa"/>
          </w:tcPr>
          <w:p w14:paraId="3FAC1C39" w14:textId="77777777" w:rsidR="000E2972" w:rsidRDefault="0034418E">
            <w:pPr>
              <w:pStyle w:val="TDC7"/>
              <w:rPr>
                <w:ins w:id="436" w:author="김은수" w:date="2026-10-12T23:57:00Z"/>
              </w:rPr>
            </w:pPr>
            <w:ins w:id="437" w:author="김은수" w:date="2026-10-12T23:57:00Z">
              <w:r>
                <w:t>CFX/HEAR 오디오 처리, CM3 상태/명령 처리와 내부기 제어/자극</w:t>
              </w:r>
            </w:ins>
          </w:p>
        </w:tc>
        <w:tc>
          <w:tcPr>
            <w:tcW w:w="4416" w:type="dxa"/>
          </w:tcPr>
          <w:p w14:paraId="48C387C7" w14:textId="77777777" w:rsidR="000E2972" w:rsidRDefault="0034418E">
            <w:pPr>
              <w:pStyle w:val="TDC7"/>
              <w:rPr>
                <w:ins w:id="438" w:author="김은수" w:date="2026-10-12T23:57:00Z"/>
              </w:rPr>
            </w:pPr>
            <w:ins w:id="439" w:author="김은수" w:date="2026-10-12T23:57:00Z">
              <w:r>
                <w:t>DMIC1/DMIC2→E8300, QCC→CM3 SPI, QCC→CFX I2S</w:t>
              </w:r>
            </w:ins>
          </w:p>
        </w:tc>
      </w:tr>
      <w:tr w:rsidR="000E2972" w14:paraId="0CFB0290" w14:textId="77777777" w:rsidTr="000E2972">
        <w:trPr>
          <w:ins w:id="440" w:author="김은수" w:date="2026-10-12T23:57:00Z"/>
        </w:trPr>
        <w:tc>
          <w:tcPr>
            <w:tcW w:w="1700" w:type="dxa"/>
          </w:tcPr>
          <w:p w14:paraId="075E0198" w14:textId="77777777" w:rsidR="000E2972" w:rsidRDefault="0034418E">
            <w:pPr>
              <w:pStyle w:val="TDC7"/>
              <w:rPr>
                <w:ins w:id="441" w:author="김은수" w:date="2026-10-12T23:57:00Z"/>
              </w:rPr>
            </w:pPr>
            <w:ins w:id="442" w:author="김은수" w:date="2026-10-12T23:57:00Z">
              <w:r>
                <w:rPr>
                  <w:color w:val="C00000"/>
                  <w:rPrChange w:id="443" w:author="김은수" w:date="2026-10-16T07:34:00Z">
                    <w:rPr/>
                  </w:rPrChange>
                </w:rPr>
                <w:t>외부기 / QCC</w:t>
              </w:r>
            </w:ins>
          </w:p>
        </w:tc>
        <w:tc>
          <w:tcPr>
            <w:tcW w:w="3100" w:type="dxa"/>
          </w:tcPr>
          <w:p w14:paraId="3C6FC69D" w14:textId="77777777" w:rsidR="000E2972" w:rsidRDefault="0034418E">
            <w:pPr>
              <w:pStyle w:val="TDC7"/>
              <w:rPr>
                <w:ins w:id="444" w:author="김은수" w:date="2026-10-12T23:57:00Z"/>
              </w:rPr>
            </w:pPr>
            <w:ins w:id="445" w:author="김은수" w:date="2026-10-12T23:57:00Z">
              <w:r>
                <w:rPr>
                  <w:color w:val="C00000"/>
                  <w:rPrChange w:id="446" w:author="김은수" w:date="2026-10-16T07:34:00Z">
                    <w:rPr/>
                  </w:rPrChange>
                </w:rPr>
                <w:t>시스템 관리, HW 인터페이스, 블루투스, 보안</w:t>
              </w:r>
            </w:ins>
          </w:p>
        </w:tc>
        <w:tc>
          <w:tcPr>
            <w:tcW w:w="4416" w:type="dxa"/>
          </w:tcPr>
          <w:p w14:paraId="272336D3" w14:textId="77777777" w:rsidR="000E2972" w:rsidRDefault="0034418E">
            <w:pPr>
              <w:pStyle w:val="TDC7"/>
              <w:rPr>
                <w:ins w:id="447" w:author="김은수" w:date="2026-10-12T23:57:00Z"/>
              </w:rPr>
            </w:pPr>
            <w:ins w:id="448" w:author="김은수" w:date="2026-10-12T23:57:00Z">
              <w:r>
                <w:rPr>
                  <w:color w:val="C00000"/>
                  <w:rPrChange w:id="449" w:author="김은수" w:date="2026-10-16T07:34:00Z">
                    <w:rPr/>
                  </w:rPrChange>
                </w:rPr>
                <w:t>DMIC2→QCC→통화 상대, BLE/Classic, SPI/PIO/NVM</w:t>
              </w:r>
            </w:ins>
          </w:p>
        </w:tc>
      </w:tr>
      <w:tr w:rsidR="000E2972" w14:paraId="3AFE956A" w14:textId="77777777" w:rsidTr="000E2972">
        <w:trPr>
          <w:ins w:id="450" w:author="김은수" w:date="2026-10-12T23:57:00Z"/>
        </w:trPr>
        <w:tc>
          <w:tcPr>
            <w:tcW w:w="1700" w:type="dxa"/>
          </w:tcPr>
          <w:p w14:paraId="149E13D9" w14:textId="77777777" w:rsidR="000E2972" w:rsidRDefault="0034418E">
            <w:pPr>
              <w:pStyle w:val="TDC7"/>
              <w:rPr>
                <w:ins w:id="451" w:author="김은수" w:date="2026-10-12T23:57:00Z"/>
              </w:rPr>
            </w:pPr>
            <w:ins w:id="452" w:author="김은수" w:date="2026-10-12T23:57:00Z">
              <w:r>
                <w:t>주변 장치</w:t>
              </w:r>
            </w:ins>
          </w:p>
        </w:tc>
        <w:tc>
          <w:tcPr>
            <w:tcW w:w="3100" w:type="dxa"/>
          </w:tcPr>
          <w:p w14:paraId="0F6C34E4" w14:textId="77777777" w:rsidR="000E2972" w:rsidRDefault="0034418E">
            <w:pPr>
              <w:pStyle w:val="TDC7"/>
              <w:rPr>
                <w:ins w:id="453" w:author="김은수" w:date="2026-10-12T23:57:00Z"/>
              </w:rPr>
            </w:pPr>
            <w:ins w:id="454" w:author="김은수" w:date="2026-10-12T23:57:00Z">
              <w:r>
                <w:t>리모콘/매핑 프로그램, Classic 상대 장치와 충전케이스</w:t>
              </w:r>
            </w:ins>
          </w:p>
        </w:tc>
        <w:tc>
          <w:tcPr>
            <w:tcW w:w="4416" w:type="dxa"/>
          </w:tcPr>
          <w:p w14:paraId="4535C620" w14:textId="77777777" w:rsidR="000E2972" w:rsidRDefault="0034418E">
            <w:pPr>
              <w:pStyle w:val="TDC7"/>
              <w:rPr>
                <w:ins w:id="455" w:author="김은수" w:date="2026-10-12T23:57:00Z"/>
              </w:rPr>
            </w:pPr>
            <w:ins w:id="456" w:author="김은수" w:date="2026-10-12T23:57:00Z">
              <w:r>
                <w:rPr>
                  <w:color w:val="C00000"/>
                  <w:rPrChange w:id="457" w:author="김은수" w:date="2026-10-16T07:34:00Z">
                    <w:rPr/>
                  </w:rPrChange>
                </w:rPr>
                <w:t>BLE AUTH/GAIA, Classic 오디오 송수신, 충전케이스 통신</w:t>
              </w:r>
            </w:ins>
          </w:p>
        </w:tc>
      </w:tr>
      <w:tr w:rsidR="000E2972" w14:paraId="36357372" w14:textId="77777777" w:rsidTr="000E2972">
        <w:trPr>
          <w:ins w:id="458" w:author="김은수" w:date="2026-10-12T23:57:00Z"/>
        </w:trPr>
        <w:tc>
          <w:tcPr>
            <w:tcW w:w="1700" w:type="dxa"/>
          </w:tcPr>
          <w:p w14:paraId="53B6CA8A" w14:textId="77777777" w:rsidR="000E2972" w:rsidRDefault="0034418E">
            <w:pPr>
              <w:pStyle w:val="TDC7"/>
              <w:rPr>
                <w:ins w:id="459" w:author="김은수" w:date="2026-10-12T23:57:00Z"/>
              </w:rPr>
            </w:pPr>
            <w:ins w:id="460" w:author="김은수" w:date="2026-10-12T23:57:00Z">
              <w:r>
                <w:t>내부기</w:t>
              </w:r>
            </w:ins>
          </w:p>
        </w:tc>
        <w:tc>
          <w:tcPr>
            <w:tcW w:w="3100" w:type="dxa"/>
          </w:tcPr>
          <w:p w14:paraId="2684F177" w14:textId="77777777" w:rsidR="000E2972" w:rsidRDefault="0034418E">
            <w:pPr>
              <w:pStyle w:val="TDC7"/>
              <w:rPr>
                <w:ins w:id="461" w:author="김은수" w:date="2026-10-12T23:57:00Z"/>
              </w:rPr>
            </w:pPr>
            <w:ins w:id="462" w:author="김은수" w:date="2026-10-12T23:57:00Z">
              <w:r>
                <w:t>E8300의 명령/PCM 출력에 따른 자극 실행</w:t>
              </w:r>
            </w:ins>
          </w:p>
        </w:tc>
        <w:tc>
          <w:tcPr>
            <w:tcW w:w="4416" w:type="dxa"/>
          </w:tcPr>
          <w:p w14:paraId="55303A32" w14:textId="77777777" w:rsidR="000E2972" w:rsidRDefault="0034418E">
            <w:pPr>
              <w:pStyle w:val="TDC7"/>
              <w:rPr>
                <w:ins w:id="463" w:author="김은수" w:date="2026-10-12T23:57:00Z"/>
              </w:rPr>
            </w:pPr>
            <w:ins w:id="464" w:author="김은수" w:date="2026-10-12T23:57:00Z">
              <w:r>
                <w:t>E8300의 내부기 제어/자극 경로</w:t>
              </w:r>
            </w:ins>
          </w:p>
        </w:tc>
      </w:tr>
    </w:tbl>
    <w:p w14:paraId="3B9AA9BE" w14:textId="77777777" w:rsidR="000E2972" w:rsidRDefault="000E2972">
      <w:pPr>
        <w:pStyle w:val="TDC20"/>
        <w:rPr>
          <w:ins w:id="465" w:author="김은수" w:date="2026-10-12T23:57:00Z"/>
        </w:rPr>
      </w:pPr>
    </w:p>
    <w:p w14:paraId="376EA2E2" w14:textId="77777777" w:rsidR="00103FA5" w:rsidRPr="00EA7FB0" w:rsidRDefault="00103FA5" w:rsidP="00103FA5">
      <w:pPr>
        <w:pStyle w:val="2"/>
        <w:numPr>
          <w:ilvl w:val="2"/>
          <w:numId w:val="7"/>
        </w:numPr>
        <w:rPr>
          <w:del w:id="466" w:author="김은수" w:date="2026-09-29T18:27:00Z" w16du:dateUtc="2026-09-29T09:27:00Z"/>
        </w:rPr>
      </w:pPr>
      <w:bookmarkStart w:id="467" w:name="_Toc241654871"/>
      <w:del w:id="468" w:author="김은수" w:date="2026-09-29T18:27:00Z" w16du:dateUtc="2026-09-29T09:27:00Z">
        <w:r>
          <w:rPr>
            <w:rFonts w:hint="eastAsia"/>
          </w:rPr>
          <w:delText>시스템 제어 모듈</w:delText>
        </w:r>
        <w:bookmarkStart w:id="469" w:name="_Toc241598860"/>
        <w:bookmarkStart w:id="470" w:name="_Toc242733768"/>
        <w:bookmarkStart w:id="471" w:name="_Toc242735779"/>
        <w:bookmarkStart w:id="472" w:name="_Toc242774836"/>
        <w:bookmarkEnd w:id="467"/>
        <w:bookmarkEnd w:id="469"/>
        <w:bookmarkEnd w:id="470"/>
        <w:bookmarkEnd w:id="471"/>
        <w:bookmarkEnd w:id="472"/>
      </w:del>
    </w:p>
    <w:p w14:paraId="2A6B8F2B" w14:textId="77777777" w:rsidR="00B47CC1" w:rsidRDefault="00B47CC1" w:rsidP="00B47CC1">
      <w:pPr>
        <w:ind w:leftChars="400" w:left="800"/>
        <w:rPr>
          <w:del w:id="473" w:author="김은수" w:date="2026-09-29T18:27:00Z" w16du:dateUtc="2026-09-29T09:27:00Z"/>
        </w:rPr>
      </w:pPr>
      <w:del w:id="474" w:author="김은수" w:date="2026-09-29T18:27:00Z" w16du:dateUtc="2026-09-29T09:27:00Z">
        <w:r>
          <w:rPr>
            <w:rFonts w:hint="eastAsia"/>
          </w:rPr>
          <w:delText>하드웨어 설정,</w:delText>
        </w:r>
        <w:r>
          <w:delText xml:space="preserve"> </w:delText>
        </w:r>
        <w:r>
          <w:rPr>
            <w:rFonts w:hint="eastAsia"/>
          </w:rPr>
          <w:delText>보조장치 제어</w:delText>
        </w:r>
        <w:r>
          <w:delText xml:space="preserve"> </w:delText>
        </w:r>
        <w:r>
          <w:rPr>
            <w:rFonts w:hint="eastAsia"/>
          </w:rPr>
          <w:delText>등과 관련된 유닛들로 구성되어 시스템의 전체 동작을</w:delText>
        </w:r>
        <w:r>
          <w:delText xml:space="preserve"> </w:delText>
        </w:r>
        <w:r>
          <w:rPr>
            <w:rFonts w:hint="eastAsia"/>
          </w:rPr>
          <w:delText>제어한다.</w:delText>
        </w:r>
        <w:bookmarkStart w:id="475" w:name="_Toc241598861"/>
        <w:bookmarkStart w:id="476" w:name="_Toc242733769"/>
        <w:bookmarkStart w:id="477" w:name="_Toc242735780"/>
        <w:bookmarkStart w:id="478" w:name="_Toc242774837"/>
        <w:bookmarkEnd w:id="475"/>
        <w:bookmarkEnd w:id="476"/>
        <w:bookmarkEnd w:id="477"/>
        <w:bookmarkEnd w:id="478"/>
      </w:del>
    </w:p>
    <w:p w14:paraId="7B604101" w14:textId="77777777" w:rsidR="00103FA5" w:rsidRPr="00C34F72" w:rsidRDefault="00103FA5">
      <w:pPr>
        <w:pStyle w:val="TDC3"/>
        <w:rPr>
          <w:ins w:id="479" w:author="김은수" w:date="2026-09-29T18:27:00Z" w16du:dateUtc="2026-09-29T09:27:00Z"/>
        </w:rPr>
        <w:pPrChange w:id="480" w:author="김은수" w:date="2026-10-01T06:57:00Z">
          <w:pPr>
            <w:pStyle w:val="2"/>
            <w:numPr>
              <w:ilvl w:val="2"/>
              <w:numId w:val="7"/>
            </w:numPr>
            <w:ind w:left="1418" w:hanging="567"/>
          </w:pPr>
        </w:pPrChange>
      </w:pPr>
      <w:bookmarkStart w:id="481" w:name="_Toc242774838"/>
      <w:ins w:id="482" w:author="김은수" w:date="2026-09-29T18:27:00Z" w16du:dateUtc="2026-09-29T09:27:00Z">
        <w:r w:rsidRPr="00C34F72">
          <w:t>E8300 연계</w:t>
        </w:r>
        <w:bookmarkEnd w:id="481"/>
      </w:ins>
    </w:p>
    <w:p w14:paraId="36AAC225" w14:textId="77777777" w:rsidR="00B47CC1" w:rsidRPr="00C34F72" w:rsidRDefault="00B47CC1">
      <w:pPr>
        <w:pStyle w:val="TDC30"/>
        <w:rPr>
          <w:ins w:id="483" w:author="김은수" w:date="2026-09-29T18:27:00Z" w16du:dateUtc="2026-09-29T09:27:00Z"/>
        </w:rPr>
        <w:pPrChange w:id="484" w:author="김은수" w:date="2026-10-01T06:57:00Z">
          <w:pPr>
            <w:ind w:leftChars="400" w:left="800"/>
          </w:pPr>
        </w:pPrChange>
      </w:pPr>
      <w:ins w:id="485" w:author="김은수" w:date="2026-09-29T18:27:00Z" w16du:dateUtc="2026-09-29T09:27:00Z">
        <w:r w:rsidRPr="00C34F72">
          <w:t>QCC는 블루투스 명령과 응답을 E8300과 주고받으며 I2S로 오디오를 전달한다. 본 절은 E8300 측 인터페이스를 정의한다.</w:t>
        </w:r>
      </w:ins>
    </w:p>
    <w:p w14:paraId="4FE6C5CE" w14:textId="77777777" w:rsidR="00103FA5" w:rsidRDefault="00103FA5">
      <w:pPr>
        <w:pStyle w:val="TDC30"/>
        <w:pPrChange w:id="486" w:author="김은수" w:date="2026-10-01T06:57:00Z">
          <w:pPr>
            <w:ind w:leftChars="400" w:left="800"/>
          </w:pPr>
        </w:pPrChange>
      </w:pPr>
      <w:r w:rsidRPr="00C34F72">
        <w:rPr>
          <w:rFonts w:hint="eastAsia"/>
        </w:rPr>
        <w:t>소프트웨어</w:t>
      </w:r>
      <w:r w:rsidRPr="00C34F72">
        <w:t xml:space="preserve"> 항목은 다음과 같다.</w:t>
      </w:r>
    </w:p>
    <w:p w14:paraId="633F4ACC" w14:textId="77777777" w:rsidR="00103FA5" w:rsidRDefault="00103FA5" w:rsidP="00103FA5">
      <w:pPr>
        <w:pStyle w:val="4"/>
        <w:numPr>
          <w:ilvl w:val="3"/>
          <w:numId w:val="7"/>
        </w:numPr>
        <w:ind w:leftChars="0" w:firstLineChars="0"/>
        <w:rPr>
          <w:del w:id="487" w:author="김은수" w:date="2026-09-29T18:27:00Z" w16du:dateUtc="2026-09-29T09:27:00Z"/>
        </w:rPr>
      </w:pPr>
      <w:r>
        <w:rPr>
          <w:rFonts w:hint="eastAsia"/>
        </w:rPr>
        <w:t xml:space="preserve">시스템 </w:t>
      </w:r>
      <w:del w:id="488" w:author="김은수" w:date="2026-09-29T18:27:00Z" w16du:dateUtc="2026-09-29T09:27:00Z">
        <w:r>
          <w:rPr>
            <w:rFonts w:hint="eastAsia"/>
          </w:rPr>
          <w:delText>초기화 항목</w:delText>
        </w:r>
      </w:del>
    </w:p>
    <w:p w14:paraId="0E256195" w14:textId="77777777" w:rsidR="00103FA5" w:rsidRPr="008068AA" w:rsidRDefault="00B47CC1" w:rsidP="00103FA5">
      <w:pPr>
        <w:ind w:leftChars="800" w:left="1600"/>
        <w:rPr>
          <w:del w:id="489" w:author="김은수" w:date="2026-09-29T18:27:00Z" w16du:dateUtc="2026-09-29T09:27:00Z"/>
        </w:rPr>
      </w:pPr>
      <w:del w:id="490" w:author="김은수" w:date="2026-09-29T18:27:00Z" w16du:dateUtc="2026-09-29T09:27:00Z">
        <w:r>
          <w:delText>NRF</w:delText>
        </w:r>
      </w:del>
      <w:ins w:id="491" w:author="김은수" w:date="2026-09-29T18:27:00Z" w16du:dateUtc="2026-09-29T09:27:00Z">
        <w:r w:rsidR="00103FA5">
          <w:rPr>
            <w:rFonts w:hint="eastAsia"/>
          </w:rPr>
          <w:t>상태</w:t>
        </w:r>
      </w:ins>
      <w:r w:rsidR="00103FA5">
        <w:rPr>
          <w:rFonts w:hint="eastAsia"/>
        </w:rPr>
        <w:t xml:space="preserve"> 및 </w:t>
      </w:r>
      <w:del w:id="492" w:author="김은수" w:date="2026-09-29T18:27:00Z" w16du:dateUtc="2026-09-29T09:27:00Z">
        <w:r w:rsidR="00103FA5">
          <w:rPr>
            <w:rFonts w:hint="eastAsia"/>
          </w:rPr>
          <w:delText>하드웨어를 초기화</w:delText>
        </w:r>
        <w:r>
          <w:delText xml:space="preserve"> </w:delText>
        </w:r>
        <w:r>
          <w:rPr>
            <w:rFonts w:hint="eastAsia"/>
          </w:rPr>
          <w:delText xml:space="preserve">하고 </w:delText>
        </w:r>
        <w:r>
          <w:delText xml:space="preserve">BLE </w:delText>
        </w:r>
        <w:r>
          <w:rPr>
            <w:rFonts w:hint="eastAsia"/>
          </w:rPr>
          <w:delText>스택을 초기화한다.</w:delText>
        </w:r>
      </w:del>
    </w:p>
    <w:p w14:paraId="4B1D5311" w14:textId="77777777" w:rsidR="00103FA5" w:rsidRDefault="00B47CC1">
      <w:pPr>
        <w:pStyle w:val="TDC4"/>
        <w:pPrChange w:id="493" w:author="김은수" w:date="2026-10-01T06:57:00Z">
          <w:pPr>
            <w:pStyle w:val="4"/>
            <w:numPr>
              <w:ilvl w:val="3"/>
              <w:numId w:val="7"/>
            </w:numPr>
            <w:ind w:leftChars="0" w:left="1984" w:firstLineChars="0" w:hanging="708"/>
          </w:pPr>
        </w:pPrChange>
      </w:pPr>
      <w:del w:id="494" w:author="김은수" w:date="2026-09-29T18:27:00Z" w16du:dateUtc="2026-09-29T09:27:00Z">
        <w:r>
          <w:rPr>
            <w:rFonts w:hint="eastAsia"/>
          </w:rPr>
          <w:delText xml:space="preserve">시스템 </w:delText>
        </w:r>
      </w:del>
      <w:r w:rsidR="00103FA5" w:rsidRPr="00C34F72">
        <w:rPr>
          <w:rFonts w:hint="eastAsia"/>
        </w:rPr>
        <w:t>제어</w:t>
      </w:r>
      <w:r w:rsidR="00103FA5" w:rsidRPr="00C34F72">
        <w:t xml:space="preserve"> 항목</w:t>
      </w:r>
    </w:p>
    <w:p w14:paraId="3F088705" w14:textId="77777777" w:rsidR="00103FA5" w:rsidRDefault="00103FA5" w:rsidP="00103FA5">
      <w:pPr>
        <w:ind w:leftChars="800" w:left="1600"/>
        <w:rPr>
          <w:del w:id="495" w:author="김은수" w:date="2026-09-29T18:27:00Z" w16du:dateUtc="2026-09-29T09:27:00Z"/>
        </w:rPr>
      </w:pPr>
      <w:del w:id="496" w:author="김은수" w:date="2026-09-29T18:27:00Z" w16du:dateUtc="2026-09-29T09:27:00Z">
        <w:r>
          <w:rPr>
            <w:rFonts w:hint="eastAsia"/>
          </w:rPr>
          <w:delText xml:space="preserve">시스템의 전체적인 실행을 </w:delText>
        </w:r>
        <w:r w:rsidR="00B47CC1">
          <w:rPr>
            <w:rFonts w:hint="eastAsia"/>
          </w:rPr>
          <w:delText xml:space="preserve">담당하는 </w:delText>
        </w:r>
        <w:r>
          <w:rPr>
            <w:rFonts w:hint="eastAsia"/>
          </w:rPr>
          <w:delText>항목으로</w:delText>
        </w:r>
        <w:r>
          <w:delText xml:space="preserve">, </w:delText>
        </w:r>
        <w:r w:rsidR="00B47CC1">
          <w:rPr>
            <w:rFonts w:hint="eastAsia"/>
          </w:rPr>
          <w:delText>블루투스 통신 제어 항목을 실행하고,</w:delText>
        </w:r>
        <w:r w:rsidR="00B47CC1">
          <w:delText xml:space="preserve"> CM3</w:delText>
        </w:r>
        <w:r w:rsidR="00B47CC1">
          <w:rPr>
            <w:rFonts w:hint="eastAsia"/>
          </w:rPr>
          <w:delText xml:space="preserve">의 제어 파라미터를 확인하여 시스템 동작을 </w:delText>
        </w:r>
        <w:r>
          <w:rPr>
            <w:rFonts w:hint="eastAsia"/>
          </w:rPr>
          <w:delText>제어한다.</w:delText>
        </w:r>
        <w:r>
          <w:delText xml:space="preserve"> </w:delText>
        </w:r>
        <w:r>
          <w:rPr>
            <w:rFonts w:hint="eastAsia"/>
          </w:rPr>
          <w:delText>이 항목이 완성되면 소프트웨어</w:delText>
        </w:r>
        <w:r>
          <w:delText xml:space="preserve"> </w:delText>
        </w:r>
        <w:r>
          <w:rPr>
            <w:rFonts w:hint="eastAsia"/>
          </w:rPr>
          <w:delText>구현이 완료되게 된다.</w:delText>
        </w:r>
      </w:del>
    </w:p>
    <w:p w14:paraId="4530AE79" w14:textId="77777777" w:rsidR="00103FA5" w:rsidRPr="00C34F72" w:rsidRDefault="00B47CC1">
      <w:pPr>
        <w:pStyle w:val="TDC40"/>
        <w:rPr>
          <w:ins w:id="497" w:author="김은수" w:date="2026-09-29T18:27:00Z" w16du:dateUtc="2026-09-29T09:27:00Z"/>
        </w:rPr>
        <w:pPrChange w:id="498" w:author="김은수" w:date="2026-10-01T06:57:00Z">
          <w:pPr>
            <w:ind w:leftChars="800" w:left="1600"/>
          </w:pPr>
        </w:pPrChange>
      </w:pPr>
      <w:ins w:id="499" w:author="김은수" w:date="2026-09-29T18:27:00Z" w16du:dateUtc="2026-09-29T09:27:00Z">
        <w:r>
          <w:t>E8300은 QCC가 전달한 배터리 잔량, 충전기 연결 및 크래들 뚜껑 상태를 반영한다. 내부기 연결 상태는 ISD_CHECK 핀으로, 동작 모드 제어는 QCC_CTRL 핀으로 전달한다.</w:t>
        </w:r>
      </w:ins>
    </w:p>
    <w:p w14:paraId="77A221C2" w14:textId="77777777" w:rsidR="00103FA5" w:rsidRPr="00C34F72" w:rsidRDefault="00B47CC1">
      <w:pPr>
        <w:pStyle w:val="TDC4"/>
        <w:rPr>
          <w:ins w:id="500" w:author="김은수" w:date="2026-09-29T18:27:00Z" w16du:dateUtc="2026-09-29T09:27:00Z"/>
        </w:rPr>
        <w:pPrChange w:id="501" w:author="김은수" w:date="2026-10-01T06:57:00Z">
          <w:pPr>
            <w:pStyle w:val="4"/>
            <w:numPr>
              <w:ilvl w:val="3"/>
              <w:numId w:val="7"/>
            </w:numPr>
            <w:ind w:leftChars="0" w:left="1984" w:firstLineChars="0" w:hanging="708"/>
          </w:pPr>
        </w:pPrChange>
      </w:pPr>
      <w:ins w:id="502" w:author="김은수" w:date="2026-09-29T18:27:00Z" w16du:dateUtc="2026-09-29T09:27:00Z">
        <w:r w:rsidRPr="00C34F72">
          <w:rPr>
            <w:rFonts w:hint="eastAsia"/>
          </w:rPr>
          <w:t>오디오</w:t>
        </w:r>
        <w:r w:rsidRPr="00C34F72">
          <w:t xml:space="preserve"> 연계 항목</w:t>
        </w:r>
      </w:ins>
    </w:p>
    <w:p w14:paraId="21F60C76" w14:textId="77777777" w:rsidR="00103FA5" w:rsidRPr="00C34F72" w:rsidRDefault="00103FA5">
      <w:pPr>
        <w:pStyle w:val="TDC40"/>
        <w:rPr>
          <w:ins w:id="503" w:author="김은수" w:date="2026-09-29T18:27:00Z" w16du:dateUtc="2026-09-29T09:27:00Z"/>
        </w:rPr>
        <w:pPrChange w:id="504" w:author="김은수" w:date="2026-10-01T06:57:00Z">
          <w:pPr>
            <w:ind w:leftChars="800" w:left="1600"/>
          </w:pPr>
        </w:pPrChange>
      </w:pPr>
      <w:ins w:id="505" w:author="김은수" w:date="2026-09-29T18:27:00Z" w16du:dateUtc="2026-09-29T09:27:00Z">
        <w:r w:rsidRPr="00C34F72">
          <w:t>CFX는 I2S 입력 상태에 따라 마이크와 오디오를 혼합한다. CM3가 수신한 오디오 종류가 크래들 마이크인 경우 크래들용 게인을 적용하며, 일반 스트리밍은 해당 게인을 적용하지 않는다.</w:t>
        </w:r>
      </w:ins>
    </w:p>
    <w:p w14:paraId="7748BD71" w14:textId="77777777" w:rsidR="00103FA5" w:rsidRPr="00C34F72" w:rsidRDefault="00103FA5">
      <w:pPr>
        <w:pStyle w:val="TDC3"/>
        <w:rPr>
          <w:ins w:id="506" w:author="김은수" w:date="2026-09-29T18:27:00Z" w16du:dateUtc="2026-09-29T09:27:00Z"/>
        </w:rPr>
        <w:pPrChange w:id="507" w:author="김은수" w:date="2026-10-01T06:57:00Z">
          <w:pPr>
            <w:pStyle w:val="3"/>
            <w:numPr>
              <w:ilvl w:val="2"/>
              <w:numId w:val="7"/>
            </w:numPr>
            <w:ind w:leftChars="0" w:left="1418" w:firstLineChars="0" w:hanging="567"/>
          </w:pPr>
        </w:pPrChange>
      </w:pPr>
      <w:bookmarkStart w:id="508" w:name="_Toc242774839"/>
      <w:ins w:id="509" w:author="김은수" w:date="2026-09-29T18:27:00Z" w16du:dateUtc="2026-09-29T09:27:00Z">
        <w:r w:rsidRPr="00C34F72">
          <w:rPr>
            <w:rFonts w:hint="eastAsia"/>
          </w:rPr>
          <w:t>블루투스</w:t>
        </w:r>
        <w:r w:rsidRPr="00C34F72">
          <w:t xml:space="preserve"> 통신 연계</w:t>
        </w:r>
        <w:bookmarkEnd w:id="508"/>
      </w:ins>
    </w:p>
    <w:p w14:paraId="3C988931" w14:textId="77777777" w:rsidR="00103FA5" w:rsidRDefault="00B47CC1" w:rsidP="00103FA5">
      <w:pPr>
        <w:pStyle w:val="3"/>
        <w:numPr>
          <w:ilvl w:val="2"/>
          <w:numId w:val="7"/>
        </w:numPr>
        <w:ind w:leftChars="0" w:firstLineChars="0"/>
        <w:rPr>
          <w:del w:id="510" w:author="김은수" w:date="2026-09-29T18:27:00Z" w16du:dateUtc="2026-09-29T09:27:00Z"/>
        </w:rPr>
      </w:pPr>
      <w:bookmarkStart w:id="511" w:name="_Toc241654874"/>
      <w:r>
        <w:rPr>
          <w:rFonts w:hint="eastAsia"/>
        </w:rPr>
        <w:t xml:space="preserve">블루투스 </w:t>
      </w:r>
      <w:del w:id="512" w:author="김은수" w:date="2026-09-29T18:27:00Z" w16du:dateUtc="2026-09-29T09:27:00Z">
        <w:r w:rsidR="00103FA5">
          <w:rPr>
            <w:rFonts w:hint="eastAsia"/>
          </w:rPr>
          <w:delText>통신 모듈</w:delText>
        </w:r>
        <w:bookmarkEnd w:id="511"/>
      </w:del>
    </w:p>
    <w:p w14:paraId="42D4016E" w14:textId="77777777" w:rsidR="00103FA5" w:rsidRDefault="00B47CC1" w:rsidP="00103FA5">
      <w:pPr>
        <w:ind w:leftChars="700" w:left="1400"/>
        <w:rPr>
          <w:del w:id="513" w:author="김은수" w:date="2026-09-29T18:27:00Z" w16du:dateUtc="2026-09-29T09:27:00Z"/>
        </w:rPr>
      </w:pPr>
      <w:del w:id="514" w:author="김은수" w:date="2026-09-29T18:27:00Z" w16du:dateUtc="2026-09-29T09:27:00Z">
        <w:r>
          <w:rPr>
            <w:rFonts w:hint="eastAsia"/>
          </w:rPr>
          <w:delText xml:space="preserve">블루투스 장치로 데이터 수신을 처리하는 </w:delText>
        </w:r>
        <w:r w:rsidR="00103FA5">
          <w:rPr>
            <w:rFonts w:hint="eastAsia"/>
          </w:rPr>
          <w:delText>유닛들로 구성되어 있다.</w:delText>
        </w:r>
      </w:del>
    </w:p>
    <w:p w14:paraId="5A47B0A0" w14:textId="77777777" w:rsidR="00B47CC1" w:rsidRDefault="00B47CC1" w:rsidP="00B47CC1">
      <w:pPr>
        <w:pStyle w:val="4"/>
        <w:numPr>
          <w:ilvl w:val="3"/>
          <w:numId w:val="7"/>
        </w:numPr>
        <w:ind w:leftChars="0" w:firstLineChars="0"/>
        <w:rPr>
          <w:del w:id="515" w:author="김은수" w:date="2026-09-29T18:27:00Z" w16du:dateUtc="2026-09-29T09:27:00Z"/>
        </w:rPr>
      </w:pPr>
      <w:del w:id="516" w:author="김은수" w:date="2026-09-29T18:27:00Z" w16du:dateUtc="2026-09-29T09:27:00Z">
        <w:r>
          <w:rPr>
            <w:rFonts w:hint="eastAsia"/>
          </w:rPr>
          <w:delText>블루투스 통신 제어 항목</w:delText>
        </w:r>
      </w:del>
    </w:p>
    <w:p w14:paraId="0B4FD7E6" w14:textId="77777777" w:rsidR="00103FA5" w:rsidRDefault="00B47CC1">
      <w:pPr>
        <w:pStyle w:val="TDC30"/>
        <w:pPrChange w:id="517" w:author="김은수" w:date="2026-10-01T06:57:00Z">
          <w:pPr>
            <w:ind w:leftChars="700" w:left="1400"/>
          </w:pPr>
        </w:pPrChange>
      </w:pPr>
      <w:del w:id="518" w:author="김은수" w:date="2026-09-29T18:27:00Z" w16du:dateUtc="2026-09-29T09:27:00Z">
        <w:r>
          <w:rPr>
            <w:rFonts w:hint="eastAsia"/>
          </w:rPr>
          <w:delText>블루투스 장치에서 데이터 수신이 발생되면</w:delText>
        </w:r>
      </w:del>
      <w:ins w:id="519" w:author="김은수" w:date="2026-09-29T18:27:00Z" w16du:dateUtc="2026-09-29T09:27:00Z">
        <w:r w:rsidRPr="00C34F72">
          <w:rPr>
            <w:rFonts w:hint="eastAsia"/>
          </w:rPr>
          <w:t>명령과</w:t>
        </w:r>
        <w:r w:rsidRPr="00C34F72">
          <w:t xml:space="preserve"> 응답은 QCC와</w:t>
        </w:r>
      </w:ins>
      <w:r w:rsidRPr="00C34F72">
        <w:t xml:space="preserve"> CM3</w:t>
      </w:r>
      <w:del w:id="520" w:author="김은수" w:date="2026-09-29T18:27:00Z" w16du:dateUtc="2026-09-29T09:27:00Z">
        <w:r w:rsidR="003C6937">
          <w:rPr>
            <w:rFonts w:hint="eastAsia"/>
          </w:rPr>
          <w:delText>로 전송하고 C</w:delText>
        </w:r>
        <w:r w:rsidR="003C6937">
          <w:delText>M3</w:delText>
        </w:r>
        <w:r w:rsidR="003C6937">
          <w:rPr>
            <w:rFonts w:hint="eastAsia"/>
          </w:rPr>
          <w:delText>의 응답을 블루투스 장치로 전달하는 유닛들을 제어한다</w:delText>
        </w:r>
      </w:del>
      <w:ins w:id="521" w:author="김은수" w:date="2026-09-29T18:27:00Z" w16du:dateUtc="2026-09-29T09:27:00Z">
        <w:r w:rsidRPr="00C34F72">
          <w:t xml:space="preserve"> 사이의 SPI 경로로 전달한다</w:t>
        </w:r>
      </w:ins>
      <w:r w:rsidRPr="00C34F72">
        <w:t>.</w:t>
      </w:r>
    </w:p>
    <w:p w14:paraId="111A4A01" w14:textId="77777777" w:rsidR="007B5050" w:rsidRDefault="007B5050" w:rsidP="00680F01">
      <w:pPr>
        <w:wordWrap/>
        <w:spacing w:after="0" w:line="240" w:lineRule="auto"/>
        <w:ind w:leftChars="100" w:left="200"/>
        <w:rPr>
          <w:del w:id="522" w:author="김은수" w:date="2026-09-29T18:27:00Z" w16du:dateUtc="2026-09-29T09:27:00Z"/>
          <w:u w:val="single"/>
        </w:rPr>
      </w:pPr>
    </w:p>
    <w:p w14:paraId="3895CBB9" w14:textId="77777777" w:rsidR="00B47CC1" w:rsidRPr="00C34F72" w:rsidRDefault="00B47CC1">
      <w:pPr>
        <w:pStyle w:val="TDC4"/>
        <w:rPr>
          <w:ins w:id="523" w:author="김은수" w:date="2026-09-29T18:27:00Z" w16du:dateUtc="2026-09-29T09:27:00Z"/>
          <w:del w:id="524" w:author="김은수" w:date="2026-10-12T23:57:00Z"/>
        </w:rPr>
        <w:pPrChange w:id="525" w:author="김은수" w:date="2026-10-01T06:57:00Z">
          <w:pPr>
            <w:pStyle w:val="4"/>
            <w:numPr>
              <w:ilvl w:val="3"/>
              <w:numId w:val="7"/>
            </w:numPr>
            <w:ind w:leftChars="0" w:left="1984" w:firstLineChars="0" w:hanging="708"/>
          </w:pPr>
        </w:pPrChange>
      </w:pPr>
      <w:ins w:id="526" w:author="김은수" w:date="2026-09-29T18:27:00Z" w16du:dateUtc="2026-09-29T09:27:00Z">
        <w:del w:id="527" w:author="김은수" w:date="2026-10-12T23:57:00Z">
          <w:r w:rsidRPr="00C34F72">
            <w:delText>QCC 내부 소프트웨어</w:delText>
          </w:r>
        </w:del>
      </w:ins>
    </w:p>
    <w:p w14:paraId="65B55D5C" w14:textId="77777777" w:rsidR="00B47CC1" w:rsidRPr="00C34F72" w:rsidRDefault="00B47CC1">
      <w:pPr>
        <w:pStyle w:val="TDC40"/>
        <w:rPr>
          <w:ins w:id="528" w:author="김은수" w:date="2026-09-29T18:27:00Z" w16du:dateUtc="2026-09-29T09:27:00Z"/>
          <w:del w:id="529" w:author="김은수" w:date="2026-10-12T23:57:00Z"/>
        </w:rPr>
        <w:pPrChange w:id="530" w:author="김은수" w:date="2026-10-01T06:57:00Z">
          <w:pPr>
            <w:ind w:leftChars="800" w:left="1600"/>
          </w:pPr>
        </w:pPrChange>
      </w:pPr>
      <w:ins w:id="531" w:author="김은수" w:date="2026-09-29T18:27:00Z" w16du:dateUtc="2026-09-29T09:27:00Z">
        <w:del w:id="532" w:author="김은수" w:date="2026-10-12T12:28:00Z">
          <w:r w:rsidRPr="00237661">
            <w:rPr>
              <w:b/>
              <w:color w:val="C00000"/>
              <w:sz w:val="24"/>
              <w:szCs w:val="24"/>
              <w:u w:val="single"/>
            </w:rPr>
            <w:delText>[QCC 자료 입력] QCC 내부 모듈, 항목 및 유닛의 상세 내용을 여기에 추가한다.</w:delText>
          </w:r>
        </w:del>
      </w:ins>
      <w:ins w:id="533" w:author="김은수" w:date="2026-10-12T12:28:00Z">
        <w:del w:id="534" w:author="김은수" w:date="2026-10-12T23:57:00Z">
          <w:r>
            <w:delText>QCC 내부 소프트웨어는 시스템 관리, HW 인터페이스, 블루투스, 보안의 4개 application 모듈과 14개 유닛으로 구성한다. 아래 설명과 추적표는 제공 설계에 근거하며 미비 사항은 해당 위치에 표시한다.</w:delText>
          </w:r>
        </w:del>
      </w:ins>
    </w:p>
    <w:p w14:paraId="79CB7480" w14:textId="77777777" w:rsidR="008B0BCB" w:rsidRDefault="00397FD9">
      <w:pPr>
        <w:pStyle w:val="TDC20"/>
        <w:spacing w:after="80"/>
        <w:rPr>
          <w:ins w:id="535" w:author="김은수" w:date="2026-10-12T12:28:00Z"/>
          <w:del w:id="536" w:author="김은수" w:date="2026-10-12T23:57:00Z"/>
        </w:rPr>
      </w:pPr>
      <w:ins w:id="537" w:author="김은수" w:date="2026-10-12T12:28:00Z">
        <w:del w:id="538" w:author="김은수" w:date="2026-10-12T23:57:00Z">
          <w:r>
            <w:delText>이 절은 제공된 QCC 설계 자료를 외부기 QCC 기능으로 반영한 설계 설명이다. 원문의 스마트케이스·CC 표기는 잔존 표기로 취급하며 원문 식별자는 대응표에 보존한다. 충전케이스와의 실제 통신 기능은 외부기 QCC가 사용하는 별도 주변장치 기능으로 구분한다. QCC 소스, 라이브러리 빌드 정보와 실측 로그가 입력되지 않았으므로 구현 또는 시험 완료를 뜻하지 않는다.</w:delText>
          </w:r>
        </w:del>
      </w:ins>
    </w:p>
    <w:tbl>
      <w:tblPr>
        <w:tblStyle w:val="TDC21"/>
        <w:tblW w:w="9638"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bottom w:w="80" w:type="dxa"/>
        </w:tblCellMar>
        <w:tblLook w:val="04A0" w:firstRow="1" w:lastRow="0" w:firstColumn="1" w:lastColumn="0" w:noHBand="0" w:noVBand="1"/>
      </w:tblPr>
      <w:tblGrid>
        <w:gridCol w:w="2200"/>
        <w:gridCol w:w="3100"/>
        <w:gridCol w:w="4338"/>
      </w:tblGrid>
      <w:tr w:rsidR="008B0BCB" w14:paraId="32F330FD" w14:textId="77777777" w:rsidTr="008B0BCB">
        <w:trPr>
          <w:cnfStyle w:val="100000000000" w:firstRow="1" w:lastRow="0" w:firstColumn="0" w:lastColumn="0" w:oddVBand="0" w:evenVBand="0" w:oddHBand="0" w:evenHBand="0" w:firstRowFirstColumn="0" w:firstRowLastColumn="0" w:lastRowFirstColumn="0" w:lastRowLastColumn="0"/>
          <w:cantSplit/>
          <w:tblHeader/>
          <w:ins w:id="539" w:author="김은수" w:date="2026-10-12T12:28:00Z"/>
          <w:del w:id="540"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shd w:val="clear" w:color="auto" w:fill="D9D9D9"/>
          </w:tcPr>
          <w:p w14:paraId="0D4149CA" w14:textId="77777777" w:rsidR="008B0BCB" w:rsidRDefault="00397FD9">
            <w:pPr>
              <w:pStyle w:val="TDC0"/>
              <w:keepNext w:val="0"/>
              <w:spacing w:after="0"/>
            </w:pPr>
            <w:ins w:id="541" w:author="김은수" w:date="2026-10-12T12:28:00Z">
              <w:r>
                <w:t>경계</w:t>
              </w:r>
            </w:ins>
          </w:p>
        </w:tc>
        <w:tc>
          <w:tcPr>
            <w:tcW w:w="3100" w:type="dxa"/>
            <w:shd w:val="clear" w:color="auto" w:fill="D9D9D9"/>
          </w:tcPr>
          <w:p w14:paraId="1CB88474" w14:textId="77777777" w:rsidR="008B0BCB" w:rsidRDefault="00397FD9">
            <w:pPr>
              <w:pStyle w:val="TDC0"/>
              <w:keepNext w:val="0"/>
              <w:spacing w:after="0"/>
              <w:cnfStyle w:val="100000000000" w:firstRow="1" w:lastRow="0" w:firstColumn="0" w:lastColumn="0" w:oddVBand="0" w:evenVBand="0" w:oddHBand="0" w:evenHBand="0" w:firstRowFirstColumn="0" w:firstRowLastColumn="0" w:lastRowFirstColumn="0" w:lastRowLastColumn="0"/>
            </w:pPr>
            <w:ins w:id="542" w:author="김은수" w:date="2026-10-12T12:28:00Z">
              <w:r>
                <w:t>담당 기능</w:t>
              </w:r>
            </w:ins>
          </w:p>
        </w:tc>
        <w:tc>
          <w:tcPr>
            <w:tcW w:w="4338" w:type="dxa"/>
            <w:shd w:val="clear" w:color="auto" w:fill="D9D9D9"/>
          </w:tcPr>
          <w:p w14:paraId="6DBE2736" w14:textId="77777777" w:rsidR="008B0BCB" w:rsidRDefault="00397FD9">
            <w:pPr>
              <w:pStyle w:val="TDC0"/>
              <w:keepNext w:val="0"/>
              <w:spacing w:after="0"/>
              <w:cnfStyle w:val="100000000000" w:firstRow="1" w:lastRow="0" w:firstColumn="0" w:lastColumn="0" w:oddVBand="0" w:evenVBand="0" w:oddHBand="0" w:evenHBand="0" w:firstRowFirstColumn="0" w:firstRowLastColumn="0" w:lastRowFirstColumn="0" w:lastRowLastColumn="0"/>
            </w:pPr>
            <w:ins w:id="543" w:author="김은수" w:date="2026-10-12T12:28:00Z">
              <w:r>
                <w:t>연계 경로</w:t>
              </w:r>
            </w:ins>
          </w:p>
        </w:tc>
      </w:tr>
      <w:tr w:rsidR="008B0BCB" w14:paraId="65D47086" w14:textId="77777777" w:rsidTr="008B0BCB">
        <w:trPr>
          <w:ins w:id="544" w:author="김은수" w:date="2026-10-12T12:28:00Z"/>
          <w:del w:id="545"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36AB22D1" w14:textId="77777777" w:rsidR="008B0BCB" w:rsidRDefault="00397FD9">
            <w:pPr>
              <w:pStyle w:val="TDC7"/>
              <w:spacing w:after="0"/>
            </w:pPr>
            <w:ins w:id="546" w:author="김은수" w:date="2026-10-12T12:28:00Z">
              <w:r>
                <w:t>외부기 / E8300</w:t>
              </w:r>
            </w:ins>
          </w:p>
        </w:tc>
        <w:tc>
          <w:tcPr>
            <w:tcW w:w="3100" w:type="dxa"/>
          </w:tcPr>
          <w:p w14:paraId="5E637BA6"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47" w:author="김은수" w:date="2026-10-12T12:28:00Z">
              <w:r>
                <w:t>CFX·HEAR 오디오 처리, CM3 상태/명령 처리, 자극 파라미터와 내부기 제어</w:t>
              </w:r>
            </w:ins>
          </w:p>
        </w:tc>
        <w:tc>
          <w:tcPr>
            <w:tcW w:w="4338" w:type="dxa"/>
          </w:tcPr>
          <w:p w14:paraId="298B7356"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48" w:author="김은수" w:date="2026-10-12T12:28:00Z">
              <w:r>
                <w:t>QCC→CM3 SPI, QCC→CFX I2S, CM3→QCC 제어 신호</w:t>
              </w:r>
            </w:ins>
          </w:p>
        </w:tc>
      </w:tr>
      <w:tr w:rsidR="008B0BCB" w14:paraId="071D038A" w14:textId="77777777" w:rsidTr="008B0BCB">
        <w:trPr>
          <w:ins w:id="549" w:author="김은수" w:date="2026-10-12T12:28:00Z"/>
          <w:del w:id="550"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21EDAD0F" w14:textId="77777777" w:rsidR="008B0BCB" w:rsidRDefault="00397FD9">
            <w:pPr>
              <w:pStyle w:val="TDC7"/>
              <w:spacing w:after="0"/>
            </w:pPr>
            <w:ins w:id="551" w:author="김은수" w:date="2026-10-12T12:28:00Z">
              <w:r>
                <w:t>외부기 / QCC</w:t>
              </w:r>
            </w:ins>
          </w:p>
        </w:tc>
        <w:tc>
          <w:tcPr>
            <w:tcW w:w="3100" w:type="dxa"/>
          </w:tcPr>
          <w:p w14:paraId="3614CCE6"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52" w:author="김은수" w:date="2026-10-12T12:28:00Z">
              <w:r>
                <w:t>System management, HW interface, Bluetooth, Security의 4개 application 모듈</w:t>
              </w:r>
            </w:ins>
          </w:p>
        </w:tc>
        <w:tc>
          <w:tcPr>
            <w:tcW w:w="4338" w:type="dxa"/>
          </w:tcPr>
          <w:p w14:paraId="57057316"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53" w:author="김은수" w:date="2026-10-12T12:28:00Z">
              <w:r>
                <w:t>Qualcomm 내장 라이브러리 API, BLE/Classic 무선 연결, PIO/NVM/배터리</w:t>
              </w:r>
            </w:ins>
          </w:p>
        </w:tc>
      </w:tr>
      <w:tr w:rsidR="008B0BCB" w14:paraId="67BA4465" w14:textId="77777777" w:rsidTr="008B0BCB">
        <w:trPr>
          <w:ins w:id="554" w:author="김은수" w:date="2026-10-12T12:28:00Z"/>
          <w:del w:id="555"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7F1D71DD" w14:textId="77777777" w:rsidR="008B0BCB" w:rsidRDefault="00397FD9">
            <w:pPr>
              <w:pStyle w:val="TDC7"/>
              <w:spacing w:after="0"/>
            </w:pPr>
            <w:ins w:id="556" w:author="김은수" w:date="2026-10-12T12:28:00Z">
              <w:r>
                <w:t>주변 장치</w:t>
              </w:r>
            </w:ins>
          </w:p>
        </w:tc>
        <w:tc>
          <w:tcPr>
            <w:tcW w:w="3100" w:type="dxa"/>
          </w:tcPr>
          <w:p w14:paraId="27A615FC"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57" w:author="김은수" w:date="2026-10-12T12:28:00Z">
              <w:r>
                <w:t>리모콘·매핑 프로그램·Classic 오디오 장치·충전케이스</w:t>
              </w:r>
            </w:ins>
          </w:p>
        </w:tc>
        <w:tc>
          <w:tcPr>
            <w:tcW w:w="4338" w:type="dxa"/>
          </w:tcPr>
          <w:p w14:paraId="29A63133"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58" w:author="김은수" w:date="2026-10-12T12:28:00Z">
              <w:r>
                <w:t>BLE AUTH/GAIA, Classic 오디오, 충전케이스 통신</w:t>
              </w:r>
            </w:ins>
          </w:p>
        </w:tc>
      </w:tr>
      <w:tr w:rsidR="008B0BCB" w14:paraId="46106B20" w14:textId="77777777" w:rsidTr="008B0BCB">
        <w:trPr>
          <w:ins w:id="559" w:author="김은수" w:date="2026-10-12T12:28:00Z"/>
          <w:del w:id="560"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6FDED2D8" w14:textId="77777777" w:rsidR="008B0BCB" w:rsidRDefault="00397FD9">
            <w:pPr>
              <w:pStyle w:val="TDC7"/>
              <w:spacing w:after="0"/>
            </w:pPr>
            <w:ins w:id="561" w:author="김은수" w:date="2026-10-12T12:28:00Z">
              <w:r>
                <w:t>내부기</w:t>
              </w:r>
            </w:ins>
          </w:p>
        </w:tc>
        <w:tc>
          <w:tcPr>
            <w:tcW w:w="3100" w:type="dxa"/>
          </w:tcPr>
          <w:p w14:paraId="524BA7D9"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62" w:author="김은수" w:date="2026-10-12T12:28:00Z">
              <w:r>
                <w:t>E8300에서 전달하는 자극 명령과 PCM 출력의 상대 장치</w:t>
              </w:r>
            </w:ins>
          </w:p>
        </w:tc>
        <w:tc>
          <w:tcPr>
            <w:tcW w:w="4338" w:type="dxa"/>
          </w:tcPr>
          <w:p w14:paraId="3B730194"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63" w:author="김은수" w:date="2026-10-12T12:28:00Z">
              <w:r>
                <w:t>E8300의 내부기 제어/자극 경로. QCC가 직접 자극을 계산·출력하는 경로로 기술하지 않음</w:t>
              </w:r>
            </w:ins>
          </w:p>
        </w:tc>
        <w:bookmarkStart w:id="564" w:name="_Toc242774840"/>
        <w:bookmarkEnd w:id="564"/>
      </w:tr>
    </w:tbl>
    <w:p w14:paraId="7EEA74BA" w14:textId="77777777" w:rsidR="000E2972" w:rsidRDefault="0034418E">
      <w:pPr>
        <w:pStyle w:val="TDC3"/>
        <w:rPr>
          <w:ins w:id="565" w:author="김은수" w:date="2026-10-12T23:57:00Z"/>
        </w:rPr>
      </w:pPr>
      <w:bookmarkStart w:id="566" w:name="_Toc242774841"/>
      <w:ins w:id="567" w:author="김은수" w:date="2026-10-13T07:39:00Z">
        <w:r>
          <w:lastRenderedPageBreak/>
          <w:t>시스템 관리 모듈</w:t>
        </w:r>
      </w:ins>
      <w:ins w:id="568" w:author="김은수" w:date="2026-10-12T23:57:00Z">
        <w:del w:id="569" w:author="김은수" w:date="2026-10-13T07:39:00Z">
          <w:r>
            <w:delText>SI-ID-QCC-001 시스템 관리 모듈</w:delText>
          </w:r>
        </w:del>
        <w:bookmarkEnd w:id="566"/>
      </w:ins>
    </w:p>
    <w:p w14:paraId="038CF611" w14:textId="77777777" w:rsidR="000E2972" w:rsidRDefault="0034418E">
      <w:pPr>
        <w:pStyle w:val="TDC30"/>
        <w:rPr>
          <w:ins w:id="570" w:author="김은수" w:date="2026-10-12T23:57:00Z"/>
        </w:rPr>
      </w:pPr>
      <w:ins w:id="571" w:author="김은수" w:date="2026-10-12T23:57:00Z">
        <w:r>
          <w:rPr>
            <w:color w:val="C00000"/>
            <w:rPrChange w:id="572" w:author="김은수" w:date="2026-10-16T07:34:00Z">
              <w:rPr/>
            </w:rPrChange>
          </w:rPr>
          <w:t>주변장치와 라이브러리를 초기화한 뒤 전원/연결 상태, Standalone/TWS 구성과 Bluetooth 활성 상태를 관리한다. 시스템 상태 유닛을 통해 BLE 명령과 E8300 SPI 명령/응답을 연결한다.</w:t>
        </w:r>
      </w:ins>
    </w:p>
    <w:p w14:paraId="51C88C44" w14:textId="77777777" w:rsidR="000E2972" w:rsidRDefault="0034418E">
      <w:pPr>
        <w:pStyle w:val="TDC30"/>
        <w:rPr>
          <w:ins w:id="573" w:author="김은수" w:date="2026-10-12T23:57:00Z"/>
        </w:rPr>
      </w:pPr>
      <w:ins w:id="574" w:author="김은수" w:date="2026-10-12T23:57:00Z">
        <w:r>
          <w:t>소프트웨어 항목은 다음과 같다.</w:t>
        </w:r>
      </w:ins>
    </w:p>
    <w:p w14:paraId="15B9FF59" w14:textId="77777777" w:rsidR="000E2972" w:rsidRDefault="0034418E">
      <w:pPr>
        <w:pStyle w:val="TDC4"/>
        <w:rPr>
          <w:ins w:id="575" w:author="김은수" w:date="2026-10-12T23:57:00Z"/>
        </w:rPr>
      </w:pPr>
      <w:ins w:id="576" w:author="김은수" w:date="2026-10-12T23:57:00Z">
        <w:r>
          <w:t>시스템 초기화와 설정 항목</w:t>
        </w:r>
      </w:ins>
    </w:p>
    <w:p w14:paraId="1B85A95D" w14:textId="77777777" w:rsidR="000E2972" w:rsidRDefault="0034418E">
      <w:pPr>
        <w:pStyle w:val="TDC40"/>
        <w:rPr>
          <w:ins w:id="577" w:author="김은수" w:date="2026-10-12T23:57:00Z"/>
        </w:rPr>
      </w:pPr>
      <w:ins w:id="578" w:author="김은수" w:date="2026-10-12T23:57:00Z">
        <w:r>
          <w:rPr>
            <w:color w:val="C00000"/>
            <w:rPrChange w:id="579" w:author="김은수" w:date="2026-10-16T07:34:00Z">
              <w:rPr/>
            </w:rPrChange>
          </w:rPr>
          <w:t>SU-ID-QCC-001은 QCC의 주변장치와 라이브러리를 정해진 순서로 준비하여 상태 처리와 통신이 유효한 초기 설정에서 시작되도록 한다. SW-FW-UnitTest-QCC-ID-4에서는 기동 설정/초기화와 전원 상태 SPI/ACK를 확인한다.</w:t>
        </w:r>
      </w:ins>
    </w:p>
    <w:p w14:paraId="71BF18D1" w14:textId="77777777" w:rsidR="000E2972" w:rsidRDefault="0034418E">
      <w:pPr>
        <w:pStyle w:val="TDC4"/>
        <w:rPr>
          <w:ins w:id="580" w:author="김은수" w:date="2026-10-12T23:57:00Z"/>
        </w:rPr>
      </w:pPr>
      <w:ins w:id="581" w:author="김은수" w:date="2026-10-12T23:57:00Z">
        <w:r>
          <w:t>시스템 상태 항목</w:t>
        </w:r>
      </w:ins>
    </w:p>
    <w:p w14:paraId="4B28076E" w14:textId="77777777" w:rsidR="000E2972" w:rsidRDefault="0034418E">
      <w:pPr>
        <w:pStyle w:val="TDC40"/>
        <w:rPr>
          <w:ins w:id="582" w:author="김은수" w:date="2026-10-12T23:57:00Z"/>
        </w:rPr>
      </w:pPr>
      <w:ins w:id="583" w:author="김은수" w:date="2026-10-12T23:57:00Z">
        <w:r>
          <w:rPr>
            <w:color w:val="C00000"/>
            <w:rPrChange w:id="584" w:author="김은수" w:date="2026-10-16T07:34:00Z">
              <w:rPr/>
            </w:rPrChange>
          </w:rPr>
          <w:t>SU-ID-QCC-002은 E8300의 연결/종료 신호와 전원/무선 상태를 관리하고 BLE와 SPI 사이에서 명령과 응답을 중계한다. SW-FW-UnitTest-QCC-ID-5에서는 여섯 시스템 상태 저장/조회를 확인한다. SW-FW-UnitTest-QCC-ID-4에서는 기동 설정/초기화와 전원 상태 SPI/ACK를 연계 지원으로 확인한다.</w:t>
        </w:r>
      </w:ins>
    </w:p>
    <w:p w14:paraId="59B1EA64" w14:textId="77777777" w:rsidR="000E2972" w:rsidRDefault="0034418E">
      <w:pPr>
        <w:pStyle w:val="TDC4"/>
        <w:rPr>
          <w:ins w:id="585" w:author="김은수" w:date="2026-10-12T23:57:00Z"/>
        </w:rPr>
      </w:pPr>
      <w:ins w:id="586" w:author="김은수" w:date="2026-10-12T23:57:00Z">
        <w:r>
          <w:t>장치 상태 항목</w:t>
        </w:r>
      </w:ins>
    </w:p>
    <w:p w14:paraId="1979D998" w14:textId="77777777" w:rsidR="000E2972" w:rsidRDefault="0034418E">
      <w:pPr>
        <w:pStyle w:val="TDC40"/>
        <w:rPr>
          <w:ins w:id="587" w:author="김은수" w:date="2026-10-12T23:57:00Z"/>
        </w:rPr>
      </w:pPr>
      <w:ins w:id="588" w:author="김은수" w:date="2026-10-12T23:57:00Z">
        <w:del w:id="589" w:author="김은수" w:date="2026-10-13T00:05:00Z">
          <w:r>
            <w:delText>SU-ID-QCC-003은 생산 시 결정한 Standalone 또는 TWS 구성에 따라 오디오와 제어 데이터의 처리 대상을 선택한다. SW-FW-UnitTest-QCC-ID-6에서는 생산 시 Standalone/TWS 구성과 편이/양이 오디오·데이터 처리를 확인한다.</w:delText>
          </w:r>
        </w:del>
      </w:ins>
      <w:ins w:id="590" w:author="김은수" w:date="2026-10-13T00:05:00Z">
        <w:r>
          <w:rPr>
            <w:color w:val="C00000"/>
            <w:rPrChange w:id="591" w:author="김은수" w:date="2026-10-16T07:34:00Z">
              <w:rPr/>
            </w:rPrChange>
          </w:rPr>
          <w:t>SU-ID-QCC-003은 생산 시 결정한 Standalone 또는 TWS 구성에 따라 오디오와 제어 데이터의 처리 대상을 선택한다. SW-FW-UnitTest-QCC-ID-6에서는 생산 시 Standalone/TWS 구성과 편이/양이 오디오/데이터 처리를 확인한다.</w:t>
        </w:r>
      </w:ins>
    </w:p>
    <w:p w14:paraId="729D58D5" w14:textId="77777777" w:rsidR="000E2972" w:rsidRDefault="0034418E">
      <w:pPr>
        <w:pStyle w:val="TDC4"/>
        <w:rPr>
          <w:ins w:id="592" w:author="김은수" w:date="2026-10-12T23:57:00Z"/>
        </w:rPr>
      </w:pPr>
      <w:ins w:id="593" w:author="김은수" w:date="2026-10-12T23:57:00Z">
        <w:r>
          <w:t>블루투스 상태 항목</w:t>
        </w:r>
      </w:ins>
    </w:p>
    <w:p w14:paraId="1965E190" w14:textId="77777777" w:rsidR="000E2972" w:rsidRDefault="0034418E">
      <w:pPr>
        <w:pStyle w:val="TDC40"/>
        <w:rPr>
          <w:ins w:id="594" w:author="김은수" w:date="2026-10-12T23:57:00Z"/>
        </w:rPr>
      </w:pPr>
      <w:ins w:id="595" w:author="김은수" w:date="2026-10-12T23:57:00Z">
        <w:del w:id="596" w:author="김은수" w:date="2026-10-13T00:05:00Z">
          <w:r>
            <w:delText>SU-ID-QCC-004은 내부기 부착 상태와 Bluetooth 연결 상태를 연결하여 검색/연결 가능 여부와 외부기 장치명을 관리한다. SW-FW-UnitTest-QCC-ID-7에서는 연결표시 입력에 따른 Bluetooth 활성 및 장치명를 확인한다. SW-FW-UnitTest-QCC-ID-8에서는 부착/탈착 시 BLE/Classic 검색·연결 활성를 확인한다.</w:delText>
          </w:r>
        </w:del>
      </w:ins>
      <w:ins w:id="597" w:author="김은수" w:date="2026-10-13T00:05:00Z">
        <w:del w:id="598" w:author="김은수" w:date="2026-10-13T00:30:00Z">
          <w:r>
            <w:delText>SU-ID-QCC-004은 내부기 부착 상태와 Bluetooth 연결 상태를 연결하여 검색/연결 가능 여부와 외부기 장치명을 관리한다. SW-FW-UnitTest-QCC-ID-7에서는 연결표시 입력에 따른 Bluetooth 활성 및 장치명를 확인한다. SW-FW-UnitTest-QCC-ID-8에서는 부착/탈착 시 BLE/Classic 검색/연결 활성를 확인한다.</w:delText>
          </w:r>
        </w:del>
      </w:ins>
      <w:ins w:id="599" w:author="김은수" w:date="2026-10-13T00:30:00Z">
        <w:r>
          <w:rPr>
            <w:color w:val="C00000"/>
            <w:rPrChange w:id="600" w:author="김은수" w:date="2026-10-16T07:34:00Z">
              <w:rPr/>
            </w:rPrChange>
          </w:rPr>
          <w:t>SU-ID-QCC-004은 내부기 부착 상태와 Bluetooth 연결 상태를 연결하여 검색/연결 가능 여부와 외부기 장치명을 관리한다. SW-FW-UnitTest-QCC-ID-7에서는 연결표시 입력에 따른 Bluetooth 활성 및 장치명을 확인한다. SW-FW-UnitTest-QCC-ID-8에서는 부착/탈착 시 BLE/Classic 검색/연결 활성화를 확인한다.</w:t>
        </w:r>
      </w:ins>
    </w:p>
    <w:p w14:paraId="748B004A" w14:textId="77777777" w:rsidR="000E2972" w:rsidRDefault="0034418E">
      <w:pPr>
        <w:pStyle w:val="TDC3"/>
        <w:rPr>
          <w:ins w:id="601" w:author="김은수" w:date="2026-10-12T23:57:00Z"/>
        </w:rPr>
      </w:pPr>
      <w:bookmarkStart w:id="602" w:name="_Toc242774842"/>
      <w:ins w:id="603" w:author="김은수" w:date="2026-10-13T07:39:00Z">
        <w:r>
          <w:t>HW 인터페이스 모듈</w:t>
        </w:r>
      </w:ins>
      <w:ins w:id="604" w:author="김은수" w:date="2026-10-12T23:57:00Z">
        <w:del w:id="605" w:author="김은수" w:date="2026-10-13T07:39:00Z">
          <w:r>
            <w:delText>SI-ID-QCC-002 HW 인터페이스 모듈</w:delText>
          </w:r>
        </w:del>
        <w:bookmarkEnd w:id="602"/>
      </w:ins>
    </w:p>
    <w:p w14:paraId="139712D1" w14:textId="77777777" w:rsidR="000E2972" w:rsidRDefault="0034418E">
      <w:pPr>
        <w:pStyle w:val="TDC30"/>
        <w:rPr>
          <w:ins w:id="606" w:author="김은수" w:date="2026-10-12T23:57:00Z"/>
        </w:rPr>
      </w:pPr>
      <w:ins w:id="607" w:author="김은수" w:date="2026-10-12T23:57:00Z">
        <w:r>
          <w:rPr>
            <w:color w:val="C00000"/>
            <w:rPrChange w:id="608" w:author="김은수" w:date="2026-10-16T07:34:00Z">
              <w:rPr/>
            </w:rPrChange>
          </w:rPr>
          <w:t>PIO, 배터리/충전과 비휘발성 저장장치의 접근을 제공한다. 입력 변화와 전원 상태는 시스템 관리에 전달하고, NVM 데이터는 일반 설정 및 보안 처리에 제공한다.</w:t>
        </w:r>
      </w:ins>
    </w:p>
    <w:p w14:paraId="25B9A030" w14:textId="77777777" w:rsidR="000E2972" w:rsidRDefault="0034418E">
      <w:pPr>
        <w:pStyle w:val="TDC30"/>
        <w:rPr>
          <w:ins w:id="609" w:author="김은수" w:date="2026-10-12T23:57:00Z"/>
        </w:rPr>
      </w:pPr>
      <w:ins w:id="610" w:author="김은수" w:date="2026-10-12T23:57:00Z">
        <w:r>
          <w:t>소프트웨어 항목은 다음과 같다.</w:t>
        </w:r>
      </w:ins>
    </w:p>
    <w:p w14:paraId="5D43171F" w14:textId="77777777" w:rsidR="000E2972" w:rsidRDefault="0034418E">
      <w:pPr>
        <w:pStyle w:val="TDC4"/>
        <w:rPr>
          <w:ins w:id="611" w:author="김은수" w:date="2026-10-12T23:57:00Z"/>
        </w:rPr>
      </w:pPr>
      <w:ins w:id="612" w:author="김은수" w:date="2026-10-12T23:57:00Z">
        <w:r>
          <w:lastRenderedPageBreak/>
          <w:t>PIO 포트 제어 항목</w:t>
        </w:r>
      </w:ins>
    </w:p>
    <w:p w14:paraId="71DAD740" w14:textId="77777777" w:rsidR="000E2972" w:rsidRDefault="0034418E">
      <w:pPr>
        <w:pStyle w:val="TDC40"/>
        <w:rPr>
          <w:ins w:id="613" w:author="김은수" w:date="2026-10-12T23:57:00Z"/>
        </w:rPr>
      </w:pPr>
      <w:ins w:id="614" w:author="김은수" w:date="2026-10-12T23:57:00Z">
        <w:del w:id="615" w:author="김은수" w:date="2026-10-13T00:05:00Z">
          <w:r>
            <w:delText>SU-ID-QCC-005은 QCC의 디지털 입력, 출력과 주변장치 기능을 설정하고 입력 변화를 상태 처리에 전달한다. SW-FW-UnitTest-QCC-ID-1에서는 PIO 방향/주변장치·초기값 및 입력변화 메시지를 확인한다.</w:delText>
          </w:r>
        </w:del>
      </w:ins>
      <w:ins w:id="616" w:author="김은수" w:date="2026-10-13T00:05:00Z">
        <w:r>
          <w:rPr>
            <w:color w:val="C00000"/>
            <w:rPrChange w:id="617" w:author="김은수" w:date="2026-10-16T07:34:00Z">
              <w:rPr/>
            </w:rPrChange>
          </w:rPr>
          <w:t>SU-ID-QCC-005은 QCC의 디지털 입력, 출력과 주변장치 기능을 설정하고 입력 변화를 상태 처리에 전달한다. SW-FW-UnitTest-QCC-ID-1에서는 PIO 방향/주변장치/초기값 및 입력변화 메시지를 확인한다.</w:t>
        </w:r>
      </w:ins>
    </w:p>
    <w:p w14:paraId="7380AE07" w14:textId="77777777" w:rsidR="000E2972" w:rsidRDefault="0034418E">
      <w:pPr>
        <w:pStyle w:val="TDC4"/>
        <w:rPr>
          <w:ins w:id="618" w:author="김은수" w:date="2026-10-12T23:57:00Z"/>
        </w:rPr>
      </w:pPr>
      <w:ins w:id="619" w:author="김은수" w:date="2026-10-12T23:57:00Z">
        <w:r>
          <w:t>Power 제어 항목</w:t>
        </w:r>
      </w:ins>
    </w:p>
    <w:p w14:paraId="2AA14572" w14:textId="77777777" w:rsidR="000E2972" w:rsidRDefault="0034418E">
      <w:pPr>
        <w:pStyle w:val="TDC40"/>
        <w:rPr>
          <w:ins w:id="620" w:author="김은수" w:date="2026-10-12T23:57:00Z"/>
        </w:rPr>
      </w:pPr>
      <w:ins w:id="621" w:author="김은수" w:date="2026-10-12T23:57:00Z">
        <w:del w:id="622" w:author="김은수" w:date="2026-10-13T00:05:00Z">
          <w:r>
            <w:delText>SU-ID-QCC-006은 배터리 전압과 충전 연결을 잔량/전원 상태로 변환하여 시스템에 전달하고 저전압과 종료 요청을 처리한다. SW-FW-UnitTest-QCC-ID-2에서는 전압→잔량·충전·저전압 상태를 확인한다.</w:delText>
          </w:r>
        </w:del>
      </w:ins>
      <w:ins w:id="623" w:author="김은수" w:date="2026-10-13T00:05:00Z">
        <w:r>
          <w:rPr>
            <w:color w:val="C00000"/>
            <w:rPrChange w:id="624" w:author="김은수" w:date="2026-10-16T07:34:00Z">
              <w:rPr/>
            </w:rPrChange>
          </w:rPr>
          <w:t>SU-ID-QCC-006은 배터리 전압과 충전 연결을 잔량/전원 상태로 변환하여 시스템에 전달하고 저전압과 종료 요청을 처리한다. SW-FW-UnitTest-QCC-ID-2에서는 전압→잔량/충전/저전압 상태를 확인한다.</w:t>
        </w:r>
      </w:ins>
    </w:p>
    <w:p w14:paraId="07F1E67B" w14:textId="77777777" w:rsidR="000E2972" w:rsidRDefault="0034418E">
      <w:pPr>
        <w:pStyle w:val="TDC4"/>
        <w:rPr>
          <w:ins w:id="625" w:author="김은수" w:date="2026-10-12T23:57:00Z"/>
        </w:rPr>
      </w:pPr>
      <w:ins w:id="626" w:author="김은수" w:date="2026-10-12T23:57:00Z">
        <w:r>
          <w:t>NVM 처리 항목</w:t>
        </w:r>
      </w:ins>
    </w:p>
    <w:p w14:paraId="6623BBC5" w14:textId="77777777" w:rsidR="000E2972" w:rsidRDefault="0034418E">
      <w:pPr>
        <w:pStyle w:val="TDC40"/>
        <w:rPr>
          <w:ins w:id="627" w:author="김은수" w:date="2026-10-12T23:57:00Z"/>
        </w:rPr>
      </w:pPr>
      <w:ins w:id="628" w:author="김은수" w:date="2026-10-12T23:57:00Z">
        <w:r>
          <w:rPr>
            <w:color w:val="C00000"/>
            <w:rPrChange w:id="629" w:author="김은수" w:date="2026-10-16T07:34:00Z">
              <w:rPr/>
            </w:rPrChange>
          </w:rPr>
          <w:t>SU-ID-QCC-007은 Application의 비휘발성 데이터를 식별자와 길이로 접근하여 외부기 설정과 제조 정보를 유지한다. SW-FW-UnitTest-QCC-ID-3에서는 외부기 일련번호 PS 매핑/읽기/쓰기를 확인한다.</w:t>
        </w:r>
      </w:ins>
    </w:p>
    <w:p w14:paraId="03E77286" w14:textId="77777777" w:rsidR="000E2972" w:rsidRDefault="0034418E">
      <w:pPr>
        <w:pStyle w:val="TDC3"/>
        <w:rPr>
          <w:ins w:id="630" w:author="김은수" w:date="2026-10-12T23:57:00Z"/>
        </w:rPr>
      </w:pPr>
      <w:bookmarkStart w:id="631" w:name="_Toc242774843"/>
      <w:ins w:id="632" w:author="김은수" w:date="2026-10-13T07:39:00Z">
        <w:r>
          <w:t>블루투스 모듈</w:t>
        </w:r>
      </w:ins>
      <w:ins w:id="633" w:author="김은수" w:date="2026-10-12T23:57:00Z">
        <w:del w:id="634" w:author="김은수" w:date="2026-10-13T07:39:00Z">
          <w:r>
            <w:delText>SI-ID-QCC-003 블루투스 모듈</w:delText>
          </w:r>
        </w:del>
        <w:bookmarkEnd w:id="631"/>
      </w:ins>
    </w:p>
    <w:p w14:paraId="61213F1E" w14:textId="77777777" w:rsidR="000E2972" w:rsidRDefault="0034418E">
      <w:pPr>
        <w:pStyle w:val="TDC30"/>
        <w:rPr>
          <w:ins w:id="635" w:author="김은수" w:date="2026-10-12T23:57:00Z"/>
        </w:rPr>
      </w:pPr>
      <w:ins w:id="636" w:author="김은수" w:date="2026-10-12T23:57:00Z">
        <w:r>
          <w:rPr>
            <w:color w:val="C00000"/>
            <w:rPrChange w:id="637" w:author="김은수" w:date="2026-10-16T07:34:00Z">
              <w:rPr/>
            </w:rPrChange>
          </w:rPr>
          <w:t>Classic 오디오 송수신과 BLE 광고/연결 및 메시지 전달을 처리한다. 수신 오디오는 I2S로 E8300에 전달하고 전화 통화 중 DMIC2의 음성은 통화 상대에게 송신한다. AUTH service의 전송과 보안 모듈의 인증 계산은 분리한다.</w:t>
        </w:r>
      </w:ins>
    </w:p>
    <w:p w14:paraId="537F43D4" w14:textId="77777777" w:rsidR="000E2972" w:rsidRDefault="0034418E">
      <w:pPr>
        <w:pStyle w:val="TDC30"/>
        <w:rPr>
          <w:ins w:id="638" w:author="김은수" w:date="2026-10-12T23:57:00Z"/>
        </w:rPr>
      </w:pPr>
      <w:ins w:id="639" w:author="김은수" w:date="2026-10-12T23:57:00Z">
        <w:r>
          <w:t>소프트웨어 항목은 다음과 같다.</w:t>
        </w:r>
      </w:ins>
    </w:p>
    <w:p w14:paraId="545A055D" w14:textId="77777777" w:rsidR="000E2972" w:rsidRDefault="0034418E">
      <w:pPr>
        <w:pStyle w:val="TDC4"/>
        <w:rPr>
          <w:ins w:id="640" w:author="김은수" w:date="2026-10-12T23:57:00Z"/>
        </w:rPr>
      </w:pPr>
      <w:ins w:id="641" w:author="김은수" w:date="2026-10-12T23:57:00Z">
        <w:r>
          <w:t>Bluetooth Classic 항목</w:t>
        </w:r>
      </w:ins>
    </w:p>
    <w:p w14:paraId="1C8CA976" w14:textId="77777777" w:rsidR="000E2972" w:rsidRDefault="0034418E">
      <w:pPr>
        <w:pStyle w:val="TDC40"/>
        <w:rPr>
          <w:ins w:id="642" w:author="김은수" w:date="2026-10-12T23:57:00Z"/>
        </w:rPr>
      </w:pPr>
      <w:ins w:id="643" w:author="김은수" w:date="2026-10-12T23:57:00Z">
        <w:del w:id="644" w:author="김은수" w:date="2026-10-13T00:05:00Z">
          <w:r>
            <w:delText>SU-ID-QCC-008은 Bluetooth Classic 오디오 연결을 관리하여 수신 오디오는 I2S로 E8300에 전달하고 통화 중 DMIC2 입력은 상대 장치로 송신한다. SW-FW-UnitTest-QCC-ID-10에서는 Classic 페어링·연결, 시험 스피커/양이 및 I2S 하향를 확인한다. SW-FW-UnitTest-QCC-ID-8에서는 부착/탈착 시 BLE/Classic 검색·연결 활성를 연계 지원으로 확인한다.</w:delText>
          </w:r>
        </w:del>
      </w:ins>
      <w:ins w:id="645" w:author="김은수" w:date="2026-10-13T00:05:00Z">
        <w:del w:id="646" w:author="김은수" w:date="2026-10-13T00:30:00Z">
          <w:r>
            <w:delText>SU-ID-QCC-008은 Bluetooth Classic 오디오 연결을 관리하여 수신 오디오는 I2S로 E8300에 전달하고 통화 중 DMIC2 입력은 상대 장치로 송신한다. SW-FW-UnitTest-QCC-ID-10에서는 Classic 페어링/연결, 시험 스피커/양이 및 I2S 하향를 확인한다. SW-FW-UnitTest-QCC-ID-8에서는 부착/탈착 시 BLE/Classic 검색/연결 활성를 연계 지원으로 확인한다.</w:delText>
          </w:r>
        </w:del>
      </w:ins>
      <w:ins w:id="647" w:author="김은수" w:date="2026-10-13T00:30:00Z">
        <w:r>
          <w:rPr>
            <w:color w:val="C00000"/>
            <w:rPrChange w:id="648" w:author="김은수" w:date="2026-10-16T07:34:00Z">
              <w:rPr/>
            </w:rPrChange>
          </w:rPr>
          <w:t>SU-ID-QCC-008은 Bluetooth Classic 오디오 연결을 관리하여 수신 오디오는 I2S로 E8300에 전달하고 통화 중 DMIC2 입력은 상대 장치로 송신한다. SW-FW-UnitTest-QCC-ID-10에서는 Classic 페어링/연결, 시험 스피커/양이 및 I2S 하향 경로를 확인한다. SW-FW-UnitTest-QCC-ID-8에서는 부착/탈착 시 BLE/Classic 검색/연결 활성화를 연계 지원으로 확인한다.</w:t>
        </w:r>
      </w:ins>
    </w:p>
    <w:p w14:paraId="5B4DE430" w14:textId="77777777" w:rsidR="000E2972" w:rsidRDefault="0034418E">
      <w:pPr>
        <w:pStyle w:val="TDC4"/>
        <w:rPr>
          <w:ins w:id="649" w:author="김은수" w:date="2026-10-12T23:57:00Z"/>
        </w:rPr>
      </w:pPr>
      <w:ins w:id="650" w:author="김은수" w:date="2026-10-12T23:57:00Z">
        <w:r>
          <w:t>BLE 항목</w:t>
        </w:r>
      </w:ins>
    </w:p>
    <w:p w14:paraId="5637FAD9" w14:textId="77777777" w:rsidR="000E2972" w:rsidRDefault="0034418E">
      <w:pPr>
        <w:pStyle w:val="TDC40"/>
        <w:rPr>
          <w:ins w:id="651" w:author="김은수" w:date="2026-10-12T23:57:00Z"/>
        </w:rPr>
      </w:pPr>
      <w:ins w:id="652" w:author="김은수" w:date="2026-10-12T23:57:00Z">
        <w:del w:id="653" w:author="김은수" w:date="2026-10-13T00:05:00Z">
          <w:r>
            <w:delText>SU-ID-QCC-009은 BLE 광고와 연결 상태를 관리하여 외부 앱이 장치를 식별하고 인증/데이터 서비스에 접근할 수 있게 한다. SW-FW-UnitTest-QCC-ID-9에서는 광고/스캔 응답과 현재/peer 잔량·연결 상태를 확인한다. SW-FW-UnitTest-QCC-ID-8에서는 부착/탈착 시 BLE/Classic 검색·연결 활성를 연계 지원으로 확인한다.</w:delText>
          </w:r>
        </w:del>
      </w:ins>
      <w:ins w:id="654" w:author="김은수" w:date="2026-10-13T00:05:00Z">
        <w:del w:id="655" w:author="김은수" w:date="2026-10-13T00:30:00Z">
          <w:r>
            <w:delText>SU-ID-QCC-009은 BLE 광고와 연결 상태를 관리하여 외부 앱이 장치를 식별하고 인증/데이터 서비스에 접근할 수 있게 한다. SW-FW-UnitTest-QCC-ID-9에서는 광고/스캔 응답과 현재/peer 잔량/연결 상태를 확인한다. SW-FW-UnitTest-QCC-ID-8에서는 부착/탈착 시 BLE/Classic 검색/연결 활성를 연계 지원으로 확인한다.</w:delText>
          </w:r>
        </w:del>
      </w:ins>
      <w:ins w:id="656" w:author="김은수" w:date="2026-10-13T00:30:00Z">
        <w:r>
          <w:rPr>
            <w:color w:val="C00000"/>
            <w:rPrChange w:id="657" w:author="김은수" w:date="2026-10-16T07:34:00Z">
              <w:rPr/>
            </w:rPrChange>
          </w:rPr>
          <w:t>SU-ID-QCC-009은 BLE 광고와 연결 상태를 관리하여 외부 앱이 장치를 식별하고 인증/데이터 서비스에 접근할 수 있게 한다. SW-FW-UnitTest-QCC-ID-9에서는 광고/스캔 응답과 현재/peer 잔량/연결 상태를 확인한다. SW-FW-UnitTest-QCC-ID-8에서는 부착/탈착 시 BLE/Classic 검색/연결 활성화를 연계 지원으로 확인한다.</w:t>
        </w:r>
      </w:ins>
    </w:p>
    <w:p w14:paraId="3C9F48E0" w14:textId="77777777" w:rsidR="000E2972" w:rsidRDefault="0034418E">
      <w:pPr>
        <w:pStyle w:val="TDC4"/>
        <w:rPr>
          <w:ins w:id="658" w:author="김은수" w:date="2026-10-12T23:57:00Z"/>
        </w:rPr>
      </w:pPr>
      <w:ins w:id="659" w:author="김은수" w:date="2026-10-12T23:57:00Z">
        <w:r>
          <w:lastRenderedPageBreak/>
          <w:t>AUTH service 처리 항목</w:t>
        </w:r>
      </w:ins>
    </w:p>
    <w:p w14:paraId="45BB7E62" w14:textId="77777777" w:rsidR="000E2972" w:rsidRDefault="0034418E">
      <w:pPr>
        <w:pStyle w:val="TDC40"/>
        <w:rPr>
          <w:ins w:id="660" w:author="김은수" w:date="2026-10-12T23:57:00Z"/>
        </w:rPr>
      </w:pPr>
      <w:ins w:id="661" w:author="김은수" w:date="2026-10-12T23:57:00Z">
        <w:r>
          <w:rPr>
            <w:color w:val="C00000"/>
            <w:rPrChange w:id="662" w:author="김은수" w:date="2026-10-16T07:34:00Z">
              <w:rPr/>
            </w:rPrChange>
          </w:rPr>
          <w:t>SU-ID-QCC-010은 CRA의 Challenge/Response/Confirm/Status 교환을 GATT 특성에 연결하여 인증 계산과 무선 전송을 분리한다. SW-FW-UnitTest-QCC-ID-11에서는 AUTH 서비스 정의/등록 및 네 characteristic 패턴 중계를 확인한다.</w:t>
        </w:r>
      </w:ins>
    </w:p>
    <w:p w14:paraId="44EC5A9B" w14:textId="77777777" w:rsidR="000E2972" w:rsidRDefault="0034418E">
      <w:pPr>
        <w:pStyle w:val="TDC4"/>
        <w:rPr>
          <w:ins w:id="663" w:author="김은수" w:date="2026-10-12T23:57:00Z"/>
        </w:rPr>
      </w:pPr>
      <w:ins w:id="664" w:author="김은수" w:date="2026-10-12T23:57:00Z">
        <w:r>
          <w:t>BLE Data 처리 항목</w:t>
        </w:r>
      </w:ins>
    </w:p>
    <w:p w14:paraId="3A5CC074" w14:textId="77777777" w:rsidR="000E2972" w:rsidRDefault="0034418E">
      <w:pPr>
        <w:pStyle w:val="TDC40"/>
        <w:rPr>
          <w:ins w:id="665" w:author="김은수" w:date="2026-10-12T23:57:00Z"/>
        </w:rPr>
      </w:pPr>
      <w:ins w:id="666" w:author="김은수" w:date="2026-10-12T23:57:00Z">
        <w:del w:id="667" w:author="김은수" w:date="2026-10-13T00:05:00Z">
          <w:r>
            <w:delText>SU-ID-QCC-011은 BLE 메시지의 상태, 주소, 종류와 길이를 검사하여 유효한 제어 데이터를 해당 처리 대상에 전달한다. SW-FW-UnitTest-QCC-ID-12에서는 GAIA 편이/양이 메시지 처리와 위치·잔량 응답를 확인한다.</w:delText>
          </w:r>
        </w:del>
      </w:ins>
      <w:ins w:id="668" w:author="김은수" w:date="2026-10-13T00:05:00Z">
        <w:r>
          <w:rPr>
            <w:color w:val="C00000"/>
            <w:rPrChange w:id="669" w:author="김은수" w:date="2026-10-16T07:34:00Z">
              <w:rPr/>
            </w:rPrChange>
          </w:rPr>
          <w:t>SU-ID-QCC-011은 BLE 메시지의 상태, 주소, 종류와 길이를 검사하여 유효한 제어 데이터를 해당 처리 대상에 전달한다. SW-FW-UnitTest-QCC-ID-12에서는 GAIA 편이/양이 메시지 처리와 위치/잔량 응답를 확인한다.</w:t>
        </w:r>
      </w:ins>
    </w:p>
    <w:p w14:paraId="134FFB4F" w14:textId="77777777" w:rsidR="000E2972" w:rsidRDefault="0034418E">
      <w:pPr>
        <w:pStyle w:val="TDC3"/>
        <w:rPr>
          <w:ins w:id="670" w:author="김은수" w:date="2026-10-12T23:57:00Z"/>
        </w:rPr>
      </w:pPr>
      <w:bookmarkStart w:id="671" w:name="_Toc242774844"/>
      <w:ins w:id="672" w:author="김은수" w:date="2026-10-13T07:39:00Z">
        <w:r>
          <w:t>보안 모듈</w:t>
        </w:r>
      </w:ins>
      <w:ins w:id="673" w:author="김은수" w:date="2026-10-12T23:57:00Z">
        <w:del w:id="674" w:author="김은수" w:date="2026-10-13T07:39:00Z">
          <w:r>
            <w:delText>SI-ID-QCC-004 보안 모듈</w:delText>
          </w:r>
        </w:del>
        <w:bookmarkEnd w:id="671"/>
      </w:ins>
    </w:p>
    <w:p w14:paraId="7E68BF04" w14:textId="77777777" w:rsidR="000E2972" w:rsidRDefault="0034418E">
      <w:pPr>
        <w:pStyle w:val="TDC30"/>
        <w:rPr>
          <w:ins w:id="675" w:author="김은수" w:date="2026-10-12T23:57:00Z"/>
        </w:rPr>
      </w:pPr>
      <w:ins w:id="676" w:author="김은수" w:date="2026-10-12T23:57:00Z">
        <w:r>
          <w:rPr>
            <w:color w:val="C00000"/>
            <w:rPrChange w:id="677" w:author="김은수" w:date="2026-10-16T07:34:00Z">
              <w:rPr/>
            </w:rPrChange>
          </w:rPr>
          <w:t>CRA를 통해 통신 상대를 확인하고 인증 상태에 따라 보호 데이터 접근을 허용한다. 보안 툴박스의 키 파생/인증값 계산과 보안 NVM의 키 읽기를 사용하며 인증 실패와 시간 제한을 BLE 연결 제어에 반영한다.</w:t>
        </w:r>
      </w:ins>
    </w:p>
    <w:p w14:paraId="1374FAEF" w14:textId="77777777" w:rsidR="000E2972" w:rsidRDefault="0034418E">
      <w:pPr>
        <w:pStyle w:val="TDC30"/>
        <w:rPr>
          <w:ins w:id="678" w:author="김은수" w:date="2026-10-12T23:57:00Z"/>
        </w:rPr>
      </w:pPr>
      <w:ins w:id="679" w:author="김은수" w:date="2026-10-12T23:57:00Z">
        <w:r>
          <w:t>소프트웨어 항목은 다음과 같다.</w:t>
        </w:r>
      </w:ins>
    </w:p>
    <w:p w14:paraId="09CB6DAE" w14:textId="77777777" w:rsidR="000E2972" w:rsidRDefault="0034418E">
      <w:pPr>
        <w:pStyle w:val="TDC4"/>
        <w:rPr>
          <w:ins w:id="680" w:author="김은수" w:date="2026-10-12T23:57:00Z"/>
        </w:rPr>
      </w:pPr>
      <w:ins w:id="681" w:author="김은수" w:date="2026-10-12T23:57:00Z">
        <w:r>
          <w:t>보안 처리 항목</w:t>
        </w:r>
      </w:ins>
    </w:p>
    <w:p w14:paraId="5C3B714B" w14:textId="77777777" w:rsidR="000E2972" w:rsidRDefault="0034418E">
      <w:pPr>
        <w:pStyle w:val="TDC40"/>
        <w:rPr>
          <w:ins w:id="682" w:author="김은수" w:date="2026-10-12T23:57:00Z"/>
        </w:rPr>
      </w:pPr>
      <w:ins w:id="683" w:author="김은수" w:date="2026-10-12T23:57:00Z">
        <w:del w:id="684" w:author="김은수" w:date="2026-10-13T00:05:00Z">
          <w:r>
            <w:delText>SU-ID-QCC-012은 리모콘과 매핑 통신의 상대 장치를 CRA로 확인하고 인증 결과와 제한 조건에 따라 데이터 접근을 제어한다. SW-FW-UnitTest-QCC-ID-13에서는 1:1, CRA 성공/실패·30초 timeout를 확인한다.</w:delText>
          </w:r>
        </w:del>
      </w:ins>
      <w:ins w:id="685" w:author="김은수" w:date="2026-10-13T00:05:00Z">
        <w:r>
          <w:rPr>
            <w:color w:val="C00000"/>
            <w:rPrChange w:id="686" w:author="김은수" w:date="2026-10-16T07:34:00Z">
              <w:rPr/>
            </w:rPrChange>
          </w:rPr>
          <w:t>SU-ID-QCC-012은 리모콘과 매핑 통신의 상대 장치를 CRA로 확인하고 인증 결과와 제한 조건에 따라 데이터 접근을 제어한다. SW-FW-UnitTest-QCC-ID-13에서는 1:1, CRA 성공/실패/30초 timeout를 확인한다.</w:t>
        </w:r>
      </w:ins>
    </w:p>
    <w:p w14:paraId="6F763637" w14:textId="77777777" w:rsidR="000E2972" w:rsidRDefault="0034418E">
      <w:pPr>
        <w:pStyle w:val="TDC4"/>
        <w:rPr>
          <w:ins w:id="687" w:author="김은수" w:date="2026-10-12T23:57:00Z"/>
        </w:rPr>
      </w:pPr>
      <w:ins w:id="688" w:author="김은수" w:date="2026-10-12T23:57:00Z">
        <w:r>
          <w:t>보안 툴박스 항목</w:t>
        </w:r>
      </w:ins>
    </w:p>
    <w:p w14:paraId="250AD25E" w14:textId="77777777" w:rsidR="000E2972" w:rsidRDefault="0034418E">
      <w:pPr>
        <w:pStyle w:val="TDC40"/>
        <w:rPr>
          <w:ins w:id="689" w:author="김은수" w:date="2026-10-12T23:57:00Z"/>
        </w:rPr>
      </w:pPr>
      <w:ins w:id="690" w:author="김은수" w:date="2026-10-12T23:57:00Z">
        <w:r>
          <w:rPr>
            <w:color w:val="C00000"/>
            <w:rPrChange w:id="691" w:author="김은수" w:date="2026-10-16T07:34:00Z">
              <w:rPr/>
            </w:rPrChange>
          </w:rPr>
          <w:t>SU-ID-QCC-013은 인증 키 선택, 매핑 키 파생과 인증값 계산 및 NVM 암복호화를 공통 인터페이스로 제공한다. SW-FW-UnitTest-QCC-ID-14에서는 리모콘 키, SHA-256 파생 매핑키, AES-CMAC 인증 및 NVM 복호화를 확인한다.</w:t>
        </w:r>
      </w:ins>
    </w:p>
    <w:p w14:paraId="2B3539B0" w14:textId="77777777" w:rsidR="000E2972" w:rsidRDefault="0034418E">
      <w:pPr>
        <w:pStyle w:val="TDC4"/>
        <w:rPr>
          <w:ins w:id="692" w:author="김은수" w:date="2026-10-12T23:57:00Z"/>
        </w:rPr>
      </w:pPr>
      <w:ins w:id="693" w:author="김은수" w:date="2026-10-12T23:57:00Z">
        <w:r>
          <w:t>보안 NVM 항목</w:t>
        </w:r>
      </w:ins>
    </w:p>
    <w:p w14:paraId="33F2F11A" w14:textId="77777777" w:rsidR="000E2972" w:rsidRDefault="0034418E">
      <w:pPr>
        <w:pStyle w:val="TDC40"/>
        <w:rPr>
          <w:ins w:id="694" w:author="김은수" w:date="2026-10-12T23:57:00Z"/>
        </w:rPr>
      </w:pPr>
      <w:ins w:id="695" w:author="김은수" w:date="2026-10-12T23:57:00Z">
        <w:del w:id="696" w:author="김은수" w:date="2026-10-13T00:05:00Z">
          <w:r>
            <w:delText>SU-ID-QCC-014은 생산 시 설치한 키와 난수를 정해진 보안 저장 영역에서 읽어 인증과 암복호화에 필요한 데이터로 제공한다. SW-FW-UnitTest-QCC-ID-15에서는 보안 PS 영역/길이·읽기 인터페이스 및 암호화 저장값/복호화를 확인한다.</w:delText>
          </w:r>
        </w:del>
      </w:ins>
      <w:ins w:id="697" w:author="김은수" w:date="2026-10-13T00:05:00Z">
        <w:r>
          <w:rPr>
            <w:color w:val="C00000"/>
            <w:rPrChange w:id="698" w:author="김은수" w:date="2026-10-16T07:34:00Z">
              <w:rPr/>
            </w:rPrChange>
          </w:rPr>
          <w:t>SU-ID-QCC-014은 생산 시 설치한 키와 난수를 정해진 보안 저장 영역에서 읽어 인증과 암복호화에 필요한 데이터로 제공한다. SW-FW-UnitTest-QCC-ID-15에서는 보안 PS 영역/길이/읽기 인터페이스 및 암호화 저장값/복호화를 확인한다.</w:t>
        </w:r>
      </w:ins>
    </w:p>
    <w:p w14:paraId="0A1835F6" w14:textId="77777777" w:rsidR="008B0BCB" w:rsidRDefault="00397FD9">
      <w:pPr>
        <w:pStyle w:val="TDC3"/>
        <w:spacing w:after="120"/>
        <w:rPr>
          <w:ins w:id="699" w:author="김은수" w:date="2026-10-12T12:28:00Z"/>
          <w:del w:id="700" w:author="김은수" w:date="2026-10-12T23:57:00Z"/>
        </w:rPr>
      </w:pPr>
      <w:ins w:id="701" w:author="김은수" w:date="2026-10-12T12:28:00Z">
        <w:del w:id="702" w:author="김은수" w:date="2026-10-12T23:57:00Z">
          <w:r>
            <w:delText>SI-ID-QCC-001 시스템 관리 모듈</w:delText>
          </w:r>
        </w:del>
      </w:ins>
    </w:p>
    <w:p w14:paraId="5DDAC4BB" w14:textId="77777777" w:rsidR="008B0BCB" w:rsidRDefault="00397FD9">
      <w:pPr>
        <w:pStyle w:val="TDC20"/>
        <w:spacing w:after="80"/>
        <w:rPr>
          <w:ins w:id="703" w:author="김은수" w:date="2026-10-12T12:28:00Z"/>
          <w:del w:id="704" w:author="김은수" w:date="2026-10-12T23:57:00Z"/>
        </w:rPr>
      </w:pPr>
      <w:ins w:id="705" w:author="김은수" w:date="2026-10-12T12:28:00Z">
        <w:del w:id="706" w:author="김은수" w:date="2026-10-12T23:57:00Z">
          <w:r>
            <w:delText>시스템/라이브러리 초기화, 사운드 처리기 상태와 SPI 중계, Standalone/TWS 구성, Bluetooth 상태/활성/장치명.</w:delText>
          </w:r>
        </w:del>
      </w:ins>
    </w:p>
    <w:p w14:paraId="2CBA13C6" w14:textId="77777777" w:rsidR="008B0BCB" w:rsidRDefault="00397FD9">
      <w:pPr>
        <w:pStyle w:val="TDC20"/>
        <w:spacing w:after="80"/>
        <w:rPr>
          <w:ins w:id="707" w:author="김은수" w:date="2026-10-12T12:28:00Z"/>
          <w:del w:id="708" w:author="김은수" w:date="2026-10-12T23:57:00Z"/>
        </w:rPr>
      </w:pPr>
      <w:ins w:id="709" w:author="김은수" w:date="2026-10-12T12:28:00Z">
        <w:del w:id="710" w:author="김은수" w:date="2026-10-12T23:57:00Z">
          <w:r>
            <w:delText>소속 유닛: SU-ID-QCC-001 시스템 초기화와 설정 유닛; SU-ID-QCC-002 시스템 상태 유닛; SU-ID-QCC-003 장치 상태 유닛; SU-ID-QCC-004 블루투스 상태 유닛.</w:delText>
          </w:r>
        </w:del>
      </w:ins>
    </w:p>
    <w:p w14:paraId="79956499" w14:textId="77777777" w:rsidR="008B0BCB" w:rsidRDefault="00397FD9">
      <w:pPr>
        <w:pStyle w:val="TDC3"/>
        <w:spacing w:after="120"/>
        <w:rPr>
          <w:ins w:id="711" w:author="김은수" w:date="2026-10-12T12:28:00Z"/>
          <w:del w:id="712" w:author="김은수" w:date="2026-10-12T23:57:00Z"/>
        </w:rPr>
      </w:pPr>
      <w:ins w:id="713" w:author="김은수" w:date="2026-10-12T12:28:00Z">
        <w:del w:id="714" w:author="김은수" w:date="2026-10-12T23:57:00Z">
          <w:r>
            <w:delText>SI-ID-QCC-002 HW 인터페이스 모듈</w:delText>
          </w:r>
        </w:del>
      </w:ins>
    </w:p>
    <w:p w14:paraId="73414155" w14:textId="77777777" w:rsidR="008B0BCB" w:rsidRDefault="00397FD9">
      <w:pPr>
        <w:pStyle w:val="TDC20"/>
        <w:spacing w:after="80"/>
        <w:rPr>
          <w:ins w:id="715" w:author="김은수" w:date="2026-10-12T12:28:00Z"/>
          <w:del w:id="716" w:author="김은수" w:date="2026-10-12T23:57:00Z"/>
        </w:rPr>
      </w:pPr>
      <w:ins w:id="717" w:author="김은수" w:date="2026-10-12T12:28:00Z">
        <w:del w:id="718" w:author="김은수" w:date="2026-10-12T23:57:00Z">
          <w:r>
            <w:delText>PIO와 주변기능, 배터리/충전/충전케이스 통신 및 Deep sleep, NVM 인터페이스.</w:delText>
          </w:r>
        </w:del>
      </w:ins>
    </w:p>
    <w:p w14:paraId="29744E8B" w14:textId="77777777" w:rsidR="008B0BCB" w:rsidRDefault="00397FD9">
      <w:pPr>
        <w:pStyle w:val="TDC20"/>
        <w:spacing w:after="80"/>
        <w:rPr>
          <w:ins w:id="719" w:author="김은수" w:date="2026-10-12T12:28:00Z"/>
          <w:del w:id="720" w:author="김은수" w:date="2026-10-12T23:57:00Z"/>
        </w:rPr>
      </w:pPr>
      <w:ins w:id="721" w:author="김은수" w:date="2026-10-12T12:28:00Z">
        <w:del w:id="722" w:author="김은수" w:date="2026-10-12T23:57:00Z">
          <w:r>
            <w:delText>소속 유닛: SU-ID-QCC-005 PIO 포트 제어 유닛; SU-ID-QCC-006 Power 제어 유닛; SU-ID-QCC-007 NVM 처리 유닛.</w:delText>
          </w:r>
        </w:del>
      </w:ins>
    </w:p>
    <w:p w14:paraId="6DF5FD4A" w14:textId="77777777" w:rsidR="008B0BCB" w:rsidRDefault="00397FD9">
      <w:pPr>
        <w:pStyle w:val="TDC3"/>
        <w:spacing w:after="120"/>
        <w:rPr>
          <w:ins w:id="723" w:author="김은수" w:date="2026-10-12T12:28:00Z"/>
          <w:del w:id="724" w:author="김은수" w:date="2026-10-12T23:57:00Z"/>
        </w:rPr>
      </w:pPr>
      <w:ins w:id="725" w:author="김은수" w:date="2026-10-12T12:28:00Z">
        <w:del w:id="726" w:author="김은수" w:date="2026-10-12T23:57:00Z">
          <w:r>
            <w:delText>SI-ID-QCC-003 블루투스 모듈</w:delText>
          </w:r>
        </w:del>
      </w:ins>
    </w:p>
    <w:p w14:paraId="1102F513" w14:textId="77777777" w:rsidR="008B0BCB" w:rsidRDefault="00397FD9">
      <w:pPr>
        <w:pStyle w:val="TDC20"/>
        <w:spacing w:after="80"/>
        <w:rPr>
          <w:ins w:id="727" w:author="김은수" w:date="2026-10-12T12:28:00Z"/>
          <w:del w:id="728" w:author="김은수" w:date="2026-10-12T23:57:00Z"/>
        </w:rPr>
      </w:pPr>
      <w:ins w:id="729" w:author="김은수" w:date="2026-10-12T12:28:00Z">
        <w:del w:id="730" w:author="김은수" w:date="2026-10-12T23:57:00Z">
          <w:r>
            <w:delText>Classic 오디오/I2S, BLE 광고/연결, AUTH GATT, GAIA 메시지.</w:delText>
          </w:r>
        </w:del>
      </w:ins>
    </w:p>
    <w:p w14:paraId="398090AD" w14:textId="77777777" w:rsidR="008B0BCB" w:rsidRDefault="00397FD9">
      <w:pPr>
        <w:pStyle w:val="TDC20"/>
        <w:spacing w:after="80"/>
        <w:rPr>
          <w:ins w:id="731" w:author="김은수" w:date="2026-10-12T12:28:00Z"/>
          <w:del w:id="732" w:author="김은수" w:date="2026-10-12T23:57:00Z"/>
        </w:rPr>
      </w:pPr>
      <w:ins w:id="733" w:author="김은수" w:date="2026-10-12T12:28:00Z">
        <w:del w:id="734" w:author="김은수" w:date="2026-10-12T23:57:00Z">
          <w:r>
            <w:delText>소속 유닛: SU-ID-QCC-008 Bluetooth Classic 유닛; SU-ID-QCC-009 BLE 유닛; SU-ID-QCC-010 AUTH service 처리 유닛; SU-ID-QCC-011 BLE Data 처리 유닛.</w:delText>
          </w:r>
        </w:del>
      </w:ins>
    </w:p>
    <w:p w14:paraId="143B0E39" w14:textId="77777777" w:rsidR="008B0BCB" w:rsidRDefault="00397FD9">
      <w:pPr>
        <w:pStyle w:val="TDC3"/>
        <w:spacing w:after="120"/>
        <w:rPr>
          <w:ins w:id="735" w:author="김은수" w:date="2026-10-12T12:28:00Z"/>
          <w:del w:id="736" w:author="김은수" w:date="2026-10-12T23:57:00Z"/>
        </w:rPr>
      </w:pPr>
      <w:ins w:id="737" w:author="김은수" w:date="2026-10-12T12:28:00Z">
        <w:del w:id="738" w:author="김은수" w:date="2026-10-12T23:57:00Z">
          <w:r>
            <w:delText>SI-ID-QCC-004 보안 모듈</w:delText>
          </w:r>
        </w:del>
      </w:ins>
    </w:p>
    <w:p w14:paraId="389D5E39" w14:textId="77777777" w:rsidR="008B0BCB" w:rsidRDefault="00397FD9">
      <w:pPr>
        <w:pStyle w:val="TDC20"/>
        <w:spacing w:after="80"/>
        <w:rPr>
          <w:ins w:id="739" w:author="김은수" w:date="2026-10-12T12:28:00Z"/>
          <w:del w:id="740" w:author="김은수" w:date="2026-10-12T23:57:00Z"/>
        </w:rPr>
      </w:pPr>
      <w:ins w:id="741" w:author="김은수" w:date="2026-10-12T12:28:00Z">
        <w:del w:id="742" w:author="김은수" w:date="2026-10-12T23:57:00Z">
          <w:r>
            <w:delText>CRA 상호 인증과 연결제어, 암호 알고리즘 인터페이스, 보안NVM 접근.</w:delText>
          </w:r>
        </w:del>
      </w:ins>
    </w:p>
    <w:p w14:paraId="08348F6C" w14:textId="77777777" w:rsidR="008B0BCB" w:rsidRDefault="00397FD9">
      <w:pPr>
        <w:pStyle w:val="TDC20"/>
        <w:spacing w:after="80"/>
        <w:rPr>
          <w:ins w:id="743" w:author="김은수" w:date="2026-10-12T12:28:00Z"/>
          <w:del w:id="744" w:author="김은수" w:date="2026-10-12T23:57:00Z"/>
        </w:rPr>
      </w:pPr>
      <w:ins w:id="745" w:author="김은수" w:date="2026-10-12T12:28:00Z">
        <w:del w:id="746" w:author="김은수" w:date="2026-10-12T23:57:00Z">
          <w:r>
            <w:delText>소속 유닛: SU-ID-QCC-012 보안 처리 유닛; SU-ID-QCC-013 보안 툴박스 유닛; SU-ID-QCC-014 보안 NVM 유닛.</w:delText>
          </w:r>
        </w:del>
      </w:ins>
    </w:p>
    <w:p w14:paraId="636EC620" w14:textId="77777777" w:rsidR="008B0BCB" w:rsidRDefault="00397FD9">
      <w:pPr>
        <w:pStyle w:val="TDC20"/>
        <w:spacing w:after="80"/>
        <w:rPr>
          <w:ins w:id="747" w:author="김은수" w:date="2026-10-12T12:28:00Z"/>
        </w:rPr>
      </w:pPr>
      <w:ins w:id="748" w:author="김은수" w:date="2026-10-12T12:28:00Z">
        <w:del w:id="749" w:author="김은수" w:date="2026-10-13T00:30:00Z">
          <w:r>
            <w:delText>SPI 연계: E8300의 수신 정의는 0x34(data[0] 배터리 %, data[1] 충전기 미연결 0 / 연결 1, data[2] 뚜껑 열림 1 / 닫힘 2), 0x35(data[0] LED 상태, OTA_EZAIRO=4일 때 갱신 연결 1), 0x36(data[0] 오디오 미연결 0 / 연결 1, data[1] 종류 미상 0 / 크래들 1 / 기타 2)이다. 응답은 각각 명령값과 성공값 1이다. 0x36은 연결 1·종류 1일 때만 크래들 오디오 상태를 설정한다.</w:delText>
          </w:r>
        </w:del>
      </w:ins>
      <w:ins w:id="750" w:author="김은수" w:date="2026-10-13T00:30:00Z">
        <w:r>
          <w:t xml:space="preserve">SPI 연계: E8300의 수신 정의는 0x34(data[0] 배터리 %, data[1] 충전기 미연결 0 / 연결 1, data[2] 뚜껑 열림 1 / 닫힘 2), 0x35(data[0] LED 상태, OTA_EZAIRO=4일 때 갱신 연결 1), 0x36(data[0] 오디오 </w:t>
        </w:r>
        <w:r>
          <w:lastRenderedPageBreak/>
          <w:t>미연결 0 / 연결 1, data[1] 종류 미상 0 / 크래들 1 / 기타 2)이다. 응답은 각각 명령값과 성공값 1이다. 0x36은 연결 1/종류 1일 때만 크래들 오디오 상태를 설정한다.</w:t>
        </w:r>
      </w:ins>
    </w:p>
    <w:p w14:paraId="2BB393B1" w14:textId="77777777" w:rsidR="008B0BCB" w:rsidRDefault="00397FD9">
      <w:pPr>
        <w:pStyle w:val="TDC20"/>
        <w:spacing w:after="80"/>
        <w:rPr>
          <w:ins w:id="751" w:author="김은수" w:date="2026-10-12T12:28:00Z"/>
        </w:rPr>
      </w:pPr>
      <w:ins w:id="752" w:author="김은수" w:date="2026-10-12T12:28:00Z">
        <w:r>
          <w:t xml:space="preserve">메시지 경계: </w:t>
        </w:r>
        <w:r>
          <w:rPr>
            <w:color w:val="C00000"/>
            <w:rPrChange w:id="753" w:author="김은수" w:date="2026-10-16T07:34:00Z">
              <w:rPr/>
            </w:rPrChange>
          </w:rPr>
          <w:t>QCC BLE Data 메시지는 type 1바이트와 data 0~19바이트로 총 1~20바이트이다.</w:t>
        </w:r>
        <w:r>
          <w:t xml:space="preserve"> E8300 SPI 전송 프레임은 별도 길이 1바이트를 포함한 21바이트이다. 무선 메시지와 물리 SPI 프레임을 같은 계층의 길이로 취급하지 않는다.</w:t>
        </w:r>
      </w:ins>
    </w:p>
    <w:p w14:paraId="2335AD84" w14:textId="77777777" w:rsidR="008B0BCB" w:rsidRDefault="00397FD9">
      <w:pPr>
        <w:pStyle w:val="TDC20"/>
        <w:spacing w:after="80"/>
        <w:rPr>
          <w:ins w:id="754" w:author="김은수" w:date="2026-10-12T12:28:00Z"/>
        </w:rPr>
      </w:pPr>
      <w:ins w:id="755" w:author="김은수" w:date="2026-10-12T12:28:00Z">
        <w:r>
          <w:t>제어 핀: E8300 QCC_CTRL(DIO24)은 High=정상 동작 요청, Low=종료 요청이며 초기값은 Low이다. ISD_CHECK(DIO13)는 High=내부기 연결, Low=미연결이며 초기값은 Low이다. CFX I2S_FLAG(DIO29)는 Low=입력 유효이다. QCC의 shutdown_ind 또는 I2S enable이라는 논리 이름만으로 물리 핀 극성을 변경하지 않는다.</w:t>
        </w:r>
      </w:ins>
    </w:p>
    <w:p w14:paraId="5D4E6DFA" w14:textId="77777777" w:rsidR="008B0BCB" w:rsidRDefault="00397FD9">
      <w:pPr>
        <w:pStyle w:val="TDC20"/>
        <w:spacing w:after="80"/>
        <w:rPr>
          <w:ins w:id="756" w:author="김은수" w:date="2026-10-12T12:28:00Z"/>
          <w:del w:id="757" w:author="김은수" w:date="2026-10-12T23:57:00Z"/>
        </w:rPr>
      </w:pPr>
      <w:ins w:id="758" w:author="김은수" w:date="2026-10-12T12:28:00Z">
        <w:del w:id="759" w:author="김은수" w:date="2026-10-12T23:57:00Z">
          <w:r>
            <w:delText>오디오 경로: QCC Classic 수신 오디오는 I2S로 CFX에 전달한다. SRS의 출력 사양은 24bit·16kHz이다. E8300 PCM1은 slave, 24bit, MSB 우선/정렬, 상승 에지, 2word 설정이며 16표본 블록을 처리한다. 16kHz 표본율과 0~8kHz 오디오 대역 요구는 구분한다. CFX는 일반 I2S 게인 1과 마이크 Gain A, 크래들 I2S Gain B와 마이크 Gain A, 매핑 연결 중 두 게인 1을 적용하며 혼합 후 2로 나누지 않는다.</w:delText>
          </w:r>
        </w:del>
      </w:ins>
    </w:p>
    <w:p w14:paraId="24DE0589" w14:textId="77777777" w:rsidR="000E2972" w:rsidRDefault="0034418E">
      <w:pPr>
        <w:pStyle w:val="TDC20"/>
        <w:rPr>
          <w:ins w:id="760" w:author="김은수" w:date="2026-10-12T23:57:00Z"/>
        </w:rPr>
      </w:pPr>
      <w:ins w:id="761" w:author="김은수" w:date="2026-10-12T23:57:00Z">
        <w:r>
          <w:t xml:space="preserve">오디오 입력은 DMIC1/DMIC2→E8300의 마이크 경로와 QCC→E8300의 I2S 경로로 구분한다. </w:t>
        </w:r>
        <w:r>
          <w:rPr>
            <w:color w:val="C00000"/>
            <w:rPrChange w:id="762" w:author="김은수" w:date="2026-10-16T07:34:00Z">
              <w:rPr/>
            </w:rPrChange>
          </w:rPr>
          <w:t>DMIC2는 QCC에도 연결되며 전화 통화 시 QCC가 수음한 음성을 통화 상대에게 송신한다. QCC의 Classic 수신 오디오는 I2S 24bit/16kHz로 CFX에 전달한다.</w:t>
        </w:r>
        <w:r>
          <w:t xml:space="preserve"> E8300 PCM1은 slave, 24bit, MSB 우선/정렬, 상승 에지, 2word 설정이며 16표본 블록을 처리한다. 16kHz 표본율과 0~8kHz 오디오 대역은 구분한다. CFX는 일반 I2S 게인 1과 마이크 Gain A, 크래들 I2S Gain B와 마이크 Gain A, 매핑 연결 중 두 게인 1을 적용하며 혼합 후 2로 나누지 않는다.</w:t>
        </w:r>
      </w:ins>
    </w:p>
    <w:p w14:paraId="5D73EE3C" w14:textId="1F12BA45" w:rsidR="008B0BCB" w:rsidRDefault="00397FD9" w:rsidP="00E52E39">
      <w:pPr>
        <w:pStyle w:val="TDC20"/>
        <w:spacing w:after="80"/>
        <w:ind w:left="0"/>
        <w:rPr>
          <w:ins w:id="763" w:author="김은수" w:date="2026-10-12T12:28:00Z"/>
          <w:del w:id="764" w:author="김은수" w:date="2026-10-12T23:57:00Z"/>
        </w:rPr>
        <w:pPrChange w:id="765" w:author="김은수" w:date="2026-10-16T17:01:00Z" w16du:dateUtc="2026-10-16T08:01:00Z">
          <w:pPr>
            <w:pStyle w:val="TDC20"/>
            <w:spacing w:after="80"/>
          </w:pPr>
        </w:pPrChange>
      </w:pPr>
      <w:ins w:id="766" w:author="김은수" w:date="2026-10-12T12:28:00Z">
        <w:del w:id="767" w:author="김은수" w:date="2026-10-12T23:57:00Z">
          <w:r>
            <w:rPr>
              <w:color w:val="C00000"/>
              <w:sz w:val="24"/>
              <w:szCs w:val="24"/>
              <w:u w:val="single"/>
            </w:rPr>
            <w:delText>[QCC 자료 입력] QCC shutdown_ind의 on/off 본문·그림이 상충한다. 실제 PIO 번호·전압·논리 반전, 기동/종료 대기와 I2S enable→I2S_FLAG Low 유효의 물리 대응을 확인해야 한다.</w:delText>
          </w:r>
          <w:r>
            <w:delText>모듈 사이의 데이터 경로: 시스템 관리가 PIO/전원/장치정보를 수집하여 Bluetooth 활성과 SPI 중계를 조정한다. Bluetooth의 AUTH service는 보안 처리의 Challenge/Response/Confirm/Status를 전달하며 일반 BLE Data는 인증·권한 조건을 만족한 메시지를 시스템 관리에 전달한다. 보안 처리는 toolbox와 보안 NVM을 사용하고, 보안 NVM은 HW 인터페이스 NVM을 통해 실제 저장 영역에 접근한다. Classic 오디오는 내장 라이브러리를 거쳐 I2S로 E8300에 전달한다.</w:delText>
          </w:r>
        </w:del>
      </w:ins>
    </w:p>
    <w:p w14:paraId="438756ED" w14:textId="77777777" w:rsidR="000E2972" w:rsidRDefault="0034418E">
      <w:pPr>
        <w:pStyle w:val="TDC20"/>
        <w:rPr>
          <w:ins w:id="768" w:author="김은수" w:date="2026-10-12T23:57:00Z"/>
        </w:rPr>
      </w:pPr>
      <w:ins w:id="769" w:author="김은수" w:date="2026-10-12T23:57:00Z">
        <w:r>
          <w:rPr>
            <w:color w:val="C00000"/>
            <w:rPrChange w:id="770" w:author="김은수" w:date="2026-10-16T07:34:00Z">
              <w:rPr/>
            </w:rPrChange>
          </w:rPr>
          <w:t>시스템 관리는 PIO/전원/장치 정보를 수집하여 Bluetooth 활성과 SPI 중계를 조정한다. AUTH service는 보안 처리의 Challenge/Response/Confirm/Status를 전달하며 일반 BLE Data는 인증/권한 조건을 만족한 메시지를 시스템 관리에 전달한다. 보안 처리는 toolbox와 보안 NVM을 사용하고 보안 NVM은 HW NVM을 통해 저장 영역에 접근한다. Classic 수신 오디오는 I2S로 E8300에 전달하고 전화 통화 상향은 DMIC2→QCC→통화 상대 경로로 처리한다.</w:t>
        </w:r>
      </w:ins>
    </w:p>
    <w:p w14:paraId="3A1EA7DA" w14:textId="04B87BF3" w:rsidR="008B0BCB" w:rsidRDefault="00397FD9">
      <w:pPr>
        <w:pStyle w:val="TDC20"/>
        <w:spacing w:after="80"/>
        <w:rPr>
          <w:ins w:id="771" w:author="김은수" w:date="2026-10-16T17:01:00Z" w16du:dateUtc="2026-10-16T08:01:00Z"/>
          <w:color w:val="C00000"/>
          <w:sz w:val="24"/>
          <w:szCs w:val="24"/>
          <w:u w:val="single"/>
        </w:rPr>
      </w:pPr>
      <w:ins w:id="772" w:author="김은수" w:date="2026-10-12T12:28:00Z">
        <w:del w:id="773" w:author="김은수" w:date="2026-10-13T00:30:00Z">
          <w:r>
            <w:rPr>
              <w:color w:val="C00000"/>
              <w:sz w:val="24"/>
              <w:szCs w:val="24"/>
              <w:u w:val="single"/>
            </w:rPr>
            <w:delText>[QCC 자료 입력] 인증 전 데이터 차단/앱별 권한, 실제 AUTH UUID와 characteristic 길이, CRA 알고리즘·키 역할, NVM 보호·난수 bootstrap, 무통신/실패 제한 경계, QCC 자체 OTA와 기동 이미지 무결성의 상세 설계 및 구현 근거가 필요하다.</w:delText>
          </w:r>
        </w:del>
      </w:ins>
    </w:p>
    <w:p w14:paraId="0EC55117" w14:textId="7D8EF7E1" w:rsidR="00D07E13" w:rsidRDefault="00D07E13">
      <w:pPr>
        <w:widowControl/>
        <w:wordWrap/>
        <w:autoSpaceDE/>
        <w:autoSpaceDN/>
        <w:rPr>
          <w:ins w:id="774" w:author="김은수" w:date="2026-10-16T17:01:00Z" w16du:dateUtc="2026-10-16T08:01:00Z"/>
          <w:rFonts w:ascii="맑은 고딕" w:eastAsia="맑은 고딕" w:hAnsi="맑은 고딕" w:cs="맑은 고딕"/>
          <w:color w:val="C00000"/>
          <w:sz w:val="24"/>
          <w:szCs w:val="24"/>
          <w:u w:val="single"/>
          <w:lang w:val="ko-KR"/>
        </w:rPr>
      </w:pPr>
      <w:ins w:id="775" w:author="김은수" w:date="2026-10-16T17:01:00Z" w16du:dateUtc="2026-10-16T08:01:00Z">
        <w:r>
          <w:rPr>
            <w:color w:val="C00000"/>
            <w:sz w:val="24"/>
            <w:szCs w:val="24"/>
            <w:u w:val="single"/>
          </w:rPr>
          <w:br w:type="page"/>
        </w:r>
      </w:ins>
    </w:p>
    <w:p w14:paraId="451A234C" w14:textId="77777777" w:rsidR="007B5050" w:rsidRPr="00C34F72" w:rsidRDefault="007B5050">
      <w:pPr>
        <w:pStyle w:val="TDC40"/>
        <w:spacing w:after="0"/>
        <w:rPr>
          <w:ins w:id="776" w:author="김은수" w:date="2026-09-29T18:27:00Z" w16du:dateUtc="2026-09-29T09:27:00Z"/>
          <w:del w:id="777" w:author="김은수" w:date="2026-10-01T06:57:00Z"/>
          <w:u w:val="single"/>
        </w:rPr>
        <w:pPrChange w:id="778" w:author="김은수" w:date="2026-10-01T06:57:00Z">
          <w:pPr>
            <w:wordWrap/>
            <w:spacing w:after="0" w:line="240" w:lineRule="auto"/>
            <w:ind w:leftChars="100" w:left="200"/>
          </w:pPr>
        </w:pPrChange>
      </w:pPr>
      <w:bookmarkStart w:id="779" w:name="_Toc242733776"/>
      <w:bookmarkStart w:id="780" w:name="_Toc242735787"/>
      <w:bookmarkStart w:id="781" w:name="_Toc242774845"/>
      <w:bookmarkEnd w:id="779"/>
      <w:bookmarkEnd w:id="780"/>
      <w:bookmarkEnd w:id="781"/>
    </w:p>
    <w:p w14:paraId="16C8F0EE" w14:textId="77777777" w:rsidR="0067373B" w:rsidRPr="00C34F72" w:rsidRDefault="00103FA5">
      <w:pPr>
        <w:pStyle w:val="TDC2"/>
        <w:rPr>
          <w:ins w:id="782" w:author="김은수" w:date="2026-09-29T18:27:00Z" w16du:dateUtc="2026-09-29T09:27:00Z"/>
        </w:rPr>
        <w:pPrChange w:id="783" w:author="김은수" w:date="2026-10-01T06:57:00Z">
          <w:pPr>
            <w:pStyle w:val="2"/>
            <w:numPr>
              <w:ilvl w:val="1"/>
              <w:numId w:val="7"/>
            </w:numPr>
            <w:wordWrap/>
            <w:spacing w:line="240" w:lineRule="auto"/>
            <w:ind w:left="992" w:hanging="567"/>
          </w:pPr>
        </w:pPrChange>
      </w:pPr>
      <w:bookmarkStart w:id="784" w:name="_Toc242774846"/>
      <w:ins w:id="785" w:author="김은수" w:date="2026-09-29T18:27:00Z" w16du:dateUtc="2026-09-29T09:27:00Z">
        <w:r>
          <w:t>부트로더 소프트웨어 아키텍쳐</w:t>
        </w:r>
        <w:bookmarkEnd w:id="784"/>
      </w:ins>
    </w:p>
    <w:p w14:paraId="35CF9787" w14:textId="77777777" w:rsidR="00103FA5" w:rsidRPr="00C34F72" w:rsidRDefault="00103FA5">
      <w:pPr>
        <w:pStyle w:val="TDC3"/>
        <w:rPr>
          <w:ins w:id="786" w:author="김은수" w:date="2026-09-29T18:27:00Z" w16du:dateUtc="2026-09-29T09:27:00Z"/>
        </w:rPr>
        <w:pPrChange w:id="787" w:author="김은수" w:date="2026-10-01T06:57:00Z">
          <w:pPr>
            <w:pStyle w:val="2"/>
            <w:numPr>
              <w:ilvl w:val="2"/>
              <w:numId w:val="7"/>
            </w:numPr>
            <w:ind w:left="1418" w:hanging="567"/>
          </w:pPr>
        </w:pPrChange>
      </w:pPr>
      <w:bookmarkStart w:id="788" w:name="_Toc242774847"/>
      <w:ins w:id="789" w:author="김은수" w:date="2026-09-29T18:27:00Z" w16du:dateUtc="2026-09-29T09:27:00Z">
        <w:r w:rsidRPr="00C34F72">
          <w:rPr>
            <w:rFonts w:hint="eastAsia"/>
          </w:rPr>
          <w:t>부트</w:t>
        </w:r>
        <w:r w:rsidRPr="00C34F72">
          <w:t xml:space="preserve"> 제어 및 이미지 적재 모듈</w:t>
        </w:r>
        <w:bookmarkEnd w:id="788"/>
      </w:ins>
    </w:p>
    <w:p w14:paraId="77F4F14D" w14:textId="77777777" w:rsidR="00B47CC1" w:rsidRPr="00C34F72" w:rsidRDefault="00B47CC1">
      <w:pPr>
        <w:pStyle w:val="TDC30"/>
        <w:rPr>
          <w:ins w:id="790" w:author="김은수" w:date="2026-09-29T18:27:00Z" w16du:dateUtc="2026-09-29T09:27:00Z"/>
        </w:rPr>
        <w:pPrChange w:id="791" w:author="김은수" w:date="2026-10-01T06:57:00Z">
          <w:pPr>
            <w:ind w:leftChars="400" w:left="800"/>
          </w:pPr>
        </w:pPrChange>
      </w:pPr>
      <w:ins w:id="792" w:author="김은수" w:date="2026-09-29T18:27:00Z" w16du:dateUtc="2026-09-29T09:27:00Z">
        <w:r w:rsidRPr="00C34F72">
          <w:rPr>
            <w:rFonts w:hint="eastAsia"/>
          </w:rPr>
          <w:t>코어</w:t>
        </w:r>
        <w:r w:rsidRPr="00C34F72">
          <w:t xml:space="preserve"> 실행에 필요한 하드웨어와 메모리를 설정하고 실행 이미지를 검사하여 적재한다. 기본 이미지와 대체 이미지의 기동 상태를 관리한다.</w:t>
        </w:r>
      </w:ins>
    </w:p>
    <w:p w14:paraId="0ADA2052" w14:textId="77777777" w:rsidR="00103FA5" w:rsidRPr="00C34F72" w:rsidRDefault="00103FA5">
      <w:pPr>
        <w:pStyle w:val="TDC3"/>
        <w:rPr>
          <w:ins w:id="793" w:author="김은수" w:date="2026-09-29T18:27:00Z" w16du:dateUtc="2026-09-29T09:27:00Z"/>
        </w:rPr>
        <w:pPrChange w:id="794" w:author="김은수" w:date="2026-10-01T06:57:00Z">
          <w:pPr>
            <w:pStyle w:val="3"/>
            <w:numPr>
              <w:ilvl w:val="2"/>
              <w:numId w:val="7"/>
            </w:numPr>
            <w:ind w:leftChars="0" w:left="1418" w:firstLineChars="0" w:hanging="567"/>
          </w:pPr>
        </w:pPrChange>
      </w:pPr>
      <w:bookmarkStart w:id="795" w:name="_Toc242774848"/>
      <w:ins w:id="796" w:author="김은수" w:date="2026-09-29T18:27:00Z" w16du:dateUtc="2026-09-29T09:27:00Z">
        <w:r w:rsidRPr="00C34F72">
          <w:rPr>
            <w:rFonts w:hint="eastAsia"/>
          </w:rPr>
          <w:t>무선</w:t>
        </w:r>
        <w:r w:rsidRPr="00C34F72">
          <w:t xml:space="preserve"> 갱신 모듈</w:t>
        </w:r>
        <w:bookmarkEnd w:id="795"/>
      </w:ins>
    </w:p>
    <w:p w14:paraId="6D169B50" w14:textId="77777777" w:rsidR="00B47CC1" w:rsidRPr="00C34F72" w:rsidRDefault="00B47CC1">
      <w:pPr>
        <w:pStyle w:val="TDC30"/>
        <w:rPr>
          <w:ins w:id="797" w:author="김은수" w:date="2026-09-29T18:27:00Z" w16du:dateUtc="2026-09-29T09:27:00Z"/>
        </w:rPr>
        <w:pPrChange w:id="798" w:author="김은수" w:date="2026-10-01T06:57:00Z">
          <w:pPr>
            <w:ind w:leftChars="800" w:left="1600"/>
          </w:pPr>
        </w:pPrChange>
      </w:pPr>
      <w:ins w:id="799" w:author="김은수" w:date="2026-09-29T18:27:00Z" w16du:dateUtc="2026-09-29T09:27:00Z">
        <w:r w:rsidRPr="00C34F72">
          <w:t>CM3 응용 프로그램이 QCC를 통해 수신한 갱신 데이터를 저장한다. 부트로더는 다음 기동 시 선택된 이미지를 검사하고 적재한다.</w:t>
        </w:r>
      </w:ins>
    </w:p>
    <w:p w14:paraId="17514EBE" w14:textId="77777777" w:rsidR="002E582F" w:rsidRDefault="002E582F">
      <w:pPr>
        <w:pStyle w:val="TDC1"/>
        <w:pPrChange w:id="800" w:author="김은수" w:date="2026-10-01T06:57:00Z">
          <w:pPr>
            <w:pStyle w:val="10"/>
            <w:numPr>
              <w:numId w:val="7"/>
            </w:numPr>
            <w:wordWrap/>
            <w:spacing w:after="0" w:line="240" w:lineRule="auto"/>
            <w:ind w:left="425" w:hanging="425"/>
          </w:pPr>
        </w:pPrChange>
      </w:pPr>
      <w:bookmarkStart w:id="801" w:name="_Toc242774849"/>
      <w:r w:rsidRPr="00C34F72">
        <w:rPr>
          <w:rFonts w:hint="eastAsia"/>
        </w:rPr>
        <w:t>소프트웨어</w:t>
      </w:r>
      <w:r w:rsidRPr="00C34F72">
        <w:t xml:space="preserve"> 요구사항 추적성</w:t>
      </w:r>
      <w:bookmarkEnd w:id="801"/>
    </w:p>
    <w:tbl>
      <w:tblPr>
        <w:tblStyle w:val="TDC11"/>
        <w:tblW w:w="0" w:type="auto"/>
        <w:tblLayout w:type="fixed"/>
        <w:tblLook w:val="04A0" w:firstRow="1" w:lastRow="0" w:firstColumn="1" w:lastColumn="0" w:noHBand="0" w:noVBand="1"/>
        <w:tblPrChange w:id="802" w:author="김은수" w:date="2026-10-01T06:57:00Z">
          <w:tblPr>
            <w:tblStyle w:val="TDC11"/>
            <w:tblW w:w="0" w:type="nil"/>
            <w:tblLayout w:type="fixed"/>
            <w:tblLook w:val="04A0" w:firstRow="1" w:lastRow="0" w:firstColumn="1" w:lastColumn="0" w:noHBand="0" w:noVBand="1"/>
          </w:tblPr>
        </w:tblPrChange>
      </w:tblPr>
      <w:tblGrid>
        <w:gridCol w:w="1804"/>
        <w:gridCol w:w="3917"/>
        <w:gridCol w:w="3917"/>
        <w:tblGridChange w:id="803">
          <w:tblGrid>
            <w:gridCol w:w="360"/>
            <w:gridCol w:w="360"/>
            <w:gridCol w:w="360"/>
            <w:gridCol w:w="4641"/>
            <w:gridCol w:w="3917"/>
          </w:tblGrid>
        </w:tblGridChange>
      </w:tblGrid>
      <w:tr w:rsidR="002E582F" w:rsidRPr="003F2E8B" w14:paraId="473B2F9F" w14:textId="77777777" w:rsidTr="00CC0AAE">
        <w:trPr>
          <w:cnfStyle w:val="100000000000" w:firstRow="1" w:lastRow="0" w:firstColumn="0" w:lastColumn="0" w:oddVBand="0" w:evenVBand="0" w:oddHBand="0" w:evenHBand="0" w:firstRowFirstColumn="0" w:firstRowLastColumn="0" w:lastRowFirstColumn="0" w:lastRowLastColumn="0"/>
          <w:cantSplit/>
          <w:tblHeader/>
          <w:del w:id="804" w:author="김은수" w:date="2026-10-12T00:19:00Z"/>
          <w:trPrChange w:id="805"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5721" w:type="dxa"/>
            <w:gridSpan w:val="2"/>
            <w:tcPrChange w:id="806" w:author="김은수" w:date="2026-10-01T06:57:00Z">
              <w:tcPr>
                <w:tcW w:w="5589" w:type="dxa"/>
                <w:gridSpan w:val="2"/>
                <w:shd w:val="clear" w:color="auto" w:fill="D9D9D9" w:themeFill="background1" w:themeFillShade="D9"/>
              </w:tcPr>
            </w:tcPrChange>
          </w:tcPr>
          <w:p w14:paraId="25467A1C" w14:textId="77777777" w:rsidR="002E582F" w:rsidRPr="00895B94" w:rsidRDefault="002E582F">
            <w:pPr>
              <w:pStyle w:val="TDC0"/>
              <w:keepNext w:val="0"/>
              <w:cnfStyle w:val="101000000000" w:firstRow="1" w:lastRow="0" w:firstColumn="1" w:lastColumn="0" w:oddVBand="0" w:evenVBand="0" w:oddHBand="0" w:evenHBand="0" w:firstRowFirstColumn="0" w:firstRowLastColumn="0" w:lastRowFirstColumn="0" w:lastRowLastColumn="0"/>
              <w:rPr>
                <w:rFonts w:asciiTheme="minorEastAsia" w:hAnsiTheme="minorEastAsia" w:cs="Times New Roman"/>
              </w:rPr>
              <w:pPrChange w:id="807" w:author="김은수" w:date="2026-10-01T06:57:00Z">
                <w:pPr>
                  <w:pStyle w:val="a8"/>
                  <w:widowControl/>
                  <w:wordWrap/>
                  <w:autoSpaceDE/>
                  <w:autoSpaceDN/>
                  <w:ind w:leftChars="0" w:left="0"/>
                  <w:cnfStyle w:val="101000000000" w:firstRow="1" w:lastRow="0" w:firstColumn="1" w:lastColumn="0" w:oddVBand="0" w:evenVBand="0" w:oddHBand="0" w:evenHBand="0" w:firstRowFirstColumn="0" w:firstRowLastColumn="0" w:lastRowFirstColumn="0" w:lastRowLastColumn="0"/>
                </w:pPr>
              </w:pPrChange>
            </w:pPr>
            <w:r w:rsidRPr="00895B94">
              <w:rPr>
                <w:b/>
                <w:rPrChange w:id="808" w:author="김은수" w:date="2026-10-01T06:57:00Z">
                  <w:rPr>
                    <w:rFonts w:asciiTheme="minorEastAsia" w:eastAsiaTheme="minorEastAsia" w:hAnsiTheme="minorEastAsia" w:cs="Times New Roman"/>
                    <w:b w:val="0"/>
                    <w:color w:val="auto"/>
                    <w:szCs w:val="22"/>
                    <w:lang w:val="en-US"/>
                  </w:rPr>
                </w:rPrChange>
              </w:rPr>
              <w:t>Software requirements</w:t>
            </w:r>
          </w:p>
        </w:tc>
        <w:tc>
          <w:tcPr>
            <w:tcW w:w="3917" w:type="dxa"/>
            <w:vMerge w:val="restart"/>
            <w:tcPrChange w:id="809" w:author="김은수" w:date="2026-10-01T06:57:00Z">
              <w:tcPr>
                <w:tcW w:w="3827" w:type="dxa"/>
                <w:vMerge w:val="restart"/>
                <w:shd w:val="clear" w:color="auto" w:fill="D9D9D9" w:themeFill="background1" w:themeFillShade="D9"/>
              </w:tcPr>
            </w:tcPrChange>
          </w:tcPr>
          <w:p w14:paraId="1BC748A9" w14:textId="77777777" w:rsidR="002E582F" w:rsidRPr="00895B94" w:rsidRDefault="002E582F">
            <w:pPr>
              <w:pStyle w:val="TDC0"/>
              <w:keepNext w:val="0"/>
              <w:cnfStyle w:val="100000000000" w:firstRow="1" w:lastRow="0" w:firstColumn="0" w:lastColumn="0" w:oddVBand="0" w:evenVBand="0" w:oddHBand="0" w:evenHBand="0" w:firstRowFirstColumn="0" w:firstRowLastColumn="0" w:lastRowFirstColumn="0" w:lastRowLastColumn="0"/>
              <w:rPr>
                <w:rFonts w:asciiTheme="minorEastAsia" w:hAnsiTheme="minorEastAsia" w:cs="Times New Roman"/>
              </w:rPr>
              <w:pPrChange w:id="810" w:author="김은수" w:date="2026-10-01T06:57:00Z">
                <w:pPr>
                  <w:pStyle w:val="a8"/>
                  <w:widowControl/>
                  <w:wordWrap/>
                  <w:autoSpaceDE/>
                  <w:autoSpaceDN/>
                  <w:ind w:leftChars="0" w:left="0"/>
                  <w:cnfStyle w:val="100000000000" w:firstRow="1" w:lastRow="0" w:firstColumn="0" w:lastColumn="0" w:oddVBand="0" w:evenVBand="0" w:oddHBand="0" w:evenHBand="0" w:firstRowFirstColumn="0" w:firstRowLastColumn="0" w:lastRowFirstColumn="0" w:lastRowLastColumn="0"/>
                </w:pPr>
              </w:pPrChange>
            </w:pPr>
            <w:r w:rsidRPr="00895B94">
              <w:rPr>
                <w:b/>
                <w:rPrChange w:id="811" w:author="김은수" w:date="2026-10-01T06:57:00Z">
                  <w:rPr>
                    <w:rFonts w:asciiTheme="minorEastAsia" w:eastAsiaTheme="minorEastAsia" w:hAnsiTheme="minorEastAsia" w:cs="Times New Roman"/>
                    <w:b w:val="0"/>
                    <w:color w:val="auto"/>
                    <w:szCs w:val="22"/>
                    <w:lang w:val="en-US"/>
                  </w:rPr>
                </w:rPrChange>
              </w:rPr>
              <w:t xml:space="preserve">Software </w:t>
            </w:r>
            <w:r w:rsidR="00E85468">
              <w:rPr>
                <w:b/>
                <w:rPrChange w:id="812" w:author="김은수" w:date="2026-10-01T06:57:00Z">
                  <w:rPr>
                    <w:rFonts w:asciiTheme="minorEastAsia" w:eastAsiaTheme="minorEastAsia" w:hAnsiTheme="minorEastAsia" w:cs="Times New Roman"/>
                    <w:b w:val="0"/>
                    <w:color w:val="auto"/>
                    <w:szCs w:val="22"/>
                    <w:lang w:val="en-US"/>
                  </w:rPr>
                </w:rPrChange>
              </w:rPr>
              <w:t>Module</w:t>
            </w:r>
          </w:p>
        </w:tc>
      </w:tr>
      <w:tr w:rsidR="002E582F" w:rsidRPr="003F2E8B" w14:paraId="0D29B573" w14:textId="77777777" w:rsidTr="00CA626D">
        <w:trPr>
          <w:cantSplit/>
          <w:del w:id="813" w:author="김은수" w:date="2026-10-12T00:19:00Z"/>
          <w:trPrChange w:id="814" w:author="김은수" w:date="2026-10-01T16:29:00Z" w16du:dateUtc="2026-10-01T07:29: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815" w:author="김은수" w:date="2026-10-01T16:29:00Z" w16du:dateUtc="2026-10-01T07:29:00Z">
              <w:tcPr>
                <w:tcW w:w="1762" w:type="dxa"/>
                <w:shd w:val="clear" w:color="auto" w:fill="D9D9D9" w:themeFill="background1" w:themeFillShade="D9"/>
              </w:tcPr>
            </w:tcPrChange>
          </w:tcPr>
          <w:p w14:paraId="449EB164" w14:textId="77777777" w:rsidR="002E582F" w:rsidRPr="00C34F72" w:rsidRDefault="002E582F">
            <w:pPr>
              <w:pStyle w:val="TDCe"/>
              <w:rPr>
                <w:rFonts w:asciiTheme="minorEastAsia" w:hAnsiTheme="minorEastAsia" w:cs="Times New Roman"/>
              </w:rPr>
              <w:pPrChange w:id="816" w:author="김은수" w:date="2026-10-01T06:57:00Z">
                <w:pPr>
                  <w:pStyle w:val="a8"/>
                  <w:widowControl/>
                  <w:wordWrap/>
                  <w:autoSpaceDE/>
                  <w:autoSpaceDN/>
                  <w:ind w:leftChars="0" w:left="0"/>
                </w:pPr>
              </w:pPrChange>
            </w:pPr>
            <w:r w:rsidRPr="00895B94">
              <w:rPr>
                <w:b/>
                <w:rPrChange w:id="817" w:author="김은수" w:date="2026-10-01T06:57:00Z">
                  <w:rPr>
                    <w:rFonts w:asciiTheme="minorEastAsia" w:eastAsiaTheme="minorEastAsia" w:hAnsiTheme="minorEastAsia" w:cs="Times New Roman"/>
                    <w:b w:val="0"/>
                    <w:color w:val="auto"/>
                    <w:szCs w:val="22"/>
                    <w:lang w:val="en-US"/>
                  </w:rPr>
                </w:rPrChange>
              </w:rPr>
              <w:t>Requirements ID</w:t>
            </w:r>
          </w:p>
        </w:tc>
        <w:tc>
          <w:tcPr>
            <w:tcW w:w="3917" w:type="dxa"/>
            <w:shd w:val="clear" w:color="auto" w:fill="F5F5F5"/>
            <w:tcPrChange w:id="818" w:author="김은수" w:date="2026-10-01T16:29:00Z" w16du:dateUtc="2026-10-01T07:29:00Z">
              <w:tcPr>
                <w:tcW w:w="3827" w:type="dxa"/>
                <w:shd w:val="clear" w:color="auto" w:fill="D9D9D9" w:themeFill="background1" w:themeFillShade="D9"/>
              </w:tcPr>
            </w:tcPrChange>
          </w:tcPr>
          <w:p w14:paraId="17081FE0" w14:textId="77777777" w:rsidR="002E582F" w:rsidRPr="00CA626D" w:rsidRDefault="00895B94">
            <w:pPr>
              <w:pStyle w:val="TDC7"/>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b/>
                <w:bCs/>
                <w:rPrChange w:id="819" w:author="김은수" w:date="2026-10-01T16:29:00Z" w16du:dateUtc="2026-10-01T07:29:00Z">
                  <w:rPr>
                    <w:rFonts w:asciiTheme="minorEastAsia" w:hAnsiTheme="minorEastAsia" w:cs="Times New Roman"/>
                  </w:rPr>
                </w:rPrChange>
              </w:rPr>
              <w:pPrChange w:id="820" w:author="김은수" w:date="2026-10-01T16:30:00Z" w16du:dateUtc="2026-10-01T07:30:00Z">
                <w:pPr>
                  <w:pStyle w:val="a8"/>
                  <w:widowControl/>
                  <w:wordWrap/>
                  <w:autoSpaceDE/>
                  <w:autoSpaceDN/>
                  <w:ind w:leftChars="0" w:left="0"/>
                  <w:cnfStyle w:val="000000000000" w:firstRow="0" w:lastRow="0" w:firstColumn="0" w:lastColumn="0" w:oddVBand="0" w:evenVBand="0" w:oddHBand="0" w:evenHBand="0" w:firstRowFirstColumn="0" w:firstRowLastColumn="0" w:lastRowFirstColumn="0" w:lastRowLastColumn="0"/>
                </w:pPr>
              </w:pPrChange>
            </w:pPr>
            <w:r w:rsidRPr="00CA626D">
              <w:rPr>
                <w:b/>
                <w:bCs/>
                <w:rPrChange w:id="821" w:author="김은수" w:date="2026-10-01T16:29:00Z" w16du:dateUtc="2026-10-01T07:29:00Z">
                  <w:rPr>
                    <w:rFonts w:asciiTheme="minorEastAsia" w:eastAsiaTheme="minorEastAsia" w:hAnsiTheme="minorEastAsia" w:cs="Times New Roman"/>
                    <w:color w:val="auto"/>
                    <w:szCs w:val="22"/>
                    <w:lang w:val="en-US"/>
                  </w:rPr>
                </w:rPrChange>
              </w:rPr>
              <w:t>Subject</w:t>
            </w:r>
          </w:p>
        </w:tc>
        <w:tc>
          <w:tcPr>
            <w:tcW w:w="3917" w:type="dxa"/>
            <w:vMerge/>
            <w:tcPrChange w:id="822" w:author="김은수" w:date="2026-10-01T16:29:00Z" w16du:dateUtc="2026-10-01T07:29:00Z">
              <w:tcPr>
                <w:tcW w:w="3827" w:type="dxa"/>
                <w:vMerge/>
              </w:tcPr>
            </w:tcPrChange>
          </w:tcPr>
          <w:p w14:paraId="2DBB7FFC" w14:textId="77777777" w:rsidR="002E582F" w:rsidRPr="00895B94" w:rsidRDefault="002E582F">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823" w:author="김은수" w:date="2026-10-01T06:57:00Z">
                <w:pPr>
                  <w:pStyle w:val="a8"/>
                  <w:widowControl/>
                  <w:wordWrap/>
                  <w:autoSpaceDE/>
                  <w:autoSpaceDN/>
                  <w:ind w:leftChars="0" w:left="0"/>
                  <w:cnfStyle w:val="000000000000" w:firstRow="0" w:lastRow="0" w:firstColumn="0" w:lastColumn="0" w:oddVBand="0" w:evenVBand="0" w:oddHBand="0" w:evenHBand="0" w:firstRowFirstColumn="0" w:firstRowLastColumn="0" w:lastRowFirstColumn="0" w:lastRowLastColumn="0"/>
                </w:pPr>
              </w:pPrChange>
            </w:pPr>
          </w:p>
        </w:tc>
      </w:tr>
      <w:tr w:rsidR="002E582F" w:rsidRPr="00085F97" w14:paraId="69F760A5" w14:textId="77777777" w:rsidTr="00CC0AAE">
        <w:trPr>
          <w:cantSplit/>
          <w:del w:id="824" w:author="김은수" w:date="2026-10-12T00:19:00Z"/>
          <w:trPrChange w:id="825"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826" w:author="김은수" w:date="2026-10-01T06:57:00Z">
              <w:tcPr>
                <w:tcW w:w="1762" w:type="dxa"/>
              </w:tcPr>
            </w:tcPrChange>
          </w:tcPr>
          <w:p w14:paraId="1422BA85" w14:textId="77777777" w:rsidR="002E582F" w:rsidRPr="00850940" w:rsidRDefault="00617422">
            <w:pPr>
              <w:pStyle w:val="TDCe"/>
              <w:pPrChange w:id="827" w:author="김은수" w:date="2026-10-01T06:57:00Z">
                <w:pPr/>
              </w:pPrChange>
            </w:pPr>
            <w:r>
              <w:rPr>
                <w:b/>
                <w:rPrChange w:id="828" w:author="김은수" w:date="2026-10-01T06:57:00Z">
                  <w:rPr>
                    <w:rFonts w:asciiTheme="minorHAnsi" w:eastAsiaTheme="minorEastAsia" w:hAnsiTheme="minorHAnsi" w:cstheme="minorBidi"/>
                    <w:b w:val="0"/>
                    <w:color w:val="auto"/>
                    <w:szCs w:val="22"/>
                    <w:lang w:val="en-US"/>
                  </w:rPr>
                </w:rPrChange>
              </w:rPr>
              <w:t>SW-FW-RID-1</w:t>
            </w:r>
          </w:p>
        </w:tc>
        <w:tc>
          <w:tcPr>
            <w:tcW w:w="3917" w:type="dxa"/>
            <w:tcPrChange w:id="829" w:author="김은수" w:date="2026-10-01T06:57:00Z">
              <w:tcPr>
                <w:tcW w:w="3827" w:type="dxa"/>
              </w:tcPr>
            </w:tcPrChange>
          </w:tcPr>
          <w:p w14:paraId="135A4D92"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83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831" w:author="김은수" w:date="2026-09-29T18:27:00Z" w16du:dateUtc="2026-09-29T09:27:00Z">
              <w:r>
                <w:rPr>
                  <w:rFonts w:asciiTheme="minorEastAsia" w:hAnsiTheme="minorEastAsia" w:cs="Times New Roman" w:hint="eastAsia"/>
                </w:rPr>
                <w:delText>전채널 자극률</w:delText>
              </w:r>
            </w:del>
            <w:ins w:id="832" w:author="김은수" w:date="2026-09-29T18:27:00Z" w16du:dateUtc="2026-09-29T09:27:00Z">
              <w:r>
                <w:rPr>
                  <w:rFonts w:hint="eastAsia"/>
                  <w:rPrChange w:id="833" w:author="김은수" w:date="2026-10-01T06:57:00Z">
                    <w:rPr>
                      <w:rFonts w:asciiTheme="minorEastAsia" w:eastAsiaTheme="minorEastAsia" w:hAnsiTheme="minorEastAsia" w:cs="Times New Roman" w:hint="eastAsia"/>
                      <w:color w:val="auto"/>
                      <w:szCs w:val="22"/>
                      <w:lang w:val="en-US"/>
                    </w:rPr>
                  </w:rPrChange>
                </w:rPr>
                <w:t>전채널</w:t>
              </w:r>
              <w:r>
                <w:rPr>
                  <w:rPrChange w:id="834" w:author="김은수" w:date="2026-10-01T06:57:00Z">
                    <w:rPr>
                      <w:rFonts w:asciiTheme="minorEastAsia" w:eastAsiaTheme="minorEastAsia" w:hAnsiTheme="minorEastAsia" w:cs="Times New Roman"/>
                      <w:color w:val="auto"/>
                      <w:szCs w:val="22"/>
                      <w:lang w:val="en-US"/>
                    </w:rPr>
                  </w:rPrChange>
                </w:rPr>
                <w:t xml:space="preserve"> 동시에 자극률은 20kHz이상이어야 한다.(32채널 사용)</w:t>
              </w:r>
            </w:ins>
          </w:p>
        </w:tc>
        <w:tc>
          <w:tcPr>
            <w:tcW w:w="3917" w:type="dxa"/>
            <w:tcPrChange w:id="835" w:author="김은수" w:date="2026-10-01T06:57:00Z">
              <w:tcPr>
                <w:tcW w:w="3827" w:type="dxa"/>
              </w:tcPr>
            </w:tcPrChange>
          </w:tcPr>
          <w:p w14:paraId="0A5E97EF"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836" w:author="김은수" w:date="2026-10-01T16:26:00Z" w16du:dateUtc="2026-10-01T07:26:00Z">
                  <w:rPr>
                    <w:rFonts w:asciiTheme="minorEastAsia" w:hAnsiTheme="minorEastAsia" w:cs="Times New Roman"/>
                  </w:rPr>
                </w:rPrChange>
              </w:rPr>
              <w:pPrChange w:id="83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838" w:author="김은수" w:date="2026-09-29T18:27:00Z" w16du:dateUtc="2026-09-29T09:27:00Z">
              <w:r w:rsidRPr="00C34F72">
                <w:rPr>
                  <w:lang w:val="en-US"/>
                  <w:rPrChange w:id="839" w:author="김은수" w:date="2026-10-01T16:26:00Z" w16du:dateUtc="2026-10-01T07:26:00Z">
                    <w:rPr>
                      <w:rFonts w:asciiTheme="minorHAnsi" w:eastAsiaTheme="minorEastAsia" w:hAnsiTheme="minorHAnsi" w:cstheme="minorBidi"/>
                      <w:color w:val="auto"/>
                      <w:szCs w:val="22"/>
                      <w:lang w:val="en-US"/>
                    </w:rPr>
                  </w:rPrChange>
                </w:rPr>
                <w:t xml:space="preserve">CM3 / CFX </w:t>
              </w:r>
            </w:ins>
            <w:r w:rsidRPr="00C34F72">
              <w:rPr>
                <w:lang w:val="en-US"/>
                <w:rPrChange w:id="840" w:author="김은수" w:date="2026-10-01T16:26:00Z" w16du:dateUtc="2026-10-01T07:26:00Z">
                  <w:rPr>
                    <w:rFonts w:asciiTheme="minorHAnsi" w:eastAsiaTheme="minorEastAsia" w:hAnsiTheme="minorHAnsi" w:cstheme="minorBidi"/>
                    <w:color w:val="auto"/>
                    <w:szCs w:val="22"/>
                    <w:lang w:val="en-US"/>
                  </w:rPr>
                </w:rPrChange>
              </w:rPr>
              <w:t>Internal Stimulation Device Execution Module</w:t>
            </w:r>
          </w:p>
        </w:tc>
      </w:tr>
      <w:tr w:rsidR="002E582F" w:rsidRPr="00085F97" w14:paraId="6A103C33" w14:textId="77777777" w:rsidTr="00CC0AAE">
        <w:trPr>
          <w:cantSplit/>
          <w:del w:id="841" w:author="김은수" w:date="2026-10-12T00:19:00Z"/>
          <w:trPrChange w:id="842"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843" w:author="김은수" w:date="2026-10-01T06:57:00Z">
              <w:tcPr>
                <w:tcW w:w="1762" w:type="dxa"/>
              </w:tcPr>
            </w:tcPrChange>
          </w:tcPr>
          <w:p w14:paraId="52439C51" w14:textId="77777777" w:rsidR="002E582F" w:rsidRPr="00850940" w:rsidRDefault="00617422">
            <w:pPr>
              <w:pStyle w:val="TDCe"/>
              <w:pPrChange w:id="844" w:author="김은수" w:date="2026-10-01T06:57:00Z">
                <w:pPr/>
              </w:pPrChange>
            </w:pPr>
            <w:r>
              <w:rPr>
                <w:b/>
                <w:rPrChange w:id="845" w:author="김은수" w:date="2026-10-01T06:57:00Z">
                  <w:rPr>
                    <w:rFonts w:asciiTheme="minorHAnsi" w:eastAsiaTheme="minorEastAsia" w:hAnsiTheme="minorHAnsi" w:cstheme="minorBidi"/>
                    <w:b w:val="0"/>
                    <w:color w:val="auto"/>
                    <w:szCs w:val="22"/>
                    <w:lang w:val="en-US"/>
                  </w:rPr>
                </w:rPrChange>
              </w:rPr>
              <w:t>SW-FW-RID-2</w:t>
            </w:r>
          </w:p>
        </w:tc>
        <w:tc>
          <w:tcPr>
            <w:tcW w:w="3917" w:type="dxa"/>
            <w:tcPrChange w:id="846" w:author="김은수" w:date="2026-10-01T06:57:00Z">
              <w:tcPr>
                <w:tcW w:w="3827" w:type="dxa"/>
              </w:tcPr>
            </w:tcPrChange>
          </w:tcPr>
          <w:p w14:paraId="06D0AB5E"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84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848" w:author="김은수" w:date="2026-09-29T18:27:00Z" w16du:dateUtc="2026-09-29T09:27:00Z">
              <w:r>
                <w:rPr>
                  <w:rFonts w:asciiTheme="minorEastAsia" w:hAnsiTheme="minorEastAsia" w:cs="Times New Roman" w:hint="eastAsia"/>
                </w:rPr>
                <w:delText>채널별 자극률</w:delText>
              </w:r>
            </w:del>
            <w:ins w:id="849" w:author="김은수" w:date="2026-09-29T18:27:00Z" w16du:dateUtc="2026-09-29T09:27:00Z">
              <w:r>
                <w:rPr>
                  <w:rFonts w:hint="eastAsia"/>
                  <w:rPrChange w:id="850" w:author="김은수" w:date="2026-10-01T06:57:00Z">
                    <w:rPr>
                      <w:rFonts w:asciiTheme="minorEastAsia" w:eastAsiaTheme="minorEastAsia" w:hAnsiTheme="minorEastAsia" w:cs="Times New Roman" w:hint="eastAsia"/>
                      <w:color w:val="auto"/>
                      <w:szCs w:val="22"/>
                      <w:lang w:val="en-US"/>
                    </w:rPr>
                  </w:rPrChange>
                </w:rPr>
                <w:t>채널별</w:t>
              </w:r>
              <w:r>
                <w:rPr>
                  <w:rPrChange w:id="851" w:author="김은수" w:date="2026-10-01T06:57:00Z">
                    <w:rPr>
                      <w:rFonts w:asciiTheme="minorEastAsia" w:eastAsiaTheme="minorEastAsia" w:hAnsiTheme="minorEastAsia" w:cs="Times New Roman"/>
                      <w:color w:val="auto"/>
                      <w:szCs w:val="22"/>
                      <w:lang w:val="en-US"/>
                    </w:rPr>
                  </w:rPrChange>
                </w:rPr>
                <w:t xml:space="preserve"> 최대 자극률은 1000Hz 이상이어야 한다.(24채널 사용)</w:t>
              </w:r>
            </w:ins>
          </w:p>
        </w:tc>
        <w:tc>
          <w:tcPr>
            <w:tcW w:w="3917" w:type="dxa"/>
            <w:tcPrChange w:id="852" w:author="김은수" w:date="2026-10-01T06:57:00Z">
              <w:tcPr>
                <w:tcW w:w="3827" w:type="dxa"/>
              </w:tcPr>
            </w:tcPrChange>
          </w:tcPr>
          <w:p w14:paraId="0E4AE3C2"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853" w:author="김은수" w:date="2026-10-01T16:26:00Z" w16du:dateUtc="2026-10-01T07:26:00Z">
                  <w:rPr>
                    <w:rFonts w:asciiTheme="minorEastAsia" w:hAnsiTheme="minorEastAsia" w:cs="Times New Roman"/>
                  </w:rPr>
                </w:rPrChange>
              </w:rPr>
              <w:pPrChange w:id="85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855" w:author="김은수" w:date="2026-09-29T18:27:00Z" w16du:dateUtc="2026-09-29T09:27:00Z">
              <w:r w:rsidRPr="00C34F72">
                <w:rPr>
                  <w:lang w:val="en-US"/>
                  <w:rPrChange w:id="856" w:author="김은수" w:date="2026-10-01T16:26:00Z" w16du:dateUtc="2026-10-01T07:26:00Z">
                    <w:rPr>
                      <w:rFonts w:asciiTheme="minorHAnsi" w:eastAsiaTheme="minorEastAsia" w:hAnsiTheme="minorHAnsi" w:cstheme="minorBidi"/>
                      <w:color w:val="auto"/>
                      <w:szCs w:val="22"/>
                      <w:lang w:val="en-US"/>
                    </w:rPr>
                  </w:rPrChange>
                </w:rPr>
                <w:t xml:space="preserve">CM3 / CFX </w:t>
              </w:r>
            </w:ins>
            <w:r w:rsidRPr="00C34F72">
              <w:rPr>
                <w:lang w:val="en-US"/>
                <w:rPrChange w:id="857" w:author="김은수" w:date="2026-10-01T16:26:00Z" w16du:dateUtc="2026-10-01T07:26:00Z">
                  <w:rPr>
                    <w:rFonts w:asciiTheme="minorHAnsi" w:eastAsiaTheme="minorEastAsia" w:hAnsiTheme="minorHAnsi" w:cstheme="minorBidi"/>
                    <w:color w:val="auto"/>
                    <w:szCs w:val="22"/>
                    <w:lang w:val="en-US"/>
                  </w:rPr>
                </w:rPrChange>
              </w:rPr>
              <w:t>Internal Stimulation Device Execution Module</w:t>
            </w:r>
          </w:p>
        </w:tc>
      </w:tr>
      <w:tr w:rsidR="002E582F" w:rsidRPr="00085F97" w14:paraId="7653D435" w14:textId="77777777" w:rsidTr="00CC0AAE">
        <w:trPr>
          <w:cantSplit/>
          <w:del w:id="858" w:author="김은수" w:date="2026-10-12T00:19:00Z"/>
          <w:trPrChange w:id="85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860" w:author="김은수" w:date="2026-10-01T06:57:00Z">
              <w:tcPr>
                <w:tcW w:w="1762" w:type="dxa"/>
              </w:tcPr>
            </w:tcPrChange>
          </w:tcPr>
          <w:p w14:paraId="0BE26F9C" w14:textId="77777777" w:rsidR="002E582F" w:rsidRPr="00850940" w:rsidRDefault="00617422">
            <w:pPr>
              <w:pStyle w:val="TDCe"/>
              <w:pPrChange w:id="861" w:author="김은수" w:date="2026-10-01T06:57:00Z">
                <w:pPr/>
              </w:pPrChange>
            </w:pPr>
            <w:r>
              <w:rPr>
                <w:b/>
                <w:rPrChange w:id="862" w:author="김은수" w:date="2026-10-01T06:57:00Z">
                  <w:rPr>
                    <w:rFonts w:asciiTheme="minorHAnsi" w:eastAsiaTheme="minorEastAsia" w:hAnsiTheme="minorHAnsi" w:cstheme="minorBidi"/>
                    <w:b w:val="0"/>
                    <w:color w:val="auto"/>
                    <w:szCs w:val="22"/>
                    <w:lang w:val="en-US"/>
                  </w:rPr>
                </w:rPrChange>
              </w:rPr>
              <w:t>SW-FW-RID-3</w:t>
            </w:r>
          </w:p>
        </w:tc>
        <w:tc>
          <w:tcPr>
            <w:tcW w:w="3917" w:type="dxa"/>
            <w:tcPrChange w:id="863" w:author="김은수" w:date="2026-10-01T06:57:00Z">
              <w:tcPr>
                <w:tcW w:w="3827" w:type="dxa"/>
              </w:tcPr>
            </w:tcPrChange>
          </w:tcPr>
          <w:p w14:paraId="08E0698D"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86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865" w:author="김은수" w:date="2026-09-29T18:27:00Z" w16du:dateUtc="2026-09-29T09:27:00Z">
              <w:r>
                <w:rPr>
                  <w:rFonts w:hint="eastAsia"/>
                  <w:rPrChange w:id="866" w:author="김은수" w:date="2026-10-01T06:57:00Z">
                    <w:rPr>
                      <w:rFonts w:asciiTheme="minorEastAsia" w:eastAsiaTheme="minorEastAsia" w:hAnsiTheme="minorEastAsia" w:cs="Times New Roman" w:hint="eastAsia"/>
                      <w:color w:val="auto"/>
                      <w:szCs w:val="22"/>
                      <w:lang w:val="en-US"/>
                    </w:rPr>
                  </w:rPrChange>
                </w:rPr>
                <w:t>모노폴라</w:t>
              </w:r>
              <w:r>
                <w:rPr>
                  <w:rPrChange w:id="867" w:author="김은수" w:date="2026-10-01T06:57:00Z">
                    <w:rPr>
                      <w:rFonts w:asciiTheme="minorEastAsia" w:eastAsiaTheme="minorEastAsia" w:hAnsiTheme="minorEastAsia" w:cs="Times New Roman"/>
                      <w:color w:val="auto"/>
                      <w:szCs w:val="22"/>
                      <w:lang w:val="en-US"/>
                    </w:rPr>
                  </w:rPrChange>
                </w:rPr>
                <w:t xml:space="preserve"> </w:t>
              </w:r>
            </w:ins>
            <w:r>
              <w:rPr>
                <w:rFonts w:hint="eastAsia"/>
                <w:rPrChange w:id="868" w:author="김은수" w:date="2026-10-01T06:57:00Z">
                  <w:rPr>
                    <w:rFonts w:asciiTheme="minorEastAsia" w:eastAsiaTheme="minorEastAsia" w:hAnsiTheme="minorEastAsia" w:cs="Times New Roman" w:hint="eastAsia"/>
                    <w:color w:val="auto"/>
                    <w:szCs w:val="22"/>
                    <w:lang w:val="en-US"/>
                  </w:rPr>
                </w:rPrChange>
              </w:rPr>
              <w:t>자극</w:t>
            </w:r>
            <w:r>
              <w:rPr>
                <w:rPrChange w:id="869" w:author="김은수" w:date="2026-10-01T06:57:00Z">
                  <w:rPr>
                    <w:rFonts w:asciiTheme="minorEastAsia" w:eastAsiaTheme="minorEastAsia" w:hAnsiTheme="minorEastAsia" w:cs="Times New Roman"/>
                    <w:color w:val="auto"/>
                    <w:szCs w:val="22"/>
                    <w:lang w:val="en-US"/>
                  </w:rPr>
                </w:rPrChange>
              </w:rPr>
              <w:t xml:space="preserve"> 모드</w:t>
            </w:r>
            <w:ins w:id="870" w:author="김은수" w:date="2026-09-29T18:27:00Z" w16du:dateUtc="2026-09-29T09:27:00Z">
              <w:r>
                <w:rPr>
                  <w:rPrChange w:id="871" w:author="김은수" w:date="2026-10-01T06:57:00Z">
                    <w:rPr>
                      <w:rFonts w:asciiTheme="minorEastAsia" w:eastAsiaTheme="minorEastAsia" w:hAnsiTheme="minorEastAsia" w:cs="Times New Roman"/>
                      <w:color w:val="auto"/>
                      <w:szCs w:val="22"/>
                      <w:lang w:val="en-US"/>
                    </w:rPr>
                  </w:rPrChange>
                </w:rPr>
                <w:t xml:space="preserve"> 출력이 가능해야한다.</w:t>
              </w:r>
            </w:ins>
          </w:p>
        </w:tc>
        <w:tc>
          <w:tcPr>
            <w:tcW w:w="3917" w:type="dxa"/>
            <w:tcPrChange w:id="872" w:author="김은수" w:date="2026-10-01T06:57:00Z">
              <w:tcPr>
                <w:tcW w:w="3827" w:type="dxa"/>
              </w:tcPr>
            </w:tcPrChange>
          </w:tcPr>
          <w:p w14:paraId="243DEA57"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873" w:author="김은수" w:date="2026-10-01T16:26:00Z" w16du:dateUtc="2026-10-01T07:26:00Z">
                  <w:rPr>
                    <w:rFonts w:asciiTheme="minorEastAsia" w:hAnsiTheme="minorEastAsia" w:cs="Times New Roman"/>
                  </w:rPr>
                </w:rPrChange>
              </w:rPr>
              <w:pPrChange w:id="87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875" w:author="김은수" w:date="2026-09-29T18:27:00Z" w16du:dateUtc="2026-09-29T09:27:00Z">
              <w:r w:rsidRPr="00C34F72">
                <w:rPr>
                  <w:lang w:val="en-US"/>
                  <w:rPrChange w:id="876" w:author="김은수" w:date="2026-10-01T16:26:00Z" w16du:dateUtc="2026-10-01T07:26:00Z">
                    <w:rPr>
                      <w:rFonts w:asciiTheme="minorHAnsi" w:eastAsiaTheme="minorEastAsia" w:hAnsiTheme="minorHAnsi" w:cstheme="minorBidi"/>
                      <w:color w:val="auto"/>
                      <w:szCs w:val="22"/>
                      <w:lang w:val="en-US"/>
                    </w:rPr>
                  </w:rPrChange>
                </w:rPr>
                <w:t xml:space="preserve">CM3 / CFX </w:t>
              </w:r>
            </w:ins>
            <w:r w:rsidRPr="00C34F72">
              <w:rPr>
                <w:lang w:val="en-US"/>
                <w:rPrChange w:id="877" w:author="김은수" w:date="2026-10-01T16:26:00Z" w16du:dateUtc="2026-10-01T07:26:00Z">
                  <w:rPr>
                    <w:rFonts w:asciiTheme="minorHAnsi" w:eastAsiaTheme="minorEastAsia" w:hAnsiTheme="minorHAnsi" w:cstheme="minorBidi"/>
                    <w:color w:val="auto"/>
                    <w:szCs w:val="22"/>
                    <w:lang w:val="en-US"/>
                  </w:rPr>
                </w:rPrChange>
              </w:rPr>
              <w:t>Internal Stimulation Device Execution Module</w:t>
            </w:r>
          </w:p>
        </w:tc>
      </w:tr>
      <w:tr w:rsidR="002E582F" w:rsidRPr="00085F97" w14:paraId="1EE1FFE7" w14:textId="77777777" w:rsidTr="00CC0AAE">
        <w:trPr>
          <w:cantSplit/>
          <w:del w:id="878" w:author="김은수" w:date="2026-10-12T00:19:00Z"/>
          <w:trPrChange w:id="87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880" w:author="김은수" w:date="2026-10-01T06:57:00Z">
              <w:tcPr>
                <w:tcW w:w="1762" w:type="dxa"/>
              </w:tcPr>
            </w:tcPrChange>
          </w:tcPr>
          <w:p w14:paraId="0900F5D6" w14:textId="77777777" w:rsidR="002E582F" w:rsidRPr="00850940" w:rsidRDefault="00617422">
            <w:pPr>
              <w:pStyle w:val="TDCe"/>
              <w:pPrChange w:id="881" w:author="김은수" w:date="2026-10-01T06:57:00Z">
                <w:pPr/>
              </w:pPrChange>
            </w:pPr>
            <w:r>
              <w:rPr>
                <w:b/>
                <w:rPrChange w:id="882" w:author="김은수" w:date="2026-10-01T06:57:00Z">
                  <w:rPr>
                    <w:rFonts w:asciiTheme="minorHAnsi" w:eastAsiaTheme="minorEastAsia" w:hAnsiTheme="minorHAnsi" w:cstheme="minorBidi"/>
                    <w:b w:val="0"/>
                    <w:color w:val="auto"/>
                    <w:szCs w:val="22"/>
                    <w:lang w:val="en-US"/>
                  </w:rPr>
                </w:rPrChange>
              </w:rPr>
              <w:t>SW-FW-RID-4</w:t>
            </w:r>
          </w:p>
        </w:tc>
        <w:tc>
          <w:tcPr>
            <w:tcW w:w="3917" w:type="dxa"/>
            <w:tcPrChange w:id="883" w:author="김은수" w:date="2026-10-01T06:57:00Z">
              <w:tcPr>
                <w:tcW w:w="3827" w:type="dxa"/>
              </w:tcPr>
            </w:tcPrChange>
          </w:tcPr>
          <w:p w14:paraId="04E3BA88"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88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885" w:author="김은수" w:date="2026-09-29T18:27:00Z" w16du:dateUtc="2026-09-29T09:27:00Z">
              <w:r>
                <w:rPr>
                  <w:rFonts w:asciiTheme="minorEastAsia" w:hAnsiTheme="minorEastAsia" w:cs="Times New Roman" w:hint="eastAsia"/>
                </w:rPr>
                <w:delText>선행 펄스 모양</w:delText>
              </w:r>
            </w:del>
            <w:ins w:id="886" w:author="김은수" w:date="2026-09-29T18:27:00Z" w16du:dateUtc="2026-09-29T09:27:00Z">
              <w:r>
                <w:rPr>
                  <w:rPrChange w:id="887" w:author="김은수" w:date="2026-10-01T06:57:00Z">
                    <w:rPr>
                      <w:rFonts w:asciiTheme="minorEastAsia" w:eastAsiaTheme="minorEastAsia" w:hAnsiTheme="minorEastAsia" w:cs="Times New Roman"/>
                      <w:color w:val="auto"/>
                      <w:szCs w:val="22"/>
                      <w:lang w:val="en-US"/>
                    </w:rPr>
                  </w:rPrChange>
                </w:rPr>
                <w:t>negative/positive phase 선택이 가능해야 한다.</w:t>
              </w:r>
            </w:ins>
          </w:p>
        </w:tc>
        <w:tc>
          <w:tcPr>
            <w:tcW w:w="3917" w:type="dxa"/>
            <w:tcPrChange w:id="888" w:author="김은수" w:date="2026-10-01T06:57:00Z">
              <w:tcPr>
                <w:tcW w:w="3827" w:type="dxa"/>
              </w:tcPr>
            </w:tcPrChange>
          </w:tcPr>
          <w:p w14:paraId="2F77B831"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889" w:author="김은수" w:date="2026-10-01T16:26:00Z" w16du:dateUtc="2026-10-01T07:26:00Z">
                  <w:rPr>
                    <w:rFonts w:asciiTheme="minorEastAsia" w:hAnsiTheme="minorEastAsia" w:cs="Times New Roman"/>
                  </w:rPr>
                </w:rPrChange>
              </w:rPr>
              <w:pPrChange w:id="89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891" w:author="김은수" w:date="2026-09-29T18:27:00Z" w16du:dateUtc="2026-09-29T09:27:00Z">
              <w:r w:rsidRPr="00C34F72">
                <w:rPr>
                  <w:lang w:val="en-US"/>
                  <w:rPrChange w:id="892" w:author="김은수" w:date="2026-10-01T16:26:00Z" w16du:dateUtc="2026-10-01T07:26:00Z">
                    <w:rPr>
                      <w:rFonts w:asciiTheme="minorHAnsi" w:eastAsiaTheme="minorEastAsia" w:hAnsiTheme="minorHAnsi" w:cstheme="minorBidi"/>
                      <w:color w:val="auto"/>
                      <w:szCs w:val="22"/>
                      <w:lang w:val="en-US"/>
                    </w:rPr>
                  </w:rPrChange>
                </w:rPr>
                <w:t xml:space="preserve">CM3 / CFX </w:t>
              </w:r>
            </w:ins>
            <w:r w:rsidRPr="00C34F72">
              <w:rPr>
                <w:lang w:val="en-US"/>
                <w:rPrChange w:id="893" w:author="김은수" w:date="2026-10-01T16:26:00Z" w16du:dateUtc="2026-10-01T07:26:00Z">
                  <w:rPr>
                    <w:rFonts w:asciiTheme="minorHAnsi" w:eastAsiaTheme="minorEastAsia" w:hAnsiTheme="minorHAnsi" w:cstheme="minorBidi"/>
                    <w:color w:val="auto"/>
                    <w:szCs w:val="22"/>
                    <w:lang w:val="en-US"/>
                  </w:rPr>
                </w:rPrChange>
              </w:rPr>
              <w:t>Internal Stimulation Device Execution Module</w:t>
            </w:r>
          </w:p>
        </w:tc>
      </w:tr>
      <w:tr w:rsidR="002E582F" w:rsidRPr="00085F97" w14:paraId="5191CB9E" w14:textId="77777777" w:rsidTr="00CC0AAE">
        <w:trPr>
          <w:cantSplit/>
          <w:del w:id="894" w:author="김은수" w:date="2026-10-12T00:19:00Z"/>
          <w:trPrChange w:id="895"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896" w:author="김은수" w:date="2026-10-01T06:57:00Z">
              <w:tcPr>
                <w:tcW w:w="1762" w:type="dxa"/>
              </w:tcPr>
            </w:tcPrChange>
          </w:tcPr>
          <w:p w14:paraId="5F22FB10" w14:textId="77777777" w:rsidR="002E582F" w:rsidRPr="00850940" w:rsidRDefault="00617422">
            <w:pPr>
              <w:pStyle w:val="TDCe"/>
              <w:pPrChange w:id="897" w:author="김은수" w:date="2026-10-01T06:57:00Z">
                <w:pPr/>
              </w:pPrChange>
            </w:pPr>
            <w:r>
              <w:rPr>
                <w:b/>
                <w:rPrChange w:id="898" w:author="김은수" w:date="2026-10-01T06:57:00Z">
                  <w:rPr>
                    <w:rFonts w:asciiTheme="minorHAnsi" w:eastAsiaTheme="minorEastAsia" w:hAnsiTheme="minorHAnsi" w:cstheme="minorBidi"/>
                    <w:b w:val="0"/>
                    <w:color w:val="auto"/>
                    <w:szCs w:val="22"/>
                    <w:lang w:val="en-US"/>
                  </w:rPr>
                </w:rPrChange>
              </w:rPr>
              <w:t>SW-FW-RID-5</w:t>
            </w:r>
          </w:p>
        </w:tc>
        <w:tc>
          <w:tcPr>
            <w:tcW w:w="3917" w:type="dxa"/>
            <w:tcPrChange w:id="899" w:author="김은수" w:date="2026-10-01T06:57:00Z">
              <w:tcPr>
                <w:tcW w:w="3827" w:type="dxa"/>
              </w:tcPr>
            </w:tcPrChange>
          </w:tcPr>
          <w:p w14:paraId="5C066CDA"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90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901" w:author="김은수" w:date="2026-09-29T18:27:00Z" w16du:dateUtc="2026-09-29T09:27:00Z">
              <w:r>
                <w:rPr>
                  <w:rFonts w:asciiTheme="minorEastAsia" w:hAnsiTheme="minorEastAsia" w:cs="Times New Roman" w:hint="eastAsia"/>
                </w:rPr>
                <w:delText>자극 크기</w:delText>
              </w:r>
            </w:del>
            <w:ins w:id="902" w:author="김은수" w:date="2026-09-29T18:27:00Z" w16du:dateUtc="2026-09-29T09:27:00Z">
              <w:r>
                <w:rPr>
                  <w:rFonts w:hint="eastAsia"/>
                  <w:rPrChange w:id="903" w:author="김은수" w:date="2026-10-01T06:57:00Z">
                    <w:rPr>
                      <w:rFonts w:asciiTheme="minorEastAsia" w:eastAsiaTheme="minorEastAsia" w:hAnsiTheme="minorEastAsia" w:cs="Times New Roman" w:hint="eastAsia"/>
                      <w:color w:val="auto"/>
                      <w:szCs w:val="22"/>
                      <w:lang w:val="en-US"/>
                    </w:rPr>
                  </w:rPrChange>
                </w:rPr>
                <w:t>내부</w:t>
              </w:r>
              <w:r>
                <w:rPr>
                  <w:rPrChange w:id="904" w:author="김은수" w:date="2026-10-01T06:57:00Z">
                    <w:rPr>
                      <w:rFonts w:asciiTheme="minorEastAsia" w:eastAsiaTheme="minorEastAsia" w:hAnsiTheme="minorEastAsia" w:cs="Times New Roman"/>
                      <w:color w:val="auto"/>
                      <w:szCs w:val="22"/>
                      <w:lang w:val="en-US"/>
                    </w:rPr>
                  </w:rPrChange>
                </w:rPr>
                <w:t xml:space="preserve"> 자극칩 출력 범위 내에서 조정이 가능해야 한다.</w:t>
              </w:r>
            </w:ins>
          </w:p>
        </w:tc>
        <w:tc>
          <w:tcPr>
            <w:tcW w:w="3917" w:type="dxa"/>
            <w:tcPrChange w:id="905" w:author="김은수" w:date="2026-10-01T06:57:00Z">
              <w:tcPr>
                <w:tcW w:w="3827" w:type="dxa"/>
              </w:tcPr>
            </w:tcPrChange>
          </w:tcPr>
          <w:p w14:paraId="7D8AD171"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906" w:author="김은수" w:date="2026-10-01T16:26:00Z" w16du:dateUtc="2026-10-01T07:26:00Z">
                  <w:rPr>
                    <w:rFonts w:asciiTheme="minorEastAsia" w:hAnsiTheme="minorEastAsia" w:cs="Times New Roman"/>
                  </w:rPr>
                </w:rPrChange>
              </w:rPr>
              <w:pPrChange w:id="90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908" w:author="김은수" w:date="2026-09-29T18:27:00Z" w16du:dateUtc="2026-09-29T09:27:00Z">
              <w:r w:rsidRPr="00C34F72">
                <w:rPr>
                  <w:rFonts w:asciiTheme="minorEastAsia" w:hAnsiTheme="minorEastAsia" w:cs="Times New Roman"/>
                  <w:lang w:val="en-US"/>
                  <w:rPrChange w:id="909" w:author="김은수" w:date="2026-10-01T16:26:00Z" w16du:dateUtc="2026-10-01T07:26:00Z">
                    <w:rPr>
                      <w:rFonts w:asciiTheme="minorEastAsia" w:eastAsiaTheme="minorEastAsia" w:hAnsiTheme="minorEastAsia" w:cs="Times New Roman"/>
                      <w:color w:val="auto"/>
                      <w:szCs w:val="22"/>
                      <w:lang w:val="en-US"/>
                    </w:rPr>
                  </w:rPrChange>
                </w:rPr>
                <w:delText>Signal Processing Module</w:delText>
              </w:r>
            </w:del>
            <w:ins w:id="910" w:author="김은수" w:date="2026-09-29T18:27:00Z" w16du:dateUtc="2026-09-29T09:27:00Z">
              <w:r w:rsidRPr="00C34F72">
                <w:rPr>
                  <w:lang w:val="en-US"/>
                  <w:rPrChange w:id="911" w:author="김은수" w:date="2026-10-01T16:26:00Z" w16du:dateUtc="2026-10-01T07:26:00Z">
                    <w:rPr>
                      <w:rFonts w:asciiTheme="minorHAnsi" w:eastAsiaTheme="minorEastAsia" w:hAnsiTheme="minorHAnsi" w:cstheme="minorBidi"/>
                      <w:color w:val="auto"/>
                      <w:szCs w:val="22"/>
                      <w:lang w:val="en-US"/>
                    </w:rPr>
                  </w:rPrChange>
                </w:rPr>
                <w:t>CM3 / CFX Internal Stimulation Device Execution Module</w:t>
              </w:r>
            </w:ins>
          </w:p>
        </w:tc>
      </w:tr>
      <w:tr w:rsidR="002E582F" w:rsidRPr="00085F97" w14:paraId="6C78D30C" w14:textId="77777777" w:rsidTr="00CC0AAE">
        <w:trPr>
          <w:cantSplit/>
          <w:del w:id="912" w:author="김은수" w:date="2026-10-12T00:19:00Z"/>
          <w:trPrChange w:id="91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914" w:author="김은수" w:date="2026-10-01T06:57:00Z">
              <w:tcPr>
                <w:tcW w:w="1762" w:type="dxa"/>
              </w:tcPr>
            </w:tcPrChange>
          </w:tcPr>
          <w:p w14:paraId="613D5812" w14:textId="77777777" w:rsidR="002E582F" w:rsidRPr="00850940" w:rsidRDefault="00617422">
            <w:pPr>
              <w:pStyle w:val="TDCe"/>
              <w:pPrChange w:id="915" w:author="김은수" w:date="2026-10-01T06:57:00Z">
                <w:pPr/>
              </w:pPrChange>
            </w:pPr>
            <w:r>
              <w:rPr>
                <w:b/>
                <w:rPrChange w:id="916" w:author="김은수" w:date="2026-10-01T06:57:00Z">
                  <w:rPr>
                    <w:rFonts w:asciiTheme="minorHAnsi" w:eastAsiaTheme="minorEastAsia" w:hAnsiTheme="minorHAnsi" w:cstheme="minorBidi"/>
                    <w:b w:val="0"/>
                    <w:color w:val="auto"/>
                    <w:szCs w:val="22"/>
                    <w:lang w:val="en-US"/>
                  </w:rPr>
                </w:rPrChange>
              </w:rPr>
              <w:t>SW-FW-RID-6</w:t>
            </w:r>
          </w:p>
        </w:tc>
        <w:tc>
          <w:tcPr>
            <w:tcW w:w="3917" w:type="dxa"/>
            <w:tcPrChange w:id="917" w:author="김은수" w:date="2026-10-01T06:57:00Z">
              <w:tcPr>
                <w:tcW w:w="3827" w:type="dxa"/>
              </w:tcPr>
            </w:tcPrChange>
          </w:tcPr>
          <w:p w14:paraId="0968850E"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91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919" w:author="김은수" w:date="2026-10-01T06:57:00Z">
                  <w:rPr>
                    <w:rFonts w:asciiTheme="minorEastAsia" w:eastAsiaTheme="minorEastAsia" w:hAnsiTheme="minorEastAsia" w:cs="Times New Roman" w:hint="eastAsia"/>
                    <w:color w:val="auto"/>
                    <w:szCs w:val="22"/>
                    <w:lang w:val="en-US"/>
                  </w:rPr>
                </w:rPrChange>
              </w:rPr>
              <w:t>자극</w:t>
            </w:r>
            <w:r>
              <w:rPr>
                <w:rPrChange w:id="920" w:author="김은수" w:date="2026-10-01T06:57:00Z">
                  <w:rPr>
                    <w:rFonts w:asciiTheme="minorEastAsia" w:eastAsiaTheme="minorEastAsia" w:hAnsiTheme="minorEastAsia" w:cs="Times New Roman"/>
                    <w:color w:val="auto"/>
                    <w:szCs w:val="22"/>
                    <w:lang w:val="en-US"/>
                  </w:rPr>
                </w:rPrChange>
              </w:rPr>
              <w:t xml:space="preserve"> 펄스 </w:t>
            </w:r>
            <w:del w:id="921" w:author="김은수" w:date="2026-09-29T18:27:00Z" w16du:dateUtc="2026-09-29T09:27:00Z">
              <w:r w:rsidR="00196B14">
                <w:rPr>
                  <w:rFonts w:asciiTheme="minorEastAsia" w:hAnsiTheme="minorEastAsia" w:cs="Times New Roman" w:hint="eastAsia"/>
                </w:rPr>
                <w:delText>폭</w:delText>
              </w:r>
            </w:del>
            <w:ins w:id="922" w:author="김은수" w:date="2026-09-29T18:27:00Z" w16du:dateUtc="2026-09-29T09:27:00Z">
              <w:r>
                <w:rPr>
                  <w:rFonts w:hint="eastAsia"/>
                  <w:rPrChange w:id="923" w:author="김은수" w:date="2026-10-01T06:57:00Z">
                    <w:rPr>
                      <w:rFonts w:asciiTheme="minorEastAsia" w:eastAsiaTheme="minorEastAsia" w:hAnsiTheme="minorEastAsia" w:cs="Times New Roman" w:hint="eastAsia"/>
                      <w:color w:val="auto"/>
                      <w:szCs w:val="22"/>
                      <w:lang w:val="en-US"/>
                    </w:rPr>
                  </w:rPrChange>
                </w:rPr>
                <w:t>폭은</w:t>
              </w:r>
              <w:r>
                <w:rPr>
                  <w:rPrChange w:id="924" w:author="김은수" w:date="2026-10-01T06:57:00Z">
                    <w:rPr>
                      <w:rFonts w:asciiTheme="minorEastAsia" w:eastAsiaTheme="minorEastAsia" w:hAnsiTheme="minorEastAsia" w:cs="Times New Roman"/>
                      <w:color w:val="auto"/>
                      <w:szCs w:val="22"/>
                      <w:lang w:val="en-US"/>
                    </w:rPr>
                  </w:rPrChange>
                </w:rPr>
                <w:t xml:space="preserve"> 13~255usec 범위에서 1usec 단위로 조정이 가능해야한다.</w:t>
              </w:r>
            </w:ins>
          </w:p>
        </w:tc>
        <w:tc>
          <w:tcPr>
            <w:tcW w:w="3917" w:type="dxa"/>
            <w:tcPrChange w:id="925" w:author="김은수" w:date="2026-10-01T06:57:00Z">
              <w:tcPr>
                <w:tcW w:w="3827" w:type="dxa"/>
              </w:tcPr>
            </w:tcPrChange>
          </w:tcPr>
          <w:p w14:paraId="09C52DC0"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926" w:author="김은수" w:date="2026-10-01T16:26:00Z" w16du:dateUtc="2026-10-01T07:26:00Z">
                  <w:rPr>
                    <w:rFonts w:asciiTheme="minorEastAsia" w:hAnsiTheme="minorEastAsia" w:cs="Times New Roman"/>
                  </w:rPr>
                </w:rPrChange>
              </w:rPr>
              <w:pPrChange w:id="92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928" w:author="김은수" w:date="2026-09-29T18:27:00Z" w16du:dateUtc="2026-09-29T09:27:00Z">
              <w:r w:rsidRPr="00C34F72">
                <w:rPr>
                  <w:lang w:val="en-US"/>
                  <w:rPrChange w:id="929" w:author="김은수" w:date="2026-10-01T16:26:00Z" w16du:dateUtc="2026-10-01T07:26:00Z">
                    <w:rPr>
                      <w:rFonts w:asciiTheme="minorHAnsi" w:eastAsiaTheme="minorEastAsia" w:hAnsiTheme="minorHAnsi" w:cstheme="minorBidi"/>
                      <w:color w:val="auto"/>
                      <w:szCs w:val="22"/>
                      <w:lang w:val="en-US"/>
                    </w:rPr>
                  </w:rPrChange>
                </w:rPr>
                <w:t xml:space="preserve">CM3 / CFX </w:t>
              </w:r>
            </w:ins>
            <w:r w:rsidRPr="00C34F72">
              <w:rPr>
                <w:lang w:val="en-US"/>
                <w:rPrChange w:id="930" w:author="김은수" w:date="2026-10-01T16:26:00Z" w16du:dateUtc="2026-10-01T07:26:00Z">
                  <w:rPr>
                    <w:rFonts w:asciiTheme="minorHAnsi" w:eastAsiaTheme="minorEastAsia" w:hAnsiTheme="minorHAnsi" w:cstheme="minorBidi"/>
                    <w:color w:val="auto"/>
                    <w:szCs w:val="22"/>
                    <w:lang w:val="en-US"/>
                  </w:rPr>
                </w:rPrChange>
              </w:rPr>
              <w:t>Internal Stimulation Device Execution Module</w:t>
            </w:r>
          </w:p>
        </w:tc>
      </w:tr>
      <w:tr w:rsidR="002E582F" w:rsidRPr="00085F97" w14:paraId="56FFD0F2" w14:textId="77777777" w:rsidTr="00CC0AAE">
        <w:trPr>
          <w:cantSplit/>
          <w:del w:id="931" w:author="김은수" w:date="2026-10-12T00:19:00Z"/>
          <w:trPrChange w:id="932"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933" w:author="김은수" w:date="2026-10-01T06:57:00Z">
              <w:tcPr>
                <w:tcW w:w="1762" w:type="dxa"/>
              </w:tcPr>
            </w:tcPrChange>
          </w:tcPr>
          <w:p w14:paraId="72456B51" w14:textId="77777777" w:rsidR="002E582F" w:rsidRPr="00850940" w:rsidRDefault="00617422">
            <w:pPr>
              <w:pStyle w:val="TDCe"/>
              <w:pPrChange w:id="934" w:author="김은수" w:date="2026-10-01T06:57:00Z">
                <w:pPr/>
              </w:pPrChange>
            </w:pPr>
            <w:r>
              <w:rPr>
                <w:b/>
                <w:rPrChange w:id="935" w:author="김은수" w:date="2026-10-01T06:57:00Z">
                  <w:rPr>
                    <w:rFonts w:asciiTheme="minorHAnsi" w:eastAsiaTheme="minorEastAsia" w:hAnsiTheme="minorHAnsi" w:cstheme="minorBidi"/>
                    <w:b w:val="0"/>
                    <w:color w:val="auto"/>
                    <w:szCs w:val="22"/>
                    <w:lang w:val="en-US"/>
                  </w:rPr>
                </w:rPrChange>
              </w:rPr>
              <w:t>SW-FW-RID-7</w:t>
            </w:r>
          </w:p>
        </w:tc>
        <w:tc>
          <w:tcPr>
            <w:tcW w:w="3917" w:type="dxa"/>
            <w:tcPrChange w:id="936" w:author="김은수" w:date="2026-10-01T06:57:00Z">
              <w:tcPr>
                <w:tcW w:w="3827" w:type="dxa"/>
              </w:tcPr>
            </w:tcPrChange>
          </w:tcPr>
          <w:p w14:paraId="6C32FB48" w14:textId="77777777" w:rsidR="002E582F" w:rsidRPr="00895B94" w:rsidRDefault="00196B14">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93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938" w:author="김은수" w:date="2026-09-29T18:27:00Z" w16du:dateUtc="2026-09-29T09:27:00Z">
              <w:r>
                <w:rPr>
                  <w:rFonts w:asciiTheme="minorEastAsia" w:hAnsiTheme="minorEastAsia" w:cs="Times New Roman" w:hint="eastAsia"/>
                </w:rPr>
                <w:delText>자극 최대 전하량 제한</w:delText>
              </w:r>
            </w:del>
            <w:ins w:id="939" w:author="김은수" w:date="2026-09-29T18:27:00Z" w16du:dateUtc="2026-09-29T09:27:00Z">
              <w:r w:rsidR="005C1023">
                <w:rPr>
                  <w:rFonts w:hint="eastAsia"/>
                  <w:rPrChange w:id="940" w:author="김은수" w:date="2026-10-01T06:57:00Z">
                    <w:rPr>
                      <w:rFonts w:asciiTheme="minorEastAsia" w:eastAsiaTheme="minorEastAsia" w:hAnsiTheme="minorEastAsia" w:cs="Times New Roman" w:hint="eastAsia"/>
                      <w:color w:val="auto"/>
                      <w:szCs w:val="22"/>
                      <w:lang w:val="en-US"/>
                    </w:rPr>
                  </w:rPrChange>
                </w:rPr>
                <w:t>인공와우</w:t>
              </w:r>
              <w:r w:rsidR="005C1023">
                <w:rPr>
                  <w:rPrChange w:id="941" w:author="김은수" w:date="2026-10-01T06:57:00Z">
                    <w:rPr>
                      <w:rFonts w:asciiTheme="minorEastAsia" w:eastAsiaTheme="minorEastAsia" w:hAnsiTheme="minorEastAsia" w:cs="Times New Roman"/>
                      <w:color w:val="auto"/>
                      <w:szCs w:val="22"/>
                      <w:lang w:val="en-US"/>
                    </w:rPr>
                  </w:rPrChange>
                </w:rPr>
                <w:t xml:space="preserve"> 내부기 시스템의 전극에서 출력되는 최대 전하량이 안전치를 초과하지 않도록 펄스폭에 따라 최종 자극 크기의 제한이 필요하다.</w:t>
              </w:r>
            </w:ins>
          </w:p>
        </w:tc>
        <w:tc>
          <w:tcPr>
            <w:tcW w:w="3917" w:type="dxa"/>
            <w:tcPrChange w:id="942" w:author="김은수" w:date="2026-10-01T06:57:00Z">
              <w:tcPr>
                <w:tcW w:w="3827" w:type="dxa"/>
              </w:tcPr>
            </w:tcPrChange>
          </w:tcPr>
          <w:p w14:paraId="7ADEF8E8"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943" w:author="김은수" w:date="2026-10-01T16:26:00Z" w16du:dateUtc="2026-10-01T07:26:00Z">
                  <w:rPr>
                    <w:rFonts w:asciiTheme="minorEastAsia" w:hAnsiTheme="minorEastAsia" w:cs="Times New Roman"/>
                  </w:rPr>
                </w:rPrChange>
              </w:rPr>
              <w:pPrChange w:id="94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945" w:author="김은수" w:date="2026-09-29T18:27:00Z" w16du:dateUtc="2026-09-29T09:27:00Z">
              <w:r w:rsidRPr="00C34F72">
                <w:rPr>
                  <w:lang w:val="en-US"/>
                  <w:rPrChange w:id="946" w:author="김은수" w:date="2026-10-01T16:26:00Z" w16du:dateUtc="2026-10-01T07:26:00Z">
                    <w:rPr>
                      <w:rFonts w:asciiTheme="minorHAnsi" w:eastAsiaTheme="minorEastAsia" w:hAnsiTheme="minorHAnsi" w:cstheme="minorBidi"/>
                      <w:color w:val="auto"/>
                      <w:szCs w:val="22"/>
                      <w:lang w:val="en-US"/>
                    </w:rPr>
                  </w:rPrChange>
                </w:rPr>
                <w:t xml:space="preserve">CM3 / CFX </w:t>
              </w:r>
            </w:ins>
            <w:r w:rsidRPr="00C34F72">
              <w:rPr>
                <w:lang w:val="en-US"/>
                <w:rPrChange w:id="947" w:author="김은수" w:date="2026-10-01T16:26:00Z" w16du:dateUtc="2026-10-01T07:26:00Z">
                  <w:rPr>
                    <w:rFonts w:asciiTheme="minorHAnsi" w:eastAsiaTheme="minorEastAsia" w:hAnsiTheme="minorHAnsi" w:cstheme="minorBidi"/>
                    <w:color w:val="auto"/>
                    <w:szCs w:val="22"/>
                    <w:lang w:val="en-US"/>
                  </w:rPr>
                </w:rPrChange>
              </w:rPr>
              <w:t>Internal Stimulation Device Execution Module</w:t>
            </w:r>
          </w:p>
        </w:tc>
      </w:tr>
      <w:tr w:rsidR="002E582F" w:rsidRPr="00085F97" w14:paraId="0CF7F550" w14:textId="77777777" w:rsidTr="00CC0AAE">
        <w:trPr>
          <w:cantSplit/>
          <w:del w:id="948" w:author="김은수" w:date="2026-10-12T00:19:00Z"/>
          <w:trPrChange w:id="94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950" w:author="김은수" w:date="2026-10-01T06:57:00Z">
              <w:tcPr>
                <w:tcW w:w="1762" w:type="dxa"/>
              </w:tcPr>
            </w:tcPrChange>
          </w:tcPr>
          <w:p w14:paraId="2EFFA6B6" w14:textId="77777777" w:rsidR="002E582F" w:rsidRPr="00850940" w:rsidRDefault="00617422">
            <w:pPr>
              <w:pStyle w:val="TDCe"/>
              <w:pPrChange w:id="951" w:author="김은수" w:date="2026-10-01T06:57:00Z">
                <w:pPr/>
              </w:pPrChange>
            </w:pPr>
            <w:r>
              <w:rPr>
                <w:b/>
                <w:rPrChange w:id="952" w:author="김은수" w:date="2026-10-01T06:57:00Z">
                  <w:rPr>
                    <w:rFonts w:asciiTheme="minorHAnsi" w:eastAsiaTheme="minorEastAsia" w:hAnsiTheme="minorHAnsi" w:cstheme="minorBidi"/>
                    <w:b w:val="0"/>
                    <w:color w:val="auto"/>
                    <w:szCs w:val="22"/>
                    <w:lang w:val="en-US"/>
                  </w:rPr>
                </w:rPrChange>
              </w:rPr>
              <w:t>SW-FW-RID-8</w:t>
            </w:r>
          </w:p>
        </w:tc>
        <w:tc>
          <w:tcPr>
            <w:tcW w:w="3917" w:type="dxa"/>
            <w:tcPrChange w:id="953" w:author="김은수" w:date="2026-10-01T06:57:00Z">
              <w:tcPr>
                <w:tcW w:w="3827" w:type="dxa"/>
              </w:tcPr>
            </w:tcPrChange>
          </w:tcPr>
          <w:p w14:paraId="20AB62F2"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95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PrChange w:id="955" w:author="김은수" w:date="2026-10-01T06:57:00Z">
                  <w:rPr>
                    <w:rFonts w:asciiTheme="minorEastAsia" w:eastAsiaTheme="minorEastAsia" w:hAnsiTheme="minorEastAsia" w:cs="Times New Roman"/>
                    <w:color w:val="auto"/>
                    <w:szCs w:val="22"/>
                    <w:lang w:val="en-US"/>
                  </w:rPr>
                </w:rPrChange>
              </w:rPr>
              <w:t>AGC</w:t>
            </w:r>
            <w:del w:id="956" w:author="김은수" w:date="2026-09-29T18:27:00Z" w16du:dateUtc="2026-09-29T09:27:00Z">
              <w:r w:rsidR="00196B14">
                <w:rPr>
                  <w:rFonts w:asciiTheme="minorEastAsia" w:hAnsiTheme="minorEastAsia" w:cs="Times New Roman"/>
                </w:rPr>
                <w:delText xml:space="preserve"> </w:delText>
              </w:r>
              <w:r w:rsidR="00196B14">
                <w:rPr>
                  <w:rFonts w:asciiTheme="minorEastAsia" w:hAnsiTheme="minorEastAsia" w:cs="Times New Roman" w:hint="eastAsia"/>
                </w:rPr>
                <w:delText>볼륨</w:delText>
              </w:r>
            </w:del>
            <w:ins w:id="957" w:author="김은수" w:date="2026-09-29T18:27:00Z" w16du:dateUtc="2026-09-29T09:27:00Z">
              <w:r>
                <w:rPr>
                  <w:rFonts w:hint="eastAsia"/>
                  <w:rPrChange w:id="958" w:author="김은수" w:date="2026-10-01T06:57:00Z">
                    <w:rPr>
                      <w:rFonts w:asciiTheme="minorEastAsia" w:eastAsiaTheme="minorEastAsia" w:hAnsiTheme="minorEastAsia" w:cs="Times New Roman" w:hint="eastAsia"/>
                      <w:color w:val="auto"/>
                      <w:szCs w:val="22"/>
                      <w:lang w:val="en-US"/>
                    </w:rPr>
                  </w:rPrChange>
                </w:rPr>
                <w:t>를</w:t>
              </w:r>
              <w:r>
                <w:rPr>
                  <w:rPrChange w:id="959" w:author="김은수" w:date="2026-10-01T06:57:00Z">
                    <w:rPr>
                      <w:rFonts w:asciiTheme="minorEastAsia" w:eastAsiaTheme="minorEastAsia" w:hAnsiTheme="minorEastAsia" w:cs="Times New Roman"/>
                      <w:color w:val="auto"/>
                      <w:szCs w:val="22"/>
                      <w:lang w:val="en-US"/>
                    </w:rPr>
                  </w:rPrChange>
                </w:rPr>
                <w:t xml:space="preserve"> 사용한 감도 조절</w:t>
              </w:r>
            </w:ins>
            <w:r>
              <w:rPr>
                <w:rPrChange w:id="960" w:author="김은수" w:date="2026-10-01T06:57:00Z">
                  <w:rPr>
                    <w:rFonts w:asciiTheme="minorEastAsia" w:eastAsiaTheme="minorEastAsia" w:hAnsiTheme="minorEastAsia" w:cs="Times New Roman"/>
                    <w:color w:val="auto"/>
                    <w:szCs w:val="22"/>
                    <w:lang w:val="en-US"/>
                  </w:rPr>
                </w:rPrChange>
              </w:rPr>
              <w:t xml:space="preserve"> 10단계</w:t>
            </w:r>
          </w:p>
        </w:tc>
        <w:tc>
          <w:tcPr>
            <w:tcW w:w="3917" w:type="dxa"/>
            <w:tcPrChange w:id="961" w:author="김은수" w:date="2026-10-01T06:57:00Z">
              <w:tcPr>
                <w:tcW w:w="3827" w:type="dxa"/>
              </w:tcPr>
            </w:tcPrChange>
          </w:tcPr>
          <w:p w14:paraId="69FF94AF"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962" w:author="김은수" w:date="2026-10-01T16:26:00Z" w16du:dateUtc="2026-10-01T07:26:00Z">
                  <w:rPr>
                    <w:rFonts w:asciiTheme="minorEastAsia" w:hAnsiTheme="minorEastAsia" w:cs="Times New Roman"/>
                  </w:rPr>
                </w:rPrChange>
              </w:rPr>
              <w:pPrChange w:id="96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964" w:author="김은수" w:date="2026-09-29T18:27:00Z" w16du:dateUtc="2026-09-29T09:27:00Z">
              <w:r w:rsidRPr="00C34F72">
                <w:rPr>
                  <w:lang w:val="en-US"/>
                  <w:rPrChange w:id="965" w:author="김은수" w:date="2026-10-01T16:26:00Z" w16du:dateUtc="2026-10-01T07:26:00Z">
                    <w:rPr>
                      <w:rFonts w:asciiTheme="minorHAnsi" w:eastAsiaTheme="minorEastAsia" w:hAnsiTheme="minorHAnsi" w:cstheme="minorBidi"/>
                      <w:color w:val="auto"/>
                      <w:szCs w:val="22"/>
                      <w:lang w:val="en-US"/>
                    </w:rPr>
                  </w:rPrChange>
                </w:rPr>
                <w:t xml:space="preserve">CFX </w:t>
              </w:r>
            </w:ins>
            <w:r w:rsidRPr="00C34F72">
              <w:rPr>
                <w:lang w:val="en-US"/>
                <w:rPrChange w:id="966" w:author="김은수" w:date="2026-10-01T16:26:00Z" w16du:dateUtc="2026-10-01T07:26:00Z">
                  <w:rPr>
                    <w:rFonts w:asciiTheme="minorHAnsi" w:eastAsiaTheme="minorEastAsia" w:hAnsiTheme="minorHAnsi" w:cstheme="minorBidi"/>
                    <w:color w:val="auto"/>
                    <w:szCs w:val="22"/>
                    <w:lang w:val="en-US"/>
                  </w:rPr>
                </w:rPrChange>
              </w:rPr>
              <w:t>Signal Processing Module</w:t>
            </w:r>
            <w:ins w:id="967" w:author="김은수" w:date="2026-09-29T18:27:00Z" w16du:dateUtc="2026-09-29T09:27:00Z">
              <w:r w:rsidRPr="00C34F72">
                <w:rPr>
                  <w:lang w:val="en-US"/>
                  <w:rPrChange w:id="968" w:author="김은수" w:date="2026-10-01T16:26:00Z" w16du:dateUtc="2026-10-01T07:26:00Z">
                    <w:rPr>
                      <w:rFonts w:asciiTheme="minorHAnsi" w:eastAsiaTheme="minorEastAsia" w:hAnsiTheme="minorHAnsi" w:cstheme="minorBidi"/>
                      <w:color w:val="auto"/>
                      <w:szCs w:val="22"/>
                      <w:lang w:val="en-US"/>
                    </w:rPr>
                  </w:rPrChange>
                </w:rPr>
                <w:t xml:space="preserve"> / System Control Module</w:t>
              </w:r>
            </w:ins>
          </w:p>
        </w:tc>
      </w:tr>
      <w:tr w:rsidR="002E582F" w:rsidRPr="00085F97" w14:paraId="55467E77" w14:textId="77777777" w:rsidTr="00CC0AAE">
        <w:trPr>
          <w:cantSplit/>
          <w:del w:id="969" w:author="김은수" w:date="2026-10-12T00:19:00Z"/>
          <w:trPrChange w:id="970"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971" w:author="김은수" w:date="2026-10-01T06:57:00Z">
              <w:tcPr>
                <w:tcW w:w="1762" w:type="dxa"/>
              </w:tcPr>
            </w:tcPrChange>
          </w:tcPr>
          <w:p w14:paraId="1F8ABB95" w14:textId="77777777" w:rsidR="002E582F" w:rsidRPr="00850940" w:rsidRDefault="00617422">
            <w:pPr>
              <w:pStyle w:val="TDCe"/>
              <w:pPrChange w:id="972" w:author="김은수" w:date="2026-10-01T06:57:00Z">
                <w:pPr/>
              </w:pPrChange>
            </w:pPr>
            <w:r>
              <w:rPr>
                <w:b/>
                <w:rPrChange w:id="973" w:author="김은수" w:date="2026-10-01T06:57:00Z">
                  <w:rPr>
                    <w:rFonts w:asciiTheme="minorHAnsi" w:eastAsiaTheme="minorEastAsia" w:hAnsiTheme="minorHAnsi" w:cstheme="minorBidi"/>
                    <w:b w:val="0"/>
                    <w:color w:val="auto"/>
                    <w:szCs w:val="22"/>
                    <w:lang w:val="en-US"/>
                  </w:rPr>
                </w:rPrChange>
              </w:rPr>
              <w:t>SW-FW-RID-9</w:t>
            </w:r>
          </w:p>
        </w:tc>
        <w:tc>
          <w:tcPr>
            <w:tcW w:w="3917" w:type="dxa"/>
            <w:tcPrChange w:id="974" w:author="김은수" w:date="2026-10-01T06:57:00Z">
              <w:tcPr>
                <w:tcW w:w="3827" w:type="dxa"/>
              </w:tcPr>
            </w:tcPrChange>
          </w:tcPr>
          <w:p w14:paraId="284AFB7A"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97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PrChange w:id="976" w:author="김은수" w:date="2026-10-01T06:57:00Z">
                  <w:rPr>
                    <w:rFonts w:asciiTheme="minorEastAsia" w:eastAsiaTheme="minorEastAsia" w:hAnsiTheme="minorEastAsia" w:cs="Times New Roman"/>
                    <w:color w:val="auto"/>
                    <w:szCs w:val="22"/>
                    <w:lang w:val="en-US"/>
                  </w:rPr>
                </w:rPrChange>
              </w:rPr>
              <w:t xml:space="preserve">FFT </w:t>
            </w:r>
            <w:del w:id="977" w:author="김은수" w:date="2026-09-29T18:27:00Z" w16du:dateUtc="2026-09-29T09:27:00Z">
              <w:r w:rsidR="00196B14">
                <w:rPr>
                  <w:rFonts w:asciiTheme="minorEastAsia" w:hAnsiTheme="minorEastAsia" w:cs="Times New Roman" w:hint="eastAsia"/>
                </w:rPr>
                <w:delText>주파수 분석</w:delText>
              </w:r>
            </w:del>
            <w:ins w:id="978" w:author="김은수" w:date="2026-09-29T18:27:00Z" w16du:dateUtc="2026-09-29T09:27:00Z">
              <w:r>
                <w:rPr>
                  <w:rFonts w:hint="eastAsia"/>
                  <w:rPrChange w:id="979" w:author="김은수" w:date="2026-10-01T06:57:00Z">
                    <w:rPr>
                      <w:rFonts w:asciiTheme="minorEastAsia" w:eastAsiaTheme="minorEastAsia" w:hAnsiTheme="minorEastAsia" w:cs="Times New Roman" w:hint="eastAsia"/>
                      <w:color w:val="auto"/>
                      <w:szCs w:val="22"/>
                      <w:lang w:val="en-US"/>
                    </w:rPr>
                  </w:rPrChange>
                </w:rPr>
                <w:t>방식으로</w:t>
              </w:r>
              <w:r>
                <w:rPr>
                  <w:rPrChange w:id="980" w:author="김은수" w:date="2026-10-01T06:57:00Z">
                    <w:rPr>
                      <w:rFonts w:asciiTheme="minorEastAsia" w:eastAsiaTheme="minorEastAsia" w:hAnsiTheme="minorEastAsia" w:cs="Times New Roman"/>
                      <w:color w:val="auto"/>
                      <w:szCs w:val="22"/>
                      <w:lang w:val="en-US"/>
                    </w:rPr>
                  </w:rPrChange>
                </w:rPr>
                <w:t xml:space="preserve"> 신호의 주파수를 성분을 분석한다.</w:t>
              </w:r>
            </w:ins>
          </w:p>
        </w:tc>
        <w:tc>
          <w:tcPr>
            <w:tcW w:w="3917" w:type="dxa"/>
            <w:tcPrChange w:id="981" w:author="김은수" w:date="2026-10-01T06:57:00Z">
              <w:tcPr>
                <w:tcW w:w="3827" w:type="dxa"/>
              </w:tcPr>
            </w:tcPrChange>
          </w:tcPr>
          <w:p w14:paraId="5F9E4193"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982" w:author="김은수" w:date="2026-10-01T16:26:00Z" w16du:dateUtc="2026-10-01T07:26:00Z">
                  <w:rPr>
                    <w:rFonts w:asciiTheme="minorEastAsia" w:hAnsiTheme="minorEastAsia" w:cs="Times New Roman"/>
                  </w:rPr>
                </w:rPrChange>
              </w:rPr>
              <w:pPrChange w:id="98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984" w:author="김은수" w:date="2026-09-29T18:27:00Z" w16du:dateUtc="2026-09-29T09:27:00Z">
              <w:r w:rsidRPr="00C34F72">
                <w:rPr>
                  <w:lang w:val="en-US"/>
                  <w:rPrChange w:id="985" w:author="김은수" w:date="2026-10-01T16:26:00Z" w16du:dateUtc="2026-10-01T07:26:00Z">
                    <w:rPr>
                      <w:rFonts w:asciiTheme="minorHAnsi" w:eastAsiaTheme="minorEastAsia" w:hAnsiTheme="minorHAnsi" w:cstheme="minorBidi"/>
                      <w:color w:val="auto"/>
                      <w:szCs w:val="22"/>
                      <w:lang w:val="en-US"/>
                    </w:rPr>
                  </w:rPrChange>
                </w:rPr>
                <w:t xml:space="preserve">CFX </w:t>
              </w:r>
            </w:ins>
            <w:r w:rsidRPr="00C34F72">
              <w:rPr>
                <w:lang w:val="en-US"/>
                <w:rPrChange w:id="986" w:author="김은수" w:date="2026-10-01T16:26:00Z" w16du:dateUtc="2026-10-01T07:26:00Z">
                  <w:rPr>
                    <w:rFonts w:asciiTheme="minorHAnsi" w:eastAsiaTheme="minorEastAsia" w:hAnsiTheme="minorHAnsi" w:cstheme="minorBidi"/>
                    <w:color w:val="auto"/>
                    <w:szCs w:val="22"/>
                    <w:lang w:val="en-US"/>
                  </w:rPr>
                </w:rPrChange>
              </w:rPr>
              <w:t>Signal Processing Module</w:t>
            </w:r>
            <w:ins w:id="987" w:author="김은수" w:date="2026-09-29T18:27:00Z" w16du:dateUtc="2026-09-29T09:27:00Z">
              <w:r w:rsidRPr="00C34F72">
                <w:rPr>
                  <w:lang w:val="en-US"/>
                  <w:rPrChange w:id="988" w:author="김은수" w:date="2026-10-01T16:26:00Z" w16du:dateUtc="2026-10-01T07:26:00Z">
                    <w:rPr>
                      <w:rFonts w:asciiTheme="minorHAnsi" w:eastAsiaTheme="minorEastAsia" w:hAnsiTheme="minorHAnsi" w:cstheme="minorBidi"/>
                      <w:color w:val="auto"/>
                      <w:szCs w:val="22"/>
                      <w:lang w:val="en-US"/>
                    </w:rPr>
                  </w:rPrChange>
                </w:rPr>
                <w:t xml:space="preserve"> / System Control Module</w:t>
              </w:r>
            </w:ins>
          </w:p>
        </w:tc>
      </w:tr>
      <w:tr w:rsidR="002E582F" w:rsidRPr="00085F97" w14:paraId="664ED76C" w14:textId="77777777" w:rsidTr="00CC0AAE">
        <w:trPr>
          <w:cantSplit/>
          <w:del w:id="989" w:author="김은수" w:date="2026-10-12T00:19:00Z"/>
          <w:trPrChange w:id="990"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991" w:author="김은수" w:date="2026-10-01T06:57:00Z">
              <w:tcPr>
                <w:tcW w:w="1762" w:type="dxa"/>
              </w:tcPr>
            </w:tcPrChange>
          </w:tcPr>
          <w:p w14:paraId="0C6E81D0" w14:textId="77777777" w:rsidR="002E582F" w:rsidRPr="00850940" w:rsidRDefault="00617422">
            <w:pPr>
              <w:pStyle w:val="TDCe"/>
              <w:pPrChange w:id="992" w:author="김은수" w:date="2026-10-01T06:57:00Z">
                <w:pPr/>
              </w:pPrChange>
            </w:pPr>
            <w:r>
              <w:rPr>
                <w:b/>
                <w:rPrChange w:id="993" w:author="김은수" w:date="2026-10-01T06:57:00Z">
                  <w:rPr>
                    <w:rFonts w:asciiTheme="minorHAnsi" w:eastAsiaTheme="minorEastAsia" w:hAnsiTheme="minorHAnsi" w:cstheme="minorBidi"/>
                    <w:b w:val="0"/>
                    <w:color w:val="auto"/>
                    <w:szCs w:val="22"/>
                    <w:lang w:val="en-US"/>
                  </w:rPr>
                </w:rPrChange>
              </w:rPr>
              <w:t>SW-FW-RID-10</w:t>
            </w:r>
          </w:p>
        </w:tc>
        <w:tc>
          <w:tcPr>
            <w:tcW w:w="3917" w:type="dxa"/>
            <w:tcPrChange w:id="994" w:author="김은수" w:date="2026-10-01T06:57:00Z">
              <w:tcPr>
                <w:tcW w:w="3827" w:type="dxa"/>
              </w:tcPr>
            </w:tcPrChange>
          </w:tcPr>
          <w:p w14:paraId="0676AF3B"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99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996" w:author="김은수" w:date="2026-09-29T18:27:00Z" w16du:dateUtc="2026-09-29T09:27:00Z">
              <w:r>
                <w:rPr>
                  <w:rPrChange w:id="997" w:author="김은수" w:date="2026-10-01T06:57:00Z">
                    <w:rPr>
                      <w:rFonts w:asciiTheme="minorEastAsia" w:eastAsiaTheme="minorEastAsia" w:hAnsiTheme="minorEastAsia" w:cs="Times New Roman"/>
                      <w:color w:val="auto"/>
                      <w:szCs w:val="22"/>
                      <w:lang w:val="en-US"/>
                    </w:rPr>
                  </w:rPrChange>
                </w:rPr>
                <w:t xml:space="preserve">1~32채널의 대역수로 </w:t>
              </w:r>
            </w:ins>
            <w:r>
              <w:rPr>
                <w:rFonts w:hint="eastAsia"/>
                <w:rPrChange w:id="998" w:author="김은수" w:date="2026-10-01T06:57:00Z">
                  <w:rPr>
                    <w:rFonts w:asciiTheme="minorEastAsia" w:eastAsiaTheme="minorEastAsia" w:hAnsiTheme="minorEastAsia" w:cs="Times New Roman" w:hint="eastAsia"/>
                    <w:color w:val="auto"/>
                    <w:szCs w:val="22"/>
                    <w:lang w:val="en-US"/>
                  </w:rPr>
                </w:rPrChange>
              </w:rPr>
              <w:t>주파수</w:t>
            </w:r>
            <w:r>
              <w:rPr>
                <w:rPrChange w:id="999" w:author="김은수" w:date="2026-10-01T06:57:00Z">
                  <w:rPr>
                    <w:rFonts w:asciiTheme="minorEastAsia" w:eastAsiaTheme="minorEastAsia" w:hAnsiTheme="minorEastAsia" w:cs="Times New Roman"/>
                    <w:color w:val="auto"/>
                    <w:szCs w:val="22"/>
                    <w:lang w:val="en-US"/>
                  </w:rPr>
                </w:rPrChange>
              </w:rPr>
              <w:t xml:space="preserve"> </w:t>
            </w:r>
            <w:del w:id="1000" w:author="김은수" w:date="2026-09-29T18:27:00Z" w16du:dateUtc="2026-09-29T09:27:00Z">
              <w:r w:rsidR="00196B14">
                <w:rPr>
                  <w:rFonts w:asciiTheme="minorEastAsia" w:hAnsiTheme="minorEastAsia" w:cs="Times New Roman" w:hint="eastAsia"/>
                </w:rPr>
                <w:delText xml:space="preserve">분석 대역수(최대 </w:delText>
              </w:r>
              <w:r w:rsidR="00196B14">
                <w:rPr>
                  <w:rFonts w:asciiTheme="minorEastAsia" w:hAnsiTheme="minorEastAsia" w:cs="Times New Roman"/>
                </w:rPr>
                <w:delText>32</w:delText>
              </w:r>
              <w:r w:rsidR="00196B14">
                <w:rPr>
                  <w:rFonts w:asciiTheme="minorEastAsia" w:hAnsiTheme="minorEastAsia" w:cs="Times New Roman" w:hint="eastAsia"/>
                </w:rPr>
                <w:delText>개)</w:delText>
              </w:r>
            </w:del>
            <w:ins w:id="1001" w:author="김은수" w:date="2026-09-29T18:27:00Z" w16du:dateUtc="2026-09-29T09:27:00Z">
              <w:r>
                <w:rPr>
                  <w:rFonts w:hint="eastAsia"/>
                  <w:rPrChange w:id="1002" w:author="김은수" w:date="2026-10-01T06:57:00Z">
                    <w:rPr>
                      <w:rFonts w:asciiTheme="minorEastAsia" w:eastAsiaTheme="minorEastAsia" w:hAnsiTheme="minorEastAsia" w:cs="Times New Roman" w:hint="eastAsia"/>
                      <w:color w:val="auto"/>
                      <w:szCs w:val="22"/>
                      <w:lang w:val="en-US"/>
                    </w:rPr>
                  </w:rPrChange>
                </w:rPr>
                <w:t>분석이</w:t>
              </w:r>
              <w:r>
                <w:rPr>
                  <w:rPrChange w:id="1003" w:author="김은수" w:date="2026-10-01T06:57:00Z">
                    <w:rPr>
                      <w:rFonts w:asciiTheme="minorEastAsia" w:eastAsiaTheme="minorEastAsia" w:hAnsiTheme="minorEastAsia" w:cs="Times New Roman"/>
                      <w:color w:val="auto"/>
                      <w:szCs w:val="22"/>
                      <w:lang w:val="en-US"/>
                    </w:rPr>
                  </w:rPrChange>
                </w:rPr>
                <w:t xml:space="preserve"> 가능해야한다.</w:t>
              </w:r>
            </w:ins>
          </w:p>
        </w:tc>
        <w:tc>
          <w:tcPr>
            <w:tcW w:w="3917" w:type="dxa"/>
            <w:tcPrChange w:id="1004" w:author="김은수" w:date="2026-10-01T06:57:00Z">
              <w:tcPr>
                <w:tcW w:w="3827" w:type="dxa"/>
              </w:tcPr>
            </w:tcPrChange>
          </w:tcPr>
          <w:p w14:paraId="122D136C"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005" w:author="김은수" w:date="2026-10-01T16:26:00Z" w16du:dateUtc="2026-10-01T07:26:00Z">
                  <w:rPr>
                    <w:rFonts w:asciiTheme="minorEastAsia" w:hAnsiTheme="minorEastAsia" w:cs="Times New Roman"/>
                  </w:rPr>
                </w:rPrChange>
              </w:rPr>
              <w:pPrChange w:id="100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007" w:author="김은수" w:date="2026-09-29T18:27:00Z" w16du:dateUtc="2026-09-29T09:27:00Z">
              <w:r w:rsidRPr="00C34F72">
                <w:rPr>
                  <w:lang w:val="en-US"/>
                  <w:rPrChange w:id="1008" w:author="김은수" w:date="2026-10-01T16:26:00Z" w16du:dateUtc="2026-10-01T07:26:00Z">
                    <w:rPr>
                      <w:rFonts w:asciiTheme="minorHAnsi" w:eastAsiaTheme="minorEastAsia" w:hAnsiTheme="minorHAnsi" w:cstheme="minorBidi"/>
                      <w:color w:val="auto"/>
                      <w:szCs w:val="22"/>
                      <w:lang w:val="en-US"/>
                    </w:rPr>
                  </w:rPrChange>
                </w:rPr>
                <w:t xml:space="preserve">CFX </w:t>
              </w:r>
            </w:ins>
            <w:r w:rsidRPr="00C34F72">
              <w:rPr>
                <w:lang w:val="en-US"/>
                <w:rPrChange w:id="1009" w:author="김은수" w:date="2026-10-01T16:26:00Z" w16du:dateUtc="2026-10-01T07:26:00Z">
                  <w:rPr>
                    <w:rFonts w:asciiTheme="minorHAnsi" w:eastAsiaTheme="minorEastAsia" w:hAnsiTheme="minorHAnsi" w:cstheme="minorBidi"/>
                    <w:color w:val="auto"/>
                    <w:szCs w:val="22"/>
                    <w:lang w:val="en-US"/>
                  </w:rPr>
                </w:rPrChange>
              </w:rPr>
              <w:t>Signal Processing Module</w:t>
            </w:r>
            <w:ins w:id="1010" w:author="김은수" w:date="2026-09-29T18:27:00Z" w16du:dateUtc="2026-09-29T09:27:00Z">
              <w:r w:rsidRPr="00C34F72">
                <w:rPr>
                  <w:lang w:val="en-US"/>
                  <w:rPrChange w:id="1011" w:author="김은수" w:date="2026-10-01T16:26:00Z" w16du:dateUtc="2026-10-01T07:26:00Z">
                    <w:rPr>
                      <w:rFonts w:asciiTheme="minorHAnsi" w:eastAsiaTheme="minorEastAsia" w:hAnsiTheme="minorHAnsi" w:cstheme="minorBidi"/>
                      <w:color w:val="auto"/>
                      <w:szCs w:val="22"/>
                      <w:lang w:val="en-US"/>
                    </w:rPr>
                  </w:rPrChange>
                </w:rPr>
                <w:t xml:space="preserve"> / System Control Module</w:t>
              </w:r>
            </w:ins>
          </w:p>
        </w:tc>
      </w:tr>
      <w:tr w:rsidR="002E582F" w:rsidRPr="00085F97" w14:paraId="38892AD0" w14:textId="77777777" w:rsidTr="00CC0AAE">
        <w:trPr>
          <w:cantSplit/>
          <w:del w:id="1012" w:author="김은수" w:date="2026-10-12T00:19:00Z"/>
          <w:trPrChange w:id="101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014" w:author="김은수" w:date="2026-10-01T06:57:00Z">
              <w:tcPr>
                <w:tcW w:w="1762" w:type="dxa"/>
              </w:tcPr>
            </w:tcPrChange>
          </w:tcPr>
          <w:p w14:paraId="79AB251F" w14:textId="77777777" w:rsidR="002E582F" w:rsidRPr="00850940" w:rsidRDefault="00617422">
            <w:pPr>
              <w:pStyle w:val="TDCe"/>
              <w:pPrChange w:id="1015" w:author="김은수" w:date="2026-10-01T06:57:00Z">
                <w:pPr/>
              </w:pPrChange>
            </w:pPr>
            <w:r>
              <w:rPr>
                <w:b/>
                <w:rPrChange w:id="1016" w:author="김은수" w:date="2026-10-01T06:57:00Z">
                  <w:rPr>
                    <w:rFonts w:asciiTheme="minorHAnsi" w:eastAsiaTheme="minorEastAsia" w:hAnsiTheme="minorHAnsi" w:cstheme="minorBidi"/>
                    <w:b w:val="0"/>
                    <w:color w:val="auto"/>
                    <w:szCs w:val="22"/>
                    <w:lang w:val="en-US"/>
                  </w:rPr>
                </w:rPrChange>
              </w:rPr>
              <w:t>SW-FW-RID-11</w:t>
            </w:r>
          </w:p>
        </w:tc>
        <w:tc>
          <w:tcPr>
            <w:tcW w:w="3917" w:type="dxa"/>
            <w:tcPrChange w:id="1017" w:author="김은수" w:date="2026-10-01T06:57:00Z">
              <w:tcPr>
                <w:tcW w:w="3827" w:type="dxa"/>
              </w:tcPr>
            </w:tcPrChange>
          </w:tcPr>
          <w:p w14:paraId="35BBFCC4"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01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019" w:author="김은수" w:date="2026-09-29T18:27:00Z" w16du:dateUtc="2026-09-29T09:27:00Z">
              <w:r>
                <w:rPr>
                  <w:rFonts w:hint="eastAsia"/>
                  <w:rPrChange w:id="1020" w:author="김은수" w:date="2026-10-01T06:57:00Z">
                    <w:rPr>
                      <w:rFonts w:asciiTheme="minorEastAsia" w:eastAsiaTheme="minorEastAsia" w:hAnsiTheme="minorEastAsia" w:cs="Times New Roman" w:hint="eastAsia"/>
                      <w:color w:val="auto"/>
                      <w:szCs w:val="22"/>
                      <w:lang w:val="en-US"/>
                    </w:rPr>
                  </w:rPrChange>
                </w:rPr>
                <w:t>필수</w:t>
              </w:r>
              <w:r>
                <w:rPr>
                  <w:rPrChange w:id="1021" w:author="김은수" w:date="2026-10-01T06:57:00Z">
                    <w:rPr>
                      <w:rFonts w:asciiTheme="minorEastAsia" w:eastAsiaTheme="minorEastAsia" w:hAnsiTheme="minorEastAsia" w:cs="Times New Roman"/>
                      <w:color w:val="auto"/>
                      <w:szCs w:val="22"/>
                      <w:lang w:val="en-US"/>
                    </w:rPr>
                  </w:rPrChange>
                </w:rPr>
                <w:t xml:space="preserve"> : </w:t>
              </w:r>
            </w:ins>
            <w:r>
              <w:rPr>
                <w:rPrChange w:id="1022" w:author="김은수" w:date="2026-10-01T06:57:00Z">
                  <w:rPr>
                    <w:rFonts w:asciiTheme="minorEastAsia" w:eastAsiaTheme="minorEastAsia" w:hAnsiTheme="minorEastAsia" w:cs="Times New Roman"/>
                    <w:color w:val="auto"/>
                    <w:szCs w:val="22"/>
                    <w:lang w:val="en-US"/>
                  </w:rPr>
                </w:rPrChange>
              </w:rPr>
              <w:t>CIS</w:t>
            </w:r>
            <w:del w:id="1023" w:author="김은수" w:date="2026-09-29T18:27:00Z" w16du:dateUtc="2026-09-29T09:27:00Z">
              <w:r w:rsidR="00196B14">
                <w:rPr>
                  <w:rFonts w:asciiTheme="minorEastAsia" w:hAnsiTheme="minorEastAsia" w:cs="Times New Roman"/>
                </w:rPr>
                <w:delText xml:space="preserve"> </w:delText>
              </w:r>
              <w:r w:rsidR="00196B14">
                <w:rPr>
                  <w:rFonts w:asciiTheme="minorEastAsia" w:hAnsiTheme="minorEastAsia" w:cs="Times New Roman" w:hint="eastAsia"/>
                </w:rPr>
                <w:delText>자극 기법</w:delText>
              </w:r>
            </w:del>
            <w:ins w:id="1024" w:author="김은수" w:date="2026-09-29T18:27:00Z" w16du:dateUtc="2026-09-29T09:27:00Z">
              <w:r>
                <w:rPr>
                  <w:rPrChange w:id="1025" w:author="김은수" w:date="2026-10-01T06:57:00Z">
                    <w:rPr>
                      <w:rFonts w:asciiTheme="minorEastAsia" w:eastAsiaTheme="minorEastAsia" w:hAnsiTheme="minorEastAsia" w:cs="Times New Roman"/>
                      <w:color w:val="auto"/>
                      <w:szCs w:val="22"/>
                      <w:lang w:val="en-US"/>
                    </w:rPr>
                  </w:rPrChange>
                </w:rPr>
                <w:t>, 옵션 : N-of-M</w:t>
              </w:r>
            </w:ins>
          </w:p>
        </w:tc>
        <w:tc>
          <w:tcPr>
            <w:tcW w:w="3917" w:type="dxa"/>
            <w:tcPrChange w:id="1026" w:author="김은수" w:date="2026-10-01T06:57:00Z">
              <w:tcPr>
                <w:tcW w:w="3827" w:type="dxa"/>
              </w:tcPr>
            </w:tcPrChange>
          </w:tcPr>
          <w:p w14:paraId="07DCB144"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027" w:author="김은수" w:date="2026-10-01T16:26:00Z" w16du:dateUtc="2026-10-01T07:26:00Z">
                  <w:rPr>
                    <w:rFonts w:asciiTheme="minorEastAsia" w:hAnsiTheme="minorEastAsia" w:cs="Times New Roman"/>
                  </w:rPr>
                </w:rPrChange>
              </w:rPr>
              <w:pPrChange w:id="102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029" w:author="김은수" w:date="2026-09-29T18:27:00Z" w16du:dateUtc="2026-09-29T09:27:00Z">
              <w:r w:rsidRPr="00C34F72">
                <w:rPr>
                  <w:lang w:val="en-US"/>
                  <w:rPrChange w:id="1030" w:author="김은수" w:date="2026-10-01T16:26:00Z" w16du:dateUtc="2026-10-01T07:26:00Z">
                    <w:rPr>
                      <w:rFonts w:asciiTheme="minorHAnsi" w:eastAsiaTheme="minorEastAsia" w:hAnsiTheme="minorHAnsi" w:cstheme="minorBidi"/>
                      <w:color w:val="auto"/>
                      <w:szCs w:val="22"/>
                      <w:lang w:val="en-US"/>
                    </w:rPr>
                  </w:rPrChange>
                </w:rPr>
                <w:delText>Internal Stimulation Device Execution</w:delText>
              </w:r>
            </w:del>
            <w:ins w:id="1031" w:author="김은수" w:date="2026-09-29T18:27:00Z" w16du:dateUtc="2026-09-29T09:27:00Z">
              <w:r w:rsidRPr="00C34F72">
                <w:rPr>
                  <w:lang w:val="en-US"/>
                  <w:rPrChange w:id="1032" w:author="김은수" w:date="2026-10-01T16:26:00Z" w16du:dateUtc="2026-10-01T07:26:00Z">
                    <w:rPr>
                      <w:rFonts w:asciiTheme="minorHAnsi" w:eastAsiaTheme="minorEastAsia" w:hAnsiTheme="minorHAnsi" w:cstheme="minorBidi"/>
                      <w:color w:val="auto"/>
                      <w:szCs w:val="22"/>
                      <w:lang w:val="en-US"/>
                    </w:rPr>
                  </w:rPrChange>
                </w:rPr>
                <w:t>CFX Signal Processing Module / System Control</w:t>
              </w:r>
            </w:ins>
            <w:r w:rsidRPr="00C34F72">
              <w:rPr>
                <w:lang w:val="en-US"/>
                <w:rPrChange w:id="1033" w:author="김은수" w:date="2026-10-01T16:26:00Z" w16du:dateUtc="2026-10-01T07:26:00Z">
                  <w:rPr>
                    <w:rFonts w:asciiTheme="minorHAnsi" w:eastAsiaTheme="minorEastAsia" w:hAnsiTheme="minorHAnsi" w:cstheme="minorBidi"/>
                    <w:color w:val="auto"/>
                    <w:szCs w:val="22"/>
                    <w:lang w:val="en-US"/>
                  </w:rPr>
                </w:rPrChange>
              </w:rPr>
              <w:t xml:space="preserve"> Module</w:t>
            </w:r>
          </w:p>
        </w:tc>
      </w:tr>
      <w:tr w:rsidR="002E582F" w:rsidRPr="00085F97" w14:paraId="54778080" w14:textId="77777777" w:rsidTr="00CC0AAE">
        <w:trPr>
          <w:cantSplit/>
          <w:del w:id="1034" w:author="김은수" w:date="2026-10-12T00:19:00Z"/>
          <w:trPrChange w:id="1035"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036" w:author="김은수" w:date="2026-10-01T06:57:00Z">
              <w:tcPr>
                <w:tcW w:w="1762" w:type="dxa"/>
              </w:tcPr>
            </w:tcPrChange>
          </w:tcPr>
          <w:p w14:paraId="013C2E61" w14:textId="77777777" w:rsidR="002E582F" w:rsidRPr="00850940" w:rsidRDefault="00617422">
            <w:pPr>
              <w:pStyle w:val="TDCe"/>
              <w:pPrChange w:id="1037" w:author="김은수" w:date="2026-10-01T06:57:00Z">
                <w:pPr/>
              </w:pPrChange>
            </w:pPr>
            <w:r>
              <w:rPr>
                <w:b/>
                <w:rPrChange w:id="1038" w:author="김은수" w:date="2026-10-01T06:57:00Z">
                  <w:rPr>
                    <w:rFonts w:asciiTheme="minorHAnsi" w:eastAsiaTheme="minorEastAsia" w:hAnsiTheme="minorHAnsi" w:cstheme="minorBidi"/>
                    <w:b w:val="0"/>
                    <w:color w:val="auto"/>
                    <w:szCs w:val="22"/>
                    <w:lang w:val="en-US"/>
                  </w:rPr>
                </w:rPrChange>
              </w:rPr>
              <w:t>SW-FW-RID-12</w:t>
            </w:r>
          </w:p>
        </w:tc>
        <w:tc>
          <w:tcPr>
            <w:tcW w:w="3917" w:type="dxa"/>
            <w:tcPrChange w:id="1039" w:author="김은수" w:date="2026-10-01T06:57:00Z">
              <w:tcPr>
                <w:tcW w:w="3827" w:type="dxa"/>
              </w:tcPr>
            </w:tcPrChange>
          </w:tcPr>
          <w:p w14:paraId="7CCBF748"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04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041" w:author="김은수" w:date="2026-09-29T18:27:00Z" w16du:dateUtc="2026-09-29T09:27:00Z">
              <w:r>
                <w:rPr>
                  <w:rFonts w:asciiTheme="minorEastAsia" w:hAnsiTheme="minorEastAsia" w:cs="Times New Roman" w:hint="eastAsia"/>
                  <w:color w:val="000000" w:themeColor="text1"/>
                </w:rPr>
                <w:delText>신호처리 주기</w:delText>
              </w:r>
            </w:del>
            <w:ins w:id="1042" w:author="김은수" w:date="2026-09-29T18:27:00Z" w16du:dateUtc="2026-09-29T09:27:00Z">
              <w:r w:rsidR="005C1023">
                <w:rPr>
                  <w:rFonts w:hint="eastAsia"/>
                  <w:rPrChange w:id="1043" w:author="김은수" w:date="2026-10-01T06:57:00Z">
                    <w:rPr>
                      <w:rFonts w:asciiTheme="minorEastAsia" w:eastAsiaTheme="minorEastAsia" w:hAnsiTheme="minorEastAsia" w:cs="Times New Roman" w:hint="eastAsia"/>
                      <w:color w:val="auto"/>
                      <w:szCs w:val="22"/>
                      <w:lang w:val="en-US"/>
                    </w:rPr>
                  </w:rPrChange>
                </w:rPr>
                <w:t>사운드</w:t>
              </w:r>
              <w:r w:rsidR="005C1023">
                <w:rPr>
                  <w:rPrChange w:id="1044" w:author="김은수" w:date="2026-10-01T06:57:00Z">
                    <w:rPr>
                      <w:rFonts w:asciiTheme="minorEastAsia" w:eastAsiaTheme="minorEastAsia" w:hAnsiTheme="minorEastAsia" w:cs="Times New Roman"/>
                      <w:color w:val="auto"/>
                      <w:szCs w:val="22"/>
                      <w:lang w:val="en-US"/>
                    </w:rPr>
                  </w:rPrChange>
                </w:rPr>
                <w:t xml:space="preserve"> 처리 주기는 1 ms 이하이어야 한다.</w:t>
              </w:r>
            </w:ins>
          </w:p>
        </w:tc>
        <w:tc>
          <w:tcPr>
            <w:tcW w:w="3917" w:type="dxa"/>
            <w:tcPrChange w:id="1045" w:author="김은수" w:date="2026-10-01T06:57:00Z">
              <w:tcPr>
                <w:tcW w:w="3827" w:type="dxa"/>
              </w:tcPr>
            </w:tcPrChange>
          </w:tcPr>
          <w:p w14:paraId="37DA8044"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046" w:author="김은수" w:date="2026-10-01T16:26:00Z" w16du:dateUtc="2026-10-01T07:26:00Z">
                  <w:rPr>
                    <w:rFonts w:asciiTheme="minorEastAsia" w:hAnsiTheme="minorEastAsia" w:cs="Times New Roman"/>
                  </w:rPr>
                </w:rPrChange>
              </w:rPr>
              <w:pPrChange w:id="104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048" w:author="김은수" w:date="2026-09-29T18:27:00Z" w16du:dateUtc="2026-09-29T09:27:00Z">
              <w:r w:rsidRPr="00C34F72">
                <w:rPr>
                  <w:lang w:val="en-US"/>
                  <w:rPrChange w:id="1049" w:author="김은수" w:date="2026-10-01T16:26:00Z" w16du:dateUtc="2026-10-01T07:26:00Z">
                    <w:rPr>
                      <w:rFonts w:asciiTheme="minorHAnsi" w:eastAsiaTheme="minorEastAsia" w:hAnsiTheme="minorHAnsi" w:cstheme="minorBidi"/>
                      <w:color w:val="auto"/>
                      <w:szCs w:val="22"/>
                      <w:lang w:val="en-US"/>
                    </w:rPr>
                  </w:rPrChange>
                </w:rPr>
                <w:t xml:space="preserve">CFX </w:t>
              </w:r>
            </w:ins>
            <w:r w:rsidRPr="00C34F72">
              <w:rPr>
                <w:lang w:val="en-US"/>
                <w:rPrChange w:id="1050" w:author="김은수" w:date="2026-10-01T16:26:00Z" w16du:dateUtc="2026-10-01T07:26:00Z">
                  <w:rPr>
                    <w:rFonts w:asciiTheme="minorHAnsi" w:eastAsiaTheme="minorEastAsia" w:hAnsiTheme="minorHAnsi" w:cstheme="minorBidi"/>
                    <w:color w:val="auto"/>
                    <w:szCs w:val="22"/>
                    <w:lang w:val="en-US"/>
                  </w:rPr>
                </w:rPrChange>
              </w:rPr>
              <w:t>Signal Processing Module</w:t>
            </w:r>
            <w:ins w:id="1051" w:author="김은수" w:date="2026-09-29T18:27:00Z" w16du:dateUtc="2026-09-29T09:27:00Z">
              <w:r w:rsidRPr="00C34F72">
                <w:rPr>
                  <w:lang w:val="en-US"/>
                  <w:rPrChange w:id="1052" w:author="김은수" w:date="2026-10-01T16:26:00Z" w16du:dateUtc="2026-10-01T07:26:00Z">
                    <w:rPr>
                      <w:rFonts w:asciiTheme="minorHAnsi" w:eastAsiaTheme="minorEastAsia" w:hAnsiTheme="minorHAnsi" w:cstheme="minorBidi"/>
                      <w:color w:val="auto"/>
                      <w:szCs w:val="22"/>
                      <w:lang w:val="en-US"/>
                    </w:rPr>
                  </w:rPrChange>
                </w:rPr>
                <w:t xml:space="preserve"> / System Control Module</w:t>
              </w:r>
            </w:ins>
          </w:p>
        </w:tc>
      </w:tr>
      <w:tr w:rsidR="002E582F" w:rsidRPr="00085F97" w14:paraId="55599BBB" w14:textId="77777777" w:rsidTr="00CC0AAE">
        <w:trPr>
          <w:cantSplit/>
          <w:del w:id="1053" w:author="김은수" w:date="2026-10-12T00:19:00Z"/>
          <w:trPrChange w:id="1054"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055" w:author="김은수" w:date="2026-10-01T06:57:00Z">
              <w:tcPr>
                <w:tcW w:w="1762" w:type="dxa"/>
              </w:tcPr>
            </w:tcPrChange>
          </w:tcPr>
          <w:p w14:paraId="07899980" w14:textId="77777777" w:rsidR="002E582F" w:rsidRPr="00850940" w:rsidRDefault="00617422">
            <w:pPr>
              <w:pStyle w:val="TDCe"/>
              <w:pPrChange w:id="1056" w:author="김은수" w:date="2026-10-01T06:57:00Z">
                <w:pPr/>
              </w:pPrChange>
            </w:pPr>
            <w:r>
              <w:rPr>
                <w:b/>
                <w:rPrChange w:id="1057" w:author="김은수" w:date="2026-10-01T06:57:00Z">
                  <w:rPr>
                    <w:rFonts w:asciiTheme="minorHAnsi" w:eastAsiaTheme="minorEastAsia" w:hAnsiTheme="minorHAnsi" w:cstheme="minorBidi"/>
                    <w:b w:val="0"/>
                    <w:color w:val="auto"/>
                    <w:szCs w:val="22"/>
                    <w:lang w:val="en-US"/>
                  </w:rPr>
                </w:rPrChange>
              </w:rPr>
              <w:t>SW-FW-RID-13</w:t>
            </w:r>
          </w:p>
        </w:tc>
        <w:tc>
          <w:tcPr>
            <w:tcW w:w="3917" w:type="dxa"/>
            <w:tcPrChange w:id="1058" w:author="김은수" w:date="2026-10-01T06:57:00Z">
              <w:tcPr>
                <w:tcW w:w="3827" w:type="dxa"/>
              </w:tcPr>
            </w:tcPrChange>
          </w:tcPr>
          <w:p w14:paraId="44D285A9"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05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060" w:author="김은수" w:date="2026-09-29T18:27:00Z" w16du:dateUtc="2026-09-29T09:27:00Z">
              <w:r>
                <w:rPr>
                  <w:rFonts w:asciiTheme="minorEastAsia" w:hAnsiTheme="minorEastAsia" w:cs="Times New Roman" w:hint="eastAsia"/>
                  <w:color w:val="000000" w:themeColor="text1"/>
                </w:rPr>
                <w:delText>맵 데이터 개수(</w:delText>
              </w:r>
              <w:r>
                <w:rPr>
                  <w:rFonts w:asciiTheme="minorEastAsia" w:hAnsiTheme="minorEastAsia" w:cs="Times New Roman"/>
                  <w:color w:val="000000" w:themeColor="text1"/>
                </w:rPr>
                <w:delText>4</w:delText>
              </w:r>
              <w:r>
                <w:rPr>
                  <w:rFonts w:asciiTheme="minorEastAsia" w:hAnsiTheme="minorEastAsia" w:cs="Times New Roman" w:hint="eastAsia"/>
                  <w:color w:val="000000" w:themeColor="text1"/>
                </w:rPr>
                <w:delText>개)</w:delText>
              </w:r>
            </w:del>
            <w:ins w:id="1061" w:author="김은수" w:date="2026-09-29T18:27:00Z" w16du:dateUtc="2026-09-29T09:27:00Z">
              <w:r w:rsidR="005C1023">
                <w:rPr>
                  <w:rPrChange w:id="1062" w:author="김은수" w:date="2026-10-01T06:57:00Z">
                    <w:rPr>
                      <w:rFonts w:asciiTheme="minorEastAsia" w:eastAsiaTheme="minorEastAsia" w:hAnsiTheme="minorEastAsia" w:cs="Times New Roman"/>
                      <w:color w:val="auto"/>
                      <w:szCs w:val="22"/>
                      <w:lang w:val="en-US"/>
                    </w:rPr>
                  </w:rPrChange>
                </w:rPr>
                <w:t>4개의 맵 데이터를 사용할 수 있어야 한다.</w:t>
              </w:r>
            </w:ins>
          </w:p>
        </w:tc>
        <w:tc>
          <w:tcPr>
            <w:tcW w:w="3917" w:type="dxa"/>
            <w:tcPrChange w:id="1063" w:author="김은수" w:date="2026-10-01T06:57:00Z">
              <w:tcPr>
                <w:tcW w:w="3827" w:type="dxa"/>
              </w:tcPr>
            </w:tcPrChange>
          </w:tcPr>
          <w:p w14:paraId="5B5E8D25"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064" w:author="김은수" w:date="2026-10-01T16:26:00Z" w16du:dateUtc="2026-10-01T07:26:00Z">
                  <w:rPr>
                    <w:rFonts w:asciiTheme="minorEastAsia" w:hAnsiTheme="minorEastAsia" w:cs="Times New Roman"/>
                  </w:rPr>
                </w:rPrChange>
              </w:rPr>
              <w:pPrChange w:id="106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066" w:author="김은수" w:date="2026-09-29T18:27:00Z" w16du:dateUtc="2026-09-29T09:27:00Z">
              <w:r w:rsidRPr="00C34F72">
                <w:rPr>
                  <w:lang w:val="en-US"/>
                  <w:rPrChange w:id="1067" w:author="김은수" w:date="2026-10-01T16:26:00Z" w16du:dateUtc="2026-10-01T07:26:00Z">
                    <w:rPr>
                      <w:rFonts w:asciiTheme="minorHAnsi" w:eastAsiaTheme="minorEastAsia" w:hAnsiTheme="minorHAnsi" w:cstheme="minorBidi"/>
                      <w:color w:val="auto"/>
                      <w:szCs w:val="22"/>
                      <w:lang w:val="en-US"/>
                    </w:rPr>
                  </w:rPrChange>
                </w:rPr>
                <w:t xml:space="preserve">CM3 / CFX </w:t>
              </w:r>
            </w:ins>
            <w:r w:rsidRPr="00C34F72">
              <w:rPr>
                <w:lang w:val="en-US"/>
                <w:rPrChange w:id="1068" w:author="김은수" w:date="2026-10-01T16:26:00Z" w16du:dateUtc="2026-10-01T07:26:00Z">
                  <w:rPr>
                    <w:rFonts w:asciiTheme="minorHAnsi" w:eastAsiaTheme="minorEastAsia" w:hAnsiTheme="minorHAnsi" w:cstheme="minorBidi"/>
                    <w:color w:val="auto"/>
                    <w:szCs w:val="22"/>
                    <w:lang w:val="en-US"/>
                  </w:rPr>
                </w:rPrChange>
              </w:rPr>
              <w:t>Internal Stimulation Device Execution Module</w:t>
            </w:r>
          </w:p>
        </w:tc>
      </w:tr>
      <w:tr w:rsidR="002E582F" w:rsidRPr="00085F97" w14:paraId="28D0E4EF" w14:textId="77777777" w:rsidTr="00CC0AAE">
        <w:trPr>
          <w:cantSplit/>
          <w:del w:id="1069" w:author="김은수" w:date="2026-10-12T00:19:00Z"/>
          <w:trPrChange w:id="1070"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071" w:author="김은수" w:date="2026-10-01T06:57:00Z">
              <w:tcPr>
                <w:tcW w:w="1762" w:type="dxa"/>
              </w:tcPr>
            </w:tcPrChange>
          </w:tcPr>
          <w:p w14:paraId="69B84639" w14:textId="77777777" w:rsidR="002E582F" w:rsidRPr="00850940" w:rsidRDefault="00617422">
            <w:pPr>
              <w:pStyle w:val="TDCe"/>
              <w:pPrChange w:id="1072" w:author="김은수" w:date="2026-10-01T06:57:00Z">
                <w:pPr/>
              </w:pPrChange>
            </w:pPr>
            <w:r>
              <w:rPr>
                <w:b/>
                <w:rPrChange w:id="1073" w:author="김은수" w:date="2026-10-01T06:57:00Z">
                  <w:rPr>
                    <w:rFonts w:asciiTheme="minorHAnsi" w:eastAsiaTheme="minorEastAsia" w:hAnsiTheme="minorHAnsi" w:cstheme="minorBidi"/>
                    <w:b w:val="0"/>
                    <w:color w:val="auto"/>
                    <w:szCs w:val="22"/>
                    <w:lang w:val="en-US"/>
                  </w:rPr>
                </w:rPrChange>
              </w:rPr>
              <w:t>SW-FW-RID-14</w:t>
            </w:r>
          </w:p>
        </w:tc>
        <w:tc>
          <w:tcPr>
            <w:tcW w:w="3917" w:type="dxa"/>
            <w:tcPrChange w:id="1074" w:author="김은수" w:date="2026-10-01T06:57:00Z">
              <w:tcPr>
                <w:tcW w:w="3827" w:type="dxa"/>
              </w:tcPr>
            </w:tcPrChange>
          </w:tcPr>
          <w:p w14:paraId="5D6AEB1F"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07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076" w:author="김은수" w:date="2026-10-01T06:57:00Z">
                  <w:rPr>
                    <w:rFonts w:asciiTheme="minorEastAsia" w:eastAsiaTheme="minorEastAsia" w:hAnsiTheme="minorEastAsia" w:cs="Times New Roman" w:hint="eastAsia"/>
                    <w:color w:val="auto"/>
                    <w:szCs w:val="22"/>
                    <w:lang w:val="en-US"/>
                  </w:rPr>
                </w:rPrChange>
              </w:rPr>
              <w:t>자극</w:t>
            </w:r>
            <w:r>
              <w:rPr>
                <w:rPrChange w:id="1077" w:author="김은수" w:date="2026-10-01T06:57:00Z">
                  <w:rPr>
                    <w:rFonts w:asciiTheme="minorEastAsia" w:eastAsiaTheme="minorEastAsia" w:hAnsiTheme="minorEastAsia" w:cs="Times New Roman"/>
                    <w:color w:val="auto"/>
                    <w:szCs w:val="22"/>
                    <w:lang w:val="en-US"/>
                  </w:rPr>
                </w:rPrChange>
              </w:rPr>
              <w:t xml:space="preserve"> </w:t>
            </w:r>
            <w:del w:id="1078" w:author="김은수" w:date="2026-09-29T18:27:00Z" w16du:dateUtc="2026-09-29T09:27:00Z">
              <w:r w:rsidR="00AE4A56">
                <w:rPr>
                  <w:rFonts w:asciiTheme="minorEastAsia" w:hAnsiTheme="minorEastAsia" w:cs="Times New Roman" w:hint="eastAsia"/>
                  <w:color w:val="000000" w:themeColor="text1"/>
                </w:rPr>
                <w:delText>볼륨</w:delText>
              </w:r>
            </w:del>
            <w:ins w:id="1079" w:author="김은수" w:date="2026-09-29T18:27:00Z" w16du:dateUtc="2026-09-29T09:27:00Z">
              <w:r>
                <w:rPr>
                  <w:rFonts w:hint="eastAsia"/>
                  <w:rPrChange w:id="1080" w:author="김은수" w:date="2026-10-01T06:57:00Z">
                    <w:rPr>
                      <w:rFonts w:asciiTheme="minorEastAsia" w:eastAsiaTheme="minorEastAsia" w:hAnsiTheme="minorEastAsia" w:cs="Times New Roman" w:hint="eastAsia"/>
                      <w:color w:val="auto"/>
                      <w:szCs w:val="22"/>
                      <w:lang w:val="en-US"/>
                    </w:rPr>
                  </w:rPrChange>
                </w:rPr>
                <w:t>볼륨은</w:t>
              </w:r>
            </w:ins>
            <w:r>
              <w:rPr>
                <w:rPrChange w:id="1081" w:author="김은수" w:date="2026-10-01T06:57:00Z">
                  <w:rPr>
                    <w:rFonts w:asciiTheme="minorEastAsia" w:eastAsiaTheme="minorEastAsia" w:hAnsiTheme="minorEastAsia" w:cs="Times New Roman"/>
                    <w:color w:val="auto"/>
                    <w:szCs w:val="22"/>
                    <w:lang w:val="en-US"/>
                  </w:rPr>
                </w:rPrChange>
              </w:rPr>
              <w:t xml:space="preserve"> 4</w:t>
            </w:r>
            <w:del w:id="1082" w:author="김은수" w:date="2026-09-29T18:27:00Z" w16du:dateUtc="2026-09-29T09:27:00Z">
              <w:r w:rsidR="00AE4A56">
                <w:rPr>
                  <w:rFonts w:asciiTheme="minorEastAsia" w:hAnsiTheme="minorEastAsia" w:cs="Times New Roman" w:hint="eastAsia"/>
                  <w:color w:val="000000" w:themeColor="text1"/>
                </w:rPr>
                <w:delText>단계</w:delText>
              </w:r>
            </w:del>
            <w:ins w:id="1083" w:author="김은수" w:date="2026-09-29T18:27:00Z" w16du:dateUtc="2026-09-29T09:27:00Z">
              <w:r>
                <w:rPr>
                  <w:rFonts w:hint="eastAsia"/>
                  <w:rPrChange w:id="1084" w:author="김은수" w:date="2026-10-01T06:57:00Z">
                    <w:rPr>
                      <w:rFonts w:asciiTheme="minorEastAsia" w:eastAsiaTheme="minorEastAsia" w:hAnsiTheme="minorEastAsia" w:cs="Times New Roman" w:hint="eastAsia"/>
                      <w:color w:val="auto"/>
                      <w:szCs w:val="22"/>
                      <w:lang w:val="en-US"/>
                    </w:rPr>
                  </w:rPrChange>
                </w:rPr>
                <w:t>단계로</w:t>
              </w:r>
              <w:r>
                <w:rPr>
                  <w:rPrChange w:id="1085" w:author="김은수" w:date="2026-10-01T06:57:00Z">
                    <w:rPr>
                      <w:rFonts w:asciiTheme="minorEastAsia" w:eastAsiaTheme="minorEastAsia" w:hAnsiTheme="minorEastAsia" w:cs="Times New Roman"/>
                      <w:color w:val="auto"/>
                      <w:szCs w:val="22"/>
                      <w:lang w:val="en-US"/>
                    </w:rPr>
                  </w:rPrChange>
                </w:rPr>
                <w:t xml:space="preserve"> 조정 가능해야한다.</w:t>
              </w:r>
            </w:ins>
          </w:p>
        </w:tc>
        <w:tc>
          <w:tcPr>
            <w:tcW w:w="3917" w:type="dxa"/>
            <w:tcPrChange w:id="1086" w:author="김은수" w:date="2026-10-01T06:57:00Z">
              <w:tcPr>
                <w:tcW w:w="3827" w:type="dxa"/>
              </w:tcPr>
            </w:tcPrChange>
          </w:tcPr>
          <w:p w14:paraId="69CAEC1C"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087" w:author="김은수" w:date="2026-10-01T16:26:00Z" w16du:dateUtc="2026-10-01T07:26:00Z">
                  <w:rPr>
                    <w:rFonts w:asciiTheme="minorEastAsia" w:hAnsiTheme="minorEastAsia" w:cs="Times New Roman"/>
                  </w:rPr>
                </w:rPrChange>
              </w:rPr>
              <w:pPrChange w:id="108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089" w:author="김은수" w:date="2026-09-29T18:27:00Z" w16du:dateUtc="2026-09-29T09:27:00Z">
              <w:r w:rsidRPr="00C34F72">
                <w:rPr>
                  <w:rFonts w:asciiTheme="minorEastAsia" w:hAnsiTheme="minorEastAsia" w:cs="Times New Roman"/>
                  <w:lang w:val="en-US"/>
                  <w:rPrChange w:id="1090" w:author="김은수" w:date="2026-10-01T16:26:00Z" w16du:dateUtc="2026-10-01T07:26:00Z">
                    <w:rPr>
                      <w:rFonts w:asciiTheme="minorEastAsia" w:eastAsiaTheme="minorEastAsia" w:hAnsiTheme="minorEastAsia" w:cs="Times New Roman"/>
                      <w:color w:val="auto"/>
                      <w:szCs w:val="22"/>
                      <w:lang w:val="en-US"/>
                    </w:rPr>
                  </w:rPrChange>
                </w:rPr>
                <w:delText>Signal Processing Module</w:delText>
              </w:r>
            </w:del>
            <w:ins w:id="1091" w:author="김은수" w:date="2026-09-29T18:27:00Z" w16du:dateUtc="2026-09-29T09:27:00Z">
              <w:r w:rsidRPr="00C34F72">
                <w:rPr>
                  <w:lang w:val="en-US"/>
                  <w:rPrChange w:id="1092" w:author="김은수" w:date="2026-10-01T16:26:00Z" w16du:dateUtc="2026-10-01T07:26:00Z">
                    <w:rPr>
                      <w:rFonts w:asciiTheme="minorHAnsi" w:eastAsiaTheme="minorEastAsia" w:hAnsiTheme="minorHAnsi" w:cstheme="minorBidi"/>
                      <w:color w:val="auto"/>
                      <w:szCs w:val="22"/>
                      <w:lang w:val="en-US"/>
                    </w:rPr>
                  </w:rPrChange>
                </w:rPr>
                <w:t>CM3 / CFX Internal Stimulation Device Execution Module</w:t>
              </w:r>
            </w:ins>
          </w:p>
        </w:tc>
      </w:tr>
      <w:tr w:rsidR="002E582F" w:rsidRPr="00085F97" w14:paraId="3BA86A73" w14:textId="77777777" w:rsidTr="00CC0AAE">
        <w:trPr>
          <w:cantSplit/>
          <w:del w:id="1093" w:author="김은수" w:date="2026-10-12T00:19:00Z"/>
          <w:trPrChange w:id="1094"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095" w:author="김은수" w:date="2026-10-01T06:57:00Z">
              <w:tcPr>
                <w:tcW w:w="1762" w:type="dxa"/>
              </w:tcPr>
            </w:tcPrChange>
          </w:tcPr>
          <w:p w14:paraId="70EB7AD7" w14:textId="77777777" w:rsidR="002E582F" w:rsidRPr="00850940" w:rsidRDefault="00617422">
            <w:pPr>
              <w:pStyle w:val="TDCe"/>
              <w:pPrChange w:id="1096" w:author="김은수" w:date="2026-10-01T06:57:00Z">
                <w:pPr/>
              </w:pPrChange>
            </w:pPr>
            <w:r>
              <w:rPr>
                <w:b/>
                <w:rPrChange w:id="1097" w:author="김은수" w:date="2026-10-01T06:57:00Z">
                  <w:rPr>
                    <w:rFonts w:asciiTheme="minorHAnsi" w:eastAsiaTheme="minorEastAsia" w:hAnsiTheme="minorHAnsi" w:cstheme="minorBidi"/>
                    <w:b w:val="0"/>
                    <w:color w:val="auto"/>
                    <w:szCs w:val="22"/>
                    <w:lang w:val="en-US"/>
                  </w:rPr>
                </w:rPrChange>
              </w:rPr>
              <w:t>SW-FW-RID-16</w:t>
            </w:r>
          </w:p>
        </w:tc>
        <w:tc>
          <w:tcPr>
            <w:tcW w:w="3917" w:type="dxa"/>
            <w:tcPrChange w:id="1098" w:author="김은수" w:date="2026-10-01T06:57:00Z">
              <w:tcPr>
                <w:tcW w:w="3827" w:type="dxa"/>
              </w:tcPr>
            </w:tcPrChange>
          </w:tcPr>
          <w:p w14:paraId="14D47807"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09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100" w:author="김은수" w:date="2026-09-29T18:27:00Z" w16du:dateUtc="2026-09-29T09:27:00Z">
              <w:r>
                <w:rPr>
                  <w:rFonts w:asciiTheme="minorEastAsia" w:hAnsiTheme="minorEastAsia" w:cs="Times New Roman" w:hint="eastAsia"/>
                  <w:color w:val="000000" w:themeColor="text1"/>
                </w:rPr>
                <w:delText>사운드</w:delText>
              </w:r>
            </w:del>
            <w:ins w:id="1101" w:author="김은수" w:date="2026-09-29T18:27:00Z" w16du:dateUtc="2026-09-29T09:27:00Z">
              <w:r w:rsidR="005C1023">
                <w:rPr>
                  <w:rPrChange w:id="1102" w:author="김은수" w:date="2026-10-01T06:57:00Z">
                    <w:rPr>
                      <w:rFonts w:asciiTheme="minorEastAsia" w:eastAsiaTheme="minorEastAsia" w:hAnsiTheme="minorEastAsia" w:cs="Times New Roman"/>
                      <w:color w:val="auto"/>
                      <w:szCs w:val="22"/>
                      <w:lang w:val="en-US"/>
                    </w:rPr>
                  </w:rPrChange>
                </w:rPr>
                <w:t>8kHz 오디오 신호를</w:t>
              </w:r>
            </w:ins>
            <w:r w:rsidR="005C1023">
              <w:rPr>
                <w:rPrChange w:id="1103" w:author="김은수" w:date="2026-10-01T06:57:00Z">
                  <w:rPr>
                    <w:rFonts w:asciiTheme="minorEastAsia" w:eastAsiaTheme="minorEastAsia" w:hAnsiTheme="minorEastAsia" w:cs="Times New Roman"/>
                    <w:color w:val="auto"/>
                    <w:szCs w:val="22"/>
                    <w:lang w:val="en-US"/>
                  </w:rPr>
                </w:rPrChange>
              </w:rPr>
              <w:t xml:space="preserve"> 입력 </w:t>
            </w:r>
            <w:del w:id="1104" w:author="김은수" w:date="2026-09-29T18:27:00Z" w16du:dateUtc="2026-09-29T09:27:00Z">
              <w:r>
                <w:rPr>
                  <w:rFonts w:asciiTheme="minorEastAsia" w:hAnsiTheme="minorEastAsia" w:cs="Times New Roman" w:hint="eastAsia"/>
                  <w:color w:val="000000" w:themeColor="text1"/>
                </w:rPr>
                <w:delText xml:space="preserve">주파수 최대 </w:delText>
              </w:r>
              <w:r>
                <w:rPr>
                  <w:rFonts w:asciiTheme="minorEastAsia" w:hAnsiTheme="minorEastAsia" w:cs="Times New Roman"/>
                  <w:color w:val="000000" w:themeColor="text1"/>
                </w:rPr>
                <w:delText>8</w:delText>
              </w:r>
              <w:r>
                <w:rPr>
                  <w:rFonts w:asciiTheme="minorEastAsia" w:hAnsiTheme="minorEastAsia" w:cs="Times New Roman" w:hint="eastAsia"/>
                  <w:color w:val="000000" w:themeColor="text1"/>
                </w:rPr>
                <w:delText>k</w:delText>
              </w:r>
              <w:r>
                <w:rPr>
                  <w:rFonts w:asciiTheme="minorEastAsia" w:hAnsiTheme="minorEastAsia" w:cs="Times New Roman"/>
                  <w:color w:val="000000" w:themeColor="text1"/>
                </w:rPr>
                <w:delText>Hz</w:delText>
              </w:r>
            </w:del>
            <w:ins w:id="1105" w:author="김은수" w:date="2026-09-29T18:27:00Z" w16du:dateUtc="2026-09-29T09:27:00Z">
              <w:r w:rsidR="005C1023">
                <w:rPr>
                  <w:rFonts w:hint="eastAsia"/>
                  <w:rPrChange w:id="1106" w:author="김은수" w:date="2026-10-01T06:57:00Z">
                    <w:rPr>
                      <w:rFonts w:asciiTheme="minorEastAsia" w:eastAsiaTheme="minorEastAsia" w:hAnsiTheme="minorEastAsia" w:cs="Times New Roman" w:hint="eastAsia"/>
                      <w:color w:val="auto"/>
                      <w:szCs w:val="22"/>
                      <w:lang w:val="en-US"/>
                    </w:rPr>
                  </w:rPrChange>
                </w:rPr>
                <w:t>받을</w:t>
              </w:r>
              <w:r w:rsidR="005C1023">
                <w:rPr>
                  <w:rPrChange w:id="1107" w:author="김은수" w:date="2026-10-01T06:57:00Z">
                    <w:rPr>
                      <w:rFonts w:asciiTheme="minorEastAsia" w:eastAsiaTheme="minorEastAsia" w:hAnsiTheme="minorEastAsia" w:cs="Times New Roman"/>
                      <w:color w:val="auto"/>
                      <w:szCs w:val="22"/>
                      <w:lang w:val="en-US"/>
                    </w:rPr>
                  </w:rPrChange>
                </w:rPr>
                <w:t xml:space="preserve"> 수 있어야 한다.</w:t>
              </w:r>
            </w:ins>
          </w:p>
        </w:tc>
        <w:tc>
          <w:tcPr>
            <w:tcW w:w="3917" w:type="dxa"/>
            <w:tcPrChange w:id="1108" w:author="김은수" w:date="2026-10-01T06:57:00Z">
              <w:tcPr>
                <w:tcW w:w="3827" w:type="dxa"/>
              </w:tcPr>
            </w:tcPrChange>
          </w:tcPr>
          <w:p w14:paraId="360D6A01"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109" w:author="김은수" w:date="2026-10-01T16:26:00Z" w16du:dateUtc="2026-10-01T07:26:00Z">
                  <w:rPr>
                    <w:rFonts w:asciiTheme="minorEastAsia" w:hAnsiTheme="minorEastAsia" w:cs="Times New Roman"/>
                  </w:rPr>
                </w:rPrChange>
              </w:rPr>
              <w:pPrChange w:id="111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111" w:author="김은수" w:date="2026-09-29T18:27:00Z" w16du:dateUtc="2026-09-29T09:27:00Z">
              <w:r w:rsidRPr="00C34F72">
                <w:rPr>
                  <w:lang w:val="en-US"/>
                  <w:rPrChange w:id="1112" w:author="김은수" w:date="2026-10-01T16:26:00Z" w16du:dateUtc="2026-10-01T07:26:00Z">
                    <w:rPr>
                      <w:rFonts w:asciiTheme="minorHAnsi" w:eastAsiaTheme="minorEastAsia" w:hAnsiTheme="minorHAnsi" w:cstheme="minorBidi"/>
                      <w:color w:val="auto"/>
                      <w:szCs w:val="22"/>
                      <w:lang w:val="en-US"/>
                    </w:rPr>
                  </w:rPrChange>
                </w:rPr>
                <w:t xml:space="preserve">CFX Signal Processing Module / </w:t>
              </w:r>
            </w:ins>
            <w:r w:rsidRPr="00C34F72">
              <w:rPr>
                <w:lang w:val="en-US"/>
                <w:rPrChange w:id="1113" w:author="김은수" w:date="2026-10-01T16:26:00Z" w16du:dateUtc="2026-10-01T07:26:00Z">
                  <w:rPr>
                    <w:rFonts w:asciiTheme="minorHAnsi" w:eastAsiaTheme="minorEastAsia" w:hAnsiTheme="minorHAnsi" w:cstheme="minorBidi"/>
                    <w:color w:val="auto"/>
                    <w:szCs w:val="22"/>
                    <w:lang w:val="en-US"/>
                  </w:rPr>
                </w:rPrChange>
              </w:rPr>
              <w:t>System Control Module</w:t>
            </w:r>
          </w:p>
        </w:tc>
      </w:tr>
      <w:tr w:rsidR="002E582F" w:rsidRPr="00085F97" w14:paraId="2C9ED72E" w14:textId="77777777" w:rsidTr="00CC0AAE">
        <w:trPr>
          <w:cantSplit/>
          <w:del w:id="1114" w:author="김은수" w:date="2026-10-12T00:19:00Z"/>
          <w:trPrChange w:id="1115"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116" w:author="김은수" w:date="2026-10-01T06:57:00Z">
              <w:tcPr>
                <w:tcW w:w="1762" w:type="dxa"/>
              </w:tcPr>
            </w:tcPrChange>
          </w:tcPr>
          <w:p w14:paraId="47089F8F" w14:textId="77777777" w:rsidR="002E582F" w:rsidRPr="00850940" w:rsidRDefault="00617422">
            <w:pPr>
              <w:pStyle w:val="TDCe"/>
              <w:pPrChange w:id="1117" w:author="김은수" w:date="2026-10-01T06:57:00Z">
                <w:pPr/>
              </w:pPrChange>
            </w:pPr>
            <w:r>
              <w:rPr>
                <w:b/>
                <w:rPrChange w:id="1118" w:author="김은수" w:date="2026-10-01T06:57:00Z">
                  <w:rPr>
                    <w:rFonts w:asciiTheme="minorHAnsi" w:eastAsiaTheme="minorEastAsia" w:hAnsiTheme="minorHAnsi" w:cstheme="minorBidi"/>
                    <w:b w:val="0"/>
                    <w:color w:val="auto"/>
                    <w:szCs w:val="22"/>
                    <w:lang w:val="en-US"/>
                  </w:rPr>
                </w:rPrChange>
              </w:rPr>
              <w:t>SW-FW-RID-17</w:t>
            </w:r>
          </w:p>
        </w:tc>
        <w:tc>
          <w:tcPr>
            <w:tcW w:w="3917" w:type="dxa"/>
            <w:tcPrChange w:id="1119" w:author="김은수" w:date="2026-10-01T06:57:00Z">
              <w:tcPr>
                <w:tcW w:w="3827" w:type="dxa"/>
              </w:tcPr>
            </w:tcPrChange>
          </w:tcPr>
          <w:p w14:paraId="30DE0C5D"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12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121" w:author="김은수" w:date="2026-09-29T18:27:00Z" w16du:dateUtc="2026-09-29T09:27:00Z">
              <w:r>
                <w:rPr>
                  <w:rFonts w:hint="eastAsia"/>
                  <w:rPrChange w:id="1122" w:author="김은수" w:date="2026-10-01T06:57:00Z">
                    <w:rPr>
                      <w:rFonts w:asciiTheme="minorEastAsia" w:eastAsiaTheme="minorEastAsia" w:hAnsiTheme="minorEastAsia" w:cs="Times New Roman" w:hint="eastAsia"/>
                      <w:color w:val="auto"/>
                      <w:szCs w:val="22"/>
                      <w:lang w:val="en-US"/>
                    </w:rPr>
                  </w:rPrChange>
                </w:rPr>
                <w:t>오디오</w:t>
              </w:r>
              <w:r>
                <w:rPr>
                  <w:rPrChange w:id="1123" w:author="김은수" w:date="2026-10-01T06:57:00Z">
                    <w:rPr>
                      <w:rFonts w:asciiTheme="minorEastAsia" w:eastAsiaTheme="minorEastAsia" w:hAnsiTheme="minorEastAsia" w:cs="Times New Roman"/>
                      <w:color w:val="auto"/>
                      <w:szCs w:val="22"/>
                      <w:lang w:val="en-US"/>
                    </w:rPr>
                  </w:rPrChange>
                </w:rPr>
                <w:t xml:space="preserve"> 신호처리의 최종 출력은 </w:t>
              </w:r>
            </w:ins>
            <w:r>
              <w:rPr>
                <w:rPrChange w:id="1124" w:author="김은수" w:date="2026-10-01T06:57:00Z">
                  <w:rPr>
                    <w:rFonts w:asciiTheme="minorEastAsia" w:eastAsiaTheme="minorEastAsia" w:hAnsiTheme="minorEastAsia" w:cs="Times New Roman"/>
                    <w:color w:val="auto"/>
                    <w:szCs w:val="22"/>
                    <w:lang w:val="en-US"/>
                  </w:rPr>
                </w:rPrChange>
              </w:rPr>
              <w:t xml:space="preserve">PCM </w:t>
            </w:r>
            <w:del w:id="1125" w:author="김은수" w:date="2026-09-29T18:27:00Z" w16du:dateUtc="2026-09-29T09:27:00Z">
              <w:r w:rsidR="00AE4A56">
                <w:rPr>
                  <w:rFonts w:asciiTheme="minorEastAsia" w:hAnsiTheme="minorEastAsia" w:cs="Times New Roman" w:hint="eastAsia"/>
                </w:rPr>
                <w:delText>출력(</w:delText>
              </w:r>
            </w:del>
            <w:ins w:id="1126" w:author="김은수" w:date="2026-09-29T18:27:00Z" w16du:dateUtc="2026-09-29T09:27:00Z">
              <w:r>
                <w:rPr>
                  <w:rFonts w:hint="eastAsia"/>
                  <w:rPrChange w:id="1127" w:author="김은수" w:date="2026-10-01T06:57:00Z">
                    <w:rPr>
                      <w:rFonts w:asciiTheme="minorEastAsia" w:eastAsiaTheme="minorEastAsia" w:hAnsiTheme="minorEastAsia" w:cs="Times New Roman" w:hint="eastAsia"/>
                      <w:color w:val="auto"/>
                      <w:szCs w:val="22"/>
                      <w:lang w:val="en-US"/>
                    </w:rPr>
                  </w:rPrChange>
                </w:rPr>
                <w:t>데이터로</w:t>
              </w:r>
              <w:r>
                <w:rPr>
                  <w:rPrChange w:id="1128" w:author="김은수" w:date="2026-10-01T06:57:00Z">
                    <w:rPr>
                      <w:rFonts w:asciiTheme="minorEastAsia" w:eastAsiaTheme="minorEastAsia" w:hAnsiTheme="minorEastAsia" w:cs="Times New Roman"/>
                      <w:color w:val="auto"/>
                      <w:szCs w:val="22"/>
                      <w:lang w:val="en-US"/>
                    </w:rPr>
                  </w:rPrChange>
                </w:rPr>
                <w:t xml:space="preserve"> 변환되어 </w:t>
              </w:r>
            </w:ins>
            <w:r>
              <w:rPr>
                <w:rPrChange w:id="1129" w:author="김은수" w:date="2026-10-01T06:57:00Z">
                  <w:rPr>
                    <w:rFonts w:asciiTheme="minorEastAsia" w:eastAsiaTheme="minorEastAsia" w:hAnsiTheme="minorEastAsia" w:cs="Times New Roman"/>
                    <w:color w:val="auto"/>
                    <w:szCs w:val="22"/>
                    <w:lang w:val="en-US"/>
                  </w:rPr>
                </w:rPrChange>
              </w:rPr>
              <w:t>FPGA</w:t>
            </w:r>
            <w:del w:id="1130" w:author="김은수" w:date="2026-09-29T18:27:00Z" w16du:dateUtc="2026-09-29T09:27:00Z">
              <w:r w:rsidR="00AE4A56">
                <w:rPr>
                  <w:rFonts w:asciiTheme="minorEastAsia" w:hAnsiTheme="minorEastAsia" w:cs="Times New Roman"/>
                </w:rPr>
                <w:delText xml:space="preserve"> </w:delText>
              </w:r>
              <w:r w:rsidR="00AE4A56">
                <w:rPr>
                  <w:rFonts w:asciiTheme="minorEastAsia" w:hAnsiTheme="minorEastAsia" w:cs="Times New Roman" w:hint="eastAsia"/>
                </w:rPr>
                <w:delText>입력)</w:delText>
              </w:r>
            </w:del>
            <w:ins w:id="1131" w:author="김은수" w:date="2026-09-29T18:27:00Z" w16du:dateUtc="2026-09-29T09:27:00Z">
              <w:r>
                <w:rPr>
                  <w:rFonts w:hint="eastAsia"/>
                  <w:rPrChange w:id="1132" w:author="김은수" w:date="2026-10-01T06:57:00Z">
                    <w:rPr>
                      <w:rFonts w:asciiTheme="minorEastAsia" w:eastAsiaTheme="minorEastAsia" w:hAnsiTheme="minorEastAsia" w:cs="Times New Roman" w:hint="eastAsia"/>
                      <w:color w:val="auto"/>
                      <w:szCs w:val="22"/>
                      <w:lang w:val="en-US"/>
                    </w:rPr>
                  </w:rPrChange>
                </w:rPr>
                <w:t>에</w:t>
              </w:r>
              <w:r>
                <w:rPr>
                  <w:rPrChange w:id="1133" w:author="김은수" w:date="2026-10-01T06:57:00Z">
                    <w:rPr>
                      <w:rFonts w:asciiTheme="minorEastAsia" w:eastAsiaTheme="minorEastAsia" w:hAnsiTheme="minorEastAsia" w:cs="Times New Roman"/>
                      <w:color w:val="auto"/>
                      <w:szCs w:val="22"/>
                      <w:lang w:val="en-US"/>
                    </w:rPr>
                  </w:rPrChange>
                </w:rPr>
                <w:t xml:space="preserve"> 전달되어야 한다.</w:t>
              </w:r>
            </w:ins>
          </w:p>
        </w:tc>
        <w:tc>
          <w:tcPr>
            <w:tcW w:w="3917" w:type="dxa"/>
            <w:tcPrChange w:id="1134" w:author="김은수" w:date="2026-10-01T06:57:00Z">
              <w:tcPr>
                <w:tcW w:w="3827" w:type="dxa"/>
              </w:tcPr>
            </w:tcPrChange>
          </w:tcPr>
          <w:p w14:paraId="518D1657"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135" w:author="김은수" w:date="2026-10-01T16:26:00Z" w16du:dateUtc="2026-10-01T07:26:00Z">
                  <w:rPr>
                    <w:rFonts w:asciiTheme="minorEastAsia" w:hAnsiTheme="minorEastAsia" w:cs="Times New Roman"/>
                  </w:rPr>
                </w:rPrChange>
              </w:rPr>
              <w:pPrChange w:id="113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137" w:author="김은수" w:date="2026-09-29T18:27:00Z" w16du:dateUtc="2026-09-29T09:27:00Z">
              <w:r w:rsidRPr="00C34F72">
                <w:rPr>
                  <w:lang w:val="en-US"/>
                  <w:rPrChange w:id="1138" w:author="김은수" w:date="2026-10-01T16:26:00Z" w16du:dateUtc="2026-10-01T07:26:00Z">
                    <w:rPr>
                      <w:rFonts w:asciiTheme="minorHAnsi" w:eastAsiaTheme="minorEastAsia" w:hAnsiTheme="minorHAnsi" w:cstheme="minorBidi"/>
                      <w:color w:val="auto"/>
                      <w:szCs w:val="22"/>
                      <w:lang w:val="en-US"/>
                    </w:rPr>
                  </w:rPrChange>
                </w:rPr>
                <w:t xml:space="preserve">CM3 / CFX </w:t>
              </w:r>
            </w:ins>
            <w:r w:rsidRPr="00C34F72">
              <w:rPr>
                <w:lang w:val="en-US"/>
                <w:rPrChange w:id="1139" w:author="김은수" w:date="2026-10-01T16:26:00Z" w16du:dateUtc="2026-10-01T07:26:00Z">
                  <w:rPr>
                    <w:rFonts w:asciiTheme="minorHAnsi" w:eastAsiaTheme="minorEastAsia" w:hAnsiTheme="minorHAnsi" w:cstheme="minorBidi"/>
                    <w:color w:val="auto"/>
                    <w:szCs w:val="22"/>
                    <w:lang w:val="en-US"/>
                  </w:rPr>
                </w:rPrChange>
              </w:rPr>
              <w:t>Internal Stimulation Device Execution Module</w:t>
            </w:r>
          </w:p>
        </w:tc>
      </w:tr>
      <w:tr w:rsidR="002E582F" w:rsidRPr="00085F97" w14:paraId="48C4955C" w14:textId="77777777" w:rsidTr="00CC0AAE">
        <w:trPr>
          <w:cantSplit/>
          <w:del w:id="1140" w:author="김은수" w:date="2026-10-12T00:19:00Z"/>
          <w:trPrChange w:id="1141"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142" w:author="김은수" w:date="2026-10-01T06:57:00Z">
              <w:tcPr>
                <w:tcW w:w="1762" w:type="dxa"/>
              </w:tcPr>
            </w:tcPrChange>
          </w:tcPr>
          <w:p w14:paraId="64B1D5CD" w14:textId="77777777" w:rsidR="002E582F" w:rsidRPr="00850940" w:rsidRDefault="00617422">
            <w:pPr>
              <w:pStyle w:val="TDCe"/>
              <w:pPrChange w:id="1143" w:author="김은수" w:date="2026-10-01T06:57:00Z">
                <w:pPr/>
              </w:pPrChange>
            </w:pPr>
            <w:r>
              <w:rPr>
                <w:b/>
                <w:rPrChange w:id="1144" w:author="김은수" w:date="2026-10-01T06:57:00Z">
                  <w:rPr>
                    <w:rFonts w:asciiTheme="minorHAnsi" w:eastAsiaTheme="minorEastAsia" w:hAnsiTheme="minorHAnsi" w:cstheme="minorBidi"/>
                    <w:b w:val="0"/>
                    <w:color w:val="auto"/>
                    <w:szCs w:val="22"/>
                    <w:lang w:val="en-US"/>
                  </w:rPr>
                </w:rPrChange>
              </w:rPr>
              <w:t>SW-FW-RID-18</w:t>
            </w:r>
          </w:p>
        </w:tc>
        <w:tc>
          <w:tcPr>
            <w:tcW w:w="3917" w:type="dxa"/>
            <w:tcPrChange w:id="1145" w:author="김은수" w:date="2026-10-01T06:57:00Z">
              <w:tcPr>
                <w:tcW w:w="3827" w:type="dxa"/>
              </w:tcPr>
            </w:tcPrChange>
          </w:tcPr>
          <w:p w14:paraId="15640E5D"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14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147" w:author="김은수" w:date="2026-10-01T06:57:00Z">
                  <w:rPr>
                    <w:rFonts w:asciiTheme="minorEastAsia" w:eastAsiaTheme="minorEastAsia" w:hAnsiTheme="minorEastAsia" w:cs="Times New Roman" w:hint="eastAsia"/>
                    <w:color w:val="auto"/>
                    <w:szCs w:val="22"/>
                    <w:lang w:val="en-US"/>
                  </w:rPr>
                </w:rPrChange>
              </w:rPr>
              <w:t>매핑</w:t>
            </w:r>
            <w:r>
              <w:rPr>
                <w:rPrChange w:id="1148" w:author="김은수" w:date="2026-10-01T06:57:00Z">
                  <w:rPr>
                    <w:rFonts w:asciiTheme="minorEastAsia" w:eastAsiaTheme="minorEastAsia" w:hAnsiTheme="minorEastAsia" w:cs="Times New Roman"/>
                    <w:color w:val="auto"/>
                    <w:szCs w:val="22"/>
                    <w:lang w:val="en-US"/>
                  </w:rPr>
                </w:rPrChange>
              </w:rPr>
              <w:t xml:space="preserve"> </w:t>
            </w:r>
            <w:del w:id="1149" w:author="김은수" w:date="2026-09-29T18:27:00Z" w16du:dateUtc="2026-09-29T09:27:00Z">
              <w:r w:rsidR="00AE4A56">
                <w:rPr>
                  <w:rFonts w:asciiTheme="minorEastAsia" w:hAnsiTheme="minorEastAsia" w:cs="Times New Roman" w:hint="eastAsia"/>
                </w:rPr>
                <w:delText>데이터 기반</w:delText>
              </w:r>
            </w:del>
            <w:ins w:id="1150" w:author="김은수" w:date="2026-09-29T18:27:00Z" w16du:dateUtc="2026-09-29T09:27:00Z">
              <w:r>
                <w:rPr>
                  <w:rFonts w:hint="eastAsia"/>
                  <w:rPrChange w:id="1151" w:author="김은수" w:date="2026-10-01T06:57:00Z">
                    <w:rPr>
                      <w:rFonts w:asciiTheme="minorEastAsia" w:eastAsiaTheme="minorEastAsia" w:hAnsiTheme="minorEastAsia" w:cs="Times New Roman" w:hint="eastAsia"/>
                      <w:color w:val="auto"/>
                      <w:szCs w:val="22"/>
                      <w:lang w:val="en-US"/>
                    </w:rPr>
                  </w:rPrChange>
                </w:rPr>
                <w:t>데이터에</w:t>
              </w:r>
              <w:r>
                <w:rPr>
                  <w:rPrChange w:id="1152" w:author="김은수" w:date="2026-10-01T06:57:00Z">
                    <w:rPr>
                      <w:rFonts w:asciiTheme="minorEastAsia" w:eastAsiaTheme="minorEastAsia" w:hAnsiTheme="minorEastAsia" w:cs="Times New Roman"/>
                      <w:color w:val="auto"/>
                      <w:szCs w:val="22"/>
                      <w:lang w:val="en-US"/>
                    </w:rPr>
                  </w:rPrChange>
                </w:rPr>
                <w:t xml:space="preserve"> 기반하여 최종</w:t>
              </w:r>
            </w:ins>
            <w:r>
              <w:rPr>
                <w:rPrChange w:id="1153" w:author="김은수" w:date="2026-10-01T06:57:00Z">
                  <w:rPr>
                    <w:rFonts w:asciiTheme="minorEastAsia" w:eastAsiaTheme="minorEastAsia" w:hAnsiTheme="minorEastAsia" w:cs="Times New Roman"/>
                    <w:color w:val="auto"/>
                    <w:szCs w:val="22"/>
                    <w:lang w:val="en-US"/>
                  </w:rPr>
                </w:rPrChange>
              </w:rPr>
              <w:t xml:space="preserve"> 자극 </w:t>
            </w:r>
            <w:del w:id="1154" w:author="김은수" w:date="2026-09-29T18:27:00Z" w16du:dateUtc="2026-09-29T09:27:00Z">
              <w:r w:rsidR="00AE4A56">
                <w:rPr>
                  <w:rFonts w:asciiTheme="minorEastAsia" w:hAnsiTheme="minorEastAsia" w:cs="Times New Roman" w:hint="eastAsia"/>
                </w:rPr>
                <w:delText>파라미터</w:delText>
              </w:r>
            </w:del>
            <w:ins w:id="1155" w:author="김은수" w:date="2026-09-29T18:27:00Z" w16du:dateUtc="2026-09-29T09:27:00Z">
              <w:r>
                <w:rPr>
                  <w:rFonts w:hint="eastAsia"/>
                  <w:rPrChange w:id="1156" w:author="김은수" w:date="2026-10-01T06:57:00Z">
                    <w:rPr>
                      <w:rFonts w:asciiTheme="minorEastAsia" w:eastAsiaTheme="minorEastAsia" w:hAnsiTheme="minorEastAsia" w:cs="Times New Roman" w:hint="eastAsia"/>
                      <w:color w:val="auto"/>
                      <w:szCs w:val="22"/>
                      <w:lang w:val="en-US"/>
                    </w:rPr>
                  </w:rPrChange>
                </w:rPr>
                <w:t>파라미터가</w:t>
              </w:r>
              <w:r>
                <w:rPr>
                  <w:rPrChange w:id="1157" w:author="김은수" w:date="2026-10-01T06:57:00Z">
                    <w:rPr>
                      <w:rFonts w:asciiTheme="minorEastAsia" w:eastAsiaTheme="minorEastAsia" w:hAnsiTheme="minorEastAsia" w:cs="Times New Roman"/>
                      <w:color w:val="auto"/>
                      <w:szCs w:val="22"/>
                      <w:lang w:val="en-US"/>
                    </w:rPr>
                  </w:rPrChange>
                </w:rPr>
                <w:t xml:space="preserve"> 생성되어야 한다.</w:t>
              </w:r>
            </w:ins>
          </w:p>
        </w:tc>
        <w:tc>
          <w:tcPr>
            <w:tcW w:w="3917" w:type="dxa"/>
            <w:tcPrChange w:id="1158" w:author="김은수" w:date="2026-10-01T06:57:00Z">
              <w:tcPr>
                <w:tcW w:w="3827" w:type="dxa"/>
              </w:tcPr>
            </w:tcPrChange>
          </w:tcPr>
          <w:p w14:paraId="3A87C70C" w14:textId="77777777" w:rsidR="00F802F9" w:rsidRDefault="00F802F9" w:rsidP="00AE4A56">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rPr>
                <w:del w:id="1159" w:author="김은수" w:date="2026-09-29T18:27:00Z" w16du:dateUtc="2026-09-29T09:27:00Z"/>
              </w:rPr>
            </w:pPr>
            <w:del w:id="1160" w:author="김은수" w:date="2026-09-29T18:27:00Z" w16du:dateUtc="2026-09-29T09:27:00Z">
              <w:r>
                <w:rPr>
                  <w:rFonts w:asciiTheme="minorEastAsia" w:hAnsiTheme="minorEastAsia" w:cs="Times New Roman"/>
                </w:rPr>
                <w:delText>Signal Processing Module</w:delText>
              </w:r>
            </w:del>
          </w:p>
          <w:p w14:paraId="05EBF938"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161" w:author="김은수" w:date="2026-10-01T16:26:00Z" w16du:dateUtc="2026-10-01T07:26:00Z">
                  <w:rPr>
                    <w:rFonts w:asciiTheme="minorEastAsia" w:hAnsiTheme="minorEastAsia" w:cs="Times New Roman"/>
                  </w:rPr>
                </w:rPrChange>
              </w:rPr>
              <w:pPrChange w:id="116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163" w:author="김은수" w:date="2026-09-29T18:27:00Z" w16du:dateUtc="2026-09-29T09:27:00Z">
              <w:r w:rsidRPr="00C34F72">
                <w:rPr>
                  <w:lang w:val="en-US"/>
                  <w:rPrChange w:id="1164" w:author="김은수" w:date="2026-10-01T16:26:00Z" w16du:dateUtc="2026-10-01T07:26:00Z">
                    <w:rPr>
                      <w:rFonts w:asciiTheme="minorHAnsi" w:eastAsiaTheme="minorEastAsia" w:hAnsiTheme="minorHAnsi" w:cstheme="minorBidi"/>
                      <w:color w:val="auto"/>
                      <w:szCs w:val="22"/>
                      <w:lang w:val="en-US"/>
                    </w:rPr>
                  </w:rPrChange>
                </w:rPr>
                <w:t xml:space="preserve">CM3 / CFX </w:t>
              </w:r>
            </w:ins>
            <w:r w:rsidRPr="00C34F72">
              <w:rPr>
                <w:lang w:val="en-US"/>
                <w:rPrChange w:id="1165" w:author="김은수" w:date="2026-10-01T16:26:00Z" w16du:dateUtc="2026-10-01T07:26:00Z">
                  <w:rPr>
                    <w:rFonts w:asciiTheme="minorHAnsi" w:eastAsiaTheme="minorEastAsia" w:hAnsiTheme="minorHAnsi" w:cstheme="minorBidi"/>
                    <w:color w:val="auto"/>
                    <w:szCs w:val="22"/>
                    <w:lang w:val="en-US"/>
                  </w:rPr>
                </w:rPrChange>
              </w:rPr>
              <w:t>Internal Stimulation Device Execution Module</w:t>
            </w:r>
          </w:p>
        </w:tc>
      </w:tr>
      <w:tr w:rsidR="002E582F" w:rsidRPr="003F2E8B" w14:paraId="4453AC35" w14:textId="77777777" w:rsidTr="00CC0AAE">
        <w:trPr>
          <w:cantSplit/>
          <w:del w:id="1166" w:author="김은수" w:date="2026-10-12T00:19:00Z"/>
          <w:trPrChange w:id="116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168" w:author="김은수" w:date="2026-10-01T06:57:00Z">
              <w:tcPr>
                <w:tcW w:w="1762" w:type="dxa"/>
              </w:tcPr>
            </w:tcPrChange>
          </w:tcPr>
          <w:p w14:paraId="38A2D738" w14:textId="77777777" w:rsidR="002E582F" w:rsidRPr="00850940" w:rsidRDefault="00617422">
            <w:pPr>
              <w:pStyle w:val="TDCe"/>
              <w:pPrChange w:id="1169" w:author="김은수" w:date="2026-10-01T06:57:00Z">
                <w:pPr/>
              </w:pPrChange>
            </w:pPr>
            <w:r>
              <w:rPr>
                <w:b/>
                <w:rPrChange w:id="1170" w:author="김은수" w:date="2026-10-01T06:57:00Z">
                  <w:rPr>
                    <w:rFonts w:asciiTheme="minorHAnsi" w:eastAsiaTheme="minorEastAsia" w:hAnsiTheme="minorHAnsi" w:cstheme="minorBidi"/>
                    <w:b w:val="0"/>
                    <w:color w:val="auto"/>
                    <w:szCs w:val="22"/>
                    <w:lang w:val="en-US"/>
                  </w:rPr>
                </w:rPrChange>
              </w:rPr>
              <w:t>SW-FW-RID-19</w:t>
            </w:r>
          </w:p>
        </w:tc>
        <w:tc>
          <w:tcPr>
            <w:tcW w:w="3917" w:type="dxa"/>
            <w:tcPrChange w:id="1171" w:author="김은수" w:date="2026-10-01T06:57:00Z">
              <w:tcPr>
                <w:tcW w:w="3827" w:type="dxa"/>
              </w:tcPr>
            </w:tcPrChange>
          </w:tcPr>
          <w:p w14:paraId="5A274F4A"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17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173" w:author="김은수" w:date="2026-09-29T18:27:00Z" w16du:dateUtc="2026-09-29T09:27:00Z">
              <w:r>
                <w:rPr>
                  <w:rFonts w:asciiTheme="minorEastAsia" w:hAnsiTheme="minorEastAsia" w:cs="Times New Roman" w:hint="eastAsia"/>
                  <w:color w:val="000000" w:themeColor="text1"/>
                </w:rPr>
                <w:delText>가속도 센서 출력을 사용한 전원 모드 변경</w:delText>
              </w:r>
            </w:del>
            <w:ins w:id="1174" w:author="김은수" w:date="2026-09-29T18:27:00Z" w16du:dateUtc="2026-09-29T09:27:00Z">
              <w:r w:rsidR="005C1023">
                <w:rPr>
                  <w:rFonts w:hint="eastAsia"/>
                  <w:rPrChange w:id="1175" w:author="김은수" w:date="2026-10-01T06:57:00Z">
                    <w:rPr>
                      <w:rFonts w:asciiTheme="minorEastAsia" w:eastAsiaTheme="minorEastAsia" w:hAnsiTheme="minorEastAsia" w:cs="Times New Roman" w:hint="eastAsia"/>
                      <w:color w:val="auto"/>
                      <w:szCs w:val="22"/>
                      <w:lang w:val="en-US"/>
                    </w:rPr>
                  </w:rPrChange>
                </w:rPr>
                <w:t>터치</w:t>
              </w:r>
              <w:r w:rsidR="005C1023">
                <w:rPr>
                  <w:rPrChange w:id="1176" w:author="김은수" w:date="2026-10-01T06:57:00Z">
                    <w:rPr>
                      <w:rFonts w:asciiTheme="minorEastAsia" w:eastAsiaTheme="minorEastAsia" w:hAnsiTheme="minorEastAsia" w:cs="Times New Roman"/>
                      <w:color w:val="auto"/>
                      <w:szCs w:val="22"/>
                      <w:lang w:val="en-US"/>
                    </w:rPr>
                  </w:rPrChange>
                </w:rPr>
                <w:t xml:space="preserve"> 센서의 입력에 따라 전원 모드와 사용자 제어를 처리한다.</w:t>
              </w:r>
            </w:ins>
          </w:p>
        </w:tc>
        <w:tc>
          <w:tcPr>
            <w:tcW w:w="3917" w:type="dxa"/>
            <w:tcPrChange w:id="1177" w:author="김은수" w:date="2026-10-01T06:57:00Z">
              <w:tcPr>
                <w:tcW w:w="3827" w:type="dxa"/>
              </w:tcPr>
            </w:tcPrChange>
          </w:tcPr>
          <w:p w14:paraId="3119C2D1"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17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179" w:author="김은수" w:date="2026-09-29T18:27:00Z" w16du:dateUtc="2026-09-29T09:27:00Z">
              <w:r>
                <w:rPr>
                  <w:rPrChange w:id="1180" w:author="김은수" w:date="2026-10-01T06:57:00Z">
                    <w:rPr>
                      <w:rFonts w:asciiTheme="minorHAnsi" w:eastAsiaTheme="minorEastAsia" w:hAnsiTheme="minorHAnsi" w:cstheme="minorBidi"/>
                      <w:color w:val="auto"/>
                      <w:szCs w:val="22"/>
                      <w:lang w:val="en-US"/>
                    </w:rPr>
                  </w:rPrChange>
                </w:rPr>
                <w:t xml:space="preserve">CM3 </w:t>
              </w:r>
            </w:ins>
            <w:r>
              <w:rPr>
                <w:rPrChange w:id="1181"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44D8D972" w14:textId="77777777" w:rsidTr="00CC0AAE">
        <w:trPr>
          <w:cantSplit/>
          <w:del w:id="1182" w:author="김은수" w:date="2026-10-12T00:19:00Z"/>
          <w:trPrChange w:id="118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184" w:author="김은수" w:date="2026-10-01T06:57:00Z">
              <w:tcPr>
                <w:tcW w:w="1762" w:type="dxa"/>
              </w:tcPr>
            </w:tcPrChange>
          </w:tcPr>
          <w:p w14:paraId="590256C0" w14:textId="77777777" w:rsidR="002E582F" w:rsidRPr="00850940" w:rsidRDefault="00617422">
            <w:pPr>
              <w:pStyle w:val="TDCe"/>
              <w:pPrChange w:id="1185" w:author="김은수" w:date="2026-10-01T06:57:00Z">
                <w:pPr/>
              </w:pPrChange>
            </w:pPr>
            <w:r>
              <w:rPr>
                <w:b/>
                <w:rPrChange w:id="1186" w:author="김은수" w:date="2026-10-01T06:57:00Z">
                  <w:rPr>
                    <w:rFonts w:asciiTheme="minorHAnsi" w:eastAsiaTheme="minorEastAsia" w:hAnsiTheme="minorHAnsi" w:cstheme="minorBidi"/>
                    <w:b w:val="0"/>
                    <w:color w:val="auto"/>
                    <w:szCs w:val="22"/>
                    <w:lang w:val="en-US"/>
                  </w:rPr>
                </w:rPrChange>
              </w:rPr>
              <w:t>SW-FW-RID-20</w:t>
            </w:r>
          </w:p>
        </w:tc>
        <w:tc>
          <w:tcPr>
            <w:tcW w:w="3917" w:type="dxa"/>
            <w:tcPrChange w:id="1187" w:author="김은수" w:date="2026-10-01T06:57:00Z">
              <w:tcPr>
                <w:tcW w:w="3827" w:type="dxa"/>
              </w:tcPr>
            </w:tcPrChange>
          </w:tcPr>
          <w:p w14:paraId="49C6FA5C"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18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189" w:author="김은수" w:date="2026-10-01T06:57:00Z">
                  <w:rPr>
                    <w:rFonts w:asciiTheme="minorEastAsia" w:eastAsiaTheme="minorEastAsia" w:hAnsiTheme="minorEastAsia" w:cs="Times New Roman" w:hint="eastAsia"/>
                    <w:color w:val="auto"/>
                    <w:szCs w:val="22"/>
                    <w:lang w:val="en-US"/>
                  </w:rPr>
                </w:rPrChange>
              </w:rPr>
              <w:t>외부기</w:t>
            </w:r>
            <w:r>
              <w:rPr>
                <w:rPrChange w:id="1190" w:author="김은수" w:date="2026-10-01T06:57:00Z">
                  <w:rPr>
                    <w:rFonts w:asciiTheme="minorEastAsia" w:eastAsiaTheme="minorEastAsia" w:hAnsiTheme="minorEastAsia" w:cs="Times New Roman"/>
                    <w:color w:val="auto"/>
                    <w:szCs w:val="22"/>
                    <w:lang w:val="en-US"/>
                  </w:rPr>
                </w:rPrChange>
              </w:rPr>
              <w:t xml:space="preserve"> </w:t>
            </w:r>
            <w:del w:id="1191" w:author="김은수" w:date="2026-09-29T18:27:00Z" w16du:dateUtc="2026-09-29T09:27:00Z">
              <w:r w:rsidR="00AE4A56">
                <w:rPr>
                  <w:rFonts w:asciiTheme="minorEastAsia" w:hAnsiTheme="minorEastAsia" w:cs="Times New Roman" w:hint="eastAsia"/>
                  <w:color w:val="000000" w:themeColor="text1"/>
                </w:rPr>
                <w:delText xml:space="preserve">동작상태 </w:delText>
              </w:r>
              <w:r w:rsidR="00AE4A56">
                <w:rPr>
                  <w:rFonts w:asciiTheme="minorEastAsia" w:hAnsiTheme="minorEastAsia" w:cs="Times New Roman"/>
                  <w:color w:val="000000" w:themeColor="text1"/>
                </w:rPr>
                <w:delText xml:space="preserve">LED </w:delText>
              </w:r>
              <w:r w:rsidR="00AE4A56">
                <w:rPr>
                  <w:rFonts w:asciiTheme="minorEastAsia" w:hAnsiTheme="minorEastAsia" w:cs="Times New Roman" w:hint="eastAsia"/>
                  <w:color w:val="000000" w:themeColor="text1"/>
                </w:rPr>
                <w:delText>출력</w:delText>
              </w:r>
            </w:del>
            <w:ins w:id="1192" w:author="김은수" w:date="2026-09-29T18:27:00Z" w16du:dateUtc="2026-09-29T09:27:00Z">
              <w:r>
                <w:rPr>
                  <w:rFonts w:hint="eastAsia"/>
                  <w:rPrChange w:id="1193" w:author="김은수" w:date="2026-10-01T06:57:00Z">
                    <w:rPr>
                      <w:rFonts w:asciiTheme="minorEastAsia" w:eastAsiaTheme="minorEastAsia" w:hAnsiTheme="minorEastAsia" w:cs="Times New Roman" w:hint="eastAsia"/>
                      <w:color w:val="auto"/>
                      <w:szCs w:val="22"/>
                      <w:lang w:val="en-US"/>
                    </w:rPr>
                  </w:rPrChange>
                </w:rPr>
                <w:t>동작</w:t>
              </w:r>
              <w:r>
                <w:rPr>
                  <w:rPrChange w:id="1194" w:author="김은수" w:date="2026-10-01T06:57:00Z">
                    <w:rPr>
                      <w:rFonts w:asciiTheme="minorEastAsia" w:eastAsiaTheme="minorEastAsia" w:hAnsiTheme="minorEastAsia" w:cs="Times New Roman"/>
                      <w:color w:val="auto"/>
                      <w:szCs w:val="22"/>
                      <w:lang w:val="en-US"/>
                    </w:rPr>
                  </w:rPrChange>
                </w:rPr>
                <w:t xml:space="preserve"> 상태를 표시한다.</w:t>
              </w:r>
            </w:ins>
          </w:p>
        </w:tc>
        <w:tc>
          <w:tcPr>
            <w:tcW w:w="3917" w:type="dxa"/>
            <w:tcPrChange w:id="1195" w:author="김은수" w:date="2026-10-01T06:57:00Z">
              <w:tcPr>
                <w:tcW w:w="3827" w:type="dxa"/>
              </w:tcPr>
            </w:tcPrChange>
          </w:tcPr>
          <w:p w14:paraId="717F89DD"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19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197" w:author="김은수" w:date="2026-09-29T18:27:00Z" w16du:dateUtc="2026-09-29T09:27:00Z">
              <w:r>
                <w:rPr>
                  <w:rPrChange w:id="1198" w:author="김은수" w:date="2026-10-01T06:57:00Z">
                    <w:rPr>
                      <w:rFonts w:asciiTheme="minorHAnsi" w:eastAsiaTheme="minorEastAsia" w:hAnsiTheme="minorHAnsi" w:cstheme="minorBidi"/>
                      <w:color w:val="auto"/>
                      <w:szCs w:val="22"/>
                      <w:lang w:val="en-US"/>
                    </w:rPr>
                  </w:rPrChange>
                </w:rPr>
                <w:t xml:space="preserve">CM3 </w:t>
              </w:r>
            </w:ins>
            <w:r>
              <w:rPr>
                <w:rPrChange w:id="1199"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0A28E796" w14:textId="77777777" w:rsidTr="00CC0AAE">
        <w:trPr>
          <w:cantSplit/>
          <w:del w:id="1200" w:author="김은수" w:date="2026-10-12T00:19:00Z"/>
          <w:trPrChange w:id="1201"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202" w:author="김은수" w:date="2026-10-01T06:57:00Z">
              <w:tcPr>
                <w:tcW w:w="1762" w:type="dxa"/>
              </w:tcPr>
            </w:tcPrChange>
          </w:tcPr>
          <w:p w14:paraId="4E1AD57C" w14:textId="77777777" w:rsidR="002E582F" w:rsidRPr="00850940" w:rsidRDefault="00617422">
            <w:pPr>
              <w:pStyle w:val="TDCe"/>
              <w:pPrChange w:id="1203" w:author="김은수" w:date="2026-10-01T06:57:00Z">
                <w:pPr/>
              </w:pPrChange>
            </w:pPr>
            <w:r>
              <w:rPr>
                <w:b/>
                <w:rPrChange w:id="1204" w:author="김은수" w:date="2026-10-01T06:57:00Z">
                  <w:rPr>
                    <w:rFonts w:asciiTheme="minorHAnsi" w:eastAsiaTheme="minorEastAsia" w:hAnsiTheme="minorHAnsi" w:cstheme="minorBidi"/>
                    <w:b w:val="0"/>
                    <w:color w:val="auto"/>
                    <w:szCs w:val="22"/>
                    <w:lang w:val="en-US"/>
                  </w:rPr>
                </w:rPrChange>
              </w:rPr>
              <w:t>SW-FW-RID-21</w:t>
            </w:r>
          </w:p>
        </w:tc>
        <w:tc>
          <w:tcPr>
            <w:tcW w:w="3917" w:type="dxa"/>
            <w:tcPrChange w:id="1205" w:author="김은수" w:date="2026-10-01T06:57:00Z">
              <w:tcPr>
                <w:tcW w:w="3827" w:type="dxa"/>
              </w:tcPr>
            </w:tcPrChange>
          </w:tcPr>
          <w:p w14:paraId="767CE58A"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0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207" w:author="김은수" w:date="2026-10-01T06:57:00Z">
                  <w:rPr>
                    <w:rFonts w:asciiTheme="minorEastAsia" w:eastAsiaTheme="minorEastAsia" w:hAnsiTheme="minorEastAsia" w:cs="Times New Roman" w:hint="eastAsia"/>
                    <w:color w:val="auto"/>
                    <w:szCs w:val="22"/>
                    <w:lang w:val="en-US"/>
                  </w:rPr>
                </w:rPrChange>
              </w:rPr>
              <w:t>전원</w:t>
            </w:r>
            <w:r>
              <w:rPr>
                <w:rPrChange w:id="1208" w:author="김은수" w:date="2026-10-01T06:57:00Z">
                  <w:rPr>
                    <w:rFonts w:asciiTheme="minorEastAsia" w:eastAsiaTheme="minorEastAsia" w:hAnsiTheme="minorEastAsia" w:cs="Times New Roman"/>
                    <w:color w:val="auto"/>
                    <w:szCs w:val="22"/>
                    <w:lang w:val="en-US"/>
                  </w:rPr>
                </w:rPrChange>
              </w:rPr>
              <w:t xml:space="preserve"> 커넥터 연결 </w:t>
            </w:r>
            <w:del w:id="1209" w:author="김은수" w:date="2026-09-29T18:27:00Z" w16du:dateUtc="2026-09-29T09:27:00Z">
              <w:r w:rsidR="00AE4A56">
                <w:rPr>
                  <w:rFonts w:asciiTheme="minorEastAsia" w:hAnsiTheme="minorEastAsia" w:cs="Times New Roman" w:hint="eastAsia"/>
                  <w:color w:val="000000" w:themeColor="text1"/>
                </w:rPr>
                <w:delText xml:space="preserve">상태 </w:delText>
              </w:r>
              <w:r w:rsidR="00AE4A56">
                <w:rPr>
                  <w:rFonts w:asciiTheme="minorEastAsia" w:hAnsiTheme="minorEastAsia" w:cs="Times New Roman"/>
                  <w:color w:val="000000" w:themeColor="text1"/>
                </w:rPr>
                <w:delText xml:space="preserve">LED </w:delText>
              </w:r>
              <w:r w:rsidR="00AE4A56">
                <w:rPr>
                  <w:rFonts w:asciiTheme="minorEastAsia" w:hAnsiTheme="minorEastAsia" w:cs="Times New Roman" w:hint="eastAsia"/>
                  <w:color w:val="000000" w:themeColor="text1"/>
                </w:rPr>
                <w:delText>출력</w:delText>
              </w:r>
            </w:del>
            <w:ins w:id="1210" w:author="김은수" w:date="2026-09-29T18:27:00Z" w16du:dateUtc="2026-09-29T09:27:00Z">
              <w:r>
                <w:rPr>
                  <w:rFonts w:hint="eastAsia"/>
                  <w:rPrChange w:id="1211" w:author="김은수" w:date="2026-10-01T06:57:00Z">
                    <w:rPr>
                      <w:rFonts w:asciiTheme="minorEastAsia" w:eastAsiaTheme="minorEastAsia" w:hAnsiTheme="minorEastAsia" w:cs="Times New Roman" w:hint="eastAsia"/>
                      <w:color w:val="auto"/>
                      <w:szCs w:val="22"/>
                      <w:lang w:val="en-US"/>
                    </w:rPr>
                  </w:rPrChange>
                </w:rPr>
                <w:t>상태를</w:t>
              </w:r>
              <w:r>
                <w:rPr>
                  <w:rPrChange w:id="1212" w:author="김은수" w:date="2026-10-01T06:57:00Z">
                    <w:rPr>
                      <w:rFonts w:asciiTheme="minorEastAsia" w:eastAsiaTheme="minorEastAsia" w:hAnsiTheme="minorEastAsia" w:cs="Times New Roman"/>
                      <w:color w:val="auto"/>
                      <w:szCs w:val="22"/>
                      <w:lang w:val="en-US"/>
                    </w:rPr>
                  </w:rPrChange>
                </w:rPr>
                <w:t xml:space="preserve"> 표시한다.</w:t>
              </w:r>
            </w:ins>
          </w:p>
        </w:tc>
        <w:tc>
          <w:tcPr>
            <w:tcW w:w="3917" w:type="dxa"/>
            <w:tcPrChange w:id="1213" w:author="김은수" w:date="2026-10-01T06:57:00Z">
              <w:tcPr>
                <w:tcW w:w="3827" w:type="dxa"/>
              </w:tcPr>
            </w:tcPrChange>
          </w:tcPr>
          <w:p w14:paraId="307EC3C3"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1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215" w:author="김은수" w:date="2026-09-29T18:27:00Z" w16du:dateUtc="2026-09-29T09:27:00Z">
              <w:r>
                <w:rPr>
                  <w:rPrChange w:id="1216" w:author="김은수" w:date="2026-10-01T06:57:00Z">
                    <w:rPr>
                      <w:rFonts w:asciiTheme="minorHAnsi" w:eastAsiaTheme="minorEastAsia" w:hAnsiTheme="minorHAnsi" w:cstheme="minorBidi"/>
                      <w:color w:val="auto"/>
                      <w:szCs w:val="22"/>
                      <w:lang w:val="en-US"/>
                    </w:rPr>
                  </w:rPrChange>
                </w:rPr>
                <w:t xml:space="preserve">CM3 </w:t>
              </w:r>
            </w:ins>
            <w:r>
              <w:rPr>
                <w:rPrChange w:id="1217"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04E8896D" w14:textId="77777777" w:rsidTr="00CC0AAE">
        <w:trPr>
          <w:cantSplit/>
          <w:del w:id="1218" w:author="김은수" w:date="2026-10-12T00:19:00Z"/>
          <w:trPrChange w:id="121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220" w:author="김은수" w:date="2026-10-01T06:57:00Z">
              <w:tcPr>
                <w:tcW w:w="1762" w:type="dxa"/>
              </w:tcPr>
            </w:tcPrChange>
          </w:tcPr>
          <w:p w14:paraId="5E490D81" w14:textId="77777777" w:rsidR="002E582F" w:rsidRPr="00850940" w:rsidRDefault="00617422">
            <w:pPr>
              <w:pStyle w:val="TDCe"/>
              <w:pPrChange w:id="1221" w:author="김은수" w:date="2026-10-01T06:57:00Z">
                <w:pPr/>
              </w:pPrChange>
            </w:pPr>
            <w:r>
              <w:rPr>
                <w:b/>
                <w:rPrChange w:id="1222" w:author="김은수" w:date="2026-10-01T06:57:00Z">
                  <w:rPr>
                    <w:rFonts w:asciiTheme="minorHAnsi" w:eastAsiaTheme="minorEastAsia" w:hAnsiTheme="minorHAnsi" w:cstheme="minorBidi"/>
                    <w:b w:val="0"/>
                    <w:color w:val="auto"/>
                    <w:szCs w:val="22"/>
                    <w:lang w:val="en-US"/>
                  </w:rPr>
                </w:rPrChange>
              </w:rPr>
              <w:t>SW-FW-RID-22</w:t>
            </w:r>
          </w:p>
        </w:tc>
        <w:tc>
          <w:tcPr>
            <w:tcW w:w="3917" w:type="dxa"/>
            <w:tcPrChange w:id="1223" w:author="김은수" w:date="2026-10-01T06:57:00Z">
              <w:tcPr>
                <w:tcW w:w="3827" w:type="dxa"/>
              </w:tcPr>
            </w:tcPrChange>
          </w:tcPr>
          <w:p w14:paraId="3397E78E"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2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225" w:author="김은수" w:date="2026-10-01T06:57:00Z">
                  <w:rPr>
                    <w:rFonts w:asciiTheme="minorEastAsia" w:eastAsiaTheme="minorEastAsia" w:hAnsiTheme="minorEastAsia" w:cs="Times New Roman" w:hint="eastAsia"/>
                    <w:color w:val="auto"/>
                    <w:szCs w:val="22"/>
                    <w:lang w:val="en-US"/>
                  </w:rPr>
                </w:rPrChange>
              </w:rPr>
              <w:t>배터리</w:t>
            </w:r>
            <w:r>
              <w:rPr>
                <w:rPrChange w:id="1226" w:author="김은수" w:date="2026-10-01T06:57:00Z">
                  <w:rPr>
                    <w:rFonts w:asciiTheme="minorEastAsia" w:eastAsiaTheme="minorEastAsia" w:hAnsiTheme="minorEastAsia" w:cs="Times New Roman"/>
                    <w:color w:val="auto"/>
                    <w:szCs w:val="22"/>
                    <w:lang w:val="en-US"/>
                  </w:rPr>
                </w:rPrChange>
              </w:rPr>
              <w:t xml:space="preserve"> 저전압 </w:t>
            </w:r>
            <w:del w:id="1227" w:author="김은수" w:date="2026-09-29T18:27:00Z" w16du:dateUtc="2026-09-29T09:27:00Z">
              <w:r w:rsidR="00AE4A56">
                <w:rPr>
                  <w:rFonts w:asciiTheme="minorEastAsia" w:hAnsiTheme="minorEastAsia" w:cs="Times New Roman" w:hint="eastAsia"/>
                  <w:color w:val="000000" w:themeColor="text1"/>
                </w:rPr>
                <w:delText xml:space="preserve">상태 </w:delText>
              </w:r>
              <w:r w:rsidR="00AE4A56">
                <w:rPr>
                  <w:rFonts w:asciiTheme="minorEastAsia" w:hAnsiTheme="minorEastAsia" w:cs="Times New Roman"/>
                  <w:color w:val="000000" w:themeColor="text1"/>
                </w:rPr>
                <w:delText xml:space="preserve">LED </w:delText>
              </w:r>
              <w:r w:rsidR="00AE4A56">
                <w:rPr>
                  <w:rFonts w:asciiTheme="minorEastAsia" w:hAnsiTheme="minorEastAsia" w:cs="Times New Roman" w:hint="eastAsia"/>
                  <w:color w:val="000000" w:themeColor="text1"/>
                </w:rPr>
                <w:delText>출력</w:delText>
              </w:r>
            </w:del>
            <w:ins w:id="1228" w:author="김은수" w:date="2026-09-29T18:27:00Z" w16du:dateUtc="2026-09-29T09:27:00Z">
              <w:r>
                <w:rPr>
                  <w:rFonts w:hint="eastAsia"/>
                  <w:rPrChange w:id="1229" w:author="김은수" w:date="2026-10-01T06:57:00Z">
                    <w:rPr>
                      <w:rFonts w:asciiTheme="minorEastAsia" w:eastAsiaTheme="minorEastAsia" w:hAnsiTheme="minorEastAsia" w:cs="Times New Roman" w:hint="eastAsia"/>
                      <w:color w:val="auto"/>
                      <w:szCs w:val="22"/>
                      <w:lang w:val="en-US"/>
                    </w:rPr>
                  </w:rPrChange>
                </w:rPr>
                <w:t>상태를</w:t>
              </w:r>
              <w:r>
                <w:rPr>
                  <w:rPrChange w:id="1230" w:author="김은수" w:date="2026-10-01T06:57:00Z">
                    <w:rPr>
                      <w:rFonts w:asciiTheme="minorEastAsia" w:eastAsiaTheme="minorEastAsia" w:hAnsiTheme="minorEastAsia" w:cs="Times New Roman"/>
                      <w:color w:val="auto"/>
                      <w:szCs w:val="22"/>
                      <w:lang w:val="en-US"/>
                    </w:rPr>
                  </w:rPrChange>
                </w:rPr>
                <w:t xml:space="preserve">  표시한다.</w:t>
              </w:r>
            </w:ins>
          </w:p>
        </w:tc>
        <w:tc>
          <w:tcPr>
            <w:tcW w:w="3917" w:type="dxa"/>
            <w:tcPrChange w:id="1231" w:author="김은수" w:date="2026-10-01T06:57:00Z">
              <w:tcPr>
                <w:tcW w:w="3827" w:type="dxa"/>
              </w:tcPr>
            </w:tcPrChange>
          </w:tcPr>
          <w:p w14:paraId="659AF652"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3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233" w:author="김은수" w:date="2026-09-29T18:27:00Z" w16du:dateUtc="2026-09-29T09:27:00Z">
              <w:r>
                <w:rPr>
                  <w:rPrChange w:id="1234" w:author="김은수" w:date="2026-10-01T06:57:00Z">
                    <w:rPr>
                      <w:rFonts w:asciiTheme="minorHAnsi" w:eastAsiaTheme="minorEastAsia" w:hAnsiTheme="minorHAnsi" w:cstheme="minorBidi"/>
                      <w:color w:val="auto"/>
                      <w:szCs w:val="22"/>
                      <w:lang w:val="en-US"/>
                    </w:rPr>
                  </w:rPrChange>
                </w:rPr>
                <w:t xml:space="preserve">CM3 </w:t>
              </w:r>
            </w:ins>
            <w:r>
              <w:rPr>
                <w:rPrChange w:id="1235"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0DC76CCB" w14:textId="77777777" w:rsidTr="00CC0AAE">
        <w:trPr>
          <w:cantSplit/>
          <w:del w:id="1236" w:author="김은수" w:date="2026-10-12T00:19:00Z"/>
          <w:trPrChange w:id="123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238" w:author="김은수" w:date="2026-10-01T06:57:00Z">
              <w:tcPr>
                <w:tcW w:w="1762" w:type="dxa"/>
              </w:tcPr>
            </w:tcPrChange>
          </w:tcPr>
          <w:p w14:paraId="67ECC1B5" w14:textId="77777777" w:rsidR="002E582F" w:rsidRPr="00850940" w:rsidRDefault="00617422">
            <w:pPr>
              <w:pStyle w:val="TDCe"/>
              <w:pPrChange w:id="1239" w:author="김은수" w:date="2026-10-01T06:57:00Z">
                <w:pPr/>
              </w:pPrChange>
            </w:pPr>
            <w:r>
              <w:rPr>
                <w:b/>
                <w:rPrChange w:id="1240" w:author="김은수" w:date="2026-10-01T06:57:00Z">
                  <w:rPr>
                    <w:rFonts w:asciiTheme="minorHAnsi" w:eastAsiaTheme="minorEastAsia" w:hAnsiTheme="minorHAnsi" w:cstheme="minorBidi"/>
                    <w:b w:val="0"/>
                    <w:color w:val="auto"/>
                    <w:szCs w:val="22"/>
                    <w:lang w:val="en-US"/>
                  </w:rPr>
                </w:rPrChange>
              </w:rPr>
              <w:t>SW-FW-RID-23</w:t>
            </w:r>
          </w:p>
        </w:tc>
        <w:tc>
          <w:tcPr>
            <w:tcW w:w="3917" w:type="dxa"/>
            <w:tcPrChange w:id="1241" w:author="김은수" w:date="2026-10-01T06:57:00Z">
              <w:tcPr>
                <w:tcW w:w="3827" w:type="dxa"/>
              </w:tcPr>
            </w:tcPrChange>
          </w:tcPr>
          <w:p w14:paraId="00D035EB"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4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243" w:author="김은수" w:date="2026-10-01T06:57:00Z">
                  <w:rPr>
                    <w:rFonts w:asciiTheme="minorEastAsia" w:eastAsiaTheme="minorEastAsia" w:hAnsiTheme="minorEastAsia" w:cs="Times New Roman" w:hint="eastAsia"/>
                    <w:color w:val="auto"/>
                    <w:szCs w:val="22"/>
                    <w:lang w:val="en-US"/>
                  </w:rPr>
                </w:rPrChange>
              </w:rPr>
              <w:t>배터리</w:t>
            </w:r>
            <w:r>
              <w:rPr>
                <w:rPrChange w:id="1244" w:author="김은수" w:date="2026-10-01T06:57:00Z">
                  <w:rPr>
                    <w:rFonts w:asciiTheme="minorEastAsia" w:eastAsiaTheme="minorEastAsia" w:hAnsiTheme="minorEastAsia" w:cs="Times New Roman"/>
                    <w:color w:val="auto"/>
                    <w:szCs w:val="22"/>
                    <w:lang w:val="en-US"/>
                  </w:rPr>
                </w:rPrChange>
              </w:rPr>
              <w:t xml:space="preserve"> 저전압 </w:t>
            </w:r>
            <w:del w:id="1245" w:author="김은수" w:date="2026-09-29T18:27:00Z" w16du:dateUtc="2026-09-29T09:27:00Z">
              <w:r w:rsidR="00AE4A56">
                <w:rPr>
                  <w:rFonts w:asciiTheme="minorEastAsia" w:hAnsiTheme="minorEastAsia" w:cs="Times New Roman" w:hint="eastAsia"/>
                  <w:color w:val="000000" w:themeColor="text1"/>
                </w:rPr>
                <w:delText>상태 자극 출력</w:delText>
              </w:r>
            </w:del>
            <w:ins w:id="1246" w:author="김은수" w:date="2026-09-29T18:27:00Z" w16du:dateUtc="2026-09-29T09:27:00Z">
              <w:r>
                <w:rPr>
                  <w:rFonts w:hint="eastAsia"/>
                  <w:rPrChange w:id="1247" w:author="김은수" w:date="2026-10-01T06:57:00Z">
                    <w:rPr>
                      <w:rFonts w:asciiTheme="minorEastAsia" w:eastAsiaTheme="minorEastAsia" w:hAnsiTheme="minorEastAsia" w:cs="Times New Roman" w:hint="eastAsia"/>
                      <w:color w:val="auto"/>
                      <w:szCs w:val="22"/>
                      <w:lang w:val="en-US"/>
                    </w:rPr>
                  </w:rPrChange>
                </w:rPr>
                <w:t>상태를</w:t>
              </w:r>
              <w:r>
                <w:rPr>
                  <w:rPrChange w:id="1248" w:author="김은수" w:date="2026-10-01T06:57:00Z">
                    <w:rPr>
                      <w:rFonts w:asciiTheme="minorEastAsia" w:eastAsiaTheme="minorEastAsia" w:hAnsiTheme="minorEastAsia" w:cs="Times New Roman"/>
                      <w:color w:val="auto"/>
                      <w:szCs w:val="22"/>
                      <w:lang w:val="en-US"/>
                    </w:rPr>
                  </w:rPrChange>
                </w:rPr>
                <w:t xml:space="preserve"> 자극으로 출력한다.</w:t>
              </w:r>
            </w:ins>
          </w:p>
        </w:tc>
        <w:tc>
          <w:tcPr>
            <w:tcW w:w="3917" w:type="dxa"/>
            <w:tcPrChange w:id="1249" w:author="김은수" w:date="2026-10-01T06:57:00Z">
              <w:tcPr>
                <w:tcW w:w="3827" w:type="dxa"/>
              </w:tcPr>
            </w:tcPrChange>
          </w:tcPr>
          <w:p w14:paraId="4EB120D5" w14:textId="77777777" w:rsidR="00AE4A56" w:rsidRDefault="00AE4A56" w:rsidP="00AE4A56">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rPr>
                <w:del w:id="1250" w:author="김은수" w:date="2026-09-29T18:27:00Z" w16du:dateUtc="2026-09-29T09:27:00Z"/>
                <w:rFonts w:asciiTheme="minorEastAsia" w:hAnsiTheme="minorEastAsia" w:cs="Times New Roman"/>
              </w:rPr>
            </w:pPr>
            <w:ins w:id="1251" w:author="김은수" w:date="2026-09-29T18:27:00Z" w16du:dateUtc="2026-09-29T09:27:00Z">
              <w:r>
                <w:rPr>
                  <w:rFonts w:hint="eastAsia"/>
                </w:rPr>
                <w:t xml:space="preserve">CM3 </w:t>
              </w:r>
            </w:ins>
            <w:r>
              <w:rPr>
                <w:rFonts w:hint="eastAsia"/>
              </w:rPr>
              <w:t>System Control Module</w:t>
            </w:r>
            <w:del w:id="1252" w:author="김은수" w:date="2026-09-29T18:27:00Z" w16du:dateUtc="2026-09-29T09:27:00Z">
              <w:r>
                <w:rPr>
                  <w:rFonts w:asciiTheme="minorEastAsia" w:hAnsiTheme="minorEastAsia" w:cs="Times New Roman"/>
                </w:rPr>
                <w:delText>,</w:delText>
              </w:r>
            </w:del>
          </w:p>
          <w:p w14:paraId="7C456883" w14:textId="77777777" w:rsidR="002E582F" w:rsidRPr="00895B94" w:rsidRDefault="00AE4A56" w:rsidP="00680F01">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
            <w:del w:id="1253" w:author="김은수" w:date="2026-09-29T18:27:00Z" w16du:dateUtc="2026-09-29T09:27:00Z">
              <w:r>
                <w:rPr>
                  <w:rFonts w:asciiTheme="minorEastAsia" w:hAnsiTheme="minorEastAsia" w:cs="Times New Roman"/>
                </w:rPr>
                <w:delText>Signal Processing Module</w:delText>
              </w:r>
            </w:del>
          </w:p>
        </w:tc>
      </w:tr>
      <w:tr w:rsidR="002E582F" w:rsidRPr="003F2E8B" w14:paraId="4F005164" w14:textId="77777777" w:rsidTr="00CC0AAE">
        <w:trPr>
          <w:cantSplit/>
          <w:del w:id="1254" w:author="김은수" w:date="2026-10-12T00:19:00Z"/>
          <w:trPrChange w:id="1255"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256" w:author="김은수" w:date="2026-10-01T06:57:00Z">
              <w:tcPr>
                <w:tcW w:w="1762" w:type="dxa"/>
              </w:tcPr>
            </w:tcPrChange>
          </w:tcPr>
          <w:p w14:paraId="36A55D52" w14:textId="77777777" w:rsidR="002E582F" w:rsidRPr="00850940" w:rsidRDefault="00617422">
            <w:pPr>
              <w:pStyle w:val="TDCe"/>
              <w:pPrChange w:id="1257" w:author="김은수" w:date="2026-10-01T06:57:00Z">
                <w:pPr/>
              </w:pPrChange>
            </w:pPr>
            <w:r>
              <w:rPr>
                <w:b/>
                <w:rPrChange w:id="1258" w:author="김은수" w:date="2026-10-01T06:57:00Z">
                  <w:rPr>
                    <w:rFonts w:asciiTheme="minorHAnsi" w:eastAsiaTheme="minorEastAsia" w:hAnsiTheme="minorHAnsi" w:cstheme="minorBidi"/>
                    <w:b w:val="0"/>
                    <w:color w:val="auto"/>
                    <w:szCs w:val="22"/>
                    <w:lang w:val="en-US"/>
                  </w:rPr>
                </w:rPrChange>
              </w:rPr>
              <w:t>SW-FW-RID-24</w:t>
            </w:r>
          </w:p>
        </w:tc>
        <w:tc>
          <w:tcPr>
            <w:tcW w:w="3917" w:type="dxa"/>
            <w:tcPrChange w:id="1259" w:author="김은수" w:date="2026-10-01T06:57:00Z">
              <w:tcPr>
                <w:tcW w:w="3827" w:type="dxa"/>
              </w:tcPr>
            </w:tcPrChange>
          </w:tcPr>
          <w:p w14:paraId="00F9E7C3"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6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261" w:author="김은수" w:date="2026-09-29T18:27:00Z" w16du:dateUtc="2026-09-29T09:27:00Z">
              <w:r>
                <w:rPr>
                  <w:rFonts w:asciiTheme="minorEastAsia" w:hAnsiTheme="minorEastAsia" w:cs="Times New Roman" w:hint="eastAsia"/>
                  <w:color w:val="000000" w:themeColor="text1"/>
                </w:rPr>
                <w:delText>리모콘 명령 수신(처리),</w:delText>
              </w:r>
              <w:r>
                <w:rPr>
                  <w:rFonts w:asciiTheme="minorEastAsia" w:hAnsiTheme="minorEastAsia" w:cs="Times New Roman"/>
                  <w:color w:val="000000" w:themeColor="text1"/>
                </w:rPr>
                <w:delText xml:space="preserve"> </w:delText>
              </w:r>
              <w:r>
                <w:rPr>
                  <w:rFonts w:asciiTheme="minorEastAsia" w:hAnsiTheme="minorEastAsia" w:cs="Times New Roman" w:hint="eastAsia"/>
                  <w:color w:val="000000" w:themeColor="text1"/>
                </w:rPr>
                <w:delText>맵 번호 변경</w:delText>
              </w:r>
            </w:del>
            <w:ins w:id="1262" w:author="김은수" w:date="2026-09-29T18:27:00Z" w16du:dateUtc="2026-09-29T09:27:00Z">
              <w:r w:rsidR="005C1023">
                <w:rPr>
                  <w:rFonts w:hint="eastAsia"/>
                  <w:rPrChange w:id="1263" w:author="김은수" w:date="2026-10-01T06:57:00Z">
                    <w:rPr>
                      <w:rFonts w:asciiTheme="minorEastAsia" w:eastAsiaTheme="minorEastAsia" w:hAnsiTheme="minorEastAsia" w:cs="Times New Roman" w:hint="eastAsia"/>
                      <w:color w:val="auto"/>
                      <w:szCs w:val="22"/>
                      <w:lang w:val="en-US"/>
                    </w:rPr>
                  </w:rPrChange>
                </w:rPr>
                <w:t>프로그램</w:t>
              </w:r>
              <w:r w:rsidR="005C1023">
                <w:rPr>
                  <w:rPrChange w:id="1264" w:author="김은수" w:date="2026-10-01T06:57:00Z">
                    <w:rPr>
                      <w:rFonts w:asciiTheme="minorEastAsia" w:eastAsiaTheme="minorEastAsia" w:hAnsiTheme="minorEastAsia" w:cs="Times New Roman"/>
                      <w:color w:val="auto"/>
                      <w:szCs w:val="22"/>
                      <w:lang w:val="en-US"/>
                    </w:rPr>
                  </w:rPrChange>
                </w:rPr>
                <w:t xml:space="preserve"> 변경하기</w:t>
              </w:r>
            </w:ins>
          </w:p>
        </w:tc>
        <w:tc>
          <w:tcPr>
            <w:tcW w:w="3917" w:type="dxa"/>
            <w:tcPrChange w:id="1265" w:author="김은수" w:date="2026-10-01T06:57:00Z">
              <w:tcPr>
                <w:tcW w:w="3827" w:type="dxa"/>
              </w:tcPr>
            </w:tcPrChange>
          </w:tcPr>
          <w:p w14:paraId="0E3CD692"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6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267" w:author="김은수" w:date="2026-09-29T18:27:00Z" w16du:dateUtc="2026-09-29T09:27:00Z">
              <w:r>
                <w:rPr>
                  <w:rPrChange w:id="1268" w:author="김은수" w:date="2026-10-01T06:57:00Z">
                    <w:rPr>
                      <w:rFonts w:asciiTheme="minorHAnsi" w:eastAsiaTheme="minorEastAsia" w:hAnsiTheme="minorHAnsi" w:cstheme="minorBidi"/>
                      <w:color w:val="auto"/>
                      <w:szCs w:val="22"/>
                      <w:lang w:val="en-US"/>
                    </w:rPr>
                  </w:rPrChange>
                </w:rPr>
                <w:t xml:space="preserve">CM3 </w:t>
              </w:r>
            </w:ins>
            <w:r>
              <w:rPr>
                <w:rPrChange w:id="1269" w:author="김은수" w:date="2026-10-01T06:57:00Z">
                  <w:rPr>
                    <w:rFonts w:asciiTheme="minorHAnsi" w:eastAsiaTheme="minorEastAsia" w:hAnsiTheme="minorHAnsi" w:cstheme="minorBidi"/>
                    <w:color w:val="auto"/>
                    <w:szCs w:val="22"/>
                    <w:lang w:val="en-US"/>
                  </w:rPr>
                </w:rPrChange>
              </w:rPr>
              <w:t>Bluetooth Communication Module</w:t>
            </w:r>
            <w:ins w:id="1270" w:author="김은수" w:date="2026-09-29T18:27:00Z" w16du:dateUtc="2026-09-29T09:27:00Z">
              <w:r>
                <w:rPr>
                  <w:rPrChange w:id="1271"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41437600" w14:textId="77777777" w:rsidTr="00CC0AAE">
        <w:trPr>
          <w:cantSplit/>
          <w:del w:id="1272" w:author="김은수" w:date="2026-10-12T00:19:00Z"/>
          <w:trPrChange w:id="127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274" w:author="김은수" w:date="2026-10-01T06:57:00Z">
              <w:tcPr>
                <w:tcW w:w="1762" w:type="dxa"/>
              </w:tcPr>
            </w:tcPrChange>
          </w:tcPr>
          <w:p w14:paraId="5A3F5111" w14:textId="77777777" w:rsidR="002E582F" w:rsidRPr="00850940" w:rsidRDefault="00617422">
            <w:pPr>
              <w:pStyle w:val="TDCe"/>
              <w:pPrChange w:id="1275" w:author="김은수" w:date="2026-10-01T06:57:00Z">
                <w:pPr/>
              </w:pPrChange>
            </w:pPr>
            <w:r>
              <w:rPr>
                <w:b/>
                <w:rPrChange w:id="1276" w:author="김은수" w:date="2026-10-01T06:57:00Z">
                  <w:rPr>
                    <w:rFonts w:asciiTheme="minorHAnsi" w:eastAsiaTheme="minorEastAsia" w:hAnsiTheme="minorHAnsi" w:cstheme="minorBidi"/>
                    <w:b w:val="0"/>
                    <w:color w:val="auto"/>
                    <w:szCs w:val="22"/>
                    <w:lang w:val="en-US"/>
                  </w:rPr>
                </w:rPrChange>
              </w:rPr>
              <w:t>SW-FW-RID-25</w:t>
            </w:r>
          </w:p>
        </w:tc>
        <w:tc>
          <w:tcPr>
            <w:tcW w:w="3917" w:type="dxa"/>
            <w:tcPrChange w:id="1277" w:author="김은수" w:date="2026-10-01T06:57:00Z">
              <w:tcPr>
                <w:tcW w:w="3827" w:type="dxa"/>
              </w:tcPr>
            </w:tcPrChange>
          </w:tcPr>
          <w:p w14:paraId="4A15D257"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7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279" w:author="김은수" w:date="2026-09-29T18:27:00Z" w16du:dateUtc="2026-09-29T09:27:00Z">
              <w:r>
                <w:rPr>
                  <w:rFonts w:asciiTheme="minorEastAsia" w:hAnsiTheme="minorEastAsia" w:cs="Times New Roman" w:hint="eastAsia"/>
                  <w:color w:val="000000" w:themeColor="text1"/>
                </w:rPr>
                <w:delText>리모콘 명령 수신(처리),</w:delText>
              </w:r>
              <w:r>
                <w:rPr>
                  <w:rFonts w:asciiTheme="minorEastAsia" w:hAnsiTheme="minorEastAsia" w:cs="Times New Roman"/>
                  <w:color w:val="000000" w:themeColor="text1"/>
                </w:rPr>
                <w:delText xml:space="preserve"> </w:delText>
              </w:r>
            </w:del>
            <w:r w:rsidR="005C1023">
              <w:rPr>
                <w:rFonts w:hint="eastAsia"/>
                <w:rPrChange w:id="1280" w:author="김은수" w:date="2026-10-01T06:57:00Z">
                  <w:rPr>
                    <w:rFonts w:asciiTheme="minorEastAsia" w:eastAsiaTheme="minorEastAsia" w:hAnsiTheme="minorEastAsia" w:cs="Times New Roman" w:hint="eastAsia"/>
                    <w:color w:val="auto"/>
                    <w:szCs w:val="22"/>
                    <w:lang w:val="en-US"/>
                  </w:rPr>
                </w:rPrChange>
              </w:rPr>
              <w:t>오디오</w:t>
            </w:r>
            <w:r w:rsidR="005C1023">
              <w:rPr>
                <w:rPrChange w:id="1281" w:author="김은수" w:date="2026-10-01T06:57:00Z">
                  <w:rPr>
                    <w:rFonts w:asciiTheme="minorEastAsia" w:eastAsiaTheme="minorEastAsia" w:hAnsiTheme="minorEastAsia" w:cs="Times New Roman"/>
                    <w:color w:val="auto"/>
                    <w:szCs w:val="22"/>
                    <w:lang w:val="en-US"/>
                  </w:rPr>
                </w:rPrChange>
              </w:rPr>
              <w:t xml:space="preserve"> 볼륨 </w:t>
            </w:r>
            <w:del w:id="1282" w:author="김은수" w:date="2026-09-29T18:27:00Z" w16du:dateUtc="2026-09-29T09:27:00Z">
              <w:r>
                <w:rPr>
                  <w:rFonts w:asciiTheme="minorEastAsia" w:hAnsiTheme="minorEastAsia" w:cs="Times New Roman" w:hint="eastAsia"/>
                  <w:color w:val="000000" w:themeColor="text1"/>
                </w:rPr>
                <w:delText>조절</w:delText>
              </w:r>
            </w:del>
            <w:ins w:id="1283" w:author="김은수" w:date="2026-09-29T18:27:00Z" w16du:dateUtc="2026-09-29T09:27:00Z">
              <w:r w:rsidR="005C1023">
                <w:rPr>
                  <w:rFonts w:hint="eastAsia"/>
                  <w:rPrChange w:id="1284" w:author="김은수" w:date="2026-10-01T06:57:00Z">
                    <w:rPr>
                      <w:rFonts w:asciiTheme="minorEastAsia" w:eastAsiaTheme="minorEastAsia" w:hAnsiTheme="minorEastAsia" w:cs="Times New Roman" w:hint="eastAsia"/>
                      <w:color w:val="auto"/>
                      <w:szCs w:val="22"/>
                      <w:lang w:val="en-US"/>
                    </w:rPr>
                  </w:rPrChange>
                </w:rPr>
                <w:t>조절하기</w:t>
              </w:r>
            </w:ins>
          </w:p>
        </w:tc>
        <w:tc>
          <w:tcPr>
            <w:tcW w:w="3917" w:type="dxa"/>
            <w:tcPrChange w:id="1285" w:author="김은수" w:date="2026-10-01T06:57:00Z">
              <w:tcPr>
                <w:tcW w:w="3827" w:type="dxa"/>
              </w:tcPr>
            </w:tcPrChange>
          </w:tcPr>
          <w:p w14:paraId="4233334A"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8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287" w:author="김은수" w:date="2026-09-29T18:27:00Z" w16du:dateUtc="2026-09-29T09:27:00Z">
              <w:r>
                <w:rPr>
                  <w:rPrChange w:id="1288" w:author="김은수" w:date="2026-10-01T06:57:00Z">
                    <w:rPr>
                      <w:rFonts w:asciiTheme="minorHAnsi" w:eastAsiaTheme="minorEastAsia" w:hAnsiTheme="minorHAnsi" w:cstheme="minorBidi"/>
                      <w:color w:val="auto"/>
                      <w:szCs w:val="22"/>
                      <w:lang w:val="en-US"/>
                    </w:rPr>
                  </w:rPrChange>
                </w:rPr>
                <w:t xml:space="preserve">CM3 </w:t>
              </w:r>
            </w:ins>
            <w:r>
              <w:rPr>
                <w:rPrChange w:id="1289" w:author="김은수" w:date="2026-10-01T06:57:00Z">
                  <w:rPr>
                    <w:rFonts w:asciiTheme="minorHAnsi" w:eastAsiaTheme="minorEastAsia" w:hAnsiTheme="minorHAnsi" w:cstheme="minorBidi"/>
                    <w:color w:val="auto"/>
                    <w:szCs w:val="22"/>
                    <w:lang w:val="en-US"/>
                  </w:rPr>
                </w:rPrChange>
              </w:rPr>
              <w:t>Bluetooth Communication Module</w:t>
            </w:r>
            <w:ins w:id="1290" w:author="김은수" w:date="2026-09-29T18:27:00Z" w16du:dateUtc="2026-09-29T09:27:00Z">
              <w:r>
                <w:rPr>
                  <w:rPrChange w:id="1291"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20C12253" w14:textId="77777777" w:rsidTr="00CC0AAE">
        <w:trPr>
          <w:cantSplit/>
          <w:del w:id="1292" w:author="김은수" w:date="2026-10-12T00:19:00Z"/>
          <w:trPrChange w:id="129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294" w:author="김은수" w:date="2026-10-01T06:57:00Z">
              <w:tcPr>
                <w:tcW w:w="1762" w:type="dxa"/>
              </w:tcPr>
            </w:tcPrChange>
          </w:tcPr>
          <w:p w14:paraId="5412A8DA" w14:textId="77777777" w:rsidR="002E582F" w:rsidRPr="00850940" w:rsidRDefault="00617422">
            <w:pPr>
              <w:pStyle w:val="TDCe"/>
              <w:pPrChange w:id="1295" w:author="김은수" w:date="2026-10-01T06:57:00Z">
                <w:pPr/>
              </w:pPrChange>
            </w:pPr>
            <w:r>
              <w:rPr>
                <w:b/>
                <w:rPrChange w:id="1296" w:author="김은수" w:date="2026-10-01T06:57:00Z">
                  <w:rPr>
                    <w:rFonts w:asciiTheme="minorHAnsi" w:eastAsiaTheme="minorEastAsia" w:hAnsiTheme="minorHAnsi" w:cstheme="minorBidi"/>
                    <w:b w:val="0"/>
                    <w:color w:val="auto"/>
                    <w:szCs w:val="22"/>
                    <w:lang w:val="en-US"/>
                  </w:rPr>
                </w:rPrChange>
              </w:rPr>
              <w:t>SW-FW-RID-26</w:t>
            </w:r>
          </w:p>
        </w:tc>
        <w:tc>
          <w:tcPr>
            <w:tcW w:w="3917" w:type="dxa"/>
            <w:tcPrChange w:id="1297" w:author="김은수" w:date="2026-10-01T06:57:00Z">
              <w:tcPr>
                <w:tcW w:w="3827" w:type="dxa"/>
              </w:tcPr>
            </w:tcPrChange>
          </w:tcPr>
          <w:p w14:paraId="6AE49EA4"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29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299" w:author="김은수" w:date="2026-09-29T18:27:00Z" w16du:dateUtc="2026-09-29T09:27:00Z">
              <w:r>
                <w:rPr>
                  <w:rFonts w:asciiTheme="minorEastAsia" w:hAnsiTheme="minorEastAsia" w:cs="Times New Roman" w:hint="eastAsia"/>
                  <w:color w:val="000000" w:themeColor="text1"/>
                </w:rPr>
                <w:delText>리모콘 명령 수신(처리),</w:delText>
              </w:r>
              <w:r>
                <w:rPr>
                  <w:rFonts w:asciiTheme="minorEastAsia" w:hAnsiTheme="minorEastAsia" w:cs="Times New Roman"/>
                  <w:color w:val="000000" w:themeColor="text1"/>
                </w:rPr>
                <w:delText xml:space="preserve"> </w:delText>
              </w:r>
            </w:del>
            <w:r w:rsidR="005C1023">
              <w:rPr>
                <w:rFonts w:hint="eastAsia"/>
                <w:rPrChange w:id="1300" w:author="김은수" w:date="2026-10-01T06:57:00Z">
                  <w:rPr>
                    <w:rFonts w:asciiTheme="minorEastAsia" w:eastAsiaTheme="minorEastAsia" w:hAnsiTheme="minorEastAsia" w:cs="Times New Roman" w:hint="eastAsia"/>
                    <w:color w:val="auto"/>
                    <w:szCs w:val="22"/>
                    <w:lang w:val="en-US"/>
                  </w:rPr>
                </w:rPrChange>
              </w:rPr>
              <w:t>자극</w:t>
            </w:r>
            <w:r w:rsidR="005C1023">
              <w:rPr>
                <w:rPrChange w:id="1301" w:author="김은수" w:date="2026-10-01T06:57:00Z">
                  <w:rPr>
                    <w:rFonts w:asciiTheme="minorEastAsia" w:eastAsiaTheme="minorEastAsia" w:hAnsiTheme="minorEastAsia" w:cs="Times New Roman"/>
                    <w:color w:val="auto"/>
                    <w:szCs w:val="22"/>
                    <w:lang w:val="en-US"/>
                  </w:rPr>
                </w:rPrChange>
              </w:rPr>
              <w:t xml:space="preserve"> 볼륨 </w:t>
            </w:r>
            <w:del w:id="1302" w:author="김은수" w:date="2026-09-29T18:27:00Z" w16du:dateUtc="2026-09-29T09:27:00Z">
              <w:r>
                <w:rPr>
                  <w:rFonts w:asciiTheme="minorEastAsia" w:hAnsiTheme="minorEastAsia" w:cs="Times New Roman" w:hint="eastAsia"/>
                  <w:color w:val="000000" w:themeColor="text1"/>
                </w:rPr>
                <w:delText>조절</w:delText>
              </w:r>
            </w:del>
            <w:ins w:id="1303" w:author="김은수" w:date="2026-09-29T18:27:00Z" w16du:dateUtc="2026-09-29T09:27:00Z">
              <w:r w:rsidR="005C1023">
                <w:rPr>
                  <w:rFonts w:hint="eastAsia"/>
                  <w:rPrChange w:id="1304" w:author="김은수" w:date="2026-10-01T06:57:00Z">
                    <w:rPr>
                      <w:rFonts w:asciiTheme="minorEastAsia" w:eastAsiaTheme="minorEastAsia" w:hAnsiTheme="minorEastAsia" w:cs="Times New Roman" w:hint="eastAsia"/>
                      <w:color w:val="auto"/>
                      <w:szCs w:val="22"/>
                      <w:lang w:val="en-US"/>
                    </w:rPr>
                  </w:rPrChange>
                </w:rPr>
                <w:t>조절하기</w:t>
              </w:r>
            </w:ins>
          </w:p>
        </w:tc>
        <w:tc>
          <w:tcPr>
            <w:tcW w:w="3917" w:type="dxa"/>
            <w:tcPrChange w:id="1305" w:author="김은수" w:date="2026-10-01T06:57:00Z">
              <w:tcPr>
                <w:tcW w:w="3827" w:type="dxa"/>
              </w:tcPr>
            </w:tcPrChange>
          </w:tcPr>
          <w:p w14:paraId="5FA6E58C"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0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307" w:author="김은수" w:date="2026-09-29T18:27:00Z" w16du:dateUtc="2026-09-29T09:27:00Z">
              <w:r>
                <w:rPr>
                  <w:rPrChange w:id="1308" w:author="김은수" w:date="2026-10-01T06:57:00Z">
                    <w:rPr>
                      <w:rFonts w:asciiTheme="minorHAnsi" w:eastAsiaTheme="minorEastAsia" w:hAnsiTheme="minorHAnsi" w:cstheme="minorBidi"/>
                      <w:color w:val="auto"/>
                      <w:szCs w:val="22"/>
                      <w:lang w:val="en-US"/>
                    </w:rPr>
                  </w:rPrChange>
                </w:rPr>
                <w:t xml:space="preserve">CM3 </w:t>
              </w:r>
            </w:ins>
            <w:r>
              <w:rPr>
                <w:rPrChange w:id="1309" w:author="김은수" w:date="2026-10-01T06:57:00Z">
                  <w:rPr>
                    <w:rFonts w:asciiTheme="minorHAnsi" w:eastAsiaTheme="minorEastAsia" w:hAnsiTheme="minorHAnsi" w:cstheme="minorBidi"/>
                    <w:color w:val="auto"/>
                    <w:szCs w:val="22"/>
                    <w:lang w:val="en-US"/>
                  </w:rPr>
                </w:rPrChange>
              </w:rPr>
              <w:t>Bluetooth Communication Module</w:t>
            </w:r>
            <w:ins w:id="1310" w:author="김은수" w:date="2026-09-29T18:27:00Z" w16du:dateUtc="2026-09-29T09:27:00Z">
              <w:r>
                <w:rPr>
                  <w:rPrChange w:id="1311"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431659CB" w14:textId="77777777" w:rsidTr="00CC0AAE">
        <w:trPr>
          <w:cantSplit/>
          <w:del w:id="1312" w:author="김은수" w:date="2026-10-12T00:19:00Z"/>
          <w:trPrChange w:id="131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314" w:author="김은수" w:date="2026-10-01T06:57:00Z">
              <w:tcPr>
                <w:tcW w:w="1762" w:type="dxa"/>
              </w:tcPr>
            </w:tcPrChange>
          </w:tcPr>
          <w:p w14:paraId="2C4E844C" w14:textId="77777777" w:rsidR="002E582F" w:rsidRPr="00850940" w:rsidRDefault="00617422">
            <w:pPr>
              <w:pStyle w:val="TDCe"/>
              <w:pPrChange w:id="1315" w:author="김은수" w:date="2026-10-01T06:57:00Z">
                <w:pPr/>
              </w:pPrChange>
            </w:pPr>
            <w:r>
              <w:rPr>
                <w:b/>
                <w:rPrChange w:id="1316" w:author="김은수" w:date="2026-10-01T06:57:00Z">
                  <w:rPr>
                    <w:rFonts w:asciiTheme="minorHAnsi" w:eastAsiaTheme="minorEastAsia" w:hAnsiTheme="minorHAnsi" w:cstheme="minorBidi"/>
                    <w:b w:val="0"/>
                    <w:color w:val="auto"/>
                    <w:szCs w:val="22"/>
                    <w:lang w:val="en-US"/>
                  </w:rPr>
                </w:rPrChange>
              </w:rPr>
              <w:t>SW-FW-RID-27</w:t>
            </w:r>
          </w:p>
        </w:tc>
        <w:tc>
          <w:tcPr>
            <w:tcW w:w="3917" w:type="dxa"/>
            <w:tcPrChange w:id="1317" w:author="김은수" w:date="2026-10-01T06:57:00Z">
              <w:tcPr>
                <w:tcW w:w="3827" w:type="dxa"/>
              </w:tcPr>
            </w:tcPrChange>
          </w:tcPr>
          <w:p w14:paraId="5B362FA6"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1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319" w:author="김은수" w:date="2026-09-29T18:27:00Z" w16du:dateUtc="2026-09-29T09:27:00Z">
              <w:r>
                <w:rPr>
                  <w:rFonts w:asciiTheme="minorEastAsia" w:hAnsiTheme="minorEastAsia" w:cs="Times New Roman" w:hint="eastAsia"/>
                  <w:color w:val="000000" w:themeColor="text1"/>
                </w:rPr>
                <w:delText>리모콘 명령 수신(처리),</w:delText>
              </w:r>
              <w:r>
                <w:rPr>
                  <w:rFonts w:asciiTheme="minorEastAsia" w:hAnsiTheme="minorEastAsia" w:cs="Times New Roman"/>
                  <w:color w:val="000000" w:themeColor="text1"/>
                </w:rPr>
                <w:delText xml:space="preserve"> </w:delText>
              </w:r>
            </w:del>
            <w:r w:rsidR="005C1023">
              <w:rPr>
                <w:rPrChange w:id="1320" w:author="김은수" w:date="2026-10-01T06:57:00Z">
                  <w:rPr>
                    <w:rFonts w:asciiTheme="minorEastAsia" w:eastAsiaTheme="minorEastAsia" w:hAnsiTheme="minorEastAsia" w:cs="Times New Roman"/>
                    <w:color w:val="auto"/>
                    <w:szCs w:val="22"/>
                    <w:lang w:val="en-US"/>
                  </w:rPr>
                </w:rPrChange>
              </w:rPr>
              <w:t xml:space="preserve">LED 알림 </w:t>
            </w:r>
            <w:del w:id="1321" w:author="김은수" w:date="2026-09-29T18:27:00Z" w16du:dateUtc="2026-09-29T09:27:00Z">
              <w:r>
                <w:rPr>
                  <w:rFonts w:asciiTheme="minorEastAsia" w:hAnsiTheme="minorEastAsia" w:cs="Times New Roman" w:hint="eastAsia"/>
                  <w:color w:val="000000" w:themeColor="text1"/>
                </w:rPr>
                <w:delText>설정</w:delText>
              </w:r>
            </w:del>
            <w:ins w:id="1322" w:author="김은수" w:date="2026-09-29T18:27:00Z" w16du:dateUtc="2026-09-29T09:27:00Z">
              <w:r w:rsidR="005C1023">
                <w:rPr>
                  <w:rFonts w:hint="eastAsia"/>
                  <w:rPrChange w:id="1323" w:author="김은수" w:date="2026-10-01T06:57:00Z">
                    <w:rPr>
                      <w:rFonts w:asciiTheme="minorEastAsia" w:eastAsiaTheme="minorEastAsia" w:hAnsiTheme="minorEastAsia" w:cs="Times New Roman" w:hint="eastAsia"/>
                      <w:color w:val="auto"/>
                      <w:szCs w:val="22"/>
                      <w:lang w:val="en-US"/>
                    </w:rPr>
                  </w:rPrChange>
                </w:rPr>
                <w:t>켜기</w:t>
              </w:r>
              <w:r w:rsidR="005C1023">
                <w:rPr>
                  <w:rPrChange w:id="1324" w:author="김은수" w:date="2026-10-01T06:57:00Z">
                    <w:rPr>
                      <w:rFonts w:asciiTheme="minorEastAsia" w:eastAsiaTheme="minorEastAsia" w:hAnsiTheme="minorEastAsia" w:cs="Times New Roman"/>
                      <w:color w:val="auto"/>
                      <w:szCs w:val="22"/>
                      <w:lang w:val="en-US"/>
                    </w:rPr>
                  </w:rPrChange>
                </w:rPr>
                <w:t>/끄기</w:t>
              </w:r>
            </w:ins>
          </w:p>
        </w:tc>
        <w:tc>
          <w:tcPr>
            <w:tcW w:w="3917" w:type="dxa"/>
            <w:tcPrChange w:id="1325" w:author="김은수" w:date="2026-10-01T06:57:00Z">
              <w:tcPr>
                <w:tcW w:w="3827" w:type="dxa"/>
              </w:tcPr>
            </w:tcPrChange>
          </w:tcPr>
          <w:p w14:paraId="48CEDD8E"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2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327" w:author="김은수" w:date="2026-09-29T18:27:00Z" w16du:dateUtc="2026-09-29T09:27:00Z">
              <w:r>
                <w:rPr>
                  <w:rPrChange w:id="1328" w:author="김은수" w:date="2026-10-01T06:57:00Z">
                    <w:rPr>
                      <w:rFonts w:asciiTheme="minorHAnsi" w:eastAsiaTheme="minorEastAsia" w:hAnsiTheme="minorHAnsi" w:cstheme="minorBidi"/>
                      <w:color w:val="auto"/>
                      <w:szCs w:val="22"/>
                      <w:lang w:val="en-US"/>
                    </w:rPr>
                  </w:rPrChange>
                </w:rPr>
                <w:t xml:space="preserve">CM3 </w:t>
              </w:r>
            </w:ins>
            <w:r>
              <w:rPr>
                <w:rPrChange w:id="1329" w:author="김은수" w:date="2026-10-01T06:57:00Z">
                  <w:rPr>
                    <w:rFonts w:asciiTheme="minorHAnsi" w:eastAsiaTheme="minorEastAsia" w:hAnsiTheme="minorHAnsi" w:cstheme="minorBidi"/>
                    <w:color w:val="auto"/>
                    <w:szCs w:val="22"/>
                    <w:lang w:val="en-US"/>
                  </w:rPr>
                </w:rPrChange>
              </w:rPr>
              <w:t>Bluetooth Communication Module</w:t>
            </w:r>
            <w:ins w:id="1330" w:author="김은수" w:date="2026-09-29T18:27:00Z" w16du:dateUtc="2026-09-29T09:27:00Z">
              <w:r>
                <w:rPr>
                  <w:rPrChange w:id="1331"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671848EB" w14:textId="77777777" w:rsidTr="00CC0AAE">
        <w:trPr>
          <w:cantSplit/>
          <w:del w:id="1332" w:author="김은수" w:date="2026-10-12T00:19:00Z"/>
          <w:trPrChange w:id="133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334" w:author="김은수" w:date="2026-10-01T06:57:00Z">
              <w:tcPr>
                <w:tcW w:w="1762" w:type="dxa"/>
              </w:tcPr>
            </w:tcPrChange>
          </w:tcPr>
          <w:p w14:paraId="4B7F85FB" w14:textId="77777777" w:rsidR="002E582F" w:rsidRPr="00850940" w:rsidRDefault="00617422">
            <w:pPr>
              <w:pStyle w:val="TDCe"/>
              <w:pPrChange w:id="1335" w:author="김은수" w:date="2026-10-01T06:57:00Z">
                <w:pPr/>
              </w:pPrChange>
            </w:pPr>
            <w:r>
              <w:rPr>
                <w:b/>
                <w:rPrChange w:id="1336" w:author="김은수" w:date="2026-10-01T06:57:00Z">
                  <w:rPr>
                    <w:rFonts w:asciiTheme="minorHAnsi" w:eastAsiaTheme="minorEastAsia" w:hAnsiTheme="minorHAnsi" w:cstheme="minorBidi"/>
                    <w:b w:val="0"/>
                    <w:color w:val="auto"/>
                    <w:szCs w:val="22"/>
                    <w:lang w:val="en-US"/>
                  </w:rPr>
                </w:rPrChange>
              </w:rPr>
              <w:t>SW-FW-RID-28</w:t>
            </w:r>
          </w:p>
        </w:tc>
        <w:tc>
          <w:tcPr>
            <w:tcW w:w="3917" w:type="dxa"/>
            <w:tcPrChange w:id="1337" w:author="김은수" w:date="2026-10-01T06:57:00Z">
              <w:tcPr>
                <w:tcW w:w="3827" w:type="dxa"/>
              </w:tcPr>
            </w:tcPrChange>
          </w:tcPr>
          <w:p w14:paraId="7643C1BA"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3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339" w:author="김은수" w:date="2026-09-29T18:27:00Z" w16du:dateUtc="2026-09-29T09:27:00Z">
              <w:r>
                <w:rPr>
                  <w:rFonts w:asciiTheme="minorEastAsia" w:hAnsiTheme="minorEastAsia" w:cs="Times New Roman" w:hint="eastAsia"/>
                  <w:color w:val="000000" w:themeColor="text1"/>
                </w:rPr>
                <w:delText>리모콘 명령 수신(처리),</w:delText>
              </w:r>
              <w:r>
                <w:rPr>
                  <w:rFonts w:asciiTheme="minorEastAsia" w:hAnsiTheme="minorEastAsia" w:cs="Times New Roman"/>
                  <w:color w:val="000000" w:themeColor="text1"/>
                </w:rPr>
                <w:delText xml:space="preserve"> </w:delText>
              </w:r>
            </w:del>
            <w:r w:rsidR="005C1023">
              <w:rPr>
                <w:rFonts w:hint="eastAsia"/>
                <w:rPrChange w:id="1340" w:author="김은수" w:date="2026-10-01T06:57:00Z">
                  <w:rPr>
                    <w:rFonts w:asciiTheme="minorEastAsia" w:eastAsiaTheme="minorEastAsia" w:hAnsiTheme="minorEastAsia" w:cs="Times New Roman" w:hint="eastAsia"/>
                    <w:color w:val="auto"/>
                    <w:szCs w:val="22"/>
                    <w:lang w:val="en-US"/>
                  </w:rPr>
                </w:rPrChange>
              </w:rPr>
              <w:t>자극</w:t>
            </w:r>
            <w:r w:rsidR="005C1023">
              <w:rPr>
                <w:rPrChange w:id="1341" w:author="김은수" w:date="2026-10-01T06:57:00Z">
                  <w:rPr>
                    <w:rFonts w:asciiTheme="minorEastAsia" w:eastAsiaTheme="minorEastAsia" w:hAnsiTheme="minorEastAsia" w:cs="Times New Roman"/>
                    <w:color w:val="auto"/>
                    <w:szCs w:val="22"/>
                    <w:lang w:val="en-US"/>
                  </w:rPr>
                </w:rPrChange>
              </w:rPr>
              <w:t xml:space="preserve"> 알림 </w:t>
            </w:r>
            <w:del w:id="1342" w:author="김은수" w:date="2026-09-29T18:27:00Z" w16du:dateUtc="2026-09-29T09:27:00Z">
              <w:r>
                <w:rPr>
                  <w:rFonts w:asciiTheme="minorEastAsia" w:hAnsiTheme="minorEastAsia" w:cs="Times New Roman" w:hint="eastAsia"/>
                  <w:color w:val="000000" w:themeColor="text1"/>
                </w:rPr>
                <w:delText>설정</w:delText>
              </w:r>
            </w:del>
            <w:ins w:id="1343" w:author="김은수" w:date="2026-09-29T18:27:00Z" w16du:dateUtc="2026-09-29T09:27:00Z">
              <w:r w:rsidR="005C1023">
                <w:rPr>
                  <w:rFonts w:hint="eastAsia"/>
                  <w:rPrChange w:id="1344" w:author="김은수" w:date="2026-10-01T06:57:00Z">
                    <w:rPr>
                      <w:rFonts w:asciiTheme="minorEastAsia" w:eastAsiaTheme="minorEastAsia" w:hAnsiTheme="minorEastAsia" w:cs="Times New Roman" w:hint="eastAsia"/>
                      <w:color w:val="auto"/>
                      <w:szCs w:val="22"/>
                      <w:lang w:val="en-US"/>
                    </w:rPr>
                  </w:rPrChange>
                </w:rPr>
                <w:t>켜기</w:t>
              </w:r>
              <w:r w:rsidR="005C1023">
                <w:rPr>
                  <w:rPrChange w:id="1345" w:author="김은수" w:date="2026-10-01T06:57:00Z">
                    <w:rPr>
                      <w:rFonts w:asciiTheme="minorEastAsia" w:eastAsiaTheme="minorEastAsia" w:hAnsiTheme="minorEastAsia" w:cs="Times New Roman"/>
                      <w:color w:val="auto"/>
                      <w:szCs w:val="22"/>
                      <w:lang w:val="en-US"/>
                    </w:rPr>
                  </w:rPrChange>
                </w:rPr>
                <w:t>/끄기</w:t>
              </w:r>
            </w:ins>
          </w:p>
        </w:tc>
        <w:tc>
          <w:tcPr>
            <w:tcW w:w="3917" w:type="dxa"/>
            <w:tcPrChange w:id="1346" w:author="김은수" w:date="2026-10-01T06:57:00Z">
              <w:tcPr>
                <w:tcW w:w="3827" w:type="dxa"/>
              </w:tcPr>
            </w:tcPrChange>
          </w:tcPr>
          <w:p w14:paraId="206BEAB8"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4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348" w:author="김은수" w:date="2026-09-29T18:27:00Z" w16du:dateUtc="2026-09-29T09:27:00Z">
              <w:r>
                <w:rPr>
                  <w:rPrChange w:id="1349" w:author="김은수" w:date="2026-10-01T06:57:00Z">
                    <w:rPr>
                      <w:rFonts w:asciiTheme="minorHAnsi" w:eastAsiaTheme="minorEastAsia" w:hAnsiTheme="minorHAnsi" w:cstheme="minorBidi"/>
                      <w:color w:val="auto"/>
                      <w:szCs w:val="22"/>
                      <w:lang w:val="en-US"/>
                    </w:rPr>
                  </w:rPrChange>
                </w:rPr>
                <w:t xml:space="preserve">CM3 </w:t>
              </w:r>
            </w:ins>
            <w:r>
              <w:rPr>
                <w:rPrChange w:id="1350" w:author="김은수" w:date="2026-10-01T06:57:00Z">
                  <w:rPr>
                    <w:rFonts w:asciiTheme="minorHAnsi" w:eastAsiaTheme="minorEastAsia" w:hAnsiTheme="minorHAnsi" w:cstheme="minorBidi"/>
                    <w:color w:val="auto"/>
                    <w:szCs w:val="22"/>
                    <w:lang w:val="en-US"/>
                  </w:rPr>
                </w:rPrChange>
              </w:rPr>
              <w:t>Bluetooth Communication Module</w:t>
            </w:r>
            <w:ins w:id="1351" w:author="김은수" w:date="2026-09-29T18:27:00Z" w16du:dateUtc="2026-09-29T09:27:00Z">
              <w:r>
                <w:rPr>
                  <w:rPrChange w:id="1352"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28871299" w14:textId="77777777" w:rsidTr="00CC0AAE">
        <w:trPr>
          <w:cantSplit/>
          <w:del w:id="1353" w:author="김은수" w:date="2026-10-12T00:19:00Z"/>
          <w:trPrChange w:id="1354"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355" w:author="김은수" w:date="2026-10-01T06:57:00Z">
              <w:tcPr>
                <w:tcW w:w="1762" w:type="dxa"/>
              </w:tcPr>
            </w:tcPrChange>
          </w:tcPr>
          <w:p w14:paraId="29B2426E" w14:textId="77777777" w:rsidR="002E582F" w:rsidRPr="00850940" w:rsidRDefault="00617422">
            <w:pPr>
              <w:pStyle w:val="TDCe"/>
              <w:pPrChange w:id="1356" w:author="김은수" w:date="2026-10-01T06:57:00Z">
                <w:pPr/>
              </w:pPrChange>
            </w:pPr>
            <w:r>
              <w:rPr>
                <w:b/>
                <w:rPrChange w:id="1357" w:author="김은수" w:date="2026-10-01T06:57:00Z">
                  <w:rPr>
                    <w:rFonts w:asciiTheme="minorHAnsi" w:eastAsiaTheme="minorEastAsia" w:hAnsiTheme="minorHAnsi" w:cstheme="minorBidi"/>
                    <w:b w:val="0"/>
                    <w:color w:val="auto"/>
                    <w:szCs w:val="22"/>
                    <w:lang w:val="en-US"/>
                  </w:rPr>
                </w:rPrChange>
              </w:rPr>
              <w:t>SW-FW-RID-29</w:t>
            </w:r>
          </w:p>
        </w:tc>
        <w:tc>
          <w:tcPr>
            <w:tcW w:w="3917" w:type="dxa"/>
            <w:tcPrChange w:id="1358" w:author="김은수" w:date="2026-10-01T06:57:00Z">
              <w:tcPr>
                <w:tcW w:w="3827" w:type="dxa"/>
              </w:tcPr>
            </w:tcPrChange>
          </w:tcPr>
          <w:p w14:paraId="36AB2E62"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5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360" w:author="김은수" w:date="2026-09-29T18:27:00Z" w16du:dateUtc="2026-09-29T09:27:00Z">
              <w:r>
                <w:rPr>
                  <w:rFonts w:asciiTheme="minorEastAsia" w:hAnsiTheme="minorEastAsia" w:cs="Times New Roman" w:hint="eastAsia"/>
                  <w:color w:val="000000" w:themeColor="text1"/>
                </w:rPr>
                <w:delText>리모콘 명령 응답(송신),</w:delText>
              </w:r>
              <w:r>
                <w:rPr>
                  <w:rFonts w:asciiTheme="minorEastAsia" w:hAnsiTheme="minorEastAsia" w:cs="Times New Roman"/>
                  <w:color w:val="000000" w:themeColor="text1"/>
                </w:rPr>
                <w:delText xml:space="preserve"> </w:delText>
              </w:r>
            </w:del>
            <w:r w:rsidR="005C1023">
              <w:rPr>
                <w:rFonts w:hint="eastAsia"/>
                <w:rPrChange w:id="1361" w:author="김은수" w:date="2026-10-01T06:57:00Z">
                  <w:rPr>
                    <w:rFonts w:asciiTheme="minorEastAsia" w:eastAsiaTheme="minorEastAsia" w:hAnsiTheme="minorEastAsia" w:cs="Times New Roman" w:hint="eastAsia"/>
                    <w:color w:val="auto"/>
                    <w:szCs w:val="22"/>
                    <w:lang w:val="en-US"/>
                  </w:rPr>
                </w:rPrChange>
              </w:rPr>
              <w:t>배터리</w:t>
            </w:r>
            <w:r w:rsidR="005C1023">
              <w:rPr>
                <w:rPrChange w:id="1362" w:author="김은수" w:date="2026-10-01T06:57:00Z">
                  <w:rPr>
                    <w:rFonts w:asciiTheme="minorEastAsia" w:eastAsiaTheme="minorEastAsia" w:hAnsiTheme="minorEastAsia" w:cs="Times New Roman"/>
                    <w:color w:val="auto"/>
                    <w:szCs w:val="22"/>
                    <w:lang w:val="en-US"/>
                  </w:rPr>
                </w:rPrChange>
              </w:rPr>
              <w:t xml:space="preserve"> 상태</w:t>
            </w:r>
          </w:p>
        </w:tc>
        <w:tc>
          <w:tcPr>
            <w:tcW w:w="3917" w:type="dxa"/>
            <w:tcPrChange w:id="1363" w:author="김은수" w:date="2026-10-01T06:57:00Z">
              <w:tcPr>
                <w:tcW w:w="3827" w:type="dxa"/>
              </w:tcPr>
            </w:tcPrChange>
          </w:tcPr>
          <w:p w14:paraId="601F36D2"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6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365" w:author="김은수" w:date="2026-09-29T18:27:00Z" w16du:dateUtc="2026-09-29T09:27:00Z">
              <w:r>
                <w:rPr>
                  <w:rPrChange w:id="1366" w:author="김은수" w:date="2026-10-01T06:57:00Z">
                    <w:rPr>
                      <w:rFonts w:asciiTheme="minorHAnsi" w:eastAsiaTheme="minorEastAsia" w:hAnsiTheme="minorHAnsi" w:cstheme="minorBidi"/>
                      <w:color w:val="auto"/>
                      <w:szCs w:val="22"/>
                      <w:lang w:val="en-US"/>
                    </w:rPr>
                  </w:rPrChange>
                </w:rPr>
                <w:t xml:space="preserve">CM3 </w:t>
              </w:r>
            </w:ins>
            <w:r>
              <w:rPr>
                <w:rPrChange w:id="1367" w:author="김은수" w:date="2026-10-01T06:57:00Z">
                  <w:rPr>
                    <w:rFonts w:asciiTheme="minorHAnsi" w:eastAsiaTheme="minorEastAsia" w:hAnsiTheme="minorHAnsi" w:cstheme="minorBidi"/>
                    <w:color w:val="auto"/>
                    <w:szCs w:val="22"/>
                    <w:lang w:val="en-US"/>
                  </w:rPr>
                </w:rPrChange>
              </w:rPr>
              <w:t>Bluetooth Communication Module</w:t>
            </w:r>
            <w:ins w:id="1368" w:author="김은수" w:date="2026-09-29T18:27:00Z" w16du:dateUtc="2026-09-29T09:27:00Z">
              <w:r>
                <w:rPr>
                  <w:rPrChange w:id="1369"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16BE9E61" w14:textId="77777777" w:rsidTr="00CC0AAE">
        <w:trPr>
          <w:cantSplit/>
          <w:del w:id="1370" w:author="김은수" w:date="2026-10-12T00:19:00Z"/>
          <w:trPrChange w:id="1371"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372" w:author="김은수" w:date="2026-10-01T06:57:00Z">
              <w:tcPr>
                <w:tcW w:w="1762" w:type="dxa"/>
              </w:tcPr>
            </w:tcPrChange>
          </w:tcPr>
          <w:p w14:paraId="60E1382B" w14:textId="77777777" w:rsidR="002E582F" w:rsidRPr="00850940" w:rsidRDefault="00617422">
            <w:pPr>
              <w:pStyle w:val="TDCe"/>
              <w:pPrChange w:id="1373" w:author="김은수" w:date="2026-10-01T06:57:00Z">
                <w:pPr/>
              </w:pPrChange>
            </w:pPr>
            <w:r>
              <w:rPr>
                <w:b/>
                <w:rPrChange w:id="1374" w:author="김은수" w:date="2026-10-01T06:57:00Z">
                  <w:rPr>
                    <w:rFonts w:asciiTheme="minorHAnsi" w:eastAsiaTheme="minorEastAsia" w:hAnsiTheme="minorHAnsi" w:cstheme="minorBidi"/>
                    <w:b w:val="0"/>
                    <w:color w:val="auto"/>
                    <w:szCs w:val="22"/>
                    <w:lang w:val="en-US"/>
                  </w:rPr>
                </w:rPrChange>
              </w:rPr>
              <w:t>SW-FW-RID-30</w:t>
            </w:r>
          </w:p>
        </w:tc>
        <w:tc>
          <w:tcPr>
            <w:tcW w:w="3917" w:type="dxa"/>
            <w:tcPrChange w:id="1375" w:author="김은수" w:date="2026-10-01T06:57:00Z">
              <w:tcPr>
                <w:tcW w:w="3827" w:type="dxa"/>
              </w:tcPr>
            </w:tcPrChange>
          </w:tcPr>
          <w:p w14:paraId="3B34B97D"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7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377" w:author="김은수" w:date="2026-09-29T18:27:00Z" w16du:dateUtc="2026-09-29T09:27:00Z">
              <w:r>
                <w:rPr>
                  <w:rFonts w:asciiTheme="minorEastAsia" w:hAnsiTheme="minorEastAsia" w:cs="Times New Roman" w:hint="eastAsia"/>
                  <w:color w:val="000000" w:themeColor="text1"/>
                </w:rPr>
                <w:delText>리모콘 명령 응답(송신),</w:delText>
              </w:r>
            </w:del>
            <w:ins w:id="1378" w:author="김은수" w:date="2026-09-29T18:27:00Z" w16du:dateUtc="2026-09-29T09:27:00Z">
              <w:r w:rsidR="005C1023">
                <w:rPr>
                  <w:rFonts w:hint="eastAsia"/>
                  <w:rPrChange w:id="1379" w:author="김은수" w:date="2026-10-01T06:57:00Z">
                    <w:rPr>
                      <w:rFonts w:asciiTheme="minorEastAsia" w:eastAsiaTheme="minorEastAsia" w:hAnsiTheme="minorEastAsia" w:cs="Times New Roman" w:hint="eastAsia"/>
                      <w:color w:val="auto"/>
                      <w:szCs w:val="22"/>
                      <w:lang w:val="en-US"/>
                    </w:rPr>
                  </w:rPrChange>
                </w:rPr>
                <w:t>선택된</w:t>
              </w:r>
            </w:ins>
            <w:r w:rsidR="005C1023">
              <w:rPr>
                <w:rPrChange w:id="1380" w:author="김은수" w:date="2026-10-01T06:57:00Z">
                  <w:rPr>
                    <w:rFonts w:asciiTheme="minorEastAsia" w:eastAsiaTheme="minorEastAsia" w:hAnsiTheme="minorEastAsia" w:cs="Times New Roman"/>
                    <w:color w:val="auto"/>
                    <w:szCs w:val="22"/>
                    <w:lang w:val="en-US"/>
                  </w:rPr>
                </w:rPrChange>
              </w:rPr>
              <w:t xml:space="preserve"> 맵 번호</w:t>
            </w:r>
          </w:p>
        </w:tc>
        <w:tc>
          <w:tcPr>
            <w:tcW w:w="3917" w:type="dxa"/>
            <w:tcPrChange w:id="1381" w:author="김은수" w:date="2026-10-01T06:57:00Z">
              <w:tcPr>
                <w:tcW w:w="3827" w:type="dxa"/>
              </w:tcPr>
            </w:tcPrChange>
          </w:tcPr>
          <w:p w14:paraId="70BCD184"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8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383" w:author="김은수" w:date="2026-09-29T18:27:00Z" w16du:dateUtc="2026-09-29T09:27:00Z">
              <w:r>
                <w:rPr>
                  <w:rPrChange w:id="1384" w:author="김은수" w:date="2026-10-01T06:57:00Z">
                    <w:rPr>
                      <w:rFonts w:asciiTheme="minorHAnsi" w:eastAsiaTheme="minorEastAsia" w:hAnsiTheme="minorHAnsi" w:cstheme="minorBidi"/>
                      <w:color w:val="auto"/>
                      <w:szCs w:val="22"/>
                      <w:lang w:val="en-US"/>
                    </w:rPr>
                  </w:rPrChange>
                </w:rPr>
                <w:t xml:space="preserve">CM3 </w:t>
              </w:r>
            </w:ins>
            <w:r>
              <w:rPr>
                <w:rPrChange w:id="1385" w:author="김은수" w:date="2026-10-01T06:57:00Z">
                  <w:rPr>
                    <w:rFonts w:asciiTheme="minorHAnsi" w:eastAsiaTheme="minorEastAsia" w:hAnsiTheme="minorHAnsi" w:cstheme="minorBidi"/>
                    <w:color w:val="auto"/>
                    <w:szCs w:val="22"/>
                    <w:lang w:val="en-US"/>
                  </w:rPr>
                </w:rPrChange>
              </w:rPr>
              <w:t>Bluetooth Communication Module</w:t>
            </w:r>
            <w:ins w:id="1386" w:author="김은수" w:date="2026-09-29T18:27:00Z" w16du:dateUtc="2026-09-29T09:27:00Z">
              <w:r>
                <w:rPr>
                  <w:rPrChange w:id="1387"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0A35DC76" w14:textId="77777777" w:rsidTr="00CC0AAE">
        <w:trPr>
          <w:cantSplit/>
          <w:del w:id="1388" w:author="김은수" w:date="2026-10-12T00:19:00Z"/>
          <w:trPrChange w:id="138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390" w:author="김은수" w:date="2026-10-01T06:57:00Z">
              <w:tcPr>
                <w:tcW w:w="1762" w:type="dxa"/>
              </w:tcPr>
            </w:tcPrChange>
          </w:tcPr>
          <w:p w14:paraId="29CEB898" w14:textId="77777777" w:rsidR="002E582F" w:rsidRPr="00850940" w:rsidRDefault="00617422">
            <w:pPr>
              <w:pStyle w:val="TDCe"/>
              <w:pPrChange w:id="1391" w:author="김은수" w:date="2026-10-01T06:57:00Z">
                <w:pPr/>
              </w:pPrChange>
            </w:pPr>
            <w:r>
              <w:rPr>
                <w:b/>
                <w:rPrChange w:id="1392" w:author="김은수" w:date="2026-10-01T06:57:00Z">
                  <w:rPr>
                    <w:rFonts w:asciiTheme="minorHAnsi" w:eastAsiaTheme="minorEastAsia" w:hAnsiTheme="minorHAnsi" w:cstheme="minorBidi"/>
                    <w:b w:val="0"/>
                    <w:color w:val="auto"/>
                    <w:szCs w:val="22"/>
                    <w:lang w:val="en-US"/>
                  </w:rPr>
                </w:rPrChange>
              </w:rPr>
              <w:t>SW-FW-RID-31</w:t>
            </w:r>
          </w:p>
        </w:tc>
        <w:tc>
          <w:tcPr>
            <w:tcW w:w="3917" w:type="dxa"/>
            <w:tcPrChange w:id="1393" w:author="김은수" w:date="2026-10-01T06:57:00Z">
              <w:tcPr>
                <w:tcW w:w="3827" w:type="dxa"/>
              </w:tcPr>
            </w:tcPrChange>
          </w:tcPr>
          <w:p w14:paraId="7A8C7263"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39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395" w:author="김은수" w:date="2026-09-29T18:27:00Z" w16du:dateUtc="2026-09-29T09:27:00Z">
              <w:r>
                <w:rPr>
                  <w:rFonts w:asciiTheme="minorEastAsia" w:hAnsiTheme="minorEastAsia" w:cs="Times New Roman" w:hint="eastAsia"/>
                  <w:color w:val="000000" w:themeColor="text1"/>
                </w:rPr>
                <w:delText>리모콘 명령 응답(송신)</w:delText>
              </w:r>
              <w:r>
                <w:rPr>
                  <w:rFonts w:asciiTheme="minorEastAsia" w:hAnsiTheme="minorEastAsia" w:cs="Times New Roman"/>
                  <w:color w:val="000000" w:themeColor="text1"/>
                </w:rPr>
                <w:delText xml:space="preserve">, </w:delText>
              </w:r>
            </w:del>
            <w:r w:rsidR="005C1023">
              <w:rPr>
                <w:rFonts w:hint="eastAsia"/>
                <w:rPrChange w:id="1396" w:author="김은수" w:date="2026-10-01T06:57:00Z">
                  <w:rPr>
                    <w:rFonts w:asciiTheme="minorEastAsia" w:eastAsiaTheme="minorEastAsia" w:hAnsiTheme="minorEastAsia" w:cs="Times New Roman" w:hint="eastAsia"/>
                    <w:color w:val="auto"/>
                    <w:szCs w:val="22"/>
                    <w:lang w:val="en-US"/>
                  </w:rPr>
                </w:rPrChange>
              </w:rPr>
              <w:t>오디오</w:t>
            </w:r>
            <w:r w:rsidR="005C1023">
              <w:rPr>
                <w:rPrChange w:id="1397" w:author="김은수" w:date="2026-10-01T06:57:00Z">
                  <w:rPr>
                    <w:rFonts w:asciiTheme="minorEastAsia" w:eastAsiaTheme="minorEastAsia" w:hAnsiTheme="minorEastAsia" w:cs="Times New Roman"/>
                    <w:color w:val="auto"/>
                    <w:szCs w:val="22"/>
                    <w:lang w:val="en-US"/>
                  </w:rPr>
                </w:rPrChange>
              </w:rPr>
              <w:t xml:space="preserve"> 볼륨</w:t>
            </w:r>
            <w:ins w:id="1398" w:author="김은수" w:date="2026-09-29T18:27:00Z" w16du:dateUtc="2026-09-29T09:27:00Z">
              <w:r w:rsidR="005C1023">
                <w:rPr>
                  <w:rPrChange w:id="1399" w:author="김은수" w:date="2026-10-01T06:57:00Z">
                    <w:rPr>
                      <w:rFonts w:asciiTheme="minorEastAsia" w:eastAsiaTheme="minorEastAsia" w:hAnsiTheme="minorEastAsia" w:cs="Times New Roman"/>
                      <w:color w:val="auto"/>
                      <w:szCs w:val="22"/>
                      <w:lang w:val="en-US"/>
                    </w:rPr>
                  </w:rPrChange>
                </w:rPr>
                <w:t xml:space="preserve"> 단계</w:t>
              </w:r>
            </w:ins>
          </w:p>
        </w:tc>
        <w:tc>
          <w:tcPr>
            <w:tcW w:w="3917" w:type="dxa"/>
            <w:tcPrChange w:id="1400" w:author="김은수" w:date="2026-10-01T06:57:00Z">
              <w:tcPr>
                <w:tcW w:w="3827" w:type="dxa"/>
              </w:tcPr>
            </w:tcPrChange>
          </w:tcPr>
          <w:p w14:paraId="790D31A1"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0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402" w:author="김은수" w:date="2026-09-29T18:27:00Z" w16du:dateUtc="2026-09-29T09:27:00Z">
              <w:r>
                <w:rPr>
                  <w:rPrChange w:id="1403" w:author="김은수" w:date="2026-10-01T06:57:00Z">
                    <w:rPr>
                      <w:rFonts w:asciiTheme="minorHAnsi" w:eastAsiaTheme="minorEastAsia" w:hAnsiTheme="minorHAnsi" w:cstheme="minorBidi"/>
                      <w:color w:val="auto"/>
                      <w:szCs w:val="22"/>
                      <w:lang w:val="en-US"/>
                    </w:rPr>
                  </w:rPrChange>
                </w:rPr>
                <w:t xml:space="preserve">CM3 </w:t>
              </w:r>
            </w:ins>
            <w:r>
              <w:rPr>
                <w:rPrChange w:id="1404" w:author="김은수" w:date="2026-10-01T06:57:00Z">
                  <w:rPr>
                    <w:rFonts w:asciiTheme="minorHAnsi" w:eastAsiaTheme="minorEastAsia" w:hAnsiTheme="minorHAnsi" w:cstheme="minorBidi"/>
                    <w:color w:val="auto"/>
                    <w:szCs w:val="22"/>
                    <w:lang w:val="en-US"/>
                  </w:rPr>
                </w:rPrChange>
              </w:rPr>
              <w:t>Bluetooth Communication Module</w:t>
            </w:r>
            <w:ins w:id="1405" w:author="김은수" w:date="2026-09-29T18:27:00Z" w16du:dateUtc="2026-09-29T09:27:00Z">
              <w:r>
                <w:rPr>
                  <w:rPrChange w:id="1406"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5E686489" w14:textId="77777777" w:rsidTr="00CC0AAE">
        <w:trPr>
          <w:cantSplit/>
          <w:del w:id="1407" w:author="김은수" w:date="2026-10-12T00:19:00Z"/>
          <w:trPrChange w:id="1408"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409" w:author="김은수" w:date="2026-10-01T06:57:00Z">
              <w:tcPr>
                <w:tcW w:w="1762" w:type="dxa"/>
              </w:tcPr>
            </w:tcPrChange>
          </w:tcPr>
          <w:p w14:paraId="4F574ECB" w14:textId="77777777" w:rsidR="002E582F" w:rsidRPr="00850940" w:rsidRDefault="00617422">
            <w:pPr>
              <w:pStyle w:val="TDCe"/>
              <w:pPrChange w:id="1410" w:author="김은수" w:date="2026-10-01T06:57:00Z">
                <w:pPr/>
              </w:pPrChange>
            </w:pPr>
            <w:r>
              <w:rPr>
                <w:b/>
                <w:rPrChange w:id="1411" w:author="김은수" w:date="2026-10-01T06:57:00Z">
                  <w:rPr>
                    <w:rFonts w:asciiTheme="minorHAnsi" w:eastAsiaTheme="minorEastAsia" w:hAnsiTheme="minorHAnsi" w:cstheme="minorBidi"/>
                    <w:b w:val="0"/>
                    <w:color w:val="auto"/>
                    <w:szCs w:val="22"/>
                    <w:lang w:val="en-US"/>
                  </w:rPr>
                </w:rPrChange>
              </w:rPr>
              <w:t>SW-FW-RID-32</w:t>
            </w:r>
          </w:p>
        </w:tc>
        <w:tc>
          <w:tcPr>
            <w:tcW w:w="3917" w:type="dxa"/>
            <w:tcPrChange w:id="1412" w:author="김은수" w:date="2026-10-01T06:57:00Z">
              <w:tcPr>
                <w:tcW w:w="3827" w:type="dxa"/>
              </w:tcPr>
            </w:tcPrChange>
          </w:tcPr>
          <w:p w14:paraId="637696DD"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1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414" w:author="김은수" w:date="2026-09-29T18:27:00Z" w16du:dateUtc="2026-09-29T09:27:00Z">
              <w:r>
                <w:rPr>
                  <w:rFonts w:asciiTheme="minorEastAsia" w:hAnsiTheme="minorEastAsia" w:cs="Times New Roman" w:hint="eastAsia"/>
                  <w:color w:val="000000" w:themeColor="text1"/>
                </w:rPr>
                <w:delText>리모콘 명령 응답(송신)</w:delText>
              </w:r>
              <w:r>
                <w:rPr>
                  <w:rFonts w:asciiTheme="minorEastAsia" w:hAnsiTheme="minorEastAsia" w:cs="Times New Roman"/>
                  <w:color w:val="000000" w:themeColor="text1"/>
                </w:rPr>
                <w:delText xml:space="preserve">, </w:delText>
              </w:r>
            </w:del>
            <w:r w:rsidR="005C1023">
              <w:rPr>
                <w:rFonts w:hint="eastAsia"/>
                <w:rPrChange w:id="1415" w:author="김은수" w:date="2026-10-01T06:57:00Z">
                  <w:rPr>
                    <w:rFonts w:asciiTheme="minorEastAsia" w:eastAsiaTheme="minorEastAsia" w:hAnsiTheme="minorEastAsia" w:cs="Times New Roman" w:hint="eastAsia"/>
                    <w:color w:val="auto"/>
                    <w:szCs w:val="22"/>
                    <w:lang w:val="en-US"/>
                  </w:rPr>
                </w:rPrChange>
              </w:rPr>
              <w:t>자극</w:t>
            </w:r>
            <w:r w:rsidR="005C1023">
              <w:rPr>
                <w:rPrChange w:id="1416" w:author="김은수" w:date="2026-10-01T06:57:00Z">
                  <w:rPr>
                    <w:rFonts w:asciiTheme="minorEastAsia" w:eastAsiaTheme="minorEastAsia" w:hAnsiTheme="minorEastAsia" w:cs="Times New Roman"/>
                    <w:color w:val="auto"/>
                    <w:szCs w:val="22"/>
                    <w:lang w:val="en-US"/>
                  </w:rPr>
                </w:rPrChange>
              </w:rPr>
              <w:t xml:space="preserve"> 볼륨 </w:t>
            </w:r>
            <w:del w:id="1417" w:author="김은수" w:date="2026-09-29T18:27:00Z" w16du:dateUtc="2026-09-29T09:27:00Z">
              <w:r>
                <w:rPr>
                  <w:rFonts w:asciiTheme="minorEastAsia" w:hAnsiTheme="minorEastAsia" w:cs="Times New Roman" w:hint="eastAsia"/>
                  <w:color w:val="000000" w:themeColor="text1"/>
                </w:rPr>
                <w:delText>설정</w:delText>
              </w:r>
            </w:del>
            <w:ins w:id="1418" w:author="김은수" w:date="2026-09-29T18:27:00Z" w16du:dateUtc="2026-09-29T09:27:00Z">
              <w:r w:rsidR="005C1023">
                <w:rPr>
                  <w:rFonts w:hint="eastAsia"/>
                  <w:rPrChange w:id="1419" w:author="김은수" w:date="2026-10-01T06:57:00Z">
                    <w:rPr>
                      <w:rFonts w:asciiTheme="minorEastAsia" w:eastAsiaTheme="minorEastAsia" w:hAnsiTheme="minorEastAsia" w:cs="Times New Roman" w:hint="eastAsia"/>
                      <w:color w:val="auto"/>
                      <w:szCs w:val="22"/>
                      <w:lang w:val="en-US"/>
                    </w:rPr>
                  </w:rPrChange>
                </w:rPr>
                <w:t>단계</w:t>
              </w:r>
            </w:ins>
          </w:p>
        </w:tc>
        <w:tc>
          <w:tcPr>
            <w:tcW w:w="3917" w:type="dxa"/>
            <w:tcPrChange w:id="1420" w:author="김은수" w:date="2026-10-01T06:57:00Z">
              <w:tcPr>
                <w:tcW w:w="3827" w:type="dxa"/>
              </w:tcPr>
            </w:tcPrChange>
          </w:tcPr>
          <w:p w14:paraId="5786834F"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2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422" w:author="김은수" w:date="2026-09-29T18:27:00Z" w16du:dateUtc="2026-09-29T09:27:00Z">
              <w:r>
                <w:rPr>
                  <w:rPrChange w:id="1423" w:author="김은수" w:date="2026-10-01T06:57:00Z">
                    <w:rPr>
                      <w:rFonts w:asciiTheme="minorHAnsi" w:eastAsiaTheme="minorEastAsia" w:hAnsiTheme="minorHAnsi" w:cstheme="minorBidi"/>
                      <w:color w:val="auto"/>
                      <w:szCs w:val="22"/>
                      <w:lang w:val="en-US"/>
                    </w:rPr>
                  </w:rPrChange>
                </w:rPr>
                <w:t xml:space="preserve">CM3 </w:t>
              </w:r>
            </w:ins>
            <w:r>
              <w:rPr>
                <w:rPrChange w:id="1424" w:author="김은수" w:date="2026-10-01T06:57:00Z">
                  <w:rPr>
                    <w:rFonts w:asciiTheme="minorHAnsi" w:eastAsiaTheme="minorEastAsia" w:hAnsiTheme="minorHAnsi" w:cstheme="minorBidi"/>
                    <w:color w:val="auto"/>
                    <w:szCs w:val="22"/>
                    <w:lang w:val="en-US"/>
                  </w:rPr>
                </w:rPrChange>
              </w:rPr>
              <w:t>Bluetooth Communication Module</w:t>
            </w:r>
            <w:ins w:id="1425" w:author="김은수" w:date="2026-09-29T18:27:00Z" w16du:dateUtc="2026-09-29T09:27:00Z">
              <w:r>
                <w:rPr>
                  <w:rPrChange w:id="1426"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53A4D02A" w14:textId="77777777" w:rsidTr="00CC0AAE">
        <w:trPr>
          <w:cantSplit/>
          <w:del w:id="1427" w:author="김은수" w:date="2026-10-12T00:19:00Z"/>
          <w:trPrChange w:id="1428"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429" w:author="김은수" w:date="2026-10-01T06:57:00Z">
              <w:tcPr>
                <w:tcW w:w="1762" w:type="dxa"/>
              </w:tcPr>
            </w:tcPrChange>
          </w:tcPr>
          <w:p w14:paraId="65E5B8C1" w14:textId="77777777" w:rsidR="002E582F" w:rsidRPr="00850940" w:rsidRDefault="00617422">
            <w:pPr>
              <w:pStyle w:val="TDCe"/>
              <w:pPrChange w:id="1430" w:author="김은수" w:date="2026-10-01T06:57:00Z">
                <w:pPr/>
              </w:pPrChange>
            </w:pPr>
            <w:r>
              <w:rPr>
                <w:b/>
                <w:rPrChange w:id="1431" w:author="김은수" w:date="2026-10-01T06:57:00Z">
                  <w:rPr>
                    <w:rFonts w:asciiTheme="minorHAnsi" w:eastAsiaTheme="minorEastAsia" w:hAnsiTheme="minorHAnsi" w:cstheme="minorBidi"/>
                    <w:b w:val="0"/>
                    <w:color w:val="auto"/>
                    <w:szCs w:val="22"/>
                    <w:lang w:val="en-US"/>
                  </w:rPr>
                </w:rPrChange>
              </w:rPr>
              <w:t>SW-FW-RID-33</w:t>
            </w:r>
          </w:p>
        </w:tc>
        <w:tc>
          <w:tcPr>
            <w:tcW w:w="3917" w:type="dxa"/>
            <w:tcPrChange w:id="1432" w:author="김은수" w:date="2026-10-01T06:57:00Z">
              <w:tcPr>
                <w:tcW w:w="3827" w:type="dxa"/>
              </w:tcPr>
            </w:tcPrChange>
          </w:tcPr>
          <w:p w14:paraId="38EDADEA"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3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434" w:author="김은수" w:date="2026-09-29T18:27:00Z" w16du:dateUtc="2026-09-29T09:27:00Z">
              <w:r>
                <w:rPr>
                  <w:rFonts w:asciiTheme="minorEastAsia" w:hAnsiTheme="minorEastAsia" w:cs="Times New Roman" w:hint="eastAsia"/>
                  <w:color w:val="000000" w:themeColor="text1"/>
                </w:rPr>
                <w:delText>리모콘 명령 응답(송신)</w:delText>
              </w:r>
              <w:r>
                <w:rPr>
                  <w:rFonts w:asciiTheme="minorEastAsia" w:hAnsiTheme="minorEastAsia" w:cs="Times New Roman"/>
                  <w:color w:val="000000" w:themeColor="text1"/>
                </w:rPr>
                <w:delText xml:space="preserve">, </w:delText>
              </w:r>
            </w:del>
            <w:r w:rsidR="005C1023">
              <w:rPr>
                <w:rPrChange w:id="1435" w:author="김은수" w:date="2026-10-01T06:57:00Z">
                  <w:rPr>
                    <w:rFonts w:asciiTheme="minorEastAsia" w:eastAsiaTheme="minorEastAsia" w:hAnsiTheme="minorEastAsia" w:cs="Times New Roman"/>
                    <w:color w:val="auto"/>
                    <w:szCs w:val="22"/>
                    <w:lang w:val="en-US"/>
                  </w:rPr>
                </w:rPrChange>
              </w:rPr>
              <w:t>LED 알림 설정</w:t>
            </w:r>
            <w:ins w:id="1436" w:author="김은수" w:date="2026-09-29T18:27:00Z" w16du:dateUtc="2026-09-29T09:27:00Z">
              <w:r w:rsidR="005C1023">
                <w:rPr>
                  <w:rPrChange w:id="1437" w:author="김은수" w:date="2026-10-01T06:57:00Z">
                    <w:rPr>
                      <w:rFonts w:asciiTheme="minorEastAsia" w:eastAsiaTheme="minorEastAsia" w:hAnsiTheme="minorEastAsia" w:cs="Times New Roman"/>
                      <w:color w:val="auto"/>
                      <w:szCs w:val="22"/>
                      <w:lang w:val="en-US"/>
                    </w:rPr>
                  </w:rPrChange>
                </w:rPr>
                <w:t xml:space="preserve"> 상태</w:t>
              </w:r>
            </w:ins>
          </w:p>
        </w:tc>
        <w:tc>
          <w:tcPr>
            <w:tcW w:w="3917" w:type="dxa"/>
            <w:tcPrChange w:id="1438" w:author="김은수" w:date="2026-10-01T06:57:00Z">
              <w:tcPr>
                <w:tcW w:w="3827" w:type="dxa"/>
              </w:tcPr>
            </w:tcPrChange>
          </w:tcPr>
          <w:p w14:paraId="1135AFC5"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3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440" w:author="김은수" w:date="2026-09-29T18:27:00Z" w16du:dateUtc="2026-09-29T09:27:00Z">
              <w:r>
                <w:rPr>
                  <w:rPrChange w:id="1441" w:author="김은수" w:date="2026-10-01T06:57:00Z">
                    <w:rPr>
                      <w:rFonts w:asciiTheme="minorHAnsi" w:eastAsiaTheme="minorEastAsia" w:hAnsiTheme="minorHAnsi" w:cstheme="minorBidi"/>
                      <w:color w:val="auto"/>
                      <w:szCs w:val="22"/>
                      <w:lang w:val="en-US"/>
                    </w:rPr>
                  </w:rPrChange>
                </w:rPr>
                <w:t xml:space="preserve">CM3 </w:t>
              </w:r>
            </w:ins>
            <w:r>
              <w:rPr>
                <w:rPrChange w:id="1442" w:author="김은수" w:date="2026-10-01T06:57:00Z">
                  <w:rPr>
                    <w:rFonts w:asciiTheme="minorHAnsi" w:eastAsiaTheme="minorEastAsia" w:hAnsiTheme="minorHAnsi" w:cstheme="minorBidi"/>
                    <w:color w:val="auto"/>
                    <w:szCs w:val="22"/>
                    <w:lang w:val="en-US"/>
                  </w:rPr>
                </w:rPrChange>
              </w:rPr>
              <w:t>Bluetooth Communication Module</w:t>
            </w:r>
            <w:ins w:id="1443" w:author="김은수" w:date="2026-09-29T18:27:00Z" w16du:dateUtc="2026-09-29T09:27:00Z">
              <w:r>
                <w:rPr>
                  <w:rPrChange w:id="1444"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336595F9" w14:textId="77777777" w:rsidTr="00CC0AAE">
        <w:trPr>
          <w:cantSplit/>
          <w:del w:id="1445" w:author="김은수" w:date="2026-10-12T00:19:00Z"/>
          <w:trPrChange w:id="1446"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447" w:author="김은수" w:date="2026-10-01T06:57:00Z">
              <w:tcPr>
                <w:tcW w:w="1762" w:type="dxa"/>
              </w:tcPr>
            </w:tcPrChange>
          </w:tcPr>
          <w:p w14:paraId="74D2AC8D" w14:textId="77777777" w:rsidR="002E582F" w:rsidRPr="00850940" w:rsidRDefault="00617422">
            <w:pPr>
              <w:pStyle w:val="TDCe"/>
              <w:pPrChange w:id="1448" w:author="김은수" w:date="2026-10-01T06:57:00Z">
                <w:pPr/>
              </w:pPrChange>
            </w:pPr>
            <w:r>
              <w:rPr>
                <w:b/>
                <w:rPrChange w:id="1449" w:author="김은수" w:date="2026-10-01T06:57:00Z">
                  <w:rPr>
                    <w:rFonts w:asciiTheme="minorHAnsi" w:eastAsiaTheme="minorEastAsia" w:hAnsiTheme="minorHAnsi" w:cstheme="minorBidi"/>
                    <w:b w:val="0"/>
                    <w:color w:val="auto"/>
                    <w:szCs w:val="22"/>
                    <w:lang w:val="en-US"/>
                  </w:rPr>
                </w:rPrChange>
              </w:rPr>
              <w:t>SW-FW-RID-34</w:t>
            </w:r>
          </w:p>
        </w:tc>
        <w:tc>
          <w:tcPr>
            <w:tcW w:w="3917" w:type="dxa"/>
            <w:tcPrChange w:id="1450" w:author="김은수" w:date="2026-10-01T06:57:00Z">
              <w:tcPr>
                <w:tcW w:w="3827" w:type="dxa"/>
              </w:tcPr>
            </w:tcPrChange>
          </w:tcPr>
          <w:p w14:paraId="5132A07F"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5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452" w:author="김은수" w:date="2026-09-29T18:27:00Z" w16du:dateUtc="2026-09-29T09:27:00Z">
              <w:r>
                <w:rPr>
                  <w:rFonts w:asciiTheme="minorEastAsia" w:hAnsiTheme="minorEastAsia" w:cs="Times New Roman" w:hint="eastAsia"/>
                  <w:color w:val="000000" w:themeColor="text1"/>
                </w:rPr>
                <w:delText>리모콘 명령 응답(송신)</w:delText>
              </w:r>
              <w:r>
                <w:rPr>
                  <w:rFonts w:asciiTheme="minorEastAsia" w:hAnsiTheme="minorEastAsia" w:cs="Times New Roman"/>
                  <w:color w:val="000000" w:themeColor="text1"/>
                </w:rPr>
                <w:delText xml:space="preserve">, </w:delText>
              </w:r>
            </w:del>
            <w:r w:rsidR="005C1023">
              <w:rPr>
                <w:rFonts w:hint="eastAsia"/>
                <w:rPrChange w:id="1453" w:author="김은수" w:date="2026-10-01T06:57:00Z">
                  <w:rPr>
                    <w:rFonts w:asciiTheme="minorEastAsia" w:eastAsiaTheme="minorEastAsia" w:hAnsiTheme="minorEastAsia" w:cs="Times New Roman" w:hint="eastAsia"/>
                    <w:color w:val="auto"/>
                    <w:szCs w:val="22"/>
                    <w:lang w:val="en-US"/>
                  </w:rPr>
                </w:rPrChange>
              </w:rPr>
              <w:t>자극</w:t>
            </w:r>
            <w:r w:rsidR="005C1023">
              <w:rPr>
                <w:rPrChange w:id="1454" w:author="김은수" w:date="2026-10-01T06:57:00Z">
                  <w:rPr>
                    <w:rFonts w:asciiTheme="minorEastAsia" w:eastAsiaTheme="minorEastAsia" w:hAnsiTheme="minorEastAsia" w:cs="Times New Roman"/>
                    <w:color w:val="auto"/>
                    <w:szCs w:val="22"/>
                    <w:lang w:val="en-US"/>
                  </w:rPr>
                </w:rPrChange>
              </w:rPr>
              <w:t xml:space="preserve"> 알림 설정</w:t>
            </w:r>
            <w:ins w:id="1455" w:author="김은수" w:date="2026-09-29T18:27:00Z" w16du:dateUtc="2026-09-29T09:27:00Z">
              <w:r w:rsidR="005C1023">
                <w:rPr>
                  <w:rPrChange w:id="1456" w:author="김은수" w:date="2026-10-01T06:57:00Z">
                    <w:rPr>
                      <w:rFonts w:asciiTheme="minorEastAsia" w:eastAsiaTheme="minorEastAsia" w:hAnsiTheme="minorEastAsia" w:cs="Times New Roman"/>
                      <w:color w:val="auto"/>
                      <w:szCs w:val="22"/>
                      <w:lang w:val="en-US"/>
                    </w:rPr>
                  </w:rPrChange>
                </w:rPr>
                <w:t xml:space="preserve"> 상태</w:t>
              </w:r>
            </w:ins>
          </w:p>
        </w:tc>
        <w:tc>
          <w:tcPr>
            <w:tcW w:w="3917" w:type="dxa"/>
            <w:tcPrChange w:id="1457" w:author="김은수" w:date="2026-10-01T06:57:00Z">
              <w:tcPr>
                <w:tcW w:w="3827" w:type="dxa"/>
              </w:tcPr>
            </w:tcPrChange>
          </w:tcPr>
          <w:p w14:paraId="1E440AF8"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5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459" w:author="김은수" w:date="2026-09-29T18:27:00Z" w16du:dateUtc="2026-09-29T09:27:00Z">
              <w:r>
                <w:rPr>
                  <w:rPrChange w:id="1460" w:author="김은수" w:date="2026-10-01T06:57:00Z">
                    <w:rPr>
                      <w:rFonts w:asciiTheme="minorHAnsi" w:eastAsiaTheme="minorEastAsia" w:hAnsiTheme="minorHAnsi" w:cstheme="minorBidi"/>
                      <w:color w:val="auto"/>
                      <w:szCs w:val="22"/>
                      <w:lang w:val="en-US"/>
                    </w:rPr>
                  </w:rPrChange>
                </w:rPr>
                <w:t xml:space="preserve">CM3 </w:t>
              </w:r>
            </w:ins>
            <w:r>
              <w:rPr>
                <w:rPrChange w:id="1461" w:author="김은수" w:date="2026-10-01T06:57:00Z">
                  <w:rPr>
                    <w:rFonts w:asciiTheme="minorHAnsi" w:eastAsiaTheme="minorEastAsia" w:hAnsiTheme="minorHAnsi" w:cstheme="minorBidi"/>
                    <w:color w:val="auto"/>
                    <w:szCs w:val="22"/>
                    <w:lang w:val="en-US"/>
                  </w:rPr>
                </w:rPrChange>
              </w:rPr>
              <w:t>Bluetooth Communication Module</w:t>
            </w:r>
            <w:ins w:id="1462" w:author="김은수" w:date="2026-09-29T18:27:00Z" w16du:dateUtc="2026-09-29T09:27:00Z">
              <w:r>
                <w:rPr>
                  <w:rPrChange w:id="1463"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15A0BE4D" w14:textId="77777777" w:rsidTr="00CC0AAE">
        <w:trPr>
          <w:cantSplit/>
          <w:del w:id="1464" w:author="김은수" w:date="2026-10-12T00:19:00Z"/>
          <w:trPrChange w:id="1465"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466" w:author="김은수" w:date="2026-10-01T06:57:00Z">
              <w:tcPr>
                <w:tcW w:w="1762" w:type="dxa"/>
              </w:tcPr>
            </w:tcPrChange>
          </w:tcPr>
          <w:p w14:paraId="5B374F0B" w14:textId="77777777" w:rsidR="002E582F" w:rsidRPr="00850940" w:rsidRDefault="00617422">
            <w:pPr>
              <w:pStyle w:val="TDCe"/>
              <w:pPrChange w:id="1467" w:author="김은수" w:date="2026-10-01T06:57:00Z">
                <w:pPr/>
              </w:pPrChange>
            </w:pPr>
            <w:r>
              <w:rPr>
                <w:b/>
                <w:rPrChange w:id="1468" w:author="김은수" w:date="2026-10-01T06:57:00Z">
                  <w:rPr>
                    <w:rFonts w:asciiTheme="minorHAnsi" w:eastAsiaTheme="minorEastAsia" w:hAnsiTheme="minorHAnsi" w:cstheme="minorBidi"/>
                    <w:b w:val="0"/>
                    <w:color w:val="auto"/>
                    <w:szCs w:val="22"/>
                    <w:lang w:val="en-US"/>
                  </w:rPr>
                </w:rPrChange>
              </w:rPr>
              <w:t>SW-FW-RID-35</w:t>
            </w:r>
          </w:p>
        </w:tc>
        <w:tc>
          <w:tcPr>
            <w:tcW w:w="3917" w:type="dxa"/>
            <w:tcPrChange w:id="1469" w:author="김은수" w:date="2026-10-01T06:57:00Z">
              <w:tcPr>
                <w:tcW w:w="3827" w:type="dxa"/>
              </w:tcPr>
            </w:tcPrChange>
          </w:tcPr>
          <w:p w14:paraId="73E02DD0" w14:textId="77777777" w:rsidR="002E582F" w:rsidRPr="00895B94" w:rsidRDefault="00BA372A">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7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471" w:author="김은수" w:date="2026-09-29T18:27:00Z" w16du:dateUtc="2026-09-29T09:27:00Z">
              <w:r>
                <w:rPr>
                  <w:rFonts w:asciiTheme="minorEastAsia" w:hAnsiTheme="minorEastAsia" w:cs="Times New Roman" w:hint="eastAsia"/>
                  <w:color w:val="000000" w:themeColor="text1"/>
                </w:rPr>
                <w:delText>매핑 명령 수신(처리),</w:delText>
              </w:r>
              <w:r>
                <w:rPr>
                  <w:rFonts w:asciiTheme="minorEastAsia" w:hAnsiTheme="minorEastAsia" w:cs="Times New Roman"/>
                  <w:color w:val="000000" w:themeColor="text1"/>
                </w:rPr>
                <w:delText xml:space="preserve"> </w:delText>
              </w:r>
            </w:del>
            <w:r w:rsidR="005C1023">
              <w:rPr>
                <w:rFonts w:hint="eastAsia"/>
                <w:rPrChange w:id="1472" w:author="김은수" w:date="2026-10-01T06:57:00Z">
                  <w:rPr>
                    <w:rFonts w:asciiTheme="minorEastAsia" w:eastAsiaTheme="minorEastAsia" w:hAnsiTheme="minorEastAsia" w:cs="Times New Roman" w:hint="eastAsia"/>
                    <w:color w:val="auto"/>
                    <w:szCs w:val="22"/>
                    <w:lang w:val="en-US"/>
                  </w:rPr>
                </w:rPrChange>
              </w:rPr>
              <w:t>시스템</w:t>
            </w:r>
            <w:r w:rsidR="005C1023">
              <w:rPr>
                <w:rPrChange w:id="1473" w:author="김은수" w:date="2026-10-01T06:57:00Z">
                  <w:rPr>
                    <w:rFonts w:asciiTheme="minorEastAsia" w:eastAsiaTheme="minorEastAsia" w:hAnsiTheme="minorEastAsia" w:cs="Times New Roman"/>
                    <w:color w:val="auto"/>
                    <w:szCs w:val="22"/>
                    <w:lang w:val="en-US"/>
                  </w:rPr>
                </w:rPrChange>
              </w:rPr>
              <w:t xml:space="preserve"> 상태 확인</w:t>
            </w:r>
          </w:p>
        </w:tc>
        <w:tc>
          <w:tcPr>
            <w:tcW w:w="3917" w:type="dxa"/>
            <w:tcPrChange w:id="1474" w:author="김은수" w:date="2026-10-01T06:57:00Z">
              <w:tcPr>
                <w:tcW w:w="3827" w:type="dxa"/>
              </w:tcPr>
            </w:tcPrChange>
          </w:tcPr>
          <w:p w14:paraId="7A4A7613"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7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476" w:author="김은수" w:date="2026-09-29T18:27:00Z" w16du:dateUtc="2026-09-29T09:27:00Z">
              <w:r>
                <w:rPr>
                  <w:rPrChange w:id="1477" w:author="김은수" w:date="2026-10-01T06:57:00Z">
                    <w:rPr>
                      <w:rFonts w:asciiTheme="minorHAnsi" w:eastAsiaTheme="minorEastAsia" w:hAnsiTheme="minorHAnsi" w:cstheme="minorBidi"/>
                      <w:color w:val="auto"/>
                      <w:szCs w:val="22"/>
                      <w:lang w:val="en-US"/>
                    </w:rPr>
                  </w:rPrChange>
                </w:rPr>
                <w:t xml:space="preserve">CM3 </w:t>
              </w:r>
            </w:ins>
            <w:r>
              <w:rPr>
                <w:rPrChange w:id="1478" w:author="김은수" w:date="2026-10-01T06:57:00Z">
                  <w:rPr>
                    <w:rFonts w:asciiTheme="minorHAnsi" w:eastAsiaTheme="minorEastAsia" w:hAnsiTheme="minorHAnsi" w:cstheme="minorBidi"/>
                    <w:color w:val="auto"/>
                    <w:szCs w:val="22"/>
                    <w:lang w:val="en-US"/>
                  </w:rPr>
                </w:rPrChange>
              </w:rPr>
              <w:t>Bluetooth Communication Module</w:t>
            </w:r>
            <w:ins w:id="1479" w:author="김은수" w:date="2026-09-29T18:27:00Z" w16du:dateUtc="2026-09-29T09:27:00Z">
              <w:r>
                <w:rPr>
                  <w:rPrChange w:id="1480"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6AB2BC71" w14:textId="77777777" w:rsidTr="00CC0AAE">
        <w:trPr>
          <w:cantSplit/>
          <w:del w:id="1481" w:author="김은수" w:date="2026-10-12T00:19:00Z"/>
          <w:trPrChange w:id="1482"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483" w:author="김은수" w:date="2026-10-01T06:57:00Z">
              <w:tcPr>
                <w:tcW w:w="1762" w:type="dxa"/>
              </w:tcPr>
            </w:tcPrChange>
          </w:tcPr>
          <w:p w14:paraId="52B14C24" w14:textId="77777777" w:rsidR="002E582F" w:rsidRPr="00850940" w:rsidRDefault="00617422">
            <w:pPr>
              <w:pStyle w:val="TDCe"/>
              <w:pPrChange w:id="1484" w:author="김은수" w:date="2026-10-01T06:57:00Z">
                <w:pPr/>
              </w:pPrChange>
            </w:pPr>
            <w:r>
              <w:rPr>
                <w:b/>
                <w:rPrChange w:id="1485" w:author="김은수" w:date="2026-10-01T06:57:00Z">
                  <w:rPr>
                    <w:rFonts w:asciiTheme="minorHAnsi" w:eastAsiaTheme="minorEastAsia" w:hAnsiTheme="minorHAnsi" w:cstheme="minorBidi"/>
                    <w:b w:val="0"/>
                    <w:color w:val="auto"/>
                    <w:szCs w:val="22"/>
                    <w:lang w:val="en-US"/>
                  </w:rPr>
                </w:rPrChange>
              </w:rPr>
              <w:t>SW-FW-RID-36</w:t>
            </w:r>
          </w:p>
        </w:tc>
        <w:tc>
          <w:tcPr>
            <w:tcW w:w="3917" w:type="dxa"/>
            <w:tcPrChange w:id="1486" w:author="김은수" w:date="2026-10-01T06:57:00Z">
              <w:tcPr>
                <w:tcW w:w="3827" w:type="dxa"/>
              </w:tcPr>
            </w:tcPrChange>
          </w:tcPr>
          <w:p w14:paraId="76C2D572" w14:textId="77777777" w:rsidR="002E582F" w:rsidRPr="00895B94" w:rsidRDefault="00BA372A">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48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488" w:author="김은수" w:date="2026-09-29T18:27:00Z" w16du:dateUtc="2026-09-29T09:27:00Z">
              <w:r>
                <w:rPr>
                  <w:rFonts w:asciiTheme="minorEastAsia" w:hAnsiTheme="minorEastAsia" w:cs="Times New Roman" w:hint="eastAsia"/>
                  <w:color w:val="000000" w:themeColor="text1"/>
                </w:rPr>
                <w:delText>매핑 명령 수신(처리),</w:delText>
              </w:r>
              <w:r>
                <w:rPr>
                  <w:rFonts w:asciiTheme="minorEastAsia" w:hAnsiTheme="minorEastAsia" w:cs="Times New Roman"/>
                  <w:color w:val="000000" w:themeColor="text1"/>
                </w:rPr>
                <w:delText xml:space="preserve"> </w:delText>
              </w:r>
            </w:del>
            <w:r w:rsidR="005C1023">
              <w:rPr>
                <w:rFonts w:hint="eastAsia"/>
                <w:rPrChange w:id="1489" w:author="김은수" w:date="2026-10-01T06:57:00Z">
                  <w:rPr>
                    <w:rFonts w:asciiTheme="minorEastAsia" w:eastAsiaTheme="minorEastAsia" w:hAnsiTheme="minorEastAsia" w:cs="Times New Roman" w:hint="eastAsia"/>
                    <w:color w:val="auto"/>
                    <w:szCs w:val="22"/>
                    <w:lang w:val="en-US"/>
                  </w:rPr>
                </w:rPrChange>
              </w:rPr>
              <w:t>특정</w:t>
            </w:r>
            <w:r w:rsidR="005C1023">
              <w:rPr>
                <w:rPrChange w:id="1490" w:author="김은수" w:date="2026-10-01T06:57:00Z">
                  <w:rPr>
                    <w:rFonts w:asciiTheme="minorEastAsia" w:eastAsiaTheme="minorEastAsia" w:hAnsiTheme="minorEastAsia" w:cs="Times New Roman"/>
                    <w:color w:val="auto"/>
                    <w:szCs w:val="22"/>
                    <w:lang w:val="en-US"/>
                  </w:rPr>
                </w:rPrChange>
              </w:rPr>
              <w:t xml:space="preserve"> 자극 출력</w:t>
            </w:r>
          </w:p>
        </w:tc>
        <w:tc>
          <w:tcPr>
            <w:tcW w:w="3917" w:type="dxa"/>
            <w:tcPrChange w:id="1491" w:author="김은수" w:date="2026-10-01T06:57:00Z">
              <w:tcPr>
                <w:tcW w:w="3827" w:type="dxa"/>
              </w:tcPr>
            </w:tcPrChange>
          </w:tcPr>
          <w:p w14:paraId="2B83647C" w14:textId="77777777" w:rsidR="002E582F" w:rsidRPr="00C34F72" w:rsidRDefault="00B9764E">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492" w:author="김은수" w:date="2026-10-01T16:26:00Z" w16du:dateUtc="2026-10-01T07:26:00Z">
                  <w:rPr>
                    <w:rFonts w:asciiTheme="minorEastAsia" w:hAnsiTheme="minorEastAsia" w:cs="Times New Roman"/>
                  </w:rPr>
                </w:rPrChange>
              </w:rPr>
              <w:pPrChange w:id="149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494" w:author="김은수" w:date="2026-09-29T18:27:00Z" w16du:dateUtc="2026-09-29T09:27:00Z">
              <w:r w:rsidRPr="00C34F72">
                <w:rPr>
                  <w:lang w:val="en-US"/>
                  <w:rPrChange w:id="1495" w:author="김은수" w:date="2026-10-01T16:26:00Z" w16du:dateUtc="2026-10-01T07:26:00Z">
                    <w:rPr>
                      <w:rFonts w:asciiTheme="minorHAnsi" w:eastAsiaTheme="minorEastAsia" w:hAnsiTheme="minorHAnsi" w:cstheme="minorBidi"/>
                      <w:color w:val="auto"/>
                      <w:szCs w:val="22"/>
                      <w:lang w:val="en-US"/>
                    </w:rPr>
                  </w:rPrChange>
                </w:rPr>
                <w:delText>Bluetooth Communication Module</w:delText>
              </w:r>
            </w:del>
            <w:ins w:id="1496" w:author="김은수" w:date="2026-09-29T18:27:00Z" w16du:dateUtc="2026-09-29T09:27:00Z">
              <w:r w:rsidR="00AE4A56" w:rsidRPr="00C34F72">
                <w:rPr>
                  <w:lang w:val="en-US"/>
                  <w:rPrChange w:id="1497" w:author="김은수" w:date="2026-10-01T16:26:00Z" w16du:dateUtc="2026-10-01T07:26:00Z">
                    <w:rPr>
                      <w:rFonts w:asciiTheme="minorHAnsi" w:eastAsiaTheme="minorEastAsia" w:hAnsiTheme="minorHAnsi" w:cstheme="minorBidi"/>
                      <w:color w:val="auto"/>
                      <w:szCs w:val="22"/>
                      <w:lang w:val="en-US"/>
                    </w:rPr>
                  </w:rPrChange>
                </w:rPr>
                <w:t>CM3 / CFX Internal Stimulation Device Execution Module</w:t>
              </w:r>
            </w:ins>
          </w:p>
        </w:tc>
      </w:tr>
      <w:tr w:rsidR="002E582F" w:rsidRPr="003F2E8B" w14:paraId="0486654B" w14:textId="77777777" w:rsidTr="00CC0AAE">
        <w:trPr>
          <w:cantSplit/>
          <w:del w:id="1498" w:author="김은수" w:date="2026-10-12T00:19:00Z"/>
          <w:trPrChange w:id="149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500" w:author="김은수" w:date="2026-10-01T06:57:00Z">
              <w:tcPr>
                <w:tcW w:w="1762" w:type="dxa"/>
              </w:tcPr>
            </w:tcPrChange>
          </w:tcPr>
          <w:p w14:paraId="65F41B42" w14:textId="77777777" w:rsidR="002E582F" w:rsidRPr="00850940" w:rsidRDefault="00617422">
            <w:pPr>
              <w:pStyle w:val="TDCe"/>
              <w:pPrChange w:id="1501" w:author="김은수" w:date="2026-10-01T06:57:00Z">
                <w:pPr/>
              </w:pPrChange>
            </w:pPr>
            <w:r>
              <w:rPr>
                <w:b/>
                <w:rPrChange w:id="1502" w:author="김은수" w:date="2026-10-01T06:57:00Z">
                  <w:rPr>
                    <w:rFonts w:asciiTheme="minorHAnsi" w:eastAsiaTheme="minorEastAsia" w:hAnsiTheme="minorHAnsi" w:cstheme="minorBidi"/>
                    <w:b w:val="0"/>
                    <w:color w:val="auto"/>
                    <w:szCs w:val="22"/>
                    <w:lang w:val="en-US"/>
                  </w:rPr>
                </w:rPrChange>
              </w:rPr>
              <w:t>SW-FW-RID-37</w:t>
            </w:r>
          </w:p>
        </w:tc>
        <w:tc>
          <w:tcPr>
            <w:tcW w:w="3917" w:type="dxa"/>
            <w:tcPrChange w:id="1503" w:author="김은수" w:date="2026-10-01T06:57:00Z">
              <w:tcPr>
                <w:tcW w:w="3827" w:type="dxa"/>
              </w:tcPr>
            </w:tcPrChange>
          </w:tcPr>
          <w:p w14:paraId="60C69581" w14:textId="77777777" w:rsidR="002E582F" w:rsidRPr="00895B94" w:rsidRDefault="00BA372A">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50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505" w:author="김은수" w:date="2026-09-29T18:27:00Z" w16du:dateUtc="2026-09-29T09:27:00Z">
              <w:r>
                <w:rPr>
                  <w:rFonts w:asciiTheme="minorEastAsia" w:hAnsiTheme="minorEastAsia" w:cs="Times New Roman" w:hint="eastAsia"/>
                  <w:color w:val="000000" w:themeColor="text1"/>
                </w:rPr>
                <w:delText>매핑 명령 수신(처리),</w:delText>
              </w:r>
              <w:r>
                <w:rPr>
                  <w:rFonts w:asciiTheme="minorEastAsia" w:hAnsiTheme="minorEastAsia" w:cs="Times New Roman"/>
                  <w:color w:val="000000" w:themeColor="text1"/>
                </w:rPr>
                <w:delText xml:space="preserve"> </w:delText>
              </w:r>
            </w:del>
            <w:r w:rsidR="005C1023">
              <w:rPr>
                <w:rFonts w:hint="eastAsia"/>
                <w:rPrChange w:id="1506" w:author="김은수" w:date="2026-10-01T06:57:00Z">
                  <w:rPr>
                    <w:rFonts w:asciiTheme="minorEastAsia" w:eastAsiaTheme="minorEastAsia" w:hAnsiTheme="minorEastAsia" w:cs="Times New Roman" w:hint="eastAsia"/>
                    <w:color w:val="auto"/>
                    <w:szCs w:val="22"/>
                    <w:lang w:val="en-US"/>
                  </w:rPr>
                </w:rPrChange>
              </w:rPr>
              <w:t>실시간</w:t>
            </w:r>
            <w:r w:rsidR="005C1023">
              <w:rPr>
                <w:rPrChange w:id="1507" w:author="김은수" w:date="2026-10-01T06:57:00Z">
                  <w:rPr>
                    <w:rFonts w:asciiTheme="minorEastAsia" w:eastAsiaTheme="minorEastAsia" w:hAnsiTheme="minorEastAsia" w:cs="Times New Roman"/>
                    <w:color w:val="auto"/>
                    <w:szCs w:val="22"/>
                    <w:lang w:val="en-US"/>
                  </w:rPr>
                </w:rPrChange>
              </w:rPr>
              <w:t xml:space="preserve"> 자극 출력 진행</w:t>
            </w:r>
            <w:ins w:id="1508" w:author="김은수" w:date="2026-09-29T18:27:00Z" w16du:dateUtc="2026-09-29T09:27:00Z">
              <w:r w:rsidR="005C1023">
                <w:rPr>
                  <w:rPrChange w:id="1509" w:author="김은수" w:date="2026-10-01T06:57:00Z">
                    <w:rPr>
                      <w:rFonts w:asciiTheme="minorEastAsia" w:eastAsiaTheme="minorEastAsia" w:hAnsiTheme="minorEastAsia" w:cs="Times New Roman"/>
                      <w:color w:val="auto"/>
                      <w:szCs w:val="22"/>
                      <w:lang w:val="en-US"/>
                    </w:rPr>
                  </w:rPrChange>
                </w:rPr>
                <w:t xml:space="preserve"> </w:t>
              </w:r>
            </w:ins>
          </w:p>
        </w:tc>
        <w:tc>
          <w:tcPr>
            <w:tcW w:w="3917" w:type="dxa"/>
            <w:tcPrChange w:id="1510" w:author="김은수" w:date="2026-10-01T06:57:00Z">
              <w:tcPr>
                <w:tcW w:w="3827" w:type="dxa"/>
              </w:tcPr>
            </w:tcPrChange>
          </w:tcPr>
          <w:p w14:paraId="3D627099" w14:textId="77777777" w:rsidR="002E582F" w:rsidRPr="00C34F72" w:rsidRDefault="00B9764E">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511" w:author="김은수" w:date="2026-10-01T16:27:00Z" w16du:dateUtc="2026-10-01T07:27:00Z">
                  <w:rPr>
                    <w:rFonts w:asciiTheme="minorEastAsia" w:hAnsiTheme="minorEastAsia" w:cs="Times New Roman"/>
                  </w:rPr>
                </w:rPrChange>
              </w:rPr>
              <w:pPrChange w:id="151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513" w:author="김은수" w:date="2026-09-29T18:27:00Z" w16du:dateUtc="2026-09-29T09:27:00Z">
              <w:r w:rsidRPr="00C34F72">
                <w:rPr>
                  <w:lang w:val="en-US"/>
                  <w:rPrChange w:id="1514" w:author="김은수" w:date="2026-10-01T16:27:00Z" w16du:dateUtc="2026-10-01T07:27:00Z">
                    <w:rPr>
                      <w:rFonts w:asciiTheme="minorHAnsi" w:eastAsiaTheme="minorEastAsia" w:hAnsiTheme="minorHAnsi" w:cstheme="minorBidi"/>
                      <w:color w:val="auto"/>
                      <w:szCs w:val="22"/>
                      <w:lang w:val="en-US"/>
                    </w:rPr>
                  </w:rPrChange>
                </w:rPr>
                <w:delText>Bluetooth Communication Module</w:delText>
              </w:r>
            </w:del>
            <w:ins w:id="1515" w:author="김은수" w:date="2026-09-29T18:27:00Z" w16du:dateUtc="2026-09-29T09:27:00Z">
              <w:r w:rsidR="00AE4A56" w:rsidRPr="00C34F72">
                <w:rPr>
                  <w:lang w:val="en-US"/>
                  <w:rPrChange w:id="1516" w:author="김은수" w:date="2026-10-01T16:27:00Z" w16du:dateUtc="2026-10-01T07:27:00Z">
                    <w:rPr>
                      <w:rFonts w:asciiTheme="minorHAnsi" w:eastAsiaTheme="minorEastAsia" w:hAnsiTheme="minorHAnsi" w:cstheme="minorBidi"/>
                      <w:color w:val="auto"/>
                      <w:szCs w:val="22"/>
                      <w:lang w:val="en-US"/>
                    </w:rPr>
                  </w:rPrChange>
                </w:rPr>
                <w:t>CM3 / CFX Internal Stimulation Device Execution Module</w:t>
              </w:r>
            </w:ins>
          </w:p>
        </w:tc>
      </w:tr>
      <w:tr w:rsidR="002E582F" w:rsidRPr="003F2E8B" w14:paraId="6B9CAA92" w14:textId="77777777" w:rsidTr="00CC0AAE">
        <w:trPr>
          <w:cantSplit/>
          <w:del w:id="1517" w:author="김은수" w:date="2026-10-12T00:19:00Z"/>
          <w:trPrChange w:id="1518"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519" w:author="김은수" w:date="2026-10-01T06:57:00Z">
              <w:tcPr>
                <w:tcW w:w="1762" w:type="dxa"/>
              </w:tcPr>
            </w:tcPrChange>
          </w:tcPr>
          <w:p w14:paraId="32E89B34" w14:textId="77777777" w:rsidR="002E582F" w:rsidRPr="00850940" w:rsidRDefault="00617422">
            <w:pPr>
              <w:pStyle w:val="TDCe"/>
              <w:pPrChange w:id="1520" w:author="김은수" w:date="2026-10-01T06:57:00Z">
                <w:pPr/>
              </w:pPrChange>
            </w:pPr>
            <w:r>
              <w:rPr>
                <w:b/>
                <w:rPrChange w:id="1521" w:author="김은수" w:date="2026-10-01T06:57:00Z">
                  <w:rPr>
                    <w:rFonts w:asciiTheme="minorHAnsi" w:eastAsiaTheme="minorEastAsia" w:hAnsiTheme="minorHAnsi" w:cstheme="minorBidi"/>
                    <w:b w:val="0"/>
                    <w:color w:val="auto"/>
                    <w:szCs w:val="22"/>
                    <w:lang w:val="en-US"/>
                  </w:rPr>
                </w:rPrChange>
              </w:rPr>
              <w:t>SW-FW-RID-38</w:t>
            </w:r>
          </w:p>
        </w:tc>
        <w:tc>
          <w:tcPr>
            <w:tcW w:w="3917" w:type="dxa"/>
            <w:tcPrChange w:id="1522" w:author="김은수" w:date="2026-10-01T06:57:00Z">
              <w:tcPr>
                <w:tcW w:w="3827" w:type="dxa"/>
              </w:tcPr>
            </w:tcPrChange>
          </w:tcPr>
          <w:p w14:paraId="2096F322" w14:textId="77777777" w:rsidR="002E582F" w:rsidRPr="00895B94" w:rsidRDefault="00BA372A">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52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524" w:author="김은수" w:date="2026-09-29T18:27:00Z" w16du:dateUtc="2026-09-29T09:27:00Z">
              <w:r>
                <w:rPr>
                  <w:rFonts w:asciiTheme="minorEastAsia" w:hAnsiTheme="minorEastAsia" w:cs="Times New Roman" w:hint="eastAsia"/>
                  <w:color w:val="000000" w:themeColor="text1"/>
                </w:rPr>
                <w:delText>매핑 명령 응답(송신),</w:delText>
              </w:r>
              <w:r>
                <w:rPr>
                  <w:rFonts w:asciiTheme="minorEastAsia" w:hAnsiTheme="minorEastAsia" w:cs="Times New Roman"/>
                  <w:color w:val="000000" w:themeColor="text1"/>
                </w:rPr>
                <w:delText xml:space="preserve"> </w:delText>
              </w:r>
            </w:del>
            <w:r w:rsidR="005C1023">
              <w:rPr>
                <w:rFonts w:hint="eastAsia"/>
                <w:rPrChange w:id="1525" w:author="김은수" w:date="2026-10-01T06:57:00Z">
                  <w:rPr>
                    <w:rFonts w:asciiTheme="minorEastAsia" w:eastAsiaTheme="minorEastAsia" w:hAnsiTheme="minorEastAsia" w:cs="Times New Roman" w:hint="eastAsia"/>
                    <w:color w:val="auto"/>
                    <w:szCs w:val="22"/>
                    <w:lang w:val="en-US"/>
                  </w:rPr>
                </w:rPrChange>
              </w:rPr>
              <w:t>시스템</w:t>
            </w:r>
            <w:r w:rsidR="005C1023">
              <w:rPr>
                <w:rPrChange w:id="1526" w:author="김은수" w:date="2026-10-01T06:57:00Z">
                  <w:rPr>
                    <w:rFonts w:asciiTheme="minorEastAsia" w:eastAsiaTheme="minorEastAsia" w:hAnsiTheme="minorEastAsia" w:cs="Times New Roman"/>
                    <w:color w:val="auto"/>
                    <w:szCs w:val="22"/>
                    <w:lang w:val="en-US"/>
                  </w:rPr>
                </w:rPrChange>
              </w:rPr>
              <w:t xml:space="preserve"> 상태</w:t>
            </w:r>
            <w:ins w:id="1527" w:author="김은수" w:date="2026-09-29T18:27:00Z" w16du:dateUtc="2026-09-29T09:27:00Z">
              <w:r w:rsidR="005C1023">
                <w:rPr>
                  <w:rPrChange w:id="1528" w:author="김은수" w:date="2026-10-01T06:57:00Z">
                    <w:rPr>
                      <w:rFonts w:asciiTheme="minorEastAsia" w:eastAsiaTheme="minorEastAsia" w:hAnsiTheme="minorEastAsia" w:cs="Times New Roman"/>
                      <w:color w:val="auto"/>
                      <w:szCs w:val="22"/>
                      <w:lang w:val="en-US"/>
                    </w:rPr>
                  </w:rPrChange>
                </w:rPr>
                <w:t xml:space="preserve"> </w:t>
              </w:r>
            </w:ins>
          </w:p>
        </w:tc>
        <w:tc>
          <w:tcPr>
            <w:tcW w:w="3917" w:type="dxa"/>
            <w:tcPrChange w:id="1529" w:author="김은수" w:date="2026-10-01T06:57:00Z">
              <w:tcPr>
                <w:tcW w:w="3827" w:type="dxa"/>
              </w:tcPr>
            </w:tcPrChange>
          </w:tcPr>
          <w:p w14:paraId="59FA1FA4"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53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531" w:author="김은수" w:date="2026-09-29T18:27:00Z" w16du:dateUtc="2026-09-29T09:27:00Z">
              <w:r>
                <w:rPr>
                  <w:rPrChange w:id="1532" w:author="김은수" w:date="2026-10-01T06:57:00Z">
                    <w:rPr>
                      <w:rFonts w:asciiTheme="minorHAnsi" w:eastAsiaTheme="minorEastAsia" w:hAnsiTheme="minorHAnsi" w:cstheme="minorBidi"/>
                      <w:color w:val="auto"/>
                      <w:szCs w:val="22"/>
                      <w:lang w:val="en-US"/>
                    </w:rPr>
                  </w:rPrChange>
                </w:rPr>
                <w:t xml:space="preserve">CM3 </w:t>
              </w:r>
            </w:ins>
            <w:r>
              <w:rPr>
                <w:rPrChange w:id="1533" w:author="김은수" w:date="2026-10-01T06:57:00Z">
                  <w:rPr>
                    <w:rFonts w:asciiTheme="minorHAnsi" w:eastAsiaTheme="minorEastAsia" w:hAnsiTheme="minorHAnsi" w:cstheme="minorBidi"/>
                    <w:color w:val="auto"/>
                    <w:szCs w:val="22"/>
                    <w:lang w:val="en-US"/>
                  </w:rPr>
                </w:rPrChange>
              </w:rPr>
              <w:t>Bluetooth Communication Module</w:t>
            </w:r>
            <w:ins w:id="1534" w:author="김은수" w:date="2026-09-29T18:27:00Z" w16du:dateUtc="2026-09-29T09:27:00Z">
              <w:r>
                <w:rPr>
                  <w:rPrChange w:id="1535"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4C1CA424" w14:textId="77777777" w:rsidTr="00CC0AAE">
        <w:trPr>
          <w:cantSplit/>
          <w:del w:id="1536" w:author="김은수" w:date="2026-10-12T00:19:00Z"/>
          <w:trPrChange w:id="153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538" w:author="김은수" w:date="2026-10-01T06:57:00Z">
              <w:tcPr>
                <w:tcW w:w="1762" w:type="dxa"/>
              </w:tcPr>
            </w:tcPrChange>
          </w:tcPr>
          <w:p w14:paraId="744894A1" w14:textId="77777777" w:rsidR="002E582F" w:rsidRPr="00850940" w:rsidRDefault="00617422">
            <w:pPr>
              <w:pStyle w:val="TDCe"/>
              <w:pPrChange w:id="1539" w:author="김은수" w:date="2026-10-01T06:57:00Z">
                <w:pPr/>
              </w:pPrChange>
            </w:pPr>
            <w:r>
              <w:rPr>
                <w:b/>
                <w:rPrChange w:id="1540" w:author="김은수" w:date="2026-10-01T06:57:00Z">
                  <w:rPr>
                    <w:rFonts w:asciiTheme="minorHAnsi" w:eastAsiaTheme="minorEastAsia" w:hAnsiTheme="minorHAnsi" w:cstheme="minorBidi"/>
                    <w:b w:val="0"/>
                    <w:color w:val="auto"/>
                    <w:szCs w:val="22"/>
                    <w:lang w:val="en-US"/>
                  </w:rPr>
                </w:rPrChange>
              </w:rPr>
              <w:t>SW-FW-RID-39</w:t>
            </w:r>
          </w:p>
        </w:tc>
        <w:tc>
          <w:tcPr>
            <w:tcW w:w="3917" w:type="dxa"/>
            <w:tcPrChange w:id="1541" w:author="김은수" w:date="2026-10-01T06:57:00Z">
              <w:tcPr>
                <w:tcW w:w="3827" w:type="dxa"/>
              </w:tcPr>
            </w:tcPrChange>
          </w:tcPr>
          <w:p w14:paraId="1F7ACC6B" w14:textId="77777777" w:rsidR="002E582F" w:rsidRPr="00895B94" w:rsidRDefault="00BA372A">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54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543" w:author="김은수" w:date="2026-09-29T18:27:00Z" w16du:dateUtc="2026-09-29T09:27:00Z">
              <w:r>
                <w:rPr>
                  <w:rFonts w:asciiTheme="minorEastAsia" w:hAnsiTheme="minorEastAsia" w:cs="Times New Roman" w:hint="eastAsia"/>
                  <w:color w:val="000000" w:themeColor="text1"/>
                </w:rPr>
                <w:delText>매핑 명령 응답(송신)</w:delText>
              </w:r>
              <w:r>
                <w:rPr>
                  <w:rFonts w:asciiTheme="minorEastAsia" w:hAnsiTheme="minorEastAsia" w:cs="Times New Roman"/>
                  <w:color w:val="000000" w:themeColor="text1"/>
                </w:rPr>
                <w:delText xml:space="preserve">, </w:delText>
              </w:r>
            </w:del>
            <w:r w:rsidR="005C1023">
              <w:rPr>
                <w:rFonts w:hint="eastAsia"/>
                <w:rPrChange w:id="1544" w:author="김은수" w:date="2026-10-01T06:57:00Z">
                  <w:rPr>
                    <w:rFonts w:asciiTheme="minorEastAsia" w:eastAsiaTheme="minorEastAsia" w:hAnsiTheme="minorEastAsia" w:cs="Times New Roman" w:hint="eastAsia"/>
                    <w:color w:val="auto"/>
                    <w:szCs w:val="22"/>
                    <w:lang w:val="en-US"/>
                  </w:rPr>
                </w:rPrChange>
              </w:rPr>
              <w:t>특정</w:t>
            </w:r>
            <w:r w:rsidR="005C1023">
              <w:rPr>
                <w:rPrChange w:id="1545" w:author="김은수" w:date="2026-10-01T06:57:00Z">
                  <w:rPr>
                    <w:rFonts w:asciiTheme="minorEastAsia" w:eastAsiaTheme="minorEastAsia" w:hAnsiTheme="minorEastAsia" w:cs="Times New Roman"/>
                    <w:color w:val="auto"/>
                    <w:szCs w:val="22"/>
                    <w:lang w:val="en-US"/>
                  </w:rPr>
                </w:rPrChange>
              </w:rPr>
              <w:t xml:space="preserve"> 자극 출력</w:t>
            </w:r>
            <w:ins w:id="1546" w:author="김은수" w:date="2026-09-29T18:27:00Z" w16du:dateUtc="2026-09-29T09:27:00Z">
              <w:r w:rsidR="005C1023">
                <w:rPr>
                  <w:rPrChange w:id="1547" w:author="김은수" w:date="2026-10-01T06:57:00Z">
                    <w:rPr>
                      <w:rFonts w:asciiTheme="minorEastAsia" w:eastAsiaTheme="minorEastAsia" w:hAnsiTheme="minorEastAsia" w:cs="Times New Roman"/>
                      <w:color w:val="auto"/>
                      <w:szCs w:val="22"/>
                      <w:lang w:val="en-US"/>
                    </w:rPr>
                  </w:rPrChange>
                </w:rPr>
                <w:t xml:space="preserve"> 결과</w:t>
              </w:r>
            </w:ins>
          </w:p>
        </w:tc>
        <w:tc>
          <w:tcPr>
            <w:tcW w:w="3917" w:type="dxa"/>
            <w:tcPrChange w:id="1548" w:author="김은수" w:date="2026-10-01T06:57:00Z">
              <w:tcPr>
                <w:tcW w:w="3827" w:type="dxa"/>
              </w:tcPr>
            </w:tcPrChange>
          </w:tcPr>
          <w:p w14:paraId="4500D5F3" w14:textId="77777777" w:rsidR="002E582F" w:rsidRPr="00C34F72" w:rsidRDefault="00B9764E">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549" w:author="김은수" w:date="2026-10-01T16:27:00Z" w16du:dateUtc="2026-10-01T07:27:00Z">
                  <w:rPr>
                    <w:rFonts w:asciiTheme="minorEastAsia" w:hAnsiTheme="minorEastAsia" w:cs="Times New Roman"/>
                  </w:rPr>
                </w:rPrChange>
              </w:rPr>
              <w:pPrChange w:id="155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551" w:author="김은수" w:date="2026-09-29T18:27:00Z" w16du:dateUtc="2026-09-29T09:27:00Z">
              <w:r w:rsidRPr="00C34F72">
                <w:rPr>
                  <w:lang w:val="en-US"/>
                  <w:rPrChange w:id="1552" w:author="김은수" w:date="2026-10-01T16:27:00Z" w16du:dateUtc="2026-10-01T07:27:00Z">
                    <w:rPr>
                      <w:rFonts w:asciiTheme="minorHAnsi" w:eastAsiaTheme="minorEastAsia" w:hAnsiTheme="minorHAnsi" w:cstheme="minorBidi"/>
                      <w:color w:val="auto"/>
                      <w:szCs w:val="22"/>
                      <w:lang w:val="en-US"/>
                    </w:rPr>
                  </w:rPrChange>
                </w:rPr>
                <w:delText>Bluetooth Communication Module</w:delText>
              </w:r>
            </w:del>
            <w:ins w:id="1553" w:author="김은수" w:date="2026-09-29T18:27:00Z" w16du:dateUtc="2026-09-29T09:27:00Z">
              <w:r w:rsidR="00AE4A56" w:rsidRPr="00C34F72">
                <w:rPr>
                  <w:lang w:val="en-US"/>
                  <w:rPrChange w:id="1554" w:author="김은수" w:date="2026-10-01T16:27:00Z" w16du:dateUtc="2026-10-01T07:27:00Z">
                    <w:rPr>
                      <w:rFonts w:asciiTheme="minorHAnsi" w:eastAsiaTheme="minorEastAsia" w:hAnsiTheme="minorHAnsi" w:cstheme="minorBidi"/>
                      <w:color w:val="auto"/>
                      <w:szCs w:val="22"/>
                      <w:lang w:val="en-US"/>
                    </w:rPr>
                  </w:rPrChange>
                </w:rPr>
                <w:t>CM3 / CFX Internal Stimulation Device Execution Module</w:t>
              </w:r>
            </w:ins>
          </w:p>
        </w:tc>
      </w:tr>
      <w:tr w:rsidR="002E582F" w:rsidRPr="003F2E8B" w14:paraId="76BB5565" w14:textId="77777777" w:rsidTr="00CC0AAE">
        <w:trPr>
          <w:cantSplit/>
          <w:del w:id="1555" w:author="김은수" w:date="2026-10-12T00:19:00Z"/>
          <w:trPrChange w:id="1556"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557" w:author="김은수" w:date="2026-10-01T06:57:00Z">
              <w:tcPr>
                <w:tcW w:w="1762" w:type="dxa"/>
              </w:tcPr>
            </w:tcPrChange>
          </w:tcPr>
          <w:p w14:paraId="01D1E341" w14:textId="77777777" w:rsidR="002E582F" w:rsidRPr="00850940" w:rsidRDefault="00617422">
            <w:pPr>
              <w:pStyle w:val="TDCe"/>
              <w:pPrChange w:id="1558" w:author="김은수" w:date="2026-10-01T06:57:00Z">
                <w:pPr/>
              </w:pPrChange>
            </w:pPr>
            <w:r>
              <w:rPr>
                <w:b/>
                <w:rPrChange w:id="1559" w:author="김은수" w:date="2026-10-01T06:57:00Z">
                  <w:rPr>
                    <w:rFonts w:asciiTheme="minorHAnsi" w:eastAsiaTheme="minorEastAsia" w:hAnsiTheme="minorHAnsi" w:cstheme="minorBidi"/>
                    <w:b w:val="0"/>
                    <w:color w:val="auto"/>
                    <w:szCs w:val="22"/>
                    <w:lang w:val="en-US"/>
                  </w:rPr>
                </w:rPrChange>
              </w:rPr>
              <w:t>SW-FW-RID-40</w:t>
            </w:r>
          </w:p>
        </w:tc>
        <w:tc>
          <w:tcPr>
            <w:tcW w:w="3917" w:type="dxa"/>
            <w:tcPrChange w:id="1560" w:author="김은수" w:date="2026-10-01T06:57:00Z">
              <w:tcPr>
                <w:tcW w:w="3827" w:type="dxa"/>
              </w:tcPr>
            </w:tcPrChange>
          </w:tcPr>
          <w:p w14:paraId="6C07F6D9" w14:textId="77777777" w:rsidR="002E582F" w:rsidRPr="00895B94" w:rsidRDefault="00BA372A">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56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562" w:author="김은수" w:date="2026-09-29T18:27:00Z" w16du:dateUtc="2026-09-29T09:27:00Z">
              <w:r>
                <w:rPr>
                  <w:rFonts w:asciiTheme="minorEastAsia" w:hAnsiTheme="minorEastAsia" w:cs="Times New Roman" w:hint="eastAsia"/>
                  <w:color w:val="000000" w:themeColor="text1"/>
                </w:rPr>
                <w:delText>매핑 명령 응답(송신)</w:delText>
              </w:r>
              <w:r>
                <w:rPr>
                  <w:rFonts w:asciiTheme="minorEastAsia" w:hAnsiTheme="minorEastAsia" w:cs="Times New Roman"/>
                  <w:color w:val="000000" w:themeColor="text1"/>
                </w:rPr>
                <w:delText xml:space="preserve">, </w:delText>
              </w:r>
            </w:del>
            <w:r w:rsidR="005C1023">
              <w:rPr>
                <w:rFonts w:hint="eastAsia"/>
                <w:rPrChange w:id="1563" w:author="김은수" w:date="2026-10-01T06:57:00Z">
                  <w:rPr>
                    <w:rFonts w:asciiTheme="minorEastAsia" w:eastAsiaTheme="minorEastAsia" w:hAnsiTheme="minorEastAsia" w:cs="Times New Roman" w:hint="eastAsia"/>
                    <w:color w:val="auto"/>
                    <w:szCs w:val="22"/>
                    <w:lang w:val="en-US"/>
                  </w:rPr>
                </w:rPrChange>
              </w:rPr>
              <w:t>실시간</w:t>
            </w:r>
            <w:r w:rsidR="005C1023">
              <w:rPr>
                <w:rPrChange w:id="1564" w:author="김은수" w:date="2026-10-01T06:57:00Z">
                  <w:rPr>
                    <w:rFonts w:asciiTheme="minorEastAsia" w:eastAsiaTheme="minorEastAsia" w:hAnsiTheme="minorEastAsia" w:cs="Times New Roman"/>
                    <w:color w:val="auto"/>
                    <w:szCs w:val="22"/>
                    <w:lang w:val="en-US"/>
                  </w:rPr>
                </w:rPrChange>
              </w:rPr>
              <w:t xml:space="preserve"> 자극 </w:t>
            </w:r>
            <w:del w:id="1565" w:author="김은수" w:date="2026-09-29T18:27:00Z" w16du:dateUtc="2026-09-29T09:27:00Z">
              <w:r>
                <w:rPr>
                  <w:rFonts w:asciiTheme="minorEastAsia" w:hAnsiTheme="minorEastAsia" w:cs="Times New Roman" w:hint="eastAsia"/>
                  <w:color w:val="000000" w:themeColor="text1"/>
                </w:rPr>
                <w:delText xml:space="preserve">출력 </w:delText>
              </w:r>
            </w:del>
            <w:r w:rsidR="005C1023">
              <w:rPr>
                <w:rFonts w:hint="eastAsia"/>
                <w:rPrChange w:id="1566" w:author="김은수" w:date="2026-10-01T06:57:00Z">
                  <w:rPr>
                    <w:rFonts w:asciiTheme="minorEastAsia" w:eastAsiaTheme="minorEastAsia" w:hAnsiTheme="minorEastAsia" w:cs="Times New Roman" w:hint="eastAsia"/>
                    <w:color w:val="auto"/>
                    <w:szCs w:val="22"/>
                    <w:lang w:val="en-US"/>
                  </w:rPr>
                </w:rPrChange>
              </w:rPr>
              <w:t>진행</w:t>
            </w:r>
            <w:ins w:id="1567" w:author="김은수" w:date="2026-09-29T18:27:00Z" w16du:dateUtc="2026-09-29T09:27:00Z">
              <w:r w:rsidR="005C1023">
                <w:rPr>
                  <w:rPrChange w:id="1568" w:author="김은수" w:date="2026-10-01T06:57:00Z">
                    <w:rPr>
                      <w:rFonts w:asciiTheme="minorEastAsia" w:eastAsiaTheme="minorEastAsia" w:hAnsiTheme="minorEastAsia" w:cs="Times New Roman"/>
                      <w:color w:val="auto"/>
                      <w:szCs w:val="22"/>
                      <w:lang w:val="en-US"/>
                    </w:rPr>
                  </w:rPrChange>
                </w:rPr>
                <w:t xml:space="preserve"> 상태</w:t>
              </w:r>
            </w:ins>
          </w:p>
        </w:tc>
        <w:tc>
          <w:tcPr>
            <w:tcW w:w="3917" w:type="dxa"/>
            <w:tcPrChange w:id="1569" w:author="김은수" w:date="2026-10-01T06:57:00Z">
              <w:tcPr>
                <w:tcW w:w="3827" w:type="dxa"/>
              </w:tcPr>
            </w:tcPrChange>
          </w:tcPr>
          <w:p w14:paraId="0895D28E" w14:textId="77777777" w:rsidR="002E582F" w:rsidRPr="00C34F72" w:rsidRDefault="00B9764E">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570" w:author="김은수" w:date="2026-10-01T16:27:00Z" w16du:dateUtc="2026-10-01T07:27:00Z">
                  <w:rPr>
                    <w:rFonts w:asciiTheme="minorEastAsia" w:hAnsiTheme="minorEastAsia" w:cs="Times New Roman"/>
                  </w:rPr>
                </w:rPrChange>
              </w:rPr>
              <w:pPrChange w:id="157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572" w:author="김은수" w:date="2026-09-29T18:27:00Z" w16du:dateUtc="2026-09-29T09:27:00Z">
              <w:r w:rsidRPr="00C34F72">
                <w:rPr>
                  <w:lang w:val="en-US"/>
                  <w:rPrChange w:id="1573" w:author="김은수" w:date="2026-10-01T16:27:00Z" w16du:dateUtc="2026-10-01T07:27:00Z">
                    <w:rPr>
                      <w:rFonts w:asciiTheme="minorHAnsi" w:eastAsiaTheme="minorEastAsia" w:hAnsiTheme="minorHAnsi" w:cstheme="minorBidi"/>
                      <w:color w:val="auto"/>
                      <w:szCs w:val="22"/>
                      <w:lang w:val="en-US"/>
                    </w:rPr>
                  </w:rPrChange>
                </w:rPr>
                <w:delText>Bluetooth Communication Module</w:delText>
              </w:r>
            </w:del>
            <w:ins w:id="1574" w:author="김은수" w:date="2026-09-29T18:27:00Z" w16du:dateUtc="2026-09-29T09:27:00Z">
              <w:r w:rsidR="00AE4A56" w:rsidRPr="00C34F72">
                <w:rPr>
                  <w:lang w:val="en-US"/>
                  <w:rPrChange w:id="1575" w:author="김은수" w:date="2026-10-01T16:27:00Z" w16du:dateUtc="2026-10-01T07:27:00Z">
                    <w:rPr>
                      <w:rFonts w:asciiTheme="minorHAnsi" w:eastAsiaTheme="minorEastAsia" w:hAnsiTheme="minorHAnsi" w:cstheme="minorBidi"/>
                      <w:color w:val="auto"/>
                      <w:szCs w:val="22"/>
                      <w:lang w:val="en-US"/>
                    </w:rPr>
                  </w:rPrChange>
                </w:rPr>
                <w:t>CM3 / CFX Internal Stimulation Device Execution Module</w:t>
              </w:r>
            </w:ins>
          </w:p>
        </w:tc>
      </w:tr>
      <w:tr w:rsidR="002E582F" w:rsidRPr="003F2E8B" w14:paraId="36F88734" w14:textId="77777777" w:rsidTr="00CC0AAE">
        <w:trPr>
          <w:cantSplit/>
          <w:del w:id="1576" w:author="김은수" w:date="2026-10-12T00:19:00Z"/>
          <w:trPrChange w:id="157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578" w:author="김은수" w:date="2026-10-01T06:57:00Z">
              <w:tcPr>
                <w:tcW w:w="1762" w:type="dxa"/>
              </w:tcPr>
            </w:tcPrChange>
          </w:tcPr>
          <w:p w14:paraId="0BC7EC4B" w14:textId="77777777" w:rsidR="002E582F" w:rsidRPr="00850940" w:rsidRDefault="00617422">
            <w:pPr>
              <w:pStyle w:val="TDCe"/>
              <w:pPrChange w:id="1579" w:author="김은수" w:date="2026-10-01T06:57:00Z">
                <w:pPr/>
              </w:pPrChange>
            </w:pPr>
            <w:r>
              <w:rPr>
                <w:b/>
                <w:rPrChange w:id="1580" w:author="김은수" w:date="2026-10-01T06:57:00Z">
                  <w:rPr>
                    <w:rFonts w:asciiTheme="minorHAnsi" w:eastAsiaTheme="minorEastAsia" w:hAnsiTheme="minorHAnsi" w:cstheme="minorBidi"/>
                    <w:b w:val="0"/>
                    <w:color w:val="auto"/>
                    <w:szCs w:val="22"/>
                    <w:lang w:val="en-US"/>
                  </w:rPr>
                </w:rPrChange>
              </w:rPr>
              <w:t>SW-FW-RID-41</w:t>
            </w:r>
          </w:p>
        </w:tc>
        <w:tc>
          <w:tcPr>
            <w:tcW w:w="3917" w:type="dxa"/>
            <w:tcPrChange w:id="1581" w:author="김은수" w:date="2026-10-01T06:57:00Z">
              <w:tcPr>
                <w:tcW w:w="3827" w:type="dxa"/>
              </w:tcPr>
            </w:tcPrChange>
          </w:tcPr>
          <w:p w14:paraId="0FC0C29B"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58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PrChange w:id="1583" w:author="김은수" w:date="2026-10-01T06:57:00Z">
                  <w:rPr>
                    <w:rFonts w:asciiTheme="minorEastAsia" w:eastAsiaTheme="minorEastAsia" w:hAnsiTheme="minorEastAsia" w:cs="Times New Roman"/>
                    <w:color w:val="auto"/>
                    <w:szCs w:val="22"/>
                    <w:lang w:val="en-US"/>
                  </w:rPr>
                </w:rPrChange>
              </w:rPr>
              <w:t xml:space="preserve">I2C </w:t>
            </w:r>
            <w:del w:id="1584" w:author="김은수" w:date="2026-09-29T18:27:00Z" w16du:dateUtc="2026-09-29T09:27:00Z">
              <w:r w:rsidR="00BA372A">
                <w:rPr>
                  <w:rFonts w:asciiTheme="minorEastAsia" w:hAnsiTheme="minorEastAsia" w:cs="Times New Roman" w:hint="eastAsia"/>
                  <w:color w:val="000000" w:themeColor="text1"/>
                </w:rPr>
                <w:delText>통신,</w:delText>
              </w:r>
            </w:del>
            <w:ins w:id="1585" w:author="김은수" w:date="2026-09-29T18:27:00Z" w16du:dateUtc="2026-09-29T09:27:00Z">
              <w:r>
                <w:rPr>
                  <w:rFonts w:hint="eastAsia"/>
                  <w:rPrChange w:id="1586" w:author="김은수" w:date="2026-10-01T06:57:00Z">
                    <w:rPr>
                      <w:rFonts w:asciiTheme="minorEastAsia" w:eastAsiaTheme="minorEastAsia" w:hAnsiTheme="minorEastAsia" w:cs="Times New Roman" w:hint="eastAsia"/>
                      <w:color w:val="auto"/>
                      <w:szCs w:val="22"/>
                      <w:lang w:val="en-US"/>
                    </w:rPr>
                  </w:rPrChange>
                </w:rPr>
                <w:t>프로토콜을</w:t>
              </w:r>
              <w:r>
                <w:rPr>
                  <w:rPrChange w:id="1587" w:author="김은수" w:date="2026-10-01T06:57:00Z">
                    <w:rPr>
                      <w:rFonts w:asciiTheme="minorEastAsia" w:eastAsiaTheme="minorEastAsia" w:hAnsiTheme="minorEastAsia" w:cs="Times New Roman"/>
                      <w:color w:val="auto"/>
                      <w:szCs w:val="22"/>
                      <w:lang w:val="en-US"/>
                    </w:rPr>
                  </w:rPrChange>
                </w:rPr>
                <w:t xml:space="preserve"> 사용하여</w:t>
              </w:r>
            </w:ins>
            <w:r>
              <w:rPr>
                <w:rPrChange w:id="1588" w:author="김은수" w:date="2026-10-01T06:57:00Z">
                  <w:rPr>
                    <w:rFonts w:asciiTheme="minorEastAsia" w:eastAsiaTheme="minorEastAsia" w:hAnsiTheme="minorEastAsia" w:cs="Times New Roman"/>
                    <w:color w:val="auto"/>
                    <w:szCs w:val="22"/>
                    <w:lang w:val="en-US"/>
                  </w:rPr>
                </w:rPrChange>
              </w:rPr>
              <w:t xml:space="preserve"> FPGA</w:t>
            </w:r>
            <w:ins w:id="1589" w:author="김은수" w:date="2026-09-29T18:27:00Z" w16du:dateUtc="2026-09-29T09:27:00Z">
              <w:r>
                <w:rPr>
                  <w:rFonts w:hint="eastAsia"/>
                  <w:rPrChange w:id="1590" w:author="김은수" w:date="2026-10-01T06:57:00Z">
                    <w:rPr>
                      <w:rFonts w:asciiTheme="minorEastAsia" w:eastAsiaTheme="minorEastAsia" w:hAnsiTheme="minorEastAsia" w:cs="Times New Roman" w:hint="eastAsia"/>
                      <w:color w:val="auto"/>
                      <w:szCs w:val="22"/>
                      <w:lang w:val="en-US"/>
                    </w:rPr>
                  </w:rPrChange>
                </w:rPr>
                <w:t>와</w:t>
              </w:r>
              <w:r>
                <w:rPr>
                  <w:rPrChange w:id="1591" w:author="김은수" w:date="2026-10-01T06:57:00Z">
                    <w:rPr>
                      <w:rFonts w:asciiTheme="minorEastAsia" w:eastAsiaTheme="minorEastAsia" w:hAnsiTheme="minorEastAsia" w:cs="Times New Roman"/>
                      <w:color w:val="auto"/>
                      <w:szCs w:val="22"/>
                      <w:lang w:val="en-US"/>
                    </w:rPr>
                  </w:rPrChange>
                </w:rPr>
                <w:t xml:space="preserve"> 데이터 송/수신이 가능해야한다.</w:t>
              </w:r>
            </w:ins>
          </w:p>
        </w:tc>
        <w:tc>
          <w:tcPr>
            <w:tcW w:w="3917" w:type="dxa"/>
            <w:tcPrChange w:id="1592" w:author="김은수" w:date="2026-10-01T06:57:00Z">
              <w:tcPr>
                <w:tcW w:w="3827" w:type="dxa"/>
              </w:tcPr>
            </w:tcPrChange>
          </w:tcPr>
          <w:p w14:paraId="70F6611D"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59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594" w:author="김은수" w:date="2026-09-29T18:27:00Z" w16du:dateUtc="2026-09-29T09:27:00Z">
              <w:r>
                <w:rPr>
                  <w:rPrChange w:id="1595" w:author="김은수" w:date="2026-10-01T06:57:00Z">
                    <w:rPr>
                      <w:rFonts w:asciiTheme="minorHAnsi" w:eastAsiaTheme="minorEastAsia" w:hAnsiTheme="minorHAnsi" w:cstheme="minorBidi"/>
                      <w:color w:val="auto"/>
                      <w:szCs w:val="22"/>
                      <w:lang w:val="en-US"/>
                    </w:rPr>
                  </w:rPrChange>
                </w:rPr>
                <w:t xml:space="preserve">CM3 </w:t>
              </w:r>
            </w:ins>
            <w:r>
              <w:rPr>
                <w:rPrChange w:id="1596"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510EB39E" w14:textId="77777777" w:rsidTr="00CC0AAE">
        <w:trPr>
          <w:cantSplit/>
          <w:del w:id="1597" w:author="김은수" w:date="2026-10-12T00:19:00Z"/>
          <w:trPrChange w:id="1598"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599" w:author="김은수" w:date="2026-10-01T06:57:00Z">
              <w:tcPr>
                <w:tcW w:w="1762" w:type="dxa"/>
              </w:tcPr>
            </w:tcPrChange>
          </w:tcPr>
          <w:p w14:paraId="77679E7E" w14:textId="77777777" w:rsidR="002E582F" w:rsidRPr="00850940" w:rsidRDefault="00617422">
            <w:pPr>
              <w:pStyle w:val="TDCe"/>
              <w:pPrChange w:id="1600" w:author="김은수" w:date="2026-10-01T06:57:00Z">
                <w:pPr/>
              </w:pPrChange>
            </w:pPr>
            <w:r>
              <w:rPr>
                <w:b/>
                <w:rPrChange w:id="1601" w:author="김은수" w:date="2026-10-01T06:57:00Z">
                  <w:rPr>
                    <w:rFonts w:asciiTheme="minorHAnsi" w:eastAsiaTheme="minorEastAsia" w:hAnsiTheme="minorHAnsi" w:cstheme="minorBidi"/>
                    <w:b w:val="0"/>
                    <w:color w:val="auto"/>
                    <w:szCs w:val="22"/>
                    <w:lang w:val="en-US"/>
                  </w:rPr>
                </w:rPrChange>
              </w:rPr>
              <w:t>SW-FW-RID-42</w:t>
            </w:r>
          </w:p>
        </w:tc>
        <w:tc>
          <w:tcPr>
            <w:tcW w:w="3917" w:type="dxa"/>
            <w:tcPrChange w:id="1602" w:author="김은수" w:date="2026-10-01T06:57:00Z">
              <w:tcPr>
                <w:tcW w:w="3827" w:type="dxa"/>
              </w:tcPr>
            </w:tcPrChange>
          </w:tcPr>
          <w:p w14:paraId="5D384859" w14:textId="77777777" w:rsidR="002E582F" w:rsidRPr="00895B94" w:rsidRDefault="00BA372A">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0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604" w:author="김은수" w:date="2026-09-29T18:27:00Z" w16du:dateUtc="2026-09-29T09:27:00Z">
              <w:r>
                <w:rPr>
                  <w:rFonts w:asciiTheme="minorEastAsia" w:hAnsiTheme="minorEastAsia" w:cs="Times New Roman" w:hint="eastAsia"/>
                  <w:color w:val="000000" w:themeColor="text1"/>
                </w:rPr>
                <w:delText>I</w:delText>
              </w:r>
              <w:r>
                <w:rPr>
                  <w:rFonts w:asciiTheme="minorEastAsia" w:hAnsiTheme="minorEastAsia" w:cs="Times New Roman"/>
                  <w:color w:val="000000" w:themeColor="text1"/>
                </w:rPr>
                <w:delText xml:space="preserve">2C </w:delText>
              </w:r>
              <w:r>
                <w:rPr>
                  <w:rFonts w:asciiTheme="minorEastAsia" w:hAnsiTheme="minorEastAsia" w:cs="Times New Roman" w:hint="eastAsia"/>
                  <w:color w:val="000000" w:themeColor="text1"/>
                </w:rPr>
                <w:delText>통신,</w:delText>
              </w:r>
              <w:r>
                <w:rPr>
                  <w:rFonts w:asciiTheme="minorEastAsia" w:hAnsiTheme="minorEastAsia" w:cs="Times New Roman"/>
                  <w:color w:val="000000" w:themeColor="text1"/>
                </w:rPr>
                <w:delText xml:space="preserve"> </w:delText>
              </w:r>
              <w:r>
                <w:rPr>
                  <w:rFonts w:asciiTheme="minorEastAsia" w:hAnsiTheme="minorEastAsia" w:cs="Times New Roman" w:hint="eastAsia"/>
                  <w:color w:val="000000" w:themeColor="text1"/>
                </w:rPr>
                <w:delText>가속도 센서</w:delText>
              </w:r>
            </w:del>
            <w:ins w:id="1605" w:author="김은수" w:date="2026-09-29T18:27:00Z" w16du:dateUtc="2026-09-29T09:27:00Z">
              <w:r w:rsidR="005C1023">
                <w:rPr>
                  <w:rPrChange w:id="1606" w:author="김은수" w:date="2026-10-01T06:57:00Z">
                    <w:rPr>
                      <w:rFonts w:asciiTheme="minorEastAsia" w:eastAsiaTheme="minorEastAsia" w:hAnsiTheme="minorEastAsia" w:cs="Times New Roman"/>
                      <w:color w:val="auto"/>
                      <w:szCs w:val="22"/>
                      <w:lang w:val="en-US"/>
                    </w:rPr>
                  </w:rPrChange>
                </w:rPr>
                <w:t>I2C 프로토콜을 사용하여 터치 센서와 데이터를 송수신할 수 있어야 한다.</w:t>
              </w:r>
            </w:ins>
          </w:p>
        </w:tc>
        <w:tc>
          <w:tcPr>
            <w:tcW w:w="3917" w:type="dxa"/>
            <w:tcPrChange w:id="1607" w:author="김은수" w:date="2026-10-01T06:57:00Z">
              <w:tcPr>
                <w:tcW w:w="3827" w:type="dxa"/>
              </w:tcPr>
            </w:tcPrChange>
          </w:tcPr>
          <w:p w14:paraId="533C72D8"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0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609" w:author="김은수" w:date="2026-09-29T18:27:00Z" w16du:dateUtc="2026-09-29T09:27:00Z">
              <w:r>
                <w:rPr>
                  <w:rPrChange w:id="1610" w:author="김은수" w:date="2026-10-01T06:57:00Z">
                    <w:rPr>
                      <w:rFonts w:asciiTheme="minorHAnsi" w:eastAsiaTheme="minorEastAsia" w:hAnsiTheme="minorHAnsi" w:cstheme="minorBidi"/>
                      <w:color w:val="auto"/>
                      <w:szCs w:val="22"/>
                      <w:lang w:val="en-US"/>
                    </w:rPr>
                  </w:rPrChange>
                </w:rPr>
                <w:t xml:space="preserve">CM3 </w:t>
              </w:r>
            </w:ins>
            <w:r>
              <w:rPr>
                <w:rPrChange w:id="1611"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0516F083" w14:textId="77777777" w:rsidTr="00CC0AAE">
        <w:trPr>
          <w:cantSplit/>
          <w:del w:id="1612" w:author="김은수" w:date="2026-10-12T00:19:00Z"/>
          <w:trPrChange w:id="161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614" w:author="김은수" w:date="2026-10-01T06:57:00Z">
              <w:tcPr>
                <w:tcW w:w="1762" w:type="dxa"/>
              </w:tcPr>
            </w:tcPrChange>
          </w:tcPr>
          <w:p w14:paraId="3C0D847F" w14:textId="77777777" w:rsidR="002E582F" w:rsidRPr="00850940" w:rsidRDefault="00617422">
            <w:pPr>
              <w:pStyle w:val="TDCe"/>
              <w:pPrChange w:id="1615" w:author="김은수" w:date="2026-10-01T06:57:00Z">
                <w:pPr/>
              </w:pPrChange>
            </w:pPr>
            <w:r>
              <w:rPr>
                <w:b/>
                <w:rPrChange w:id="1616" w:author="김은수" w:date="2026-10-01T06:57:00Z">
                  <w:rPr>
                    <w:rFonts w:asciiTheme="minorHAnsi" w:eastAsiaTheme="minorEastAsia" w:hAnsiTheme="minorHAnsi" w:cstheme="minorBidi"/>
                    <w:b w:val="0"/>
                    <w:color w:val="auto"/>
                    <w:szCs w:val="22"/>
                    <w:lang w:val="en-US"/>
                  </w:rPr>
                </w:rPrChange>
              </w:rPr>
              <w:t>SW-FW-RID-43</w:t>
            </w:r>
          </w:p>
        </w:tc>
        <w:tc>
          <w:tcPr>
            <w:tcW w:w="3917" w:type="dxa"/>
            <w:tcPrChange w:id="1617" w:author="김은수" w:date="2026-10-01T06:57:00Z">
              <w:tcPr>
                <w:tcW w:w="3827" w:type="dxa"/>
              </w:tcPr>
            </w:tcPrChange>
          </w:tcPr>
          <w:p w14:paraId="6DA0DCA4"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1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PrChange w:id="1619" w:author="김은수" w:date="2026-10-01T06:57:00Z">
                  <w:rPr>
                    <w:rFonts w:asciiTheme="minorEastAsia" w:eastAsiaTheme="minorEastAsia" w:hAnsiTheme="minorEastAsia" w:cs="Times New Roman"/>
                    <w:color w:val="auto"/>
                    <w:szCs w:val="22"/>
                    <w:lang w:val="en-US"/>
                  </w:rPr>
                </w:rPrChange>
              </w:rPr>
              <w:t>I2C</w:t>
            </w:r>
            <w:del w:id="1620" w:author="김은수" w:date="2026-09-29T18:27:00Z" w16du:dateUtc="2026-09-29T09:27:00Z">
              <w:r w:rsidR="00BA372A">
                <w:rPr>
                  <w:rFonts w:asciiTheme="minorEastAsia" w:hAnsiTheme="minorEastAsia" w:cs="Times New Roman"/>
                  <w:color w:val="000000" w:themeColor="text1"/>
                </w:rPr>
                <w:delText xml:space="preserve"> </w:delText>
              </w:r>
              <w:r w:rsidR="00BA372A">
                <w:rPr>
                  <w:rFonts w:asciiTheme="minorEastAsia" w:hAnsiTheme="minorEastAsia" w:cs="Times New Roman" w:hint="eastAsia"/>
                  <w:color w:val="000000" w:themeColor="text1"/>
                </w:rPr>
                <w:delText>통신,</w:delText>
              </w:r>
              <w:r w:rsidR="00BA372A">
                <w:rPr>
                  <w:rFonts w:asciiTheme="minorEastAsia" w:hAnsiTheme="minorEastAsia" w:cs="Times New Roman"/>
                  <w:color w:val="000000" w:themeColor="text1"/>
                </w:rPr>
                <w:delText xml:space="preserve"> Tx</w:delText>
              </w:r>
            </w:del>
            <w:ins w:id="1621" w:author="김은수" w:date="2026-09-29T18:27:00Z" w16du:dateUtc="2026-09-29T09:27:00Z">
              <w:r>
                <w:rPr>
                  <w:rFonts w:hint="eastAsia"/>
                  <w:rPrChange w:id="1622" w:author="김은수" w:date="2026-10-01T06:57:00Z">
                    <w:rPr>
                      <w:rFonts w:asciiTheme="minorEastAsia" w:eastAsiaTheme="minorEastAsia" w:hAnsiTheme="minorEastAsia" w:cs="Times New Roman" w:hint="eastAsia"/>
                      <w:color w:val="auto"/>
                      <w:szCs w:val="22"/>
                      <w:lang w:val="en-US"/>
                    </w:rPr>
                  </w:rPrChange>
                </w:rPr>
                <w:t>를</w:t>
              </w:r>
              <w:r>
                <w:rPr>
                  <w:rPrChange w:id="1623" w:author="김은수" w:date="2026-10-01T06:57:00Z">
                    <w:rPr>
                      <w:rFonts w:asciiTheme="minorEastAsia" w:eastAsiaTheme="minorEastAsia" w:hAnsiTheme="minorEastAsia" w:cs="Times New Roman"/>
                      <w:color w:val="auto"/>
                      <w:szCs w:val="22"/>
                      <w:lang w:val="en-US"/>
                    </w:rPr>
                  </w:rPrChange>
                </w:rPr>
                <w:t xml:space="preserve"> 프로토콜을 사용하여</w:t>
              </w:r>
            </w:ins>
            <w:r>
              <w:rPr>
                <w:rPrChange w:id="1624" w:author="김은수" w:date="2026-10-01T06:57:00Z">
                  <w:rPr>
                    <w:rFonts w:asciiTheme="minorEastAsia" w:eastAsiaTheme="minorEastAsia" w:hAnsiTheme="minorEastAsia" w:cs="Times New Roman"/>
                    <w:color w:val="auto"/>
                    <w:szCs w:val="22"/>
                    <w:lang w:val="en-US"/>
                  </w:rPr>
                </w:rPrChange>
              </w:rPr>
              <w:t xml:space="preserve"> PMIC</w:t>
            </w:r>
            <w:ins w:id="1625" w:author="김은수" w:date="2026-09-29T18:27:00Z" w16du:dateUtc="2026-09-29T09:27:00Z">
              <w:r>
                <w:rPr>
                  <w:rFonts w:hint="eastAsia"/>
                  <w:rPrChange w:id="1626" w:author="김은수" w:date="2026-10-01T06:57:00Z">
                    <w:rPr>
                      <w:rFonts w:asciiTheme="minorEastAsia" w:eastAsiaTheme="minorEastAsia" w:hAnsiTheme="minorEastAsia" w:cs="Times New Roman" w:hint="eastAsia"/>
                      <w:color w:val="auto"/>
                      <w:szCs w:val="22"/>
                      <w:lang w:val="en-US"/>
                    </w:rPr>
                  </w:rPrChange>
                </w:rPr>
                <w:t>의</w:t>
              </w:r>
              <w:r>
                <w:rPr>
                  <w:rPrChange w:id="1627" w:author="김은수" w:date="2026-10-01T06:57:00Z">
                    <w:rPr>
                      <w:rFonts w:asciiTheme="minorEastAsia" w:eastAsiaTheme="minorEastAsia" w:hAnsiTheme="minorEastAsia" w:cs="Times New Roman"/>
                      <w:color w:val="auto"/>
                      <w:szCs w:val="22"/>
                      <w:lang w:val="en-US"/>
                    </w:rPr>
                  </w:rPrChange>
                </w:rPr>
                <w:t xml:space="preserve"> 조정이 가능해야한다.</w:t>
              </w:r>
            </w:ins>
          </w:p>
        </w:tc>
        <w:tc>
          <w:tcPr>
            <w:tcW w:w="3917" w:type="dxa"/>
            <w:tcPrChange w:id="1628" w:author="김은수" w:date="2026-10-01T06:57:00Z">
              <w:tcPr>
                <w:tcW w:w="3827" w:type="dxa"/>
              </w:tcPr>
            </w:tcPrChange>
          </w:tcPr>
          <w:p w14:paraId="4F3D7DFB"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2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630" w:author="김은수" w:date="2026-09-29T18:27:00Z" w16du:dateUtc="2026-09-29T09:27:00Z">
              <w:r>
                <w:rPr>
                  <w:rPrChange w:id="1631" w:author="김은수" w:date="2026-10-01T06:57:00Z">
                    <w:rPr>
                      <w:rFonts w:asciiTheme="minorHAnsi" w:eastAsiaTheme="minorEastAsia" w:hAnsiTheme="minorHAnsi" w:cstheme="minorBidi"/>
                      <w:color w:val="auto"/>
                      <w:szCs w:val="22"/>
                      <w:lang w:val="en-US"/>
                    </w:rPr>
                  </w:rPrChange>
                </w:rPr>
                <w:t xml:space="preserve">CM3 </w:t>
              </w:r>
            </w:ins>
            <w:r>
              <w:rPr>
                <w:rPrChange w:id="1632"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421CB2C7" w14:textId="77777777" w:rsidTr="00CC0AAE">
        <w:trPr>
          <w:cantSplit/>
          <w:del w:id="1633" w:author="김은수" w:date="2026-10-12T00:19:00Z"/>
          <w:trPrChange w:id="1634"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635" w:author="김은수" w:date="2026-10-01T06:57:00Z">
              <w:tcPr>
                <w:tcW w:w="1762" w:type="dxa"/>
              </w:tcPr>
            </w:tcPrChange>
          </w:tcPr>
          <w:p w14:paraId="5C157B66" w14:textId="77777777" w:rsidR="002E582F" w:rsidRPr="00850940" w:rsidRDefault="00617422">
            <w:pPr>
              <w:pStyle w:val="TDCe"/>
              <w:pPrChange w:id="1636" w:author="김은수" w:date="2026-10-01T06:57:00Z">
                <w:pPr/>
              </w:pPrChange>
            </w:pPr>
            <w:r>
              <w:rPr>
                <w:b/>
                <w:rPrChange w:id="1637" w:author="김은수" w:date="2026-10-01T06:57:00Z">
                  <w:rPr>
                    <w:rFonts w:asciiTheme="minorHAnsi" w:eastAsiaTheme="minorEastAsia" w:hAnsiTheme="minorHAnsi" w:cstheme="minorBidi"/>
                    <w:b w:val="0"/>
                    <w:color w:val="auto"/>
                    <w:szCs w:val="22"/>
                    <w:lang w:val="en-US"/>
                  </w:rPr>
                </w:rPrChange>
              </w:rPr>
              <w:t>SW-FW-RID-46</w:t>
            </w:r>
          </w:p>
        </w:tc>
        <w:tc>
          <w:tcPr>
            <w:tcW w:w="3917" w:type="dxa"/>
            <w:tcPrChange w:id="1638" w:author="김은수" w:date="2026-10-01T06:57:00Z">
              <w:tcPr>
                <w:tcW w:w="3827" w:type="dxa"/>
              </w:tcPr>
            </w:tcPrChange>
          </w:tcPr>
          <w:p w14:paraId="3F2BDF88"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3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640" w:author="김은수" w:date="2026-10-01T06:57:00Z">
                  <w:rPr>
                    <w:rFonts w:asciiTheme="minorEastAsia" w:eastAsiaTheme="minorEastAsia" w:hAnsiTheme="minorEastAsia" w:cs="Times New Roman" w:hint="eastAsia"/>
                    <w:color w:val="auto"/>
                    <w:szCs w:val="22"/>
                    <w:lang w:val="en-US"/>
                  </w:rPr>
                </w:rPrChange>
              </w:rPr>
              <w:t>등록된</w:t>
            </w:r>
            <w:r>
              <w:rPr>
                <w:rPrChange w:id="1641" w:author="김은수" w:date="2026-10-01T06:57:00Z">
                  <w:rPr>
                    <w:rFonts w:asciiTheme="minorEastAsia" w:eastAsiaTheme="minorEastAsia" w:hAnsiTheme="minorEastAsia" w:cs="Times New Roman"/>
                    <w:color w:val="auto"/>
                    <w:szCs w:val="22"/>
                    <w:lang w:val="en-US"/>
                  </w:rPr>
                </w:rPrChange>
              </w:rPr>
              <w:t xml:space="preserve"> 내부이식장치와만 근접 </w:t>
            </w:r>
            <w:ins w:id="1642" w:author="김은수" w:date="2026-09-29T18:27:00Z" w16du:dateUtc="2026-09-29T09:27:00Z">
              <w:r>
                <w:rPr>
                  <w:rFonts w:hint="eastAsia"/>
                  <w:rPrChange w:id="1643" w:author="김은수" w:date="2026-10-01T06:57:00Z">
                    <w:rPr>
                      <w:rFonts w:asciiTheme="minorEastAsia" w:eastAsiaTheme="minorEastAsia" w:hAnsiTheme="minorEastAsia" w:cs="Times New Roman" w:hint="eastAsia"/>
                      <w:color w:val="auto"/>
                      <w:szCs w:val="22"/>
                      <w:lang w:val="en-US"/>
                    </w:rPr>
                  </w:rPrChange>
                </w:rPr>
                <w:t>무선</w:t>
              </w:r>
              <w:r>
                <w:rPr>
                  <w:rPrChange w:id="1644" w:author="김은수" w:date="2026-10-01T06:57:00Z">
                    <w:rPr>
                      <w:rFonts w:asciiTheme="minorEastAsia" w:eastAsiaTheme="minorEastAsia" w:hAnsiTheme="minorEastAsia" w:cs="Times New Roman"/>
                      <w:color w:val="auto"/>
                      <w:szCs w:val="22"/>
                      <w:lang w:val="en-US"/>
                    </w:rPr>
                  </w:rPrChange>
                </w:rPr>
                <w:t xml:space="preserve"> </w:t>
              </w:r>
            </w:ins>
            <w:r>
              <w:rPr>
                <w:rFonts w:hint="eastAsia"/>
                <w:rPrChange w:id="1645" w:author="김은수" w:date="2026-10-01T06:57:00Z">
                  <w:rPr>
                    <w:rFonts w:asciiTheme="minorEastAsia" w:eastAsiaTheme="minorEastAsia" w:hAnsiTheme="minorEastAsia" w:cs="Times New Roman" w:hint="eastAsia"/>
                    <w:color w:val="auto"/>
                    <w:szCs w:val="22"/>
                    <w:lang w:val="en-US"/>
                  </w:rPr>
                </w:rPrChange>
              </w:rPr>
              <w:t>통신을</w:t>
            </w:r>
            <w:r>
              <w:rPr>
                <w:rPrChange w:id="1646" w:author="김은수" w:date="2026-10-01T06:57:00Z">
                  <w:rPr>
                    <w:rFonts w:asciiTheme="minorEastAsia" w:eastAsiaTheme="minorEastAsia" w:hAnsiTheme="minorEastAsia" w:cs="Times New Roman"/>
                    <w:color w:val="auto"/>
                    <w:szCs w:val="22"/>
                    <w:lang w:val="en-US"/>
                  </w:rPr>
                </w:rPrChange>
              </w:rPr>
              <w:t xml:space="preserve"> 연결한다.</w:t>
            </w:r>
          </w:p>
        </w:tc>
        <w:tc>
          <w:tcPr>
            <w:tcW w:w="3917" w:type="dxa"/>
            <w:tcPrChange w:id="1647" w:author="김은수" w:date="2026-10-01T06:57:00Z">
              <w:tcPr>
                <w:tcW w:w="3827" w:type="dxa"/>
              </w:tcPr>
            </w:tcPrChange>
          </w:tcPr>
          <w:p w14:paraId="112B3854"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648" w:author="김은수" w:date="2026-10-01T16:27:00Z" w16du:dateUtc="2026-10-01T07:27:00Z">
                  <w:rPr>
                    <w:rFonts w:asciiTheme="minorEastAsia" w:hAnsiTheme="minorEastAsia" w:cs="Times New Roman"/>
                  </w:rPr>
                </w:rPrChange>
              </w:rPr>
              <w:pPrChange w:id="164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650" w:author="김은수" w:date="2026-09-29T18:27:00Z" w16du:dateUtc="2026-09-29T09:27:00Z">
              <w:r w:rsidRPr="00C34F72">
                <w:rPr>
                  <w:lang w:val="en-US"/>
                  <w:rPrChange w:id="1651" w:author="김은수" w:date="2026-10-01T16:27:00Z" w16du:dateUtc="2026-10-01T07:27:00Z">
                    <w:rPr>
                      <w:rFonts w:asciiTheme="minorHAnsi" w:eastAsiaTheme="minorEastAsia" w:hAnsiTheme="minorHAnsi" w:cstheme="minorBidi"/>
                      <w:color w:val="auto"/>
                      <w:szCs w:val="22"/>
                      <w:lang w:val="en-US"/>
                    </w:rPr>
                  </w:rPrChange>
                </w:rPr>
                <w:t xml:space="preserve">CM3 / CFX </w:t>
              </w:r>
            </w:ins>
            <w:r w:rsidRPr="00C34F72">
              <w:rPr>
                <w:lang w:val="en-US"/>
                <w:rPrChange w:id="1652" w:author="김은수" w:date="2026-10-01T16:27:00Z" w16du:dateUtc="2026-10-01T07:27:00Z">
                  <w:rPr>
                    <w:rFonts w:asciiTheme="minorHAnsi" w:eastAsiaTheme="minorEastAsia" w:hAnsiTheme="minorHAnsi" w:cstheme="minorBidi"/>
                    <w:color w:val="auto"/>
                    <w:szCs w:val="22"/>
                    <w:lang w:val="en-US"/>
                  </w:rPr>
                </w:rPrChange>
              </w:rPr>
              <w:t>Internal Stimulation Device Execution Module</w:t>
            </w:r>
          </w:p>
        </w:tc>
      </w:tr>
      <w:tr w:rsidR="002E582F" w:rsidRPr="003F2E8B" w14:paraId="7A5E33B8" w14:textId="77777777" w:rsidTr="00CC0AAE">
        <w:trPr>
          <w:cantSplit/>
          <w:del w:id="1653" w:author="김은수" w:date="2026-10-12T00:19:00Z"/>
          <w:trPrChange w:id="1654"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655" w:author="김은수" w:date="2026-10-01T06:57:00Z">
              <w:tcPr>
                <w:tcW w:w="1762" w:type="dxa"/>
              </w:tcPr>
            </w:tcPrChange>
          </w:tcPr>
          <w:p w14:paraId="620341F9" w14:textId="77777777" w:rsidR="002E582F" w:rsidRPr="00850940" w:rsidRDefault="00617422">
            <w:pPr>
              <w:pStyle w:val="TDCe"/>
              <w:pPrChange w:id="1656" w:author="김은수" w:date="2026-10-01T06:57:00Z">
                <w:pPr/>
              </w:pPrChange>
            </w:pPr>
            <w:r>
              <w:rPr>
                <w:b/>
                <w:rPrChange w:id="1657" w:author="김은수" w:date="2026-10-01T06:57:00Z">
                  <w:rPr>
                    <w:rFonts w:asciiTheme="minorHAnsi" w:eastAsiaTheme="minorEastAsia" w:hAnsiTheme="minorHAnsi" w:cstheme="minorBidi"/>
                    <w:b w:val="0"/>
                    <w:color w:val="auto"/>
                    <w:szCs w:val="22"/>
                    <w:lang w:val="en-US"/>
                  </w:rPr>
                </w:rPrChange>
              </w:rPr>
              <w:t>SW-FW-RID-47</w:t>
            </w:r>
          </w:p>
        </w:tc>
        <w:tc>
          <w:tcPr>
            <w:tcW w:w="3917" w:type="dxa"/>
            <w:tcPrChange w:id="1658" w:author="김은수" w:date="2026-10-01T06:57:00Z">
              <w:tcPr>
                <w:tcW w:w="3827" w:type="dxa"/>
              </w:tcPr>
            </w:tcPrChange>
          </w:tcPr>
          <w:p w14:paraId="3206EAD0" w14:textId="77777777" w:rsidR="002E582F" w:rsidRPr="00895B94" w:rsidRDefault="00D94EE5">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5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660" w:author="김은수" w:date="2026-09-29T18:27:00Z" w16du:dateUtc="2026-09-29T09:27:00Z">
              <w:r>
                <w:rPr>
                  <w:rFonts w:asciiTheme="minorEastAsia" w:hAnsiTheme="minorEastAsia" w:cs="Times New Roman" w:hint="eastAsia"/>
                  <w:color w:val="000000" w:themeColor="text1"/>
                </w:rPr>
                <w:delText>내부기 연결 상태에서 블루투스 활성화</w:delText>
              </w:r>
            </w:del>
            <w:ins w:id="1661" w:author="김은수" w:date="2026-09-29T18:27:00Z" w16du:dateUtc="2026-09-29T09:27:00Z">
              <w:r w:rsidR="005C1023">
                <w:rPr>
                  <w:rPrChange w:id="1662" w:author="김은수" w:date="2026-10-01T06:57:00Z">
                    <w:rPr>
                      <w:rFonts w:asciiTheme="minorEastAsia" w:eastAsiaTheme="minorEastAsia" w:hAnsiTheme="minorEastAsia" w:cs="Times New Roman"/>
                      <w:color w:val="auto"/>
                      <w:szCs w:val="22"/>
                      <w:lang w:val="en-US"/>
                    </w:rPr>
                  </w:rPrChange>
                </w:rPr>
                <w:t>[QCC 단독] 일정시간 동안 제어 명령이 수신되지 않으면, BLE 연결을 해제한다.</w:t>
              </w:r>
            </w:ins>
          </w:p>
        </w:tc>
        <w:tc>
          <w:tcPr>
            <w:tcW w:w="3917" w:type="dxa"/>
            <w:tcPrChange w:id="1663" w:author="김은수" w:date="2026-10-01T06:57:00Z">
              <w:tcPr>
                <w:tcW w:w="3827" w:type="dxa"/>
              </w:tcPr>
            </w:tcPrChange>
          </w:tcPr>
          <w:p w14:paraId="4E6B02FB" w14:textId="77777777" w:rsidR="002E582F" w:rsidRPr="00895B94" w:rsidRDefault="00D94EE5">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6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665" w:author="김은수" w:date="2026-09-29T18:27:00Z" w16du:dateUtc="2026-09-29T09:27:00Z">
              <w:r>
                <w:rPr>
                  <w:rFonts w:asciiTheme="minorEastAsia" w:hAnsiTheme="minorEastAsia" w:cs="Times New Roman"/>
                </w:rPr>
                <w:delText>System Control</w:delText>
              </w:r>
            </w:del>
            <w:ins w:id="1666" w:author="김은수" w:date="2026-09-29T18:27:00Z" w16du:dateUtc="2026-09-29T09:27:00Z">
              <w:r w:rsidR="00AE4A56">
                <w:rPr>
                  <w:rPrChange w:id="1667" w:author="김은수" w:date="2026-10-01T06:57:00Z">
                    <w:rPr>
                      <w:rFonts w:asciiTheme="minorHAnsi" w:eastAsiaTheme="minorEastAsia" w:hAnsiTheme="minorHAnsi" w:cstheme="minorBidi"/>
                      <w:color w:val="auto"/>
                      <w:szCs w:val="22"/>
                      <w:lang w:val="en-US"/>
                    </w:rPr>
                  </w:rPrChange>
                </w:rPr>
                <w:t>QCC Bluetooth Communication</w:t>
              </w:r>
            </w:ins>
            <w:r w:rsidR="00AE4A56">
              <w:rPr>
                <w:rPrChange w:id="1668" w:author="김은수" w:date="2026-10-01T06:57:00Z">
                  <w:rPr>
                    <w:rFonts w:asciiTheme="minorHAnsi" w:eastAsiaTheme="minorEastAsia" w:hAnsiTheme="minorHAnsi" w:cstheme="minorBidi"/>
                    <w:color w:val="auto"/>
                    <w:szCs w:val="22"/>
                    <w:lang w:val="en-US"/>
                  </w:rPr>
                </w:rPrChange>
              </w:rPr>
              <w:t xml:space="preserve"> Module</w:t>
            </w:r>
          </w:p>
        </w:tc>
      </w:tr>
      <w:tr w:rsidR="002E582F" w:rsidRPr="003F2E8B" w14:paraId="6BDEDBA9" w14:textId="77777777" w:rsidTr="00CC0AAE">
        <w:trPr>
          <w:cantSplit/>
          <w:del w:id="1669" w:author="김은수" w:date="2026-10-12T00:19:00Z"/>
          <w:trPrChange w:id="1670"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671" w:author="김은수" w:date="2026-10-01T06:57:00Z">
              <w:tcPr>
                <w:tcW w:w="1762" w:type="dxa"/>
              </w:tcPr>
            </w:tcPrChange>
          </w:tcPr>
          <w:p w14:paraId="0AF30033" w14:textId="77777777" w:rsidR="002E582F" w:rsidRPr="00850940" w:rsidRDefault="00617422">
            <w:pPr>
              <w:pStyle w:val="TDCe"/>
              <w:pPrChange w:id="1672" w:author="김은수" w:date="2026-10-01T06:57:00Z">
                <w:pPr/>
              </w:pPrChange>
            </w:pPr>
            <w:r>
              <w:rPr>
                <w:b/>
                <w:rPrChange w:id="1673" w:author="김은수" w:date="2026-10-01T06:57:00Z">
                  <w:rPr>
                    <w:rFonts w:asciiTheme="minorHAnsi" w:eastAsiaTheme="minorEastAsia" w:hAnsiTheme="minorHAnsi" w:cstheme="minorBidi"/>
                    <w:b w:val="0"/>
                    <w:color w:val="auto"/>
                    <w:szCs w:val="22"/>
                    <w:lang w:val="en-US"/>
                  </w:rPr>
                </w:rPrChange>
              </w:rPr>
              <w:t>SW-FW-RID-48</w:t>
            </w:r>
          </w:p>
        </w:tc>
        <w:tc>
          <w:tcPr>
            <w:tcW w:w="3917" w:type="dxa"/>
            <w:tcPrChange w:id="1674" w:author="김은수" w:date="2026-10-01T06:57:00Z">
              <w:tcPr>
                <w:tcW w:w="3827" w:type="dxa"/>
              </w:tcPr>
            </w:tcPrChange>
          </w:tcPr>
          <w:p w14:paraId="275B5CCD" w14:textId="77777777" w:rsidR="002E582F" w:rsidRPr="00895B94" w:rsidRDefault="00D94EE5">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7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676" w:author="김은수" w:date="2026-09-29T18:27:00Z" w16du:dateUtc="2026-09-29T09:27:00Z">
              <w:r>
                <w:rPr>
                  <w:rFonts w:asciiTheme="minorEastAsia" w:hAnsiTheme="minorEastAsia" w:cs="Times New Roman" w:hint="eastAsia"/>
                  <w:color w:val="000000" w:themeColor="text1"/>
                </w:rPr>
                <w:delText>블루투스 통신에 페어링 기능 적용을 통하여 보안 데이터 통신</w:delText>
              </w:r>
            </w:del>
            <w:ins w:id="1677" w:author="김은수" w:date="2026-09-29T18:27:00Z" w16du:dateUtc="2026-09-29T09:27:00Z">
              <w:r w:rsidR="005C1023">
                <w:rPr>
                  <w:rPrChange w:id="1678" w:author="김은수" w:date="2026-10-01T06:57:00Z">
                    <w:rPr>
                      <w:rFonts w:asciiTheme="minorEastAsia" w:eastAsiaTheme="minorEastAsia" w:hAnsiTheme="minorEastAsia" w:cs="Times New Roman"/>
                      <w:color w:val="auto"/>
                      <w:szCs w:val="22"/>
                      <w:lang w:val="en-US"/>
                    </w:rPr>
                  </w:rPrChange>
                </w:rPr>
                <w:t>[QCC 단독] 1. BLE Pairing 기능을  사용하여 인가된 장치와 연결</w:t>
              </w:r>
              <w:r w:rsidR="005C1023">
                <w:rPr>
                  <w:rPrChange w:id="1679" w:author="김은수" w:date="2026-10-01T06:57:00Z">
                    <w:rPr>
                      <w:rFonts w:asciiTheme="minorEastAsia" w:eastAsiaTheme="minorEastAsia" w:hAnsiTheme="minorEastAsia" w:cs="Times New Roman"/>
                      <w:color w:val="auto"/>
                      <w:szCs w:val="22"/>
                      <w:lang w:val="en-US"/>
                    </w:rPr>
                  </w:rPrChange>
                </w:rPr>
                <w:br/>
                <w:t>2. BLE 연결 후 별도의 자체 인증 방식, CRA(Challenge-Response Authentication),을 사용하여 적법한 장치를 확인</w:t>
              </w:r>
            </w:ins>
          </w:p>
        </w:tc>
        <w:tc>
          <w:tcPr>
            <w:tcW w:w="3917" w:type="dxa"/>
            <w:tcPrChange w:id="1680" w:author="김은수" w:date="2026-10-01T06:57:00Z">
              <w:tcPr>
                <w:tcW w:w="3827" w:type="dxa"/>
              </w:tcPr>
            </w:tcPrChange>
          </w:tcPr>
          <w:p w14:paraId="7703E7C1"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8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682" w:author="김은수" w:date="2026-09-29T18:27:00Z" w16du:dateUtc="2026-09-29T09:27:00Z">
              <w:r>
                <w:rPr>
                  <w:rPrChange w:id="1683" w:author="김은수" w:date="2026-10-01T06:57:00Z">
                    <w:rPr>
                      <w:rFonts w:asciiTheme="minorHAnsi" w:eastAsiaTheme="minorEastAsia" w:hAnsiTheme="minorHAnsi" w:cstheme="minorBidi"/>
                      <w:color w:val="auto"/>
                      <w:szCs w:val="22"/>
                      <w:lang w:val="en-US"/>
                    </w:rPr>
                  </w:rPrChange>
                </w:rPr>
                <w:t xml:space="preserve">QCC </w:t>
              </w:r>
            </w:ins>
            <w:r>
              <w:rPr>
                <w:rPrChange w:id="1684" w:author="김은수" w:date="2026-10-01T06:57:00Z">
                  <w:rPr>
                    <w:rFonts w:asciiTheme="minorHAnsi" w:eastAsiaTheme="minorEastAsia" w:hAnsiTheme="minorHAnsi" w:cstheme="minorBidi"/>
                    <w:color w:val="auto"/>
                    <w:szCs w:val="22"/>
                    <w:lang w:val="en-US"/>
                  </w:rPr>
                </w:rPrChange>
              </w:rPr>
              <w:t>Bluetooth Communication Module</w:t>
            </w:r>
          </w:p>
        </w:tc>
      </w:tr>
      <w:tr w:rsidR="002E582F" w:rsidRPr="003F2E8B" w14:paraId="76873452" w14:textId="77777777" w:rsidTr="00CC0AAE">
        <w:trPr>
          <w:cantSplit/>
          <w:del w:id="1685" w:author="김은수" w:date="2026-10-12T00:19:00Z"/>
          <w:trPrChange w:id="1686"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687" w:author="김은수" w:date="2026-10-01T06:57:00Z">
              <w:tcPr>
                <w:tcW w:w="1762" w:type="dxa"/>
              </w:tcPr>
            </w:tcPrChange>
          </w:tcPr>
          <w:p w14:paraId="5F9DC8AC" w14:textId="77777777" w:rsidR="002E582F" w:rsidRPr="00850940" w:rsidRDefault="00617422">
            <w:pPr>
              <w:pStyle w:val="TDCe"/>
              <w:pPrChange w:id="1688" w:author="김은수" w:date="2026-10-01T06:57:00Z">
                <w:pPr/>
              </w:pPrChange>
            </w:pPr>
            <w:r>
              <w:rPr>
                <w:b/>
                <w:rPrChange w:id="1689" w:author="김은수" w:date="2026-10-01T06:57:00Z">
                  <w:rPr>
                    <w:rFonts w:asciiTheme="minorHAnsi" w:eastAsiaTheme="minorEastAsia" w:hAnsiTheme="minorHAnsi" w:cstheme="minorBidi"/>
                    <w:b w:val="0"/>
                    <w:color w:val="auto"/>
                    <w:szCs w:val="22"/>
                    <w:lang w:val="en-US"/>
                  </w:rPr>
                </w:rPrChange>
              </w:rPr>
              <w:t>SW-FW-RID-49</w:t>
            </w:r>
          </w:p>
        </w:tc>
        <w:tc>
          <w:tcPr>
            <w:tcW w:w="3917" w:type="dxa"/>
            <w:tcPrChange w:id="1690" w:author="김은수" w:date="2026-10-01T06:57:00Z">
              <w:tcPr>
                <w:tcW w:w="3827" w:type="dxa"/>
              </w:tcPr>
            </w:tcPrChange>
          </w:tcPr>
          <w:p w14:paraId="43284613" w14:textId="77777777" w:rsidR="002E582F" w:rsidRPr="00895B94" w:rsidRDefault="00D94EE5">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9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692" w:author="김은수" w:date="2026-09-29T18:27:00Z" w16du:dateUtc="2026-09-29T09:27:00Z">
              <w:r w:rsidRPr="00D94EE5">
                <w:rPr>
                  <w:rFonts w:asciiTheme="minorEastAsia" w:hAnsiTheme="minorEastAsia" w:cs="Times New Roman" w:hint="eastAsia"/>
                  <w:color w:val="000000" w:themeColor="text1"/>
                </w:rPr>
                <w:delText>블투투스</w:delText>
              </w:r>
              <w:r w:rsidRPr="00D94EE5">
                <w:rPr>
                  <w:rFonts w:asciiTheme="minorEastAsia" w:hAnsiTheme="minorEastAsia" w:cs="Times New Roman"/>
                  <w:color w:val="000000" w:themeColor="text1"/>
                </w:rPr>
                <w:delText xml:space="preserve"> 통신에 페어링 기능을</w:delText>
              </w:r>
              <w:r>
                <w:rPr>
                  <w:rFonts w:asciiTheme="minorEastAsia" w:hAnsiTheme="minorEastAsia" w:cs="Times New Roman" w:hint="eastAsia"/>
                  <w:color w:val="000000" w:themeColor="text1"/>
                </w:rPr>
                <w:delText xml:space="preserve"> </w:delText>
              </w:r>
              <w:r w:rsidRPr="00D94EE5">
                <w:rPr>
                  <w:rFonts w:asciiTheme="minorEastAsia" w:hAnsiTheme="minorEastAsia" w:cs="Times New Roman"/>
                  <w:color w:val="000000" w:themeColor="text1"/>
                </w:rPr>
                <w:delText>적용하여 통신 데이터 보안 구축</w:delText>
              </w:r>
              <w:r>
                <w:rPr>
                  <w:rFonts w:asciiTheme="minorEastAsia" w:hAnsiTheme="minorEastAsia" w:cs="Times New Roman" w:hint="eastAsia"/>
                  <w:color w:val="000000" w:themeColor="text1"/>
                </w:rPr>
                <w:delText xml:space="preserve"> </w:delText>
              </w:r>
              <w:r w:rsidRPr="00D94EE5">
                <w:rPr>
                  <w:rFonts w:asciiTheme="minorEastAsia" w:hAnsiTheme="minorEastAsia" w:cs="Times New Roman"/>
                  <w:color w:val="000000" w:themeColor="text1"/>
                </w:rPr>
                <w:delText>(bluettoth 4.2 AES-128)</w:delText>
              </w:r>
            </w:del>
            <w:ins w:id="1693" w:author="김은수" w:date="2026-09-29T18:27:00Z" w16du:dateUtc="2026-09-29T09:27:00Z">
              <w:r w:rsidR="005C1023">
                <w:rPr>
                  <w:rPrChange w:id="1694" w:author="김은수" w:date="2026-10-01T06:57:00Z">
                    <w:rPr>
                      <w:rFonts w:asciiTheme="minorEastAsia" w:eastAsiaTheme="minorEastAsia" w:hAnsiTheme="minorEastAsia" w:cs="Times New Roman"/>
                      <w:color w:val="auto"/>
                      <w:szCs w:val="22"/>
                      <w:lang w:val="en-US"/>
                    </w:rPr>
                  </w:rPrChange>
                </w:rPr>
                <w:t>[QCC 단독] BLE 페어링이 완료된 상태에서 데이터를 송/수신한다. - 무결성</w:t>
              </w:r>
              <w:r w:rsidR="005C1023">
                <w:rPr>
                  <w:rPrChange w:id="1695" w:author="김은수" w:date="2026-10-01T06:57:00Z">
                    <w:rPr>
                      <w:rFonts w:asciiTheme="minorEastAsia" w:eastAsiaTheme="minorEastAsia" w:hAnsiTheme="minorEastAsia" w:cs="Times New Roman"/>
                      <w:color w:val="auto"/>
                      <w:szCs w:val="22"/>
                      <w:lang w:val="en-US"/>
                    </w:rPr>
                  </w:rPrChange>
                </w:rPr>
                <w:br/>
              </w:r>
              <w:r w:rsidR="005C1023">
                <w:rPr>
                  <w:rPrChange w:id="1696" w:author="김은수" w:date="2026-10-01T06:57:00Z">
                    <w:rPr>
                      <w:rFonts w:asciiTheme="minorEastAsia" w:eastAsiaTheme="minorEastAsia" w:hAnsiTheme="minorEastAsia" w:cs="Times New Roman"/>
                      <w:color w:val="auto"/>
                      <w:szCs w:val="22"/>
                      <w:lang w:val="en-US"/>
                    </w:rPr>
                  </w:rPrChange>
                </w:rPr>
                <w:br/>
                <w:t>AES-CCM (Counter with CBC-MAC)을 사용함으로써 기밀성, 무결성, 인증  세 가지의 기능이 제공됨</w:t>
              </w:r>
              <w:r w:rsidR="005C1023">
                <w:rPr>
                  <w:rPrChange w:id="1697" w:author="김은수" w:date="2026-10-01T06:57:00Z">
                    <w:rPr>
                      <w:rFonts w:asciiTheme="minorEastAsia" w:eastAsiaTheme="minorEastAsia" w:hAnsiTheme="minorEastAsia" w:cs="Times New Roman"/>
                      <w:color w:val="auto"/>
                      <w:szCs w:val="22"/>
                      <w:lang w:val="en-US"/>
                    </w:rPr>
                  </w:rPrChange>
                </w:rPr>
                <w:br/>
                <w:t>(Bluetooth Core specification LE Link Layer 참조)</w:t>
              </w:r>
            </w:ins>
          </w:p>
        </w:tc>
        <w:tc>
          <w:tcPr>
            <w:tcW w:w="3917" w:type="dxa"/>
            <w:tcPrChange w:id="1698" w:author="김은수" w:date="2026-10-01T06:57:00Z">
              <w:tcPr>
                <w:tcW w:w="3827" w:type="dxa"/>
              </w:tcPr>
            </w:tcPrChange>
          </w:tcPr>
          <w:p w14:paraId="7B152DB3"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69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700" w:author="김은수" w:date="2026-09-29T18:27:00Z" w16du:dateUtc="2026-09-29T09:27:00Z">
              <w:r>
                <w:rPr>
                  <w:rPrChange w:id="1701" w:author="김은수" w:date="2026-10-01T06:57:00Z">
                    <w:rPr>
                      <w:rFonts w:asciiTheme="minorHAnsi" w:eastAsiaTheme="minorEastAsia" w:hAnsiTheme="minorHAnsi" w:cstheme="minorBidi"/>
                      <w:color w:val="auto"/>
                      <w:szCs w:val="22"/>
                      <w:lang w:val="en-US"/>
                    </w:rPr>
                  </w:rPrChange>
                </w:rPr>
                <w:t xml:space="preserve">QCC </w:t>
              </w:r>
            </w:ins>
            <w:r>
              <w:rPr>
                <w:rPrChange w:id="1702" w:author="김은수" w:date="2026-10-01T06:57:00Z">
                  <w:rPr>
                    <w:rFonts w:asciiTheme="minorHAnsi" w:eastAsiaTheme="minorEastAsia" w:hAnsiTheme="minorHAnsi" w:cstheme="minorBidi"/>
                    <w:color w:val="auto"/>
                    <w:szCs w:val="22"/>
                    <w:lang w:val="en-US"/>
                  </w:rPr>
                </w:rPrChange>
              </w:rPr>
              <w:t>Bluetooth Communication Module</w:t>
            </w:r>
          </w:p>
        </w:tc>
      </w:tr>
      <w:tr w:rsidR="002E582F" w:rsidRPr="003F2E8B" w14:paraId="31C8BDD0" w14:textId="77777777" w:rsidTr="00CC0AAE">
        <w:trPr>
          <w:cantSplit/>
          <w:del w:id="1703" w:author="김은수" w:date="2026-10-12T00:19:00Z"/>
          <w:trPrChange w:id="1704"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705" w:author="김은수" w:date="2026-10-01T06:57:00Z">
              <w:tcPr>
                <w:tcW w:w="1762" w:type="dxa"/>
              </w:tcPr>
            </w:tcPrChange>
          </w:tcPr>
          <w:p w14:paraId="3BEF1737" w14:textId="77777777" w:rsidR="002E582F" w:rsidRPr="00850940" w:rsidRDefault="00617422">
            <w:pPr>
              <w:pStyle w:val="TDCe"/>
              <w:pPrChange w:id="1706" w:author="김은수" w:date="2026-10-01T06:57:00Z">
                <w:pPr/>
              </w:pPrChange>
            </w:pPr>
            <w:r>
              <w:rPr>
                <w:b/>
                <w:rPrChange w:id="1707" w:author="김은수" w:date="2026-10-01T06:57:00Z">
                  <w:rPr>
                    <w:rFonts w:asciiTheme="minorHAnsi" w:eastAsiaTheme="minorEastAsia" w:hAnsiTheme="minorHAnsi" w:cstheme="minorBidi"/>
                    <w:b w:val="0"/>
                    <w:color w:val="auto"/>
                    <w:szCs w:val="22"/>
                    <w:lang w:val="en-US"/>
                  </w:rPr>
                </w:rPrChange>
              </w:rPr>
              <w:t>SW-FW-RID-50</w:t>
            </w:r>
          </w:p>
        </w:tc>
        <w:tc>
          <w:tcPr>
            <w:tcW w:w="3917" w:type="dxa"/>
            <w:tcPrChange w:id="1708" w:author="김은수" w:date="2026-10-01T06:57:00Z">
              <w:tcPr>
                <w:tcW w:w="3827" w:type="dxa"/>
              </w:tcPr>
            </w:tcPrChange>
          </w:tcPr>
          <w:p w14:paraId="5E5A6255" w14:textId="77777777" w:rsidR="002E582F" w:rsidRPr="00895B94" w:rsidRDefault="00D94EE5">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70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710" w:author="김은수" w:date="2026-09-29T18:27:00Z" w16du:dateUtc="2026-09-29T09:27:00Z">
              <w:r>
                <w:rPr>
                  <w:rFonts w:asciiTheme="minorEastAsia" w:hAnsiTheme="minorEastAsia" w:cs="Times New Roman" w:hint="eastAsia"/>
                  <w:color w:val="000000" w:themeColor="text1"/>
                </w:rPr>
                <w:delText>블루투스 통신 접속 로그 기록</w:delText>
              </w:r>
            </w:del>
            <w:ins w:id="1711" w:author="김은수" w:date="2026-09-29T18:27:00Z" w16du:dateUtc="2026-09-29T09:27:00Z">
              <w:r w:rsidR="005C1023">
                <w:rPr>
                  <w:rFonts w:hint="eastAsia"/>
                  <w:rPrChange w:id="1712" w:author="김은수" w:date="2026-10-01T06:57:00Z">
                    <w:rPr>
                      <w:rFonts w:asciiTheme="minorEastAsia" w:eastAsiaTheme="minorEastAsia" w:hAnsiTheme="minorEastAsia" w:cs="Times New Roman" w:hint="eastAsia"/>
                      <w:color w:val="auto"/>
                      <w:szCs w:val="22"/>
                      <w:lang w:val="en-US"/>
                    </w:rPr>
                  </w:rPrChange>
                </w:rPr>
                <w:t>감사기록을</w:t>
              </w:r>
              <w:r w:rsidR="005C1023">
                <w:rPr>
                  <w:rPrChange w:id="1713" w:author="김은수" w:date="2026-10-01T06:57:00Z">
                    <w:rPr>
                      <w:rFonts w:asciiTheme="minorEastAsia" w:eastAsiaTheme="minorEastAsia" w:hAnsiTheme="minorEastAsia" w:cs="Times New Roman"/>
                      <w:color w:val="auto"/>
                      <w:szCs w:val="22"/>
                      <w:lang w:val="en-US"/>
                    </w:rPr>
                  </w:rPrChange>
                </w:rPr>
                <w:t xml:space="preserve"> 생성한다.</w:t>
              </w:r>
            </w:ins>
          </w:p>
        </w:tc>
        <w:tc>
          <w:tcPr>
            <w:tcW w:w="3917" w:type="dxa"/>
            <w:tcPrChange w:id="1714" w:author="김은수" w:date="2026-10-01T06:57:00Z">
              <w:tcPr>
                <w:tcW w:w="3827" w:type="dxa"/>
              </w:tcPr>
            </w:tcPrChange>
          </w:tcPr>
          <w:p w14:paraId="4C7B506A" w14:textId="77777777" w:rsidR="002E582F" w:rsidRPr="00895B94" w:rsidRDefault="00D94EE5">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71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716" w:author="김은수" w:date="2026-09-29T18:27:00Z" w16du:dateUtc="2026-09-29T09:27:00Z">
              <w:r>
                <w:delText>Bluetooth Communication</w:delText>
              </w:r>
            </w:del>
            <w:ins w:id="1717" w:author="김은수" w:date="2026-09-29T18:27:00Z" w16du:dateUtc="2026-09-29T09:27:00Z">
              <w:r w:rsidR="00AE4A56">
                <w:rPr>
                  <w:rPrChange w:id="1718" w:author="김은수" w:date="2026-10-01T06:57:00Z">
                    <w:rPr>
                      <w:rFonts w:asciiTheme="minorHAnsi" w:eastAsiaTheme="minorEastAsia" w:hAnsiTheme="minorHAnsi" w:cstheme="minorBidi"/>
                      <w:color w:val="auto"/>
                      <w:szCs w:val="22"/>
                      <w:lang w:val="en-US"/>
                    </w:rPr>
                  </w:rPrChange>
                </w:rPr>
                <w:t>System Control</w:t>
              </w:r>
            </w:ins>
            <w:r w:rsidR="00AE4A56">
              <w:rPr>
                <w:rPrChange w:id="1719" w:author="김은수" w:date="2026-10-01T06:57:00Z">
                  <w:rPr>
                    <w:rFonts w:asciiTheme="minorHAnsi" w:eastAsiaTheme="minorEastAsia" w:hAnsiTheme="minorHAnsi" w:cstheme="minorBidi"/>
                    <w:color w:val="auto"/>
                    <w:szCs w:val="22"/>
                    <w:lang w:val="en-US"/>
                  </w:rPr>
                </w:rPrChange>
              </w:rPr>
              <w:t xml:space="preserve"> Module</w:t>
            </w:r>
            <w:ins w:id="1720" w:author="김은수" w:date="2026-09-29T18:27:00Z" w16du:dateUtc="2026-09-29T09:27:00Z">
              <w:r w:rsidR="00AE4A56">
                <w:rPr>
                  <w:rPrChange w:id="1721" w:author="김은수" w:date="2026-10-01T06:57:00Z">
                    <w:rPr>
                      <w:rFonts w:asciiTheme="minorHAnsi" w:eastAsiaTheme="minorEastAsia" w:hAnsiTheme="minorHAnsi" w:cstheme="minorBidi"/>
                      <w:color w:val="auto"/>
                      <w:szCs w:val="22"/>
                      <w:lang w:val="en-US"/>
                    </w:rPr>
                  </w:rPrChange>
                </w:rPr>
                <w:t xml:space="preserve"> / 저장 및 보안 처리</w:t>
              </w:r>
            </w:ins>
          </w:p>
        </w:tc>
      </w:tr>
      <w:tr w:rsidR="002E582F" w:rsidRPr="003F2E8B" w14:paraId="78983570" w14:textId="77777777" w:rsidTr="00CC0AAE">
        <w:trPr>
          <w:cantSplit/>
          <w:del w:id="1722" w:author="김은수" w:date="2026-10-12T00:19:00Z"/>
          <w:trPrChange w:id="172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724" w:author="김은수" w:date="2026-10-01T06:57:00Z">
              <w:tcPr>
                <w:tcW w:w="1762" w:type="dxa"/>
              </w:tcPr>
            </w:tcPrChange>
          </w:tcPr>
          <w:p w14:paraId="7D269D17" w14:textId="77777777" w:rsidR="002E582F" w:rsidRPr="00850940" w:rsidRDefault="00617422">
            <w:pPr>
              <w:pStyle w:val="TDCe"/>
              <w:pPrChange w:id="1725" w:author="김은수" w:date="2026-10-01T06:57:00Z">
                <w:pPr/>
              </w:pPrChange>
            </w:pPr>
            <w:r>
              <w:rPr>
                <w:b/>
                <w:rPrChange w:id="1726" w:author="김은수" w:date="2026-10-01T06:57:00Z">
                  <w:rPr>
                    <w:rFonts w:asciiTheme="minorHAnsi" w:eastAsiaTheme="minorEastAsia" w:hAnsiTheme="minorHAnsi" w:cstheme="minorBidi"/>
                    <w:b w:val="0"/>
                    <w:color w:val="auto"/>
                    <w:szCs w:val="22"/>
                    <w:lang w:val="en-US"/>
                  </w:rPr>
                </w:rPrChange>
              </w:rPr>
              <w:t>SW-FW-RID-51</w:t>
            </w:r>
          </w:p>
        </w:tc>
        <w:tc>
          <w:tcPr>
            <w:tcW w:w="3917" w:type="dxa"/>
            <w:tcPrChange w:id="1727" w:author="김은수" w:date="2026-10-01T06:57:00Z">
              <w:tcPr>
                <w:tcW w:w="3827" w:type="dxa"/>
              </w:tcPr>
            </w:tcPrChange>
          </w:tcPr>
          <w:p w14:paraId="4D6574F7" w14:textId="77777777" w:rsidR="002E582F" w:rsidRPr="00895B94" w:rsidRDefault="00D94EE5">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72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729" w:author="김은수" w:date="2026-09-29T18:27:00Z" w16du:dateUtc="2026-09-29T09:27:00Z">
              <w:r>
                <w:rPr>
                  <w:rFonts w:hint="eastAsia"/>
                </w:rPr>
                <w:delText>펌웨어 실행 시, 설정 데이터가 유효 범위를 벗어 날 경우 에러 모드 진입</w:delText>
              </w:r>
            </w:del>
            <w:ins w:id="1730" w:author="김은수" w:date="2026-09-29T18:27:00Z" w16du:dateUtc="2026-09-29T09:27:00Z">
              <w:r w:rsidR="005C1023">
                <w:rPr>
                  <w:rFonts w:hint="eastAsia"/>
                  <w:rPrChange w:id="1731" w:author="김은수" w:date="2026-10-01T06:57:00Z">
                    <w:rPr>
                      <w:rFonts w:asciiTheme="minorEastAsia" w:eastAsiaTheme="minorEastAsia" w:hAnsiTheme="minorEastAsia" w:cs="Times New Roman" w:hint="eastAsia"/>
                      <w:color w:val="auto"/>
                      <w:szCs w:val="22"/>
                      <w:lang w:val="en-US"/>
                    </w:rPr>
                  </w:rPrChange>
                </w:rPr>
                <w:t>설정파일을</w:t>
              </w:r>
              <w:r w:rsidR="005C1023">
                <w:rPr>
                  <w:rPrChange w:id="1732" w:author="김은수" w:date="2026-10-01T06:57:00Z">
                    <w:rPr>
                      <w:rFonts w:asciiTheme="minorEastAsia" w:eastAsiaTheme="minorEastAsia" w:hAnsiTheme="minorEastAsia" w:cs="Times New Roman"/>
                      <w:color w:val="auto"/>
                      <w:szCs w:val="22"/>
                      <w:lang w:val="en-US"/>
                    </w:rPr>
                  </w:rPrChange>
                </w:rPr>
                <w:t xml:space="preserve"> 읽을 때, 파일의 무결성을 확인한다.</w:t>
              </w:r>
            </w:ins>
          </w:p>
        </w:tc>
        <w:tc>
          <w:tcPr>
            <w:tcW w:w="3917" w:type="dxa"/>
            <w:tcPrChange w:id="1733" w:author="김은수" w:date="2026-10-01T06:57:00Z">
              <w:tcPr>
                <w:tcW w:w="3827" w:type="dxa"/>
              </w:tcPr>
            </w:tcPrChange>
          </w:tcPr>
          <w:p w14:paraId="4844FA14" w14:textId="77777777" w:rsidR="00D94EE5" w:rsidRDefault="00D94EE5" w:rsidP="00D94EE5">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rPr>
                <w:del w:id="1734" w:author="김은수" w:date="2026-09-29T18:27:00Z" w16du:dateUtc="2026-09-29T09:27:00Z"/>
                <w:rFonts w:asciiTheme="minorEastAsia" w:hAnsiTheme="minorEastAsia" w:cs="Times New Roman"/>
              </w:rPr>
            </w:pPr>
            <w:del w:id="1735" w:author="김은수" w:date="2026-09-29T18:27:00Z" w16du:dateUtc="2026-09-29T09:27:00Z">
              <w:r>
                <w:rPr>
                  <w:rFonts w:asciiTheme="minorEastAsia" w:hAnsiTheme="minorEastAsia" w:cs="Times New Roman"/>
                </w:rPr>
                <w:delText xml:space="preserve">Signal Processing Module </w:delText>
              </w:r>
            </w:del>
          </w:p>
          <w:p w14:paraId="193A9CA5"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73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PrChange w:id="1737" w:author="김은수" w:date="2026-10-01T06:57:00Z">
                  <w:rPr>
                    <w:rFonts w:asciiTheme="minorHAnsi" w:eastAsiaTheme="minorEastAsia" w:hAnsiTheme="minorHAnsi" w:cstheme="minorBidi"/>
                    <w:color w:val="auto"/>
                    <w:szCs w:val="22"/>
                    <w:lang w:val="en-US"/>
                  </w:rPr>
                </w:rPrChange>
              </w:rPr>
              <w:t>System Control Module</w:t>
            </w:r>
            <w:ins w:id="1738" w:author="김은수" w:date="2026-09-29T18:27:00Z" w16du:dateUtc="2026-09-29T09:27:00Z">
              <w:r>
                <w:rPr>
                  <w:rPrChange w:id="1739" w:author="김은수" w:date="2026-10-01T06:57:00Z">
                    <w:rPr>
                      <w:rFonts w:asciiTheme="minorHAnsi" w:eastAsiaTheme="minorEastAsia" w:hAnsiTheme="minorHAnsi" w:cstheme="minorBidi"/>
                      <w:color w:val="auto"/>
                      <w:szCs w:val="22"/>
                      <w:lang w:val="en-US"/>
                    </w:rPr>
                  </w:rPrChange>
                </w:rPr>
                <w:t xml:space="preserve"> / 저장 및 보안 처리</w:t>
              </w:r>
            </w:ins>
          </w:p>
        </w:tc>
      </w:tr>
      <w:tr w:rsidR="002E582F" w:rsidRPr="003F2E8B" w14:paraId="6095D722" w14:textId="77777777" w:rsidTr="00CC0AAE">
        <w:trPr>
          <w:cantSplit/>
          <w:del w:id="1740" w:author="김은수" w:date="2026-10-12T00:19:00Z"/>
          <w:trPrChange w:id="1741"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742" w:author="김은수" w:date="2026-10-01T06:57:00Z">
              <w:tcPr>
                <w:tcW w:w="1762" w:type="dxa"/>
              </w:tcPr>
            </w:tcPrChange>
          </w:tcPr>
          <w:p w14:paraId="0246FF2E" w14:textId="77777777" w:rsidR="002E582F" w:rsidRPr="00850940" w:rsidRDefault="00617422">
            <w:pPr>
              <w:pStyle w:val="TDCe"/>
              <w:pPrChange w:id="1743" w:author="김은수" w:date="2026-10-01T06:57:00Z">
                <w:pPr/>
              </w:pPrChange>
            </w:pPr>
            <w:r>
              <w:rPr>
                <w:b/>
                <w:rPrChange w:id="1744" w:author="김은수" w:date="2026-10-01T06:57:00Z">
                  <w:rPr>
                    <w:rFonts w:asciiTheme="minorHAnsi" w:eastAsiaTheme="minorEastAsia" w:hAnsiTheme="minorHAnsi" w:cstheme="minorBidi"/>
                    <w:b w:val="0"/>
                    <w:color w:val="auto"/>
                    <w:szCs w:val="22"/>
                    <w:lang w:val="en-US"/>
                  </w:rPr>
                </w:rPrChange>
              </w:rPr>
              <w:t>SW-FW-RID-52</w:t>
            </w:r>
          </w:p>
        </w:tc>
        <w:tc>
          <w:tcPr>
            <w:tcW w:w="3917" w:type="dxa"/>
            <w:tcPrChange w:id="1745" w:author="김은수" w:date="2026-10-01T06:57:00Z">
              <w:tcPr>
                <w:tcW w:w="3827" w:type="dxa"/>
              </w:tcPr>
            </w:tcPrChange>
          </w:tcPr>
          <w:p w14:paraId="78B833FE" w14:textId="77777777" w:rsidR="002E582F" w:rsidRPr="00895B94" w:rsidRDefault="00D94EE5">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74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747" w:author="김은수" w:date="2026-09-29T18:27:00Z" w16du:dateUtc="2026-09-29T09:27:00Z">
              <w:r>
                <w:rPr>
                  <w:rFonts w:asciiTheme="minorEastAsia" w:hAnsiTheme="minorEastAsia" w:cs="Times New Roman" w:hint="eastAsia"/>
                  <w:color w:val="000000" w:themeColor="text1"/>
                </w:rPr>
                <w:delText xml:space="preserve">내부기 제어용 </w:delText>
              </w:r>
              <w:r>
                <w:rPr>
                  <w:rFonts w:asciiTheme="minorEastAsia" w:hAnsiTheme="minorEastAsia" w:cs="Times New Roman"/>
                  <w:color w:val="000000" w:themeColor="text1"/>
                </w:rPr>
                <w:delText>Passkey</w:delText>
              </w:r>
              <w:r>
                <w:rPr>
                  <w:rFonts w:asciiTheme="minorEastAsia" w:hAnsiTheme="minorEastAsia" w:cs="Times New Roman" w:hint="eastAsia"/>
                  <w:color w:val="000000" w:themeColor="text1"/>
                </w:rPr>
                <w:delText xml:space="preserve"> 매칭 확인 후 리모콘 제어 활성화</w:delText>
              </w:r>
            </w:del>
            <w:ins w:id="1748" w:author="김은수" w:date="2026-09-29T18:27:00Z" w16du:dateUtc="2026-09-29T09:27:00Z">
              <w:r w:rsidR="005C1023">
                <w:rPr>
                  <w:rPrChange w:id="1749" w:author="김은수" w:date="2026-10-01T06:57:00Z">
                    <w:rPr>
                      <w:rFonts w:asciiTheme="minorEastAsia" w:eastAsiaTheme="minorEastAsia" w:hAnsiTheme="minorEastAsia" w:cs="Times New Roman"/>
                      <w:color w:val="auto"/>
                      <w:szCs w:val="22"/>
                      <w:lang w:val="en-US"/>
                    </w:rPr>
                  </w:rPrChange>
                </w:rPr>
                <w:t>[QCC 단독] 1. CRA 인증에서 기기제어를 위한 통신과 매핑을 의한 통신을 구분하여 별도의  인증 키와 인증방식을 사용</w:t>
              </w:r>
              <w:r w:rsidR="005C1023">
                <w:rPr>
                  <w:rPrChange w:id="1750" w:author="김은수" w:date="2026-10-01T06:57:00Z">
                    <w:rPr>
                      <w:rFonts w:asciiTheme="minorEastAsia" w:eastAsiaTheme="minorEastAsia" w:hAnsiTheme="minorEastAsia" w:cs="Times New Roman"/>
                      <w:color w:val="auto"/>
                      <w:szCs w:val="22"/>
                      <w:lang w:val="en-US"/>
                    </w:rPr>
                  </w:rPrChange>
                </w:rPr>
                <w:br/>
                <w:t>2. CRA 인증에 사용되는 각 키의 크기는 16 bytes (128 bits)이므로 충분히 안전한 보안을 제공한다.</w:t>
              </w:r>
            </w:ins>
          </w:p>
        </w:tc>
        <w:tc>
          <w:tcPr>
            <w:tcW w:w="3917" w:type="dxa"/>
            <w:tcPrChange w:id="1751" w:author="김은수" w:date="2026-10-01T06:57:00Z">
              <w:tcPr>
                <w:tcW w:w="3827" w:type="dxa"/>
              </w:tcPr>
            </w:tcPrChange>
          </w:tcPr>
          <w:p w14:paraId="4DAF7E87"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75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753" w:author="김은수" w:date="2026-09-29T18:27:00Z" w16du:dateUtc="2026-09-29T09:27:00Z">
              <w:r>
                <w:rPr>
                  <w:rPrChange w:id="1754" w:author="김은수" w:date="2026-10-01T06:57:00Z">
                    <w:rPr>
                      <w:rFonts w:asciiTheme="minorHAnsi" w:eastAsiaTheme="minorEastAsia" w:hAnsiTheme="minorHAnsi" w:cstheme="minorBidi"/>
                      <w:color w:val="auto"/>
                      <w:szCs w:val="22"/>
                      <w:lang w:val="en-US"/>
                    </w:rPr>
                  </w:rPrChange>
                </w:rPr>
                <w:t xml:space="preserve">QCC </w:t>
              </w:r>
            </w:ins>
            <w:r>
              <w:rPr>
                <w:rPrChange w:id="1755" w:author="김은수" w:date="2026-10-01T06:57:00Z">
                  <w:rPr>
                    <w:rFonts w:asciiTheme="minorHAnsi" w:eastAsiaTheme="minorEastAsia" w:hAnsiTheme="minorHAnsi" w:cstheme="minorBidi"/>
                    <w:color w:val="auto"/>
                    <w:szCs w:val="22"/>
                    <w:lang w:val="en-US"/>
                  </w:rPr>
                </w:rPrChange>
              </w:rPr>
              <w:t>Bluetooth Communication Module</w:t>
            </w:r>
          </w:p>
        </w:tc>
      </w:tr>
      <w:tr w:rsidR="002E582F" w:rsidRPr="003F2E8B" w14:paraId="7795BEB3" w14:textId="77777777" w:rsidTr="00CC0AAE">
        <w:trPr>
          <w:cantSplit/>
          <w:del w:id="1756" w:author="김은수" w:date="2026-10-12T00:19:00Z"/>
          <w:trPrChange w:id="175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758" w:author="김은수" w:date="2026-10-01T06:57:00Z">
              <w:tcPr>
                <w:tcW w:w="1762" w:type="dxa"/>
              </w:tcPr>
            </w:tcPrChange>
          </w:tcPr>
          <w:p w14:paraId="6F6B283D" w14:textId="77777777" w:rsidR="002E582F" w:rsidRPr="00850940" w:rsidRDefault="00617422">
            <w:pPr>
              <w:pStyle w:val="TDCe"/>
              <w:pPrChange w:id="1759" w:author="김은수" w:date="2026-10-01T06:57:00Z">
                <w:pPr/>
              </w:pPrChange>
            </w:pPr>
            <w:r>
              <w:rPr>
                <w:b/>
                <w:rPrChange w:id="1760" w:author="김은수" w:date="2026-10-01T06:57:00Z">
                  <w:rPr>
                    <w:rFonts w:asciiTheme="minorHAnsi" w:eastAsiaTheme="minorEastAsia" w:hAnsiTheme="minorHAnsi" w:cstheme="minorBidi"/>
                    <w:b w:val="0"/>
                    <w:color w:val="auto"/>
                    <w:szCs w:val="22"/>
                    <w:lang w:val="en-US"/>
                  </w:rPr>
                </w:rPrChange>
              </w:rPr>
              <w:t>SW-FW-RID-53</w:t>
            </w:r>
          </w:p>
        </w:tc>
        <w:tc>
          <w:tcPr>
            <w:tcW w:w="3917" w:type="dxa"/>
            <w:tcPrChange w:id="1761" w:author="김은수" w:date="2026-10-01T06:57:00Z">
              <w:tcPr>
                <w:tcW w:w="3827" w:type="dxa"/>
              </w:tcPr>
            </w:tcPrChange>
          </w:tcPr>
          <w:p w14:paraId="7CF393C8"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76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763" w:author="김은수" w:date="2026-10-01T06:57:00Z">
                  <w:rPr>
                    <w:rFonts w:asciiTheme="minorEastAsia" w:eastAsiaTheme="minorEastAsia" w:hAnsiTheme="minorEastAsia" w:cs="Times New Roman" w:hint="eastAsia"/>
                    <w:color w:val="auto"/>
                    <w:szCs w:val="22"/>
                    <w:lang w:val="en-US"/>
                  </w:rPr>
                </w:rPrChange>
              </w:rPr>
              <w:t>소프트웨어</w:t>
            </w:r>
            <w:r>
              <w:rPr>
                <w:rPrChange w:id="1764" w:author="김은수" w:date="2026-10-01T06:57:00Z">
                  <w:rPr>
                    <w:rFonts w:asciiTheme="minorEastAsia" w:eastAsiaTheme="minorEastAsia" w:hAnsiTheme="minorEastAsia" w:cs="Times New Roman"/>
                    <w:color w:val="auto"/>
                    <w:szCs w:val="22"/>
                    <w:lang w:val="en-US"/>
                  </w:rPr>
                </w:rPrChange>
              </w:rPr>
              <w:t xml:space="preserve"> </w:t>
            </w:r>
            <w:del w:id="1765" w:author="김은수" w:date="2026-09-29T18:27:00Z" w16du:dateUtc="2026-09-29T09:27:00Z">
              <w:r w:rsidR="00B25E91">
                <w:rPr>
                  <w:rFonts w:asciiTheme="minorEastAsia" w:hAnsiTheme="minorEastAsia" w:cs="Times New Roman" w:hint="eastAsia"/>
                  <w:color w:val="000000" w:themeColor="text1"/>
                </w:rPr>
                <w:delText>유지보스 절차를 따른다</w:delText>
              </w:r>
            </w:del>
            <w:ins w:id="1766" w:author="김은수" w:date="2026-09-29T18:27:00Z" w16du:dateUtc="2026-09-29T09:27:00Z">
              <w:r>
                <w:rPr>
                  <w:rFonts w:hint="eastAsia"/>
                  <w:rPrChange w:id="1767" w:author="김은수" w:date="2026-10-01T06:57:00Z">
                    <w:rPr>
                      <w:rFonts w:asciiTheme="minorEastAsia" w:eastAsiaTheme="minorEastAsia" w:hAnsiTheme="minorEastAsia" w:cs="Times New Roman" w:hint="eastAsia"/>
                      <w:color w:val="auto"/>
                      <w:szCs w:val="22"/>
                      <w:lang w:val="en-US"/>
                    </w:rPr>
                  </w:rPrChange>
                </w:rPr>
                <w:t>업데이트가</w:t>
              </w:r>
              <w:r>
                <w:rPr>
                  <w:rPrChange w:id="1768" w:author="김은수" w:date="2026-10-01T06:57:00Z">
                    <w:rPr>
                      <w:rFonts w:asciiTheme="minorEastAsia" w:eastAsiaTheme="minorEastAsia" w:hAnsiTheme="minorEastAsia" w:cs="Times New Roman"/>
                      <w:color w:val="auto"/>
                      <w:szCs w:val="22"/>
                      <w:lang w:val="en-US"/>
                    </w:rPr>
                  </w:rPrChange>
                </w:rPr>
                <w:t xml:space="preserve"> 필요할 경우 기존 제품을 회수하고 업데이트된 제품을 생산하여 교체한다</w:t>
              </w:r>
            </w:ins>
            <w:r>
              <w:rPr>
                <w:rPrChange w:id="1769" w:author="김은수" w:date="2026-10-01T06:57:00Z">
                  <w:rPr>
                    <w:rFonts w:asciiTheme="minorEastAsia" w:eastAsiaTheme="minorEastAsia" w:hAnsiTheme="minorEastAsia" w:cs="Times New Roman"/>
                    <w:color w:val="auto"/>
                    <w:szCs w:val="22"/>
                    <w:lang w:val="en-US"/>
                  </w:rPr>
                </w:rPrChange>
              </w:rPr>
              <w:t>.</w:t>
            </w:r>
          </w:p>
        </w:tc>
        <w:tc>
          <w:tcPr>
            <w:tcW w:w="3917" w:type="dxa"/>
            <w:tcPrChange w:id="1770" w:author="김은수" w:date="2026-10-01T06:57:00Z">
              <w:tcPr>
                <w:tcW w:w="3827" w:type="dxa"/>
              </w:tcPr>
            </w:tcPrChange>
          </w:tcPr>
          <w:p w14:paraId="277967F4" w14:textId="77777777" w:rsidR="002E582F" w:rsidRPr="00895B94" w:rsidRDefault="00B25E91">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77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772" w:author="김은수" w:date="2026-09-29T18:27:00Z" w16du:dateUtc="2026-09-29T09:27:00Z">
              <w:r>
                <w:rPr>
                  <w:rFonts w:asciiTheme="minorEastAsia" w:hAnsiTheme="minorEastAsia" w:cs="Times New Roman" w:hint="eastAsia"/>
                </w:rPr>
                <w:delText>NA</w:delText>
              </w:r>
            </w:del>
            <w:ins w:id="1773" w:author="김은수" w:date="2026-09-29T18:27:00Z" w16du:dateUtc="2026-09-29T09:27:00Z">
              <w:r w:rsidR="00AE4A56">
                <w:rPr>
                  <w:rFonts w:hint="eastAsia"/>
                  <w:rPrChange w:id="1774" w:author="김은수" w:date="2026-10-01T06:57:00Z">
                    <w:rPr>
                      <w:rFonts w:asciiTheme="minorHAnsi" w:eastAsiaTheme="minorEastAsia" w:hAnsiTheme="minorHAnsi" w:cstheme="minorBidi" w:hint="eastAsia"/>
                      <w:color w:val="auto"/>
                      <w:szCs w:val="22"/>
                      <w:lang w:val="en-US"/>
                    </w:rPr>
                  </w:rPrChange>
                </w:rPr>
                <w:t>배포</w:t>
              </w:r>
              <w:r w:rsidR="00AE4A56">
                <w:rPr>
                  <w:rPrChange w:id="1775" w:author="김은수" w:date="2026-10-01T06:57:00Z">
                    <w:rPr>
                      <w:rFonts w:asciiTheme="minorHAnsi" w:eastAsiaTheme="minorEastAsia" w:hAnsiTheme="minorHAnsi" w:cstheme="minorBidi"/>
                      <w:color w:val="auto"/>
                      <w:szCs w:val="22"/>
                      <w:lang w:val="en-US"/>
                    </w:rPr>
                  </w:rPrChange>
                </w:rPr>
                <w:t xml:space="preserve"> 및 변경관리 절차</w:t>
              </w:r>
            </w:ins>
          </w:p>
        </w:tc>
      </w:tr>
      <w:tr w:rsidR="002E582F" w:rsidRPr="003F2E8B" w14:paraId="7CF928B8" w14:textId="77777777" w:rsidTr="00CC0AAE">
        <w:trPr>
          <w:cantSplit/>
          <w:del w:id="1776" w:author="김은수" w:date="2026-10-12T00:19:00Z"/>
          <w:trPrChange w:id="177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778" w:author="김은수" w:date="2026-10-01T06:57:00Z">
              <w:tcPr>
                <w:tcW w:w="1762" w:type="dxa"/>
              </w:tcPr>
            </w:tcPrChange>
          </w:tcPr>
          <w:p w14:paraId="46C1C8AC" w14:textId="77777777" w:rsidR="002E582F" w:rsidRPr="00850940" w:rsidRDefault="00617422">
            <w:pPr>
              <w:pStyle w:val="TDCe"/>
              <w:pPrChange w:id="1779" w:author="김은수" w:date="2026-10-01T06:57:00Z">
                <w:pPr/>
              </w:pPrChange>
            </w:pPr>
            <w:r>
              <w:rPr>
                <w:b/>
                <w:rPrChange w:id="1780" w:author="김은수" w:date="2026-10-01T06:57:00Z">
                  <w:rPr>
                    <w:rFonts w:asciiTheme="minorHAnsi" w:eastAsiaTheme="minorEastAsia" w:hAnsiTheme="minorHAnsi" w:cstheme="minorBidi"/>
                    <w:b w:val="0"/>
                    <w:color w:val="auto"/>
                    <w:szCs w:val="22"/>
                    <w:lang w:val="en-US"/>
                  </w:rPr>
                </w:rPrChange>
              </w:rPr>
              <w:t>SW-FW-RID-54</w:t>
            </w:r>
          </w:p>
        </w:tc>
        <w:tc>
          <w:tcPr>
            <w:tcW w:w="3917" w:type="dxa"/>
            <w:tcPrChange w:id="1781" w:author="김은수" w:date="2026-10-01T06:57:00Z">
              <w:tcPr>
                <w:tcW w:w="3827" w:type="dxa"/>
              </w:tcPr>
            </w:tcPrChange>
          </w:tcPr>
          <w:p w14:paraId="133C3AD7" w14:textId="77777777" w:rsidR="002E582F" w:rsidRPr="00895B94" w:rsidRDefault="00B25E91">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78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783" w:author="김은수" w:date="2026-09-29T18:27:00Z" w16du:dateUtc="2026-09-29T09:27:00Z">
              <w:r w:rsidRPr="00B25E91">
                <w:rPr>
                  <w:rFonts w:asciiTheme="minorEastAsia" w:hAnsiTheme="minorEastAsia" w:cs="Times New Roman"/>
                  <w:color w:val="000000" w:themeColor="text1"/>
                </w:rPr>
                <w:delText>CM3 실행코드 사이즈를 18430 words 이하로 한다.</w:delText>
              </w:r>
            </w:del>
            <w:ins w:id="1784" w:author="김은수" w:date="2026-09-29T18:27:00Z" w16du:dateUtc="2026-09-29T09:27:00Z">
              <w:r w:rsidR="005C1023">
                <w:rPr>
                  <w:rPrChange w:id="1785" w:author="김은수" w:date="2026-10-01T06:57:00Z">
                    <w:rPr>
                      <w:rFonts w:asciiTheme="minorEastAsia" w:eastAsiaTheme="minorEastAsia" w:hAnsiTheme="minorEastAsia" w:cs="Times New Roman"/>
                      <w:color w:val="auto"/>
                      <w:szCs w:val="22"/>
                      <w:lang w:val="en-US"/>
                    </w:rPr>
                  </w:rPrChange>
                </w:rPr>
                <w:t>1. 칩셋에서 부팅 과정에서 실행파일의 CRC 체크 기능 활성화</w:t>
              </w:r>
              <w:r w:rsidR="005C1023">
                <w:rPr>
                  <w:rPrChange w:id="1786" w:author="김은수" w:date="2026-10-01T06:57:00Z">
                    <w:rPr>
                      <w:rFonts w:asciiTheme="minorEastAsia" w:eastAsiaTheme="minorEastAsia" w:hAnsiTheme="minorEastAsia" w:cs="Times New Roman"/>
                      <w:color w:val="auto"/>
                      <w:szCs w:val="22"/>
                      <w:lang w:val="en-US"/>
                    </w:rPr>
                  </w:rPrChange>
                </w:rPr>
                <w:br/>
                <w:t>2. 칩셋에서 제공하는 무결성 방식을 사용하여 검사</w:t>
              </w:r>
            </w:ins>
          </w:p>
        </w:tc>
        <w:tc>
          <w:tcPr>
            <w:tcW w:w="3917" w:type="dxa"/>
            <w:tcPrChange w:id="1787" w:author="김은수" w:date="2026-10-01T06:57:00Z">
              <w:tcPr>
                <w:tcW w:w="3827" w:type="dxa"/>
              </w:tcPr>
            </w:tcPrChange>
          </w:tcPr>
          <w:p w14:paraId="08AA011B" w14:textId="77777777" w:rsidR="002E582F" w:rsidRPr="00C34F72" w:rsidRDefault="00B25E91">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788" w:author="김은수" w:date="2026-10-01T16:27:00Z" w16du:dateUtc="2026-10-01T07:27:00Z">
                  <w:rPr>
                    <w:rFonts w:asciiTheme="minorEastAsia" w:hAnsiTheme="minorEastAsia" w:cs="Times New Roman"/>
                  </w:rPr>
                </w:rPrChange>
              </w:rPr>
              <w:pPrChange w:id="178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790" w:author="김은수" w:date="2026-09-29T18:27:00Z" w16du:dateUtc="2026-09-29T09:27:00Z">
              <w:r w:rsidRPr="00C34F72">
                <w:rPr>
                  <w:rFonts w:asciiTheme="minorEastAsia" w:hAnsiTheme="minorEastAsia" w:cs="Times New Roman"/>
                  <w:lang w:val="en-US"/>
                  <w:rPrChange w:id="1791" w:author="김은수" w:date="2026-10-01T16:27:00Z" w16du:dateUtc="2026-10-01T07:27:00Z">
                    <w:rPr>
                      <w:rFonts w:asciiTheme="minorEastAsia" w:eastAsiaTheme="minorEastAsia" w:hAnsiTheme="minorEastAsia" w:cs="Times New Roman"/>
                      <w:color w:val="auto"/>
                      <w:szCs w:val="22"/>
                      <w:lang w:val="en-US"/>
                    </w:rPr>
                  </w:rPrChange>
                </w:rPr>
                <w:delText>NA</w:delText>
              </w:r>
            </w:del>
            <w:ins w:id="1792" w:author="김은수" w:date="2026-09-29T18:27:00Z" w16du:dateUtc="2026-09-29T09:27:00Z">
              <w:r w:rsidR="00AE4A56" w:rsidRPr="00C34F72">
                <w:rPr>
                  <w:lang w:val="en-US"/>
                  <w:rPrChange w:id="1793" w:author="김은수" w:date="2026-10-01T16:27:00Z" w16du:dateUtc="2026-10-01T07:27:00Z">
                    <w:rPr>
                      <w:rFonts w:asciiTheme="minorHAnsi" w:eastAsiaTheme="minorEastAsia" w:hAnsiTheme="minorHAnsi" w:cstheme="minorBidi"/>
                      <w:color w:val="auto"/>
                      <w:szCs w:val="22"/>
                      <w:lang w:val="en-US"/>
                    </w:rPr>
                  </w:rPrChange>
                </w:rPr>
                <w:t>Boot Control Module / Image Loading Module</w:t>
              </w:r>
            </w:ins>
          </w:p>
        </w:tc>
      </w:tr>
      <w:tr w:rsidR="002E582F" w:rsidRPr="003F2E8B" w14:paraId="34044C6C" w14:textId="77777777" w:rsidTr="00CC0AAE">
        <w:trPr>
          <w:cantSplit/>
          <w:del w:id="1794" w:author="김은수" w:date="2026-10-12T00:19:00Z"/>
          <w:trPrChange w:id="1795"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796" w:author="김은수" w:date="2026-10-01T06:57:00Z">
              <w:tcPr>
                <w:tcW w:w="1762" w:type="dxa"/>
              </w:tcPr>
            </w:tcPrChange>
          </w:tcPr>
          <w:p w14:paraId="7D9C18B8" w14:textId="77777777" w:rsidR="002E582F" w:rsidRPr="00850940" w:rsidRDefault="00617422">
            <w:pPr>
              <w:pStyle w:val="TDCe"/>
              <w:pPrChange w:id="1797" w:author="김은수" w:date="2026-10-01T06:57:00Z">
                <w:pPr/>
              </w:pPrChange>
            </w:pPr>
            <w:r>
              <w:rPr>
                <w:b/>
                <w:rPrChange w:id="1798" w:author="김은수" w:date="2026-10-01T06:57:00Z">
                  <w:rPr>
                    <w:rFonts w:asciiTheme="minorHAnsi" w:eastAsiaTheme="minorEastAsia" w:hAnsiTheme="minorHAnsi" w:cstheme="minorBidi"/>
                    <w:b w:val="0"/>
                    <w:color w:val="auto"/>
                    <w:szCs w:val="22"/>
                    <w:lang w:val="en-US"/>
                  </w:rPr>
                </w:rPrChange>
              </w:rPr>
              <w:t>SW-FW-RID-55</w:t>
            </w:r>
          </w:p>
        </w:tc>
        <w:tc>
          <w:tcPr>
            <w:tcW w:w="3917" w:type="dxa"/>
            <w:tcPrChange w:id="1799" w:author="김은수" w:date="2026-10-01T06:57:00Z">
              <w:tcPr>
                <w:tcW w:w="3827" w:type="dxa"/>
              </w:tcPr>
            </w:tcPrChange>
          </w:tcPr>
          <w:p w14:paraId="686D510A"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80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801" w:author="김은수" w:date="2026-10-01T06:57:00Z">
                  <w:rPr>
                    <w:rFonts w:asciiTheme="minorEastAsia" w:eastAsiaTheme="minorEastAsia" w:hAnsiTheme="minorEastAsia" w:cs="Times New Roman" w:hint="eastAsia"/>
                    <w:color w:val="auto"/>
                    <w:szCs w:val="22"/>
                    <w:lang w:val="en-US"/>
                  </w:rPr>
                </w:rPrChange>
              </w:rPr>
              <w:t>배터리</w:t>
            </w:r>
            <w:r>
              <w:rPr>
                <w:rPrChange w:id="1802" w:author="김은수" w:date="2026-10-01T06:57:00Z">
                  <w:rPr>
                    <w:rFonts w:asciiTheme="minorEastAsia" w:eastAsiaTheme="minorEastAsia" w:hAnsiTheme="minorEastAsia" w:cs="Times New Roman"/>
                    <w:color w:val="auto"/>
                    <w:szCs w:val="22"/>
                    <w:lang w:val="en-US"/>
                  </w:rPr>
                </w:rPrChange>
              </w:rPr>
              <w:t xml:space="preserve"> 저전압을 주기적으로 반복하여 </w:t>
            </w:r>
            <w:del w:id="1803" w:author="김은수" w:date="2026-09-29T18:27:00Z" w16du:dateUtc="2026-09-29T09:27:00Z">
              <w:r w:rsidR="00B25E91">
                <w:rPr>
                  <w:rFonts w:asciiTheme="minorEastAsia" w:hAnsiTheme="minorEastAsia" w:cs="Times New Roman" w:hint="eastAsia"/>
                  <w:color w:val="000000" w:themeColor="text1"/>
                </w:rPr>
                <w:delText>알려준다</w:delText>
              </w:r>
            </w:del>
            <w:ins w:id="1804" w:author="김은수" w:date="2026-09-29T18:27:00Z" w16du:dateUtc="2026-09-29T09:27:00Z">
              <w:r>
                <w:rPr>
                  <w:rFonts w:hint="eastAsia"/>
                  <w:rPrChange w:id="1805" w:author="김은수" w:date="2026-10-01T06:57:00Z">
                    <w:rPr>
                      <w:rFonts w:asciiTheme="minorEastAsia" w:eastAsiaTheme="minorEastAsia" w:hAnsiTheme="minorEastAsia" w:cs="Times New Roman" w:hint="eastAsia"/>
                      <w:color w:val="auto"/>
                      <w:szCs w:val="22"/>
                      <w:lang w:val="en-US"/>
                    </w:rPr>
                  </w:rPrChange>
                </w:rPr>
                <w:t>자극</w:t>
              </w:r>
              <w:r>
                <w:rPr>
                  <w:rPrChange w:id="1806" w:author="김은수" w:date="2026-10-01T06:57:00Z">
                    <w:rPr>
                      <w:rFonts w:asciiTheme="minorEastAsia" w:eastAsiaTheme="minorEastAsia" w:hAnsiTheme="minorEastAsia" w:cs="Times New Roman"/>
                      <w:color w:val="auto"/>
                      <w:szCs w:val="22"/>
                      <w:lang w:val="en-US"/>
                    </w:rPr>
                  </w:rPrChange>
                </w:rPr>
                <w:t xml:space="preserve"> 출력과 LED로 알린다</w:t>
              </w:r>
            </w:ins>
            <w:r>
              <w:rPr>
                <w:rPrChange w:id="1807" w:author="김은수" w:date="2026-10-01T06:57:00Z">
                  <w:rPr>
                    <w:rFonts w:asciiTheme="minorEastAsia" w:eastAsiaTheme="minorEastAsia" w:hAnsiTheme="minorEastAsia" w:cs="Times New Roman"/>
                    <w:color w:val="auto"/>
                    <w:szCs w:val="22"/>
                    <w:lang w:val="en-US"/>
                  </w:rPr>
                </w:rPrChange>
              </w:rPr>
              <w:t>.</w:t>
            </w:r>
          </w:p>
        </w:tc>
        <w:tc>
          <w:tcPr>
            <w:tcW w:w="3917" w:type="dxa"/>
            <w:tcPrChange w:id="1808" w:author="김은수" w:date="2026-10-01T06:57:00Z">
              <w:tcPr>
                <w:tcW w:w="3827" w:type="dxa"/>
              </w:tcPr>
            </w:tcPrChange>
          </w:tcPr>
          <w:p w14:paraId="44CAD2C3"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80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810" w:author="김은수" w:date="2026-09-29T18:27:00Z" w16du:dateUtc="2026-09-29T09:27:00Z">
              <w:r>
                <w:rPr>
                  <w:rPrChange w:id="1811" w:author="김은수" w:date="2026-10-01T06:57:00Z">
                    <w:rPr>
                      <w:rFonts w:asciiTheme="minorHAnsi" w:eastAsiaTheme="minorEastAsia" w:hAnsiTheme="minorHAnsi" w:cstheme="minorBidi"/>
                      <w:color w:val="auto"/>
                      <w:szCs w:val="22"/>
                      <w:lang w:val="en-US"/>
                    </w:rPr>
                  </w:rPrChange>
                </w:rPr>
                <w:t xml:space="preserve">CM3 </w:t>
              </w:r>
            </w:ins>
            <w:r>
              <w:rPr>
                <w:rPrChange w:id="1812"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77976BC1" w14:textId="77777777" w:rsidTr="00CC0AAE">
        <w:trPr>
          <w:cantSplit/>
          <w:del w:id="1813" w:author="김은수" w:date="2026-10-12T00:19:00Z"/>
          <w:trPrChange w:id="1814"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815" w:author="김은수" w:date="2026-10-01T06:57:00Z">
              <w:tcPr>
                <w:tcW w:w="1762" w:type="dxa"/>
              </w:tcPr>
            </w:tcPrChange>
          </w:tcPr>
          <w:p w14:paraId="23F48CF3" w14:textId="77777777" w:rsidR="002E582F" w:rsidRPr="00850940" w:rsidRDefault="00617422">
            <w:pPr>
              <w:pStyle w:val="TDCe"/>
              <w:pPrChange w:id="1816" w:author="김은수" w:date="2026-10-01T06:57:00Z">
                <w:pPr/>
              </w:pPrChange>
            </w:pPr>
            <w:r>
              <w:rPr>
                <w:b/>
                <w:rPrChange w:id="1817" w:author="김은수" w:date="2026-10-01T06:57:00Z">
                  <w:rPr>
                    <w:rFonts w:asciiTheme="minorHAnsi" w:eastAsiaTheme="minorEastAsia" w:hAnsiTheme="minorHAnsi" w:cstheme="minorBidi"/>
                    <w:b w:val="0"/>
                    <w:color w:val="auto"/>
                    <w:szCs w:val="22"/>
                    <w:lang w:val="en-US"/>
                  </w:rPr>
                </w:rPrChange>
              </w:rPr>
              <w:t>SW-FW-RID-56</w:t>
            </w:r>
          </w:p>
        </w:tc>
        <w:tc>
          <w:tcPr>
            <w:tcW w:w="3917" w:type="dxa"/>
            <w:tcPrChange w:id="1818" w:author="김은수" w:date="2026-10-01T06:57:00Z">
              <w:tcPr>
                <w:tcW w:w="3827" w:type="dxa"/>
              </w:tcPr>
            </w:tcPrChange>
          </w:tcPr>
          <w:p w14:paraId="77D00537" w14:textId="77777777" w:rsidR="002E582F" w:rsidRPr="00895B94" w:rsidRDefault="00B25E91">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81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820" w:author="김은수" w:date="2026-09-29T18:27:00Z" w16du:dateUtc="2026-09-29T09:27:00Z">
              <w:r>
                <w:rPr>
                  <w:rFonts w:asciiTheme="minorEastAsia" w:hAnsiTheme="minorEastAsia" w:cs="Times New Roman" w:hint="eastAsia"/>
                  <w:color w:val="000000" w:themeColor="text1"/>
                </w:rPr>
                <w:delText>볼륨 증가를</w:delText>
              </w:r>
            </w:del>
            <w:ins w:id="1821" w:author="김은수" w:date="2026-09-29T18:27:00Z" w16du:dateUtc="2026-09-29T09:27:00Z">
              <w:r w:rsidR="005C1023">
                <w:rPr>
                  <w:rFonts w:hint="eastAsia"/>
                  <w:rPrChange w:id="1822" w:author="김은수" w:date="2026-10-01T06:57:00Z">
                    <w:rPr>
                      <w:rFonts w:asciiTheme="minorEastAsia" w:eastAsiaTheme="minorEastAsia" w:hAnsiTheme="minorEastAsia" w:cs="Times New Roman" w:hint="eastAsia"/>
                      <w:color w:val="auto"/>
                      <w:szCs w:val="22"/>
                      <w:lang w:val="en-US"/>
                    </w:rPr>
                  </w:rPrChange>
                </w:rPr>
                <w:t>자극</w:t>
              </w:r>
              <w:r w:rsidR="005C1023">
                <w:rPr>
                  <w:rPrChange w:id="1823" w:author="김은수" w:date="2026-10-01T06:57:00Z">
                    <w:rPr>
                      <w:rFonts w:asciiTheme="minorEastAsia" w:eastAsiaTheme="minorEastAsia" w:hAnsiTheme="minorEastAsia" w:cs="Times New Roman"/>
                      <w:color w:val="auto"/>
                      <w:szCs w:val="22"/>
                      <w:lang w:val="en-US"/>
                    </w:rPr>
                  </w:rPrChange>
                </w:rPr>
                <w:t xml:space="preserve"> 볼륨은</w:t>
              </w:r>
            </w:ins>
            <w:r w:rsidR="005C1023">
              <w:rPr>
                <w:rPrChange w:id="1824" w:author="김은수" w:date="2026-10-01T06:57:00Z">
                  <w:rPr>
                    <w:rFonts w:asciiTheme="minorEastAsia" w:eastAsiaTheme="minorEastAsia" w:hAnsiTheme="minorEastAsia" w:cs="Times New Roman"/>
                    <w:color w:val="auto"/>
                    <w:szCs w:val="22"/>
                    <w:lang w:val="en-US"/>
                  </w:rPr>
                </w:rPrChange>
              </w:rPr>
              <w:t xml:space="preserve"> 단계적으로 </w:t>
            </w:r>
            <w:del w:id="1825" w:author="김은수" w:date="2026-09-29T18:27:00Z" w16du:dateUtc="2026-09-29T09:27:00Z">
              <w:r>
                <w:rPr>
                  <w:rFonts w:asciiTheme="minorEastAsia" w:hAnsiTheme="minorEastAsia" w:cs="Times New Roman" w:hint="eastAsia"/>
                  <w:color w:val="000000" w:themeColor="text1"/>
                </w:rPr>
                <w:delText>진행</w:delText>
              </w:r>
            </w:del>
            <w:ins w:id="1826" w:author="김은수" w:date="2026-09-29T18:27:00Z" w16du:dateUtc="2026-09-29T09:27:00Z">
              <w:r w:rsidR="005C1023">
                <w:rPr>
                  <w:rFonts w:hint="eastAsia"/>
                  <w:rPrChange w:id="1827" w:author="김은수" w:date="2026-10-01T06:57:00Z">
                    <w:rPr>
                      <w:rFonts w:asciiTheme="minorEastAsia" w:eastAsiaTheme="minorEastAsia" w:hAnsiTheme="minorEastAsia" w:cs="Times New Roman" w:hint="eastAsia"/>
                      <w:color w:val="auto"/>
                      <w:szCs w:val="22"/>
                      <w:lang w:val="en-US"/>
                    </w:rPr>
                  </w:rPrChange>
                </w:rPr>
                <w:t>증가하도록</w:t>
              </w:r>
              <w:r w:rsidR="005C1023">
                <w:rPr>
                  <w:rPrChange w:id="1828" w:author="김은수" w:date="2026-10-01T06:57:00Z">
                    <w:rPr>
                      <w:rFonts w:asciiTheme="minorEastAsia" w:eastAsiaTheme="minorEastAsia" w:hAnsiTheme="minorEastAsia" w:cs="Times New Roman"/>
                      <w:color w:val="auto"/>
                      <w:szCs w:val="22"/>
                      <w:lang w:val="en-US"/>
                    </w:rPr>
                  </w:rPrChange>
                </w:rPr>
                <w:t xml:space="preserve"> 설계한다.(soft increase)</w:t>
              </w:r>
            </w:ins>
          </w:p>
        </w:tc>
        <w:tc>
          <w:tcPr>
            <w:tcW w:w="3917" w:type="dxa"/>
            <w:tcPrChange w:id="1829" w:author="김은수" w:date="2026-10-01T06:57:00Z">
              <w:tcPr>
                <w:tcW w:w="3827" w:type="dxa"/>
              </w:tcPr>
            </w:tcPrChange>
          </w:tcPr>
          <w:p w14:paraId="0264FF01" w14:textId="77777777" w:rsidR="002E582F" w:rsidRPr="00C34F72" w:rsidRDefault="00B25E91">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830" w:author="김은수" w:date="2026-10-01T16:27:00Z" w16du:dateUtc="2026-10-01T07:27:00Z">
                  <w:rPr>
                    <w:rFonts w:asciiTheme="minorEastAsia" w:hAnsiTheme="minorEastAsia" w:cs="Times New Roman"/>
                  </w:rPr>
                </w:rPrChange>
              </w:rPr>
              <w:pPrChange w:id="183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832" w:author="김은수" w:date="2026-09-29T18:27:00Z" w16du:dateUtc="2026-09-29T09:27:00Z">
              <w:r w:rsidRPr="00C34F72">
                <w:rPr>
                  <w:rFonts w:asciiTheme="minorEastAsia" w:hAnsiTheme="minorEastAsia" w:cs="Times New Roman"/>
                  <w:lang w:val="en-US"/>
                  <w:rPrChange w:id="1833" w:author="김은수" w:date="2026-10-01T16:27:00Z" w16du:dateUtc="2026-10-01T07:27:00Z">
                    <w:rPr>
                      <w:rFonts w:asciiTheme="minorEastAsia" w:eastAsiaTheme="minorEastAsia" w:hAnsiTheme="minorEastAsia" w:cs="Times New Roman"/>
                      <w:color w:val="auto"/>
                      <w:szCs w:val="22"/>
                      <w:lang w:val="en-US"/>
                    </w:rPr>
                  </w:rPrChange>
                </w:rPr>
                <w:delText>System Control Module</w:delText>
              </w:r>
            </w:del>
            <w:ins w:id="1834" w:author="김은수" w:date="2026-09-29T18:27:00Z" w16du:dateUtc="2026-09-29T09:27:00Z">
              <w:r w:rsidR="00AE4A56" w:rsidRPr="00C34F72">
                <w:rPr>
                  <w:lang w:val="en-US"/>
                  <w:rPrChange w:id="1835" w:author="김은수" w:date="2026-10-01T16:27:00Z" w16du:dateUtc="2026-10-01T07:27:00Z">
                    <w:rPr>
                      <w:rFonts w:asciiTheme="minorHAnsi" w:eastAsiaTheme="minorEastAsia" w:hAnsiTheme="minorHAnsi" w:cstheme="minorBidi"/>
                      <w:color w:val="auto"/>
                      <w:szCs w:val="22"/>
                      <w:lang w:val="en-US"/>
                    </w:rPr>
                  </w:rPrChange>
                </w:rPr>
                <w:t>CM3 / CFX Internal Stimulation Device Execution Module</w:t>
              </w:r>
            </w:ins>
          </w:p>
        </w:tc>
      </w:tr>
      <w:tr w:rsidR="002E582F" w:rsidRPr="003F2E8B" w14:paraId="2A13516C" w14:textId="77777777" w:rsidTr="00CC0AAE">
        <w:trPr>
          <w:cantSplit/>
          <w:del w:id="1836" w:author="김은수" w:date="2026-10-12T00:19:00Z"/>
          <w:trPrChange w:id="183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838" w:author="김은수" w:date="2026-10-01T06:57:00Z">
              <w:tcPr>
                <w:tcW w:w="1762" w:type="dxa"/>
              </w:tcPr>
            </w:tcPrChange>
          </w:tcPr>
          <w:p w14:paraId="070DB345" w14:textId="77777777" w:rsidR="002E582F" w:rsidRPr="00850940" w:rsidRDefault="00617422">
            <w:pPr>
              <w:pStyle w:val="TDCe"/>
              <w:pPrChange w:id="1839" w:author="김은수" w:date="2026-10-01T06:57:00Z">
                <w:pPr/>
              </w:pPrChange>
            </w:pPr>
            <w:r>
              <w:rPr>
                <w:b/>
                <w:rPrChange w:id="1840" w:author="김은수" w:date="2026-10-01T06:57:00Z">
                  <w:rPr>
                    <w:rFonts w:asciiTheme="minorHAnsi" w:eastAsiaTheme="minorEastAsia" w:hAnsiTheme="minorHAnsi" w:cstheme="minorBidi"/>
                    <w:b w:val="0"/>
                    <w:color w:val="auto"/>
                    <w:szCs w:val="22"/>
                    <w:lang w:val="en-US"/>
                  </w:rPr>
                </w:rPrChange>
              </w:rPr>
              <w:t>SW-FW-RID-57</w:t>
            </w:r>
          </w:p>
        </w:tc>
        <w:tc>
          <w:tcPr>
            <w:tcW w:w="3917" w:type="dxa"/>
            <w:tcPrChange w:id="1841" w:author="김은수" w:date="2026-10-01T06:57:00Z">
              <w:tcPr>
                <w:tcW w:w="3827" w:type="dxa"/>
              </w:tcPr>
            </w:tcPrChange>
          </w:tcPr>
          <w:p w14:paraId="33A314B1"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84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843" w:author="김은수" w:date="2026-10-01T06:57:00Z">
                  <w:rPr>
                    <w:rFonts w:asciiTheme="minorEastAsia" w:eastAsiaTheme="minorEastAsia" w:hAnsiTheme="minorEastAsia" w:cs="Times New Roman" w:hint="eastAsia"/>
                    <w:color w:val="auto"/>
                    <w:szCs w:val="22"/>
                    <w:lang w:val="en-US"/>
                  </w:rPr>
                </w:rPrChange>
              </w:rPr>
              <w:t>필수</w:t>
            </w:r>
            <w:r>
              <w:rPr>
                <w:rPrChange w:id="1844" w:author="김은수" w:date="2026-10-01T06:57:00Z">
                  <w:rPr>
                    <w:rFonts w:asciiTheme="minorEastAsia" w:eastAsiaTheme="minorEastAsia" w:hAnsiTheme="minorEastAsia" w:cs="Times New Roman"/>
                    <w:color w:val="auto"/>
                    <w:szCs w:val="22"/>
                    <w:lang w:val="en-US"/>
                  </w:rPr>
                </w:rPrChange>
              </w:rPr>
              <w:t xml:space="preserve"> 성능 </w:t>
            </w:r>
            <w:del w:id="1845" w:author="김은수" w:date="2026-09-29T18:27:00Z" w16du:dateUtc="2026-09-29T09:27:00Z">
              <w:r w:rsidR="00B25E91">
                <w:rPr>
                  <w:rFonts w:asciiTheme="minorEastAsia" w:hAnsiTheme="minorEastAsia" w:cs="Times New Roman" w:hint="eastAsia"/>
                  <w:color w:val="000000" w:themeColor="text1"/>
                </w:rPr>
                <w:delText>시험 진행</w:delText>
              </w:r>
            </w:del>
            <w:ins w:id="1846" w:author="김은수" w:date="2026-09-29T18:27:00Z" w16du:dateUtc="2026-09-29T09:27:00Z">
              <w:r>
                <w:rPr>
                  <w:rFonts w:hint="eastAsia"/>
                  <w:rPrChange w:id="1847" w:author="김은수" w:date="2026-10-01T06:57:00Z">
                    <w:rPr>
                      <w:rFonts w:asciiTheme="minorEastAsia" w:eastAsiaTheme="minorEastAsia" w:hAnsiTheme="minorEastAsia" w:cs="Times New Roman" w:hint="eastAsia"/>
                      <w:color w:val="auto"/>
                      <w:szCs w:val="22"/>
                      <w:lang w:val="en-US"/>
                    </w:rPr>
                  </w:rPrChange>
                </w:rPr>
                <w:t>시험을</w:t>
              </w:r>
              <w:r>
                <w:rPr>
                  <w:rPrChange w:id="1848" w:author="김은수" w:date="2026-10-01T06:57:00Z">
                    <w:rPr>
                      <w:rFonts w:asciiTheme="minorEastAsia" w:eastAsiaTheme="minorEastAsia" w:hAnsiTheme="minorEastAsia" w:cs="Times New Roman"/>
                      <w:color w:val="auto"/>
                      <w:szCs w:val="22"/>
                      <w:lang w:val="en-US"/>
                    </w:rPr>
                  </w:rPrChange>
                </w:rPr>
                <w:t xml:space="preserve"> 진행한다.</w:t>
              </w:r>
            </w:ins>
          </w:p>
        </w:tc>
        <w:tc>
          <w:tcPr>
            <w:tcW w:w="3917" w:type="dxa"/>
            <w:tcPrChange w:id="1849" w:author="김은수" w:date="2026-10-01T06:57:00Z">
              <w:tcPr>
                <w:tcW w:w="3827" w:type="dxa"/>
              </w:tcPr>
            </w:tcPrChange>
          </w:tcPr>
          <w:p w14:paraId="125D8DBD" w14:textId="77777777" w:rsidR="002E582F" w:rsidRPr="00C34F72" w:rsidRDefault="00B25E91">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850" w:author="김은수" w:date="2026-10-01T16:27:00Z" w16du:dateUtc="2026-10-01T07:27:00Z">
                  <w:rPr>
                    <w:rFonts w:asciiTheme="minorEastAsia" w:hAnsiTheme="minorEastAsia" w:cs="Times New Roman"/>
                  </w:rPr>
                </w:rPrChange>
              </w:rPr>
              <w:pPrChange w:id="185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1852" w:author="김은수" w:date="2026-09-29T18:27:00Z" w16du:dateUtc="2026-09-29T09:27:00Z">
              <w:r w:rsidRPr="00C34F72">
                <w:rPr>
                  <w:rFonts w:asciiTheme="minorEastAsia" w:hAnsiTheme="minorEastAsia" w:cs="Times New Roman"/>
                  <w:lang w:val="en-US"/>
                  <w:rPrChange w:id="1853" w:author="김은수" w:date="2026-10-01T16:27:00Z" w16du:dateUtc="2026-10-01T07:27:00Z">
                    <w:rPr>
                      <w:rFonts w:asciiTheme="minorEastAsia" w:eastAsiaTheme="minorEastAsia" w:hAnsiTheme="minorEastAsia" w:cs="Times New Roman"/>
                      <w:color w:val="auto"/>
                      <w:szCs w:val="22"/>
                      <w:lang w:val="en-US"/>
                    </w:rPr>
                  </w:rPrChange>
                </w:rPr>
                <w:delText>N/A</w:delText>
              </w:r>
            </w:del>
            <w:ins w:id="1854" w:author="김은수" w:date="2026-09-29T18:27:00Z" w16du:dateUtc="2026-09-29T09:27:00Z">
              <w:r w:rsidR="00AE4A56" w:rsidRPr="00C34F72">
                <w:rPr>
                  <w:lang w:val="en-US"/>
                  <w:rPrChange w:id="1855" w:author="김은수" w:date="2026-10-01T16:27:00Z" w16du:dateUtc="2026-10-01T07:27:00Z">
                    <w:rPr>
                      <w:rFonts w:asciiTheme="minorHAnsi" w:eastAsiaTheme="minorEastAsia" w:hAnsiTheme="minorHAnsi" w:cstheme="minorBidi"/>
                      <w:color w:val="auto"/>
                      <w:szCs w:val="22"/>
                      <w:lang w:val="en-US"/>
                    </w:rPr>
                  </w:rPrChange>
                </w:rPr>
                <w:t>Signal Processing Module / Internal Stimulation Device Execution Module</w:t>
              </w:r>
            </w:ins>
          </w:p>
        </w:tc>
      </w:tr>
      <w:tr w:rsidR="002E582F" w:rsidRPr="003F2E8B" w14:paraId="41CCE194" w14:textId="77777777" w:rsidTr="00CC0AAE">
        <w:trPr>
          <w:cantSplit/>
          <w:del w:id="1856" w:author="김은수" w:date="2026-10-12T00:19:00Z"/>
          <w:trPrChange w:id="185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858" w:author="김은수" w:date="2026-10-01T06:57:00Z">
              <w:tcPr>
                <w:tcW w:w="1762" w:type="dxa"/>
              </w:tcPr>
            </w:tcPrChange>
          </w:tcPr>
          <w:p w14:paraId="422753D5" w14:textId="77777777" w:rsidR="002E582F" w:rsidRPr="00850940" w:rsidRDefault="00617422">
            <w:pPr>
              <w:pStyle w:val="TDCe"/>
              <w:pPrChange w:id="1859" w:author="김은수" w:date="2026-10-01T06:57:00Z">
                <w:pPr/>
              </w:pPrChange>
            </w:pPr>
            <w:r>
              <w:rPr>
                <w:b/>
                <w:rPrChange w:id="1860" w:author="김은수" w:date="2026-10-01T06:57:00Z">
                  <w:rPr>
                    <w:rFonts w:asciiTheme="minorHAnsi" w:eastAsiaTheme="minorEastAsia" w:hAnsiTheme="minorHAnsi" w:cstheme="minorBidi"/>
                    <w:b w:val="0"/>
                    <w:color w:val="auto"/>
                    <w:szCs w:val="22"/>
                    <w:lang w:val="en-US"/>
                  </w:rPr>
                </w:rPrChange>
              </w:rPr>
              <w:t>SW-FW-RID-58</w:t>
            </w:r>
          </w:p>
        </w:tc>
        <w:tc>
          <w:tcPr>
            <w:tcW w:w="3917" w:type="dxa"/>
            <w:tcPrChange w:id="1861" w:author="김은수" w:date="2026-10-01T06:57:00Z">
              <w:tcPr>
                <w:tcW w:w="3827" w:type="dxa"/>
              </w:tcPr>
            </w:tcPrChange>
          </w:tcPr>
          <w:p w14:paraId="79C7E3AC"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86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863" w:author="김은수" w:date="2026-10-01T06:57:00Z">
                  <w:rPr>
                    <w:rFonts w:asciiTheme="minorEastAsia" w:eastAsiaTheme="minorEastAsia" w:hAnsiTheme="minorEastAsia" w:cs="Times New Roman" w:hint="eastAsia"/>
                    <w:color w:val="auto"/>
                    <w:szCs w:val="22"/>
                    <w:lang w:val="en-US"/>
                  </w:rPr>
                </w:rPrChange>
              </w:rPr>
              <w:t>실시간</w:t>
            </w:r>
            <w:r>
              <w:rPr>
                <w:rPrChange w:id="1864" w:author="김은수" w:date="2026-10-01T06:57:00Z">
                  <w:rPr>
                    <w:rFonts w:asciiTheme="minorEastAsia" w:eastAsiaTheme="minorEastAsia" w:hAnsiTheme="minorEastAsia" w:cs="Times New Roman"/>
                    <w:color w:val="auto"/>
                    <w:szCs w:val="22"/>
                    <w:lang w:val="en-US"/>
                  </w:rPr>
                </w:rPrChange>
              </w:rPr>
              <w:t xml:space="preserve"> </w:t>
            </w:r>
            <w:del w:id="1865" w:author="김은수" w:date="2026-09-29T18:27:00Z" w16du:dateUtc="2026-09-29T09:27:00Z">
              <w:r w:rsidR="00B25E91">
                <w:rPr>
                  <w:rFonts w:asciiTheme="minorEastAsia" w:hAnsiTheme="minorEastAsia" w:cs="Times New Roman" w:hint="eastAsia"/>
                  <w:color w:val="000000" w:themeColor="text1"/>
                </w:rPr>
                <w:delText>신호처리</w:delText>
              </w:r>
            </w:del>
            <w:ins w:id="1866" w:author="김은수" w:date="2026-09-29T18:27:00Z" w16du:dateUtc="2026-09-29T09:27:00Z">
              <w:r>
                <w:rPr>
                  <w:rFonts w:hint="eastAsia"/>
                  <w:rPrChange w:id="1867" w:author="김은수" w:date="2026-10-01T06:57:00Z">
                    <w:rPr>
                      <w:rFonts w:asciiTheme="minorEastAsia" w:eastAsiaTheme="minorEastAsia" w:hAnsiTheme="minorEastAsia" w:cs="Times New Roman" w:hint="eastAsia"/>
                      <w:color w:val="auto"/>
                      <w:szCs w:val="22"/>
                      <w:lang w:val="en-US"/>
                    </w:rPr>
                  </w:rPrChange>
                </w:rPr>
                <w:t>신호처리가</w:t>
              </w:r>
              <w:r>
                <w:rPr>
                  <w:rPrChange w:id="1868" w:author="김은수" w:date="2026-10-01T06:57:00Z">
                    <w:rPr>
                      <w:rFonts w:asciiTheme="minorEastAsia" w:eastAsiaTheme="minorEastAsia" w:hAnsiTheme="minorEastAsia" w:cs="Times New Roman"/>
                      <w:color w:val="auto"/>
                      <w:szCs w:val="22"/>
                      <w:lang w:val="en-US"/>
                    </w:rPr>
                  </w:rPrChange>
                </w:rPr>
                <w:t xml:space="preserve"> 가능하도록 설계한다.</w:t>
              </w:r>
            </w:ins>
          </w:p>
        </w:tc>
        <w:tc>
          <w:tcPr>
            <w:tcW w:w="3917" w:type="dxa"/>
            <w:tcPrChange w:id="1869" w:author="김은수" w:date="2026-10-01T06:57:00Z">
              <w:tcPr>
                <w:tcW w:w="3827" w:type="dxa"/>
              </w:tcPr>
            </w:tcPrChange>
          </w:tcPr>
          <w:p w14:paraId="047640C3" w14:textId="77777777" w:rsidR="00B25E91" w:rsidRDefault="00B25E91" w:rsidP="00B25E91">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rPr>
                <w:del w:id="1870" w:author="김은수" w:date="2026-09-29T18:27:00Z" w16du:dateUtc="2026-09-29T09:27:00Z"/>
                <w:rFonts w:asciiTheme="minorEastAsia" w:hAnsiTheme="minorEastAsia" w:cs="Times New Roman"/>
              </w:rPr>
            </w:pPr>
            <w:del w:id="1871" w:author="김은수" w:date="2026-09-29T18:27:00Z" w16du:dateUtc="2026-09-29T09:27:00Z">
              <w:r>
                <w:rPr>
                  <w:rFonts w:asciiTheme="minorEastAsia" w:hAnsiTheme="minorEastAsia" w:cs="Times New Roman"/>
                </w:rPr>
                <w:delText>System Control Module</w:delText>
              </w:r>
            </w:del>
          </w:p>
          <w:p w14:paraId="479F354F"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1872" w:author="김은수" w:date="2026-10-01T16:27:00Z" w16du:dateUtc="2026-10-01T07:27:00Z">
                  <w:rPr>
                    <w:rFonts w:asciiTheme="minorEastAsia" w:hAnsiTheme="minorEastAsia" w:cs="Times New Roman"/>
                  </w:rPr>
                </w:rPrChange>
              </w:rPr>
              <w:pPrChange w:id="187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874" w:author="김은수" w:date="2026-09-29T18:27:00Z" w16du:dateUtc="2026-09-29T09:27:00Z">
              <w:r w:rsidRPr="00C34F72">
                <w:rPr>
                  <w:lang w:val="en-US"/>
                  <w:rPrChange w:id="1875" w:author="김은수" w:date="2026-10-01T16:27:00Z" w16du:dateUtc="2026-10-01T07:27:00Z">
                    <w:rPr>
                      <w:rFonts w:asciiTheme="minorHAnsi" w:eastAsiaTheme="minorEastAsia" w:hAnsiTheme="minorHAnsi" w:cstheme="minorBidi"/>
                      <w:color w:val="auto"/>
                      <w:szCs w:val="22"/>
                      <w:lang w:val="en-US"/>
                    </w:rPr>
                  </w:rPrChange>
                </w:rPr>
                <w:t xml:space="preserve">CFX </w:t>
              </w:r>
            </w:ins>
            <w:r w:rsidRPr="00C34F72">
              <w:rPr>
                <w:lang w:val="en-US"/>
                <w:rPrChange w:id="1876" w:author="김은수" w:date="2026-10-01T16:27:00Z" w16du:dateUtc="2026-10-01T07:27:00Z">
                  <w:rPr>
                    <w:rFonts w:asciiTheme="minorHAnsi" w:eastAsiaTheme="minorEastAsia" w:hAnsiTheme="minorHAnsi" w:cstheme="minorBidi"/>
                    <w:color w:val="auto"/>
                    <w:szCs w:val="22"/>
                    <w:lang w:val="en-US"/>
                  </w:rPr>
                </w:rPrChange>
              </w:rPr>
              <w:t>Signal Processing Module</w:t>
            </w:r>
            <w:ins w:id="1877" w:author="김은수" w:date="2026-09-29T18:27:00Z" w16du:dateUtc="2026-09-29T09:27:00Z">
              <w:r w:rsidRPr="00C34F72">
                <w:rPr>
                  <w:lang w:val="en-US"/>
                  <w:rPrChange w:id="1878" w:author="김은수" w:date="2026-10-01T16:27:00Z" w16du:dateUtc="2026-10-01T07:27:00Z">
                    <w:rPr>
                      <w:rFonts w:asciiTheme="minorHAnsi" w:eastAsiaTheme="minorEastAsia" w:hAnsiTheme="minorHAnsi" w:cstheme="minorBidi"/>
                      <w:color w:val="auto"/>
                      <w:szCs w:val="22"/>
                      <w:lang w:val="en-US"/>
                    </w:rPr>
                  </w:rPrChange>
                </w:rPr>
                <w:t xml:space="preserve"> / System Control Module</w:t>
              </w:r>
            </w:ins>
          </w:p>
        </w:tc>
      </w:tr>
      <w:tr w:rsidR="002E582F" w:rsidRPr="003F2E8B" w14:paraId="3040D4D8" w14:textId="77777777" w:rsidTr="00CC0AAE">
        <w:trPr>
          <w:cantSplit/>
          <w:del w:id="1879" w:author="김은수" w:date="2026-10-12T00:19:00Z"/>
          <w:trPrChange w:id="1880"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881" w:author="김은수" w:date="2026-10-01T06:57:00Z">
              <w:tcPr>
                <w:tcW w:w="1762" w:type="dxa"/>
              </w:tcPr>
            </w:tcPrChange>
          </w:tcPr>
          <w:p w14:paraId="6BF6C859" w14:textId="77777777" w:rsidR="002E582F" w:rsidRPr="00850940" w:rsidRDefault="00617422">
            <w:pPr>
              <w:pStyle w:val="TDCe"/>
              <w:pPrChange w:id="1882" w:author="김은수" w:date="2026-10-01T06:57:00Z">
                <w:pPr/>
              </w:pPrChange>
            </w:pPr>
            <w:r>
              <w:rPr>
                <w:b/>
                <w:rPrChange w:id="1883" w:author="김은수" w:date="2026-10-01T06:57:00Z">
                  <w:rPr>
                    <w:rFonts w:asciiTheme="minorHAnsi" w:eastAsiaTheme="minorEastAsia" w:hAnsiTheme="minorHAnsi" w:cstheme="minorBidi"/>
                    <w:b w:val="0"/>
                    <w:color w:val="auto"/>
                    <w:szCs w:val="22"/>
                    <w:lang w:val="en-US"/>
                  </w:rPr>
                </w:rPrChange>
              </w:rPr>
              <w:t>SW-FW-RID-59</w:t>
            </w:r>
          </w:p>
        </w:tc>
        <w:tc>
          <w:tcPr>
            <w:tcW w:w="3917" w:type="dxa"/>
            <w:tcPrChange w:id="1884" w:author="김은수" w:date="2026-10-01T06:57:00Z">
              <w:tcPr>
                <w:tcW w:w="3827" w:type="dxa"/>
              </w:tcPr>
            </w:tcPrChange>
          </w:tcPr>
          <w:p w14:paraId="7570F983"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88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886" w:author="김은수" w:date="2026-10-01T06:57:00Z">
                  <w:rPr>
                    <w:rFonts w:asciiTheme="minorEastAsia" w:eastAsiaTheme="minorEastAsia" w:hAnsiTheme="minorEastAsia" w:cs="Times New Roman" w:hint="eastAsia"/>
                    <w:color w:val="auto"/>
                    <w:szCs w:val="22"/>
                    <w:lang w:val="en-US"/>
                  </w:rPr>
                </w:rPrChange>
              </w:rPr>
              <w:t>제어</w:t>
            </w:r>
            <w:r>
              <w:rPr>
                <w:rPrChange w:id="1887" w:author="김은수" w:date="2026-10-01T06:57:00Z">
                  <w:rPr>
                    <w:rFonts w:asciiTheme="minorEastAsia" w:eastAsiaTheme="minorEastAsia" w:hAnsiTheme="minorEastAsia" w:cs="Times New Roman"/>
                    <w:color w:val="auto"/>
                    <w:szCs w:val="22"/>
                    <w:lang w:val="en-US"/>
                  </w:rPr>
                </w:rPrChange>
              </w:rPr>
              <w:t xml:space="preserve"> 명령이 프로토콜에 맞게 전송되어야 실행한다.</w:t>
            </w:r>
          </w:p>
        </w:tc>
        <w:tc>
          <w:tcPr>
            <w:tcW w:w="3917" w:type="dxa"/>
            <w:tcPrChange w:id="1888" w:author="김은수" w:date="2026-10-01T06:57:00Z">
              <w:tcPr>
                <w:tcW w:w="3827" w:type="dxa"/>
              </w:tcPr>
            </w:tcPrChange>
          </w:tcPr>
          <w:p w14:paraId="0A21081C"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88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890" w:author="김은수" w:date="2026-09-29T18:27:00Z" w16du:dateUtc="2026-09-29T09:27:00Z">
              <w:r>
                <w:rPr>
                  <w:rPrChange w:id="1891" w:author="김은수" w:date="2026-10-01T06:57:00Z">
                    <w:rPr>
                      <w:rFonts w:asciiTheme="minorHAnsi" w:eastAsiaTheme="minorEastAsia" w:hAnsiTheme="minorHAnsi" w:cstheme="minorBidi"/>
                      <w:color w:val="auto"/>
                      <w:szCs w:val="22"/>
                      <w:lang w:val="en-US"/>
                    </w:rPr>
                  </w:rPrChange>
                </w:rPr>
                <w:t xml:space="preserve">CM3 </w:t>
              </w:r>
            </w:ins>
            <w:r>
              <w:rPr>
                <w:rPrChange w:id="1892" w:author="김은수" w:date="2026-10-01T06:57:00Z">
                  <w:rPr>
                    <w:rFonts w:asciiTheme="minorHAnsi" w:eastAsiaTheme="minorEastAsia" w:hAnsiTheme="minorHAnsi" w:cstheme="minorBidi"/>
                    <w:color w:val="auto"/>
                    <w:szCs w:val="22"/>
                    <w:lang w:val="en-US"/>
                  </w:rPr>
                </w:rPrChange>
              </w:rPr>
              <w:t>Bluetooth Communication Module</w:t>
            </w:r>
            <w:ins w:id="1893" w:author="김은수" w:date="2026-09-29T18:27:00Z" w16du:dateUtc="2026-09-29T09:27:00Z">
              <w:r>
                <w:rPr>
                  <w:rPrChange w:id="1894"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2C0AC0A5" w14:textId="77777777" w:rsidTr="00CC0AAE">
        <w:trPr>
          <w:cantSplit/>
          <w:del w:id="1895" w:author="김은수" w:date="2026-10-12T00:19:00Z"/>
          <w:trPrChange w:id="1896"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897" w:author="김은수" w:date="2026-10-01T06:57:00Z">
              <w:tcPr>
                <w:tcW w:w="1762" w:type="dxa"/>
              </w:tcPr>
            </w:tcPrChange>
          </w:tcPr>
          <w:p w14:paraId="42321E90" w14:textId="77777777" w:rsidR="002E582F" w:rsidRPr="00850940" w:rsidRDefault="00617422">
            <w:pPr>
              <w:pStyle w:val="TDCe"/>
              <w:pPrChange w:id="1898" w:author="김은수" w:date="2026-10-01T06:57:00Z">
                <w:pPr/>
              </w:pPrChange>
            </w:pPr>
            <w:r>
              <w:rPr>
                <w:b/>
                <w:rPrChange w:id="1899" w:author="김은수" w:date="2026-10-01T06:57:00Z">
                  <w:rPr>
                    <w:rFonts w:asciiTheme="minorHAnsi" w:eastAsiaTheme="minorEastAsia" w:hAnsiTheme="minorHAnsi" w:cstheme="minorBidi"/>
                    <w:b w:val="0"/>
                    <w:color w:val="auto"/>
                    <w:szCs w:val="22"/>
                    <w:lang w:val="en-US"/>
                  </w:rPr>
                </w:rPrChange>
              </w:rPr>
              <w:t>SW-FW-RID-60</w:t>
            </w:r>
          </w:p>
        </w:tc>
        <w:tc>
          <w:tcPr>
            <w:tcW w:w="3917" w:type="dxa"/>
            <w:tcPrChange w:id="1900" w:author="김은수" w:date="2026-10-01T06:57:00Z">
              <w:tcPr>
                <w:tcW w:w="3827" w:type="dxa"/>
              </w:tcPr>
            </w:tcPrChange>
          </w:tcPr>
          <w:p w14:paraId="17CB47B7"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0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PrChange w:id="1902" w:author="김은수" w:date="2026-10-01T06:57:00Z">
                  <w:rPr>
                    <w:rFonts w:asciiTheme="minorEastAsia" w:eastAsiaTheme="minorEastAsia" w:hAnsiTheme="minorEastAsia" w:cs="Times New Roman"/>
                    <w:color w:val="auto"/>
                    <w:szCs w:val="22"/>
                    <w:lang w:val="en-US"/>
                  </w:rPr>
                </w:rPrChange>
              </w:rPr>
              <w:t xml:space="preserve">CRC 기능이 </w:t>
            </w:r>
            <w:del w:id="1903" w:author="김은수" w:date="2026-09-29T18:27:00Z" w16du:dateUtc="2026-09-29T09:27:00Z">
              <w:r w:rsidR="00B25E91">
                <w:rPr>
                  <w:rFonts w:asciiTheme="minorEastAsia" w:hAnsiTheme="minorEastAsia" w:cs="Times New Roman" w:hint="eastAsia"/>
                  <w:color w:val="000000" w:themeColor="text1"/>
                </w:rPr>
                <w:delText>내장된</w:delText>
              </w:r>
            </w:del>
            <w:ins w:id="1904" w:author="김은수" w:date="2026-09-29T18:27:00Z" w16du:dateUtc="2026-09-29T09:27:00Z">
              <w:r>
                <w:rPr>
                  <w:rFonts w:hint="eastAsia"/>
                  <w:rPrChange w:id="1905" w:author="김은수" w:date="2026-10-01T06:57:00Z">
                    <w:rPr>
                      <w:rFonts w:asciiTheme="minorEastAsia" w:eastAsiaTheme="minorEastAsia" w:hAnsiTheme="minorEastAsia" w:cs="Times New Roman" w:hint="eastAsia"/>
                      <w:color w:val="auto"/>
                      <w:szCs w:val="22"/>
                      <w:lang w:val="en-US"/>
                    </w:rPr>
                  </w:rPrChange>
                </w:rPr>
                <w:t>있는</w:t>
              </w:r>
            </w:ins>
            <w:r>
              <w:rPr>
                <w:rPrChange w:id="1906" w:author="김은수" w:date="2026-10-01T06:57:00Z">
                  <w:rPr>
                    <w:rFonts w:asciiTheme="minorEastAsia" w:eastAsiaTheme="minorEastAsia" w:hAnsiTheme="minorEastAsia" w:cs="Times New Roman"/>
                    <w:color w:val="auto"/>
                    <w:szCs w:val="22"/>
                    <w:lang w:val="en-US"/>
                  </w:rPr>
                </w:rPrChange>
              </w:rPr>
              <w:t xml:space="preserve"> 통신 </w:t>
            </w:r>
            <w:del w:id="1907" w:author="김은수" w:date="2026-09-29T18:27:00Z" w16du:dateUtc="2026-09-29T09:27:00Z">
              <w:r w:rsidR="00B25E91">
                <w:rPr>
                  <w:rFonts w:asciiTheme="minorEastAsia" w:hAnsiTheme="minorEastAsia" w:cs="Times New Roman" w:hint="eastAsia"/>
                  <w:color w:val="000000" w:themeColor="text1"/>
                </w:rPr>
                <w:delText>프로토콜 사용</w:delText>
              </w:r>
            </w:del>
            <w:ins w:id="1908" w:author="김은수" w:date="2026-09-29T18:27:00Z" w16du:dateUtc="2026-09-29T09:27:00Z">
              <w:r>
                <w:rPr>
                  <w:rFonts w:hint="eastAsia"/>
                  <w:rPrChange w:id="1909" w:author="김은수" w:date="2026-10-01T06:57:00Z">
                    <w:rPr>
                      <w:rFonts w:asciiTheme="minorEastAsia" w:eastAsiaTheme="minorEastAsia" w:hAnsiTheme="minorEastAsia" w:cs="Times New Roman" w:hint="eastAsia"/>
                      <w:color w:val="auto"/>
                      <w:szCs w:val="22"/>
                      <w:lang w:val="en-US"/>
                    </w:rPr>
                  </w:rPrChange>
                </w:rPr>
                <w:t>프로토콜을</w:t>
              </w:r>
              <w:r>
                <w:rPr>
                  <w:rPrChange w:id="1910" w:author="김은수" w:date="2026-10-01T06:57:00Z">
                    <w:rPr>
                      <w:rFonts w:asciiTheme="minorEastAsia" w:eastAsiaTheme="minorEastAsia" w:hAnsiTheme="minorEastAsia" w:cs="Times New Roman"/>
                      <w:color w:val="auto"/>
                      <w:szCs w:val="22"/>
                      <w:lang w:val="en-US"/>
                    </w:rPr>
                  </w:rPrChange>
                </w:rPr>
                <w:t xml:space="preserve"> 사용한다.</w:t>
              </w:r>
            </w:ins>
          </w:p>
        </w:tc>
        <w:tc>
          <w:tcPr>
            <w:tcW w:w="3917" w:type="dxa"/>
            <w:tcPrChange w:id="1911" w:author="김은수" w:date="2026-10-01T06:57:00Z">
              <w:tcPr>
                <w:tcW w:w="3827" w:type="dxa"/>
              </w:tcPr>
            </w:tcPrChange>
          </w:tcPr>
          <w:p w14:paraId="6C8B034E"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1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913" w:author="김은수" w:date="2026-09-29T18:27:00Z" w16du:dateUtc="2026-09-29T09:27:00Z">
              <w:r>
                <w:rPr>
                  <w:rPrChange w:id="1914" w:author="김은수" w:date="2026-10-01T06:57:00Z">
                    <w:rPr>
                      <w:rFonts w:asciiTheme="minorHAnsi" w:eastAsiaTheme="minorEastAsia" w:hAnsiTheme="minorHAnsi" w:cstheme="minorBidi"/>
                      <w:color w:val="auto"/>
                      <w:szCs w:val="22"/>
                      <w:lang w:val="en-US"/>
                    </w:rPr>
                  </w:rPrChange>
                </w:rPr>
                <w:t xml:space="preserve">CM3 </w:t>
              </w:r>
            </w:ins>
            <w:r>
              <w:rPr>
                <w:rPrChange w:id="1915" w:author="김은수" w:date="2026-10-01T06:57:00Z">
                  <w:rPr>
                    <w:rFonts w:asciiTheme="minorHAnsi" w:eastAsiaTheme="minorEastAsia" w:hAnsiTheme="minorHAnsi" w:cstheme="minorBidi"/>
                    <w:color w:val="auto"/>
                    <w:szCs w:val="22"/>
                    <w:lang w:val="en-US"/>
                  </w:rPr>
                </w:rPrChange>
              </w:rPr>
              <w:t>Bluetooth Communication Module</w:t>
            </w:r>
            <w:ins w:id="1916" w:author="김은수" w:date="2026-09-29T18:27:00Z" w16du:dateUtc="2026-09-29T09:27:00Z">
              <w:r>
                <w:rPr>
                  <w:rPrChange w:id="1917"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3328A69E" w14:textId="77777777" w:rsidTr="00CC0AAE">
        <w:trPr>
          <w:cantSplit/>
          <w:del w:id="1918" w:author="김은수" w:date="2026-10-12T00:19:00Z"/>
          <w:trPrChange w:id="191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920" w:author="김은수" w:date="2026-10-01T06:57:00Z">
              <w:tcPr>
                <w:tcW w:w="1762" w:type="dxa"/>
              </w:tcPr>
            </w:tcPrChange>
          </w:tcPr>
          <w:p w14:paraId="338D56C7" w14:textId="77777777" w:rsidR="002E582F" w:rsidRPr="00850940" w:rsidRDefault="00617422">
            <w:pPr>
              <w:pStyle w:val="TDCe"/>
              <w:pPrChange w:id="1921" w:author="김은수" w:date="2026-10-01T06:57:00Z">
                <w:pPr/>
              </w:pPrChange>
            </w:pPr>
            <w:r>
              <w:rPr>
                <w:b/>
                <w:rPrChange w:id="1922" w:author="김은수" w:date="2026-10-01T06:57:00Z">
                  <w:rPr>
                    <w:rFonts w:asciiTheme="minorHAnsi" w:eastAsiaTheme="minorEastAsia" w:hAnsiTheme="minorHAnsi" w:cstheme="minorBidi"/>
                    <w:b w:val="0"/>
                    <w:color w:val="auto"/>
                    <w:szCs w:val="22"/>
                    <w:lang w:val="en-US"/>
                  </w:rPr>
                </w:rPrChange>
              </w:rPr>
              <w:t>SW-FW-RID-61</w:t>
            </w:r>
          </w:p>
        </w:tc>
        <w:tc>
          <w:tcPr>
            <w:tcW w:w="3917" w:type="dxa"/>
            <w:tcPrChange w:id="1923" w:author="김은수" w:date="2026-10-01T06:57:00Z">
              <w:tcPr>
                <w:tcW w:w="3827" w:type="dxa"/>
              </w:tcPr>
            </w:tcPrChange>
          </w:tcPr>
          <w:p w14:paraId="5046EC28"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2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925" w:author="김은수" w:date="2026-10-01T06:57:00Z">
                  <w:rPr>
                    <w:rFonts w:asciiTheme="minorEastAsia" w:eastAsiaTheme="minorEastAsia" w:hAnsiTheme="minorEastAsia" w:cs="Times New Roman" w:hint="eastAsia"/>
                    <w:color w:val="auto"/>
                    <w:szCs w:val="22"/>
                    <w:lang w:val="en-US"/>
                  </w:rPr>
                </w:rPrChange>
              </w:rPr>
              <w:t>정상사용을</w:t>
            </w:r>
            <w:r>
              <w:rPr>
                <w:rPrChange w:id="1926" w:author="김은수" w:date="2026-10-01T06:57:00Z">
                  <w:rPr>
                    <w:rFonts w:asciiTheme="minorEastAsia" w:eastAsiaTheme="minorEastAsia" w:hAnsiTheme="minorEastAsia" w:cs="Times New Roman"/>
                    <w:color w:val="auto"/>
                    <w:szCs w:val="22"/>
                    <w:lang w:val="en-US"/>
                  </w:rPr>
                </w:rPrChange>
              </w:rPr>
              <w:t xml:space="preserve"> 위한 </w:t>
            </w:r>
            <w:del w:id="1927" w:author="김은수" w:date="2026-09-29T18:27:00Z" w16du:dateUtc="2026-09-29T09:27:00Z">
              <w:r w:rsidR="00B25E91">
                <w:rPr>
                  <w:rFonts w:asciiTheme="minorEastAsia" w:hAnsiTheme="minorEastAsia" w:cs="Times New Roman" w:hint="eastAsia"/>
                  <w:color w:val="000000" w:themeColor="text1"/>
                </w:rPr>
                <w:delText>준비상태 표시</w:delText>
              </w:r>
            </w:del>
            <w:ins w:id="1928" w:author="김은수" w:date="2026-09-29T18:27:00Z" w16du:dateUtc="2026-09-29T09:27:00Z">
              <w:r>
                <w:rPr>
                  <w:rFonts w:hint="eastAsia"/>
                  <w:rPrChange w:id="1929" w:author="김은수" w:date="2026-10-01T06:57:00Z">
                    <w:rPr>
                      <w:rFonts w:asciiTheme="minorEastAsia" w:eastAsiaTheme="minorEastAsia" w:hAnsiTheme="minorEastAsia" w:cs="Times New Roman" w:hint="eastAsia"/>
                      <w:color w:val="auto"/>
                      <w:szCs w:val="22"/>
                      <w:lang w:val="en-US"/>
                    </w:rPr>
                  </w:rPrChange>
                </w:rPr>
                <w:t>준비상태를</w:t>
              </w:r>
              <w:r>
                <w:rPr>
                  <w:rPrChange w:id="1930" w:author="김은수" w:date="2026-10-01T06:57:00Z">
                    <w:rPr>
                      <w:rFonts w:asciiTheme="minorEastAsia" w:eastAsiaTheme="minorEastAsia" w:hAnsiTheme="minorEastAsia" w:cs="Times New Roman"/>
                      <w:color w:val="auto"/>
                      <w:szCs w:val="22"/>
                      <w:lang w:val="en-US"/>
                    </w:rPr>
                  </w:rPrChange>
                </w:rPr>
                <w:t xml:space="preserve"> 표시하도록 설계한다.</w:t>
              </w:r>
            </w:ins>
          </w:p>
        </w:tc>
        <w:tc>
          <w:tcPr>
            <w:tcW w:w="3917" w:type="dxa"/>
            <w:tcPrChange w:id="1931" w:author="김은수" w:date="2026-10-01T06:57:00Z">
              <w:tcPr>
                <w:tcW w:w="3827" w:type="dxa"/>
              </w:tcPr>
            </w:tcPrChange>
          </w:tcPr>
          <w:p w14:paraId="4BDE8888"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3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933" w:author="김은수" w:date="2026-09-29T18:27:00Z" w16du:dateUtc="2026-09-29T09:27:00Z">
              <w:r>
                <w:rPr>
                  <w:rPrChange w:id="1934" w:author="김은수" w:date="2026-10-01T06:57:00Z">
                    <w:rPr>
                      <w:rFonts w:asciiTheme="minorHAnsi" w:eastAsiaTheme="minorEastAsia" w:hAnsiTheme="minorHAnsi" w:cstheme="minorBidi"/>
                      <w:color w:val="auto"/>
                      <w:szCs w:val="22"/>
                      <w:lang w:val="en-US"/>
                    </w:rPr>
                  </w:rPrChange>
                </w:rPr>
                <w:t xml:space="preserve">CM3 </w:t>
              </w:r>
            </w:ins>
            <w:r>
              <w:rPr>
                <w:rPrChange w:id="1935"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57D5C9BC" w14:textId="77777777" w:rsidTr="00CC0AAE">
        <w:trPr>
          <w:cantSplit/>
          <w:del w:id="1936" w:author="김은수" w:date="2026-10-12T00:19:00Z"/>
          <w:trPrChange w:id="193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938" w:author="김은수" w:date="2026-10-01T06:57:00Z">
              <w:tcPr>
                <w:tcW w:w="1762" w:type="dxa"/>
              </w:tcPr>
            </w:tcPrChange>
          </w:tcPr>
          <w:p w14:paraId="398CD3BD" w14:textId="77777777" w:rsidR="002E582F" w:rsidRPr="00850940" w:rsidRDefault="00617422">
            <w:pPr>
              <w:pStyle w:val="TDCe"/>
              <w:pPrChange w:id="1939" w:author="김은수" w:date="2026-10-01T06:57:00Z">
                <w:pPr/>
              </w:pPrChange>
            </w:pPr>
            <w:r>
              <w:rPr>
                <w:b/>
                <w:rPrChange w:id="1940" w:author="김은수" w:date="2026-10-01T06:57:00Z">
                  <w:rPr>
                    <w:rFonts w:asciiTheme="minorHAnsi" w:eastAsiaTheme="minorEastAsia" w:hAnsiTheme="minorHAnsi" w:cstheme="minorBidi"/>
                    <w:b w:val="0"/>
                    <w:color w:val="auto"/>
                    <w:szCs w:val="22"/>
                    <w:lang w:val="en-US"/>
                  </w:rPr>
                </w:rPrChange>
              </w:rPr>
              <w:t>SW-FW-RID-62</w:t>
            </w:r>
          </w:p>
        </w:tc>
        <w:tc>
          <w:tcPr>
            <w:tcW w:w="3917" w:type="dxa"/>
            <w:tcPrChange w:id="1941" w:author="김은수" w:date="2026-10-01T06:57:00Z">
              <w:tcPr>
                <w:tcW w:w="3827" w:type="dxa"/>
              </w:tcPr>
            </w:tcPrChange>
          </w:tcPr>
          <w:p w14:paraId="6AA3D96B"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4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943" w:author="김은수" w:date="2026-10-01T06:57:00Z">
                  <w:rPr>
                    <w:rFonts w:asciiTheme="minorEastAsia" w:eastAsiaTheme="minorEastAsia" w:hAnsiTheme="minorEastAsia" w:cs="Times New Roman" w:hint="eastAsia"/>
                    <w:color w:val="auto"/>
                    <w:szCs w:val="22"/>
                    <w:lang w:val="en-US"/>
                  </w:rPr>
                </w:rPrChange>
              </w:rPr>
              <w:t>전원커넥터가</w:t>
            </w:r>
            <w:r>
              <w:rPr>
                <w:rPrChange w:id="1944" w:author="김은수" w:date="2026-10-01T06:57:00Z">
                  <w:rPr>
                    <w:rFonts w:asciiTheme="minorEastAsia" w:eastAsiaTheme="minorEastAsia" w:hAnsiTheme="minorEastAsia" w:cs="Times New Roman"/>
                    <w:color w:val="auto"/>
                    <w:szCs w:val="22"/>
                    <w:lang w:val="en-US"/>
                  </w:rPr>
                </w:rPrChange>
              </w:rPr>
              <w:t xml:space="preserve"> 연결되면 연결을 확인할 수 </w:t>
            </w:r>
            <w:del w:id="1945" w:author="김은수" w:date="2026-09-29T18:27:00Z" w16du:dateUtc="2026-09-29T09:27:00Z">
              <w:r w:rsidR="00B25E91">
                <w:rPr>
                  <w:rFonts w:hint="eastAsia"/>
                </w:rPr>
                <w:delText>있어야 한다</w:delText>
              </w:r>
            </w:del>
            <w:ins w:id="1946" w:author="김은수" w:date="2026-09-29T18:27:00Z" w16du:dateUtc="2026-09-29T09:27:00Z">
              <w:r>
                <w:rPr>
                  <w:rFonts w:hint="eastAsia"/>
                  <w:rPrChange w:id="1947" w:author="김은수" w:date="2026-10-01T06:57:00Z">
                    <w:rPr>
                      <w:rFonts w:asciiTheme="minorEastAsia" w:eastAsiaTheme="minorEastAsia" w:hAnsiTheme="minorEastAsia" w:cs="Times New Roman" w:hint="eastAsia"/>
                      <w:color w:val="auto"/>
                      <w:szCs w:val="22"/>
                      <w:lang w:val="en-US"/>
                    </w:rPr>
                  </w:rPrChange>
                </w:rPr>
                <w:t>있어야한다</w:t>
              </w:r>
            </w:ins>
            <w:r>
              <w:rPr>
                <w:rPrChange w:id="1948" w:author="김은수" w:date="2026-10-01T06:57:00Z">
                  <w:rPr>
                    <w:rFonts w:asciiTheme="minorEastAsia" w:eastAsiaTheme="minorEastAsia" w:hAnsiTheme="minorEastAsia" w:cs="Times New Roman"/>
                    <w:color w:val="auto"/>
                    <w:szCs w:val="22"/>
                    <w:lang w:val="en-US"/>
                  </w:rPr>
                </w:rPrChange>
              </w:rPr>
              <w:t>.(충전모드 표시).</w:t>
            </w:r>
          </w:p>
        </w:tc>
        <w:tc>
          <w:tcPr>
            <w:tcW w:w="3917" w:type="dxa"/>
            <w:tcPrChange w:id="1949" w:author="김은수" w:date="2026-10-01T06:57:00Z">
              <w:tcPr>
                <w:tcW w:w="3827" w:type="dxa"/>
              </w:tcPr>
            </w:tcPrChange>
          </w:tcPr>
          <w:p w14:paraId="2AD8BCF5"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5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951" w:author="김은수" w:date="2026-09-29T18:27:00Z" w16du:dateUtc="2026-09-29T09:27:00Z">
              <w:r>
                <w:rPr>
                  <w:rPrChange w:id="1952" w:author="김은수" w:date="2026-10-01T06:57:00Z">
                    <w:rPr>
                      <w:rFonts w:asciiTheme="minorHAnsi" w:eastAsiaTheme="minorEastAsia" w:hAnsiTheme="minorHAnsi" w:cstheme="minorBidi"/>
                      <w:color w:val="auto"/>
                      <w:szCs w:val="22"/>
                      <w:lang w:val="en-US"/>
                    </w:rPr>
                  </w:rPrChange>
                </w:rPr>
                <w:t xml:space="preserve">CM3 </w:t>
              </w:r>
            </w:ins>
            <w:r>
              <w:rPr>
                <w:rPrChange w:id="1953"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0E91FBF3" w14:textId="77777777" w:rsidTr="00CC0AAE">
        <w:trPr>
          <w:cantSplit/>
          <w:del w:id="1954" w:author="김은수" w:date="2026-10-12T00:19:00Z"/>
          <w:trPrChange w:id="1955"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956" w:author="김은수" w:date="2026-10-01T06:57:00Z">
              <w:tcPr>
                <w:tcW w:w="1762" w:type="dxa"/>
              </w:tcPr>
            </w:tcPrChange>
          </w:tcPr>
          <w:p w14:paraId="3FA91D1E" w14:textId="77777777" w:rsidR="002E582F" w:rsidRPr="00850940" w:rsidRDefault="00617422">
            <w:pPr>
              <w:pStyle w:val="TDCe"/>
              <w:pPrChange w:id="1957" w:author="김은수" w:date="2026-10-01T06:57:00Z">
                <w:pPr/>
              </w:pPrChange>
            </w:pPr>
            <w:r>
              <w:rPr>
                <w:b/>
                <w:rPrChange w:id="1958" w:author="김은수" w:date="2026-10-01T06:57:00Z">
                  <w:rPr>
                    <w:rFonts w:asciiTheme="minorHAnsi" w:eastAsiaTheme="minorEastAsia" w:hAnsiTheme="minorHAnsi" w:cstheme="minorBidi"/>
                    <w:b w:val="0"/>
                    <w:color w:val="auto"/>
                    <w:szCs w:val="22"/>
                    <w:lang w:val="en-US"/>
                  </w:rPr>
                </w:rPrChange>
              </w:rPr>
              <w:t>SW-FW-RID-63</w:t>
            </w:r>
          </w:p>
        </w:tc>
        <w:tc>
          <w:tcPr>
            <w:tcW w:w="3917" w:type="dxa"/>
            <w:tcPrChange w:id="1959" w:author="김은수" w:date="2026-10-01T06:57:00Z">
              <w:tcPr>
                <w:tcW w:w="3827" w:type="dxa"/>
              </w:tcPr>
            </w:tcPrChange>
          </w:tcPr>
          <w:p w14:paraId="55CEF059"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6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961" w:author="김은수" w:date="2026-10-01T06:57:00Z">
                  <w:rPr>
                    <w:rFonts w:asciiTheme="minorEastAsia" w:eastAsiaTheme="minorEastAsia" w:hAnsiTheme="minorEastAsia" w:cs="Times New Roman" w:hint="eastAsia"/>
                    <w:color w:val="auto"/>
                    <w:szCs w:val="22"/>
                    <w:lang w:val="en-US"/>
                  </w:rPr>
                </w:rPrChange>
              </w:rPr>
              <w:t>배터리</w:t>
            </w:r>
            <w:r>
              <w:rPr>
                <w:rPrChange w:id="1962" w:author="김은수" w:date="2026-10-01T06:57:00Z">
                  <w:rPr>
                    <w:rFonts w:asciiTheme="minorEastAsia" w:eastAsiaTheme="minorEastAsia" w:hAnsiTheme="minorEastAsia" w:cs="Times New Roman"/>
                    <w:color w:val="auto"/>
                    <w:szCs w:val="22"/>
                    <w:lang w:val="en-US"/>
                  </w:rPr>
                </w:rPrChange>
              </w:rPr>
              <w:t xml:space="preserve"> 잔량을 표시할 수 있어야 한다.</w:t>
            </w:r>
          </w:p>
        </w:tc>
        <w:tc>
          <w:tcPr>
            <w:tcW w:w="3917" w:type="dxa"/>
            <w:tcPrChange w:id="1963" w:author="김은수" w:date="2026-10-01T06:57:00Z">
              <w:tcPr>
                <w:tcW w:w="3827" w:type="dxa"/>
              </w:tcPr>
            </w:tcPrChange>
          </w:tcPr>
          <w:p w14:paraId="7EE7681C"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6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965" w:author="김은수" w:date="2026-09-29T18:27:00Z" w16du:dateUtc="2026-09-29T09:27:00Z">
              <w:r>
                <w:rPr>
                  <w:rPrChange w:id="1966" w:author="김은수" w:date="2026-10-01T06:57:00Z">
                    <w:rPr>
                      <w:rFonts w:asciiTheme="minorHAnsi" w:eastAsiaTheme="minorEastAsia" w:hAnsiTheme="minorHAnsi" w:cstheme="minorBidi"/>
                      <w:color w:val="auto"/>
                      <w:szCs w:val="22"/>
                      <w:lang w:val="en-US"/>
                    </w:rPr>
                  </w:rPrChange>
                </w:rPr>
                <w:t xml:space="preserve">CM3 </w:t>
              </w:r>
            </w:ins>
            <w:r>
              <w:rPr>
                <w:rPrChange w:id="1967"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487001D2" w14:textId="77777777" w:rsidTr="00CC0AAE">
        <w:trPr>
          <w:cantSplit/>
          <w:del w:id="1968" w:author="김은수" w:date="2026-10-12T00:19:00Z"/>
          <w:trPrChange w:id="196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970" w:author="김은수" w:date="2026-10-01T06:57:00Z">
              <w:tcPr>
                <w:tcW w:w="1762" w:type="dxa"/>
              </w:tcPr>
            </w:tcPrChange>
          </w:tcPr>
          <w:p w14:paraId="117B63D6" w14:textId="77777777" w:rsidR="002E582F" w:rsidRPr="00850940" w:rsidRDefault="00617422">
            <w:pPr>
              <w:pStyle w:val="TDCe"/>
              <w:pPrChange w:id="1971" w:author="김은수" w:date="2026-10-01T06:57:00Z">
                <w:pPr/>
              </w:pPrChange>
            </w:pPr>
            <w:r>
              <w:rPr>
                <w:b/>
                <w:rPrChange w:id="1972" w:author="김은수" w:date="2026-10-01T06:57:00Z">
                  <w:rPr>
                    <w:rFonts w:asciiTheme="minorHAnsi" w:eastAsiaTheme="minorEastAsia" w:hAnsiTheme="minorHAnsi" w:cstheme="minorBidi"/>
                    <w:b w:val="0"/>
                    <w:color w:val="auto"/>
                    <w:szCs w:val="22"/>
                    <w:lang w:val="en-US"/>
                  </w:rPr>
                </w:rPrChange>
              </w:rPr>
              <w:t>SW-FW-RID-64</w:t>
            </w:r>
          </w:p>
        </w:tc>
        <w:tc>
          <w:tcPr>
            <w:tcW w:w="3917" w:type="dxa"/>
            <w:tcPrChange w:id="1973" w:author="김은수" w:date="2026-10-01T06:57:00Z">
              <w:tcPr>
                <w:tcW w:w="3827" w:type="dxa"/>
              </w:tcPr>
            </w:tcPrChange>
          </w:tcPr>
          <w:p w14:paraId="45B1B1F4"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7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975" w:author="김은수" w:date="2026-10-01T06:57:00Z">
                  <w:rPr>
                    <w:rFonts w:asciiTheme="minorEastAsia" w:eastAsiaTheme="minorEastAsia" w:hAnsiTheme="minorEastAsia" w:cs="Times New Roman" w:hint="eastAsia"/>
                    <w:color w:val="auto"/>
                    <w:szCs w:val="22"/>
                    <w:lang w:val="en-US"/>
                  </w:rPr>
                </w:rPrChange>
              </w:rPr>
              <w:t>구분이</w:t>
            </w:r>
            <w:r>
              <w:rPr>
                <w:rPrChange w:id="1976" w:author="김은수" w:date="2026-10-01T06:57:00Z">
                  <w:rPr>
                    <w:rFonts w:asciiTheme="minorEastAsia" w:eastAsiaTheme="minorEastAsia" w:hAnsiTheme="minorEastAsia" w:cs="Times New Roman"/>
                    <w:color w:val="auto"/>
                    <w:szCs w:val="22"/>
                    <w:lang w:val="en-US"/>
                  </w:rPr>
                </w:rPrChange>
              </w:rPr>
              <w:t xml:space="preserve"> </w:t>
            </w:r>
            <w:del w:id="1977" w:author="김은수" w:date="2026-09-29T18:27:00Z" w16du:dateUtc="2026-09-29T09:27:00Z">
              <w:r w:rsidR="00B25E91">
                <w:rPr>
                  <w:rFonts w:asciiTheme="minorEastAsia" w:hAnsiTheme="minorEastAsia" w:cs="Times New Roman" w:hint="eastAsia"/>
                  <w:color w:val="000000" w:themeColor="text1"/>
                </w:rPr>
                <w:delText>쉬운</w:delText>
              </w:r>
            </w:del>
            <w:ins w:id="1978" w:author="김은수" w:date="2026-09-29T18:27:00Z" w16du:dateUtc="2026-09-29T09:27:00Z">
              <w:r>
                <w:rPr>
                  <w:rFonts w:hint="eastAsia"/>
                  <w:rPrChange w:id="1979" w:author="김은수" w:date="2026-10-01T06:57:00Z">
                    <w:rPr>
                      <w:rFonts w:asciiTheme="minorEastAsia" w:eastAsiaTheme="minorEastAsia" w:hAnsiTheme="minorEastAsia" w:cs="Times New Roman" w:hint="eastAsia"/>
                      <w:color w:val="auto"/>
                      <w:szCs w:val="22"/>
                      <w:lang w:val="en-US"/>
                    </w:rPr>
                  </w:rPrChange>
                </w:rPr>
                <w:t>쉽도록</w:t>
              </w:r>
            </w:ins>
            <w:r>
              <w:rPr>
                <w:rPrChange w:id="1980" w:author="김은수" w:date="2026-10-01T06:57:00Z">
                  <w:rPr>
                    <w:rFonts w:asciiTheme="minorEastAsia" w:eastAsiaTheme="minorEastAsia" w:hAnsiTheme="minorEastAsia" w:cs="Times New Roman"/>
                    <w:color w:val="auto"/>
                    <w:szCs w:val="22"/>
                    <w:lang w:val="en-US"/>
                  </w:rPr>
                </w:rPrChange>
              </w:rPr>
              <w:t xml:space="preserve"> LED </w:t>
            </w:r>
            <w:del w:id="1981" w:author="김은수" w:date="2026-09-29T18:27:00Z" w16du:dateUtc="2026-09-29T09:27:00Z">
              <w:r w:rsidR="00B25E91">
                <w:rPr>
                  <w:rFonts w:asciiTheme="minorEastAsia" w:hAnsiTheme="minorEastAsia" w:cs="Times New Roman" w:hint="eastAsia"/>
                  <w:color w:val="000000" w:themeColor="text1"/>
                </w:rPr>
                <w:delText>패턴 설계</w:delText>
              </w:r>
            </w:del>
            <w:ins w:id="1982" w:author="김은수" w:date="2026-09-29T18:27:00Z" w16du:dateUtc="2026-09-29T09:27:00Z">
              <w:r>
                <w:rPr>
                  <w:rFonts w:hint="eastAsia"/>
                  <w:rPrChange w:id="1983" w:author="김은수" w:date="2026-10-01T06:57:00Z">
                    <w:rPr>
                      <w:rFonts w:asciiTheme="minorEastAsia" w:eastAsiaTheme="minorEastAsia" w:hAnsiTheme="minorEastAsia" w:cs="Times New Roman" w:hint="eastAsia"/>
                      <w:color w:val="auto"/>
                      <w:szCs w:val="22"/>
                      <w:lang w:val="en-US"/>
                    </w:rPr>
                  </w:rPrChange>
                </w:rPr>
                <w:t>패턴을</w:t>
              </w:r>
              <w:r>
                <w:rPr>
                  <w:rPrChange w:id="1984" w:author="김은수" w:date="2026-10-01T06:57:00Z">
                    <w:rPr>
                      <w:rFonts w:asciiTheme="minorEastAsia" w:eastAsiaTheme="minorEastAsia" w:hAnsiTheme="minorEastAsia" w:cs="Times New Roman"/>
                      <w:color w:val="auto"/>
                      <w:szCs w:val="22"/>
                      <w:lang w:val="en-US"/>
                    </w:rPr>
                  </w:rPrChange>
                </w:rPr>
                <w:t xml:space="preserve"> 생성한다.</w:t>
              </w:r>
            </w:ins>
          </w:p>
        </w:tc>
        <w:tc>
          <w:tcPr>
            <w:tcW w:w="3917" w:type="dxa"/>
            <w:tcPrChange w:id="1985" w:author="김은수" w:date="2026-10-01T06:57:00Z">
              <w:tcPr>
                <w:tcW w:w="3827" w:type="dxa"/>
              </w:tcPr>
            </w:tcPrChange>
          </w:tcPr>
          <w:p w14:paraId="4D04B3BC"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8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1987" w:author="김은수" w:date="2026-09-29T18:27:00Z" w16du:dateUtc="2026-09-29T09:27:00Z">
              <w:r>
                <w:rPr>
                  <w:rPrChange w:id="1988" w:author="김은수" w:date="2026-10-01T06:57:00Z">
                    <w:rPr>
                      <w:rFonts w:asciiTheme="minorHAnsi" w:eastAsiaTheme="minorEastAsia" w:hAnsiTheme="minorHAnsi" w:cstheme="minorBidi"/>
                      <w:color w:val="auto"/>
                      <w:szCs w:val="22"/>
                      <w:lang w:val="en-US"/>
                    </w:rPr>
                  </w:rPrChange>
                </w:rPr>
                <w:t xml:space="preserve">CM3 </w:t>
              </w:r>
            </w:ins>
            <w:r>
              <w:rPr>
                <w:rPrChange w:id="1989"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6E19148D" w14:textId="77777777" w:rsidTr="00CC0AAE">
        <w:trPr>
          <w:cantSplit/>
          <w:del w:id="1990" w:author="김은수" w:date="2026-10-12T00:19:00Z"/>
          <w:trPrChange w:id="1991"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1992" w:author="김은수" w:date="2026-10-01T06:57:00Z">
              <w:tcPr>
                <w:tcW w:w="1762" w:type="dxa"/>
              </w:tcPr>
            </w:tcPrChange>
          </w:tcPr>
          <w:p w14:paraId="0C02BCEB" w14:textId="77777777" w:rsidR="002E582F" w:rsidRPr="00850940" w:rsidRDefault="00617422">
            <w:pPr>
              <w:pStyle w:val="TDCe"/>
              <w:pPrChange w:id="1993" w:author="김은수" w:date="2026-10-01T06:57:00Z">
                <w:pPr/>
              </w:pPrChange>
            </w:pPr>
            <w:r>
              <w:rPr>
                <w:b/>
                <w:rPrChange w:id="1994" w:author="김은수" w:date="2026-10-01T06:57:00Z">
                  <w:rPr>
                    <w:rFonts w:asciiTheme="minorHAnsi" w:eastAsiaTheme="minorEastAsia" w:hAnsiTheme="minorHAnsi" w:cstheme="minorBidi"/>
                    <w:b w:val="0"/>
                    <w:color w:val="auto"/>
                    <w:szCs w:val="22"/>
                    <w:lang w:val="en-US"/>
                  </w:rPr>
                </w:rPrChange>
              </w:rPr>
              <w:t>SW-FW-RID-65</w:t>
            </w:r>
          </w:p>
        </w:tc>
        <w:tc>
          <w:tcPr>
            <w:tcW w:w="3917" w:type="dxa"/>
            <w:tcPrChange w:id="1995" w:author="김은수" w:date="2026-10-01T06:57:00Z">
              <w:tcPr>
                <w:tcW w:w="3827" w:type="dxa"/>
              </w:tcPr>
            </w:tcPrChange>
          </w:tcPr>
          <w:p w14:paraId="60163EDD"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199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1997" w:author="김은수" w:date="2026-10-01T06:57:00Z">
                  <w:rPr>
                    <w:rFonts w:asciiTheme="minorEastAsia" w:eastAsiaTheme="minorEastAsia" w:hAnsiTheme="minorEastAsia" w:cs="Times New Roman" w:hint="eastAsia"/>
                    <w:color w:val="auto"/>
                    <w:szCs w:val="22"/>
                    <w:lang w:val="en-US"/>
                  </w:rPr>
                </w:rPrChange>
              </w:rPr>
              <w:t>사회</w:t>
            </w:r>
            <w:r>
              <w:rPr>
                <w:rPrChange w:id="1998" w:author="김은수" w:date="2026-10-01T06:57:00Z">
                  <w:rPr>
                    <w:rFonts w:asciiTheme="minorEastAsia" w:eastAsiaTheme="minorEastAsia" w:hAnsiTheme="minorEastAsia" w:cs="Times New Roman"/>
                    <w:color w:val="auto"/>
                    <w:szCs w:val="22"/>
                    <w:lang w:val="en-US"/>
                  </w:rPr>
                </w:rPrChange>
              </w:rPr>
              <w:t xml:space="preserve"> 통념적으로 사용되는 색상을 </w:t>
            </w:r>
            <w:del w:id="1999" w:author="김은수" w:date="2026-09-29T18:27:00Z" w16du:dateUtc="2026-09-29T09:27:00Z">
              <w:r w:rsidR="00B25E91">
                <w:rPr>
                  <w:rFonts w:asciiTheme="minorEastAsia" w:hAnsiTheme="minorEastAsia" w:cs="Times New Roman"/>
                  <w:color w:val="000000" w:themeColor="text1"/>
                </w:rPr>
                <w:delText xml:space="preserve">LED </w:delText>
              </w:r>
              <w:r w:rsidR="00B25E91">
                <w:rPr>
                  <w:rFonts w:asciiTheme="minorEastAsia" w:hAnsiTheme="minorEastAsia" w:cs="Times New Roman" w:hint="eastAsia"/>
                  <w:color w:val="000000" w:themeColor="text1"/>
                </w:rPr>
                <w:delText>패턴에 적용</w:delText>
              </w:r>
            </w:del>
            <w:ins w:id="2000" w:author="김은수" w:date="2026-09-29T18:27:00Z" w16du:dateUtc="2026-09-29T09:27:00Z">
              <w:r>
                <w:rPr>
                  <w:rFonts w:hint="eastAsia"/>
                  <w:rPrChange w:id="2001" w:author="김은수" w:date="2026-10-01T06:57:00Z">
                    <w:rPr>
                      <w:rFonts w:asciiTheme="minorEastAsia" w:eastAsiaTheme="minorEastAsia" w:hAnsiTheme="minorEastAsia" w:cs="Times New Roman" w:hint="eastAsia"/>
                      <w:color w:val="auto"/>
                      <w:szCs w:val="22"/>
                      <w:lang w:val="en-US"/>
                    </w:rPr>
                  </w:rPrChange>
                </w:rPr>
                <w:t>사용하여</w:t>
              </w:r>
              <w:r>
                <w:rPr>
                  <w:rPrChange w:id="2002" w:author="김은수" w:date="2026-10-01T06:57:00Z">
                    <w:rPr>
                      <w:rFonts w:asciiTheme="minorEastAsia" w:eastAsiaTheme="minorEastAsia" w:hAnsiTheme="minorEastAsia" w:cs="Times New Roman"/>
                      <w:color w:val="auto"/>
                      <w:szCs w:val="22"/>
                      <w:lang w:val="en-US"/>
                    </w:rPr>
                  </w:rPrChange>
                </w:rPr>
                <w:t xml:space="preserve"> 인공와우 외부기 상태를 표시한다.</w:t>
              </w:r>
            </w:ins>
          </w:p>
        </w:tc>
        <w:tc>
          <w:tcPr>
            <w:tcW w:w="3917" w:type="dxa"/>
            <w:tcPrChange w:id="2003" w:author="김은수" w:date="2026-10-01T06:57:00Z">
              <w:tcPr>
                <w:tcW w:w="3827" w:type="dxa"/>
              </w:tcPr>
            </w:tcPrChange>
          </w:tcPr>
          <w:p w14:paraId="507686AA"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200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005" w:author="김은수" w:date="2026-09-29T18:27:00Z" w16du:dateUtc="2026-09-29T09:27:00Z">
              <w:r>
                <w:rPr>
                  <w:rPrChange w:id="2006" w:author="김은수" w:date="2026-10-01T06:57:00Z">
                    <w:rPr>
                      <w:rFonts w:asciiTheme="minorHAnsi" w:eastAsiaTheme="minorEastAsia" w:hAnsiTheme="minorHAnsi" w:cstheme="minorBidi"/>
                      <w:color w:val="auto"/>
                      <w:szCs w:val="22"/>
                      <w:lang w:val="en-US"/>
                    </w:rPr>
                  </w:rPrChange>
                </w:rPr>
                <w:t xml:space="preserve">CM3 </w:t>
              </w:r>
            </w:ins>
            <w:r>
              <w:rPr>
                <w:rPrChange w:id="2007" w:author="김은수" w:date="2026-10-01T06:57:00Z">
                  <w:rPr>
                    <w:rFonts w:asciiTheme="minorHAnsi" w:eastAsiaTheme="minorEastAsia" w:hAnsiTheme="minorHAnsi" w:cstheme="minorBidi"/>
                    <w:color w:val="auto"/>
                    <w:szCs w:val="22"/>
                    <w:lang w:val="en-US"/>
                  </w:rPr>
                </w:rPrChange>
              </w:rPr>
              <w:t>System Control Module</w:t>
            </w:r>
          </w:p>
        </w:tc>
      </w:tr>
      <w:tr w:rsidR="002E582F" w:rsidRPr="003F2E8B" w14:paraId="653E6DDA" w14:textId="77777777" w:rsidTr="00CC0AAE">
        <w:trPr>
          <w:cantSplit/>
          <w:del w:id="2008" w:author="김은수" w:date="2026-10-12T00:19:00Z"/>
          <w:trPrChange w:id="200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010" w:author="김은수" w:date="2026-10-01T06:57:00Z">
              <w:tcPr>
                <w:tcW w:w="1762" w:type="dxa"/>
              </w:tcPr>
            </w:tcPrChange>
          </w:tcPr>
          <w:p w14:paraId="53365B89" w14:textId="77777777" w:rsidR="002E582F" w:rsidRPr="00850940" w:rsidRDefault="00617422">
            <w:pPr>
              <w:pStyle w:val="TDCe"/>
              <w:pPrChange w:id="2011" w:author="김은수" w:date="2026-10-01T06:57:00Z">
                <w:pPr/>
              </w:pPrChange>
            </w:pPr>
            <w:r>
              <w:rPr>
                <w:b/>
                <w:rPrChange w:id="2012" w:author="김은수" w:date="2026-10-01T06:57:00Z">
                  <w:rPr>
                    <w:rFonts w:asciiTheme="minorHAnsi" w:eastAsiaTheme="minorEastAsia" w:hAnsiTheme="minorHAnsi" w:cstheme="minorBidi"/>
                    <w:b w:val="0"/>
                    <w:color w:val="auto"/>
                    <w:szCs w:val="22"/>
                    <w:lang w:val="en-US"/>
                  </w:rPr>
                </w:rPrChange>
              </w:rPr>
              <w:t>SW-FW-RID-66</w:t>
            </w:r>
          </w:p>
        </w:tc>
        <w:tc>
          <w:tcPr>
            <w:tcW w:w="3917" w:type="dxa"/>
            <w:tcPrChange w:id="2013" w:author="김은수" w:date="2026-10-01T06:57:00Z">
              <w:tcPr>
                <w:tcW w:w="3827" w:type="dxa"/>
              </w:tcPr>
            </w:tcPrChange>
          </w:tcPr>
          <w:p w14:paraId="6762696A" w14:textId="77777777" w:rsidR="002E582F" w:rsidRPr="00895B94" w:rsidRDefault="00B25E91">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201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2015" w:author="김은수" w:date="2026-09-29T18:27:00Z" w16du:dateUtc="2026-09-29T09:27:00Z">
              <w:r>
                <w:rPr>
                  <w:rFonts w:hint="eastAsia"/>
                </w:rPr>
                <w:delText>이어피스가 연결되면 이어피스</w:delText>
              </w:r>
            </w:del>
            <w:ins w:id="2016" w:author="김은수" w:date="2026-09-29T18:27:00Z" w16du:dateUtc="2026-09-29T09:27:00Z">
              <w:r w:rsidR="005C1023">
                <w:rPr>
                  <w:rPrChange w:id="2017" w:author="김은수" w:date="2026-10-01T06:57:00Z">
                    <w:rPr>
                      <w:rFonts w:asciiTheme="minorEastAsia" w:eastAsiaTheme="minorEastAsia" w:hAnsiTheme="minorEastAsia" w:cs="Times New Roman"/>
                      <w:color w:val="auto"/>
                      <w:szCs w:val="22"/>
                      <w:lang w:val="en-US"/>
                    </w:rPr>
                  </w:rPrChange>
                </w:rPr>
                <w:t>BLE 통신</w:t>
              </w:r>
            </w:ins>
            <w:r w:rsidR="005C1023">
              <w:rPr>
                <w:rPrChange w:id="2018" w:author="김은수" w:date="2026-10-01T06:57:00Z">
                  <w:rPr>
                    <w:rFonts w:asciiTheme="minorEastAsia" w:eastAsiaTheme="minorEastAsia" w:hAnsiTheme="minorEastAsia" w:cs="Times New Roman"/>
                    <w:color w:val="auto"/>
                    <w:szCs w:val="22"/>
                    <w:lang w:val="en-US"/>
                  </w:rPr>
                </w:rPrChange>
              </w:rPr>
              <w:t xml:space="preserve"> 연결 </w:t>
            </w:r>
            <w:del w:id="2019" w:author="김은수" w:date="2026-09-29T18:27:00Z" w16du:dateUtc="2026-09-29T09:27:00Z">
              <w:r>
                <w:rPr>
                  <w:rFonts w:hint="eastAsia"/>
                </w:rPr>
                <w:delText>상태가 확인되어야</w:delText>
              </w:r>
            </w:del>
            <w:ins w:id="2020" w:author="김은수" w:date="2026-09-29T18:27:00Z" w16du:dateUtc="2026-09-29T09:27:00Z">
              <w:r w:rsidR="005C1023">
                <w:rPr>
                  <w:rFonts w:hint="eastAsia"/>
                  <w:rPrChange w:id="2021" w:author="김은수" w:date="2026-10-01T06:57:00Z">
                    <w:rPr>
                      <w:rFonts w:asciiTheme="minorEastAsia" w:eastAsiaTheme="minorEastAsia" w:hAnsiTheme="minorEastAsia" w:cs="Times New Roman" w:hint="eastAsia"/>
                      <w:color w:val="auto"/>
                      <w:szCs w:val="22"/>
                      <w:lang w:val="en-US"/>
                    </w:rPr>
                  </w:rPrChange>
                </w:rPr>
                <w:t>장애</w:t>
              </w:r>
              <w:r w:rsidR="005C1023">
                <w:rPr>
                  <w:rPrChange w:id="2022" w:author="김은수" w:date="2026-10-01T06:57:00Z">
                    <w:rPr>
                      <w:rFonts w:asciiTheme="minorEastAsia" w:eastAsiaTheme="minorEastAsia" w:hAnsiTheme="minorEastAsia" w:cs="Times New Roman"/>
                      <w:color w:val="auto"/>
                      <w:szCs w:val="22"/>
                      <w:lang w:val="en-US"/>
                    </w:rPr>
                  </w:rPrChange>
                </w:rPr>
                <w:t xml:space="preserve"> 발생 시, 정상 동작이 되어야</w:t>
              </w:r>
            </w:ins>
            <w:r w:rsidR="005C1023">
              <w:rPr>
                <w:rPrChange w:id="2023" w:author="김은수" w:date="2026-10-01T06:57:00Z">
                  <w:rPr>
                    <w:rFonts w:asciiTheme="minorEastAsia" w:eastAsiaTheme="minorEastAsia" w:hAnsiTheme="minorEastAsia" w:cs="Times New Roman"/>
                    <w:color w:val="auto"/>
                    <w:szCs w:val="22"/>
                    <w:lang w:val="en-US"/>
                  </w:rPr>
                </w:rPrChange>
              </w:rPr>
              <w:t xml:space="preserve"> 한다.</w:t>
            </w:r>
          </w:p>
        </w:tc>
        <w:tc>
          <w:tcPr>
            <w:tcW w:w="3917" w:type="dxa"/>
            <w:tcPrChange w:id="2024" w:author="김은수" w:date="2026-10-01T06:57:00Z">
              <w:tcPr>
                <w:tcW w:w="3827" w:type="dxa"/>
              </w:tcPr>
            </w:tcPrChange>
          </w:tcPr>
          <w:p w14:paraId="4572EEC2" w14:textId="77777777" w:rsidR="002E582F" w:rsidRPr="00895B94" w:rsidRDefault="00B25E91">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202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del w:id="2026" w:author="김은수" w:date="2026-09-29T18:27:00Z" w16du:dateUtc="2026-09-29T09:27:00Z">
              <w:r>
                <w:rPr>
                  <w:rFonts w:asciiTheme="minorEastAsia" w:hAnsiTheme="minorEastAsia" w:cs="Times New Roman"/>
                </w:rPr>
                <w:delText>System Control</w:delText>
              </w:r>
            </w:del>
            <w:ins w:id="2027" w:author="김은수" w:date="2026-09-29T18:27:00Z" w16du:dateUtc="2026-09-29T09:27:00Z">
              <w:r w:rsidR="00AE4A56">
                <w:rPr>
                  <w:rPrChange w:id="2028" w:author="김은수" w:date="2026-10-01T06:57:00Z">
                    <w:rPr>
                      <w:rFonts w:asciiTheme="minorHAnsi" w:eastAsiaTheme="minorEastAsia" w:hAnsiTheme="minorHAnsi" w:cstheme="minorBidi"/>
                      <w:color w:val="auto"/>
                      <w:szCs w:val="22"/>
                      <w:lang w:val="en-US"/>
                    </w:rPr>
                  </w:rPrChange>
                </w:rPr>
                <w:t>CM3 Bluetooth Communication</w:t>
              </w:r>
            </w:ins>
            <w:r w:rsidR="00AE4A56">
              <w:rPr>
                <w:rPrChange w:id="2029" w:author="김은수" w:date="2026-10-01T06:57:00Z">
                  <w:rPr>
                    <w:rFonts w:asciiTheme="minorHAnsi" w:eastAsiaTheme="minorEastAsia" w:hAnsiTheme="minorHAnsi" w:cstheme="minorBidi"/>
                    <w:color w:val="auto"/>
                    <w:szCs w:val="22"/>
                    <w:lang w:val="en-US"/>
                  </w:rPr>
                </w:rPrChange>
              </w:rPr>
              <w:t xml:space="preserve"> Module</w:t>
            </w:r>
            <w:ins w:id="2030" w:author="김은수" w:date="2026-09-29T18:27:00Z" w16du:dateUtc="2026-09-29T09:27:00Z">
              <w:r w:rsidR="00AE4A56">
                <w:rPr>
                  <w:rPrChange w:id="2031" w:author="김은수" w:date="2026-10-01T06:57:00Z">
                    <w:rPr>
                      <w:rFonts w:asciiTheme="minorHAnsi" w:eastAsiaTheme="minorEastAsia" w:hAnsiTheme="minorHAnsi" w:cstheme="minorBidi"/>
                      <w:color w:val="auto"/>
                      <w:szCs w:val="22"/>
                      <w:lang w:val="en-US"/>
                    </w:rPr>
                  </w:rPrChange>
                </w:rPr>
                <w:t xml:space="preserve"> / QCC 연계</w:t>
              </w:r>
            </w:ins>
          </w:p>
        </w:tc>
      </w:tr>
      <w:tr w:rsidR="002E582F" w:rsidRPr="003F2E8B" w14:paraId="59E2B595" w14:textId="77777777" w:rsidTr="00CC0AAE">
        <w:trPr>
          <w:cantSplit/>
          <w:del w:id="2032" w:author="김은수" w:date="2026-10-12T00:19:00Z"/>
          <w:trPrChange w:id="203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034" w:author="김은수" w:date="2026-10-01T06:57:00Z">
              <w:tcPr>
                <w:tcW w:w="1762" w:type="dxa"/>
              </w:tcPr>
            </w:tcPrChange>
          </w:tcPr>
          <w:p w14:paraId="27093B2F" w14:textId="77777777" w:rsidR="002E582F" w:rsidRPr="00850940" w:rsidRDefault="00617422">
            <w:pPr>
              <w:pStyle w:val="TDCe"/>
              <w:pPrChange w:id="2035" w:author="김은수" w:date="2026-10-01T06:57:00Z">
                <w:pPr/>
              </w:pPrChange>
            </w:pPr>
            <w:r>
              <w:rPr>
                <w:b/>
                <w:rPrChange w:id="2036" w:author="김은수" w:date="2026-10-01T06:57:00Z">
                  <w:rPr>
                    <w:rFonts w:asciiTheme="minorHAnsi" w:eastAsiaTheme="minorEastAsia" w:hAnsiTheme="minorHAnsi" w:cstheme="minorBidi"/>
                    <w:b w:val="0"/>
                    <w:color w:val="auto"/>
                    <w:szCs w:val="22"/>
                    <w:lang w:val="en-US"/>
                  </w:rPr>
                </w:rPrChange>
              </w:rPr>
              <w:t>SW-FW-RID-67</w:t>
            </w:r>
          </w:p>
        </w:tc>
        <w:tc>
          <w:tcPr>
            <w:tcW w:w="3917" w:type="dxa"/>
            <w:tcPrChange w:id="2037" w:author="김은수" w:date="2026-10-01T06:57:00Z">
              <w:tcPr>
                <w:tcW w:w="3827" w:type="dxa"/>
              </w:tcPr>
            </w:tcPrChange>
          </w:tcPr>
          <w:p w14:paraId="28303EA3"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203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2039" w:author="김은수" w:date="2026-10-01T06:57:00Z">
                  <w:rPr>
                    <w:rFonts w:asciiTheme="minorEastAsia" w:eastAsiaTheme="minorEastAsia" w:hAnsiTheme="minorEastAsia" w:cs="Times New Roman" w:hint="eastAsia"/>
                    <w:color w:val="auto"/>
                    <w:szCs w:val="22"/>
                    <w:lang w:val="en-US"/>
                  </w:rPr>
                </w:rPrChange>
              </w:rPr>
              <w:t>시동과정에서는</w:t>
            </w:r>
            <w:r>
              <w:rPr>
                <w:rPrChange w:id="2040" w:author="김은수" w:date="2026-10-01T06:57:00Z">
                  <w:rPr>
                    <w:rFonts w:asciiTheme="minorEastAsia" w:eastAsiaTheme="minorEastAsia" w:hAnsiTheme="minorEastAsia" w:cs="Times New Roman"/>
                    <w:color w:val="auto"/>
                    <w:szCs w:val="22"/>
                    <w:lang w:val="en-US"/>
                  </w:rPr>
                </w:rPrChange>
              </w:rPr>
              <w:t xml:space="preserve"> 출력을 생성하지 않게 한다</w:t>
            </w:r>
          </w:p>
        </w:tc>
        <w:tc>
          <w:tcPr>
            <w:tcW w:w="3917" w:type="dxa"/>
            <w:tcPrChange w:id="2041" w:author="김은수" w:date="2026-10-01T06:57:00Z">
              <w:tcPr>
                <w:tcW w:w="3827" w:type="dxa"/>
              </w:tcPr>
            </w:tcPrChange>
          </w:tcPr>
          <w:p w14:paraId="5DDFAE68" w14:textId="77777777" w:rsidR="00B25E91" w:rsidRDefault="00B25E91" w:rsidP="00B25E91">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rPr>
                <w:del w:id="2042" w:author="김은수" w:date="2026-09-29T18:27:00Z" w16du:dateUtc="2026-09-29T09:27:00Z"/>
                <w:rFonts w:asciiTheme="minorEastAsia" w:hAnsiTheme="minorEastAsia" w:cs="Times New Roman"/>
              </w:rPr>
            </w:pPr>
            <w:del w:id="2043" w:author="김은수" w:date="2026-09-29T18:27:00Z" w16du:dateUtc="2026-09-29T09:27:00Z">
              <w:r>
                <w:rPr>
                  <w:rFonts w:asciiTheme="minorEastAsia" w:hAnsiTheme="minorEastAsia" w:cs="Times New Roman"/>
                </w:rPr>
                <w:delText>System Control Module</w:delText>
              </w:r>
            </w:del>
          </w:p>
          <w:p w14:paraId="6932B8A6"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2044" w:author="김은수" w:date="2026-10-01T16:27:00Z" w16du:dateUtc="2026-10-01T07:27:00Z">
                  <w:rPr>
                    <w:rFonts w:asciiTheme="minorEastAsia" w:hAnsiTheme="minorEastAsia" w:cs="Times New Roman"/>
                  </w:rPr>
                </w:rPrChange>
              </w:rPr>
              <w:pPrChange w:id="204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046" w:author="김은수" w:date="2026-09-29T18:27:00Z" w16du:dateUtc="2026-09-29T09:27:00Z">
              <w:r w:rsidRPr="00C34F72">
                <w:rPr>
                  <w:lang w:val="en-US"/>
                  <w:rPrChange w:id="2047" w:author="김은수" w:date="2026-10-01T16:27:00Z" w16du:dateUtc="2026-10-01T07:27:00Z">
                    <w:rPr>
                      <w:rFonts w:asciiTheme="minorHAnsi" w:eastAsiaTheme="minorEastAsia" w:hAnsiTheme="minorHAnsi" w:cstheme="minorBidi"/>
                      <w:color w:val="auto"/>
                      <w:szCs w:val="22"/>
                      <w:lang w:val="en-US"/>
                    </w:rPr>
                  </w:rPrChange>
                </w:rPr>
                <w:t xml:space="preserve">CM3 / CFX </w:t>
              </w:r>
            </w:ins>
            <w:r w:rsidRPr="00C34F72">
              <w:rPr>
                <w:lang w:val="en-US"/>
                <w:rPrChange w:id="2048" w:author="김은수" w:date="2026-10-01T16:27:00Z" w16du:dateUtc="2026-10-01T07:27:00Z">
                  <w:rPr>
                    <w:rFonts w:asciiTheme="minorHAnsi" w:eastAsiaTheme="minorEastAsia" w:hAnsiTheme="minorHAnsi" w:cstheme="minorBidi"/>
                    <w:color w:val="auto"/>
                    <w:szCs w:val="22"/>
                    <w:lang w:val="en-US"/>
                  </w:rPr>
                </w:rPrChange>
              </w:rPr>
              <w:t>Internal Stimulation Device Execution Module</w:t>
            </w:r>
          </w:p>
        </w:tc>
      </w:tr>
      <w:tr w:rsidR="002E582F" w:rsidRPr="003F2E8B" w14:paraId="76880C01" w14:textId="77777777" w:rsidTr="00CC0AAE">
        <w:trPr>
          <w:cantSplit/>
          <w:del w:id="2049" w:author="김은수" w:date="2026-10-12T00:19:00Z"/>
          <w:trPrChange w:id="2050"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051" w:author="김은수" w:date="2026-10-01T06:57:00Z">
              <w:tcPr>
                <w:tcW w:w="1762" w:type="dxa"/>
              </w:tcPr>
            </w:tcPrChange>
          </w:tcPr>
          <w:p w14:paraId="695D09F1" w14:textId="77777777" w:rsidR="002E582F" w:rsidRPr="00850940" w:rsidRDefault="00617422">
            <w:pPr>
              <w:pStyle w:val="TDCe"/>
              <w:pPrChange w:id="2052" w:author="김은수" w:date="2026-10-01T06:57:00Z">
                <w:pPr/>
              </w:pPrChange>
            </w:pPr>
            <w:r>
              <w:rPr>
                <w:b/>
                <w:rPrChange w:id="2053" w:author="김은수" w:date="2026-10-01T06:57:00Z">
                  <w:rPr>
                    <w:rFonts w:asciiTheme="minorHAnsi" w:eastAsiaTheme="minorEastAsia" w:hAnsiTheme="minorHAnsi" w:cstheme="minorBidi"/>
                    <w:b w:val="0"/>
                    <w:color w:val="auto"/>
                    <w:szCs w:val="22"/>
                    <w:lang w:val="en-US"/>
                  </w:rPr>
                </w:rPrChange>
              </w:rPr>
              <w:t>SW-FW-RID-68</w:t>
            </w:r>
          </w:p>
        </w:tc>
        <w:tc>
          <w:tcPr>
            <w:tcW w:w="3917" w:type="dxa"/>
            <w:tcPrChange w:id="2054" w:author="김은수" w:date="2026-10-01T06:57:00Z">
              <w:tcPr>
                <w:tcW w:w="3827" w:type="dxa"/>
              </w:tcPr>
            </w:tcPrChange>
          </w:tcPr>
          <w:p w14:paraId="31534336"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rPr>
              <w:pPrChange w:id="205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r>
              <w:rPr>
                <w:rFonts w:hint="eastAsia"/>
                <w:rPrChange w:id="2056" w:author="김은수" w:date="2026-10-01T06:57:00Z">
                  <w:rPr>
                    <w:rFonts w:asciiTheme="minorEastAsia" w:eastAsiaTheme="minorEastAsia" w:hAnsiTheme="minorEastAsia" w:cs="Times New Roman" w:hint="eastAsia"/>
                    <w:color w:val="auto"/>
                    <w:szCs w:val="22"/>
                    <w:lang w:val="en-US"/>
                  </w:rPr>
                </w:rPrChange>
              </w:rPr>
              <w:t>종료과정에서는</w:t>
            </w:r>
            <w:r>
              <w:rPr>
                <w:rPrChange w:id="2057" w:author="김은수" w:date="2026-10-01T06:57:00Z">
                  <w:rPr>
                    <w:rFonts w:asciiTheme="minorEastAsia" w:eastAsiaTheme="minorEastAsia" w:hAnsiTheme="minorEastAsia" w:cs="Times New Roman"/>
                    <w:color w:val="auto"/>
                    <w:szCs w:val="22"/>
                    <w:lang w:val="en-US"/>
                  </w:rPr>
                </w:rPrChange>
              </w:rPr>
              <w:t xml:space="preserve"> 출력을 생성하지 않게 한다.</w:t>
            </w:r>
          </w:p>
        </w:tc>
        <w:tc>
          <w:tcPr>
            <w:tcW w:w="3917" w:type="dxa"/>
            <w:tcPrChange w:id="2058" w:author="김은수" w:date="2026-10-01T06:57:00Z">
              <w:tcPr>
                <w:tcW w:w="3827" w:type="dxa"/>
              </w:tcPr>
            </w:tcPrChange>
          </w:tcPr>
          <w:p w14:paraId="62462E3B" w14:textId="77777777" w:rsidR="00B25E91" w:rsidRDefault="00B25E91" w:rsidP="00B25E91">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rPr>
                <w:del w:id="2059" w:author="김은수" w:date="2026-09-29T18:27:00Z" w16du:dateUtc="2026-09-29T09:27:00Z"/>
                <w:rFonts w:asciiTheme="minorEastAsia" w:hAnsiTheme="minorEastAsia" w:cs="Times New Roman"/>
              </w:rPr>
            </w:pPr>
            <w:del w:id="2060" w:author="김은수" w:date="2026-09-29T18:27:00Z" w16du:dateUtc="2026-09-29T09:27:00Z">
              <w:r>
                <w:rPr>
                  <w:rFonts w:asciiTheme="minorEastAsia" w:hAnsiTheme="minorEastAsia" w:cs="Times New Roman"/>
                </w:rPr>
                <w:delText>System Control Module</w:delText>
              </w:r>
            </w:del>
          </w:p>
          <w:p w14:paraId="39686F71" w14:textId="77777777" w:rsidR="002E582F" w:rsidRPr="00C34F72" w:rsidRDefault="00AE4A56">
            <w:pPr>
              <w:pStyle w:val="TDC7"/>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lang w:val="en-US"/>
                <w:rPrChange w:id="2061" w:author="김은수" w:date="2026-10-01T16:27:00Z" w16du:dateUtc="2026-10-01T07:27:00Z">
                  <w:rPr>
                    <w:rFonts w:asciiTheme="minorEastAsia" w:hAnsiTheme="minorEastAsia" w:cs="Times New Roman"/>
                  </w:rPr>
                </w:rPrChange>
              </w:rPr>
              <w:pPrChange w:id="206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063" w:author="김은수" w:date="2026-09-29T18:27:00Z" w16du:dateUtc="2026-09-29T09:27:00Z">
              <w:r w:rsidRPr="00C34F72">
                <w:rPr>
                  <w:lang w:val="en-US"/>
                  <w:rPrChange w:id="2064" w:author="김은수" w:date="2026-10-01T16:27:00Z" w16du:dateUtc="2026-10-01T07:27:00Z">
                    <w:rPr>
                      <w:rFonts w:asciiTheme="minorHAnsi" w:eastAsiaTheme="minorEastAsia" w:hAnsiTheme="minorHAnsi" w:cstheme="minorBidi"/>
                      <w:color w:val="auto"/>
                      <w:szCs w:val="22"/>
                      <w:lang w:val="en-US"/>
                    </w:rPr>
                  </w:rPrChange>
                </w:rPr>
                <w:t xml:space="preserve">CM3 / CFX </w:t>
              </w:r>
            </w:ins>
            <w:r w:rsidRPr="00C34F72">
              <w:rPr>
                <w:lang w:val="en-US"/>
                <w:rPrChange w:id="2065" w:author="김은수" w:date="2026-10-01T16:27:00Z" w16du:dateUtc="2026-10-01T07:27:00Z">
                  <w:rPr>
                    <w:rFonts w:asciiTheme="minorHAnsi" w:eastAsiaTheme="minorEastAsia" w:hAnsiTheme="minorHAnsi" w:cstheme="minorBidi"/>
                    <w:color w:val="auto"/>
                    <w:szCs w:val="22"/>
                    <w:lang w:val="en-US"/>
                  </w:rPr>
                </w:rPrChange>
              </w:rPr>
              <w:t>Internal Stimulation Device Execution Module</w:t>
            </w:r>
          </w:p>
        </w:tc>
      </w:tr>
      <w:tr w:rsidR="002E582F" w:rsidRPr="003F2E8B" w14:paraId="56864964" w14:textId="77777777" w:rsidTr="00CC0AAE">
        <w:trPr>
          <w:cantSplit/>
          <w:ins w:id="2066" w:author="김은수" w:date="2026-09-29T18:27:00Z"/>
          <w:del w:id="2067" w:author="김은수" w:date="2026-10-12T00:19:00Z"/>
          <w:trPrChange w:id="2068"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069" w:author="김은수" w:date="2026-10-01T06:57:00Z">
              <w:tcPr>
                <w:tcW w:w="1762" w:type="dxa"/>
              </w:tcPr>
            </w:tcPrChange>
          </w:tcPr>
          <w:p w14:paraId="5C4166EA" w14:textId="77777777" w:rsidR="002E582F" w:rsidRPr="00C34F72" w:rsidRDefault="00617422">
            <w:pPr>
              <w:pStyle w:val="TDCe"/>
              <w:rPr>
                <w:ins w:id="2070" w:author="김은수" w:date="2026-09-29T18:27:00Z" w16du:dateUtc="2026-09-29T09:27:00Z"/>
              </w:rPr>
              <w:pPrChange w:id="2071" w:author="김은수" w:date="2026-10-01T06:57:00Z">
                <w:pPr/>
              </w:pPrChange>
            </w:pPr>
            <w:ins w:id="2072" w:author="김은수" w:date="2026-09-29T18:27:00Z" w16du:dateUtc="2026-09-29T09:27:00Z">
              <w:r>
                <w:rPr>
                  <w:b/>
                  <w:rPrChange w:id="2073" w:author="김은수" w:date="2026-10-01T06:57:00Z">
                    <w:rPr>
                      <w:rFonts w:asciiTheme="minorHAnsi" w:eastAsiaTheme="minorEastAsia" w:hAnsiTheme="minorHAnsi" w:cstheme="minorBidi"/>
                      <w:b w:val="0"/>
                      <w:color w:val="auto"/>
                      <w:szCs w:val="22"/>
                      <w:lang w:val="en-US"/>
                    </w:rPr>
                  </w:rPrChange>
                </w:rPr>
                <w:t>SW-FW-RID-71</w:t>
              </w:r>
            </w:ins>
          </w:p>
        </w:tc>
        <w:tc>
          <w:tcPr>
            <w:tcW w:w="3917" w:type="dxa"/>
            <w:tcPrChange w:id="2074" w:author="김은수" w:date="2026-10-01T06:57:00Z">
              <w:tcPr>
                <w:tcW w:w="3827" w:type="dxa"/>
              </w:tcPr>
            </w:tcPrChange>
          </w:tcPr>
          <w:p w14:paraId="54161638"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075" w:author="김은수" w:date="2026-09-29T18:27:00Z" w16du:dateUtc="2026-09-29T09:27:00Z"/>
                <w:rFonts w:asciiTheme="minorEastAsia" w:hAnsiTheme="minorEastAsia" w:cs="Times New Roman"/>
              </w:rPr>
              <w:pPrChange w:id="207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077" w:author="김은수" w:date="2026-09-29T18:27:00Z" w16du:dateUtc="2026-09-29T09:27:00Z">
              <w:r>
                <w:rPr>
                  <w:rPrChange w:id="2078" w:author="김은수" w:date="2026-10-01T06:57:00Z">
                    <w:rPr>
                      <w:rFonts w:asciiTheme="minorEastAsia" w:eastAsiaTheme="minorEastAsia" w:hAnsiTheme="minorEastAsia" w:cs="Times New Roman"/>
                      <w:color w:val="auto"/>
                      <w:szCs w:val="22"/>
                      <w:lang w:val="en-US"/>
                    </w:rPr>
                  </w:rPrChange>
                </w:rPr>
                <w:t>[QCC 단독] - CRA 인증 결과에서 인증정보를 유추할 만한 피드백이 없음: 성공, 실패, 진행중, 타임아웃</w:t>
              </w:r>
            </w:ins>
          </w:p>
        </w:tc>
        <w:tc>
          <w:tcPr>
            <w:tcW w:w="3917" w:type="dxa"/>
            <w:tcPrChange w:id="2079" w:author="김은수" w:date="2026-10-01T06:57:00Z">
              <w:tcPr>
                <w:tcW w:w="3827" w:type="dxa"/>
              </w:tcPr>
            </w:tcPrChange>
          </w:tcPr>
          <w:p w14:paraId="6E5F3BCE"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080" w:author="김은수" w:date="2026-09-29T18:27:00Z" w16du:dateUtc="2026-09-29T09:27:00Z"/>
                <w:rFonts w:asciiTheme="minorEastAsia" w:hAnsiTheme="minorEastAsia" w:cs="Times New Roman"/>
              </w:rPr>
              <w:pPrChange w:id="208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082" w:author="김은수" w:date="2026-09-29T18:27:00Z" w16du:dateUtc="2026-09-29T09:27:00Z">
              <w:r>
                <w:rPr>
                  <w:rPrChange w:id="2083" w:author="김은수" w:date="2026-10-01T06:57:00Z">
                    <w:rPr>
                      <w:rFonts w:asciiTheme="minorHAnsi" w:eastAsiaTheme="minorEastAsia" w:hAnsiTheme="minorHAnsi" w:cstheme="minorBidi"/>
                      <w:color w:val="auto"/>
                      <w:szCs w:val="22"/>
                      <w:lang w:val="en-US"/>
                    </w:rPr>
                  </w:rPrChange>
                </w:rPr>
                <w:t>QCC Bluetooth Communication Module</w:t>
              </w:r>
            </w:ins>
          </w:p>
        </w:tc>
      </w:tr>
      <w:tr w:rsidR="002E582F" w:rsidRPr="003F2E8B" w14:paraId="6BF8322F" w14:textId="77777777" w:rsidTr="00CC0AAE">
        <w:trPr>
          <w:cantSplit/>
          <w:ins w:id="2084" w:author="김은수" w:date="2026-09-29T18:27:00Z"/>
          <w:del w:id="2085" w:author="김은수" w:date="2026-10-12T00:19:00Z"/>
          <w:trPrChange w:id="2086"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087" w:author="김은수" w:date="2026-10-01T06:57:00Z">
              <w:tcPr>
                <w:tcW w:w="1762" w:type="dxa"/>
              </w:tcPr>
            </w:tcPrChange>
          </w:tcPr>
          <w:p w14:paraId="78BA6F65" w14:textId="77777777" w:rsidR="002E582F" w:rsidRPr="00C34F72" w:rsidRDefault="00617422">
            <w:pPr>
              <w:pStyle w:val="TDCe"/>
              <w:rPr>
                <w:ins w:id="2088" w:author="김은수" w:date="2026-09-29T18:27:00Z" w16du:dateUtc="2026-09-29T09:27:00Z"/>
              </w:rPr>
              <w:pPrChange w:id="2089" w:author="김은수" w:date="2026-10-01T06:57:00Z">
                <w:pPr/>
              </w:pPrChange>
            </w:pPr>
            <w:ins w:id="2090" w:author="김은수" w:date="2026-09-29T18:27:00Z" w16du:dateUtc="2026-09-29T09:27:00Z">
              <w:r>
                <w:rPr>
                  <w:b/>
                  <w:rPrChange w:id="2091" w:author="김은수" w:date="2026-10-01T06:57:00Z">
                    <w:rPr>
                      <w:rFonts w:asciiTheme="minorHAnsi" w:eastAsiaTheme="minorEastAsia" w:hAnsiTheme="minorHAnsi" w:cstheme="minorBidi"/>
                      <w:b w:val="0"/>
                      <w:color w:val="auto"/>
                      <w:szCs w:val="22"/>
                      <w:lang w:val="en-US"/>
                    </w:rPr>
                  </w:rPrChange>
                </w:rPr>
                <w:t>SW-FW-RID-72</w:t>
              </w:r>
            </w:ins>
          </w:p>
        </w:tc>
        <w:tc>
          <w:tcPr>
            <w:tcW w:w="3917" w:type="dxa"/>
            <w:tcPrChange w:id="2092" w:author="김은수" w:date="2026-10-01T06:57:00Z">
              <w:tcPr>
                <w:tcW w:w="3827" w:type="dxa"/>
              </w:tcPr>
            </w:tcPrChange>
          </w:tcPr>
          <w:p w14:paraId="23506F61"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093" w:author="김은수" w:date="2026-09-29T18:27:00Z" w16du:dateUtc="2026-09-29T09:27:00Z"/>
                <w:rFonts w:asciiTheme="minorEastAsia" w:hAnsiTheme="minorEastAsia" w:cs="Times New Roman"/>
              </w:rPr>
              <w:pPrChange w:id="209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095" w:author="김은수" w:date="2026-09-29T18:27:00Z" w16du:dateUtc="2026-09-29T09:27:00Z">
              <w:r>
                <w:rPr>
                  <w:rPrChange w:id="2096" w:author="김은수" w:date="2026-10-01T06:57:00Z">
                    <w:rPr>
                      <w:rFonts w:asciiTheme="minorEastAsia" w:eastAsiaTheme="minorEastAsia" w:hAnsiTheme="minorEastAsia" w:cs="Times New Roman"/>
                      <w:color w:val="auto"/>
                      <w:szCs w:val="22"/>
                      <w:lang w:val="en-US"/>
                    </w:rPr>
                  </w:rPrChange>
                </w:rPr>
                <w:t>[QCC 단독] CRA 인증 5회 연속 실패 시, 일정 시간동안 연결을 제한한다.</w:t>
              </w:r>
            </w:ins>
          </w:p>
        </w:tc>
        <w:tc>
          <w:tcPr>
            <w:tcW w:w="3917" w:type="dxa"/>
            <w:tcPrChange w:id="2097" w:author="김은수" w:date="2026-10-01T06:57:00Z">
              <w:tcPr>
                <w:tcW w:w="3827" w:type="dxa"/>
              </w:tcPr>
            </w:tcPrChange>
          </w:tcPr>
          <w:p w14:paraId="5FCD8F1D"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098" w:author="김은수" w:date="2026-09-29T18:27:00Z" w16du:dateUtc="2026-09-29T09:27:00Z"/>
                <w:rFonts w:asciiTheme="minorEastAsia" w:hAnsiTheme="minorEastAsia" w:cs="Times New Roman"/>
              </w:rPr>
              <w:pPrChange w:id="209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00" w:author="김은수" w:date="2026-09-29T18:27:00Z" w16du:dateUtc="2026-09-29T09:27:00Z">
              <w:r>
                <w:rPr>
                  <w:rPrChange w:id="2101" w:author="김은수" w:date="2026-10-01T06:57:00Z">
                    <w:rPr>
                      <w:rFonts w:asciiTheme="minorHAnsi" w:eastAsiaTheme="minorEastAsia" w:hAnsiTheme="minorHAnsi" w:cstheme="minorBidi"/>
                      <w:color w:val="auto"/>
                      <w:szCs w:val="22"/>
                      <w:lang w:val="en-US"/>
                    </w:rPr>
                  </w:rPrChange>
                </w:rPr>
                <w:t>QCC Bluetooth Communication Module</w:t>
              </w:r>
            </w:ins>
          </w:p>
        </w:tc>
      </w:tr>
      <w:tr w:rsidR="002E582F" w:rsidRPr="003F2E8B" w14:paraId="54AAB810" w14:textId="77777777" w:rsidTr="00CC0AAE">
        <w:trPr>
          <w:cantSplit/>
          <w:ins w:id="2102" w:author="김은수" w:date="2026-09-29T18:27:00Z"/>
          <w:del w:id="2103" w:author="김은수" w:date="2026-10-12T00:19:00Z"/>
          <w:trPrChange w:id="2104"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105" w:author="김은수" w:date="2026-10-01T06:57:00Z">
              <w:tcPr>
                <w:tcW w:w="1762" w:type="dxa"/>
              </w:tcPr>
            </w:tcPrChange>
          </w:tcPr>
          <w:p w14:paraId="2BAA2F6F" w14:textId="77777777" w:rsidR="002E582F" w:rsidRPr="00C34F72" w:rsidRDefault="00617422">
            <w:pPr>
              <w:pStyle w:val="TDCe"/>
              <w:rPr>
                <w:ins w:id="2106" w:author="김은수" w:date="2026-09-29T18:27:00Z" w16du:dateUtc="2026-09-29T09:27:00Z"/>
              </w:rPr>
              <w:pPrChange w:id="2107" w:author="김은수" w:date="2026-10-01T06:57:00Z">
                <w:pPr/>
              </w:pPrChange>
            </w:pPr>
            <w:ins w:id="2108" w:author="김은수" w:date="2026-09-29T18:27:00Z" w16du:dateUtc="2026-09-29T09:27:00Z">
              <w:r>
                <w:rPr>
                  <w:b/>
                  <w:rPrChange w:id="2109" w:author="김은수" w:date="2026-10-01T06:57:00Z">
                    <w:rPr>
                      <w:rFonts w:asciiTheme="minorHAnsi" w:eastAsiaTheme="minorEastAsia" w:hAnsiTheme="minorHAnsi" w:cstheme="minorBidi"/>
                      <w:b w:val="0"/>
                      <w:color w:val="auto"/>
                      <w:szCs w:val="22"/>
                      <w:lang w:val="en-US"/>
                    </w:rPr>
                  </w:rPrChange>
                </w:rPr>
                <w:t>SW-FW-RID-73</w:t>
              </w:r>
            </w:ins>
          </w:p>
        </w:tc>
        <w:tc>
          <w:tcPr>
            <w:tcW w:w="3917" w:type="dxa"/>
            <w:tcPrChange w:id="2110" w:author="김은수" w:date="2026-10-01T06:57:00Z">
              <w:tcPr>
                <w:tcW w:w="3827" w:type="dxa"/>
              </w:tcPr>
            </w:tcPrChange>
          </w:tcPr>
          <w:p w14:paraId="3AEA80A1"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111" w:author="김은수" w:date="2026-09-29T18:27:00Z" w16du:dateUtc="2026-09-29T09:27:00Z"/>
                <w:rFonts w:asciiTheme="minorEastAsia" w:hAnsiTheme="minorEastAsia" w:cs="Times New Roman"/>
              </w:rPr>
              <w:pPrChange w:id="211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13" w:author="김은수" w:date="2026-09-29T18:27:00Z" w16du:dateUtc="2026-09-29T09:27:00Z">
              <w:r>
                <w:rPr>
                  <w:rFonts w:hint="eastAsia"/>
                  <w:rPrChange w:id="2114" w:author="김은수" w:date="2026-10-01T06:57:00Z">
                    <w:rPr>
                      <w:rFonts w:asciiTheme="minorEastAsia" w:eastAsiaTheme="minorEastAsia" w:hAnsiTheme="minorEastAsia" w:cs="Times New Roman" w:hint="eastAsia"/>
                      <w:color w:val="auto"/>
                      <w:szCs w:val="22"/>
                      <w:lang w:val="en-US"/>
                    </w:rPr>
                  </w:rPrChange>
                </w:rPr>
                <w:t>감사기록</w:t>
              </w:r>
              <w:r>
                <w:rPr>
                  <w:rPrChange w:id="2115" w:author="김은수" w:date="2026-10-01T06:57:00Z">
                    <w:rPr>
                      <w:rFonts w:asciiTheme="minorEastAsia" w:eastAsiaTheme="minorEastAsia" w:hAnsiTheme="minorEastAsia" w:cs="Times New Roman"/>
                      <w:color w:val="auto"/>
                      <w:szCs w:val="22"/>
                      <w:lang w:val="en-US"/>
                    </w:rPr>
                  </w:rPrChange>
                </w:rPr>
                <w:t xml:space="preserve"> 생성 실패를 오류 정보에 포함한다.</w:t>
              </w:r>
            </w:ins>
          </w:p>
        </w:tc>
        <w:tc>
          <w:tcPr>
            <w:tcW w:w="3917" w:type="dxa"/>
            <w:tcPrChange w:id="2116" w:author="김은수" w:date="2026-10-01T06:57:00Z">
              <w:tcPr>
                <w:tcW w:w="3827" w:type="dxa"/>
              </w:tcPr>
            </w:tcPrChange>
          </w:tcPr>
          <w:p w14:paraId="51556905"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117" w:author="김은수" w:date="2026-09-29T18:27:00Z" w16du:dateUtc="2026-09-29T09:27:00Z"/>
                <w:rFonts w:asciiTheme="minorEastAsia" w:hAnsiTheme="minorEastAsia" w:cs="Times New Roman"/>
              </w:rPr>
              <w:pPrChange w:id="211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19" w:author="김은수" w:date="2026-09-29T18:27:00Z" w16du:dateUtc="2026-09-29T09:27:00Z">
              <w:r>
                <w:rPr>
                  <w:rPrChange w:id="2120" w:author="김은수" w:date="2026-10-01T06:57:00Z">
                    <w:rPr>
                      <w:rFonts w:asciiTheme="minorHAnsi" w:eastAsiaTheme="minorEastAsia" w:hAnsiTheme="minorHAnsi" w:cstheme="minorBidi"/>
                      <w:color w:val="auto"/>
                      <w:szCs w:val="22"/>
                      <w:lang w:val="en-US"/>
                    </w:rPr>
                  </w:rPrChange>
                </w:rPr>
                <w:t>System Control Module / 저장 및 보안 처리</w:t>
              </w:r>
            </w:ins>
          </w:p>
        </w:tc>
      </w:tr>
      <w:tr w:rsidR="002E582F" w:rsidRPr="003F2E8B" w14:paraId="14258563" w14:textId="77777777" w:rsidTr="00CC0AAE">
        <w:trPr>
          <w:cantSplit/>
          <w:ins w:id="2121" w:author="김은수" w:date="2026-09-29T18:27:00Z"/>
          <w:del w:id="2122" w:author="김은수" w:date="2026-10-12T00:19:00Z"/>
          <w:trPrChange w:id="2123"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124" w:author="김은수" w:date="2026-10-01T06:57:00Z">
              <w:tcPr>
                <w:tcW w:w="1762" w:type="dxa"/>
              </w:tcPr>
            </w:tcPrChange>
          </w:tcPr>
          <w:p w14:paraId="34641016" w14:textId="77777777" w:rsidR="002E582F" w:rsidRPr="00C34F72" w:rsidRDefault="00617422">
            <w:pPr>
              <w:pStyle w:val="TDCe"/>
              <w:rPr>
                <w:ins w:id="2125" w:author="김은수" w:date="2026-09-29T18:27:00Z" w16du:dateUtc="2026-09-29T09:27:00Z"/>
              </w:rPr>
              <w:pPrChange w:id="2126" w:author="김은수" w:date="2026-10-01T06:57:00Z">
                <w:pPr/>
              </w:pPrChange>
            </w:pPr>
            <w:ins w:id="2127" w:author="김은수" w:date="2026-09-29T18:27:00Z" w16du:dateUtc="2026-09-29T09:27:00Z">
              <w:r>
                <w:rPr>
                  <w:b/>
                  <w:rPrChange w:id="2128" w:author="김은수" w:date="2026-10-01T06:57:00Z">
                    <w:rPr>
                      <w:rFonts w:asciiTheme="minorHAnsi" w:eastAsiaTheme="minorEastAsia" w:hAnsiTheme="minorHAnsi" w:cstheme="minorBidi"/>
                      <w:b w:val="0"/>
                      <w:color w:val="auto"/>
                      <w:szCs w:val="22"/>
                      <w:lang w:val="en-US"/>
                    </w:rPr>
                  </w:rPrChange>
                </w:rPr>
                <w:t>SW-FW-RID-74</w:t>
              </w:r>
            </w:ins>
          </w:p>
        </w:tc>
        <w:tc>
          <w:tcPr>
            <w:tcW w:w="3917" w:type="dxa"/>
            <w:tcPrChange w:id="2129" w:author="김은수" w:date="2026-10-01T06:57:00Z">
              <w:tcPr>
                <w:tcW w:w="3827" w:type="dxa"/>
              </w:tcPr>
            </w:tcPrChange>
          </w:tcPr>
          <w:p w14:paraId="7DC9E066"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130" w:author="김은수" w:date="2026-09-29T18:27:00Z" w16du:dateUtc="2026-09-29T09:27:00Z"/>
                <w:rFonts w:asciiTheme="minorEastAsia" w:hAnsiTheme="minorEastAsia" w:cs="Times New Roman"/>
              </w:rPr>
              <w:pPrChange w:id="213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32" w:author="김은수" w:date="2026-09-29T18:27:00Z" w16du:dateUtc="2026-09-29T09:27:00Z">
              <w:r>
                <w:rPr>
                  <w:rFonts w:hint="eastAsia"/>
                  <w:rPrChange w:id="2133" w:author="김은수" w:date="2026-10-01T06:57:00Z">
                    <w:rPr>
                      <w:rFonts w:asciiTheme="minorEastAsia" w:eastAsiaTheme="minorEastAsia" w:hAnsiTheme="minorEastAsia" w:cs="Times New Roman" w:hint="eastAsia"/>
                      <w:color w:val="auto"/>
                      <w:szCs w:val="22"/>
                      <w:lang w:val="en-US"/>
                    </w:rPr>
                  </w:rPrChange>
                </w:rPr>
                <w:t>감사기록은</w:t>
              </w:r>
              <w:r>
                <w:rPr>
                  <w:rPrChange w:id="2134" w:author="김은수" w:date="2026-10-01T06:57:00Z">
                    <w:rPr>
                      <w:rFonts w:asciiTheme="minorEastAsia" w:eastAsiaTheme="minorEastAsia" w:hAnsiTheme="minorEastAsia" w:cs="Times New Roman"/>
                      <w:color w:val="auto"/>
                      <w:szCs w:val="22"/>
                      <w:lang w:val="en-US"/>
                    </w:rPr>
                  </w:rPrChange>
                </w:rPr>
                <w:t xml:space="preserve"> 타임 스탬프를 포함한다.</w:t>
              </w:r>
            </w:ins>
          </w:p>
        </w:tc>
        <w:tc>
          <w:tcPr>
            <w:tcW w:w="3917" w:type="dxa"/>
            <w:tcPrChange w:id="2135" w:author="김은수" w:date="2026-10-01T06:57:00Z">
              <w:tcPr>
                <w:tcW w:w="3827" w:type="dxa"/>
              </w:tcPr>
            </w:tcPrChange>
          </w:tcPr>
          <w:p w14:paraId="44B2A30A"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136" w:author="김은수" w:date="2026-09-29T18:27:00Z" w16du:dateUtc="2026-09-29T09:27:00Z"/>
                <w:rFonts w:asciiTheme="minorEastAsia" w:hAnsiTheme="minorEastAsia" w:cs="Times New Roman"/>
              </w:rPr>
              <w:pPrChange w:id="213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38" w:author="김은수" w:date="2026-09-29T18:27:00Z" w16du:dateUtc="2026-09-29T09:27:00Z">
              <w:r>
                <w:rPr>
                  <w:rPrChange w:id="2139" w:author="김은수" w:date="2026-10-01T06:57:00Z">
                    <w:rPr>
                      <w:rFonts w:asciiTheme="minorHAnsi" w:eastAsiaTheme="minorEastAsia" w:hAnsiTheme="minorHAnsi" w:cstheme="minorBidi"/>
                      <w:color w:val="auto"/>
                      <w:szCs w:val="22"/>
                      <w:lang w:val="en-US"/>
                    </w:rPr>
                  </w:rPrChange>
                </w:rPr>
                <w:t>System Control Module / 저장 및 보안 처리</w:t>
              </w:r>
            </w:ins>
          </w:p>
        </w:tc>
      </w:tr>
      <w:tr w:rsidR="002E582F" w:rsidRPr="003F2E8B" w14:paraId="7EC64DBD" w14:textId="77777777" w:rsidTr="00CC0AAE">
        <w:trPr>
          <w:cantSplit/>
          <w:ins w:id="2140" w:author="김은수" w:date="2026-09-29T18:27:00Z"/>
          <w:del w:id="2141" w:author="김은수" w:date="2026-10-12T00:19:00Z"/>
          <w:trPrChange w:id="2142"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143" w:author="김은수" w:date="2026-10-01T06:57:00Z">
              <w:tcPr>
                <w:tcW w:w="1762" w:type="dxa"/>
              </w:tcPr>
            </w:tcPrChange>
          </w:tcPr>
          <w:p w14:paraId="7E7AD6C4" w14:textId="77777777" w:rsidR="002E582F" w:rsidRPr="00C34F72" w:rsidRDefault="00617422">
            <w:pPr>
              <w:pStyle w:val="TDCe"/>
              <w:rPr>
                <w:ins w:id="2144" w:author="김은수" w:date="2026-09-29T18:27:00Z" w16du:dateUtc="2026-09-29T09:27:00Z"/>
              </w:rPr>
              <w:pPrChange w:id="2145" w:author="김은수" w:date="2026-10-01T06:57:00Z">
                <w:pPr/>
              </w:pPrChange>
            </w:pPr>
            <w:ins w:id="2146" w:author="김은수" w:date="2026-09-29T18:27:00Z" w16du:dateUtc="2026-09-29T09:27:00Z">
              <w:r>
                <w:rPr>
                  <w:b/>
                  <w:rPrChange w:id="2147" w:author="김은수" w:date="2026-10-01T06:57:00Z">
                    <w:rPr>
                      <w:rFonts w:asciiTheme="minorHAnsi" w:eastAsiaTheme="minorEastAsia" w:hAnsiTheme="minorHAnsi" w:cstheme="minorBidi"/>
                      <w:b w:val="0"/>
                      <w:color w:val="auto"/>
                      <w:szCs w:val="22"/>
                      <w:lang w:val="en-US"/>
                    </w:rPr>
                  </w:rPrChange>
                </w:rPr>
                <w:t>SW-FW-RID-75</w:t>
              </w:r>
            </w:ins>
          </w:p>
        </w:tc>
        <w:tc>
          <w:tcPr>
            <w:tcW w:w="3917" w:type="dxa"/>
            <w:tcPrChange w:id="2148" w:author="김은수" w:date="2026-10-01T06:57:00Z">
              <w:tcPr>
                <w:tcW w:w="3827" w:type="dxa"/>
              </w:tcPr>
            </w:tcPrChange>
          </w:tcPr>
          <w:p w14:paraId="498E190F"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149" w:author="김은수" w:date="2026-09-29T18:27:00Z" w16du:dateUtc="2026-09-29T09:27:00Z"/>
                <w:rFonts w:asciiTheme="minorEastAsia" w:hAnsiTheme="minorEastAsia" w:cs="Times New Roman"/>
              </w:rPr>
              <w:pPrChange w:id="215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51" w:author="김은수" w:date="2026-09-29T18:27:00Z" w16du:dateUtc="2026-09-29T09:27:00Z">
              <w:r>
                <w:rPr>
                  <w:rFonts w:hint="eastAsia"/>
                  <w:rPrChange w:id="2152" w:author="김은수" w:date="2026-10-01T06:57:00Z">
                    <w:rPr>
                      <w:rFonts w:asciiTheme="minorEastAsia" w:eastAsiaTheme="minorEastAsia" w:hAnsiTheme="minorEastAsia" w:cs="Times New Roman" w:hint="eastAsia"/>
                      <w:color w:val="auto"/>
                      <w:szCs w:val="22"/>
                      <w:lang w:val="en-US"/>
                    </w:rPr>
                  </w:rPrChange>
                </w:rPr>
                <w:t>오류</w:t>
              </w:r>
              <w:r>
                <w:rPr>
                  <w:rPrChange w:id="2153" w:author="김은수" w:date="2026-10-01T06:57:00Z">
                    <w:rPr>
                      <w:rFonts w:asciiTheme="minorEastAsia" w:eastAsiaTheme="minorEastAsia" w:hAnsiTheme="minorEastAsia" w:cs="Times New Roman"/>
                      <w:color w:val="auto"/>
                      <w:szCs w:val="22"/>
                      <w:lang w:val="en-US"/>
                    </w:rPr>
                  </w:rPrChange>
                </w:rPr>
                <w:t xml:space="preserve"> 메시지에 보안과 관련되 정보를 직접 표시하지 않는다.</w:t>
              </w:r>
            </w:ins>
          </w:p>
        </w:tc>
        <w:tc>
          <w:tcPr>
            <w:tcW w:w="3917" w:type="dxa"/>
            <w:tcPrChange w:id="2154" w:author="김은수" w:date="2026-10-01T06:57:00Z">
              <w:tcPr>
                <w:tcW w:w="3827" w:type="dxa"/>
              </w:tcPr>
            </w:tcPrChange>
          </w:tcPr>
          <w:p w14:paraId="6B643807"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155" w:author="김은수" w:date="2026-09-29T18:27:00Z" w16du:dateUtc="2026-09-29T09:27:00Z"/>
                <w:rFonts w:asciiTheme="minorEastAsia" w:hAnsiTheme="minorEastAsia" w:cs="Times New Roman"/>
              </w:rPr>
              <w:pPrChange w:id="215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57" w:author="김은수" w:date="2026-09-29T18:27:00Z" w16du:dateUtc="2026-09-29T09:27:00Z">
              <w:r>
                <w:rPr>
                  <w:rPrChange w:id="2158" w:author="김은수" w:date="2026-10-01T06:57:00Z">
                    <w:rPr>
                      <w:rFonts w:asciiTheme="minorHAnsi" w:eastAsiaTheme="minorEastAsia" w:hAnsiTheme="minorHAnsi" w:cstheme="minorBidi"/>
                      <w:color w:val="auto"/>
                      <w:szCs w:val="22"/>
                      <w:lang w:val="en-US"/>
                    </w:rPr>
                  </w:rPrChange>
                </w:rPr>
                <w:t>System Control Module / 저장 및 보안 처리</w:t>
              </w:r>
            </w:ins>
          </w:p>
        </w:tc>
      </w:tr>
      <w:tr w:rsidR="002E582F" w:rsidRPr="003F2E8B" w14:paraId="4D998B64" w14:textId="77777777" w:rsidTr="00CC0AAE">
        <w:trPr>
          <w:cantSplit/>
          <w:ins w:id="2159" w:author="김은수" w:date="2026-09-29T18:27:00Z"/>
          <w:del w:id="2160" w:author="김은수" w:date="2026-10-12T00:19:00Z"/>
          <w:trPrChange w:id="2161"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162" w:author="김은수" w:date="2026-10-01T06:57:00Z">
              <w:tcPr>
                <w:tcW w:w="1762" w:type="dxa"/>
              </w:tcPr>
            </w:tcPrChange>
          </w:tcPr>
          <w:p w14:paraId="18A14CC4" w14:textId="77777777" w:rsidR="002E582F" w:rsidRPr="00C34F72" w:rsidRDefault="00617422">
            <w:pPr>
              <w:pStyle w:val="TDCe"/>
              <w:rPr>
                <w:ins w:id="2163" w:author="김은수" w:date="2026-09-29T18:27:00Z" w16du:dateUtc="2026-09-29T09:27:00Z"/>
              </w:rPr>
              <w:pPrChange w:id="2164" w:author="김은수" w:date="2026-10-01T06:57:00Z">
                <w:pPr/>
              </w:pPrChange>
            </w:pPr>
            <w:ins w:id="2165" w:author="김은수" w:date="2026-09-29T18:27:00Z" w16du:dateUtc="2026-09-29T09:27:00Z">
              <w:r>
                <w:rPr>
                  <w:b/>
                  <w:rPrChange w:id="2166" w:author="김은수" w:date="2026-10-01T06:57:00Z">
                    <w:rPr>
                      <w:rFonts w:asciiTheme="minorHAnsi" w:eastAsiaTheme="minorEastAsia" w:hAnsiTheme="minorHAnsi" w:cstheme="minorBidi"/>
                      <w:b w:val="0"/>
                      <w:color w:val="auto"/>
                      <w:szCs w:val="22"/>
                      <w:lang w:val="en-US"/>
                    </w:rPr>
                  </w:rPrChange>
                </w:rPr>
                <w:t>SW-FW-RID-76</w:t>
              </w:r>
            </w:ins>
          </w:p>
        </w:tc>
        <w:tc>
          <w:tcPr>
            <w:tcW w:w="3917" w:type="dxa"/>
            <w:tcPrChange w:id="2167" w:author="김은수" w:date="2026-10-01T06:57:00Z">
              <w:tcPr>
                <w:tcW w:w="3827" w:type="dxa"/>
              </w:tcPr>
            </w:tcPrChange>
          </w:tcPr>
          <w:p w14:paraId="7F0AAD7A"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168" w:author="김은수" w:date="2026-09-29T18:27:00Z" w16du:dateUtc="2026-09-29T09:27:00Z"/>
                <w:rFonts w:asciiTheme="minorEastAsia" w:hAnsiTheme="minorEastAsia" w:cs="Times New Roman"/>
              </w:rPr>
              <w:pPrChange w:id="2169"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70" w:author="김은수" w:date="2026-09-29T18:27:00Z" w16du:dateUtc="2026-09-29T09:27:00Z">
              <w:r>
                <w:rPr>
                  <w:rPrChange w:id="2171" w:author="김은수" w:date="2026-10-01T06:57:00Z">
                    <w:rPr>
                      <w:rFonts w:asciiTheme="minorEastAsia" w:eastAsiaTheme="minorEastAsia" w:hAnsiTheme="minorEastAsia" w:cs="Times New Roman"/>
                      <w:color w:val="auto"/>
                      <w:szCs w:val="22"/>
                      <w:lang w:val="en-US"/>
                    </w:rPr>
                  </w:rPrChange>
                </w:rPr>
                <w:t>[QCC 단독] 1. 데이터의 송수신은 BLE 페어링과 CRA 인증 이후에 활성화 함. - 기밀화</w:t>
              </w:r>
              <w:r>
                <w:rPr>
                  <w:rPrChange w:id="2172" w:author="김은수" w:date="2026-10-01T06:57:00Z">
                    <w:rPr>
                      <w:rFonts w:asciiTheme="minorEastAsia" w:eastAsiaTheme="minorEastAsia" w:hAnsiTheme="minorEastAsia" w:cs="Times New Roman"/>
                      <w:color w:val="auto"/>
                      <w:szCs w:val="22"/>
                      <w:lang w:val="en-US"/>
                    </w:rPr>
                  </w:rPrChange>
                </w:rPr>
                <w:br/>
                <w:t>2. CRA 인증 키들은 생산시에 암호화하여 저장한다.</w:t>
              </w:r>
            </w:ins>
          </w:p>
        </w:tc>
        <w:tc>
          <w:tcPr>
            <w:tcW w:w="3917" w:type="dxa"/>
            <w:tcPrChange w:id="2173" w:author="김은수" w:date="2026-10-01T06:57:00Z">
              <w:tcPr>
                <w:tcW w:w="3827" w:type="dxa"/>
              </w:tcPr>
            </w:tcPrChange>
          </w:tcPr>
          <w:p w14:paraId="57AE1CF3"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174" w:author="김은수" w:date="2026-09-29T18:27:00Z" w16du:dateUtc="2026-09-29T09:27:00Z"/>
                <w:rFonts w:asciiTheme="minorEastAsia" w:hAnsiTheme="minorEastAsia" w:cs="Times New Roman"/>
              </w:rPr>
              <w:pPrChange w:id="217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76" w:author="김은수" w:date="2026-09-29T18:27:00Z" w16du:dateUtc="2026-09-29T09:27:00Z">
              <w:r>
                <w:rPr>
                  <w:rPrChange w:id="2177" w:author="김은수" w:date="2026-10-01T06:57:00Z">
                    <w:rPr>
                      <w:rFonts w:asciiTheme="minorHAnsi" w:eastAsiaTheme="minorEastAsia" w:hAnsiTheme="minorHAnsi" w:cstheme="minorBidi"/>
                      <w:color w:val="auto"/>
                      <w:szCs w:val="22"/>
                      <w:lang w:val="en-US"/>
                    </w:rPr>
                  </w:rPrChange>
                </w:rPr>
                <w:t>QCC Bluetooth Communication Module</w:t>
              </w:r>
            </w:ins>
          </w:p>
        </w:tc>
      </w:tr>
      <w:tr w:rsidR="002E582F" w:rsidRPr="003F2E8B" w14:paraId="06272382" w14:textId="77777777" w:rsidTr="00CC0AAE">
        <w:trPr>
          <w:cantSplit/>
          <w:ins w:id="2178" w:author="김은수" w:date="2026-09-29T18:27:00Z"/>
          <w:del w:id="2179" w:author="김은수" w:date="2026-10-12T00:19:00Z"/>
          <w:trPrChange w:id="2180"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181" w:author="김은수" w:date="2026-10-01T06:57:00Z">
              <w:tcPr>
                <w:tcW w:w="1762" w:type="dxa"/>
              </w:tcPr>
            </w:tcPrChange>
          </w:tcPr>
          <w:p w14:paraId="16855180" w14:textId="77777777" w:rsidR="002E582F" w:rsidRPr="00C34F72" w:rsidRDefault="00617422">
            <w:pPr>
              <w:pStyle w:val="TDCe"/>
              <w:rPr>
                <w:ins w:id="2182" w:author="김은수" w:date="2026-09-29T18:27:00Z" w16du:dateUtc="2026-09-29T09:27:00Z"/>
              </w:rPr>
              <w:pPrChange w:id="2183" w:author="김은수" w:date="2026-10-01T06:57:00Z">
                <w:pPr/>
              </w:pPrChange>
            </w:pPr>
            <w:ins w:id="2184" w:author="김은수" w:date="2026-09-29T18:27:00Z" w16du:dateUtc="2026-09-29T09:27:00Z">
              <w:r>
                <w:rPr>
                  <w:b/>
                  <w:rPrChange w:id="2185" w:author="김은수" w:date="2026-10-01T06:57:00Z">
                    <w:rPr>
                      <w:rFonts w:asciiTheme="minorHAnsi" w:eastAsiaTheme="minorEastAsia" w:hAnsiTheme="minorHAnsi" w:cstheme="minorBidi"/>
                      <w:b w:val="0"/>
                      <w:color w:val="auto"/>
                      <w:szCs w:val="22"/>
                      <w:lang w:val="en-US"/>
                    </w:rPr>
                  </w:rPrChange>
                </w:rPr>
                <w:t>SW-FW-RID-77</w:t>
              </w:r>
            </w:ins>
          </w:p>
        </w:tc>
        <w:tc>
          <w:tcPr>
            <w:tcW w:w="3917" w:type="dxa"/>
            <w:tcPrChange w:id="2186" w:author="김은수" w:date="2026-10-01T06:57:00Z">
              <w:tcPr>
                <w:tcW w:w="3827" w:type="dxa"/>
              </w:tcPr>
            </w:tcPrChange>
          </w:tcPr>
          <w:p w14:paraId="13944AA2"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187" w:author="김은수" w:date="2026-09-29T18:27:00Z" w16du:dateUtc="2026-09-29T09:27:00Z"/>
                <w:rFonts w:asciiTheme="minorEastAsia" w:hAnsiTheme="minorEastAsia" w:cs="Times New Roman"/>
              </w:rPr>
              <w:pPrChange w:id="2188"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89" w:author="김은수" w:date="2026-09-29T18:27:00Z" w16du:dateUtc="2026-09-29T09:27:00Z">
              <w:r>
                <w:rPr>
                  <w:rFonts w:hint="eastAsia"/>
                  <w:rPrChange w:id="2190" w:author="김은수" w:date="2026-10-01T06:57:00Z">
                    <w:rPr>
                      <w:rFonts w:asciiTheme="minorEastAsia" w:eastAsiaTheme="minorEastAsia" w:hAnsiTheme="minorEastAsia" w:cs="Times New Roman" w:hint="eastAsia"/>
                      <w:color w:val="auto"/>
                      <w:szCs w:val="22"/>
                      <w:lang w:val="en-US"/>
                    </w:rPr>
                  </w:rPrChange>
                </w:rPr>
                <w:t>내부장치</w:t>
              </w:r>
              <w:r>
                <w:rPr>
                  <w:rPrChange w:id="2191" w:author="김은수" w:date="2026-10-01T06:57:00Z">
                    <w:rPr>
                      <w:rFonts w:asciiTheme="minorEastAsia" w:eastAsiaTheme="minorEastAsia" w:hAnsiTheme="minorEastAsia" w:cs="Times New Roman"/>
                      <w:color w:val="auto"/>
                      <w:szCs w:val="22"/>
                      <w:lang w:val="en-US"/>
                    </w:rPr>
                  </w:rPrChange>
                </w:rPr>
                <w:t xml:space="preserve"> 제조번호, 사용자 이니셜 값은 암호화 하여 저장한다.</w:t>
              </w:r>
            </w:ins>
          </w:p>
        </w:tc>
        <w:tc>
          <w:tcPr>
            <w:tcW w:w="3917" w:type="dxa"/>
            <w:tcPrChange w:id="2192" w:author="김은수" w:date="2026-10-01T06:57:00Z">
              <w:tcPr>
                <w:tcW w:w="3827" w:type="dxa"/>
              </w:tcPr>
            </w:tcPrChange>
          </w:tcPr>
          <w:p w14:paraId="3AFFE5FE"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193" w:author="김은수" w:date="2026-09-29T18:27:00Z" w16du:dateUtc="2026-09-29T09:27:00Z"/>
                <w:rFonts w:asciiTheme="minorEastAsia" w:hAnsiTheme="minorEastAsia" w:cs="Times New Roman"/>
              </w:rPr>
              <w:pPrChange w:id="219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195" w:author="김은수" w:date="2026-09-29T18:27:00Z" w16du:dateUtc="2026-09-29T09:27:00Z">
              <w:r>
                <w:rPr>
                  <w:rPrChange w:id="2196" w:author="김은수" w:date="2026-10-01T06:57:00Z">
                    <w:rPr>
                      <w:rFonts w:asciiTheme="minorHAnsi" w:eastAsiaTheme="minorEastAsia" w:hAnsiTheme="minorHAnsi" w:cstheme="minorBidi"/>
                      <w:color w:val="auto"/>
                      <w:szCs w:val="22"/>
                      <w:lang w:val="en-US"/>
                    </w:rPr>
                  </w:rPrChange>
                </w:rPr>
                <w:t>System Control Module / 저장 및 보안 처리</w:t>
              </w:r>
            </w:ins>
          </w:p>
        </w:tc>
      </w:tr>
      <w:tr w:rsidR="002E582F" w:rsidRPr="003F2E8B" w14:paraId="72A855B3" w14:textId="77777777" w:rsidTr="00CC0AAE">
        <w:trPr>
          <w:cantSplit/>
          <w:ins w:id="2197" w:author="김은수" w:date="2026-09-29T18:27:00Z"/>
          <w:del w:id="2198" w:author="김은수" w:date="2026-10-12T00:19:00Z"/>
          <w:trPrChange w:id="2199"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200" w:author="김은수" w:date="2026-10-01T06:57:00Z">
              <w:tcPr>
                <w:tcW w:w="1762" w:type="dxa"/>
              </w:tcPr>
            </w:tcPrChange>
          </w:tcPr>
          <w:p w14:paraId="2689EAB9" w14:textId="77777777" w:rsidR="002E582F" w:rsidRPr="00C34F72" w:rsidRDefault="00617422">
            <w:pPr>
              <w:pStyle w:val="TDCe"/>
              <w:rPr>
                <w:ins w:id="2201" w:author="김은수" w:date="2026-09-29T18:27:00Z" w16du:dateUtc="2026-09-29T09:27:00Z"/>
              </w:rPr>
              <w:pPrChange w:id="2202" w:author="김은수" w:date="2026-10-01T06:57:00Z">
                <w:pPr/>
              </w:pPrChange>
            </w:pPr>
            <w:ins w:id="2203" w:author="김은수" w:date="2026-09-29T18:27:00Z" w16du:dateUtc="2026-09-29T09:27:00Z">
              <w:r>
                <w:rPr>
                  <w:b/>
                  <w:rPrChange w:id="2204" w:author="김은수" w:date="2026-10-01T06:57:00Z">
                    <w:rPr>
                      <w:rFonts w:asciiTheme="minorHAnsi" w:eastAsiaTheme="minorEastAsia" w:hAnsiTheme="minorHAnsi" w:cstheme="minorBidi"/>
                      <w:b w:val="0"/>
                      <w:color w:val="auto"/>
                      <w:szCs w:val="22"/>
                      <w:lang w:val="en-US"/>
                    </w:rPr>
                  </w:rPrChange>
                </w:rPr>
                <w:t>SW-FW-RID-78</w:t>
              </w:r>
            </w:ins>
          </w:p>
        </w:tc>
        <w:tc>
          <w:tcPr>
            <w:tcW w:w="3917" w:type="dxa"/>
            <w:tcPrChange w:id="2205" w:author="김은수" w:date="2026-10-01T06:57:00Z">
              <w:tcPr>
                <w:tcW w:w="3827" w:type="dxa"/>
              </w:tcPr>
            </w:tcPrChange>
          </w:tcPr>
          <w:p w14:paraId="13FE9367"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206" w:author="김은수" w:date="2026-09-29T18:27:00Z" w16du:dateUtc="2026-09-29T09:27:00Z"/>
                <w:rFonts w:asciiTheme="minorEastAsia" w:hAnsiTheme="minorEastAsia" w:cs="Times New Roman"/>
              </w:rPr>
              <w:pPrChange w:id="2207"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208" w:author="김은수" w:date="2026-09-29T18:27:00Z" w16du:dateUtc="2026-09-29T09:27:00Z">
              <w:r>
                <w:rPr>
                  <w:rFonts w:hint="eastAsia"/>
                  <w:rPrChange w:id="2209" w:author="김은수" w:date="2026-10-01T06:57:00Z">
                    <w:rPr>
                      <w:rFonts w:asciiTheme="minorEastAsia" w:eastAsiaTheme="minorEastAsia" w:hAnsiTheme="minorEastAsia" w:cs="Times New Roman" w:hint="eastAsia"/>
                      <w:color w:val="auto"/>
                      <w:szCs w:val="22"/>
                      <w:lang w:val="en-US"/>
                    </w:rPr>
                  </w:rPrChange>
                </w:rPr>
                <w:t>무결성</w:t>
              </w:r>
              <w:r>
                <w:rPr>
                  <w:rPrChange w:id="2210" w:author="김은수" w:date="2026-10-01T06:57:00Z">
                    <w:rPr>
                      <w:rFonts w:asciiTheme="minorEastAsia" w:eastAsiaTheme="minorEastAsia" w:hAnsiTheme="minorEastAsia" w:cs="Times New Roman"/>
                      <w:color w:val="auto"/>
                      <w:szCs w:val="22"/>
                      <w:lang w:val="en-US"/>
                    </w:rPr>
                  </w:rPrChange>
                </w:rPr>
                <w:t>, 암호화에 사용되는 알고리즘은 사이버보안 규격에서 권고하는 알고리즘을 사용한다.</w:t>
              </w:r>
            </w:ins>
          </w:p>
        </w:tc>
        <w:tc>
          <w:tcPr>
            <w:tcW w:w="3917" w:type="dxa"/>
            <w:tcPrChange w:id="2211" w:author="김은수" w:date="2026-10-01T06:57:00Z">
              <w:tcPr>
                <w:tcW w:w="3827" w:type="dxa"/>
              </w:tcPr>
            </w:tcPrChange>
          </w:tcPr>
          <w:p w14:paraId="286981E1"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212" w:author="김은수" w:date="2026-09-29T18:27:00Z" w16du:dateUtc="2026-09-29T09:27:00Z"/>
                <w:rFonts w:asciiTheme="minorEastAsia" w:hAnsiTheme="minorEastAsia" w:cs="Times New Roman"/>
              </w:rPr>
              <w:pPrChange w:id="2213"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214" w:author="김은수" w:date="2026-09-29T18:27:00Z" w16du:dateUtc="2026-09-29T09:27:00Z">
              <w:r>
                <w:rPr>
                  <w:rPrChange w:id="2215" w:author="김은수" w:date="2026-10-01T06:57:00Z">
                    <w:rPr>
                      <w:rFonts w:asciiTheme="minorHAnsi" w:eastAsiaTheme="minorEastAsia" w:hAnsiTheme="minorHAnsi" w:cstheme="minorBidi"/>
                      <w:color w:val="auto"/>
                      <w:szCs w:val="22"/>
                      <w:lang w:val="en-US"/>
                    </w:rPr>
                  </w:rPrChange>
                </w:rPr>
                <w:t>System Control Module / 저장 및 보안 처리</w:t>
              </w:r>
            </w:ins>
          </w:p>
        </w:tc>
      </w:tr>
      <w:tr w:rsidR="002E582F" w:rsidRPr="003F2E8B" w14:paraId="40C9A6CD" w14:textId="77777777" w:rsidTr="00CC0AAE">
        <w:trPr>
          <w:cantSplit/>
          <w:ins w:id="2216" w:author="김은수" w:date="2026-09-29T18:27:00Z"/>
          <w:del w:id="2217" w:author="김은수" w:date="2026-10-12T00:19:00Z"/>
          <w:trPrChange w:id="2218"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219" w:author="김은수" w:date="2026-10-01T06:57:00Z">
              <w:tcPr>
                <w:tcW w:w="1762" w:type="dxa"/>
              </w:tcPr>
            </w:tcPrChange>
          </w:tcPr>
          <w:p w14:paraId="3EECA060" w14:textId="77777777" w:rsidR="002E582F" w:rsidRPr="00C34F72" w:rsidRDefault="00617422">
            <w:pPr>
              <w:pStyle w:val="TDCe"/>
              <w:rPr>
                <w:ins w:id="2220" w:author="김은수" w:date="2026-09-29T18:27:00Z" w16du:dateUtc="2026-09-29T09:27:00Z"/>
              </w:rPr>
              <w:pPrChange w:id="2221" w:author="김은수" w:date="2026-10-01T06:57:00Z">
                <w:pPr/>
              </w:pPrChange>
            </w:pPr>
            <w:ins w:id="2222" w:author="김은수" w:date="2026-09-29T18:27:00Z" w16du:dateUtc="2026-09-29T09:27:00Z">
              <w:r>
                <w:rPr>
                  <w:b/>
                  <w:rPrChange w:id="2223" w:author="김은수" w:date="2026-10-01T06:57:00Z">
                    <w:rPr>
                      <w:rFonts w:asciiTheme="minorHAnsi" w:eastAsiaTheme="minorEastAsia" w:hAnsiTheme="minorHAnsi" w:cstheme="minorBidi"/>
                      <w:b w:val="0"/>
                      <w:color w:val="auto"/>
                      <w:szCs w:val="22"/>
                      <w:lang w:val="en-US"/>
                    </w:rPr>
                  </w:rPrChange>
                </w:rPr>
                <w:t>SW-FW-RID-79</w:t>
              </w:r>
            </w:ins>
          </w:p>
        </w:tc>
        <w:tc>
          <w:tcPr>
            <w:tcW w:w="3917" w:type="dxa"/>
            <w:tcPrChange w:id="2224" w:author="김은수" w:date="2026-10-01T06:57:00Z">
              <w:tcPr>
                <w:tcW w:w="3827" w:type="dxa"/>
              </w:tcPr>
            </w:tcPrChange>
          </w:tcPr>
          <w:p w14:paraId="16D14F88"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225" w:author="김은수" w:date="2026-09-29T18:27:00Z" w16du:dateUtc="2026-09-29T09:27:00Z"/>
                <w:rFonts w:asciiTheme="minorEastAsia" w:hAnsiTheme="minorEastAsia" w:cs="Times New Roman"/>
              </w:rPr>
              <w:pPrChange w:id="2226"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227" w:author="김은수" w:date="2026-09-29T18:27:00Z" w16du:dateUtc="2026-09-29T09:27:00Z">
              <w:r>
                <w:rPr>
                  <w:rFonts w:hint="eastAsia"/>
                  <w:rPrChange w:id="2228" w:author="김은수" w:date="2026-10-01T06:57:00Z">
                    <w:rPr>
                      <w:rFonts w:asciiTheme="minorEastAsia" w:eastAsiaTheme="minorEastAsia" w:hAnsiTheme="minorEastAsia" w:cs="Times New Roman" w:hint="eastAsia"/>
                      <w:color w:val="auto"/>
                      <w:szCs w:val="22"/>
                      <w:lang w:val="en-US"/>
                    </w:rPr>
                  </w:rPrChange>
                </w:rPr>
                <w:t>외부에서</w:t>
              </w:r>
              <w:r>
                <w:rPr>
                  <w:rPrChange w:id="2229" w:author="김은수" w:date="2026-10-01T06:57:00Z">
                    <w:rPr>
                      <w:rFonts w:asciiTheme="minorEastAsia" w:eastAsiaTheme="minorEastAsia" w:hAnsiTheme="minorEastAsia" w:cs="Times New Roman"/>
                      <w:color w:val="auto"/>
                      <w:szCs w:val="22"/>
                      <w:lang w:val="en-US"/>
                    </w:rPr>
                  </w:rPrChange>
                </w:rPr>
                <w:t xml:space="preserve"> 로그 정보의 접근은 인가자만 가능해야 하며, 외부 전송을 할경우 기밀성이 보호되어야 한다.</w:t>
              </w:r>
            </w:ins>
          </w:p>
        </w:tc>
        <w:tc>
          <w:tcPr>
            <w:tcW w:w="3917" w:type="dxa"/>
            <w:tcPrChange w:id="2230" w:author="김은수" w:date="2026-10-01T06:57:00Z">
              <w:tcPr>
                <w:tcW w:w="3827" w:type="dxa"/>
              </w:tcPr>
            </w:tcPrChange>
          </w:tcPr>
          <w:p w14:paraId="76E4C0E9"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231" w:author="김은수" w:date="2026-09-29T18:27:00Z" w16du:dateUtc="2026-09-29T09:27:00Z"/>
                <w:rFonts w:asciiTheme="minorEastAsia" w:hAnsiTheme="minorEastAsia" w:cs="Times New Roman"/>
              </w:rPr>
              <w:pPrChange w:id="2232"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233" w:author="김은수" w:date="2026-09-29T18:27:00Z" w16du:dateUtc="2026-09-29T09:27:00Z">
              <w:r>
                <w:rPr>
                  <w:rPrChange w:id="2234" w:author="김은수" w:date="2026-10-01T06:57:00Z">
                    <w:rPr>
                      <w:rFonts w:asciiTheme="minorHAnsi" w:eastAsiaTheme="minorEastAsia" w:hAnsiTheme="minorHAnsi" w:cstheme="minorBidi"/>
                      <w:color w:val="auto"/>
                      <w:szCs w:val="22"/>
                      <w:lang w:val="en-US"/>
                    </w:rPr>
                  </w:rPrChange>
                </w:rPr>
                <w:t>System Control Module / 저장 및 보안 처리</w:t>
              </w:r>
            </w:ins>
          </w:p>
        </w:tc>
      </w:tr>
      <w:tr w:rsidR="002E582F" w:rsidRPr="003F2E8B" w14:paraId="65B4FB22" w14:textId="77777777" w:rsidTr="00CC0AAE">
        <w:trPr>
          <w:cantSplit/>
          <w:ins w:id="2235" w:author="김은수" w:date="2026-09-29T18:27:00Z"/>
          <w:del w:id="2236" w:author="김은수" w:date="2026-10-12T00:19:00Z"/>
          <w:trPrChange w:id="2237"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238" w:author="김은수" w:date="2026-10-01T06:57:00Z">
              <w:tcPr>
                <w:tcW w:w="1762" w:type="dxa"/>
              </w:tcPr>
            </w:tcPrChange>
          </w:tcPr>
          <w:p w14:paraId="1310DF91" w14:textId="77777777" w:rsidR="002E582F" w:rsidRPr="00C34F72" w:rsidRDefault="00617422">
            <w:pPr>
              <w:pStyle w:val="TDCe"/>
              <w:rPr>
                <w:ins w:id="2239" w:author="김은수" w:date="2026-09-29T18:27:00Z" w16du:dateUtc="2026-09-29T09:27:00Z"/>
              </w:rPr>
              <w:pPrChange w:id="2240" w:author="김은수" w:date="2026-10-01T06:57:00Z">
                <w:pPr/>
              </w:pPrChange>
            </w:pPr>
            <w:ins w:id="2241" w:author="김은수" w:date="2026-09-29T18:27:00Z" w16du:dateUtc="2026-09-29T09:27:00Z">
              <w:r>
                <w:rPr>
                  <w:b/>
                  <w:rPrChange w:id="2242" w:author="김은수" w:date="2026-10-01T06:57:00Z">
                    <w:rPr>
                      <w:rFonts w:asciiTheme="minorHAnsi" w:eastAsiaTheme="minorEastAsia" w:hAnsiTheme="minorHAnsi" w:cstheme="minorBidi"/>
                      <w:b w:val="0"/>
                      <w:color w:val="auto"/>
                      <w:szCs w:val="22"/>
                      <w:lang w:val="en-US"/>
                    </w:rPr>
                  </w:rPrChange>
                </w:rPr>
                <w:t>SW-FW-RID-80</w:t>
              </w:r>
            </w:ins>
          </w:p>
        </w:tc>
        <w:tc>
          <w:tcPr>
            <w:tcW w:w="3917" w:type="dxa"/>
            <w:tcPrChange w:id="2243" w:author="김은수" w:date="2026-10-01T06:57:00Z">
              <w:tcPr>
                <w:tcW w:w="3827" w:type="dxa"/>
              </w:tcPr>
            </w:tcPrChange>
          </w:tcPr>
          <w:p w14:paraId="095D7008"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244" w:author="김은수" w:date="2026-09-29T18:27:00Z" w16du:dateUtc="2026-09-29T09:27:00Z"/>
                <w:rFonts w:asciiTheme="minorEastAsia" w:hAnsiTheme="minorEastAsia" w:cs="Times New Roman"/>
              </w:rPr>
              <w:pPrChange w:id="2245"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246" w:author="김은수" w:date="2026-09-29T18:27:00Z" w16du:dateUtc="2026-09-29T09:27:00Z">
              <w:r>
                <w:rPr>
                  <w:rFonts w:hint="eastAsia"/>
                  <w:rPrChange w:id="2247" w:author="김은수" w:date="2026-10-01T06:57:00Z">
                    <w:rPr>
                      <w:rFonts w:asciiTheme="minorEastAsia" w:eastAsiaTheme="minorEastAsia" w:hAnsiTheme="minorEastAsia" w:cs="Times New Roman" w:hint="eastAsia"/>
                      <w:color w:val="auto"/>
                      <w:szCs w:val="22"/>
                      <w:lang w:val="en-US"/>
                    </w:rPr>
                  </w:rPrChange>
                </w:rPr>
                <w:t>설정파일의</w:t>
              </w:r>
              <w:r>
                <w:rPr>
                  <w:rPrChange w:id="2248" w:author="김은수" w:date="2026-10-01T06:57:00Z">
                    <w:rPr>
                      <w:rFonts w:asciiTheme="minorEastAsia" w:eastAsiaTheme="minorEastAsia" w:hAnsiTheme="minorEastAsia" w:cs="Times New Roman"/>
                      <w:color w:val="auto"/>
                      <w:szCs w:val="22"/>
                      <w:lang w:val="en-US"/>
                    </w:rPr>
                  </w:rPrChange>
                </w:rPr>
                <w:t xml:space="preserve"> 무결성이 확인되지 않으면, 설정파일을 공장초기화 한다.</w:t>
              </w:r>
            </w:ins>
          </w:p>
        </w:tc>
        <w:tc>
          <w:tcPr>
            <w:tcW w:w="3917" w:type="dxa"/>
            <w:tcPrChange w:id="2249" w:author="김은수" w:date="2026-10-01T06:57:00Z">
              <w:tcPr>
                <w:tcW w:w="3827" w:type="dxa"/>
              </w:tcPr>
            </w:tcPrChange>
          </w:tcPr>
          <w:p w14:paraId="609F98C7"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250" w:author="김은수" w:date="2026-09-29T18:27:00Z" w16du:dateUtc="2026-09-29T09:27:00Z"/>
                <w:rFonts w:asciiTheme="minorEastAsia" w:hAnsiTheme="minorEastAsia" w:cs="Times New Roman"/>
              </w:rPr>
              <w:pPrChange w:id="2251"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252" w:author="김은수" w:date="2026-09-29T18:27:00Z" w16du:dateUtc="2026-09-29T09:27:00Z">
              <w:r>
                <w:rPr>
                  <w:rPrChange w:id="2253" w:author="김은수" w:date="2026-10-01T06:57:00Z">
                    <w:rPr>
                      <w:rFonts w:asciiTheme="minorHAnsi" w:eastAsiaTheme="minorEastAsia" w:hAnsiTheme="minorHAnsi" w:cstheme="minorBidi"/>
                      <w:color w:val="auto"/>
                      <w:szCs w:val="22"/>
                      <w:lang w:val="en-US"/>
                    </w:rPr>
                  </w:rPrChange>
                </w:rPr>
                <w:t>System Control Module / 저장 및 보안 처리</w:t>
              </w:r>
            </w:ins>
          </w:p>
        </w:tc>
      </w:tr>
      <w:tr w:rsidR="002E582F" w:rsidRPr="003F2E8B" w14:paraId="28EE82BD" w14:textId="77777777" w:rsidTr="00CC0AAE">
        <w:trPr>
          <w:cantSplit/>
          <w:ins w:id="2254" w:author="김은수" w:date="2026-09-29T18:27:00Z"/>
          <w:del w:id="2255" w:author="김은수" w:date="2026-10-12T00:19:00Z"/>
          <w:trPrChange w:id="2256" w:author="김은수" w:date="2026-10-01T06:57:00Z">
            <w:trPr>
              <w:gridAfter w:val="2"/>
            </w:trPr>
          </w:trPrChange>
        </w:trPr>
        <w:tc>
          <w:tcPr>
            <w:cnfStyle w:val="001000000000" w:firstRow="0" w:lastRow="0" w:firstColumn="1" w:lastColumn="0" w:oddVBand="0" w:evenVBand="0" w:oddHBand="0" w:evenHBand="0" w:firstRowFirstColumn="0" w:firstRowLastColumn="0" w:lastRowFirstColumn="0" w:lastRowLastColumn="0"/>
            <w:tcW w:w="1804" w:type="dxa"/>
            <w:tcPrChange w:id="2257" w:author="김은수" w:date="2026-10-01T06:57:00Z">
              <w:tcPr>
                <w:tcW w:w="1762" w:type="dxa"/>
              </w:tcPr>
            </w:tcPrChange>
          </w:tcPr>
          <w:p w14:paraId="6B133651" w14:textId="77777777" w:rsidR="002E582F" w:rsidRPr="00C34F72" w:rsidRDefault="00617422">
            <w:pPr>
              <w:pStyle w:val="TDCe"/>
              <w:rPr>
                <w:ins w:id="2258" w:author="김은수" w:date="2026-09-29T18:27:00Z" w16du:dateUtc="2026-09-29T09:27:00Z"/>
              </w:rPr>
              <w:pPrChange w:id="2259" w:author="김은수" w:date="2026-10-01T06:57:00Z">
                <w:pPr/>
              </w:pPrChange>
            </w:pPr>
            <w:ins w:id="2260" w:author="김은수" w:date="2026-09-29T18:27:00Z" w16du:dateUtc="2026-09-29T09:27:00Z">
              <w:r>
                <w:rPr>
                  <w:b/>
                  <w:rPrChange w:id="2261" w:author="김은수" w:date="2026-10-01T06:57:00Z">
                    <w:rPr>
                      <w:rFonts w:asciiTheme="minorHAnsi" w:eastAsiaTheme="minorEastAsia" w:hAnsiTheme="minorHAnsi" w:cstheme="minorBidi"/>
                      <w:b w:val="0"/>
                      <w:color w:val="auto"/>
                      <w:szCs w:val="22"/>
                      <w:lang w:val="en-US"/>
                    </w:rPr>
                  </w:rPrChange>
                </w:rPr>
                <w:t>SW-FW-RID-81</w:t>
              </w:r>
            </w:ins>
          </w:p>
        </w:tc>
        <w:tc>
          <w:tcPr>
            <w:tcW w:w="3917" w:type="dxa"/>
            <w:tcPrChange w:id="2262" w:author="김은수" w:date="2026-10-01T06:57:00Z">
              <w:tcPr>
                <w:tcW w:w="3827" w:type="dxa"/>
              </w:tcPr>
            </w:tcPrChange>
          </w:tcPr>
          <w:p w14:paraId="5B17C200" w14:textId="77777777" w:rsidR="002E582F" w:rsidRPr="00895B94" w:rsidRDefault="005C1023">
            <w:pPr>
              <w:pStyle w:val="TDC7"/>
              <w:cnfStyle w:val="000000000000" w:firstRow="0" w:lastRow="0" w:firstColumn="0" w:lastColumn="0" w:oddVBand="0" w:evenVBand="0" w:oddHBand="0" w:evenHBand="0" w:firstRowFirstColumn="0" w:firstRowLastColumn="0" w:lastRowFirstColumn="0" w:lastRowLastColumn="0"/>
              <w:rPr>
                <w:ins w:id="2263" w:author="김은수" w:date="2026-09-29T18:27:00Z" w16du:dateUtc="2026-09-29T09:27:00Z"/>
                <w:rFonts w:asciiTheme="minorEastAsia" w:hAnsiTheme="minorEastAsia" w:cs="Times New Roman"/>
              </w:rPr>
              <w:pPrChange w:id="2264"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265" w:author="김은수" w:date="2026-09-29T18:27:00Z" w16du:dateUtc="2026-09-29T09:27:00Z">
              <w:r>
                <w:rPr>
                  <w:rFonts w:hint="eastAsia"/>
                  <w:rPrChange w:id="2266" w:author="김은수" w:date="2026-10-01T06:57:00Z">
                    <w:rPr>
                      <w:rFonts w:asciiTheme="minorEastAsia" w:eastAsiaTheme="minorEastAsia" w:hAnsiTheme="minorEastAsia" w:cs="Times New Roman" w:hint="eastAsia"/>
                      <w:color w:val="auto"/>
                      <w:szCs w:val="22"/>
                      <w:lang w:val="en-US"/>
                    </w:rPr>
                  </w:rPrChange>
                </w:rPr>
                <w:t>품질관리시스템</w:t>
              </w:r>
              <w:r>
                <w:rPr>
                  <w:rPrChange w:id="2267" w:author="김은수" w:date="2026-10-01T06:57:00Z">
                    <w:rPr>
                      <w:rFonts w:asciiTheme="minorEastAsia" w:eastAsiaTheme="minorEastAsia" w:hAnsiTheme="minorEastAsia" w:cs="Times New Roman"/>
                      <w:color w:val="auto"/>
                      <w:szCs w:val="22"/>
                      <w:lang w:val="en-US"/>
                    </w:rPr>
                  </w:rPrChange>
                </w:rPr>
                <w:t xml:space="preserve"> 절차에 따라, 인가된 인원이 펌웨어를 생성하여 배포한다.</w:t>
              </w:r>
            </w:ins>
          </w:p>
        </w:tc>
        <w:tc>
          <w:tcPr>
            <w:tcW w:w="3917" w:type="dxa"/>
            <w:tcPrChange w:id="2268" w:author="김은수" w:date="2026-10-01T06:57:00Z">
              <w:tcPr>
                <w:tcW w:w="3827" w:type="dxa"/>
              </w:tcPr>
            </w:tcPrChange>
          </w:tcPr>
          <w:p w14:paraId="397A6E84" w14:textId="77777777" w:rsidR="002E582F" w:rsidRPr="00895B94" w:rsidRDefault="00AE4A56">
            <w:pPr>
              <w:pStyle w:val="TDC7"/>
              <w:cnfStyle w:val="000000000000" w:firstRow="0" w:lastRow="0" w:firstColumn="0" w:lastColumn="0" w:oddVBand="0" w:evenVBand="0" w:oddHBand="0" w:evenHBand="0" w:firstRowFirstColumn="0" w:firstRowLastColumn="0" w:lastRowFirstColumn="0" w:lastRowLastColumn="0"/>
              <w:rPr>
                <w:ins w:id="2269" w:author="김은수" w:date="2026-09-29T18:27:00Z" w16du:dateUtc="2026-09-29T09:27:00Z"/>
                <w:rFonts w:asciiTheme="minorEastAsia" w:hAnsiTheme="minorEastAsia" w:cs="Times New Roman"/>
              </w:rPr>
              <w:pPrChange w:id="2270" w:author="김은수" w:date="2026-10-01T06:57:00Z">
                <w:pPr>
                  <w:pStyle w:val="a8"/>
                  <w:widowControl/>
                  <w:wordWrap/>
                  <w:autoSpaceDE/>
                  <w:autoSpaceDN/>
                  <w:ind w:leftChars="0" w:left="0"/>
                  <w:jc w:val="left"/>
                  <w:cnfStyle w:val="000000000000" w:firstRow="0" w:lastRow="0" w:firstColumn="0" w:lastColumn="0" w:oddVBand="0" w:evenVBand="0" w:oddHBand="0" w:evenHBand="0" w:firstRowFirstColumn="0" w:firstRowLastColumn="0" w:lastRowFirstColumn="0" w:lastRowLastColumn="0"/>
                </w:pPr>
              </w:pPrChange>
            </w:pPr>
            <w:ins w:id="2271" w:author="김은수" w:date="2026-09-29T18:27:00Z" w16du:dateUtc="2026-09-29T09:27:00Z">
              <w:r>
                <w:rPr>
                  <w:rFonts w:hint="eastAsia"/>
                  <w:rPrChange w:id="2272" w:author="김은수" w:date="2026-10-01T06:57:00Z">
                    <w:rPr>
                      <w:rFonts w:asciiTheme="minorHAnsi" w:eastAsiaTheme="minorEastAsia" w:hAnsiTheme="minorHAnsi" w:cstheme="minorBidi" w:hint="eastAsia"/>
                      <w:color w:val="auto"/>
                      <w:szCs w:val="22"/>
                      <w:lang w:val="en-US"/>
                    </w:rPr>
                  </w:rPrChange>
                </w:rPr>
                <w:t>배포</w:t>
              </w:r>
              <w:r>
                <w:rPr>
                  <w:rPrChange w:id="2273" w:author="김은수" w:date="2026-10-01T06:57:00Z">
                    <w:rPr>
                      <w:rFonts w:asciiTheme="minorHAnsi" w:eastAsiaTheme="minorEastAsia" w:hAnsiTheme="minorHAnsi" w:cstheme="minorBidi"/>
                      <w:color w:val="auto"/>
                      <w:szCs w:val="22"/>
                      <w:lang w:val="en-US"/>
                    </w:rPr>
                  </w:rPrChange>
                </w:rPr>
                <w:t xml:space="preserve"> 및 변경관리 절차</w:t>
              </w:r>
            </w:ins>
          </w:p>
        </w:tc>
      </w:tr>
    </w:tbl>
    <w:p w14:paraId="611A5CC2" w14:textId="77777777" w:rsidR="0058450E" w:rsidRDefault="0058450E">
      <w:pPr>
        <w:pStyle w:val="TDC10"/>
        <w:widowControl w:val="0"/>
        <w:spacing w:after="120" w:line="264" w:lineRule="auto"/>
        <w:jc w:val="left"/>
        <w:rPr>
          <w:ins w:id="2274" w:author="김은수" w:date="2026-10-12T09:19:00Z" w16du:dateUtc="2026-10-12T00:19:00Z"/>
        </w:rPr>
      </w:pPr>
      <w:ins w:id="2275" w:author="김은수" w:date="2026-10-12T09:19:00Z" w16du:dateUtc="2026-10-12T00:19:00Z">
        <w:r>
          <w:t>소프트웨어 요구사항을 담당 모듈과 상세 설계 유닛에 연결한다. 유닛 ID와 이름은 소프트웨어 상세 설계서에 따른다.</w:t>
        </w:r>
      </w:ins>
    </w:p>
    <w:p w14:paraId="4B655EFC" w14:textId="1E4C4112" w:rsidR="000E2972" w:rsidRDefault="0034418E">
      <w:pPr>
        <w:pStyle w:val="TDC12"/>
        <w:rPr>
          <w:ins w:id="2276" w:author="김은수" w:date="2026-10-12T23:57:00Z"/>
        </w:rPr>
      </w:pPr>
      <w:ins w:id="2277" w:author="김은수" w:date="2026-10-12T23:57:00Z">
        <w:r>
          <w:t xml:space="preserve">표 </w:t>
        </w:r>
        <w:r>
          <w:fldChar w:fldCharType="begin"/>
        </w:r>
        <w:r>
          <w:instrText>SEQ 표 \* ARABIC</w:instrText>
        </w:r>
        <w:r>
          <w:fldChar w:fldCharType="separate"/>
        </w:r>
      </w:ins>
      <w:r w:rsidR="00484E2D">
        <w:rPr>
          <w:noProof/>
        </w:rPr>
        <w:t>2</w:t>
      </w:r>
      <w:ins w:id="2278" w:author="김은수" w:date="2026-10-12T23:57:00Z">
        <w:r>
          <w:fldChar w:fldCharType="end"/>
        </w:r>
        <w:r>
          <w:t>. 소프트웨어 요구사항과 상세 설계 유닛 연결</w:t>
        </w:r>
      </w:ins>
    </w:p>
    <w:p w14:paraId="0AF9C197" w14:textId="77777777" w:rsidR="0058450E" w:rsidRDefault="0058450E">
      <w:pPr>
        <w:pStyle w:val="TDC12"/>
        <w:keepLines w:val="0"/>
        <w:widowControl w:val="0"/>
        <w:spacing w:before="0" w:line="264" w:lineRule="auto"/>
        <w:jc w:val="left"/>
        <w:rPr>
          <w:ins w:id="2279" w:author="김은수" w:date="2026-10-12T09:19:00Z" w16du:dateUtc="2026-10-12T00:19:00Z"/>
          <w:del w:id="2280" w:author="김은수" w:date="2026-10-12T23:57:00Z"/>
        </w:rPr>
      </w:pPr>
      <w:ins w:id="2281" w:author="김은수" w:date="2026-10-12T09:19:00Z" w16du:dateUtc="2026-10-12T00:19:00Z">
        <w:del w:id="2282" w:author="김은수" w:date="2026-10-12T23:57:00Z">
          <w:r>
            <w:delText>표 1. 소프트웨어 요구사항과 상세 설계 유닛 연결</w:delText>
          </w:r>
        </w:del>
      </w:ins>
    </w:p>
    <w:tbl>
      <w:tblPr>
        <w:tblStyle w:val="TDC11"/>
        <w:tblW w:w="9638"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5" w:type="dxa"/>
          <w:right w:w="85" w:type="dxa"/>
        </w:tblCellMar>
        <w:tblLook w:val="04A0" w:firstRow="1" w:lastRow="0" w:firstColumn="1" w:lastColumn="0" w:noHBand="0" w:noVBand="1"/>
      </w:tblPr>
      <w:tblGrid>
        <w:gridCol w:w="1600"/>
        <w:gridCol w:w="3446"/>
        <w:gridCol w:w="4592"/>
      </w:tblGrid>
      <w:tr w:rsidR="0058450E" w14:paraId="5AA576AA" w14:textId="77777777" w:rsidTr="00D44296">
        <w:trPr>
          <w:cnfStyle w:val="100000000000" w:firstRow="1" w:lastRow="0" w:firstColumn="0" w:lastColumn="0" w:oddVBand="0" w:evenVBand="0" w:oddHBand="0" w:evenHBand="0" w:firstRowFirstColumn="0" w:firstRowLastColumn="0" w:lastRowFirstColumn="0" w:lastRowLastColumn="0"/>
          <w:cantSplit/>
          <w:tblHeader/>
          <w:ins w:id="2283"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tcPr>
          <w:p w14:paraId="2A8481BE" w14:textId="77777777" w:rsidR="0058450E" w:rsidRDefault="0058450E">
            <w:pPr>
              <w:pStyle w:val="TDC0"/>
              <w:keepNext w:val="0"/>
              <w:widowControl w:val="0"/>
              <w:spacing w:before="0" w:after="0" w:line="264" w:lineRule="auto"/>
              <w:rPr>
                <w:ins w:id="2284" w:author="김은수" w:date="2026-10-12T09:19:00Z" w16du:dateUtc="2026-10-12T00:19:00Z"/>
              </w:rPr>
            </w:pPr>
            <w:ins w:id="2285" w:author="김은수" w:date="2026-10-12T09:19:00Z" w16du:dateUtc="2026-10-12T00:19:00Z">
              <w:r>
                <w:t>소프트웨어</w:t>
              </w:r>
              <w:r>
                <w:br/>
                <w:t>요구사항 ID</w:t>
              </w:r>
            </w:ins>
          </w:p>
        </w:tc>
        <w:tc>
          <w:tcPr>
            <w:tcW w:w="2670" w:type="dxa"/>
          </w:tcPr>
          <w:p w14:paraId="38721F3B" w14:textId="77777777" w:rsidR="0058450E" w:rsidRDefault="0058450E">
            <w:pPr>
              <w:pStyle w:val="TDC0"/>
              <w:keepNext w:val="0"/>
              <w:widowControl w:val="0"/>
              <w:spacing w:before="0" w:after="0" w:line="264" w:lineRule="auto"/>
              <w:cnfStyle w:val="100000000000" w:firstRow="1" w:lastRow="0" w:firstColumn="0" w:lastColumn="0" w:oddVBand="0" w:evenVBand="0" w:oddHBand="0" w:evenHBand="0" w:firstRowFirstColumn="0" w:firstRowLastColumn="0" w:lastRowFirstColumn="0" w:lastRowLastColumn="0"/>
              <w:rPr>
                <w:ins w:id="2286" w:author="김은수" w:date="2026-10-12T09:19:00Z" w16du:dateUtc="2026-10-12T00:19:00Z"/>
              </w:rPr>
            </w:pPr>
            <w:ins w:id="2287" w:author="김은수" w:date="2026-10-12T09:19:00Z" w16du:dateUtc="2026-10-12T00:19:00Z">
              <w:r>
                <w:t>모듈 ID / 이름</w:t>
              </w:r>
            </w:ins>
          </w:p>
        </w:tc>
        <w:tc>
          <w:tcPr>
            <w:tcW w:w="5228" w:type="dxa"/>
          </w:tcPr>
          <w:p w14:paraId="0D24DFAC" w14:textId="77777777" w:rsidR="0058450E" w:rsidRDefault="0058450E">
            <w:pPr>
              <w:pStyle w:val="TDC0"/>
              <w:keepNext w:val="0"/>
              <w:widowControl w:val="0"/>
              <w:spacing w:before="0" w:after="0" w:line="264" w:lineRule="auto"/>
              <w:cnfStyle w:val="100000000000" w:firstRow="1" w:lastRow="0" w:firstColumn="0" w:lastColumn="0" w:oddVBand="0" w:evenVBand="0" w:oddHBand="0" w:evenHBand="0" w:firstRowFirstColumn="0" w:firstRowLastColumn="0" w:lastRowFirstColumn="0" w:lastRowLastColumn="0"/>
              <w:rPr>
                <w:ins w:id="2288" w:author="김은수" w:date="2026-10-12T09:19:00Z" w16du:dateUtc="2026-10-12T00:19:00Z"/>
              </w:rPr>
            </w:pPr>
            <w:ins w:id="2289" w:author="김은수" w:date="2026-10-12T09:19:00Z" w16du:dateUtc="2026-10-12T00:19:00Z">
              <w:r>
                <w:t>상세 설계 유닛 ID / 이름</w:t>
              </w:r>
            </w:ins>
          </w:p>
        </w:tc>
      </w:tr>
      <w:tr w:rsidR="0058450E" w14:paraId="3A57BAC0" w14:textId="77777777" w:rsidTr="00D44296">
        <w:trPr>
          <w:cantSplit/>
          <w:ins w:id="229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8C645E8" w14:textId="77777777" w:rsidR="0058450E" w:rsidRDefault="0058450E">
            <w:pPr>
              <w:pStyle w:val="TDCe"/>
              <w:widowControl w:val="0"/>
              <w:spacing w:line="264" w:lineRule="auto"/>
              <w:rPr>
                <w:ins w:id="2291" w:author="김은수" w:date="2026-10-12T09:19:00Z" w16du:dateUtc="2026-10-12T00:19:00Z"/>
              </w:rPr>
            </w:pPr>
            <w:ins w:id="2292" w:author="김은수" w:date="2026-10-12T09:19:00Z" w16du:dateUtc="2026-10-12T00:19:00Z">
              <w:r>
                <w:t>SW-FW-RID-1</w:t>
              </w:r>
            </w:ins>
          </w:p>
        </w:tc>
        <w:tc>
          <w:tcPr>
            <w:tcW w:w="2670" w:type="dxa"/>
            <w:vAlign w:val="top"/>
          </w:tcPr>
          <w:p w14:paraId="0974893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293" w:author="김은수" w:date="2026-10-12T09:19:00Z" w16du:dateUtc="2026-10-12T00:19:00Z"/>
              </w:rPr>
            </w:pPr>
            <w:ins w:id="2294" w:author="김은수" w:date="2026-10-12T09:19:00Z" w16du:dateUtc="2026-10-12T00:19:00Z">
              <w:r>
                <w:t>SI-ID-CM3-002</w:t>
              </w:r>
              <w:r>
                <w:br/>
                <w:t>신호처리 모듈</w:t>
              </w:r>
            </w:ins>
          </w:p>
          <w:p w14:paraId="56C08B5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295" w:author="김은수" w:date="2026-10-12T09:19:00Z" w16du:dateUtc="2026-10-12T00:19:00Z"/>
              </w:rPr>
            </w:pPr>
            <w:ins w:id="2296" w:author="김은수" w:date="2026-10-12T09:19:00Z" w16du:dateUtc="2026-10-12T00:19:00Z">
              <w:r>
                <w:t>SI-ID-CFX-002</w:t>
              </w:r>
              <w:r>
                <w:br/>
                <w:t>신호처리 모듈</w:t>
              </w:r>
            </w:ins>
          </w:p>
          <w:p w14:paraId="33AFA28A"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297" w:author="김은수" w:date="2026-10-12T09:19:00Z" w16du:dateUtc="2026-10-12T00:19:00Z"/>
              </w:rPr>
            </w:pPr>
            <w:ins w:id="2298" w:author="김은수" w:date="2026-10-12T09:19:00Z" w16du:dateUtc="2026-10-12T00:19:00Z">
              <w:r>
                <w:t>SI-ID-CFX-003</w:t>
              </w:r>
              <w:r>
                <w:br/>
                <w:t>내부 자극 장치 실행 모듈</w:t>
              </w:r>
            </w:ins>
          </w:p>
        </w:tc>
        <w:tc>
          <w:tcPr>
            <w:tcW w:w="5228" w:type="dxa"/>
            <w:vAlign w:val="top"/>
          </w:tcPr>
          <w:p w14:paraId="73FB589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299" w:author="김은수" w:date="2026-10-12T09:19:00Z" w16du:dateUtc="2026-10-12T00:19:00Z"/>
              </w:rPr>
            </w:pPr>
            <w:ins w:id="2300" w:author="김은수" w:date="2026-10-12T09:19:00Z" w16du:dateUtc="2026-10-12T00:19:00Z">
              <w:r>
                <w:t>SU-ID-CM3-027</w:t>
              </w:r>
              <w:r>
                <w:br/>
                <w:t>자극 프레임 수 계산</w:t>
              </w:r>
            </w:ins>
          </w:p>
          <w:p w14:paraId="0C830F4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01" w:author="김은수" w:date="2026-10-12T09:19:00Z" w16du:dateUtc="2026-10-12T00:19:00Z"/>
              </w:rPr>
            </w:pPr>
            <w:ins w:id="2302" w:author="김은수" w:date="2026-10-12T09:19:00Z" w16du:dateUtc="2026-10-12T00:19:00Z">
              <w:r>
                <w:t>SU-ID-CM3-029</w:t>
              </w:r>
              <w:r>
                <w:br/>
                <w:t>자극 파라미터 계산 결과 공유</w:t>
              </w:r>
            </w:ins>
          </w:p>
          <w:p w14:paraId="1AEE9A1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03" w:author="김은수" w:date="2026-10-12T09:19:00Z" w16du:dateUtc="2026-10-12T00:19:00Z"/>
              </w:rPr>
            </w:pPr>
            <w:ins w:id="2304" w:author="김은수" w:date="2026-10-12T09:19:00Z" w16du:dateUtc="2026-10-12T00:19:00Z">
              <w:r>
                <w:t>SU-ID-CFX-033</w:t>
              </w:r>
              <w:r>
                <w:br/>
                <w:t>CIS 전략과 전략 선택</w:t>
              </w:r>
            </w:ins>
          </w:p>
          <w:p w14:paraId="4E9B63F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05" w:author="김은수" w:date="2026-10-12T09:19:00Z" w16du:dateUtc="2026-10-12T00:19:00Z"/>
              </w:rPr>
            </w:pPr>
            <w:ins w:id="2306" w:author="김은수" w:date="2026-10-12T09:19:00Z" w16du:dateUtc="2026-10-12T00:19:00Z">
              <w:r>
                <w:t>SU-ID-CFX-039</w:t>
              </w:r>
              <w:r>
                <w:br/>
                <w:t>실시간 자극 데이터 생성</w:t>
              </w:r>
            </w:ins>
          </w:p>
        </w:tc>
      </w:tr>
      <w:tr w:rsidR="0058450E" w14:paraId="7B442F93" w14:textId="77777777" w:rsidTr="00D44296">
        <w:trPr>
          <w:cantSplit/>
          <w:ins w:id="230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52A4296C" w14:textId="77777777" w:rsidR="0058450E" w:rsidRDefault="0058450E">
            <w:pPr>
              <w:pStyle w:val="TDCe"/>
              <w:widowControl w:val="0"/>
              <w:spacing w:line="264" w:lineRule="auto"/>
              <w:rPr>
                <w:ins w:id="2308" w:author="김은수" w:date="2026-10-12T09:19:00Z" w16du:dateUtc="2026-10-12T00:19:00Z"/>
              </w:rPr>
            </w:pPr>
            <w:ins w:id="2309" w:author="김은수" w:date="2026-10-12T09:19:00Z" w16du:dateUtc="2026-10-12T00:19:00Z">
              <w:r>
                <w:lastRenderedPageBreak/>
                <w:t>SW-FW-RID-2</w:t>
              </w:r>
            </w:ins>
          </w:p>
        </w:tc>
        <w:tc>
          <w:tcPr>
            <w:tcW w:w="2670" w:type="dxa"/>
            <w:vAlign w:val="top"/>
          </w:tcPr>
          <w:p w14:paraId="7ED5ED9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10" w:author="김은수" w:date="2026-10-12T09:19:00Z" w16du:dateUtc="2026-10-12T00:19:00Z"/>
              </w:rPr>
            </w:pPr>
            <w:ins w:id="2311" w:author="김은수" w:date="2026-10-12T09:19:00Z" w16du:dateUtc="2026-10-12T00:19:00Z">
              <w:r>
                <w:t>SI-ID-CM3-002</w:t>
              </w:r>
              <w:r>
                <w:br/>
                <w:t>신호처리 모듈</w:t>
              </w:r>
            </w:ins>
          </w:p>
          <w:p w14:paraId="7009E15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12" w:author="김은수" w:date="2026-10-12T09:19:00Z" w16du:dateUtc="2026-10-12T00:19:00Z"/>
              </w:rPr>
            </w:pPr>
            <w:ins w:id="2313" w:author="김은수" w:date="2026-10-12T09:19:00Z" w16du:dateUtc="2026-10-12T00:19:00Z">
              <w:r>
                <w:t>SI-ID-CFX-002</w:t>
              </w:r>
              <w:r>
                <w:br/>
                <w:t>신호처리 모듈</w:t>
              </w:r>
            </w:ins>
          </w:p>
          <w:p w14:paraId="46170573"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314" w:author="김은수" w:date="2026-10-12T09:19:00Z" w16du:dateUtc="2026-10-12T00:19:00Z"/>
              </w:rPr>
            </w:pPr>
            <w:ins w:id="2315" w:author="김은수" w:date="2026-10-12T09:19:00Z" w16du:dateUtc="2026-10-12T00:19:00Z">
              <w:r>
                <w:t>SI-ID-CFX-003</w:t>
              </w:r>
              <w:r>
                <w:br/>
                <w:t>내부 자극 장치 실행 모듈</w:t>
              </w:r>
            </w:ins>
          </w:p>
        </w:tc>
        <w:tc>
          <w:tcPr>
            <w:tcW w:w="5228" w:type="dxa"/>
            <w:vAlign w:val="top"/>
          </w:tcPr>
          <w:p w14:paraId="7C38D8D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16" w:author="김은수" w:date="2026-10-12T09:19:00Z" w16du:dateUtc="2026-10-12T00:19:00Z"/>
              </w:rPr>
            </w:pPr>
            <w:ins w:id="2317" w:author="김은수" w:date="2026-10-12T09:19:00Z" w16du:dateUtc="2026-10-12T00:19:00Z">
              <w:r>
                <w:t>SU-ID-CM3-027</w:t>
              </w:r>
              <w:r>
                <w:br/>
                <w:t>자극 프레임 수 계산</w:t>
              </w:r>
            </w:ins>
          </w:p>
          <w:p w14:paraId="2BE324D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18" w:author="김은수" w:date="2026-10-12T09:19:00Z" w16du:dateUtc="2026-10-12T00:19:00Z"/>
              </w:rPr>
            </w:pPr>
            <w:ins w:id="2319" w:author="김은수" w:date="2026-10-12T09:19:00Z" w16du:dateUtc="2026-10-12T00:19:00Z">
              <w:r>
                <w:t>SU-ID-CM3-029</w:t>
              </w:r>
              <w:r>
                <w:br/>
                <w:t>자극 파라미터 계산 결과 공유</w:t>
              </w:r>
            </w:ins>
          </w:p>
          <w:p w14:paraId="440A293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20" w:author="김은수" w:date="2026-10-12T09:19:00Z" w16du:dateUtc="2026-10-12T00:19:00Z"/>
              </w:rPr>
            </w:pPr>
            <w:ins w:id="2321" w:author="김은수" w:date="2026-10-12T09:19:00Z" w16du:dateUtc="2026-10-12T00:19:00Z">
              <w:r>
                <w:t>SU-ID-CFX-033</w:t>
              </w:r>
              <w:r>
                <w:br/>
                <w:t>CIS 전략과 전략 선택</w:t>
              </w:r>
            </w:ins>
          </w:p>
          <w:p w14:paraId="54DB471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22" w:author="김은수" w:date="2026-10-12T09:19:00Z" w16du:dateUtc="2026-10-12T00:19:00Z"/>
              </w:rPr>
            </w:pPr>
            <w:ins w:id="2323" w:author="김은수" w:date="2026-10-12T09:19:00Z" w16du:dateUtc="2026-10-12T00:19:00Z">
              <w:r>
                <w:t>SU-ID-CFX-039</w:t>
              </w:r>
              <w:r>
                <w:br/>
                <w:t>실시간 자극 데이터 생성</w:t>
              </w:r>
            </w:ins>
          </w:p>
        </w:tc>
      </w:tr>
      <w:tr w:rsidR="0058450E" w14:paraId="693F5728" w14:textId="77777777" w:rsidTr="00D44296">
        <w:trPr>
          <w:cantSplit/>
          <w:ins w:id="2324"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1E206E7" w14:textId="77777777" w:rsidR="0058450E" w:rsidRDefault="0058450E">
            <w:pPr>
              <w:pStyle w:val="TDCe"/>
              <w:widowControl w:val="0"/>
              <w:spacing w:line="264" w:lineRule="auto"/>
              <w:rPr>
                <w:ins w:id="2325" w:author="김은수" w:date="2026-10-12T09:19:00Z" w16du:dateUtc="2026-10-12T00:19:00Z"/>
              </w:rPr>
            </w:pPr>
            <w:ins w:id="2326" w:author="김은수" w:date="2026-10-12T09:19:00Z" w16du:dateUtc="2026-10-12T00:19:00Z">
              <w:r>
                <w:t>SW-FW-RID-3</w:t>
              </w:r>
            </w:ins>
          </w:p>
        </w:tc>
        <w:tc>
          <w:tcPr>
            <w:tcW w:w="2670" w:type="dxa"/>
            <w:vAlign w:val="top"/>
          </w:tcPr>
          <w:p w14:paraId="572F7FF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27" w:author="김은수" w:date="2026-10-12T09:19:00Z" w16du:dateUtc="2026-10-12T00:19:00Z"/>
              </w:rPr>
            </w:pPr>
            <w:ins w:id="2328" w:author="김은수" w:date="2026-10-12T09:19:00Z" w16du:dateUtc="2026-10-12T00:19:00Z">
              <w:r>
                <w:t>SI-ID-CM3-003</w:t>
              </w:r>
              <w:r>
                <w:br/>
                <w:t>내부 자극 장치 실행 모듈</w:t>
              </w:r>
            </w:ins>
          </w:p>
          <w:p w14:paraId="544E1654"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329" w:author="김은수" w:date="2026-10-12T09:19:00Z" w16du:dateUtc="2026-10-12T00:19:00Z"/>
              </w:rPr>
            </w:pPr>
            <w:ins w:id="2330" w:author="김은수" w:date="2026-10-12T09:19:00Z" w16du:dateUtc="2026-10-12T00:19:00Z">
              <w:r>
                <w:t>SI-ID-CFX-003</w:t>
              </w:r>
              <w:r>
                <w:br/>
                <w:t>내부 자극 장치 실행 모듈</w:t>
              </w:r>
            </w:ins>
          </w:p>
        </w:tc>
        <w:tc>
          <w:tcPr>
            <w:tcW w:w="5228" w:type="dxa"/>
            <w:vAlign w:val="top"/>
          </w:tcPr>
          <w:p w14:paraId="52BB8A4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31" w:author="김은수" w:date="2026-10-12T09:19:00Z" w16du:dateUtc="2026-10-12T00:19:00Z"/>
              </w:rPr>
            </w:pPr>
            <w:ins w:id="2332" w:author="김은수" w:date="2026-10-12T09:19:00Z" w16du:dateUtc="2026-10-12T00:19:00Z">
              <w:r>
                <w:t>SU-ID-CM3-041</w:t>
              </w:r>
              <w:r>
                <w:br/>
                <w:t>내부기 자극 설정 적용</w:t>
              </w:r>
            </w:ins>
          </w:p>
          <w:p w14:paraId="7FB59A7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33" w:author="김은수" w:date="2026-10-12T09:19:00Z" w16du:dateUtc="2026-10-12T00:19:00Z"/>
              </w:rPr>
            </w:pPr>
            <w:ins w:id="2334" w:author="김은수" w:date="2026-10-12T09:19:00Z" w16du:dateUtc="2026-10-12T00:19:00Z">
              <w:r>
                <w:t>SU-ID-CFX-036</w:t>
              </w:r>
              <w:r>
                <w:br/>
                <w:t>자극 패킷 헤더 구성</w:t>
              </w:r>
            </w:ins>
          </w:p>
          <w:p w14:paraId="74F4AA8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35" w:author="김은수" w:date="2026-10-12T09:19:00Z" w16du:dateUtc="2026-10-12T00:19:00Z"/>
              </w:rPr>
            </w:pPr>
            <w:ins w:id="2336" w:author="김은수" w:date="2026-10-12T09:19:00Z" w16du:dateUtc="2026-10-12T00:19:00Z">
              <w:r>
                <w:t>SU-ID-CFX-040</w:t>
              </w:r>
              <w:r>
                <w:br/>
                <w:t>지정 명령 PCM 출력</w:t>
              </w:r>
            </w:ins>
          </w:p>
        </w:tc>
      </w:tr>
      <w:tr w:rsidR="0058450E" w14:paraId="2022EFA8" w14:textId="77777777" w:rsidTr="00D44296">
        <w:trPr>
          <w:cantSplit/>
          <w:ins w:id="233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3DFF9071" w14:textId="77777777" w:rsidR="0058450E" w:rsidRDefault="0058450E">
            <w:pPr>
              <w:pStyle w:val="TDCe"/>
              <w:widowControl w:val="0"/>
              <w:spacing w:line="264" w:lineRule="auto"/>
              <w:rPr>
                <w:ins w:id="2338" w:author="김은수" w:date="2026-10-12T09:19:00Z" w16du:dateUtc="2026-10-12T00:19:00Z"/>
              </w:rPr>
            </w:pPr>
            <w:ins w:id="2339" w:author="김은수" w:date="2026-10-12T09:19:00Z" w16du:dateUtc="2026-10-12T00:19:00Z">
              <w:r>
                <w:t>SW-FW-RID-4</w:t>
              </w:r>
            </w:ins>
          </w:p>
        </w:tc>
        <w:tc>
          <w:tcPr>
            <w:tcW w:w="2670" w:type="dxa"/>
            <w:vAlign w:val="top"/>
          </w:tcPr>
          <w:p w14:paraId="1055230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40" w:author="김은수" w:date="2026-10-12T09:19:00Z" w16du:dateUtc="2026-10-12T00:19:00Z"/>
              </w:rPr>
            </w:pPr>
            <w:ins w:id="2341" w:author="김은수" w:date="2026-10-12T09:19:00Z" w16du:dateUtc="2026-10-12T00:19:00Z">
              <w:r>
                <w:t>SI-ID-CM3-003</w:t>
              </w:r>
              <w:r>
                <w:br/>
                <w:t>내부 자극 장치 실행 모듈</w:t>
              </w:r>
            </w:ins>
          </w:p>
          <w:p w14:paraId="2D2CC30B"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342" w:author="김은수" w:date="2026-10-12T09:19:00Z" w16du:dateUtc="2026-10-12T00:19:00Z"/>
              </w:rPr>
            </w:pPr>
            <w:ins w:id="2343" w:author="김은수" w:date="2026-10-12T09:19:00Z" w16du:dateUtc="2026-10-12T00:19:00Z">
              <w:r>
                <w:t>SI-ID-CFX-003</w:t>
              </w:r>
              <w:r>
                <w:br/>
                <w:t>내부 자극 장치 실행 모듈</w:t>
              </w:r>
            </w:ins>
          </w:p>
        </w:tc>
        <w:tc>
          <w:tcPr>
            <w:tcW w:w="5228" w:type="dxa"/>
            <w:vAlign w:val="top"/>
          </w:tcPr>
          <w:p w14:paraId="2943432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44" w:author="김은수" w:date="2026-10-12T09:19:00Z" w16du:dateUtc="2026-10-12T00:19:00Z"/>
              </w:rPr>
            </w:pPr>
            <w:ins w:id="2345" w:author="김은수" w:date="2026-10-12T09:19:00Z" w16du:dateUtc="2026-10-12T00:19:00Z">
              <w:r>
                <w:t>SU-ID-CM3-041</w:t>
              </w:r>
              <w:r>
                <w:br/>
                <w:t>내부기 자극 설정 적용</w:t>
              </w:r>
            </w:ins>
          </w:p>
          <w:p w14:paraId="1473236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46" w:author="김은수" w:date="2026-10-12T09:19:00Z" w16du:dateUtc="2026-10-12T00:19:00Z"/>
              </w:rPr>
            </w:pPr>
            <w:ins w:id="2347" w:author="김은수" w:date="2026-10-12T09:19:00Z" w16du:dateUtc="2026-10-12T00:19:00Z">
              <w:r>
                <w:t>SU-ID-CFX-036</w:t>
              </w:r>
              <w:r>
                <w:br/>
                <w:t>자극 패킷 헤더 구성</w:t>
              </w:r>
            </w:ins>
          </w:p>
        </w:tc>
      </w:tr>
      <w:tr w:rsidR="0058450E" w14:paraId="4C6DB21D" w14:textId="77777777" w:rsidTr="00D44296">
        <w:trPr>
          <w:cantSplit/>
          <w:ins w:id="2348"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7750B873" w14:textId="77777777" w:rsidR="0058450E" w:rsidRDefault="0058450E">
            <w:pPr>
              <w:pStyle w:val="TDCe"/>
              <w:widowControl w:val="0"/>
              <w:spacing w:line="264" w:lineRule="auto"/>
              <w:rPr>
                <w:ins w:id="2349" w:author="김은수" w:date="2026-10-12T09:19:00Z" w16du:dateUtc="2026-10-12T00:19:00Z"/>
              </w:rPr>
            </w:pPr>
            <w:ins w:id="2350" w:author="김은수" w:date="2026-10-12T09:19:00Z" w16du:dateUtc="2026-10-12T00:19:00Z">
              <w:r>
                <w:lastRenderedPageBreak/>
                <w:t>SW-FW-RID-5</w:t>
              </w:r>
            </w:ins>
          </w:p>
        </w:tc>
        <w:tc>
          <w:tcPr>
            <w:tcW w:w="2670" w:type="dxa"/>
            <w:vAlign w:val="top"/>
          </w:tcPr>
          <w:p w14:paraId="6EC10B5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51" w:author="김은수" w:date="2026-10-12T09:19:00Z" w16du:dateUtc="2026-10-12T00:19:00Z"/>
              </w:rPr>
            </w:pPr>
            <w:ins w:id="2352" w:author="김은수" w:date="2026-10-12T09:19:00Z" w16du:dateUtc="2026-10-12T00:19:00Z">
              <w:r>
                <w:t>SI-ID-CM3-002</w:t>
              </w:r>
              <w:r>
                <w:br/>
                <w:t>신호처리 모듈</w:t>
              </w:r>
            </w:ins>
          </w:p>
          <w:p w14:paraId="7EDDC4B9"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353" w:author="김은수" w:date="2026-10-12T09:19:00Z" w16du:dateUtc="2026-10-12T00:19:00Z"/>
              </w:rPr>
            </w:pPr>
            <w:ins w:id="2354" w:author="김은수" w:date="2026-10-12T09:19:00Z" w16du:dateUtc="2026-10-12T00:19:00Z">
              <w:r>
                <w:t>SI-ID-CFX-002</w:t>
              </w:r>
              <w:r>
                <w:br/>
                <w:t>신호처리 모듈</w:t>
              </w:r>
            </w:ins>
          </w:p>
        </w:tc>
        <w:tc>
          <w:tcPr>
            <w:tcW w:w="5228" w:type="dxa"/>
            <w:vAlign w:val="top"/>
          </w:tcPr>
          <w:p w14:paraId="1CD0FA9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55" w:author="김은수" w:date="2026-10-12T09:19:00Z" w16du:dateUtc="2026-10-12T00:19:00Z"/>
              </w:rPr>
            </w:pPr>
            <w:ins w:id="2356" w:author="김은수" w:date="2026-10-12T09:19:00Z" w16du:dateUtc="2026-10-12T00:19:00Z">
              <w:r>
                <w:t>SU-ID-CM3-028</w:t>
              </w:r>
              <w:r>
                <w:br/>
                <w:t>내부기 DAC 범위와 T/C 변환</w:t>
              </w:r>
            </w:ins>
          </w:p>
          <w:p w14:paraId="182A902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57" w:author="김은수" w:date="2026-10-12T09:19:00Z" w16du:dateUtc="2026-10-12T00:19:00Z"/>
              </w:rPr>
            </w:pPr>
            <w:ins w:id="2358" w:author="김은수" w:date="2026-10-12T09:19:00Z" w16du:dateUtc="2026-10-12T00:19:00Z">
              <w:r>
                <w:t>SU-ID-CM3-029</w:t>
              </w:r>
              <w:r>
                <w:br/>
                <w:t>자극 파라미터 계산 결과 공유</w:t>
              </w:r>
            </w:ins>
          </w:p>
          <w:p w14:paraId="33E825F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59" w:author="김은수" w:date="2026-10-12T09:19:00Z" w16du:dateUtc="2026-10-12T00:19:00Z"/>
              </w:rPr>
            </w:pPr>
            <w:ins w:id="2360" w:author="김은수" w:date="2026-10-12T09:19:00Z" w16du:dateUtc="2026-10-12T00:19:00Z">
              <w:r>
                <w:t>SU-ID-CFX-029</w:t>
              </w:r>
              <w:r>
                <w:br/>
                <w:t>CM3 계산 T/C 값 수신</w:t>
              </w:r>
            </w:ins>
          </w:p>
          <w:p w14:paraId="6C04743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61" w:author="김은수" w:date="2026-10-12T09:19:00Z" w16du:dateUtc="2026-10-12T00:19:00Z"/>
              </w:rPr>
            </w:pPr>
            <w:ins w:id="2362" w:author="김은수" w:date="2026-10-12T09:19:00Z" w16du:dateUtc="2026-10-12T00:19:00Z">
              <w:r>
                <w:t>SU-ID-CFX-030</w:t>
              </w:r>
              <w:r>
                <w:br/>
                <w:t>자극 볼륨에 따른 C 값 계산</w:t>
              </w:r>
            </w:ins>
          </w:p>
          <w:p w14:paraId="01EBC19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63" w:author="김은수" w:date="2026-10-12T09:19:00Z" w16du:dateUtc="2026-10-12T00:19:00Z"/>
              </w:rPr>
            </w:pPr>
            <w:ins w:id="2364" w:author="김은수" w:date="2026-10-12T09:19:00Z" w16du:dateUtc="2026-10-12T00:19:00Z">
              <w:r>
                <w:t>SU-ID-CFX-032</w:t>
              </w:r>
              <w:r>
                <w:br/>
                <w:t>비선형 매핑과 T 이하 묵음</w:t>
              </w:r>
            </w:ins>
          </w:p>
        </w:tc>
      </w:tr>
      <w:tr w:rsidR="0058450E" w14:paraId="09D9FCC5" w14:textId="77777777" w:rsidTr="00D44296">
        <w:trPr>
          <w:cantSplit/>
          <w:ins w:id="2365"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756E598" w14:textId="77777777" w:rsidR="0058450E" w:rsidRDefault="0058450E">
            <w:pPr>
              <w:pStyle w:val="TDCe"/>
              <w:widowControl w:val="0"/>
              <w:spacing w:line="264" w:lineRule="auto"/>
              <w:rPr>
                <w:ins w:id="2366" w:author="김은수" w:date="2026-10-12T09:19:00Z" w16du:dateUtc="2026-10-12T00:19:00Z"/>
              </w:rPr>
            </w:pPr>
            <w:ins w:id="2367" w:author="김은수" w:date="2026-10-12T09:19:00Z" w16du:dateUtc="2026-10-12T00:19:00Z">
              <w:r>
                <w:t>SW-FW-RID-6</w:t>
              </w:r>
            </w:ins>
          </w:p>
        </w:tc>
        <w:tc>
          <w:tcPr>
            <w:tcW w:w="2670" w:type="dxa"/>
            <w:vAlign w:val="top"/>
          </w:tcPr>
          <w:p w14:paraId="4BB2C7A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68" w:author="김은수" w:date="2026-10-12T09:19:00Z" w16du:dateUtc="2026-10-12T00:19:00Z"/>
              </w:rPr>
            </w:pPr>
            <w:ins w:id="2369" w:author="김은수" w:date="2026-10-12T09:19:00Z" w16du:dateUtc="2026-10-12T00:19:00Z">
              <w:r>
                <w:t>SI-ID-CM3-002</w:t>
              </w:r>
              <w:r>
                <w:br/>
                <w:t>신호처리 모듈</w:t>
              </w:r>
            </w:ins>
          </w:p>
          <w:p w14:paraId="24A1CD19"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370" w:author="김은수" w:date="2026-10-12T09:19:00Z" w16du:dateUtc="2026-10-12T00:19:00Z"/>
              </w:rPr>
            </w:pPr>
            <w:ins w:id="2371" w:author="김은수" w:date="2026-10-12T09:19:00Z" w16du:dateUtc="2026-10-12T00:19:00Z">
              <w:r>
                <w:t>SI-ID-CM3-003</w:t>
              </w:r>
              <w:r>
                <w:br/>
                <w:t>내부 자극 장치 실행 모듈</w:t>
              </w:r>
            </w:ins>
          </w:p>
        </w:tc>
        <w:tc>
          <w:tcPr>
            <w:tcW w:w="5228" w:type="dxa"/>
            <w:vAlign w:val="top"/>
          </w:tcPr>
          <w:p w14:paraId="6E460ED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72" w:author="김은수" w:date="2026-10-12T09:19:00Z" w16du:dateUtc="2026-10-12T00:19:00Z"/>
              </w:rPr>
            </w:pPr>
            <w:ins w:id="2373" w:author="김은수" w:date="2026-10-12T09:19:00Z" w16du:dateUtc="2026-10-12T00:19:00Z">
              <w:r>
                <w:t>SU-ID-CM3-027</w:t>
              </w:r>
              <w:r>
                <w:br/>
                <w:t>자극 프레임 수 계산</w:t>
              </w:r>
            </w:ins>
          </w:p>
          <w:p w14:paraId="10B481B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74" w:author="김은수" w:date="2026-10-12T09:19:00Z" w16du:dateUtc="2026-10-12T00:19:00Z"/>
              </w:rPr>
            </w:pPr>
            <w:ins w:id="2375" w:author="김은수" w:date="2026-10-12T09:19:00Z" w16du:dateUtc="2026-10-12T00:19:00Z">
              <w:r>
                <w:t>SU-ID-CM3-037</w:t>
              </w:r>
              <w:r>
                <w:br/>
                <w:t>펄스폭과 역방향 통신 설정</w:t>
              </w:r>
            </w:ins>
          </w:p>
          <w:p w14:paraId="77E0E5B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76" w:author="김은수" w:date="2026-10-12T09:19:00Z" w16du:dateUtc="2026-10-12T00:19:00Z"/>
              </w:rPr>
            </w:pPr>
            <w:ins w:id="2377" w:author="김은수" w:date="2026-10-12T09:19:00Z" w16du:dateUtc="2026-10-12T00:19:00Z">
              <w:r>
                <w:t>SU-ID-CM3-041</w:t>
              </w:r>
              <w:r>
                <w:br/>
                <w:t>내부기 자극 설정 적용</w:t>
              </w:r>
            </w:ins>
          </w:p>
        </w:tc>
      </w:tr>
      <w:tr w:rsidR="0058450E" w14:paraId="46F39D62" w14:textId="77777777" w:rsidTr="00D44296">
        <w:trPr>
          <w:cantSplit/>
          <w:ins w:id="2378"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AC2D023" w14:textId="77777777" w:rsidR="0058450E" w:rsidRDefault="0058450E">
            <w:pPr>
              <w:pStyle w:val="TDCe"/>
              <w:widowControl w:val="0"/>
              <w:spacing w:line="264" w:lineRule="auto"/>
              <w:rPr>
                <w:ins w:id="2379" w:author="김은수" w:date="2026-10-12T09:19:00Z" w16du:dateUtc="2026-10-12T00:19:00Z"/>
              </w:rPr>
            </w:pPr>
            <w:ins w:id="2380" w:author="김은수" w:date="2026-10-12T09:19:00Z" w16du:dateUtc="2026-10-12T00:19:00Z">
              <w:r>
                <w:t>SW-FW-RID-7</w:t>
              </w:r>
            </w:ins>
          </w:p>
        </w:tc>
        <w:tc>
          <w:tcPr>
            <w:tcW w:w="2670" w:type="dxa"/>
            <w:vAlign w:val="top"/>
          </w:tcPr>
          <w:p w14:paraId="6EB7758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81" w:author="김은수" w:date="2026-10-12T09:19:00Z" w16du:dateUtc="2026-10-12T00:19:00Z"/>
              </w:rPr>
            </w:pPr>
            <w:ins w:id="2382" w:author="김은수" w:date="2026-10-12T09:19:00Z" w16du:dateUtc="2026-10-12T00:19:00Z">
              <w:r>
                <w:t>SI-ID-CM3-002</w:t>
              </w:r>
              <w:r>
                <w:br/>
                <w:t>신호처리 모듈</w:t>
              </w:r>
            </w:ins>
          </w:p>
          <w:p w14:paraId="0F249955"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383" w:author="김은수" w:date="2026-10-12T09:19:00Z" w16du:dateUtc="2026-10-12T00:19:00Z"/>
              </w:rPr>
            </w:pPr>
            <w:ins w:id="2384" w:author="김은수" w:date="2026-10-12T09:19:00Z" w16du:dateUtc="2026-10-12T00:19:00Z">
              <w:r>
                <w:t>SI-ID-CFX-002</w:t>
              </w:r>
              <w:r>
                <w:br/>
                <w:t>신호처리 모듈</w:t>
              </w:r>
            </w:ins>
          </w:p>
        </w:tc>
        <w:tc>
          <w:tcPr>
            <w:tcW w:w="5228" w:type="dxa"/>
            <w:vAlign w:val="top"/>
          </w:tcPr>
          <w:p w14:paraId="0A1B0AE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85" w:author="김은수" w:date="2026-10-12T09:19:00Z" w16du:dateUtc="2026-10-12T00:19:00Z"/>
              </w:rPr>
            </w:pPr>
            <w:ins w:id="2386" w:author="김은수" w:date="2026-10-12T09:19:00Z" w16du:dateUtc="2026-10-12T00:19:00Z">
              <w:r>
                <w:t>SU-ID-CM3-028</w:t>
              </w:r>
              <w:r>
                <w:br/>
                <w:t>내부기 DAC 범위와 T/C 변환</w:t>
              </w:r>
            </w:ins>
          </w:p>
          <w:p w14:paraId="4A7DFC2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87" w:author="김은수" w:date="2026-10-12T09:19:00Z" w16du:dateUtc="2026-10-12T00:19:00Z"/>
              </w:rPr>
            </w:pPr>
            <w:ins w:id="2388" w:author="김은수" w:date="2026-10-12T09:19:00Z" w16du:dateUtc="2026-10-12T00:19:00Z">
              <w:r>
                <w:t>SU-ID-CM3-029</w:t>
              </w:r>
              <w:r>
                <w:br/>
                <w:t>자극 파라미터 계산 결과 공유</w:t>
              </w:r>
            </w:ins>
          </w:p>
          <w:p w14:paraId="5E3F8C3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89" w:author="김은수" w:date="2026-10-12T09:19:00Z" w16du:dateUtc="2026-10-12T00:19:00Z"/>
              </w:rPr>
            </w:pPr>
            <w:ins w:id="2390" w:author="김은수" w:date="2026-10-12T09:19:00Z" w16du:dateUtc="2026-10-12T00:19:00Z">
              <w:r>
                <w:t>SU-ID-CFX-032</w:t>
              </w:r>
              <w:r>
                <w:br/>
                <w:t>비선형 매핑과 T 이하 묵음</w:t>
              </w:r>
            </w:ins>
          </w:p>
        </w:tc>
      </w:tr>
      <w:tr w:rsidR="0058450E" w14:paraId="3C14DDD2" w14:textId="77777777" w:rsidTr="00D44296">
        <w:trPr>
          <w:cantSplit/>
          <w:ins w:id="2391"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AE98C4D" w14:textId="77777777" w:rsidR="0058450E" w:rsidRDefault="0058450E">
            <w:pPr>
              <w:pStyle w:val="TDCe"/>
              <w:widowControl w:val="0"/>
              <w:spacing w:line="264" w:lineRule="auto"/>
              <w:rPr>
                <w:ins w:id="2392" w:author="김은수" w:date="2026-10-12T09:19:00Z" w16du:dateUtc="2026-10-12T00:19:00Z"/>
              </w:rPr>
            </w:pPr>
            <w:ins w:id="2393" w:author="김은수" w:date="2026-10-12T09:19:00Z" w16du:dateUtc="2026-10-12T00:19:00Z">
              <w:r>
                <w:lastRenderedPageBreak/>
                <w:t>SW-FW-RID-8</w:t>
              </w:r>
            </w:ins>
          </w:p>
        </w:tc>
        <w:tc>
          <w:tcPr>
            <w:tcW w:w="2670" w:type="dxa"/>
            <w:vAlign w:val="top"/>
          </w:tcPr>
          <w:p w14:paraId="3CB8155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94" w:author="김은수" w:date="2026-10-12T09:19:00Z" w16du:dateUtc="2026-10-12T00:19:00Z"/>
              </w:rPr>
            </w:pPr>
            <w:ins w:id="2395" w:author="김은수" w:date="2026-10-12T09:19:00Z" w16du:dateUtc="2026-10-12T00:19:00Z">
              <w:r>
                <w:t>SI-ID-CM3-001</w:t>
              </w:r>
              <w:r>
                <w:br/>
                <w:t>시스템 제어 모듈</w:t>
              </w:r>
            </w:ins>
          </w:p>
          <w:p w14:paraId="7D17098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96" w:author="김은수" w:date="2026-10-12T09:19:00Z" w16du:dateUtc="2026-10-12T00:19:00Z"/>
              </w:rPr>
            </w:pPr>
            <w:ins w:id="2397" w:author="김은수" w:date="2026-10-12T09:19:00Z" w16du:dateUtc="2026-10-12T00:19:00Z">
              <w:r>
                <w:t>SI-ID-CFX-001</w:t>
              </w:r>
              <w:r>
                <w:br/>
                <w:t>시스템 제어 모듈</w:t>
              </w:r>
            </w:ins>
          </w:p>
          <w:p w14:paraId="77D6AF2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398" w:author="김은수" w:date="2026-10-12T09:19:00Z" w16du:dateUtc="2026-10-12T00:19:00Z"/>
              </w:rPr>
            </w:pPr>
            <w:ins w:id="2399" w:author="김은수" w:date="2026-10-12T09:19:00Z" w16du:dateUtc="2026-10-12T00:19:00Z">
              <w:r>
                <w:t>SI-ID-CFX-002</w:t>
              </w:r>
              <w:r>
                <w:br/>
                <w:t>신호처리 모듈</w:t>
              </w:r>
            </w:ins>
          </w:p>
          <w:p w14:paraId="020B57D9"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400" w:author="김은수" w:date="2026-10-12T09:19:00Z" w16du:dateUtc="2026-10-12T00:19:00Z"/>
              </w:rPr>
            </w:pPr>
            <w:ins w:id="2401" w:author="김은수" w:date="2026-10-12T09:19:00Z" w16du:dateUtc="2026-10-12T00:19:00Z">
              <w:r>
                <w:t>SI-ID-HEAR-001</w:t>
              </w:r>
              <w:r>
                <w:br/>
                <w:t>신호처리 모듈</w:t>
              </w:r>
            </w:ins>
          </w:p>
        </w:tc>
        <w:tc>
          <w:tcPr>
            <w:tcW w:w="5228" w:type="dxa"/>
            <w:vAlign w:val="top"/>
          </w:tcPr>
          <w:p w14:paraId="0835D51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02" w:author="김은수" w:date="2026-10-12T09:19:00Z" w16du:dateUtc="2026-10-12T00:19:00Z"/>
              </w:rPr>
            </w:pPr>
            <w:ins w:id="2403" w:author="김은수" w:date="2026-10-12T09:19:00Z" w16du:dateUtc="2026-10-12T00:19:00Z">
              <w:r>
                <w:t>SU-ID-CM3-023</w:t>
              </w:r>
              <w:r>
                <w:br/>
                <w:t>오디오 및 자극 볼륨 설정</w:t>
              </w:r>
            </w:ins>
          </w:p>
          <w:p w14:paraId="143D4C4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04" w:author="김은수" w:date="2026-10-12T09:19:00Z" w16du:dateUtc="2026-10-12T00:19:00Z"/>
              </w:rPr>
            </w:pPr>
            <w:ins w:id="2405" w:author="김은수" w:date="2026-10-12T09:19:00Z" w16du:dateUtc="2026-10-12T00:19:00Z">
              <w:r>
                <w:t>SU-ID-CFX-011</w:t>
              </w:r>
              <w:r>
                <w:br/>
                <w:t>맵 및 볼륨 변경 처리</w:t>
              </w:r>
            </w:ins>
          </w:p>
          <w:p w14:paraId="0EA3CD4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06" w:author="김은수" w:date="2026-10-12T09:19:00Z" w16du:dateUtc="2026-10-12T00:19:00Z"/>
              </w:rPr>
            </w:pPr>
            <w:ins w:id="2407" w:author="김은수" w:date="2026-10-12T09:19:00Z" w16du:dateUtc="2026-10-12T00:19:00Z">
              <w:r>
                <w:t>SU-ID-CFX-022</w:t>
              </w:r>
              <w:r>
                <w:br/>
                <w:t>AGC 입력 크기 읽기와 공유</w:t>
              </w:r>
            </w:ins>
          </w:p>
          <w:p w14:paraId="3D06B55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08" w:author="김은수" w:date="2026-10-12T09:19:00Z" w16du:dateUtc="2026-10-12T00:19:00Z"/>
              </w:rPr>
            </w:pPr>
            <w:ins w:id="2409" w:author="김은수" w:date="2026-10-12T09:19:00Z" w16du:dateUtc="2026-10-12T00:19:00Z">
              <w:r>
                <w:t>SU-ID-CFX-023</w:t>
              </w:r>
              <w:r>
                <w:br/>
                <w:t>AGC 목표 이득 계산</w:t>
              </w:r>
            </w:ins>
          </w:p>
          <w:p w14:paraId="4567573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10" w:author="김은수" w:date="2026-10-12T09:19:00Z" w16du:dateUtc="2026-10-12T00:19:00Z"/>
              </w:rPr>
            </w:pPr>
            <w:ins w:id="2411" w:author="김은수" w:date="2026-10-12T09:19:00Z" w16du:dateUtc="2026-10-12T00:19:00Z">
              <w:r>
                <w:t>SU-ID-CFX-024</w:t>
              </w:r>
              <w:r>
                <w:br/>
                <w:t>AGC 이득의 시간 변화</w:t>
              </w:r>
            </w:ins>
          </w:p>
          <w:p w14:paraId="288A506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12" w:author="김은수" w:date="2026-10-12T09:19:00Z" w16du:dateUtc="2026-10-12T00:19:00Z"/>
              </w:rPr>
            </w:pPr>
            <w:ins w:id="2413" w:author="김은수" w:date="2026-10-12T09:19:00Z" w16du:dateUtc="2026-10-12T00:19:00Z">
              <w:r>
                <w:t>SU-ID-CFX-025</w:t>
              </w:r>
              <w:r>
                <w:br/>
                <w:t>AGC 표본 이득 적용</w:t>
              </w:r>
            </w:ins>
          </w:p>
          <w:p w14:paraId="5D3B03F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14" w:author="김은수" w:date="2026-10-12T09:19:00Z" w16du:dateUtc="2026-10-12T00:19:00Z"/>
              </w:rPr>
            </w:pPr>
            <w:ins w:id="2415" w:author="김은수" w:date="2026-10-12T09:19:00Z" w16du:dateUtc="2026-10-12T00:19:00Z">
              <w:r>
                <w:t>SU-ID-HEAR-001</w:t>
              </w:r>
              <w:r>
                <w:br/>
                <w:t>오디오 절대값 최대값 연산</w:t>
              </w:r>
            </w:ins>
          </w:p>
        </w:tc>
      </w:tr>
      <w:tr w:rsidR="0058450E" w14:paraId="5AA2E3EB" w14:textId="77777777" w:rsidTr="00D44296">
        <w:trPr>
          <w:cantSplit/>
          <w:ins w:id="2416"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78EA420" w14:textId="77777777" w:rsidR="0058450E" w:rsidRDefault="0058450E">
            <w:pPr>
              <w:pStyle w:val="TDCe"/>
              <w:widowControl w:val="0"/>
              <w:spacing w:line="264" w:lineRule="auto"/>
              <w:rPr>
                <w:ins w:id="2417" w:author="김은수" w:date="2026-10-12T09:19:00Z" w16du:dateUtc="2026-10-12T00:19:00Z"/>
              </w:rPr>
            </w:pPr>
            <w:ins w:id="2418" w:author="김은수" w:date="2026-10-12T09:19:00Z" w16du:dateUtc="2026-10-12T00:19:00Z">
              <w:r>
                <w:t>SW-FW-RID-9</w:t>
              </w:r>
            </w:ins>
          </w:p>
        </w:tc>
        <w:tc>
          <w:tcPr>
            <w:tcW w:w="2670" w:type="dxa"/>
            <w:vAlign w:val="top"/>
          </w:tcPr>
          <w:p w14:paraId="063B032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19" w:author="김은수" w:date="2026-10-12T09:19:00Z" w16du:dateUtc="2026-10-12T00:19:00Z"/>
              </w:rPr>
            </w:pPr>
            <w:ins w:id="2420" w:author="김은수" w:date="2026-10-12T09:19:00Z" w16du:dateUtc="2026-10-12T00:19:00Z">
              <w:r>
                <w:t>SI-ID-CFX-001</w:t>
              </w:r>
              <w:r>
                <w:br/>
                <w:t>시스템 제어 모듈</w:t>
              </w:r>
            </w:ins>
          </w:p>
          <w:p w14:paraId="20F459A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21" w:author="김은수" w:date="2026-10-12T09:19:00Z" w16du:dateUtc="2026-10-12T00:19:00Z"/>
              </w:rPr>
            </w:pPr>
            <w:ins w:id="2422" w:author="김은수" w:date="2026-10-12T09:19:00Z" w16du:dateUtc="2026-10-12T00:19:00Z">
              <w:r>
                <w:t>SI-ID-CFX-002</w:t>
              </w:r>
              <w:r>
                <w:br/>
                <w:t>신호처리 모듈</w:t>
              </w:r>
            </w:ins>
          </w:p>
          <w:p w14:paraId="5920A393"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423" w:author="김은수" w:date="2026-10-12T09:19:00Z" w16du:dateUtc="2026-10-12T00:19:00Z"/>
              </w:rPr>
            </w:pPr>
            <w:ins w:id="2424" w:author="김은수" w:date="2026-10-12T09:19:00Z" w16du:dateUtc="2026-10-12T00:19:00Z">
              <w:r>
                <w:t>SI-ID-HEAR-001</w:t>
              </w:r>
              <w:r>
                <w:br/>
                <w:t>신호처리 모듈</w:t>
              </w:r>
            </w:ins>
          </w:p>
        </w:tc>
        <w:tc>
          <w:tcPr>
            <w:tcW w:w="5228" w:type="dxa"/>
            <w:vAlign w:val="top"/>
          </w:tcPr>
          <w:p w14:paraId="54302FE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25" w:author="김은수" w:date="2026-10-12T09:19:00Z" w16du:dateUtc="2026-10-12T00:19:00Z"/>
              </w:rPr>
            </w:pPr>
            <w:ins w:id="2426" w:author="김은수" w:date="2026-10-12T09:19:00Z" w16du:dateUtc="2026-10-12T00:19:00Z">
              <w:r>
                <w:t>SU-ID-CFX-002</w:t>
              </w:r>
              <w:r>
                <w:br/>
                <w:t>HEAR 실행 준비</w:t>
              </w:r>
            </w:ins>
          </w:p>
          <w:p w14:paraId="57AB2B5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27" w:author="김은수" w:date="2026-10-12T09:19:00Z" w16du:dateUtc="2026-10-12T00:19:00Z"/>
              </w:rPr>
            </w:pPr>
            <w:ins w:id="2428" w:author="김은수" w:date="2026-10-12T09:19:00Z" w16du:dateUtc="2026-10-12T00:19:00Z">
              <w:r>
                <w:t>SU-ID-CFX-026</w:t>
              </w:r>
              <w:r>
                <w:br/>
                <w:t>주파수 분석 입력 갱신</w:t>
              </w:r>
            </w:ins>
          </w:p>
          <w:p w14:paraId="5CAA110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29" w:author="김은수" w:date="2026-10-12T09:19:00Z" w16du:dateUtc="2026-10-12T00:19:00Z"/>
              </w:rPr>
            </w:pPr>
            <w:ins w:id="2430" w:author="김은수" w:date="2026-10-12T09:19:00Z" w16du:dateUtc="2026-10-12T00:19:00Z">
              <w:r>
                <w:t>SU-ID-CFX-028</w:t>
              </w:r>
              <w:r>
                <w:br/>
                <w:t>대역별 대표값 및 크기 보상</w:t>
              </w:r>
            </w:ins>
          </w:p>
          <w:p w14:paraId="035B24E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31" w:author="김은수" w:date="2026-10-12T09:19:00Z" w16du:dateUtc="2026-10-12T00:19:00Z"/>
              </w:rPr>
            </w:pPr>
            <w:ins w:id="2432" w:author="김은수" w:date="2026-10-12T09:19:00Z" w16du:dateUtc="2026-10-12T00:19:00Z">
              <w:r>
                <w:t>SU-ID-HEAR-002</w:t>
              </w:r>
              <w:r>
                <w:br/>
                <w:t>창 적용 FFT와 크기 연산</w:t>
              </w:r>
            </w:ins>
          </w:p>
        </w:tc>
      </w:tr>
      <w:tr w:rsidR="0058450E" w14:paraId="532639F6" w14:textId="77777777" w:rsidTr="00D44296">
        <w:trPr>
          <w:cantSplit/>
          <w:ins w:id="2433"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360E84D7" w14:textId="77777777" w:rsidR="0058450E" w:rsidRDefault="0058450E">
            <w:pPr>
              <w:pStyle w:val="TDCe"/>
              <w:widowControl w:val="0"/>
              <w:spacing w:line="264" w:lineRule="auto"/>
              <w:rPr>
                <w:ins w:id="2434" w:author="김은수" w:date="2026-10-12T09:19:00Z" w16du:dateUtc="2026-10-12T00:19:00Z"/>
              </w:rPr>
            </w:pPr>
            <w:ins w:id="2435" w:author="김은수" w:date="2026-10-12T09:19:00Z" w16du:dateUtc="2026-10-12T00:19:00Z">
              <w:r>
                <w:lastRenderedPageBreak/>
                <w:t>SW-FW-RID-10</w:t>
              </w:r>
            </w:ins>
          </w:p>
        </w:tc>
        <w:tc>
          <w:tcPr>
            <w:tcW w:w="2670" w:type="dxa"/>
            <w:vAlign w:val="top"/>
          </w:tcPr>
          <w:p w14:paraId="660AF71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36" w:author="김은수" w:date="2026-10-12T09:19:00Z" w16du:dateUtc="2026-10-12T00:19:00Z"/>
              </w:rPr>
            </w:pPr>
            <w:ins w:id="2437" w:author="김은수" w:date="2026-10-12T09:19:00Z" w16du:dateUtc="2026-10-12T00:19:00Z">
              <w:r>
                <w:t>SI-ID-CFX-001</w:t>
              </w:r>
              <w:r>
                <w:br/>
                <w:t>시스템 제어 모듈</w:t>
              </w:r>
            </w:ins>
          </w:p>
          <w:p w14:paraId="4DB6C03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38" w:author="김은수" w:date="2026-10-12T09:19:00Z" w16du:dateUtc="2026-10-12T00:19:00Z"/>
              </w:rPr>
            </w:pPr>
            <w:ins w:id="2439" w:author="김은수" w:date="2026-10-12T09:19:00Z" w16du:dateUtc="2026-10-12T00:19:00Z">
              <w:r>
                <w:t>SI-ID-CFX-002</w:t>
              </w:r>
              <w:r>
                <w:br/>
                <w:t>신호처리 모듈</w:t>
              </w:r>
            </w:ins>
          </w:p>
          <w:p w14:paraId="76F7FB87"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440" w:author="김은수" w:date="2026-10-12T09:19:00Z" w16du:dateUtc="2026-10-12T00:19:00Z"/>
              </w:rPr>
            </w:pPr>
            <w:ins w:id="2441" w:author="김은수" w:date="2026-10-12T09:19:00Z" w16du:dateUtc="2026-10-12T00:19:00Z">
              <w:r>
                <w:t>SI-ID-CM3-001</w:t>
              </w:r>
              <w:r>
                <w:br/>
                <w:t>시스템 제어 모듈</w:t>
              </w:r>
            </w:ins>
          </w:p>
        </w:tc>
        <w:tc>
          <w:tcPr>
            <w:tcW w:w="5228" w:type="dxa"/>
            <w:vAlign w:val="top"/>
          </w:tcPr>
          <w:p w14:paraId="2279612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42" w:author="김은수" w:date="2026-10-12T09:19:00Z" w16du:dateUtc="2026-10-12T00:19:00Z"/>
              </w:rPr>
            </w:pPr>
            <w:ins w:id="2443" w:author="김은수" w:date="2026-10-12T09:19:00Z" w16du:dateUtc="2026-10-12T00:19:00Z">
              <w:r>
                <w:t>SU-ID-CFX-012</w:t>
              </w:r>
              <w:r>
                <w:br/>
                <w:t>공유 맵 데이터 복사</w:t>
              </w:r>
            </w:ins>
          </w:p>
          <w:p w14:paraId="2591F45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44" w:author="김은수" w:date="2026-10-12T09:19:00Z" w16du:dateUtc="2026-10-12T00:19:00Z"/>
              </w:rPr>
            </w:pPr>
            <w:ins w:id="2445" w:author="김은수" w:date="2026-10-12T09:19:00Z" w16du:dateUtc="2026-10-12T00:19:00Z">
              <w:r>
                <w:t>SU-ID-CFX-027</w:t>
              </w:r>
              <w:r>
                <w:br/>
                <w:t>FFT 대역 인덱스 읽기</w:t>
              </w:r>
            </w:ins>
          </w:p>
          <w:p w14:paraId="6B582E4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46" w:author="김은수" w:date="2026-10-12T09:19:00Z" w16du:dateUtc="2026-10-12T00:19:00Z"/>
              </w:rPr>
            </w:pPr>
            <w:ins w:id="2447" w:author="김은수" w:date="2026-10-12T09:19:00Z" w16du:dateUtc="2026-10-12T00:19:00Z">
              <w:r>
                <w:t>SU-ID-CFX-028</w:t>
              </w:r>
              <w:r>
                <w:br/>
                <w:t>대역별 대표값 및 크기 보상</w:t>
              </w:r>
            </w:ins>
          </w:p>
          <w:p w14:paraId="30F5721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48" w:author="김은수" w:date="2026-10-12T09:19:00Z" w16du:dateUtc="2026-10-12T00:19:00Z"/>
              </w:rPr>
            </w:pPr>
            <w:ins w:id="2449" w:author="김은수" w:date="2026-10-12T09:19:00Z" w16du:dateUtc="2026-10-12T00:19:00Z">
              <w:r>
                <w:t>SU-ID-CM3-020</w:t>
              </w:r>
              <w:r>
                <w:br/>
                <w:t>맵 갱신 상태와 계산 자료 공유</w:t>
              </w:r>
            </w:ins>
          </w:p>
        </w:tc>
      </w:tr>
      <w:tr w:rsidR="0058450E" w14:paraId="38577C58" w14:textId="77777777" w:rsidTr="00D44296">
        <w:trPr>
          <w:cantSplit/>
          <w:ins w:id="245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7C8A8441" w14:textId="77777777" w:rsidR="0058450E" w:rsidRDefault="0058450E">
            <w:pPr>
              <w:pStyle w:val="TDCe"/>
              <w:widowControl w:val="0"/>
              <w:spacing w:line="264" w:lineRule="auto"/>
              <w:rPr>
                <w:ins w:id="2451" w:author="김은수" w:date="2026-10-12T09:19:00Z" w16du:dateUtc="2026-10-12T00:19:00Z"/>
              </w:rPr>
            </w:pPr>
            <w:ins w:id="2452" w:author="김은수" w:date="2026-10-12T09:19:00Z" w16du:dateUtc="2026-10-12T00:19:00Z">
              <w:r>
                <w:t>SW-FW-RID-11</w:t>
              </w:r>
            </w:ins>
          </w:p>
        </w:tc>
        <w:tc>
          <w:tcPr>
            <w:tcW w:w="2670" w:type="dxa"/>
            <w:vAlign w:val="top"/>
          </w:tcPr>
          <w:p w14:paraId="6900B56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53" w:author="김은수" w:date="2026-10-12T09:19:00Z" w16du:dateUtc="2026-10-12T00:19:00Z"/>
              </w:rPr>
            </w:pPr>
            <w:ins w:id="2454" w:author="김은수" w:date="2026-10-12T09:19:00Z" w16du:dateUtc="2026-10-12T00:19:00Z">
              <w:r>
                <w:t>SI-ID-CM3-002</w:t>
              </w:r>
              <w:r>
                <w:br/>
                <w:t>신호처리 모듈</w:t>
              </w:r>
            </w:ins>
          </w:p>
          <w:p w14:paraId="5B3C6A7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55" w:author="김은수" w:date="2026-10-12T09:19:00Z" w16du:dateUtc="2026-10-12T00:19:00Z"/>
              </w:rPr>
            </w:pPr>
            <w:ins w:id="2456" w:author="김은수" w:date="2026-10-12T09:19:00Z" w16du:dateUtc="2026-10-12T00:19:00Z">
              <w:r>
                <w:t>SI-ID-CFX-002</w:t>
              </w:r>
              <w:r>
                <w:br/>
                <w:t>신호처리 모듈</w:t>
              </w:r>
            </w:ins>
          </w:p>
          <w:p w14:paraId="37CD3198"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457" w:author="김은수" w:date="2026-10-12T09:19:00Z" w16du:dateUtc="2026-10-12T00:19:00Z"/>
              </w:rPr>
            </w:pPr>
            <w:ins w:id="2458" w:author="김은수" w:date="2026-10-12T09:19:00Z" w16du:dateUtc="2026-10-12T00:19:00Z">
              <w:r>
                <w:t>SI-ID-CFX-003</w:t>
              </w:r>
              <w:r>
                <w:br/>
                <w:t>내부 자극 장치 실행 모듈</w:t>
              </w:r>
            </w:ins>
          </w:p>
        </w:tc>
        <w:tc>
          <w:tcPr>
            <w:tcW w:w="5228" w:type="dxa"/>
            <w:vAlign w:val="top"/>
          </w:tcPr>
          <w:p w14:paraId="55F4704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59" w:author="김은수" w:date="2026-10-12T09:19:00Z" w16du:dateUtc="2026-10-12T00:19:00Z"/>
              </w:rPr>
            </w:pPr>
            <w:ins w:id="2460" w:author="김은수" w:date="2026-10-12T09:19:00Z" w16du:dateUtc="2026-10-12T00:19:00Z">
              <w:r>
                <w:t>SU-ID-CM3-027</w:t>
              </w:r>
              <w:r>
                <w:br/>
                <w:t>자극 프레임 수 계산</w:t>
              </w:r>
            </w:ins>
          </w:p>
          <w:p w14:paraId="1D85433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61" w:author="김은수" w:date="2026-10-12T09:19:00Z" w16du:dateUtc="2026-10-12T00:19:00Z"/>
              </w:rPr>
            </w:pPr>
            <w:ins w:id="2462" w:author="김은수" w:date="2026-10-12T09:19:00Z" w16du:dateUtc="2026-10-12T00:19:00Z">
              <w:r>
                <w:t>SU-ID-CFX-033</w:t>
              </w:r>
              <w:r>
                <w:br/>
                <w:t>CIS 전략과 전략 선택</w:t>
              </w:r>
            </w:ins>
          </w:p>
          <w:p w14:paraId="1C71726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63" w:author="김은수" w:date="2026-10-12T09:19:00Z" w16du:dateUtc="2026-10-12T00:19:00Z"/>
              </w:rPr>
            </w:pPr>
            <w:ins w:id="2464" w:author="김은수" w:date="2026-10-12T09:19:00Z" w16du:dateUtc="2026-10-12T00:19:00Z">
              <w:r>
                <w:t>SU-ID-CFX-034</w:t>
              </w:r>
              <w:r>
                <w:br/>
                <w:t>NofM 대역 선택</w:t>
              </w:r>
            </w:ins>
          </w:p>
          <w:p w14:paraId="473D7FF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65" w:author="김은수" w:date="2026-10-12T09:19:00Z" w16du:dateUtc="2026-10-12T00:19:00Z"/>
              </w:rPr>
            </w:pPr>
            <w:ins w:id="2466" w:author="김은수" w:date="2026-10-12T09:19:00Z" w16du:dateUtc="2026-10-12T00:19:00Z">
              <w:r>
                <w:t>SU-ID-CFX-035</w:t>
              </w:r>
              <w:r>
                <w:br/>
                <w:t>NofM 선택 대역 교차 배치</w:t>
              </w:r>
            </w:ins>
          </w:p>
          <w:p w14:paraId="1D636F0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67" w:author="김은수" w:date="2026-10-12T09:19:00Z" w16du:dateUtc="2026-10-12T00:19:00Z"/>
              </w:rPr>
            </w:pPr>
            <w:ins w:id="2468" w:author="김은수" w:date="2026-10-12T09:19:00Z" w16du:dateUtc="2026-10-12T00:19:00Z">
              <w:r>
                <w:t>SU-ID-CFX-036</w:t>
              </w:r>
              <w:r>
                <w:br/>
                <w:t>자극 패킷 헤더 구성</w:t>
              </w:r>
            </w:ins>
          </w:p>
          <w:p w14:paraId="0AA6B41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69" w:author="김은수" w:date="2026-10-12T09:19:00Z" w16du:dateUtc="2026-10-12T00:19:00Z"/>
              </w:rPr>
            </w:pPr>
            <w:ins w:id="2470" w:author="김은수" w:date="2026-10-12T09:19:00Z" w16du:dateUtc="2026-10-12T00:19:00Z">
              <w:r>
                <w:t>SU-ID-CFX-037</w:t>
              </w:r>
              <w:r>
                <w:br/>
                <w:t>NofM 패킷 구성과 분할 출력</w:t>
              </w:r>
            </w:ins>
          </w:p>
        </w:tc>
      </w:tr>
      <w:tr w:rsidR="0058450E" w14:paraId="44F2652B" w14:textId="77777777" w:rsidTr="00D44296">
        <w:trPr>
          <w:cantSplit/>
          <w:ins w:id="2471"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F4A1955" w14:textId="77777777" w:rsidR="0058450E" w:rsidRDefault="0058450E">
            <w:pPr>
              <w:pStyle w:val="TDCe"/>
              <w:widowControl w:val="0"/>
              <w:spacing w:line="264" w:lineRule="auto"/>
              <w:rPr>
                <w:ins w:id="2472" w:author="김은수" w:date="2026-10-12T09:19:00Z" w16du:dateUtc="2026-10-12T00:19:00Z"/>
              </w:rPr>
            </w:pPr>
            <w:ins w:id="2473" w:author="김은수" w:date="2026-10-12T09:19:00Z" w16du:dateUtc="2026-10-12T00:19:00Z">
              <w:r>
                <w:lastRenderedPageBreak/>
                <w:t>SW-FW-RID-12</w:t>
              </w:r>
            </w:ins>
          </w:p>
        </w:tc>
        <w:tc>
          <w:tcPr>
            <w:tcW w:w="2670" w:type="dxa"/>
            <w:vAlign w:val="top"/>
          </w:tcPr>
          <w:p w14:paraId="28BA91C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74" w:author="김은수" w:date="2026-10-12T09:19:00Z" w16du:dateUtc="2026-10-12T00:19:00Z"/>
              </w:rPr>
            </w:pPr>
            <w:ins w:id="2475" w:author="김은수" w:date="2026-10-12T09:19:00Z" w16du:dateUtc="2026-10-12T00:19:00Z">
              <w:r>
                <w:t>SI-ID-CFX-001</w:t>
              </w:r>
              <w:r>
                <w:br/>
                <w:t>시스템 제어 모듈</w:t>
              </w:r>
            </w:ins>
          </w:p>
          <w:p w14:paraId="1877F04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76" w:author="김은수" w:date="2026-10-12T09:19:00Z" w16du:dateUtc="2026-10-12T00:19:00Z"/>
              </w:rPr>
            </w:pPr>
            <w:ins w:id="2477" w:author="김은수" w:date="2026-10-12T09:19:00Z" w16du:dateUtc="2026-10-12T00:19:00Z">
              <w:r>
                <w:t>SI-ID-CFX-002</w:t>
              </w:r>
              <w:r>
                <w:br/>
                <w:t>신호처리 모듈</w:t>
              </w:r>
            </w:ins>
          </w:p>
          <w:p w14:paraId="4C491A2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78" w:author="김은수" w:date="2026-10-12T09:19:00Z" w16du:dateUtc="2026-10-12T00:19:00Z"/>
              </w:rPr>
            </w:pPr>
            <w:ins w:id="2479" w:author="김은수" w:date="2026-10-12T09:19:00Z" w16du:dateUtc="2026-10-12T00:19:00Z">
              <w:r>
                <w:t>SI-ID-CFX-003</w:t>
              </w:r>
              <w:r>
                <w:br/>
                <w:t>내부 자극 장치 실행 모듈</w:t>
              </w:r>
            </w:ins>
          </w:p>
          <w:p w14:paraId="2B7DF00A"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480" w:author="김은수" w:date="2026-10-12T09:19:00Z" w16du:dateUtc="2026-10-12T00:19:00Z"/>
              </w:rPr>
            </w:pPr>
            <w:ins w:id="2481" w:author="김은수" w:date="2026-10-12T09:19:00Z" w16du:dateUtc="2026-10-12T00:19:00Z">
              <w:r>
                <w:t>SI-ID-HEAR-001</w:t>
              </w:r>
              <w:r>
                <w:br/>
                <w:t>신호처리 모듈</w:t>
              </w:r>
            </w:ins>
          </w:p>
        </w:tc>
        <w:tc>
          <w:tcPr>
            <w:tcW w:w="5228" w:type="dxa"/>
            <w:vAlign w:val="top"/>
          </w:tcPr>
          <w:p w14:paraId="196E723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82" w:author="김은수" w:date="2026-10-12T09:19:00Z" w16du:dateUtc="2026-10-12T00:19:00Z"/>
              </w:rPr>
            </w:pPr>
            <w:ins w:id="2483" w:author="김은수" w:date="2026-10-12T09:19:00Z" w16du:dateUtc="2026-10-12T00:19:00Z">
              <w:r>
                <w:t>SU-ID-CFX-001</w:t>
              </w:r>
              <w:r>
                <w:br/>
                <w:t>인터럽트와 반복 실행 제어</w:t>
              </w:r>
            </w:ins>
          </w:p>
          <w:p w14:paraId="3D21A0B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84" w:author="김은수" w:date="2026-10-12T09:19:00Z" w16du:dateUtc="2026-10-12T00:19:00Z"/>
              </w:rPr>
            </w:pPr>
            <w:ins w:id="2485" w:author="김은수" w:date="2026-10-12T09:19:00Z" w16du:dateUtc="2026-10-12T00:19:00Z">
              <w:r>
                <w:t>SU-ID-CFX-007</w:t>
              </w:r>
              <w:r>
                <w:br/>
                <w:t>마이크 블록 수집</w:t>
              </w:r>
            </w:ins>
          </w:p>
          <w:p w14:paraId="4E1F97C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86" w:author="김은수" w:date="2026-10-12T09:19:00Z" w16du:dateUtc="2026-10-12T00:19:00Z"/>
              </w:rPr>
            </w:pPr>
            <w:ins w:id="2487" w:author="김은수" w:date="2026-10-12T09:19:00Z" w16du:dateUtc="2026-10-12T00:19:00Z">
              <w:r>
                <w:t>SU-ID-CFX-021</w:t>
              </w:r>
              <w:r>
                <w:br/>
                <w:t>신호처리 경로 선택</w:t>
              </w:r>
            </w:ins>
          </w:p>
          <w:p w14:paraId="2D0E541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88" w:author="김은수" w:date="2026-10-12T09:19:00Z" w16du:dateUtc="2026-10-12T00:19:00Z"/>
              </w:rPr>
            </w:pPr>
            <w:ins w:id="2489" w:author="김은수" w:date="2026-10-12T09:19:00Z" w16du:dateUtc="2026-10-12T00:19:00Z">
              <w:r>
                <w:t>SU-ID-CFX-026</w:t>
              </w:r>
              <w:r>
                <w:br/>
                <w:t>주파수 분석 입력 갱신</w:t>
              </w:r>
            </w:ins>
          </w:p>
          <w:p w14:paraId="19BD6D1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90" w:author="김은수" w:date="2026-10-12T09:19:00Z" w16du:dateUtc="2026-10-12T00:19:00Z"/>
              </w:rPr>
            </w:pPr>
            <w:ins w:id="2491" w:author="김은수" w:date="2026-10-12T09:19:00Z" w16du:dateUtc="2026-10-12T00:19:00Z">
              <w:r>
                <w:t>SU-ID-CFX-038</w:t>
              </w:r>
              <w:r>
                <w:br/>
                <w:t>PCM 모드 분기와 프리앰블</w:t>
              </w:r>
            </w:ins>
          </w:p>
          <w:p w14:paraId="130F110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92" w:author="김은수" w:date="2026-10-12T09:19:00Z" w16du:dateUtc="2026-10-12T00:19:00Z"/>
              </w:rPr>
            </w:pPr>
            <w:ins w:id="2493" w:author="김은수" w:date="2026-10-12T09:19:00Z" w16du:dateUtc="2026-10-12T00:19:00Z">
              <w:r>
                <w:t>SU-ID-HEAR-001</w:t>
              </w:r>
              <w:r>
                <w:br/>
                <w:t>오디오 절대값 최대값 연산</w:t>
              </w:r>
            </w:ins>
          </w:p>
          <w:p w14:paraId="440D152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94" w:author="김은수" w:date="2026-10-12T09:19:00Z" w16du:dateUtc="2026-10-12T00:19:00Z"/>
              </w:rPr>
            </w:pPr>
            <w:ins w:id="2495" w:author="김은수" w:date="2026-10-12T09:19:00Z" w16du:dateUtc="2026-10-12T00:19:00Z">
              <w:r>
                <w:t>SU-ID-HEAR-002</w:t>
              </w:r>
              <w:r>
                <w:br/>
                <w:t>창 적용 FFT와 크기 연산</w:t>
              </w:r>
            </w:ins>
          </w:p>
        </w:tc>
      </w:tr>
      <w:tr w:rsidR="0058450E" w14:paraId="2094DC87" w14:textId="77777777" w:rsidTr="00D44296">
        <w:trPr>
          <w:cantSplit/>
          <w:ins w:id="2496"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2200C32" w14:textId="77777777" w:rsidR="0058450E" w:rsidRDefault="0058450E">
            <w:pPr>
              <w:pStyle w:val="TDCe"/>
              <w:widowControl w:val="0"/>
              <w:spacing w:line="264" w:lineRule="auto"/>
              <w:rPr>
                <w:ins w:id="2497" w:author="김은수" w:date="2026-10-12T09:19:00Z" w16du:dateUtc="2026-10-12T00:19:00Z"/>
              </w:rPr>
            </w:pPr>
            <w:ins w:id="2498" w:author="김은수" w:date="2026-10-12T09:19:00Z" w16du:dateUtc="2026-10-12T00:19:00Z">
              <w:r>
                <w:t>SW-FW-RID-13</w:t>
              </w:r>
            </w:ins>
          </w:p>
        </w:tc>
        <w:tc>
          <w:tcPr>
            <w:tcW w:w="2670" w:type="dxa"/>
            <w:vAlign w:val="top"/>
          </w:tcPr>
          <w:p w14:paraId="4280B16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499" w:author="김은수" w:date="2026-10-12T09:19:00Z" w16du:dateUtc="2026-10-12T00:19:00Z"/>
              </w:rPr>
            </w:pPr>
            <w:ins w:id="2500" w:author="김은수" w:date="2026-10-12T09:19:00Z" w16du:dateUtc="2026-10-12T00:19:00Z">
              <w:r>
                <w:t>SI-ID-CM3-001</w:t>
              </w:r>
              <w:r>
                <w:br/>
                <w:t>시스템 제어 모듈</w:t>
              </w:r>
            </w:ins>
          </w:p>
          <w:p w14:paraId="5E21C08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01" w:author="김은수" w:date="2026-10-12T09:19:00Z" w16du:dateUtc="2026-10-12T00:19:00Z"/>
              </w:rPr>
            </w:pPr>
            <w:ins w:id="2502" w:author="김은수" w:date="2026-10-12T09:19:00Z" w16du:dateUtc="2026-10-12T00:19:00Z">
              <w:r>
                <w:t>SI-ID-CM3-003</w:t>
              </w:r>
              <w:r>
                <w:br/>
                <w:t>내부 자극 장치 실행 모듈</w:t>
              </w:r>
            </w:ins>
          </w:p>
          <w:p w14:paraId="4FE5247C"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503" w:author="김은수" w:date="2026-10-12T09:19:00Z" w16du:dateUtc="2026-10-12T00:19:00Z"/>
              </w:rPr>
            </w:pPr>
            <w:ins w:id="2504" w:author="김은수" w:date="2026-10-12T09:19:00Z" w16du:dateUtc="2026-10-12T00:19:00Z">
              <w:r>
                <w:t>SI-ID-CFX-001</w:t>
              </w:r>
              <w:r>
                <w:br/>
                <w:t>시스템 제어 모듈</w:t>
              </w:r>
            </w:ins>
          </w:p>
        </w:tc>
        <w:tc>
          <w:tcPr>
            <w:tcW w:w="5228" w:type="dxa"/>
            <w:vAlign w:val="top"/>
          </w:tcPr>
          <w:p w14:paraId="24B5908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05" w:author="김은수" w:date="2026-10-12T09:19:00Z" w16du:dateUtc="2026-10-12T00:19:00Z"/>
              </w:rPr>
            </w:pPr>
            <w:ins w:id="2506" w:author="김은수" w:date="2026-10-12T09:19:00Z" w16du:dateUtc="2026-10-12T00:19:00Z">
              <w:r>
                <w:t>SU-ID-CM3-006</w:t>
              </w:r>
              <w:r>
                <w:br/>
                <w:t>시스템 상태 및 맵 변경 공유</w:t>
              </w:r>
            </w:ins>
          </w:p>
          <w:p w14:paraId="6476389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07" w:author="김은수" w:date="2026-10-12T09:19:00Z" w16du:dateUtc="2026-10-12T00:19:00Z"/>
              </w:rPr>
            </w:pPr>
            <w:ins w:id="2508" w:author="김은수" w:date="2026-10-12T09:19:00Z" w16du:dateUtc="2026-10-12T00:19:00Z">
              <w:r>
                <w:t>SU-ID-CM3-022</w:t>
              </w:r>
              <w:r>
                <w:br/>
                <w:t>맵 목록과 선택 정보</w:t>
              </w:r>
            </w:ins>
          </w:p>
          <w:p w14:paraId="2666303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09" w:author="김은수" w:date="2026-10-12T09:19:00Z" w16du:dateUtc="2026-10-12T00:19:00Z"/>
              </w:rPr>
            </w:pPr>
            <w:ins w:id="2510" w:author="김은수" w:date="2026-10-12T09:19:00Z" w16du:dateUtc="2026-10-12T00:19:00Z">
              <w:r>
                <w:t>SU-ID-CM3-042</w:t>
              </w:r>
              <w:r>
                <w:br/>
                <w:t>내부기 및 사용자 설정 저장</w:t>
              </w:r>
            </w:ins>
          </w:p>
          <w:p w14:paraId="395426F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11" w:author="김은수" w:date="2026-10-12T09:19:00Z" w16du:dateUtc="2026-10-12T00:19:00Z"/>
              </w:rPr>
            </w:pPr>
            <w:ins w:id="2512" w:author="김은수" w:date="2026-10-12T09:19:00Z" w16du:dateUtc="2026-10-12T00:19:00Z">
              <w:r>
                <w:t>SU-ID-CM3-043</w:t>
              </w:r>
              <w:r>
                <w:br/>
                <w:t>맵 저장과 삭제 범위</w:t>
              </w:r>
            </w:ins>
          </w:p>
          <w:p w14:paraId="6C669C2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13" w:author="김은수" w:date="2026-10-12T09:19:00Z" w16du:dateUtc="2026-10-12T00:19:00Z"/>
              </w:rPr>
            </w:pPr>
            <w:ins w:id="2514" w:author="김은수" w:date="2026-10-12T09:19:00Z" w16du:dateUtc="2026-10-12T00:19:00Z">
              <w:r>
                <w:t>SU-ID-CFX-011</w:t>
              </w:r>
              <w:r>
                <w:br/>
                <w:t>맵 및 볼륨 변경 처리</w:t>
              </w:r>
            </w:ins>
          </w:p>
          <w:p w14:paraId="3782662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15" w:author="김은수" w:date="2026-10-12T09:19:00Z" w16du:dateUtc="2026-10-12T00:19:00Z"/>
              </w:rPr>
            </w:pPr>
            <w:ins w:id="2516" w:author="김은수" w:date="2026-10-12T09:19:00Z" w16du:dateUtc="2026-10-12T00:19:00Z">
              <w:r>
                <w:t>SU-ID-CFX-012</w:t>
              </w:r>
              <w:r>
                <w:br/>
                <w:t>공유 맵 데이터 복사</w:t>
              </w:r>
            </w:ins>
          </w:p>
        </w:tc>
      </w:tr>
      <w:tr w:rsidR="0058450E" w14:paraId="5736F379" w14:textId="77777777" w:rsidTr="00D44296">
        <w:trPr>
          <w:cantSplit/>
          <w:ins w:id="251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9DCE709" w14:textId="77777777" w:rsidR="0058450E" w:rsidRDefault="0058450E">
            <w:pPr>
              <w:pStyle w:val="TDCe"/>
              <w:widowControl w:val="0"/>
              <w:spacing w:line="264" w:lineRule="auto"/>
              <w:rPr>
                <w:ins w:id="2518" w:author="김은수" w:date="2026-10-12T09:19:00Z" w16du:dateUtc="2026-10-12T00:19:00Z"/>
              </w:rPr>
            </w:pPr>
            <w:ins w:id="2519" w:author="김은수" w:date="2026-10-12T09:19:00Z" w16du:dateUtc="2026-10-12T00:19:00Z">
              <w:r>
                <w:lastRenderedPageBreak/>
                <w:t>SW-FW-RID-14</w:t>
              </w:r>
            </w:ins>
          </w:p>
        </w:tc>
        <w:tc>
          <w:tcPr>
            <w:tcW w:w="2670" w:type="dxa"/>
            <w:vAlign w:val="top"/>
          </w:tcPr>
          <w:p w14:paraId="7A97FC6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20" w:author="김은수" w:date="2026-10-12T09:19:00Z" w16du:dateUtc="2026-10-12T00:19:00Z"/>
              </w:rPr>
            </w:pPr>
            <w:ins w:id="2521" w:author="김은수" w:date="2026-10-12T09:19:00Z" w16du:dateUtc="2026-10-12T00:19:00Z">
              <w:r>
                <w:t>SI-ID-CM3-001</w:t>
              </w:r>
              <w:r>
                <w:br/>
                <w:t>시스템 제어 모듈</w:t>
              </w:r>
            </w:ins>
          </w:p>
          <w:p w14:paraId="33BA640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22" w:author="김은수" w:date="2026-10-12T09:19:00Z" w16du:dateUtc="2026-10-12T00:19:00Z"/>
              </w:rPr>
            </w:pPr>
            <w:ins w:id="2523" w:author="김은수" w:date="2026-10-12T09:19:00Z" w16du:dateUtc="2026-10-12T00:19:00Z">
              <w:r>
                <w:t>SI-ID-CFX-001</w:t>
              </w:r>
              <w:r>
                <w:br/>
                <w:t>시스템 제어 모듈</w:t>
              </w:r>
            </w:ins>
          </w:p>
          <w:p w14:paraId="109CBA10"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524" w:author="김은수" w:date="2026-10-12T09:19:00Z" w16du:dateUtc="2026-10-12T00:19:00Z"/>
              </w:rPr>
            </w:pPr>
            <w:ins w:id="2525" w:author="김은수" w:date="2026-10-12T09:19:00Z" w16du:dateUtc="2026-10-12T00:19:00Z">
              <w:r>
                <w:t>SI-ID-CFX-002</w:t>
              </w:r>
              <w:r>
                <w:br/>
                <w:t>신호처리 모듈</w:t>
              </w:r>
            </w:ins>
          </w:p>
        </w:tc>
        <w:tc>
          <w:tcPr>
            <w:tcW w:w="5228" w:type="dxa"/>
            <w:vAlign w:val="top"/>
          </w:tcPr>
          <w:p w14:paraId="679AB6E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26" w:author="김은수" w:date="2026-10-12T09:19:00Z" w16du:dateUtc="2026-10-12T00:19:00Z"/>
              </w:rPr>
            </w:pPr>
            <w:ins w:id="2527" w:author="김은수" w:date="2026-10-12T09:19:00Z" w16du:dateUtc="2026-10-12T00:19:00Z">
              <w:r>
                <w:t>SU-ID-CM3-023</w:t>
              </w:r>
              <w:r>
                <w:br/>
                <w:t>오디오 및 자극 볼륨 설정</w:t>
              </w:r>
            </w:ins>
          </w:p>
          <w:p w14:paraId="3567938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28" w:author="김은수" w:date="2026-10-12T09:19:00Z" w16du:dateUtc="2026-10-12T00:19:00Z"/>
              </w:rPr>
            </w:pPr>
            <w:ins w:id="2529" w:author="김은수" w:date="2026-10-12T09:19:00Z" w16du:dateUtc="2026-10-12T00:19:00Z">
              <w:r>
                <w:t>SU-ID-CFX-011</w:t>
              </w:r>
              <w:r>
                <w:br/>
                <w:t>맵 및 볼륨 변경 처리</w:t>
              </w:r>
            </w:ins>
          </w:p>
          <w:p w14:paraId="6192C90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30" w:author="김은수" w:date="2026-10-12T09:19:00Z" w16du:dateUtc="2026-10-12T00:19:00Z"/>
              </w:rPr>
            </w:pPr>
            <w:ins w:id="2531" w:author="김은수" w:date="2026-10-12T09:19:00Z" w16du:dateUtc="2026-10-12T00:19:00Z">
              <w:r>
                <w:t>SU-ID-CFX-030</w:t>
              </w:r>
              <w:r>
                <w:br/>
                <w:t>자극 볼륨에 따른 C 값 계산</w:t>
              </w:r>
            </w:ins>
          </w:p>
        </w:tc>
      </w:tr>
      <w:tr w:rsidR="0058450E" w14:paraId="39A3DEA5" w14:textId="77777777" w:rsidTr="00D44296">
        <w:trPr>
          <w:cantSplit/>
          <w:ins w:id="253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7227524E" w14:textId="77777777" w:rsidR="0058450E" w:rsidRDefault="0058450E">
            <w:pPr>
              <w:pStyle w:val="TDCe"/>
              <w:widowControl w:val="0"/>
              <w:spacing w:line="264" w:lineRule="auto"/>
              <w:rPr>
                <w:ins w:id="2533" w:author="김은수" w:date="2026-10-12T09:19:00Z" w16du:dateUtc="2026-10-12T00:19:00Z"/>
              </w:rPr>
            </w:pPr>
            <w:ins w:id="2534" w:author="김은수" w:date="2026-10-12T09:19:00Z" w16du:dateUtc="2026-10-12T00:19:00Z">
              <w:r>
                <w:lastRenderedPageBreak/>
                <w:t>SW-FW-RID-15</w:t>
              </w:r>
            </w:ins>
          </w:p>
        </w:tc>
        <w:tc>
          <w:tcPr>
            <w:tcW w:w="2670" w:type="dxa"/>
            <w:vAlign w:val="top"/>
          </w:tcPr>
          <w:p w14:paraId="698D630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35" w:author="김은수" w:date="2026-10-12T09:19:00Z" w16du:dateUtc="2026-10-12T00:19:00Z"/>
                <w:del w:id="2536" w:author="김은수" w:date="2026-10-13T00:52:00Z"/>
              </w:rPr>
            </w:pPr>
            <w:ins w:id="2537" w:author="김은수" w:date="2026-10-12T09:19:00Z" w16du:dateUtc="2026-10-12T00:19:00Z">
              <w:del w:id="2538" w:author="김은수" w:date="2026-10-12T23:57:00Z">
                <w:r>
                  <w:delText>SI-ID-CFX-001</w:delText>
                </w:r>
                <w:r>
                  <w:br/>
                  <w:delText>시스템 제어 모듈</w:delText>
                </w:r>
              </w:del>
            </w:ins>
            <w:ins w:id="2539" w:author="김은수" w:date="2026-10-12T23:57:00Z">
              <w:del w:id="2540" w:author="김은수" w:date="2026-10-13T00:52:00Z">
                <w:r>
                  <w:delText>SI-ID-CFX-001</w:delText>
                </w:r>
                <w:r>
                  <w:br/>
                  <w:delText>시스템 제어 모듈SI-ID-CFX-002</w:delText>
                </w:r>
                <w:r>
                  <w:br/>
                  <w:delText>신호처리 모듈</w:delText>
                </w:r>
                <w:r>
                  <w:br/>
                  <w:delText>SI-ID-QCC-001 시스템 관리 모듈</w:delText>
                </w:r>
                <w:r>
                  <w:br/>
                  <w:delText>SI-ID-QCC-002 HW 인터페이스 모듈</w:delText>
                </w:r>
                <w:r>
                  <w:br/>
                  <w:delText>SI-ID-QCC-003 블루투스 모듈</w:delText>
                </w:r>
              </w:del>
            </w:ins>
          </w:p>
          <w:p w14:paraId="701C3A7C" w14:textId="219DFED8"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41" w:author="김은수" w:date="2026-10-13T00:52:00Z"/>
                <w:del w:id="2542" w:author="김은수" w:date="2026-10-13T10:30:00Z" w16du:dateUtc="2026-10-13T01:30:00Z"/>
              </w:rPr>
            </w:pPr>
            <w:ins w:id="2543" w:author="김은수" w:date="2026-10-13T00:52:00Z">
              <w:r>
                <w:t>SI-ID-CFX-001</w:t>
              </w:r>
              <w:r>
                <w:br/>
                <w:t>시스템 제어 모듈</w:t>
              </w:r>
              <w:r>
                <w:br/>
                <w:t>SI-ID-CFX-002</w:t>
              </w:r>
              <w:r>
                <w:br/>
                <w:t>신호처리 모듈</w:t>
              </w:r>
              <w:r>
                <w:br/>
              </w:r>
              <w:r>
                <w:rPr>
                  <w:color w:val="C00000"/>
                  <w:rPrChange w:id="2544" w:author="김은수" w:date="2026-10-16T07:34:00Z">
                    <w:rPr/>
                  </w:rPrChange>
                </w:rPr>
                <w:t>SI-ID-QCC-001</w:t>
              </w:r>
              <w:r>
                <w:rPr>
                  <w:color w:val="C00000"/>
                  <w:rPrChange w:id="2545" w:author="김은수" w:date="2026-10-16T07:34:00Z">
                    <w:rPr/>
                  </w:rPrChange>
                </w:rPr>
                <w:br/>
                <w:t>시스템 관리 모듈</w:t>
              </w:r>
              <w:r>
                <w:br/>
              </w:r>
              <w:r>
                <w:rPr>
                  <w:color w:val="C00000"/>
                  <w:rPrChange w:id="2546" w:author="김은수" w:date="2026-10-16T07:34:00Z">
                    <w:rPr/>
                  </w:rPrChange>
                </w:rPr>
                <w:t>SI-ID-QCC-002</w:t>
              </w:r>
              <w:r>
                <w:rPr>
                  <w:color w:val="C00000"/>
                  <w:rPrChange w:id="2547" w:author="김은수" w:date="2026-10-16T07:34:00Z">
                    <w:rPr/>
                  </w:rPrChange>
                </w:rPr>
                <w:br/>
                <w:t>HW 인터페이스 모듈</w:t>
              </w:r>
              <w:r>
                <w:br/>
              </w:r>
              <w:r>
                <w:rPr>
                  <w:color w:val="C00000"/>
                  <w:rPrChange w:id="2548" w:author="김은수" w:date="2026-10-16T07:34:00Z">
                    <w:rPr/>
                  </w:rPrChange>
                </w:rPr>
                <w:t>SI-ID-QCC-003</w:t>
              </w:r>
              <w:r>
                <w:rPr>
                  <w:color w:val="C00000"/>
                  <w:rPrChange w:id="2549" w:author="김은수" w:date="2026-10-16T07:34:00Z">
                    <w:rPr/>
                  </w:rPrChange>
                </w:rPr>
                <w:br/>
                <w:t>블루투스 모듈</w:t>
              </w:r>
            </w:ins>
          </w:p>
          <w:p w14:paraId="05FCA36F" w14:textId="015B2B6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50" w:author="김은수" w:date="2026-10-12T09:19:00Z" w16du:dateUtc="2026-10-12T00:19:00Z"/>
                <w:del w:id="2551" w:author="김은수" w:date="2026-10-13T10:30:00Z" w16du:dateUtc="2026-10-13T01:30:00Z"/>
              </w:rPr>
            </w:pPr>
            <w:ins w:id="2552" w:author="김은수" w:date="2026-10-12T09:19:00Z" w16du:dateUtc="2026-10-12T00:19:00Z">
              <w:del w:id="2553" w:author="김은수" w:date="2026-10-12T23:57:00Z">
                <w:r>
                  <w:delText>SI-ID-CFX-002</w:delText>
                </w:r>
                <w:r>
                  <w:br/>
                  <w:delText>신호처리 모듈</w:delText>
                </w:r>
              </w:del>
            </w:ins>
          </w:p>
          <w:p w14:paraId="48167A8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54" w:author="김은수" w:date="2026-10-12T09:19:00Z" w16du:dateUtc="2026-10-12T00:19:00Z"/>
              </w:rPr>
              <w:pPrChange w:id="2555"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2556" w:author="김은수" w:date="2026-10-12T09:19:00Z" w16du:dateUtc="2026-10-12T00:19:00Z">
              <w:del w:id="2557"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2558" w:author="김은수" w:date="2026-10-12T12:28:00Z">
              <w:del w:id="2559" w:author="김은수" w:date="2026-10-12T23:57:00Z">
                <w:r>
                  <w:delText>SI-ID-QCC-001 시스템 관리 모듈</w:delText>
                </w:r>
                <w:r>
                  <w:br/>
                  <w:delText>SI-ID-QCC-002 HW 인터페이스 모듈</w:delText>
                </w:r>
                <w:r>
                  <w:br/>
                  <w:delText>SI-ID-QCC-003 블루투스 모듈</w:delText>
                </w:r>
              </w:del>
            </w:ins>
          </w:p>
        </w:tc>
        <w:tc>
          <w:tcPr>
            <w:tcW w:w="5228" w:type="dxa"/>
            <w:vAlign w:val="top"/>
          </w:tcPr>
          <w:p w14:paraId="216705B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60" w:author="김은수" w:date="2026-10-12T09:19:00Z" w16du:dateUtc="2026-10-12T00:19:00Z"/>
                <w:del w:id="2561" w:author="김은수" w:date="2026-10-13T00:52:00Z"/>
              </w:rPr>
            </w:pPr>
            <w:ins w:id="2562" w:author="김은수" w:date="2026-10-12T09:19:00Z" w16du:dateUtc="2026-10-12T00:19:00Z">
              <w:del w:id="2563" w:author="김은수" w:date="2026-10-12T23:57:00Z">
                <w:r>
                  <w:delText>SU-ID-CFX-003</w:delText>
                </w:r>
                <w:r>
                  <w:br/>
                  <w:delText>마이크와 오디오 경로 설정</w:delText>
                </w:r>
              </w:del>
            </w:ins>
            <w:ins w:id="2564" w:author="김은수" w:date="2026-10-12T23:57:00Z">
              <w:del w:id="2565" w:author="김은수" w:date="2026-10-13T00:05:00Z">
                <w:r>
                  <w:delText>SU-ID-CFX-003</w:delText>
                </w:r>
                <w:r>
                  <w:br/>
                  <w:delText>마이크와 오디오 경로 설정SU-ID-CFX-005</w:delText>
                </w:r>
                <w:r>
                  <w:br/>
                  <w:delText>I2S 인터페이스 초기화SU-ID-CFX-007</w:delText>
                </w:r>
                <w:r>
                  <w:br/>
                  <w:delText>마이크 블록 수집SU-ID-CFX-008</w:delText>
                </w:r>
                <w:r>
                  <w:br/>
                  <w:delText>I2S 입력 상태 판정SU-ID-CFX-015</w:delText>
                </w:r>
                <w:r>
                  <w:br/>
                  <w:delText>I2S 수신 버퍼 관리SU-ID-CFX-016</w:delText>
                </w:r>
                <w:r>
                  <w:br/>
                  <w:delText>단일 및 두 입력 혼합SU-ID-CFX-017</w:delText>
                </w:r>
                <w:r>
                  <w:br/>
                  <w:delText>두 마이크 지연 합산 빔포밍SU-ID-CFX-018</w:delText>
                </w:r>
                <w:r>
                  <w:br/>
                  <w:delText>입력별 게인 혼합SU-ID-CFX-021</w:delText>
                </w:r>
                <w:r>
                  <w:br/>
                  <w:delText>신호처리 경로 선택</w:delText>
                </w:r>
                <w:r>
                  <w:br/>
                  <w:delText>SU-ID-QCC-001 시스템 초기화와 설정 유닛</w:delText>
                </w:r>
                <w:r>
                  <w:br/>
                  <w:delText>SU-ID-QCC-003 장치 상태 유닛</w:delText>
                </w:r>
                <w:r>
                  <w:br/>
                  <w:delText>SU-ID-QCC-005 PIO 포트 제어 유닛</w:delText>
                </w:r>
                <w:r>
                  <w:br/>
                  <w:delText>SU-ID-QCC-008 Bluetooth Classic 유닛</w:delText>
                </w:r>
                <w:r>
                  <w:br/>
                </w:r>
                <w:r>
                  <w:rPr>
                    <w:color w:val="C00000"/>
                    <w:sz w:val="24"/>
                    <w:szCs w:val="24"/>
                    <w:u w:val="single"/>
                  </w:rPr>
                  <w:delText>[QCC 자료 입력] 24bit·16kHz I2S 클럭/프레임·유효 신호의 실제 설정과 파형 자료가 필요하다.</w:delText>
                </w:r>
              </w:del>
            </w:ins>
            <w:ins w:id="2566" w:author="김은수" w:date="2026-10-13T00:05:00Z">
              <w:del w:id="2567" w:author="김은수" w:date="2026-10-13T00:52:00Z">
                <w:r>
                  <w:delText>SU-ID-CFX-003</w:delText>
                </w:r>
                <w:r>
                  <w:br/>
                  <w:delText>마이크와 오디오 경로 설정SU-ID-CFX-005</w:delText>
                </w:r>
                <w:r>
                  <w:br/>
                  <w:delText>I2S 인터페이스 초기화SU-ID-CFX-007</w:delText>
                </w:r>
                <w:r>
                  <w:br/>
                  <w:delText>마이크 블록 수집SU-ID-CFX-008</w:delText>
                </w:r>
                <w:r>
                  <w:br/>
                  <w:delText>I2S 입력 상태 판정SU-ID-CFX-015</w:delText>
                </w:r>
                <w:r>
                  <w:br/>
                  <w:delText>I2S 수신 버퍼 관리SU-ID-CFX-016</w:delText>
                </w:r>
                <w:r>
                  <w:br/>
                  <w:delText>단일 및 두 입력 혼합SU-ID-CFX-017</w:delText>
                </w:r>
                <w:r>
                  <w:br/>
                  <w:delText>두 마이크 지연 합산 빔포밍SU-ID-CFX-018</w:delText>
                </w:r>
                <w:r>
                  <w:br/>
                  <w:delText>입력별 게인 혼합SU-ID-CFX-021</w:delText>
                </w:r>
                <w:r>
                  <w:br/>
                  <w:delText>신호처리 경로 선택</w:delText>
                </w:r>
                <w:r>
                  <w:br/>
                  <w:delText>SU-ID-QCC-001 시스템 초기화와 설정 유닛</w:delText>
                </w:r>
                <w:r>
                  <w:br/>
                  <w:delText>SU-ID-QCC-003 장치 상태 유닛</w:delText>
                </w:r>
                <w:r>
                  <w:br/>
                  <w:delText>SU-ID-QCC-005 PIO 포트 제어 유닛</w:delText>
                </w:r>
                <w:r>
                  <w:br/>
                  <w:delText>SU-ID-QCC-008 Bluetooth Classic 유닛</w:delText>
                </w:r>
                <w:r>
                  <w:br/>
                </w:r>
                <w:r>
                  <w:rPr>
                    <w:color w:val="C00000"/>
                    <w:sz w:val="24"/>
                    <w:szCs w:val="24"/>
                    <w:u w:val="single"/>
                  </w:rPr>
                  <w:delText>[QCC 자료 입력] 24bit/16kHz I2S 클럭/프레임/유효 신호의 실제 설정과 파형 자료가 필요하다.</w:delText>
                </w:r>
              </w:del>
            </w:ins>
          </w:p>
          <w:p w14:paraId="08528583" w14:textId="009A3F01"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68" w:author="김은수" w:date="2026-10-13T00:52:00Z"/>
                <w:del w:id="2569" w:author="김은수" w:date="2026-10-13T10:30:00Z" w16du:dateUtc="2026-10-13T01:30:00Z"/>
              </w:rPr>
            </w:pPr>
            <w:ins w:id="2570" w:author="김은수" w:date="2026-10-13T00:52:00Z">
              <w:r>
                <w:t>SU-ID-CFX-003</w:t>
              </w:r>
              <w:r>
                <w:br/>
                <w:t>마이크와 오디오 경로 설정</w:t>
              </w:r>
              <w:r>
                <w:br/>
                <w:t>SU-ID-CFX-005</w:t>
              </w:r>
              <w:r>
                <w:br/>
                <w:t>I2S 인터페이스 초기화</w:t>
              </w:r>
              <w:r>
                <w:br/>
                <w:t>SU-ID-CFX-007</w:t>
              </w:r>
              <w:r>
                <w:br/>
                <w:t>마이크 블록 수집</w:t>
              </w:r>
              <w:r>
                <w:br/>
                <w:t>SU-ID-CFX-008</w:t>
              </w:r>
              <w:r>
                <w:br/>
                <w:t>I2S 입력 상태 판정</w:t>
              </w:r>
              <w:r>
                <w:br/>
                <w:t>SU-ID-CFX-015</w:t>
              </w:r>
              <w:r>
                <w:br/>
                <w:t>I2S 수신 버퍼 관리</w:t>
              </w:r>
              <w:r>
                <w:br/>
                <w:t>SU-ID-CFX-016</w:t>
              </w:r>
              <w:r>
                <w:br/>
                <w:t>단일 및 두 입력 혼합</w:t>
              </w:r>
              <w:r>
                <w:br/>
                <w:t>SU-ID-CFX-017</w:t>
              </w:r>
              <w:r>
                <w:br/>
                <w:t>두 마이크 지연 합산 빔포밍</w:t>
              </w:r>
              <w:r>
                <w:br/>
                <w:t>SU-ID-CFX-018</w:t>
              </w:r>
              <w:r>
                <w:br/>
                <w:t>입력별 게인 혼합</w:t>
              </w:r>
              <w:r>
                <w:br/>
                <w:t>SU-ID-CFX-021</w:t>
              </w:r>
              <w:r>
                <w:br/>
                <w:t>신호처리 경로 선택</w:t>
              </w:r>
              <w:r>
                <w:br/>
              </w:r>
              <w:r>
                <w:rPr>
                  <w:color w:val="C00000"/>
                  <w:rPrChange w:id="2571" w:author="김은수" w:date="2026-10-16T07:34:00Z">
                    <w:rPr/>
                  </w:rPrChange>
                </w:rPr>
                <w:t>SU-ID-QCC-001</w:t>
              </w:r>
              <w:r>
                <w:rPr>
                  <w:color w:val="C00000"/>
                  <w:rPrChange w:id="2572" w:author="김은수" w:date="2026-10-16T07:34:00Z">
                    <w:rPr/>
                  </w:rPrChange>
                </w:rPr>
                <w:br/>
                <w:t>시스템 초기화와 설정 유닛</w:t>
              </w:r>
              <w:r>
                <w:br/>
              </w:r>
              <w:r>
                <w:rPr>
                  <w:color w:val="C00000"/>
                  <w:rPrChange w:id="2573" w:author="김은수" w:date="2026-10-16T07:34:00Z">
                    <w:rPr/>
                  </w:rPrChange>
                </w:rPr>
                <w:t>SU-ID-QCC-003</w:t>
              </w:r>
              <w:r>
                <w:rPr>
                  <w:color w:val="C00000"/>
                  <w:rPrChange w:id="2574" w:author="김은수" w:date="2026-10-16T07:34:00Z">
                    <w:rPr/>
                  </w:rPrChange>
                </w:rPr>
                <w:br/>
                <w:t>장치 상태 유닛</w:t>
              </w:r>
              <w:r>
                <w:br/>
              </w:r>
              <w:r>
                <w:rPr>
                  <w:color w:val="C00000"/>
                  <w:rPrChange w:id="2575" w:author="김은수" w:date="2026-10-16T07:34:00Z">
                    <w:rPr/>
                  </w:rPrChange>
                </w:rPr>
                <w:t>SU-ID-QCC-005</w:t>
              </w:r>
              <w:r>
                <w:rPr>
                  <w:color w:val="C00000"/>
                  <w:rPrChange w:id="2576" w:author="김은수" w:date="2026-10-16T07:34:00Z">
                    <w:rPr/>
                  </w:rPrChange>
                </w:rPr>
                <w:br/>
                <w:t>PIO 포트 제어 유닛</w:t>
              </w:r>
              <w:r>
                <w:br/>
              </w:r>
              <w:r>
                <w:rPr>
                  <w:color w:val="C00000"/>
                  <w:rPrChange w:id="2577" w:author="김은수" w:date="2026-10-16T07:34:00Z">
                    <w:rPr/>
                  </w:rPrChange>
                </w:rPr>
                <w:t>SU-ID-QCC-008</w:t>
              </w:r>
              <w:r>
                <w:rPr>
                  <w:color w:val="C00000"/>
                  <w:rPrChange w:id="2578" w:author="김은수" w:date="2026-10-16T07:34:00Z">
                    <w:rPr/>
                  </w:rPrChange>
                </w:rPr>
                <w:br/>
                <w:t>Bluetooth Classic 유닛</w:t>
              </w:r>
            </w:ins>
          </w:p>
          <w:p w14:paraId="60D8B221" w14:textId="1936FE23"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79" w:author="김은수" w:date="2026-10-12T09:19:00Z" w16du:dateUtc="2026-10-12T00:19:00Z"/>
                <w:del w:id="2580" w:author="김은수" w:date="2026-10-13T10:30:00Z" w16du:dateUtc="2026-10-13T01:30:00Z"/>
              </w:rPr>
            </w:pPr>
            <w:ins w:id="2581" w:author="김은수" w:date="2026-10-12T09:19:00Z" w16du:dateUtc="2026-10-12T00:19:00Z">
              <w:del w:id="2582" w:author="김은수" w:date="2026-10-12T23:57:00Z">
                <w:r>
                  <w:delText>SU-ID-CFX-005</w:delText>
                </w:r>
                <w:r>
                  <w:br/>
                  <w:delText>I2S 인터페이스 초기화</w:delText>
                </w:r>
              </w:del>
            </w:ins>
          </w:p>
          <w:p w14:paraId="74367706" w14:textId="3BD298A6"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83" w:author="김은수" w:date="2026-10-12T09:19:00Z" w16du:dateUtc="2026-10-12T00:19:00Z"/>
                <w:del w:id="2584" w:author="김은수" w:date="2026-10-13T10:30:00Z" w16du:dateUtc="2026-10-13T01:30:00Z"/>
              </w:rPr>
            </w:pPr>
            <w:ins w:id="2585" w:author="김은수" w:date="2026-10-12T09:19:00Z" w16du:dateUtc="2026-10-12T00:19:00Z">
              <w:del w:id="2586" w:author="김은수" w:date="2026-10-12T23:57:00Z">
                <w:r>
                  <w:delText>SU-ID-CFX-007</w:delText>
                </w:r>
                <w:r>
                  <w:br/>
                  <w:delText>마이크 블록 수집</w:delText>
                </w:r>
              </w:del>
            </w:ins>
          </w:p>
          <w:p w14:paraId="6881159E" w14:textId="56F97A38"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87" w:author="김은수" w:date="2026-10-12T09:19:00Z" w16du:dateUtc="2026-10-12T00:19:00Z"/>
                <w:del w:id="2588" w:author="김은수" w:date="2026-10-13T10:30:00Z" w16du:dateUtc="2026-10-13T01:30:00Z"/>
              </w:rPr>
            </w:pPr>
            <w:ins w:id="2589" w:author="김은수" w:date="2026-10-12T09:19:00Z" w16du:dateUtc="2026-10-12T00:19:00Z">
              <w:del w:id="2590" w:author="김은수" w:date="2026-10-12T23:57:00Z">
                <w:r>
                  <w:delText>SU-ID-CFX-008</w:delText>
                </w:r>
                <w:r>
                  <w:br/>
                  <w:delText>I2S 입력 상태 판정</w:delText>
                </w:r>
              </w:del>
            </w:ins>
          </w:p>
          <w:p w14:paraId="3B2732BA" w14:textId="06892913"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91" w:author="김은수" w:date="2026-10-12T09:19:00Z" w16du:dateUtc="2026-10-12T00:19:00Z"/>
                <w:del w:id="2592" w:author="김은수" w:date="2026-10-13T10:30:00Z" w16du:dateUtc="2026-10-13T01:30:00Z"/>
              </w:rPr>
            </w:pPr>
            <w:ins w:id="2593" w:author="김은수" w:date="2026-10-12T09:19:00Z" w16du:dateUtc="2026-10-12T00:19:00Z">
              <w:del w:id="2594" w:author="김은수" w:date="2026-10-12T23:57:00Z">
                <w:r>
                  <w:delText>SU-ID-CFX-015</w:delText>
                </w:r>
                <w:r>
                  <w:br/>
                  <w:delText>I2S 수신 버퍼 관리</w:delText>
                </w:r>
              </w:del>
            </w:ins>
          </w:p>
          <w:p w14:paraId="69D1EBB9" w14:textId="751D77C8"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95" w:author="김은수" w:date="2026-10-12T09:19:00Z" w16du:dateUtc="2026-10-12T00:19:00Z"/>
                <w:del w:id="2596" w:author="김은수" w:date="2026-10-13T10:30:00Z" w16du:dateUtc="2026-10-13T01:30:00Z"/>
              </w:rPr>
            </w:pPr>
            <w:ins w:id="2597" w:author="김은수" w:date="2026-10-12T09:19:00Z" w16du:dateUtc="2026-10-12T00:19:00Z">
              <w:del w:id="2598" w:author="김은수" w:date="2026-10-12T23:57:00Z">
                <w:r>
                  <w:delText>SU-ID-CFX-016</w:delText>
                </w:r>
                <w:r>
                  <w:br/>
                  <w:delText>단일 및 두 입력 혼합</w:delText>
                </w:r>
              </w:del>
            </w:ins>
          </w:p>
          <w:p w14:paraId="354D1676" w14:textId="033721E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599" w:author="김은수" w:date="2026-10-12T09:19:00Z" w16du:dateUtc="2026-10-12T00:19:00Z"/>
                <w:del w:id="2600" w:author="김은수" w:date="2026-10-13T10:30:00Z" w16du:dateUtc="2026-10-13T01:30:00Z"/>
              </w:rPr>
            </w:pPr>
            <w:ins w:id="2601" w:author="김은수" w:date="2026-10-12T09:19:00Z" w16du:dateUtc="2026-10-12T00:19:00Z">
              <w:del w:id="2602" w:author="김은수" w:date="2026-10-12T23:57:00Z">
                <w:r>
                  <w:delText>SU-ID-CFX-017</w:delText>
                </w:r>
                <w:r>
                  <w:br/>
                  <w:delText>두 마이크 지연 합산 빔포밍</w:delText>
                </w:r>
              </w:del>
            </w:ins>
          </w:p>
          <w:p w14:paraId="6963892D" w14:textId="08F6E836"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03" w:author="김은수" w:date="2026-10-12T09:19:00Z" w16du:dateUtc="2026-10-12T00:19:00Z"/>
                <w:del w:id="2604" w:author="김은수" w:date="2026-10-13T10:30:00Z" w16du:dateUtc="2026-10-13T01:30:00Z"/>
              </w:rPr>
            </w:pPr>
            <w:ins w:id="2605" w:author="김은수" w:date="2026-10-12T09:19:00Z" w16du:dateUtc="2026-10-12T00:19:00Z">
              <w:del w:id="2606" w:author="김은수" w:date="2026-10-12T23:57:00Z">
                <w:r>
                  <w:delText>SU-ID-CFX-018</w:delText>
                </w:r>
                <w:r>
                  <w:br/>
                  <w:delText>입력별 게인 혼합</w:delText>
                </w:r>
              </w:del>
            </w:ins>
          </w:p>
          <w:p w14:paraId="2A927B29" w14:textId="0550D48D"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07" w:author="김은수" w:date="2026-10-12T09:19:00Z" w16du:dateUtc="2026-10-12T00:19:00Z"/>
                <w:del w:id="2608" w:author="김은수" w:date="2026-10-13T10:30:00Z" w16du:dateUtc="2026-10-13T01:30:00Z"/>
              </w:rPr>
            </w:pPr>
            <w:ins w:id="2609" w:author="김은수" w:date="2026-10-12T09:19:00Z" w16du:dateUtc="2026-10-12T00:19:00Z">
              <w:del w:id="2610" w:author="김은수" w:date="2026-10-12T23:57:00Z">
                <w:r>
                  <w:delText>SU-ID-CFX-021</w:delText>
                </w:r>
                <w:r>
                  <w:br/>
                  <w:delText>신호처리 경로 선택</w:delText>
                </w:r>
              </w:del>
            </w:ins>
          </w:p>
          <w:p w14:paraId="508B9861" w14:textId="52579736"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11" w:author="김은수" w:date="2026-10-12T09:19:00Z" w16du:dateUtc="2026-10-12T00:19:00Z"/>
                <w:del w:id="2612" w:author="김은수" w:date="2026-10-13T10:30:00Z" w16du:dateUtc="2026-10-13T01:30:00Z"/>
              </w:rPr>
              <w:pPrChange w:id="2613"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2614" w:author="김은수" w:date="2026-10-12T09:19:00Z" w16du:dateUtc="2026-10-12T00:19:00Z">
              <w:del w:id="2615"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2616" w:author="김은수" w:date="2026-10-12T12:28:00Z">
              <w:del w:id="2617" w:author="김은수" w:date="2026-10-12T23:57:00Z">
                <w:r>
                  <w:delText>SU-ID-QCC-001 시스템 초기화와 설정 유닛</w:delText>
                </w:r>
                <w:r>
                  <w:br/>
                  <w:delText>SU-ID-QCC-005 PIO 포트 제어 유닛</w:delText>
                </w:r>
                <w:r>
                  <w:br/>
                  <w:delText>SU-ID-QCC-008 Bluetooth Classic 유닛</w:delText>
                </w:r>
              </w:del>
            </w:ins>
          </w:p>
          <w:p w14:paraId="16619BD4"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618" w:author="김은수" w:date="2026-10-12T12:28:00Z"/>
              </w:rPr>
              <w:pPrChange w:id="2619"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2620" w:author="김은수" w:date="2026-10-12T12:28:00Z">
              <w:del w:id="2621" w:author="김은수" w:date="2026-10-12T23:57:00Z">
                <w:r>
                  <w:rPr>
                    <w:color w:val="C00000"/>
                    <w:sz w:val="24"/>
                    <w:szCs w:val="24"/>
                    <w:u w:val="single"/>
                  </w:rPr>
                  <w:delText>[QCC 자료 입력] 24bit·16kHz I2S 클럭/프레임·유효 신호의 실제 설정과 파형 자료가 필요하다.</w:delText>
                </w:r>
              </w:del>
            </w:ins>
          </w:p>
        </w:tc>
      </w:tr>
      <w:tr w:rsidR="0058450E" w14:paraId="75510FC0" w14:textId="77777777" w:rsidTr="00D44296">
        <w:trPr>
          <w:cantSplit/>
          <w:ins w:id="262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5EA1367B" w14:textId="77777777" w:rsidR="0058450E" w:rsidRDefault="0058450E">
            <w:pPr>
              <w:pStyle w:val="TDCe"/>
              <w:widowControl w:val="0"/>
              <w:spacing w:line="264" w:lineRule="auto"/>
              <w:rPr>
                <w:ins w:id="2623" w:author="김은수" w:date="2026-10-12T09:19:00Z" w16du:dateUtc="2026-10-12T00:19:00Z"/>
              </w:rPr>
            </w:pPr>
            <w:ins w:id="2624" w:author="김은수" w:date="2026-10-12T09:19:00Z" w16du:dateUtc="2026-10-12T00:19:00Z">
              <w:r>
                <w:lastRenderedPageBreak/>
                <w:t>SW-FW-RID-16</w:t>
              </w:r>
            </w:ins>
          </w:p>
        </w:tc>
        <w:tc>
          <w:tcPr>
            <w:tcW w:w="2670" w:type="dxa"/>
            <w:vAlign w:val="top"/>
          </w:tcPr>
          <w:p w14:paraId="69B40504"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625" w:author="김은수" w:date="2026-10-12T09:19:00Z" w16du:dateUtc="2026-10-12T00:19:00Z"/>
                <w:del w:id="2626" w:author="김은수" w:date="2026-10-13T00:52:00Z"/>
              </w:rPr>
            </w:pPr>
            <w:ins w:id="2627" w:author="김은수" w:date="2026-10-12T09:19:00Z" w16du:dateUtc="2026-10-12T00:19:00Z">
              <w:del w:id="2628" w:author="김은수" w:date="2026-10-12T23:57:00Z">
                <w:r>
                  <w:delText>SI-ID-CFX-001</w:delText>
                </w:r>
                <w:r>
                  <w:br/>
                  <w:delText>시스템 제어 모듈</w:delText>
                </w:r>
              </w:del>
            </w:ins>
            <w:ins w:id="2629" w:author="김은수" w:date="2026-10-12T23:57:00Z">
              <w:del w:id="2630" w:author="김은수" w:date="2026-10-13T00:52:00Z">
                <w:r>
                  <w:delText>SI-ID-CFX-001</w:delText>
                </w:r>
                <w:r>
                  <w:br/>
                  <w:delText>시스템 제어 모듈</w:delText>
                </w:r>
                <w:r>
                  <w:br/>
                  <w:delText>SI-ID-QCC-001 시스템 관리 모듈</w:delText>
                </w:r>
                <w:r>
                  <w:br/>
                  <w:delText>SI-ID-QCC-002 HW 인터페이스 모듈</w:delText>
                </w:r>
                <w:r>
                  <w:br/>
                  <w:delText>SI-ID-QCC-003 블루투스 모듈</w:delText>
                </w:r>
              </w:del>
            </w:ins>
          </w:p>
          <w:p w14:paraId="3A315FB7"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631" w:author="김은수" w:date="2026-10-13T00:52:00Z"/>
              </w:rPr>
            </w:pPr>
            <w:ins w:id="2632" w:author="김은수" w:date="2026-10-13T00:52:00Z">
              <w:r>
                <w:t>SI-ID-CFX-001</w:t>
              </w:r>
              <w:r>
                <w:br/>
                <w:t>시스템 제어 모듈</w:t>
              </w:r>
              <w:r>
                <w:br/>
              </w:r>
              <w:r>
                <w:rPr>
                  <w:color w:val="C00000"/>
                  <w:rPrChange w:id="2633" w:author="김은수" w:date="2026-10-16T07:34:00Z">
                    <w:rPr/>
                  </w:rPrChange>
                </w:rPr>
                <w:t>SI-ID-QCC-001</w:t>
              </w:r>
              <w:r>
                <w:rPr>
                  <w:color w:val="C00000"/>
                  <w:rPrChange w:id="2634" w:author="김은수" w:date="2026-10-16T07:34:00Z">
                    <w:rPr/>
                  </w:rPrChange>
                </w:rPr>
                <w:br/>
                <w:t>시스템 관리 모듈</w:t>
              </w:r>
              <w:r>
                <w:br/>
              </w:r>
              <w:r>
                <w:rPr>
                  <w:color w:val="C00000"/>
                  <w:rPrChange w:id="2635" w:author="김은수" w:date="2026-10-16T07:34:00Z">
                    <w:rPr/>
                  </w:rPrChange>
                </w:rPr>
                <w:t>SI-ID-QCC-002</w:t>
              </w:r>
              <w:r>
                <w:rPr>
                  <w:color w:val="C00000"/>
                  <w:rPrChange w:id="2636" w:author="김은수" w:date="2026-10-16T07:34:00Z">
                    <w:rPr/>
                  </w:rPrChange>
                </w:rPr>
                <w:br/>
                <w:t>HW 인터페이스 모듈</w:t>
              </w:r>
              <w:r>
                <w:br/>
              </w:r>
              <w:r>
                <w:rPr>
                  <w:color w:val="C00000"/>
                  <w:rPrChange w:id="2637" w:author="김은수" w:date="2026-10-16T07:34:00Z">
                    <w:rPr/>
                  </w:rPrChange>
                </w:rPr>
                <w:t>SI-ID-QCC-003</w:t>
              </w:r>
              <w:r>
                <w:rPr>
                  <w:color w:val="C00000"/>
                  <w:rPrChange w:id="2638" w:author="김은수" w:date="2026-10-16T07:34:00Z">
                    <w:rPr/>
                  </w:rPrChange>
                </w:rPr>
                <w:br/>
                <w:t>블루투스 모듈</w:t>
              </w:r>
            </w:ins>
          </w:p>
        </w:tc>
        <w:tc>
          <w:tcPr>
            <w:tcW w:w="5228" w:type="dxa"/>
            <w:vAlign w:val="top"/>
          </w:tcPr>
          <w:p w14:paraId="1331D39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39" w:author="김은수" w:date="2026-10-12T09:19:00Z" w16du:dateUtc="2026-10-12T00:19:00Z"/>
                <w:del w:id="2640" w:author="김은수" w:date="2026-10-13T00:52:00Z"/>
              </w:rPr>
            </w:pPr>
            <w:ins w:id="2641" w:author="김은수" w:date="2026-10-12T09:19:00Z" w16du:dateUtc="2026-10-12T00:19:00Z">
              <w:del w:id="2642" w:author="김은수" w:date="2026-10-12T23:57:00Z">
                <w:r>
                  <w:delText>SU-ID-CFX-003</w:delText>
                </w:r>
                <w:r>
                  <w:br/>
                  <w:delText>마이크와 오디오 경로 설정</w:delText>
                </w:r>
              </w:del>
            </w:ins>
            <w:ins w:id="2643" w:author="김은수" w:date="2026-10-12T23:57:00Z">
              <w:del w:id="2644" w:author="김은수" w:date="2026-10-13T00:52:00Z">
                <w:r>
                  <w:delText>SU-ID-CFX-003</w:delText>
                </w:r>
                <w:r>
                  <w:br/>
                  <w:delText>마이크와 오디오 경로 설정SU-ID-CFX-005</w:delText>
                </w:r>
                <w:r>
                  <w:br/>
                  <w:delText>I2S 인터페이스 초기화SU-ID-CFX-007</w:delText>
                </w:r>
                <w:r>
                  <w:br/>
                  <w:delText>마이크 블록 수집SU-ID-CFX-015</w:delText>
                </w:r>
                <w:r>
                  <w:br/>
                  <w:delText>I2S 수신 버퍼 관리</w:delText>
                </w:r>
                <w:r>
                  <w:br/>
                  <w:delText>SU-ID-QCC-001 시스템 초기화와 설정 유닛</w:delText>
                </w:r>
                <w:r>
                  <w:br/>
                  <w:delText>SU-ID-QCC-005 PIO 포트 제어 유닛</w:delText>
                </w:r>
                <w:r>
                  <w:br/>
                  <w:delText>SU-ID-QCC-008 Bluetooth Classic 유닛</w:delText>
                </w:r>
              </w:del>
            </w:ins>
          </w:p>
          <w:p w14:paraId="798EEEBD" w14:textId="7C0E797C"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45" w:author="김은수" w:date="2026-10-13T00:52:00Z"/>
                <w:del w:id="2646" w:author="김은수" w:date="2026-10-13T10:30:00Z" w16du:dateUtc="2026-10-13T01:30:00Z"/>
              </w:rPr>
            </w:pPr>
            <w:ins w:id="2647" w:author="김은수" w:date="2026-10-13T00:52:00Z">
              <w:r>
                <w:t>SU-ID-CFX-003</w:t>
              </w:r>
              <w:r>
                <w:br/>
                <w:t>마이크와 오디오 경로 설정</w:t>
              </w:r>
              <w:r>
                <w:br/>
                <w:t>SU-ID-CFX-005</w:t>
              </w:r>
              <w:r>
                <w:br/>
                <w:t>I2S 인터페이스 초기화</w:t>
              </w:r>
              <w:r>
                <w:br/>
                <w:t>SU-ID-CFX-007</w:t>
              </w:r>
              <w:r>
                <w:br/>
                <w:t>마이크 블록 수집</w:t>
              </w:r>
              <w:r>
                <w:br/>
                <w:t>SU-ID-CFX-015</w:t>
              </w:r>
              <w:r>
                <w:br/>
                <w:t>I2S 수신 버퍼 관리</w:t>
              </w:r>
              <w:r>
                <w:br/>
              </w:r>
              <w:r>
                <w:rPr>
                  <w:color w:val="C00000"/>
                  <w:rPrChange w:id="2648" w:author="김은수" w:date="2026-10-16T07:34:00Z">
                    <w:rPr/>
                  </w:rPrChange>
                </w:rPr>
                <w:t>SU-ID-QCC-001</w:t>
              </w:r>
              <w:r>
                <w:rPr>
                  <w:color w:val="C00000"/>
                  <w:rPrChange w:id="2649" w:author="김은수" w:date="2026-10-16T07:34:00Z">
                    <w:rPr/>
                  </w:rPrChange>
                </w:rPr>
                <w:br/>
                <w:t>시스템 초기화와 설정 유닛</w:t>
              </w:r>
              <w:r>
                <w:br/>
              </w:r>
              <w:r>
                <w:rPr>
                  <w:color w:val="C00000"/>
                  <w:rPrChange w:id="2650" w:author="김은수" w:date="2026-10-16T07:34:00Z">
                    <w:rPr/>
                  </w:rPrChange>
                </w:rPr>
                <w:t>SU-ID-QCC-005</w:t>
              </w:r>
              <w:r>
                <w:rPr>
                  <w:color w:val="C00000"/>
                  <w:rPrChange w:id="2651" w:author="김은수" w:date="2026-10-16T07:34:00Z">
                    <w:rPr/>
                  </w:rPrChange>
                </w:rPr>
                <w:br/>
                <w:t>PIO 포트 제어 유닛</w:t>
              </w:r>
              <w:r>
                <w:br/>
              </w:r>
              <w:r>
                <w:rPr>
                  <w:color w:val="C00000"/>
                  <w:rPrChange w:id="2652" w:author="김은수" w:date="2026-10-16T07:34:00Z">
                    <w:rPr/>
                  </w:rPrChange>
                </w:rPr>
                <w:t>SU-ID-QCC-008</w:t>
              </w:r>
              <w:r>
                <w:rPr>
                  <w:color w:val="C00000"/>
                  <w:rPrChange w:id="2653" w:author="김은수" w:date="2026-10-16T07:34:00Z">
                    <w:rPr/>
                  </w:rPrChange>
                </w:rPr>
                <w:br/>
                <w:t>Bluetooth Classic 유닛</w:t>
              </w:r>
            </w:ins>
          </w:p>
          <w:p w14:paraId="7B69D346" w14:textId="282FBA0A"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54" w:author="김은수" w:date="2026-10-12T09:19:00Z" w16du:dateUtc="2026-10-12T00:19:00Z"/>
                <w:del w:id="2655" w:author="김은수" w:date="2026-10-13T10:30:00Z" w16du:dateUtc="2026-10-13T01:30:00Z"/>
              </w:rPr>
            </w:pPr>
            <w:ins w:id="2656" w:author="김은수" w:date="2026-10-12T09:19:00Z" w16du:dateUtc="2026-10-12T00:19:00Z">
              <w:del w:id="2657" w:author="김은수" w:date="2026-10-12T23:57:00Z">
                <w:r>
                  <w:delText>SU-ID-CFX-005</w:delText>
                </w:r>
                <w:r>
                  <w:br/>
                  <w:delText>I2S 인터페이스 초기화</w:delText>
                </w:r>
              </w:del>
            </w:ins>
          </w:p>
          <w:p w14:paraId="25DB2622" w14:textId="7C3F6C6E"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58" w:author="김은수" w:date="2026-10-12T09:19:00Z" w16du:dateUtc="2026-10-12T00:19:00Z"/>
                <w:del w:id="2659" w:author="김은수" w:date="2026-10-13T10:30:00Z" w16du:dateUtc="2026-10-13T01:30:00Z"/>
              </w:rPr>
            </w:pPr>
            <w:ins w:id="2660" w:author="김은수" w:date="2026-10-12T09:19:00Z" w16du:dateUtc="2026-10-12T00:19:00Z">
              <w:del w:id="2661" w:author="김은수" w:date="2026-10-12T23:57:00Z">
                <w:r>
                  <w:delText>SU-ID-CFX-007</w:delText>
                </w:r>
                <w:r>
                  <w:br/>
                  <w:delText>마이크 블록 수집</w:delText>
                </w:r>
              </w:del>
            </w:ins>
          </w:p>
          <w:p w14:paraId="6352AA0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62" w:author="김은수" w:date="2026-10-12T09:19:00Z" w16du:dateUtc="2026-10-12T00:19:00Z"/>
              </w:rPr>
            </w:pPr>
            <w:ins w:id="2663" w:author="김은수" w:date="2026-10-12T09:19:00Z" w16du:dateUtc="2026-10-12T00:19:00Z">
              <w:del w:id="2664" w:author="김은수" w:date="2026-10-12T23:57:00Z">
                <w:r>
                  <w:delText>SU-ID-CFX-015</w:delText>
                </w:r>
                <w:r>
                  <w:br/>
                  <w:delText>I2S 수신 버퍼 관리</w:delText>
                </w:r>
              </w:del>
            </w:ins>
          </w:p>
        </w:tc>
      </w:tr>
      <w:tr w:rsidR="0058450E" w14:paraId="246E9809" w14:textId="77777777" w:rsidTr="00D44296">
        <w:trPr>
          <w:cantSplit/>
          <w:ins w:id="2665"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41D630B6" w14:textId="77777777" w:rsidR="0058450E" w:rsidRDefault="0058450E">
            <w:pPr>
              <w:pStyle w:val="TDCe"/>
              <w:widowControl w:val="0"/>
              <w:spacing w:line="264" w:lineRule="auto"/>
              <w:rPr>
                <w:ins w:id="2666" w:author="김은수" w:date="2026-10-12T09:19:00Z" w16du:dateUtc="2026-10-12T00:19:00Z"/>
              </w:rPr>
            </w:pPr>
            <w:ins w:id="2667" w:author="김은수" w:date="2026-10-12T09:19:00Z" w16du:dateUtc="2026-10-12T00:19:00Z">
              <w:r>
                <w:t>SW-FW-RID-17</w:t>
              </w:r>
            </w:ins>
          </w:p>
        </w:tc>
        <w:tc>
          <w:tcPr>
            <w:tcW w:w="2670" w:type="dxa"/>
            <w:vAlign w:val="top"/>
          </w:tcPr>
          <w:p w14:paraId="5117889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68" w:author="김은수" w:date="2026-10-12T09:19:00Z" w16du:dateUtc="2026-10-12T00:19:00Z"/>
              </w:rPr>
            </w:pPr>
            <w:ins w:id="2669" w:author="김은수" w:date="2026-10-12T09:19:00Z" w16du:dateUtc="2026-10-12T00:19:00Z">
              <w:r>
                <w:t>SI-ID-CFX-001</w:t>
              </w:r>
              <w:r>
                <w:br/>
                <w:t>시스템 제어 모듈</w:t>
              </w:r>
            </w:ins>
          </w:p>
          <w:p w14:paraId="0EE0C85A"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670" w:author="김은수" w:date="2026-10-12T09:19:00Z" w16du:dateUtc="2026-10-12T00:19:00Z"/>
              </w:rPr>
            </w:pPr>
            <w:ins w:id="2671" w:author="김은수" w:date="2026-10-12T09:19:00Z" w16du:dateUtc="2026-10-12T00:19:00Z">
              <w:r>
                <w:t>SI-ID-CFX-003</w:t>
              </w:r>
              <w:r>
                <w:br/>
                <w:t>내부 자극 장치 실행 모듈</w:t>
              </w:r>
            </w:ins>
          </w:p>
        </w:tc>
        <w:tc>
          <w:tcPr>
            <w:tcW w:w="5228" w:type="dxa"/>
            <w:vAlign w:val="top"/>
          </w:tcPr>
          <w:p w14:paraId="6072EBF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72" w:author="김은수" w:date="2026-10-12T09:19:00Z" w16du:dateUtc="2026-10-12T00:19:00Z"/>
              </w:rPr>
            </w:pPr>
            <w:ins w:id="2673" w:author="김은수" w:date="2026-10-12T09:19:00Z" w16du:dateUtc="2026-10-12T00:19:00Z">
              <w:r>
                <w:t>SU-ID-CFX-004</w:t>
              </w:r>
              <w:r>
                <w:br/>
                <w:t>PCM 인터페이스 초기화</w:t>
              </w:r>
            </w:ins>
          </w:p>
          <w:p w14:paraId="33D2BF8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74" w:author="김은수" w:date="2026-10-12T09:19:00Z" w16du:dateUtc="2026-10-12T00:19:00Z"/>
              </w:rPr>
            </w:pPr>
            <w:ins w:id="2675" w:author="김은수" w:date="2026-10-12T09:19:00Z" w16du:dateUtc="2026-10-12T00:19:00Z">
              <w:r>
                <w:t>SU-ID-CFX-036</w:t>
              </w:r>
              <w:r>
                <w:br/>
                <w:t>자극 패킷 헤더 구성</w:t>
              </w:r>
            </w:ins>
          </w:p>
          <w:p w14:paraId="3709F68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76" w:author="김은수" w:date="2026-10-12T09:19:00Z" w16du:dateUtc="2026-10-12T00:19:00Z"/>
              </w:rPr>
            </w:pPr>
            <w:ins w:id="2677" w:author="김은수" w:date="2026-10-12T09:19:00Z" w16du:dateUtc="2026-10-12T00:19:00Z">
              <w:r>
                <w:t>SU-ID-CFX-038</w:t>
              </w:r>
              <w:r>
                <w:br/>
                <w:t>PCM 모드 분기와 프리앰블</w:t>
              </w:r>
            </w:ins>
          </w:p>
          <w:p w14:paraId="144489F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78" w:author="김은수" w:date="2026-10-12T09:19:00Z" w16du:dateUtc="2026-10-12T00:19:00Z"/>
              </w:rPr>
            </w:pPr>
            <w:ins w:id="2679" w:author="김은수" w:date="2026-10-12T09:19:00Z" w16du:dateUtc="2026-10-12T00:19:00Z">
              <w:r>
                <w:t>SU-ID-CFX-039</w:t>
              </w:r>
              <w:r>
                <w:br/>
                <w:t>실시간 자극 데이터 생성</w:t>
              </w:r>
            </w:ins>
          </w:p>
        </w:tc>
      </w:tr>
      <w:tr w:rsidR="0058450E" w14:paraId="4899A80F" w14:textId="77777777" w:rsidTr="00D44296">
        <w:trPr>
          <w:cantSplit/>
          <w:ins w:id="268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41CB650A" w14:textId="77777777" w:rsidR="0058450E" w:rsidRDefault="0058450E">
            <w:pPr>
              <w:pStyle w:val="TDCe"/>
              <w:widowControl w:val="0"/>
              <w:spacing w:line="264" w:lineRule="auto"/>
              <w:rPr>
                <w:ins w:id="2681" w:author="김은수" w:date="2026-10-12T09:19:00Z" w16du:dateUtc="2026-10-12T00:19:00Z"/>
              </w:rPr>
            </w:pPr>
            <w:ins w:id="2682" w:author="김은수" w:date="2026-10-12T09:19:00Z" w16du:dateUtc="2026-10-12T00:19:00Z">
              <w:r>
                <w:lastRenderedPageBreak/>
                <w:t>SW-FW-RID-18</w:t>
              </w:r>
            </w:ins>
          </w:p>
        </w:tc>
        <w:tc>
          <w:tcPr>
            <w:tcW w:w="2670" w:type="dxa"/>
            <w:vAlign w:val="top"/>
          </w:tcPr>
          <w:p w14:paraId="32F00D5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83" w:author="김은수" w:date="2026-10-12T09:19:00Z" w16du:dateUtc="2026-10-12T00:19:00Z"/>
              </w:rPr>
            </w:pPr>
            <w:ins w:id="2684" w:author="김은수" w:date="2026-10-12T09:19:00Z" w16du:dateUtc="2026-10-12T00:19:00Z">
              <w:r>
                <w:t>SI-ID-CM3-001</w:t>
              </w:r>
              <w:r>
                <w:br/>
                <w:t>시스템 제어 모듈</w:t>
              </w:r>
            </w:ins>
          </w:p>
          <w:p w14:paraId="3E3BD0B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85" w:author="김은수" w:date="2026-10-12T09:19:00Z" w16du:dateUtc="2026-10-12T00:19:00Z"/>
              </w:rPr>
            </w:pPr>
            <w:ins w:id="2686" w:author="김은수" w:date="2026-10-12T09:19:00Z" w16du:dateUtc="2026-10-12T00:19:00Z">
              <w:r>
                <w:t>SI-ID-CM3-002</w:t>
              </w:r>
              <w:r>
                <w:br/>
                <w:t>신호처리 모듈</w:t>
              </w:r>
            </w:ins>
          </w:p>
          <w:p w14:paraId="17C2D2B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87" w:author="김은수" w:date="2026-10-12T09:19:00Z" w16du:dateUtc="2026-10-12T00:19:00Z"/>
              </w:rPr>
            </w:pPr>
            <w:ins w:id="2688" w:author="김은수" w:date="2026-10-12T09:19:00Z" w16du:dateUtc="2026-10-12T00:19:00Z">
              <w:r>
                <w:t>SI-ID-CM3-003</w:t>
              </w:r>
              <w:r>
                <w:br/>
                <w:t>내부 자극 장치 실행 모듈</w:t>
              </w:r>
            </w:ins>
          </w:p>
          <w:p w14:paraId="281ADFA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89" w:author="김은수" w:date="2026-10-12T09:19:00Z" w16du:dateUtc="2026-10-12T00:19:00Z"/>
              </w:rPr>
            </w:pPr>
            <w:ins w:id="2690" w:author="김은수" w:date="2026-10-12T09:19:00Z" w16du:dateUtc="2026-10-12T00:19:00Z">
              <w:r>
                <w:t>SI-ID-CFX-001</w:t>
              </w:r>
              <w:r>
                <w:br/>
                <w:t>시스템 제어 모듈</w:t>
              </w:r>
            </w:ins>
          </w:p>
          <w:p w14:paraId="2A038282"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691" w:author="김은수" w:date="2026-10-12T09:19:00Z" w16du:dateUtc="2026-10-12T00:19:00Z"/>
              </w:rPr>
            </w:pPr>
            <w:ins w:id="2692" w:author="김은수" w:date="2026-10-12T09:19:00Z" w16du:dateUtc="2026-10-12T00:19:00Z">
              <w:r>
                <w:t>SI-ID-CFX-002</w:t>
              </w:r>
              <w:r>
                <w:br/>
                <w:t>신호처리 모듈</w:t>
              </w:r>
            </w:ins>
          </w:p>
        </w:tc>
        <w:tc>
          <w:tcPr>
            <w:tcW w:w="5228" w:type="dxa"/>
            <w:vAlign w:val="top"/>
          </w:tcPr>
          <w:p w14:paraId="63B2717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93" w:author="김은수" w:date="2026-10-12T09:19:00Z" w16du:dateUtc="2026-10-12T00:19:00Z"/>
              </w:rPr>
            </w:pPr>
            <w:ins w:id="2694" w:author="김은수" w:date="2026-10-12T09:19:00Z" w16du:dateUtc="2026-10-12T00:19:00Z">
              <w:r>
                <w:t>SU-ID-CM3-020</w:t>
              </w:r>
              <w:r>
                <w:br/>
                <w:t>맵 갱신 상태와 계산 자료 공유</w:t>
              </w:r>
            </w:ins>
          </w:p>
          <w:p w14:paraId="4FB7E3E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95" w:author="김은수" w:date="2026-10-12T09:19:00Z" w16du:dateUtc="2026-10-12T00:19:00Z"/>
              </w:rPr>
            </w:pPr>
            <w:ins w:id="2696" w:author="김은수" w:date="2026-10-12T09:19:00Z" w16du:dateUtc="2026-10-12T00:19:00Z">
              <w:r>
                <w:t>SU-ID-CM3-027</w:t>
              </w:r>
              <w:r>
                <w:br/>
                <w:t>자극 프레임 수 계산</w:t>
              </w:r>
            </w:ins>
          </w:p>
          <w:p w14:paraId="5CB00B6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97" w:author="김은수" w:date="2026-10-12T09:19:00Z" w16du:dateUtc="2026-10-12T00:19:00Z"/>
              </w:rPr>
            </w:pPr>
            <w:ins w:id="2698" w:author="김은수" w:date="2026-10-12T09:19:00Z" w16du:dateUtc="2026-10-12T00:19:00Z">
              <w:r>
                <w:t>SU-ID-CM3-028</w:t>
              </w:r>
              <w:r>
                <w:br/>
                <w:t>내부기 DAC 범위와 T/C 변환</w:t>
              </w:r>
            </w:ins>
          </w:p>
          <w:p w14:paraId="68B28ED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699" w:author="김은수" w:date="2026-10-12T09:19:00Z" w16du:dateUtc="2026-10-12T00:19:00Z"/>
              </w:rPr>
            </w:pPr>
            <w:ins w:id="2700" w:author="김은수" w:date="2026-10-12T09:19:00Z" w16du:dateUtc="2026-10-12T00:19:00Z">
              <w:r>
                <w:t>SU-ID-CM3-029</w:t>
              </w:r>
              <w:r>
                <w:br/>
                <w:t>자극 파라미터 계산 결과 공유</w:t>
              </w:r>
            </w:ins>
          </w:p>
          <w:p w14:paraId="251EA3D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01" w:author="김은수" w:date="2026-10-12T09:19:00Z" w16du:dateUtc="2026-10-12T00:19:00Z"/>
              </w:rPr>
            </w:pPr>
            <w:ins w:id="2702" w:author="김은수" w:date="2026-10-12T09:19:00Z" w16du:dateUtc="2026-10-12T00:19:00Z">
              <w:r>
                <w:t>SU-ID-CM3-041</w:t>
              </w:r>
              <w:r>
                <w:br/>
                <w:t>내부기 자극 설정 적용</w:t>
              </w:r>
            </w:ins>
          </w:p>
          <w:p w14:paraId="237FA7B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03" w:author="김은수" w:date="2026-10-12T09:19:00Z" w16du:dateUtc="2026-10-12T00:19:00Z"/>
              </w:rPr>
            </w:pPr>
            <w:ins w:id="2704" w:author="김은수" w:date="2026-10-12T09:19:00Z" w16du:dateUtc="2026-10-12T00:19:00Z">
              <w:r>
                <w:t>SU-ID-CFX-011</w:t>
              </w:r>
              <w:r>
                <w:br/>
                <w:t>맵 및 볼륨 변경 처리</w:t>
              </w:r>
            </w:ins>
          </w:p>
          <w:p w14:paraId="735153E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05" w:author="김은수" w:date="2026-10-12T09:19:00Z" w16du:dateUtc="2026-10-12T00:19:00Z"/>
              </w:rPr>
            </w:pPr>
            <w:ins w:id="2706" w:author="김은수" w:date="2026-10-12T09:19:00Z" w16du:dateUtc="2026-10-12T00:19:00Z">
              <w:r>
                <w:t>SU-ID-CFX-029</w:t>
              </w:r>
              <w:r>
                <w:br/>
                <w:t>CM3 계산 T/C 값 수신</w:t>
              </w:r>
            </w:ins>
          </w:p>
          <w:p w14:paraId="120C582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07" w:author="김은수" w:date="2026-10-12T09:19:00Z" w16du:dateUtc="2026-10-12T00:19:00Z"/>
              </w:rPr>
            </w:pPr>
            <w:ins w:id="2708" w:author="김은수" w:date="2026-10-12T09:19:00Z" w16du:dateUtc="2026-10-12T00:19:00Z">
              <w:r>
                <w:t>SU-ID-CFX-031</w:t>
              </w:r>
              <w:r>
                <w:br/>
                <w:t>비선형 매핑 계수 계산</w:t>
              </w:r>
            </w:ins>
          </w:p>
          <w:p w14:paraId="7E9F840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09" w:author="김은수" w:date="2026-10-12T09:19:00Z" w16du:dateUtc="2026-10-12T00:19:00Z"/>
              </w:rPr>
            </w:pPr>
            <w:ins w:id="2710" w:author="김은수" w:date="2026-10-12T09:19:00Z" w16du:dateUtc="2026-10-12T00:19:00Z">
              <w:r>
                <w:t>SU-ID-CFX-032</w:t>
              </w:r>
              <w:r>
                <w:br/>
                <w:t>비선형 매핑과 T 이하 묵음</w:t>
              </w:r>
            </w:ins>
          </w:p>
        </w:tc>
      </w:tr>
      <w:tr w:rsidR="0058450E" w14:paraId="3B3FD7A4" w14:textId="77777777" w:rsidTr="00D44296">
        <w:trPr>
          <w:cantSplit/>
          <w:ins w:id="2711"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49D13046" w14:textId="77777777" w:rsidR="0058450E" w:rsidRDefault="0058450E">
            <w:pPr>
              <w:pStyle w:val="TDCe"/>
              <w:widowControl w:val="0"/>
              <w:spacing w:line="264" w:lineRule="auto"/>
              <w:rPr>
                <w:ins w:id="2712" w:author="김은수" w:date="2026-10-12T09:19:00Z" w16du:dateUtc="2026-10-12T00:19:00Z"/>
              </w:rPr>
            </w:pPr>
            <w:ins w:id="2713" w:author="김은수" w:date="2026-10-12T09:19:00Z" w16du:dateUtc="2026-10-12T00:19:00Z">
              <w:r>
                <w:t>SW-FW-RID-19</w:t>
              </w:r>
            </w:ins>
          </w:p>
        </w:tc>
        <w:tc>
          <w:tcPr>
            <w:tcW w:w="2670" w:type="dxa"/>
            <w:vAlign w:val="top"/>
          </w:tcPr>
          <w:p w14:paraId="7935CBB0"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714" w:author="김은수" w:date="2026-10-12T09:19:00Z" w16du:dateUtc="2026-10-12T00:19:00Z"/>
              </w:rPr>
            </w:pPr>
            <w:ins w:id="2715" w:author="김은수" w:date="2026-10-12T09:19:00Z" w16du:dateUtc="2026-10-12T00:19:00Z">
              <w:r>
                <w:t>SI-ID-CM3-001</w:t>
              </w:r>
              <w:r>
                <w:br/>
                <w:t>시스템 제어 모듈</w:t>
              </w:r>
            </w:ins>
          </w:p>
        </w:tc>
        <w:tc>
          <w:tcPr>
            <w:tcW w:w="5228" w:type="dxa"/>
            <w:vAlign w:val="top"/>
          </w:tcPr>
          <w:p w14:paraId="1FD40C1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16" w:author="김은수" w:date="2026-10-12T09:19:00Z" w16du:dateUtc="2026-10-12T00:19:00Z"/>
              </w:rPr>
            </w:pPr>
            <w:ins w:id="2717" w:author="김은수" w:date="2026-10-12T09:19:00Z" w16du:dateUtc="2026-10-12T00:19:00Z">
              <w:r>
                <w:t>SU-ID-CM3-007</w:t>
              </w:r>
              <w:r>
                <w:br/>
                <w:t>전원 및 자동 절전 조건</w:t>
              </w:r>
            </w:ins>
          </w:p>
          <w:p w14:paraId="24E15AA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18" w:author="김은수" w:date="2026-10-12T09:19:00Z" w16du:dateUtc="2026-10-12T00:19:00Z"/>
              </w:rPr>
            </w:pPr>
            <w:ins w:id="2719" w:author="김은수" w:date="2026-10-12T09:19:00Z" w16du:dateUtc="2026-10-12T00:19:00Z">
              <w:r>
                <w:t>SU-ID-CM3-009</w:t>
              </w:r>
              <w:r>
                <w:br/>
                <w:t>터치 상태와 길게 누름 판정</w:t>
              </w:r>
            </w:ins>
          </w:p>
          <w:p w14:paraId="746063C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20" w:author="김은수" w:date="2026-10-12T09:19:00Z" w16du:dateUtc="2026-10-12T00:19:00Z"/>
              </w:rPr>
            </w:pPr>
            <w:ins w:id="2721" w:author="김은수" w:date="2026-10-12T09:19:00Z" w16du:dateUtc="2026-10-12T00:19:00Z">
              <w:r>
                <w:t>SU-ID-CM3-010</w:t>
              </w:r>
              <w:r>
                <w:br/>
                <w:t>터치 센서 읽기와 재보정</w:t>
              </w:r>
            </w:ins>
          </w:p>
          <w:p w14:paraId="30E0CDB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22" w:author="김은수" w:date="2026-10-12T09:19:00Z" w16du:dateUtc="2026-10-12T00:19:00Z"/>
              </w:rPr>
            </w:pPr>
            <w:ins w:id="2723" w:author="김은수" w:date="2026-10-12T09:19:00Z" w16du:dateUtc="2026-10-12T00:19:00Z">
              <w:r>
                <w:t>SU-ID-CM3-015</w:t>
              </w:r>
              <w:r>
                <w:br/>
                <w:t>CM3 저전력 진입과 복귀</w:t>
              </w:r>
            </w:ins>
          </w:p>
        </w:tc>
      </w:tr>
      <w:tr w:rsidR="0058450E" w14:paraId="379179AC" w14:textId="77777777" w:rsidTr="00D44296">
        <w:trPr>
          <w:cantSplit/>
          <w:ins w:id="2724"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B408E57" w14:textId="77777777" w:rsidR="0058450E" w:rsidRDefault="0058450E">
            <w:pPr>
              <w:pStyle w:val="TDCe"/>
              <w:widowControl w:val="0"/>
              <w:spacing w:line="264" w:lineRule="auto"/>
              <w:rPr>
                <w:ins w:id="2725" w:author="김은수" w:date="2026-10-12T09:19:00Z" w16du:dateUtc="2026-10-12T00:19:00Z"/>
              </w:rPr>
            </w:pPr>
            <w:ins w:id="2726" w:author="김은수" w:date="2026-10-12T09:19:00Z" w16du:dateUtc="2026-10-12T00:19:00Z">
              <w:r>
                <w:lastRenderedPageBreak/>
                <w:t>SW-FW-RID-20</w:t>
              </w:r>
            </w:ins>
          </w:p>
        </w:tc>
        <w:tc>
          <w:tcPr>
            <w:tcW w:w="2670" w:type="dxa"/>
            <w:vAlign w:val="top"/>
          </w:tcPr>
          <w:p w14:paraId="16A15854"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727" w:author="김은수" w:date="2026-10-12T09:19:00Z" w16du:dateUtc="2026-10-12T00:19:00Z"/>
              </w:rPr>
            </w:pPr>
            <w:ins w:id="2728" w:author="김은수" w:date="2026-10-12T09:19:00Z" w16du:dateUtc="2026-10-12T00:19:00Z">
              <w:r>
                <w:t>SI-ID-CM3-001</w:t>
              </w:r>
              <w:r>
                <w:br/>
                <w:t>시스템 제어 모듈</w:t>
              </w:r>
            </w:ins>
          </w:p>
        </w:tc>
        <w:tc>
          <w:tcPr>
            <w:tcW w:w="5228" w:type="dxa"/>
            <w:vAlign w:val="top"/>
          </w:tcPr>
          <w:p w14:paraId="46C6553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29" w:author="김은수" w:date="2026-10-12T09:19:00Z" w16du:dateUtc="2026-10-12T00:19:00Z"/>
              </w:rPr>
            </w:pPr>
            <w:ins w:id="2730" w:author="김은수" w:date="2026-10-12T09:19:00Z" w16du:dateUtc="2026-10-12T00:19:00Z">
              <w:r>
                <w:t>SU-ID-CM3-005</w:t>
              </w:r>
              <w:r>
                <w:br/>
                <w:t>정상 반복 처리</w:t>
              </w:r>
            </w:ins>
          </w:p>
          <w:p w14:paraId="41C13DB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31" w:author="김은수" w:date="2026-10-12T09:19:00Z" w16du:dateUtc="2026-10-12T00:19:00Z"/>
              </w:rPr>
            </w:pPr>
            <w:ins w:id="2732" w:author="김은수" w:date="2026-10-12T09:19:00Z" w16du:dateUtc="2026-10-12T00:19:00Z">
              <w:r>
                <w:t>SU-ID-CM3-013</w:t>
              </w:r>
              <w:r>
                <w:br/>
                <w:t>LED 표시 요청과 우선순위</w:t>
              </w:r>
            </w:ins>
          </w:p>
          <w:p w14:paraId="2D69313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33" w:author="김은수" w:date="2026-10-12T09:19:00Z" w16du:dateUtc="2026-10-12T00:19:00Z"/>
              </w:rPr>
            </w:pPr>
            <w:ins w:id="2734" w:author="김은수" w:date="2026-10-12T09:19:00Z" w16du:dateUtc="2026-10-12T00:19:00Z">
              <w:r>
                <w:t>SU-ID-CM3-014</w:t>
              </w:r>
              <w:r>
                <w:br/>
                <w:t>LED 패턴 출력</w:t>
              </w:r>
            </w:ins>
          </w:p>
        </w:tc>
      </w:tr>
      <w:tr w:rsidR="0058450E" w14:paraId="782C8876" w14:textId="77777777" w:rsidTr="00D44296">
        <w:trPr>
          <w:cantSplit/>
          <w:ins w:id="2735"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2F596E5" w14:textId="77777777" w:rsidR="0058450E" w:rsidRDefault="0058450E">
            <w:pPr>
              <w:pStyle w:val="TDCe"/>
              <w:widowControl w:val="0"/>
              <w:spacing w:line="264" w:lineRule="auto"/>
              <w:rPr>
                <w:ins w:id="2736" w:author="김은수" w:date="2026-10-12T09:19:00Z" w16du:dateUtc="2026-10-12T00:19:00Z"/>
              </w:rPr>
            </w:pPr>
            <w:ins w:id="2737" w:author="김은수" w:date="2026-10-12T09:19:00Z" w16du:dateUtc="2026-10-12T00:19:00Z">
              <w:r>
                <w:t>SW-FW-RID-21</w:t>
              </w:r>
            </w:ins>
          </w:p>
        </w:tc>
        <w:tc>
          <w:tcPr>
            <w:tcW w:w="2670" w:type="dxa"/>
            <w:vAlign w:val="top"/>
          </w:tcPr>
          <w:p w14:paraId="02AAC01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38" w:author="김은수" w:date="2026-10-12T09:19:00Z" w16du:dateUtc="2026-10-12T00:19:00Z"/>
                <w:del w:id="2739" w:author="김은수" w:date="2026-10-13T00:52:00Z"/>
              </w:rPr>
            </w:pPr>
            <w:ins w:id="2740" w:author="김은수" w:date="2026-10-12T09:19:00Z" w16du:dateUtc="2026-10-12T00:19:00Z">
              <w:del w:id="2741" w:author="김은수" w:date="2026-10-12T23:57:00Z">
                <w:r>
                  <w:delText>SI-ID-CM3-001</w:delText>
                </w:r>
                <w:r>
                  <w:br/>
                  <w:delText>시스템 제어 모듈</w:delText>
                </w:r>
              </w:del>
            </w:ins>
            <w:ins w:id="2742" w:author="김은수" w:date="2026-10-12T23:57:00Z">
              <w:del w:id="2743" w:author="김은수" w:date="2026-10-13T00:52:00Z">
                <w:r>
                  <w:delText>SI-ID-CM3-001</w:delText>
                </w:r>
                <w:r>
                  <w:br/>
                  <w:delText>시스템 제어 모듈SI-ID-CM3-004</w:delText>
                </w:r>
                <w:r>
                  <w:br/>
                  <w:delText>블루투스 통신 모듈</w:delText>
                </w:r>
                <w:r>
                  <w:br/>
                  <w:delText>SI-ID-QCC-001 시스템 관리 모듈</w:delText>
                </w:r>
                <w:r>
                  <w:br/>
                  <w:delText>SI-ID-QCC-002 HW 인터페이스 모듈</w:delText>
                </w:r>
              </w:del>
            </w:ins>
          </w:p>
          <w:p w14:paraId="6B98C1BE" w14:textId="357FA08F"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44" w:author="김은수" w:date="2026-10-13T00:52:00Z"/>
                <w:del w:id="2745" w:author="김은수" w:date="2026-10-13T10:30:00Z" w16du:dateUtc="2026-10-13T01:30:00Z"/>
              </w:rPr>
            </w:pPr>
            <w:ins w:id="2746" w:author="김은수" w:date="2026-10-13T00:52:00Z">
              <w:r>
                <w:t>SI-ID-CM3-001</w:t>
              </w:r>
              <w:r>
                <w:br/>
                <w:t>시스템 제어 모듈</w:t>
              </w:r>
              <w:r>
                <w:br/>
                <w:t>SI-ID-CM3-004</w:t>
              </w:r>
              <w:r>
                <w:br/>
                <w:t>블루투스 통신 모듈</w:t>
              </w:r>
              <w:r>
                <w:br/>
              </w:r>
              <w:r>
                <w:rPr>
                  <w:color w:val="C00000"/>
                  <w:rPrChange w:id="2747" w:author="김은수" w:date="2026-10-16T07:34:00Z">
                    <w:rPr/>
                  </w:rPrChange>
                </w:rPr>
                <w:t>SI-ID-QCC-001</w:t>
              </w:r>
              <w:r>
                <w:rPr>
                  <w:color w:val="C00000"/>
                  <w:rPrChange w:id="2748" w:author="김은수" w:date="2026-10-16T07:34:00Z">
                    <w:rPr/>
                  </w:rPrChange>
                </w:rPr>
                <w:br/>
                <w:t>시스템 관리 모듈</w:t>
              </w:r>
              <w:r>
                <w:br/>
              </w:r>
              <w:r>
                <w:rPr>
                  <w:color w:val="C00000"/>
                  <w:rPrChange w:id="2749" w:author="김은수" w:date="2026-10-16T07:34:00Z">
                    <w:rPr/>
                  </w:rPrChange>
                </w:rPr>
                <w:t>SI-ID-QCC-002</w:t>
              </w:r>
              <w:r>
                <w:rPr>
                  <w:color w:val="C00000"/>
                  <w:rPrChange w:id="2750" w:author="김은수" w:date="2026-10-16T07:34:00Z">
                    <w:rPr/>
                  </w:rPrChange>
                </w:rPr>
                <w:br/>
                <w:t>HW 인터페이스 모듈</w:t>
              </w:r>
            </w:ins>
          </w:p>
          <w:p w14:paraId="5E4D927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51" w:author="김은수" w:date="2026-10-12T09:19:00Z" w16du:dateUtc="2026-10-12T00:19:00Z"/>
              </w:rPr>
              <w:pPrChange w:id="2752"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2753" w:author="김은수" w:date="2026-10-12T09:19:00Z" w16du:dateUtc="2026-10-12T00:19:00Z">
              <w:del w:id="2754" w:author="김은수" w:date="2026-10-12T23:57:00Z">
                <w:r>
                  <w:delText>SI-ID-CM3-004</w:delText>
                </w:r>
                <w:r>
                  <w:br/>
                  <w:delText>블루투스 통신 모듈</w:delText>
                </w:r>
              </w:del>
            </w:ins>
          </w:p>
        </w:tc>
        <w:tc>
          <w:tcPr>
            <w:tcW w:w="5228" w:type="dxa"/>
            <w:vAlign w:val="top"/>
          </w:tcPr>
          <w:p w14:paraId="60F95E3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55" w:author="김은수" w:date="2026-10-12T09:19:00Z" w16du:dateUtc="2026-10-12T00:19:00Z"/>
                <w:del w:id="2756" w:author="김은수" w:date="2026-10-13T00:52:00Z"/>
              </w:rPr>
            </w:pPr>
            <w:ins w:id="2757" w:author="김은수" w:date="2026-10-12T09:19:00Z" w16du:dateUtc="2026-10-12T00:19:00Z">
              <w:del w:id="2758" w:author="김은수" w:date="2026-10-12T23:57:00Z">
                <w:r>
                  <w:delText>SU-ID-CM3-011</w:delText>
                </w:r>
                <w:r>
                  <w:br/>
                  <w:delText>배터리 및 크래들 정보 관리</w:delText>
                </w:r>
              </w:del>
            </w:ins>
            <w:ins w:id="2759" w:author="김은수" w:date="2026-10-12T23:57:00Z">
              <w:del w:id="2760" w:author="김은수" w:date="2026-10-13T00:05:00Z">
                <w:r>
                  <w:delText>SU-ID-CM3-011</w:delText>
                </w:r>
                <w:r>
                  <w:br/>
                  <w:delText>배터리 및 크래들 정보 관리SU-ID-CM3-013</w:delText>
                </w:r>
                <w:r>
                  <w:br/>
                  <w:delText>LED 표시 요청과 우선순위SU-ID-CM3-014</w:delText>
                </w:r>
                <w:r>
                  <w:br/>
                  <w:delText>LED 패턴 출력SU-ID-CM3-045</w:delText>
                </w:r>
                <w:r>
                  <w:br/>
                  <w:delText>QCC 수신 분류와 시스템 정보 응답</w:delText>
                </w:r>
                <w:r>
                  <w:br/>
                  <w:delText>SU-ID-QCC-002 시스템 상태 유닛</w:delText>
                </w:r>
                <w:r>
                  <w:br/>
                  <w:delText>SU-ID-QCC-006 Power 제어 유닛</w:delText>
                </w:r>
              </w:del>
            </w:ins>
            <w:ins w:id="2761" w:author="김은수" w:date="2026-10-13T00:05:00Z">
              <w:del w:id="2762" w:author="김은수" w:date="2026-10-13T00:52:00Z">
                <w:r>
                  <w:delText>SU-ID-CM3-011</w:delText>
                </w:r>
                <w:r>
                  <w:br/>
                  <w:delText>배터리 및 크래들 정보 관리SU-ID-CM3-013</w:delText>
                </w:r>
                <w:r>
                  <w:br/>
                  <w:delText>LED 표시 요청과 우선순위SU-ID-CM3-014</w:delText>
                </w:r>
                <w:r>
                  <w:br/>
                  <w:delText>LED 패턴 출력SU-ID-CM3-045</w:delText>
                </w:r>
                <w:r>
                  <w:br/>
                  <w:delText>QCC 수신 분류와 시스템 정보 응답</w:delText>
                </w:r>
                <w:r>
                  <w:br/>
                  <w:delText>SU-ID-QCC-002 시스템 상태 유닛</w:delText>
                </w:r>
                <w:r>
                  <w:br/>
                  <w:delText>SU-ID-QCC-006 Power 제어 유닛</w:delText>
                </w:r>
                <w:r>
                  <w:br/>
                  <w:delText>SU-ID-QCC-001 시스템 초기화와 설정 유닛</w:delText>
                </w:r>
              </w:del>
            </w:ins>
          </w:p>
          <w:p w14:paraId="59A01C2D" w14:textId="3220F5BA"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63" w:author="김은수" w:date="2026-10-13T00:52:00Z"/>
                <w:del w:id="2764" w:author="김은수" w:date="2026-10-13T10:30:00Z" w16du:dateUtc="2026-10-13T01:30:00Z"/>
              </w:rPr>
            </w:pPr>
            <w:ins w:id="2765" w:author="김은수" w:date="2026-10-13T00:52:00Z">
              <w:r>
                <w:t>SU-ID-CM3-011</w:t>
              </w:r>
              <w:r>
                <w:br/>
                <w:t>배터리 및 크래들 정보 관리</w:t>
              </w:r>
              <w:r>
                <w:br/>
                <w:t>SU-ID-CM3-013</w:t>
              </w:r>
              <w:r>
                <w:br/>
                <w:t>LED 표시 요청과 우선순위</w:t>
              </w:r>
              <w:r>
                <w:br/>
                <w:t>SU-ID-CM3-014</w:t>
              </w:r>
              <w:r>
                <w:br/>
                <w:t>LED 패턴 출력</w:t>
              </w:r>
              <w:r>
                <w:br/>
                <w:t>SU-ID-CM3-045</w:t>
              </w:r>
              <w:r>
                <w:br/>
                <w:t>QCC 수신 분류와 시스템 정보 응답</w:t>
              </w:r>
              <w:r>
                <w:br/>
              </w:r>
              <w:r>
                <w:rPr>
                  <w:color w:val="C00000"/>
                  <w:rPrChange w:id="2766" w:author="김은수" w:date="2026-10-16T07:34:00Z">
                    <w:rPr/>
                  </w:rPrChange>
                </w:rPr>
                <w:t>SU-ID-QCC-002</w:t>
              </w:r>
              <w:r>
                <w:rPr>
                  <w:color w:val="C00000"/>
                  <w:rPrChange w:id="2767" w:author="김은수" w:date="2026-10-16T07:34:00Z">
                    <w:rPr/>
                  </w:rPrChange>
                </w:rPr>
                <w:br/>
                <w:t>시스템 상태 유닛</w:t>
              </w:r>
              <w:r>
                <w:br/>
              </w:r>
              <w:r>
                <w:rPr>
                  <w:color w:val="C00000"/>
                  <w:rPrChange w:id="2768" w:author="김은수" w:date="2026-10-16T07:34:00Z">
                    <w:rPr/>
                  </w:rPrChange>
                </w:rPr>
                <w:t>SU-ID-QCC-006</w:t>
              </w:r>
              <w:r>
                <w:rPr>
                  <w:color w:val="C00000"/>
                  <w:rPrChange w:id="2769" w:author="김은수" w:date="2026-10-16T07:34:00Z">
                    <w:rPr/>
                  </w:rPrChange>
                </w:rPr>
                <w:br/>
                <w:t>Power 제어 유닛</w:t>
              </w:r>
              <w:r>
                <w:br/>
              </w:r>
              <w:r>
                <w:rPr>
                  <w:color w:val="C00000"/>
                  <w:rPrChange w:id="2770" w:author="김은수" w:date="2026-10-16T07:34:00Z">
                    <w:rPr/>
                  </w:rPrChange>
                </w:rPr>
                <w:t>SU-ID-QCC-001</w:t>
              </w:r>
              <w:r>
                <w:rPr>
                  <w:color w:val="C00000"/>
                  <w:rPrChange w:id="2771" w:author="김은수" w:date="2026-10-16T07:34:00Z">
                    <w:rPr/>
                  </w:rPrChange>
                </w:rPr>
                <w:br/>
                <w:t>시스템 초기화와 설정 유닛</w:t>
              </w:r>
            </w:ins>
          </w:p>
          <w:p w14:paraId="6E65CD07" w14:textId="232A8AF1"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72" w:author="김은수" w:date="2026-10-12T09:19:00Z" w16du:dateUtc="2026-10-12T00:19:00Z"/>
                <w:del w:id="2773" w:author="김은수" w:date="2026-10-13T10:30:00Z" w16du:dateUtc="2026-10-13T01:30:00Z"/>
              </w:rPr>
            </w:pPr>
            <w:ins w:id="2774" w:author="김은수" w:date="2026-10-12T09:19:00Z" w16du:dateUtc="2026-10-12T00:19:00Z">
              <w:del w:id="2775" w:author="김은수" w:date="2026-10-12T23:57:00Z">
                <w:r>
                  <w:delText>SU-ID-CM3-013</w:delText>
                </w:r>
                <w:r>
                  <w:br/>
                  <w:delText>LED 표시 요청과 우선순위</w:delText>
                </w:r>
              </w:del>
            </w:ins>
          </w:p>
          <w:p w14:paraId="527767D9" w14:textId="6FDD9859"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76" w:author="김은수" w:date="2026-10-12T09:19:00Z" w16du:dateUtc="2026-10-12T00:19:00Z"/>
                <w:del w:id="2777" w:author="김은수" w:date="2026-10-13T10:30:00Z" w16du:dateUtc="2026-10-13T01:30:00Z"/>
              </w:rPr>
            </w:pPr>
            <w:ins w:id="2778" w:author="김은수" w:date="2026-10-12T09:19:00Z" w16du:dateUtc="2026-10-12T00:19:00Z">
              <w:del w:id="2779" w:author="김은수" w:date="2026-10-12T23:57:00Z">
                <w:r>
                  <w:delText>SU-ID-CM3-014</w:delText>
                </w:r>
                <w:r>
                  <w:br/>
                  <w:delText>LED 패턴 출력</w:delText>
                </w:r>
              </w:del>
            </w:ins>
          </w:p>
          <w:p w14:paraId="49D7D5A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80" w:author="김은수" w:date="2026-10-12T09:19:00Z" w16du:dateUtc="2026-10-12T00:19:00Z"/>
              </w:rPr>
            </w:pPr>
            <w:ins w:id="2781" w:author="김은수" w:date="2026-10-12T09:19:00Z" w16du:dateUtc="2026-10-12T00:19:00Z">
              <w:del w:id="2782" w:author="김은수" w:date="2026-10-12T23:57:00Z">
                <w:r>
                  <w:delText>SU-ID-CM3-045</w:delText>
                </w:r>
                <w:r>
                  <w:br/>
                  <w:delText>QCC 수신 분류와 시스템 정보 응답</w:delText>
                </w:r>
              </w:del>
            </w:ins>
          </w:p>
        </w:tc>
      </w:tr>
      <w:tr w:rsidR="0058450E" w14:paraId="781559BF" w14:textId="77777777" w:rsidTr="00D44296">
        <w:trPr>
          <w:cantSplit/>
          <w:ins w:id="2783"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5F7C0F6D" w14:textId="77777777" w:rsidR="0058450E" w:rsidRDefault="0058450E">
            <w:pPr>
              <w:pStyle w:val="TDCe"/>
              <w:widowControl w:val="0"/>
              <w:spacing w:line="264" w:lineRule="auto"/>
              <w:rPr>
                <w:ins w:id="2784" w:author="김은수" w:date="2026-10-12T09:19:00Z" w16du:dateUtc="2026-10-12T00:19:00Z"/>
              </w:rPr>
            </w:pPr>
            <w:ins w:id="2785" w:author="김은수" w:date="2026-10-12T09:19:00Z" w16du:dateUtc="2026-10-12T00:19:00Z">
              <w:r>
                <w:lastRenderedPageBreak/>
                <w:t>SW-FW-RID-22</w:t>
              </w:r>
            </w:ins>
          </w:p>
        </w:tc>
        <w:tc>
          <w:tcPr>
            <w:tcW w:w="2670" w:type="dxa"/>
            <w:vAlign w:val="top"/>
          </w:tcPr>
          <w:p w14:paraId="3568AC7A"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786" w:author="김은수" w:date="2026-10-12T09:19:00Z" w16du:dateUtc="2026-10-12T00:19:00Z"/>
                <w:del w:id="2787" w:author="김은수" w:date="2026-10-13T00:52:00Z"/>
              </w:rPr>
            </w:pPr>
            <w:ins w:id="2788" w:author="김은수" w:date="2026-10-12T09:19:00Z" w16du:dateUtc="2026-10-12T00:19:00Z">
              <w:del w:id="2789" w:author="김은수" w:date="2026-10-12T23:57:00Z">
                <w:r>
                  <w:delText>SI-ID-CM3-001</w:delText>
                </w:r>
                <w:r>
                  <w:br/>
                  <w:delText>시스템 제어 모듈</w:delText>
                </w:r>
              </w:del>
            </w:ins>
            <w:ins w:id="2790" w:author="김은수" w:date="2026-10-12T23:57:00Z">
              <w:del w:id="2791" w:author="김은수" w:date="2026-10-13T00:52:00Z">
                <w:r>
                  <w:delText>SI-ID-CM3-001</w:delText>
                </w:r>
                <w:r>
                  <w:br/>
                  <w:delText>시스템 제어 모듈</w:delText>
                </w:r>
                <w:r>
                  <w:br/>
                  <w:delText>SI-ID-QCC-001 시스템 관리 모듈</w:delText>
                </w:r>
                <w:r>
                  <w:br/>
                  <w:delText>SI-ID-QCC-002 HW 인터페이스 모듈</w:delText>
                </w:r>
              </w:del>
            </w:ins>
          </w:p>
          <w:p w14:paraId="0BADA308"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2792" w:author="김은수" w:date="2026-10-13T00:52:00Z"/>
              </w:rPr>
            </w:pPr>
            <w:ins w:id="2793" w:author="김은수" w:date="2026-10-13T00:52:00Z">
              <w:r>
                <w:t>SI-ID-CM3-001</w:t>
              </w:r>
              <w:r>
                <w:br/>
                <w:t>시스템 제어 모듈</w:t>
              </w:r>
              <w:r>
                <w:br/>
              </w:r>
              <w:r>
                <w:rPr>
                  <w:color w:val="C00000"/>
                  <w:rPrChange w:id="2794" w:author="김은수" w:date="2026-10-16T07:34:00Z">
                    <w:rPr/>
                  </w:rPrChange>
                </w:rPr>
                <w:t>SI-ID-QCC-001</w:t>
              </w:r>
              <w:r>
                <w:rPr>
                  <w:color w:val="C00000"/>
                  <w:rPrChange w:id="2795" w:author="김은수" w:date="2026-10-16T07:34:00Z">
                    <w:rPr/>
                  </w:rPrChange>
                </w:rPr>
                <w:br/>
                <w:t>시스템 관리 모듈</w:t>
              </w:r>
              <w:r>
                <w:br/>
              </w:r>
              <w:r>
                <w:rPr>
                  <w:color w:val="C00000"/>
                  <w:rPrChange w:id="2796" w:author="김은수" w:date="2026-10-16T07:34:00Z">
                    <w:rPr/>
                  </w:rPrChange>
                </w:rPr>
                <w:t>SI-ID-QCC-002</w:t>
              </w:r>
              <w:r>
                <w:rPr>
                  <w:color w:val="C00000"/>
                  <w:rPrChange w:id="2797" w:author="김은수" w:date="2026-10-16T07:34:00Z">
                    <w:rPr/>
                  </w:rPrChange>
                </w:rPr>
                <w:br/>
                <w:t>HW 인터페이스 모듈</w:t>
              </w:r>
            </w:ins>
          </w:p>
        </w:tc>
        <w:tc>
          <w:tcPr>
            <w:tcW w:w="5228" w:type="dxa"/>
            <w:vAlign w:val="top"/>
          </w:tcPr>
          <w:p w14:paraId="1F54342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798" w:author="김은수" w:date="2026-10-12T09:19:00Z" w16du:dateUtc="2026-10-12T00:19:00Z"/>
                <w:del w:id="2799" w:author="김은수" w:date="2026-10-13T00:52:00Z"/>
              </w:rPr>
            </w:pPr>
            <w:ins w:id="2800" w:author="김은수" w:date="2026-10-12T09:19:00Z" w16du:dateUtc="2026-10-12T00:19:00Z">
              <w:del w:id="2801" w:author="김은수" w:date="2026-10-12T23:57:00Z">
                <w:r>
                  <w:delText>SU-ID-CM3-011</w:delText>
                </w:r>
                <w:r>
                  <w:br/>
                  <w:delText>배터리 및 크래들 정보 관리</w:delText>
                </w:r>
              </w:del>
            </w:ins>
            <w:ins w:id="2802" w:author="김은수" w:date="2026-10-12T23:57:00Z">
              <w:del w:id="2803" w:author="김은수" w:date="2026-10-13T00:05:00Z">
                <w:r>
                  <w:delText>SU-ID-CM3-011</w:delText>
                </w:r>
                <w:r>
                  <w:br/>
                  <w:delText>배터리 및 크래들 정보 관리SU-ID-CM3-013</w:delText>
                </w:r>
                <w:r>
                  <w:br/>
                  <w:delText>LED 표시 요청과 우선순위SU-ID-CM3-014</w:delText>
                </w:r>
                <w:r>
                  <w:br/>
                  <w:delText>LED 패턴 출력</w:delText>
                </w:r>
                <w:r>
                  <w:br/>
                  <w:delText>SU-ID-QCC-002 시스템 상태 유닛</w:delText>
                </w:r>
                <w:r>
                  <w:br/>
                  <w:delText>SU-ID-QCC-006 Power 제어 유닛</w:delText>
                </w:r>
              </w:del>
            </w:ins>
            <w:ins w:id="2804" w:author="김은수" w:date="2026-10-13T00:05:00Z">
              <w:del w:id="2805" w:author="김은수" w:date="2026-10-13T00:52:00Z">
                <w:r>
                  <w:delText>SU-ID-CM3-011</w:delText>
                </w:r>
                <w:r>
                  <w:br/>
                  <w:delText>배터리 및 크래들 정보 관리SU-ID-CM3-013</w:delText>
                </w:r>
                <w:r>
                  <w:br/>
                  <w:delText>LED 표시 요청과 우선순위SU-ID-CM3-014</w:delText>
                </w:r>
                <w:r>
                  <w:br/>
                  <w:delText>LED 패턴 출력</w:delText>
                </w:r>
                <w:r>
                  <w:br/>
                  <w:delText>SU-ID-QCC-002 시스템 상태 유닛</w:delText>
                </w:r>
                <w:r>
                  <w:br/>
                  <w:delText>SU-ID-QCC-006 Power 제어 유닛</w:delText>
                </w:r>
                <w:r>
                  <w:br/>
                  <w:delText>SU-ID-QCC-001 시스템 초기화와 설정 유닛</w:delText>
                </w:r>
              </w:del>
            </w:ins>
          </w:p>
          <w:p w14:paraId="7C61E2F4" w14:textId="2B8D896B"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06" w:author="김은수" w:date="2026-10-13T00:52:00Z"/>
                <w:del w:id="2807" w:author="김은수" w:date="2026-10-13T10:30:00Z" w16du:dateUtc="2026-10-13T01:30:00Z"/>
              </w:rPr>
            </w:pPr>
            <w:ins w:id="2808" w:author="김은수" w:date="2026-10-13T00:52:00Z">
              <w:r>
                <w:t>SU-ID-CM3-011</w:t>
              </w:r>
              <w:r>
                <w:br/>
                <w:t>배터리 및 크래들 정보 관리</w:t>
              </w:r>
              <w:r>
                <w:br/>
                <w:t>SU-ID-CM3-013</w:t>
              </w:r>
              <w:r>
                <w:br/>
                <w:t>LED 표시 요청과 우선순위</w:t>
              </w:r>
              <w:r>
                <w:br/>
                <w:t>SU-ID-CM3-014</w:t>
              </w:r>
              <w:r>
                <w:br/>
                <w:t>LED 패턴 출력</w:t>
              </w:r>
              <w:r>
                <w:br/>
              </w:r>
              <w:r>
                <w:rPr>
                  <w:color w:val="C00000"/>
                  <w:rPrChange w:id="2809" w:author="김은수" w:date="2026-10-16T07:34:00Z">
                    <w:rPr/>
                  </w:rPrChange>
                </w:rPr>
                <w:t>SU-ID-QCC-002</w:t>
              </w:r>
              <w:r>
                <w:rPr>
                  <w:color w:val="C00000"/>
                  <w:rPrChange w:id="2810" w:author="김은수" w:date="2026-10-16T07:34:00Z">
                    <w:rPr/>
                  </w:rPrChange>
                </w:rPr>
                <w:br/>
                <w:t>시스템 상태 유닛</w:t>
              </w:r>
              <w:r>
                <w:br/>
              </w:r>
              <w:r>
                <w:rPr>
                  <w:color w:val="C00000"/>
                  <w:rPrChange w:id="2811" w:author="김은수" w:date="2026-10-16T07:34:00Z">
                    <w:rPr/>
                  </w:rPrChange>
                </w:rPr>
                <w:t>SU-ID-QCC-006</w:t>
              </w:r>
              <w:r>
                <w:rPr>
                  <w:color w:val="C00000"/>
                  <w:rPrChange w:id="2812" w:author="김은수" w:date="2026-10-16T07:34:00Z">
                    <w:rPr/>
                  </w:rPrChange>
                </w:rPr>
                <w:br/>
                <w:t>Power 제어 유닛</w:t>
              </w:r>
              <w:r>
                <w:br/>
              </w:r>
              <w:r>
                <w:rPr>
                  <w:color w:val="C00000"/>
                  <w:rPrChange w:id="2813" w:author="김은수" w:date="2026-10-16T07:34:00Z">
                    <w:rPr/>
                  </w:rPrChange>
                </w:rPr>
                <w:t>SU-ID-QCC-001</w:t>
              </w:r>
              <w:r>
                <w:rPr>
                  <w:color w:val="C00000"/>
                  <w:rPrChange w:id="2814" w:author="김은수" w:date="2026-10-16T07:34:00Z">
                    <w:rPr/>
                  </w:rPrChange>
                </w:rPr>
                <w:br/>
                <w:t>시스템 초기화와 설정 유닛</w:t>
              </w:r>
            </w:ins>
          </w:p>
          <w:p w14:paraId="524CB794" w14:textId="00147307"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15" w:author="김은수" w:date="2026-10-12T09:19:00Z" w16du:dateUtc="2026-10-12T00:19:00Z"/>
                <w:del w:id="2816" w:author="김은수" w:date="2026-10-13T10:30:00Z" w16du:dateUtc="2026-10-13T01:30:00Z"/>
              </w:rPr>
            </w:pPr>
            <w:ins w:id="2817" w:author="김은수" w:date="2026-10-12T09:19:00Z" w16du:dateUtc="2026-10-12T00:19:00Z">
              <w:del w:id="2818" w:author="김은수" w:date="2026-10-12T23:57:00Z">
                <w:r>
                  <w:delText>SU-ID-CM3-013</w:delText>
                </w:r>
                <w:r>
                  <w:br/>
                  <w:delText>LED 표시 요청과 우선순위</w:delText>
                </w:r>
              </w:del>
            </w:ins>
          </w:p>
          <w:p w14:paraId="642B9C3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19" w:author="김은수" w:date="2026-10-12T09:19:00Z" w16du:dateUtc="2026-10-12T00:19:00Z"/>
              </w:rPr>
            </w:pPr>
            <w:ins w:id="2820" w:author="김은수" w:date="2026-10-12T09:19:00Z" w16du:dateUtc="2026-10-12T00:19:00Z">
              <w:del w:id="2821" w:author="김은수" w:date="2026-10-12T23:57:00Z">
                <w:r>
                  <w:delText>SU-ID-CM3-014</w:delText>
                </w:r>
                <w:r>
                  <w:br/>
                  <w:delText>LED 패턴 출력</w:delText>
                </w:r>
              </w:del>
            </w:ins>
          </w:p>
        </w:tc>
      </w:tr>
      <w:tr w:rsidR="0058450E" w14:paraId="6D1C39DA" w14:textId="77777777" w:rsidTr="00D44296">
        <w:trPr>
          <w:cantSplit/>
          <w:ins w:id="282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620FE2E" w14:textId="77777777" w:rsidR="0058450E" w:rsidRDefault="0058450E">
            <w:pPr>
              <w:pStyle w:val="TDCe"/>
              <w:widowControl w:val="0"/>
              <w:spacing w:line="264" w:lineRule="auto"/>
              <w:rPr>
                <w:ins w:id="2823" w:author="김은수" w:date="2026-10-12T09:19:00Z" w16du:dateUtc="2026-10-12T00:19:00Z"/>
              </w:rPr>
            </w:pPr>
            <w:ins w:id="2824" w:author="김은수" w:date="2026-10-12T09:19:00Z" w16du:dateUtc="2026-10-12T00:19:00Z">
              <w:r>
                <w:t>SW-FW-RID-23</w:t>
              </w:r>
            </w:ins>
          </w:p>
        </w:tc>
        <w:tc>
          <w:tcPr>
            <w:tcW w:w="2670" w:type="dxa"/>
            <w:vAlign w:val="top"/>
          </w:tcPr>
          <w:p w14:paraId="1AC4060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25" w:author="김은수" w:date="2026-10-12T09:19:00Z" w16du:dateUtc="2026-10-12T00:19:00Z"/>
                <w:del w:id="2826" w:author="김은수" w:date="2026-10-13T00:52:00Z"/>
              </w:rPr>
            </w:pPr>
            <w:ins w:id="2827" w:author="김은수" w:date="2026-10-12T09:19:00Z" w16du:dateUtc="2026-10-12T00:19:00Z">
              <w:del w:id="2828" w:author="김은수" w:date="2026-10-13T00:05:00Z">
                <w:r>
                  <w:delText>SI-ID-CM3-001</w:delText>
                </w:r>
                <w:r>
                  <w:br/>
                  <w:delText>시스템 제어 모듈</w:delText>
                </w:r>
              </w:del>
            </w:ins>
            <w:ins w:id="2829" w:author="김은수" w:date="2026-10-13T00:05:00Z">
              <w:del w:id="2830" w:author="김은수" w:date="2026-10-13T00:52:00Z">
                <w:r>
                  <w:delText>SI-ID-CM3-001</w:delText>
                </w:r>
                <w:r>
                  <w:br/>
                  <w:delText>시스템 제어 모듈SI-ID-CM3-003</w:delText>
                </w:r>
                <w:r>
                  <w:br/>
                  <w:delText>내부 자극 장치 실행 모듈SI-ID-CFX-002</w:delText>
                </w:r>
                <w:r>
                  <w:br/>
                  <w:delText>신호처리 모듈</w:delText>
                </w:r>
                <w:r>
                  <w:br/>
                  <w:delText>SI-ID-QCC-002 HW 인터페이스 모듈</w:delText>
                </w:r>
              </w:del>
            </w:ins>
          </w:p>
          <w:p w14:paraId="6D28E44E" w14:textId="7CEBE09A"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31" w:author="김은수" w:date="2026-10-13T00:52:00Z"/>
                <w:del w:id="2832" w:author="김은수" w:date="2026-10-13T10:30:00Z" w16du:dateUtc="2026-10-13T01:30:00Z"/>
              </w:rPr>
            </w:pPr>
            <w:ins w:id="2833" w:author="김은수" w:date="2026-10-13T00:52:00Z">
              <w:r>
                <w:t>SI-ID-CM3-001</w:t>
              </w:r>
              <w:r>
                <w:br/>
                <w:t>시스템 제어 모듈</w:t>
              </w:r>
              <w:r>
                <w:br/>
                <w:t>SI-ID-CM3-003</w:t>
              </w:r>
              <w:r>
                <w:br/>
                <w:t>내부 자극 장치 실행 모듈</w:t>
              </w:r>
              <w:r>
                <w:br/>
                <w:t>SI-ID-CFX-002</w:t>
              </w:r>
              <w:r>
                <w:br/>
                <w:t>신호처리 모듈</w:t>
              </w:r>
              <w:r>
                <w:br/>
              </w:r>
              <w:r>
                <w:rPr>
                  <w:color w:val="C00000"/>
                  <w:rPrChange w:id="2834" w:author="김은수" w:date="2026-10-16T07:34:00Z">
                    <w:rPr/>
                  </w:rPrChange>
                </w:rPr>
                <w:t>SI-ID-QCC-002</w:t>
              </w:r>
              <w:r>
                <w:rPr>
                  <w:color w:val="C00000"/>
                  <w:rPrChange w:id="2835" w:author="김은수" w:date="2026-10-16T07:34:00Z">
                    <w:rPr/>
                  </w:rPrChange>
                </w:rPr>
                <w:br/>
                <w:t>HW 인터페이스 모듈</w:t>
              </w:r>
            </w:ins>
          </w:p>
          <w:p w14:paraId="54CB7E65" w14:textId="1AF32555"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36" w:author="김은수" w:date="2026-10-12T09:19:00Z" w16du:dateUtc="2026-10-12T00:19:00Z"/>
                <w:del w:id="2837" w:author="김은수" w:date="2026-10-13T10:30:00Z" w16du:dateUtc="2026-10-13T01:30:00Z"/>
              </w:rPr>
            </w:pPr>
            <w:ins w:id="2838" w:author="김은수" w:date="2026-10-12T09:19:00Z" w16du:dateUtc="2026-10-12T00:19:00Z">
              <w:del w:id="2839" w:author="김은수" w:date="2026-10-13T00:05:00Z">
                <w:r>
                  <w:delText>SI-ID-CM3-003</w:delText>
                </w:r>
                <w:r>
                  <w:br/>
                  <w:delText>내부 자극 장치 실행 모듈</w:delText>
                </w:r>
              </w:del>
            </w:ins>
          </w:p>
          <w:p w14:paraId="1DBCBE7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40" w:author="김은수" w:date="2026-10-12T09:19:00Z" w16du:dateUtc="2026-10-12T00:19:00Z"/>
              </w:rPr>
              <w:pPrChange w:id="2841"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2842" w:author="김은수" w:date="2026-10-12T09:19:00Z" w16du:dateUtc="2026-10-12T00:19:00Z">
              <w:del w:id="2843" w:author="김은수" w:date="2026-10-13T00:05:00Z">
                <w:r>
                  <w:delText>SI-ID-CFX-002</w:delText>
                </w:r>
                <w:r>
                  <w:br/>
                  <w:delText>신호처리 모듈</w:delText>
                </w:r>
              </w:del>
            </w:ins>
          </w:p>
        </w:tc>
        <w:tc>
          <w:tcPr>
            <w:tcW w:w="5228" w:type="dxa"/>
            <w:vAlign w:val="top"/>
          </w:tcPr>
          <w:p w14:paraId="6CE4740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44" w:author="김은수" w:date="2026-10-12T09:19:00Z" w16du:dateUtc="2026-10-12T00:19:00Z"/>
                <w:del w:id="2845" w:author="김은수" w:date="2026-10-13T00:52:00Z"/>
              </w:rPr>
            </w:pPr>
            <w:ins w:id="2846" w:author="김은수" w:date="2026-10-12T09:19:00Z" w16du:dateUtc="2026-10-12T00:19:00Z">
              <w:del w:id="2847" w:author="김은수" w:date="2026-10-13T00:05:00Z">
                <w:r>
                  <w:delText>SU-ID-CM3-011</w:delText>
                </w:r>
                <w:r>
                  <w:br/>
                  <w:delText>배터리 및 크래들 정보 관리</w:delText>
                </w:r>
              </w:del>
            </w:ins>
            <w:ins w:id="2848" w:author="김은수" w:date="2026-10-13T00:05:00Z">
              <w:del w:id="2849" w:author="김은수" w:date="2026-10-13T00:52:00Z">
                <w:r>
                  <w:delText>SU-ID-CM3-011</w:delText>
                </w:r>
                <w:r>
                  <w:br/>
                  <w:delText>배터리 및 크래들 정보 관리SU-ID-CM3-044</w:delText>
                </w:r>
                <w:r>
                  <w:br/>
                  <w:delText>자극 알림 실행SU-ID-CFX-032</w:delText>
                </w:r>
                <w:r>
                  <w:br/>
                  <w:delText>비선형 매핑과 T 이하 묵음</w:delText>
                </w:r>
                <w:r>
                  <w:br/>
                  <w:delText>SU-ID-QCC-006 Power 제어 유닛</w:delText>
                </w:r>
              </w:del>
            </w:ins>
          </w:p>
          <w:p w14:paraId="13455B90" w14:textId="2FA6540C"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50" w:author="김은수" w:date="2026-10-13T00:52:00Z"/>
                <w:del w:id="2851" w:author="김은수" w:date="2026-10-13T10:30:00Z" w16du:dateUtc="2026-10-13T01:30:00Z"/>
              </w:rPr>
            </w:pPr>
            <w:ins w:id="2852" w:author="김은수" w:date="2026-10-13T00:52:00Z">
              <w:r>
                <w:t>SU-ID-CM3-011</w:t>
              </w:r>
              <w:r>
                <w:br/>
                <w:t>배터리 및 크래들 정보 관리</w:t>
              </w:r>
              <w:r>
                <w:br/>
                <w:t>SU-ID-CM3-044</w:t>
              </w:r>
              <w:r>
                <w:br/>
                <w:t>자극 알림 실행</w:t>
              </w:r>
              <w:r>
                <w:br/>
                <w:t>SU-ID-CFX-032</w:t>
              </w:r>
              <w:r>
                <w:br/>
                <w:t>비선형 매핑과 T 이하 묵음</w:t>
              </w:r>
              <w:r>
                <w:br/>
              </w:r>
              <w:r>
                <w:rPr>
                  <w:color w:val="C00000"/>
                  <w:rPrChange w:id="2853" w:author="김은수" w:date="2026-10-16T07:34:00Z">
                    <w:rPr/>
                  </w:rPrChange>
                </w:rPr>
                <w:t>SU-ID-QCC-006</w:t>
              </w:r>
              <w:r>
                <w:rPr>
                  <w:color w:val="C00000"/>
                  <w:rPrChange w:id="2854" w:author="김은수" w:date="2026-10-16T07:34:00Z">
                    <w:rPr/>
                  </w:rPrChange>
                </w:rPr>
                <w:br/>
                <w:t>Power 제어 유닛</w:t>
              </w:r>
            </w:ins>
          </w:p>
          <w:p w14:paraId="66D65D61" w14:textId="582C1ECC"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55" w:author="김은수" w:date="2026-10-12T09:19:00Z" w16du:dateUtc="2026-10-12T00:19:00Z"/>
                <w:del w:id="2856" w:author="김은수" w:date="2026-10-13T10:30:00Z" w16du:dateUtc="2026-10-13T01:30:00Z"/>
              </w:rPr>
            </w:pPr>
            <w:ins w:id="2857" w:author="김은수" w:date="2026-10-12T09:19:00Z" w16du:dateUtc="2026-10-12T00:19:00Z">
              <w:del w:id="2858" w:author="김은수" w:date="2026-10-13T00:05:00Z">
                <w:r>
                  <w:delText>SU-ID-CM3-044</w:delText>
                </w:r>
                <w:r>
                  <w:br/>
                  <w:delText>자극 알림 실행</w:delText>
                </w:r>
              </w:del>
            </w:ins>
          </w:p>
          <w:p w14:paraId="48C949A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59" w:author="김은수" w:date="2026-10-12T09:19:00Z" w16du:dateUtc="2026-10-12T00:19:00Z"/>
              </w:rPr>
            </w:pPr>
            <w:ins w:id="2860" w:author="김은수" w:date="2026-10-12T09:19:00Z" w16du:dateUtc="2026-10-12T00:19:00Z">
              <w:del w:id="2861" w:author="김은수" w:date="2026-10-13T00:05:00Z">
                <w:r>
                  <w:delText>SU-ID-CFX-032</w:delText>
                </w:r>
                <w:r>
                  <w:br/>
                  <w:delText>비선형 매핑과 T 이하 묵음</w:delText>
                </w:r>
              </w:del>
            </w:ins>
          </w:p>
        </w:tc>
      </w:tr>
      <w:tr w:rsidR="0058450E" w14:paraId="308EBCEB" w14:textId="77777777" w:rsidTr="00D44296">
        <w:trPr>
          <w:cantSplit/>
          <w:ins w:id="286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EE44F63" w14:textId="77777777" w:rsidR="0058450E" w:rsidRDefault="0058450E">
            <w:pPr>
              <w:pStyle w:val="TDCe"/>
              <w:widowControl w:val="0"/>
              <w:spacing w:line="264" w:lineRule="auto"/>
              <w:rPr>
                <w:ins w:id="2863" w:author="김은수" w:date="2026-10-12T09:19:00Z" w16du:dateUtc="2026-10-12T00:19:00Z"/>
              </w:rPr>
            </w:pPr>
            <w:ins w:id="2864" w:author="김은수" w:date="2026-10-12T09:19:00Z" w16du:dateUtc="2026-10-12T00:19:00Z">
              <w:r>
                <w:lastRenderedPageBreak/>
                <w:t>SW-FW-RID-24</w:t>
              </w:r>
            </w:ins>
          </w:p>
        </w:tc>
        <w:tc>
          <w:tcPr>
            <w:tcW w:w="2670" w:type="dxa"/>
            <w:vAlign w:val="top"/>
          </w:tcPr>
          <w:p w14:paraId="47C6781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65" w:author="김은수" w:date="2026-10-12T09:19:00Z" w16du:dateUtc="2026-10-12T00:19:00Z"/>
                <w:del w:id="2866" w:author="김은수" w:date="2026-10-13T00:52:00Z"/>
              </w:rPr>
            </w:pPr>
            <w:ins w:id="2867" w:author="김은수" w:date="2026-10-12T09:19:00Z" w16du:dateUtc="2026-10-12T00:19:00Z">
              <w:del w:id="2868" w:author="김은수" w:date="2026-10-12T23:57:00Z">
                <w:r>
                  <w:delText>SI-ID-CM3-001</w:delText>
                </w:r>
                <w:r>
                  <w:br/>
                  <w:delText>시스템 제어 모듈</w:delText>
                </w:r>
              </w:del>
            </w:ins>
            <w:ins w:id="2869" w:author="김은수" w:date="2026-10-12T23:57:00Z">
              <w:del w:id="2870" w:author="김은수" w:date="2026-10-13T00:52:00Z">
                <w:r>
                  <w:delText>SI-ID-CM3-001</w:delText>
                </w:r>
                <w:r>
                  <w:br/>
                  <w:delText>시스템 제어 모듈SI-ID-CM3-004</w:delText>
                </w:r>
                <w:r>
                  <w:br/>
                  <w:delText>블루투스 통신 모듈SI-ID-CFX-001</w:delText>
                </w:r>
                <w:r>
                  <w:br/>
                  <w:delText>시스템 제어 모듈</w:delText>
                </w:r>
                <w:r>
                  <w:br/>
                  <w:delText>SI-ID-QCC-003 블루투스 모듈</w:delText>
                </w:r>
              </w:del>
            </w:ins>
          </w:p>
          <w:p w14:paraId="23F9A5DB" w14:textId="593B6F5D"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71" w:author="김은수" w:date="2026-10-13T00:52:00Z"/>
                <w:del w:id="2872" w:author="김은수" w:date="2026-10-13T10:30:00Z" w16du:dateUtc="2026-10-13T01:30:00Z"/>
              </w:rPr>
            </w:pPr>
            <w:ins w:id="2873" w:author="김은수" w:date="2026-10-13T00:52:00Z">
              <w:r>
                <w:t>SI-ID-CM3-001</w:t>
              </w:r>
              <w:r>
                <w:br/>
                <w:t>시스템 제어 모듈</w:t>
              </w:r>
              <w:r>
                <w:br/>
                <w:t>SI-ID-CM3-004</w:t>
              </w:r>
              <w:r>
                <w:br/>
                <w:t>블루투스 통신 모듈</w:t>
              </w:r>
              <w:r>
                <w:br/>
                <w:t>SI-ID-CFX-001</w:t>
              </w:r>
              <w:r>
                <w:br/>
                <w:t>시스템 제어 모듈</w:t>
              </w:r>
              <w:r>
                <w:br/>
              </w:r>
              <w:r>
                <w:rPr>
                  <w:color w:val="C00000"/>
                  <w:rPrChange w:id="2874" w:author="김은수" w:date="2026-10-16T07:34:00Z">
                    <w:rPr/>
                  </w:rPrChange>
                </w:rPr>
                <w:t>SI-ID-QCC-003</w:t>
              </w:r>
              <w:r>
                <w:rPr>
                  <w:color w:val="C00000"/>
                  <w:rPrChange w:id="2875" w:author="김은수" w:date="2026-10-16T07:34:00Z">
                    <w:rPr/>
                  </w:rPrChange>
                </w:rPr>
                <w:br/>
                <w:t>블루투스 모듈</w:t>
              </w:r>
            </w:ins>
          </w:p>
          <w:p w14:paraId="3B5C8F70" w14:textId="0B0BA81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76" w:author="김은수" w:date="2026-10-12T09:19:00Z" w16du:dateUtc="2026-10-12T00:19:00Z"/>
                <w:del w:id="2877" w:author="김은수" w:date="2026-10-13T10:30:00Z" w16du:dateUtc="2026-10-13T01:30:00Z"/>
              </w:rPr>
            </w:pPr>
            <w:ins w:id="2878" w:author="김은수" w:date="2026-10-12T09:19:00Z" w16du:dateUtc="2026-10-12T00:19:00Z">
              <w:del w:id="2879" w:author="김은수" w:date="2026-10-12T23:57:00Z">
                <w:r>
                  <w:delText>SI-ID-CM3-004</w:delText>
                </w:r>
                <w:r>
                  <w:br/>
                  <w:delText>블루투스 통신 모듈</w:delText>
                </w:r>
              </w:del>
            </w:ins>
          </w:p>
          <w:p w14:paraId="68F77D1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80" w:author="김은수" w:date="2026-10-12T09:19:00Z" w16du:dateUtc="2026-10-12T00:19:00Z"/>
              </w:rPr>
              <w:pPrChange w:id="2881"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2882" w:author="김은수" w:date="2026-10-12T09:19:00Z" w16du:dateUtc="2026-10-12T00:19:00Z">
              <w:del w:id="2883" w:author="김은수" w:date="2026-10-12T23:57:00Z">
                <w:r>
                  <w:delText>SI-ID-CFX-001</w:delText>
                </w:r>
                <w:r>
                  <w:br/>
                  <w:delText>시스템 제어 모듈</w:delText>
                </w:r>
              </w:del>
            </w:ins>
          </w:p>
        </w:tc>
        <w:tc>
          <w:tcPr>
            <w:tcW w:w="5228" w:type="dxa"/>
            <w:vAlign w:val="top"/>
          </w:tcPr>
          <w:p w14:paraId="798717D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84" w:author="김은수" w:date="2026-10-12T09:19:00Z" w16du:dateUtc="2026-10-12T00:19:00Z"/>
                <w:del w:id="2885" w:author="김은수" w:date="2026-10-13T00:52:00Z"/>
              </w:rPr>
            </w:pPr>
            <w:ins w:id="2886" w:author="김은수" w:date="2026-10-12T09:19:00Z" w16du:dateUtc="2026-10-12T00:19:00Z">
              <w:del w:id="2887" w:author="김은수" w:date="2026-10-12T23:57:00Z">
                <w:r>
                  <w:delText>SU-ID-CM3-006</w:delText>
                </w:r>
                <w:r>
                  <w:br/>
                  <w:delText>시스템 상태 및 맵 변경 공유</w:delText>
                </w:r>
              </w:del>
            </w:ins>
            <w:ins w:id="2888" w:author="김은수" w:date="2026-10-12T23:57:00Z">
              <w:del w:id="2889" w:author="김은수" w:date="2026-10-13T00:52:00Z">
                <w:r>
                  <w:delText>SU-ID-CM3-006</w:delText>
                </w:r>
                <w:r>
                  <w:br/>
                  <w:delText>시스템 상태 및 맵 변경 공유SU-ID-CM3-022</w:delText>
                </w:r>
                <w:r>
                  <w:br/>
                  <w:delText>맵 목록과 선택 정보SU-ID-CM3-046</w:delText>
                </w:r>
                <w:r>
                  <w:br/>
                  <w:delText>리모콘 명령 처리SU-ID-CFX-011</w:delText>
                </w:r>
                <w:r>
                  <w:br/>
                  <w:delText>맵 및 볼륨 변경 처리SU-ID-CFX-012</w:delText>
                </w:r>
                <w:r>
                  <w:br/>
                  <w:delText>공유 맵 데이터 복사</w:delText>
                </w:r>
                <w:r>
                  <w:br/>
                  <w:delText>SU-ID-QCC-011 BLE Data 처리 유닛</w:delText>
                </w:r>
              </w:del>
            </w:ins>
          </w:p>
          <w:p w14:paraId="4EABC683" w14:textId="27ABF611"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90" w:author="김은수" w:date="2026-10-13T00:52:00Z"/>
                <w:del w:id="2891" w:author="김은수" w:date="2026-10-13T10:30:00Z" w16du:dateUtc="2026-10-13T01:30:00Z"/>
              </w:rPr>
            </w:pPr>
            <w:ins w:id="2892" w:author="김은수" w:date="2026-10-13T00:52:00Z">
              <w:r>
                <w:t>SU-ID-CM3-006</w:t>
              </w:r>
              <w:r>
                <w:br/>
                <w:t>시스템 상태 및 맵 변경 공유</w:t>
              </w:r>
              <w:r>
                <w:br/>
                <w:t>SU-ID-CM3-022</w:t>
              </w:r>
              <w:r>
                <w:br/>
                <w:t>맵 목록과 선택 정보</w:t>
              </w:r>
              <w:r>
                <w:br/>
                <w:t>SU-ID-CM3-046</w:t>
              </w:r>
              <w:r>
                <w:br/>
                <w:t>리모콘 명령 처리</w:t>
              </w:r>
              <w:r>
                <w:br/>
                <w:t>SU-ID-CFX-011</w:t>
              </w:r>
              <w:r>
                <w:br/>
                <w:t>맵 및 볼륨 변경 처리</w:t>
              </w:r>
              <w:r>
                <w:br/>
                <w:t>SU-ID-CFX-012</w:t>
              </w:r>
              <w:r>
                <w:br/>
                <w:t>공유 맵 데이터 복사</w:t>
              </w:r>
              <w:r>
                <w:br/>
              </w:r>
              <w:r>
                <w:rPr>
                  <w:color w:val="C00000"/>
                  <w:rPrChange w:id="2893" w:author="김은수" w:date="2026-10-16T07:34:00Z">
                    <w:rPr/>
                  </w:rPrChange>
                </w:rPr>
                <w:t>SU-ID-QCC-011</w:t>
              </w:r>
              <w:r>
                <w:rPr>
                  <w:color w:val="C00000"/>
                  <w:rPrChange w:id="2894" w:author="김은수" w:date="2026-10-16T07:34:00Z">
                    <w:rPr/>
                  </w:rPrChange>
                </w:rPr>
                <w:br/>
                <w:t>BLE Data 처리 유닛</w:t>
              </w:r>
            </w:ins>
          </w:p>
          <w:p w14:paraId="2EEB7D36" w14:textId="495D9F10"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95" w:author="김은수" w:date="2026-10-12T09:19:00Z" w16du:dateUtc="2026-10-12T00:19:00Z"/>
                <w:del w:id="2896" w:author="김은수" w:date="2026-10-13T10:30:00Z" w16du:dateUtc="2026-10-13T01:30:00Z"/>
              </w:rPr>
            </w:pPr>
            <w:ins w:id="2897" w:author="김은수" w:date="2026-10-12T09:19:00Z" w16du:dateUtc="2026-10-12T00:19:00Z">
              <w:del w:id="2898" w:author="김은수" w:date="2026-10-12T23:57:00Z">
                <w:r>
                  <w:delText>SU-ID-CM3-022</w:delText>
                </w:r>
                <w:r>
                  <w:br/>
                  <w:delText>맵 목록과 선택 정보</w:delText>
                </w:r>
              </w:del>
            </w:ins>
          </w:p>
          <w:p w14:paraId="1B2F507E" w14:textId="44FD6D79"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899" w:author="김은수" w:date="2026-10-12T09:19:00Z" w16du:dateUtc="2026-10-12T00:19:00Z"/>
                <w:del w:id="2900" w:author="김은수" w:date="2026-10-13T10:30:00Z" w16du:dateUtc="2026-10-13T01:30:00Z"/>
              </w:rPr>
            </w:pPr>
            <w:ins w:id="2901" w:author="김은수" w:date="2026-10-12T09:19:00Z" w16du:dateUtc="2026-10-12T00:19:00Z">
              <w:del w:id="2902" w:author="김은수" w:date="2026-10-12T23:57:00Z">
                <w:r>
                  <w:delText>SU-ID-CM3-046</w:delText>
                </w:r>
                <w:r>
                  <w:br/>
                  <w:delText>리모콘 명령 처리</w:delText>
                </w:r>
              </w:del>
            </w:ins>
          </w:p>
          <w:p w14:paraId="012FBD61" w14:textId="645FA9AE"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03" w:author="김은수" w:date="2026-10-12T09:19:00Z" w16du:dateUtc="2026-10-12T00:19:00Z"/>
                <w:del w:id="2904" w:author="김은수" w:date="2026-10-13T10:30:00Z" w16du:dateUtc="2026-10-13T01:30:00Z"/>
              </w:rPr>
            </w:pPr>
            <w:ins w:id="2905" w:author="김은수" w:date="2026-10-12T09:19:00Z" w16du:dateUtc="2026-10-12T00:19:00Z">
              <w:del w:id="2906" w:author="김은수" w:date="2026-10-12T23:57:00Z">
                <w:r>
                  <w:delText>SU-ID-CFX-011</w:delText>
                </w:r>
                <w:r>
                  <w:br/>
                  <w:delText>맵 및 볼륨 변경 처리</w:delText>
                </w:r>
              </w:del>
            </w:ins>
          </w:p>
          <w:p w14:paraId="1F80F04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07" w:author="김은수" w:date="2026-10-12T09:19:00Z" w16du:dateUtc="2026-10-12T00:19:00Z"/>
              </w:rPr>
            </w:pPr>
            <w:ins w:id="2908" w:author="김은수" w:date="2026-10-12T09:19:00Z" w16du:dateUtc="2026-10-12T00:19:00Z">
              <w:del w:id="2909" w:author="김은수" w:date="2026-10-12T23:57:00Z">
                <w:r>
                  <w:delText>SU-ID-CFX-012</w:delText>
                </w:r>
                <w:r>
                  <w:br/>
                  <w:delText>공유 맵 데이터 복사</w:delText>
                </w:r>
              </w:del>
            </w:ins>
          </w:p>
        </w:tc>
      </w:tr>
      <w:tr w:rsidR="0058450E" w14:paraId="23F5B243" w14:textId="77777777" w:rsidTr="00D44296">
        <w:trPr>
          <w:cantSplit/>
          <w:ins w:id="291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EF262A4" w14:textId="77777777" w:rsidR="0058450E" w:rsidRDefault="0058450E">
            <w:pPr>
              <w:pStyle w:val="TDCe"/>
              <w:widowControl w:val="0"/>
              <w:spacing w:line="264" w:lineRule="auto"/>
              <w:rPr>
                <w:ins w:id="2911" w:author="김은수" w:date="2026-10-12T09:19:00Z" w16du:dateUtc="2026-10-12T00:19:00Z"/>
              </w:rPr>
            </w:pPr>
            <w:ins w:id="2912" w:author="김은수" w:date="2026-10-12T09:19:00Z" w16du:dateUtc="2026-10-12T00:19:00Z">
              <w:r>
                <w:t>SW-FW-RID-25</w:t>
              </w:r>
            </w:ins>
          </w:p>
        </w:tc>
        <w:tc>
          <w:tcPr>
            <w:tcW w:w="2670" w:type="dxa"/>
            <w:vAlign w:val="top"/>
          </w:tcPr>
          <w:p w14:paraId="63BF18E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13" w:author="김은수" w:date="2026-10-12T09:19:00Z" w16du:dateUtc="2026-10-12T00:19:00Z"/>
                <w:del w:id="2914" w:author="김은수" w:date="2026-10-13T00:52:00Z"/>
              </w:rPr>
            </w:pPr>
            <w:ins w:id="2915" w:author="김은수" w:date="2026-10-12T09:19:00Z" w16du:dateUtc="2026-10-12T00:19:00Z">
              <w:del w:id="2916" w:author="김은수" w:date="2026-10-12T23:57:00Z">
                <w:r>
                  <w:delText>SI-ID-CM3-001</w:delText>
                </w:r>
                <w:r>
                  <w:br/>
                  <w:delText>시스템 제어 모듈</w:delText>
                </w:r>
              </w:del>
            </w:ins>
            <w:ins w:id="2917" w:author="김은수" w:date="2026-10-12T23:57:00Z">
              <w:del w:id="2918" w:author="김은수" w:date="2026-10-13T00:52:00Z">
                <w:r>
                  <w:delText>SI-ID-CM3-001</w:delText>
                </w:r>
                <w:r>
                  <w:br/>
                  <w:delText>시스템 제어 모듈SI-ID-CM3-004</w:delText>
                </w:r>
                <w:r>
                  <w:br/>
                  <w:delText>블루투스 통신 모듈SI-ID-CFX-001</w:delText>
                </w:r>
                <w:r>
                  <w:br/>
                  <w:delText>시스템 제어 모듈SI-ID-CFX-002</w:delText>
                </w:r>
                <w:r>
                  <w:br/>
                  <w:delText>신호처리 모듈</w:delText>
                </w:r>
                <w:r>
                  <w:br/>
                  <w:delText>SI-ID-QCC-003 블루투스 모듈</w:delText>
                </w:r>
              </w:del>
            </w:ins>
          </w:p>
          <w:p w14:paraId="352B9775" w14:textId="49768F2E"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19" w:author="김은수" w:date="2026-10-13T00:52:00Z"/>
                <w:del w:id="2920" w:author="김은수" w:date="2026-10-13T10:30:00Z" w16du:dateUtc="2026-10-13T01:30:00Z"/>
              </w:rPr>
            </w:pPr>
            <w:ins w:id="2921" w:author="김은수" w:date="2026-10-13T00:52:00Z">
              <w:r>
                <w:t>SI-ID-CM3-001</w:t>
              </w:r>
              <w:r>
                <w:br/>
                <w:t>시스템 제어 모듈</w:t>
              </w:r>
              <w:r>
                <w:br/>
                <w:t>SI-ID-CM3-004</w:t>
              </w:r>
              <w:r>
                <w:br/>
                <w:t>블루투스 통신 모듈</w:t>
              </w:r>
              <w:r>
                <w:br/>
                <w:t>SI-ID-CFX-001</w:t>
              </w:r>
              <w:r>
                <w:br/>
                <w:t>시스템 제어 모듈</w:t>
              </w:r>
              <w:r>
                <w:br/>
                <w:t>SI-ID-CFX-002</w:t>
              </w:r>
              <w:r>
                <w:br/>
                <w:t>신호처리 모듈</w:t>
              </w:r>
              <w:r>
                <w:br/>
              </w:r>
              <w:r>
                <w:rPr>
                  <w:color w:val="C00000"/>
                  <w:rPrChange w:id="2922" w:author="김은수" w:date="2026-10-16T07:34:00Z">
                    <w:rPr/>
                  </w:rPrChange>
                </w:rPr>
                <w:t>SI-ID-QCC-003</w:t>
              </w:r>
              <w:r>
                <w:rPr>
                  <w:color w:val="C00000"/>
                  <w:rPrChange w:id="2923" w:author="김은수" w:date="2026-10-16T07:34:00Z">
                    <w:rPr/>
                  </w:rPrChange>
                </w:rPr>
                <w:br/>
                <w:t>블루투스 모듈</w:t>
              </w:r>
            </w:ins>
          </w:p>
          <w:p w14:paraId="645E4429" w14:textId="4FD56AF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24" w:author="김은수" w:date="2026-10-12T09:19:00Z" w16du:dateUtc="2026-10-12T00:19:00Z"/>
                <w:del w:id="2925" w:author="김은수" w:date="2026-10-13T10:30:00Z" w16du:dateUtc="2026-10-13T01:30:00Z"/>
              </w:rPr>
            </w:pPr>
            <w:ins w:id="2926" w:author="김은수" w:date="2026-10-12T09:19:00Z" w16du:dateUtc="2026-10-12T00:19:00Z">
              <w:del w:id="2927" w:author="김은수" w:date="2026-10-12T23:57:00Z">
                <w:r>
                  <w:delText>SI-ID-CM3-004</w:delText>
                </w:r>
                <w:r>
                  <w:br/>
                  <w:delText>블루투스 통신 모듈</w:delText>
                </w:r>
              </w:del>
            </w:ins>
          </w:p>
          <w:p w14:paraId="0F69BEE0" w14:textId="7FE6AF06"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28" w:author="김은수" w:date="2026-10-12T09:19:00Z" w16du:dateUtc="2026-10-12T00:19:00Z"/>
                <w:del w:id="2929" w:author="김은수" w:date="2026-10-13T10:30:00Z" w16du:dateUtc="2026-10-13T01:30:00Z"/>
              </w:rPr>
            </w:pPr>
            <w:ins w:id="2930" w:author="김은수" w:date="2026-10-12T09:19:00Z" w16du:dateUtc="2026-10-12T00:19:00Z">
              <w:del w:id="2931" w:author="김은수" w:date="2026-10-12T23:57:00Z">
                <w:r>
                  <w:delText>SI-ID-CFX-001</w:delText>
                </w:r>
                <w:r>
                  <w:br/>
                  <w:delText>시스템 제어 모듈</w:delText>
                </w:r>
              </w:del>
            </w:ins>
          </w:p>
          <w:p w14:paraId="66CC530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32" w:author="김은수" w:date="2026-10-12T09:19:00Z" w16du:dateUtc="2026-10-12T00:19:00Z"/>
              </w:rPr>
              <w:pPrChange w:id="2933"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2934" w:author="김은수" w:date="2026-10-12T09:19:00Z" w16du:dateUtc="2026-10-12T00:19:00Z">
              <w:del w:id="2935" w:author="김은수" w:date="2026-10-12T23:57:00Z">
                <w:r>
                  <w:delText>SI-ID-CFX-002</w:delText>
                </w:r>
                <w:r>
                  <w:br/>
                  <w:delText>신호처리 모듈</w:delText>
                </w:r>
              </w:del>
            </w:ins>
          </w:p>
        </w:tc>
        <w:tc>
          <w:tcPr>
            <w:tcW w:w="5228" w:type="dxa"/>
            <w:vAlign w:val="top"/>
          </w:tcPr>
          <w:p w14:paraId="4799B0C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36" w:author="김은수" w:date="2026-10-12T09:19:00Z" w16du:dateUtc="2026-10-12T00:19:00Z"/>
                <w:del w:id="2937" w:author="김은수" w:date="2026-10-13T00:52:00Z"/>
              </w:rPr>
            </w:pPr>
            <w:ins w:id="2938" w:author="김은수" w:date="2026-10-12T09:19:00Z" w16du:dateUtc="2026-10-12T00:19:00Z">
              <w:del w:id="2939" w:author="김은수" w:date="2026-10-12T23:57:00Z">
                <w:r>
                  <w:delText>SU-ID-CM3-023</w:delText>
                </w:r>
                <w:r>
                  <w:br/>
                  <w:delText>오디오 및 자극 볼륨 설정</w:delText>
                </w:r>
              </w:del>
            </w:ins>
            <w:ins w:id="2940" w:author="김은수" w:date="2026-10-12T23:57:00Z">
              <w:del w:id="2941" w:author="김은수" w:date="2026-10-13T00:52:00Z">
                <w:r>
                  <w:delText>SU-ID-CM3-023</w:delText>
                </w:r>
                <w:r>
                  <w:br/>
                  <w:delText>오디오 및 자극 볼륨 설정SU-ID-CM3-046</w:delText>
                </w:r>
                <w:r>
                  <w:br/>
                  <w:delText>리모콘 명령 처리SU-ID-CFX-011</w:delText>
                </w:r>
                <w:r>
                  <w:br/>
                  <w:delText>맵 및 볼륨 변경 처리SU-ID-CFX-023</w:delText>
                </w:r>
                <w:r>
                  <w:br/>
                  <w:delText>AGC 목표 이득 계산</w:delText>
                </w:r>
                <w:r>
                  <w:br/>
                  <w:delText>SU-ID-QCC-011 BLE Data 처리 유닛</w:delText>
                </w:r>
              </w:del>
            </w:ins>
          </w:p>
          <w:p w14:paraId="6E1F5A1E" w14:textId="76F06885"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42" w:author="김은수" w:date="2026-10-13T00:52:00Z"/>
                <w:del w:id="2943" w:author="김은수" w:date="2026-10-13T10:30:00Z" w16du:dateUtc="2026-10-13T01:30:00Z"/>
              </w:rPr>
            </w:pPr>
            <w:ins w:id="2944" w:author="김은수" w:date="2026-10-13T00:52:00Z">
              <w:r>
                <w:t>SU-ID-CM3-023</w:t>
              </w:r>
              <w:r>
                <w:br/>
                <w:t>오디오 및 자극 볼륨 설정</w:t>
              </w:r>
              <w:r>
                <w:br/>
                <w:t>SU-ID-CM3-046</w:t>
              </w:r>
              <w:r>
                <w:br/>
                <w:t>리모콘 명령 처리</w:t>
              </w:r>
              <w:r>
                <w:br/>
                <w:t>SU-ID-CFX-011</w:t>
              </w:r>
              <w:r>
                <w:br/>
                <w:t>맵 및 볼륨 변경 처리</w:t>
              </w:r>
              <w:r>
                <w:br/>
                <w:t>SU-ID-CFX-023</w:t>
              </w:r>
              <w:r>
                <w:br/>
                <w:t>AGC 목표 이득 계산</w:t>
              </w:r>
              <w:r>
                <w:br/>
              </w:r>
              <w:r>
                <w:rPr>
                  <w:color w:val="C00000"/>
                  <w:rPrChange w:id="2945" w:author="김은수" w:date="2026-10-16T07:34:00Z">
                    <w:rPr/>
                  </w:rPrChange>
                </w:rPr>
                <w:t>SU-ID-QCC-011</w:t>
              </w:r>
              <w:r>
                <w:rPr>
                  <w:color w:val="C00000"/>
                  <w:rPrChange w:id="2946" w:author="김은수" w:date="2026-10-16T07:34:00Z">
                    <w:rPr/>
                  </w:rPrChange>
                </w:rPr>
                <w:br/>
                <w:t>BLE Data 처리 유닛</w:t>
              </w:r>
            </w:ins>
          </w:p>
          <w:p w14:paraId="43D127F6" w14:textId="7DE93703"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47" w:author="김은수" w:date="2026-10-12T09:19:00Z" w16du:dateUtc="2026-10-12T00:19:00Z"/>
                <w:del w:id="2948" w:author="김은수" w:date="2026-10-13T10:30:00Z" w16du:dateUtc="2026-10-13T01:30:00Z"/>
              </w:rPr>
            </w:pPr>
            <w:ins w:id="2949" w:author="김은수" w:date="2026-10-12T09:19:00Z" w16du:dateUtc="2026-10-12T00:19:00Z">
              <w:del w:id="2950" w:author="김은수" w:date="2026-10-12T23:57:00Z">
                <w:r>
                  <w:delText>SU-ID-CM3-046</w:delText>
                </w:r>
                <w:r>
                  <w:br/>
                  <w:delText>리모콘 명령 처리</w:delText>
                </w:r>
              </w:del>
            </w:ins>
          </w:p>
          <w:p w14:paraId="49F6D3F8" w14:textId="3A2022F0"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51" w:author="김은수" w:date="2026-10-12T09:19:00Z" w16du:dateUtc="2026-10-12T00:19:00Z"/>
                <w:del w:id="2952" w:author="김은수" w:date="2026-10-13T10:30:00Z" w16du:dateUtc="2026-10-13T01:30:00Z"/>
              </w:rPr>
            </w:pPr>
            <w:ins w:id="2953" w:author="김은수" w:date="2026-10-12T09:19:00Z" w16du:dateUtc="2026-10-12T00:19:00Z">
              <w:del w:id="2954" w:author="김은수" w:date="2026-10-12T23:57:00Z">
                <w:r>
                  <w:delText>SU-ID-CFX-011</w:delText>
                </w:r>
                <w:r>
                  <w:br/>
                  <w:delText>맵 및 볼륨 변경 처리</w:delText>
                </w:r>
              </w:del>
            </w:ins>
          </w:p>
          <w:p w14:paraId="1D2EB58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55" w:author="김은수" w:date="2026-10-12T09:19:00Z" w16du:dateUtc="2026-10-12T00:19:00Z"/>
              </w:rPr>
            </w:pPr>
            <w:ins w:id="2956" w:author="김은수" w:date="2026-10-12T09:19:00Z" w16du:dateUtc="2026-10-12T00:19:00Z">
              <w:del w:id="2957" w:author="김은수" w:date="2026-10-12T23:57:00Z">
                <w:r>
                  <w:delText>SU-ID-CFX-023</w:delText>
                </w:r>
                <w:r>
                  <w:br/>
                  <w:delText>AGC 목표 이득 계산</w:delText>
                </w:r>
              </w:del>
            </w:ins>
          </w:p>
        </w:tc>
      </w:tr>
      <w:tr w:rsidR="0058450E" w14:paraId="0EDAF1F4" w14:textId="77777777" w:rsidTr="00D44296">
        <w:trPr>
          <w:cantSplit/>
          <w:ins w:id="2958"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3C4881D" w14:textId="77777777" w:rsidR="0058450E" w:rsidRDefault="0058450E">
            <w:pPr>
              <w:pStyle w:val="TDCe"/>
              <w:widowControl w:val="0"/>
              <w:spacing w:line="264" w:lineRule="auto"/>
              <w:rPr>
                <w:ins w:id="2959" w:author="김은수" w:date="2026-10-12T09:19:00Z" w16du:dateUtc="2026-10-12T00:19:00Z"/>
              </w:rPr>
            </w:pPr>
            <w:ins w:id="2960" w:author="김은수" w:date="2026-10-12T09:19:00Z" w16du:dateUtc="2026-10-12T00:19:00Z">
              <w:r>
                <w:lastRenderedPageBreak/>
                <w:t>SW-FW-RID-26</w:t>
              </w:r>
            </w:ins>
          </w:p>
        </w:tc>
        <w:tc>
          <w:tcPr>
            <w:tcW w:w="2670" w:type="dxa"/>
            <w:vAlign w:val="top"/>
          </w:tcPr>
          <w:p w14:paraId="45A676D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61" w:author="김은수" w:date="2026-10-12T09:19:00Z" w16du:dateUtc="2026-10-12T00:19:00Z"/>
                <w:del w:id="2962" w:author="김은수" w:date="2026-10-13T00:52:00Z"/>
              </w:rPr>
            </w:pPr>
            <w:ins w:id="2963" w:author="김은수" w:date="2026-10-12T09:19:00Z" w16du:dateUtc="2026-10-12T00:19:00Z">
              <w:del w:id="2964" w:author="김은수" w:date="2026-10-12T23:57:00Z">
                <w:r>
                  <w:delText>SI-ID-CM3-001</w:delText>
                </w:r>
                <w:r>
                  <w:br/>
                  <w:delText>시스템 제어 모듈</w:delText>
                </w:r>
              </w:del>
            </w:ins>
            <w:ins w:id="2965" w:author="김은수" w:date="2026-10-12T23:57:00Z">
              <w:del w:id="2966" w:author="김은수" w:date="2026-10-13T00:52:00Z">
                <w:r>
                  <w:delText>SI-ID-CM3-001</w:delText>
                </w:r>
                <w:r>
                  <w:br/>
                  <w:delText>시스템 제어 모듈SI-ID-CM3-004</w:delText>
                </w:r>
                <w:r>
                  <w:br/>
                  <w:delText>블루투스 통신 모듈SI-ID-CFX-001</w:delText>
                </w:r>
                <w:r>
                  <w:br/>
                  <w:delText>시스템 제어 모듈SI-ID-CFX-002</w:delText>
                </w:r>
                <w:r>
                  <w:br/>
                  <w:delText>신호처리 모듈</w:delText>
                </w:r>
                <w:r>
                  <w:br/>
                  <w:delText>SI-ID-QCC-003 블루투스 모듈</w:delText>
                </w:r>
              </w:del>
            </w:ins>
          </w:p>
          <w:p w14:paraId="1E2AA3DA" w14:textId="309AB50B"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67" w:author="김은수" w:date="2026-10-13T00:52:00Z"/>
                <w:del w:id="2968" w:author="김은수" w:date="2026-10-13T10:30:00Z" w16du:dateUtc="2026-10-13T01:30:00Z"/>
              </w:rPr>
            </w:pPr>
            <w:ins w:id="2969" w:author="김은수" w:date="2026-10-13T00:52:00Z">
              <w:r>
                <w:t>SI-ID-CM3-001</w:t>
              </w:r>
              <w:r>
                <w:br/>
                <w:t>시스템 제어 모듈</w:t>
              </w:r>
              <w:r>
                <w:br/>
                <w:t>SI-ID-CM3-004</w:t>
              </w:r>
              <w:r>
                <w:br/>
                <w:t>블루투스 통신 모듈</w:t>
              </w:r>
              <w:r>
                <w:br/>
                <w:t>SI-ID-CFX-001</w:t>
              </w:r>
              <w:r>
                <w:br/>
                <w:t>시스템 제어 모듈</w:t>
              </w:r>
              <w:r>
                <w:br/>
                <w:t>SI-ID-CFX-002</w:t>
              </w:r>
              <w:r>
                <w:br/>
                <w:t>신호처리 모듈</w:t>
              </w:r>
              <w:r>
                <w:br/>
              </w:r>
              <w:r>
                <w:rPr>
                  <w:color w:val="C00000"/>
                  <w:rPrChange w:id="2970" w:author="김은수" w:date="2026-10-16T07:34:00Z">
                    <w:rPr/>
                  </w:rPrChange>
                </w:rPr>
                <w:t>SI-ID-QCC-003</w:t>
              </w:r>
              <w:r>
                <w:rPr>
                  <w:color w:val="C00000"/>
                  <w:rPrChange w:id="2971" w:author="김은수" w:date="2026-10-16T07:34:00Z">
                    <w:rPr/>
                  </w:rPrChange>
                </w:rPr>
                <w:br/>
                <w:t>블루투스 모듈</w:t>
              </w:r>
            </w:ins>
          </w:p>
          <w:p w14:paraId="64DC9213" w14:textId="462FBE0C"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72" w:author="김은수" w:date="2026-10-12T09:19:00Z" w16du:dateUtc="2026-10-12T00:19:00Z"/>
                <w:del w:id="2973" w:author="김은수" w:date="2026-10-13T10:30:00Z" w16du:dateUtc="2026-10-13T01:30:00Z"/>
              </w:rPr>
            </w:pPr>
            <w:ins w:id="2974" w:author="김은수" w:date="2026-10-12T09:19:00Z" w16du:dateUtc="2026-10-12T00:19:00Z">
              <w:del w:id="2975" w:author="김은수" w:date="2026-10-12T23:57:00Z">
                <w:r>
                  <w:delText>SI-ID-CM3-004</w:delText>
                </w:r>
                <w:r>
                  <w:br/>
                  <w:delText>블루투스 통신 모듈</w:delText>
                </w:r>
              </w:del>
            </w:ins>
          </w:p>
          <w:p w14:paraId="7CDCBF5C" w14:textId="572BCBA1"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76" w:author="김은수" w:date="2026-10-12T09:19:00Z" w16du:dateUtc="2026-10-12T00:19:00Z"/>
                <w:del w:id="2977" w:author="김은수" w:date="2026-10-13T10:30:00Z" w16du:dateUtc="2026-10-13T01:30:00Z"/>
              </w:rPr>
            </w:pPr>
            <w:ins w:id="2978" w:author="김은수" w:date="2026-10-12T09:19:00Z" w16du:dateUtc="2026-10-12T00:19:00Z">
              <w:del w:id="2979" w:author="김은수" w:date="2026-10-12T23:57:00Z">
                <w:r>
                  <w:delText>SI-ID-CFX-001</w:delText>
                </w:r>
                <w:r>
                  <w:br/>
                  <w:delText>시스템 제어 모듈</w:delText>
                </w:r>
              </w:del>
            </w:ins>
          </w:p>
          <w:p w14:paraId="3BA6322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80" w:author="김은수" w:date="2026-10-12T09:19:00Z" w16du:dateUtc="2026-10-12T00:19:00Z"/>
              </w:rPr>
              <w:pPrChange w:id="2981"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2982" w:author="김은수" w:date="2026-10-12T09:19:00Z" w16du:dateUtc="2026-10-12T00:19:00Z">
              <w:del w:id="2983" w:author="김은수" w:date="2026-10-12T23:57:00Z">
                <w:r>
                  <w:delText>SI-ID-CFX-002</w:delText>
                </w:r>
                <w:r>
                  <w:br/>
                  <w:delText>신호처리 모듈</w:delText>
                </w:r>
              </w:del>
            </w:ins>
          </w:p>
        </w:tc>
        <w:tc>
          <w:tcPr>
            <w:tcW w:w="5228" w:type="dxa"/>
            <w:vAlign w:val="top"/>
          </w:tcPr>
          <w:p w14:paraId="71DF7E4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84" w:author="김은수" w:date="2026-10-12T09:19:00Z" w16du:dateUtc="2026-10-12T00:19:00Z"/>
                <w:del w:id="2985" w:author="김은수" w:date="2026-10-13T00:52:00Z"/>
              </w:rPr>
            </w:pPr>
            <w:ins w:id="2986" w:author="김은수" w:date="2026-10-12T09:19:00Z" w16du:dateUtc="2026-10-12T00:19:00Z">
              <w:del w:id="2987" w:author="김은수" w:date="2026-10-12T23:57:00Z">
                <w:r>
                  <w:delText>SU-ID-CM3-023</w:delText>
                </w:r>
                <w:r>
                  <w:br/>
                  <w:delText>오디오 및 자극 볼륨 설정</w:delText>
                </w:r>
              </w:del>
            </w:ins>
            <w:ins w:id="2988" w:author="김은수" w:date="2026-10-12T23:57:00Z">
              <w:del w:id="2989" w:author="김은수" w:date="2026-10-13T00:52:00Z">
                <w:r>
                  <w:delText>SU-ID-CM3-023</w:delText>
                </w:r>
                <w:r>
                  <w:br/>
                  <w:delText>오디오 및 자극 볼륨 설정SU-ID-CM3-046</w:delText>
                </w:r>
                <w:r>
                  <w:br/>
                  <w:delText>리모콘 명령 처리SU-ID-CFX-011</w:delText>
                </w:r>
                <w:r>
                  <w:br/>
                  <w:delText>맵 및 볼륨 변경 처리SU-ID-CFX-030</w:delText>
                </w:r>
                <w:r>
                  <w:br/>
                  <w:delText>자극 볼륨에 따른 C 값 계산</w:delText>
                </w:r>
                <w:r>
                  <w:br/>
                  <w:delText>SU-ID-QCC-011 BLE Data 처리 유닛</w:delText>
                </w:r>
              </w:del>
            </w:ins>
          </w:p>
          <w:p w14:paraId="25FD3248" w14:textId="6110A8E2"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90" w:author="김은수" w:date="2026-10-13T00:52:00Z"/>
                <w:del w:id="2991" w:author="김은수" w:date="2026-10-13T10:30:00Z" w16du:dateUtc="2026-10-13T01:30:00Z"/>
              </w:rPr>
            </w:pPr>
            <w:ins w:id="2992" w:author="김은수" w:date="2026-10-13T00:52:00Z">
              <w:r>
                <w:t>SU-ID-CM3-023</w:t>
              </w:r>
              <w:r>
                <w:br/>
                <w:t>오디오 및 자극 볼륨 설정</w:t>
              </w:r>
              <w:r>
                <w:br/>
                <w:t>SU-ID-CM3-046</w:t>
              </w:r>
              <w:r>
                <w:br/>
                <w:t>리모콘 명령 처리</w:t>
              </w:r>
              <w:r>
                <w:br/>
                <w:t>SU-ID-CFX-011</w:t>
              </w:r>
              <w:r>
                <w:br/>
                <w:t>맵 및 볼륨 변경 처리</w:t>
              </w:r>
              <w:r>
                <w:br/>
                <w:t>SU-ID-CFX-030</w:t>
              </w:r>
              <w:r>
                <w:br/>
                <w:t>자극 볼륨에 따른 C 값 계산</w:t>
              </w:r>
              <w:r>
                <w:br/>
              </w:r>
              <w:r>
                <w:rPr>
                  <w:color w:val="C00000"/>
                  <w:rPrChange w:id="2993" w:author="김은수" w:date="2026-10-16T07:34:00Z">
                    <w:rPr/>
                  </w:rPrChange>
                </w:rPr>
                <w:t>SU-ID-QCC-011</w:t>
              </w:r>
              <w:r>
                <w:rPr>
                  <w:color w:val="C00000"/>
                  <w:rPrChange w:id="2994" w:author="김은수" w:date="2026-10-16T07:34:00Z">
                    <w:rPr/>
                  </w:rPrChange>
                </w:rPr>
                <w:br/>
                <w:t>BLE Data 처리 유닛</w:t>
              </w:r>
            </w:ins>
          </w:p>
          <w:p w14:paraId="7D7EB39E" w14:textId="75232A0A"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95" w:author="김은수" w:date="2026-10-12T09:19:00Z" w16du:dateUtc="2026-10-12T00:19:00Z"/>
                <w:del w:id="2996" w:author="김은수" w:date="2026-10-13T10:30:00Z" w16du:dateUtc="2026-10-13T01:30:00Z"/>
              </w:rPr>
            </w:pPr>
            <w:ins w:id="2997" w:author="김은수" w:date="2026-10-12T09:19:00Z" w16du:dateUtc="2026-10-12T00:19:00Z">
              <w:del w:id="2998" w:author="김은수" w:date="2026-10-12T23:57:00Z">
                <w:r>
                  <w:delText>SU-ID-CM3-046</w:delText>
                </w:r>
                <w:r>
                  <w:br/>
                  <w:delText>리모콘 명령 처리</w:delText>
                </w:r>
              </w:del>
            </w:ins>
          </w:p>
          <w:p w14:paraId="00BDAED6" w14:textId="0F98D4AA"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2999" w:author="김은수" w:date="2026-10-12T09:19:00Z" w16du:dateUtc="2026-10-12T00:19:00Z"/>
                <w:del w:id="3000" w:author="김은수" w:date="2026-10-13T10:30:00Z" w16du:dateUtc="2026-10-13T01:30:00Z"/>
              </w:rPr>
            </w:pPr>
            <w:ins w:id="3001" w:author="김은수" w:date="2026-10-12T09:19:00Z" w16du:dateUtc="2026-10-12T00:19:00Z">
              <w:del w:id="3002" w:author="김은수" w:date="2026-10-12T23:57:00Z">
                <w:r>
                  <w:delText>SU-ID-CFX-011</w:delText>
                </w:r>
                <w:r>
                  <w:br/>
                  <w:delText>맵 및 볼륨 변경 처리</w:delText>
                </w:r>
              </w:del>
            </w:ins>
          </w:p>
          <w:p w14:paraId="07E8F3B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03" w:author="김은수" w:date="2026-10-12T09:19:00Z" w16du:dateUtc="2026-10-12T00:19:00Z"/>
              </w:rPr>
            </w:pPr>
            <w:ins w:id="3004" w:author="김은수" w:date="2026-10-12T09:19:00Z" w16du:dateUtc="2026-10-12T00:19:00Z">
              <w:del w:id="3005" w:author="김은수" w:date="2026-10-12T23:57:00Z">
                <w:r>
                  <w:delText>SU-ID-CFX-030</w:delText>
                </w:r>
                <w:r>
                  <w:br/>
                  <w:delText>자극 볼륨에 따른 C 값 계산</w:delText>
                </w:r>
              </w:del>
            </w:ins>
          </w:p>
        </w:tc>
      </w:tr>
      <w:tr w:rsidR="0058450E" w14:paraId="22B85968" w14:textId="77777777" w:rsidTr="00D44296">
        <w:trPr>
          <w:cantSplit/>
          <w:ins w:id="3006"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080D248" w14:textId="77777777" w:rsidR="0058450E" w:rsidRDefault="0058450E">
            <w:pPr>
              <w:pStyle w:val="TDCe"/>
              <w:widowControl w:val="0"/>
              <w:spacing w:line="264" w:lineRule="auto"/>
              <w:rPr>
                <w:ins w:id="3007" w:author="김은수" w:date="2026-10-12T09:19:00Z" w16du:dateUtc="2026-10-12T00:19:00Z"/>
              </w:rPr>
            </w:pPr>
            <w:ins w:id="3008" w:author="김은수" w:date="2026-10-12T09:19:00Z" w16du:dateUtc="2026-10-12T00:19:00Z">
              <w:r>
                <w:t>SW-FW-RID-27</w:t>
              </w:r>
            </w:ins>
          </w:p>
        </w:tc>
        <w:tc>
          <w:tcPr>
            <w:tcW w:w="2670" w:type="dxa"/>
            <w:vAlign w:val="top"/>
          </w:tcPr>
          <w:p w14:paraId="690FCB9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09" w:author="김은수" w:date="2026-10-12T09:19:00Z" w16du:dateUtc="2026-10-12T00:19:00Z"/>
                <w:del w:id="3010" w:author="김은수" w:date="2026-10-13T00:52:00Z"/>
              </w:rPr>
            </w:pPr>
            <w:ins w:id="3011" w:author="김은수" w:date="2026-10-12T09:19:00Z" w16du:dateUtc="2026-10-12T00:19:00Z">
              <w:del w:id="3012" w:author="김은수" w:date="2026-10-12T23:57:00Z">
                <w:r>
                  <w:delText>SI-ID-CM3-001</w:delText>
                </w:r>
                <w:r>
                  <w:br/>
                  <w:delText>시스템 제어 모듈</w:delText>
                </w:r>
              </w:del>
            </w:ins>
            <w:ins w:id="3013" w:author="김은수" w:date="2026-10-12T23:57:00Z">
              <w:del w:id="3014" w:author="김은수" w:date="2026-10-13T00:52:00Z">
                <w:r>
                  <w:delText>SI-ID-CM3-001</w:delText>
                </w:r>
                <w:r>
                  <w:br/>
                  <w:delText>시스템 제어 모듈SI-ID-CM3-004</w:delText>
                </w:r>
                <w:r>
                  <w:br/>
                  <w:delText>블루투스 통신 모듈</w:delText>
                </w:r>
                <w:r>
                  <w:br/>
                  <w:delText>SI-ID-QCC-003 블루투스 모듈</w:delText>
                </w:r>
              </w:del>
            </w:ins>
          </w:p>
          <w:p w14:paraId="1E014CBD" w14:textId="6CDDAF3E"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15" w:author="김은수" w:date="2026-10-13T00:52:00Z"/>
                <w:del w:id="3016" w:author="김은수" w:date="2026-10-13T10:30:00Z" w16du:dateUtc="2026-10-13T01:30:00Z"/>
              </w:rPr>
            </w:pPr>
            <w:ins w:id="3017" w:author="김은수" w:date="2026-10-13T00:52:00Z">
              <w:r>
                <w:t>SI-ID-CM3-001</w:t>
              </w:r>
              <w:r>
                <w:br/>
                <w:t>시스템 제어 모듈</w:t>
              </w:r>
              <w:r>
                <w:br/>
                <w:t>SI-ID-CM3-004</w:t>
              </w:r>
              <w:r>
                <w:br/>
                <w:t>블루투스 통신 모듈</w:t>
              </w:r>
              <w:r>
                <w:br/>
              </w:r>
              <w:r>
                <w:rPr>
                  <w:color w:val="C00000"/>
                  <w:rPrChange w:id="3018" w:author="김은수" w:date="2026-10-16T07:34:00Z">
                    <w:rPr/>
                  </w:rPrChange>
                </w:rPr>
                <w:t>SI-ID-QCC-003</w:t>
              </w:r>
              <w:r>
                <w:rPr>
                  <w:color w:val="C00000"/>
                  <w:rPrChange w:id="3019" w:author="김은수" w:date="2026-10-16T07:34:00Z">
                    <w:rPr/>
                  </w:rPrChange>
                </w:rPr>
                <w:br/>
                <w:t>블루투스 모듈</w:t>
              </w:r>
            </w:ins>
          </w:p>
          <w:p w14:paraId="32E9A7D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20" w:author="김은수" w:date="2026-10-12T09:19:00Z" w16du:dateUtc="2026-10-12T00:19:00Z"/>
              </w:rPr>
              <w:pPrChange w:id="3021"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022" w:author="김은수" w:date="2026-10-12T09:19:00Z" w16du:dateUtc="2026-10-12T00:19:00Z">
              <w:del w:id="3023" w:author="김은수" w:date="2026-10-12T23:57:00Z">
                <w:r>
                  <w:delText>SI-ID-CM3-004</w:delText>
                </w:r>
                <w:r>
                  <w:br/>
                  <w:delText>블루투스 통신 모듈</w:delText>
                </w:r>
              </w:del>
            </w:ins>
          </w:p>
        </w:tc>
        <w:tc>
          <w:tcPr>
            <w:tcW w:w="5228" w:type="dxa"/>
            <w:vAlign w:val="top"/>
          </w:tcPr>
          <w:p w14:paraId="48D8608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24" w:author="김은수" w:date="2026-10-12T09:19:00Z" w16du:dateUtc="2026-10-12T00:19:00Z"/>
                <w:del w:id="3025" w:author="김은수" w:date="2026-10-13T00:52:00Z"/>
              </w:rPr>
            </w:pPr>
            <w:ins w:id="3026" w:author="김은수" w:date="2026-10-12T09:19:00Z" w16du:dateUtc="2026-10-12T00:19:00Z">
              <w:del w:id="3027" w:author="김은수" w:date="2026-10-12T23:57:00Z">
                <w:r>
                  <w:delText>SU-ID-CM3-013</w:delText>
                </w:r>
                <w:r>
                  <w:br/>
                  <w:delText>LED 표시 요청과 우선순위</w:delText>
                </w:r>
              </w:del>
            </w:ins>
            <w:ins w:id="3028" w:author="김은수" w:date="2026-10-12T23:57:00Z">
              <w:del w:id="3029" w:author="김은수" w:date="2026-10-13T00:52:00Z">
                <w:r>
                  <w:delText>SU-ID-CM3-013</w:delText>
                </w:r>
                <w:r>
                  <w:br/>
                  <w:delText>LED 표시 요청과 우선순위SU-ID-CM3-014</w:delText>
                </w:r>
                <w:r>
                  <w:br/>
                  <w:delText>LED 패턴 출력SU-ID-CM3-024</w:delText>
                </w:r>
                <w:r>
                  <w:br/>
                  <w:delText>사용자 알림 설정SU-ID-CM3-046</w:delText>
                </w:r>
                <w:r>
                  <w:br/>
                  <w:delText>리모콘 명령 처리</w:delText>
                </w:r>
                <w:r>
                  <w:br/>
                  <w:delText>SU-ID-QCC-011 BLE Data 처리 유닛</w:delText>
                </w:r>
              </w:del>
            </w:ins>
          </w:p>
          <w:p w14:paraId="2FFD210C" w14:textId="491CB1CC"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30" w:author="김은수" w:date="2026-10-13T00:52:00Z"/>
                <w:del w:id="3031" w:author="김은수" w:date="2026-10-13T10:30:00Z" w16du:dateUtc="2026-10-13T01:30:00Z"/>
              </w:rPr>
            </w:pPr>
            <w:ins w:id="3032" w:author="김은수" w:date="2026-10-13T00:52:00Z">
              <w:r>
                <w:t>SU-ID-CM3-013</w:t>
              </w:r>
              <w:r>
                <w:br/>
                <w:t>LED 표시 요청과 우선순위</w:t>
              </w:r>
              <w:r>
                <w:br/>
                <w:t>SU-ID-CM3-014</w:t>
              </w:r>
              <w:r>
                <w:br/>
                <w:t>LED 패턴 출력</w:t>
              </w:r>
              <w:r>
                <w:br/>
                <w:t>SU-ID-CM3-024</w:t>
              </w:r>
              <w:r>
                <w:br/>
                <w:t>사용자 알림 설정</w:t>
              </w:r>
              <w:r>
                <w:br/>
                <w:t>SU-ID-CM3-046</w:t>
              </w:r>
              <w:r>
                <w:br/>
                <w:t>리모콘 명령 처리</w:t>
              </w:r>
              <w:r>
                <w:br/>
              </w:r>
              <w:r>
                <w:rPr>
                  <w:color w:val="C00000"/>
                  <w:rPrChange w:id="3033" w:author="김은수" w:date="2026-10-16T07:34:00Z">
                    <w:rPr/>
                  </w:rPrChange>
                </w:rPr>
                <w:t>SU-ID-QCC-011</w:t>
              </w:r>
              <w:r>
                <w:rPr>
                  <w:color w:val="C00000"/>
                  <w:rPrChange w:id="3034" w:author="김은수" w:date="2026-10-16T07:34:00Z">
                    <w:rPr/>
                  </w:rPrChange>
                </w:rPr>
                <w:br/>
                <w:t>BLE Data 처리 유닛</w:t>
              </w:r>
            </w:ins>
          </w:p>
          <w:p w14:paraId="1CE98DB2" w14:textId="196B6C0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35" w:author="김은수" w:date="2026-10-12T09:19:00Z" w16du:dateUtc="2026-10-12T00:19:00Z"/>
                <w:del w:id="3036" w:author="김은수" w:date="2026-10-13T10:30:00Z" w16du:dateUtc="2026-10-13T01:30:00Z"/>
              </w:rPr>
            </w:pPr>
            <w:ins w:id="3037" w:author="김은수" w:date="2026-10-12T09:19:00Z" w16du:dateUtc="2026-10-12T00:19:00Z">
              <w:del w:id="3038" w:author="김은수" w:date="2026-10-12T23:57:00Z">
                <w:r>
                  <w:delText>SU-ID-CM3-014</w:delText>
                </w:r>
                <w:r>
                  <w:br/>
                  <w:delText>LED 패턴 출력</w:delText>
                </w:r>
              </w:del>
            </w:ins>
          </w:p>
          <w:p w14:paraId="46EDB251" w14:textId="0154486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39" w:author="김은수" w:date="2026-10-12T09:19:00Z" w16du:dateUtc="2026-10-12T00:19:00Z"/>
                <w:del w:id="3040" w:author="김은수" w:date="2026-10-13T10:30:00Z" w16du:dateUtc="2026-10-13T01:30:00Z"/>
              </w:rPr>
            </w:pPr>
            <w:ins w:id="3041" w:author="김은수" w:date="2026-10-12T09:19:00Z" w16du:dateUtc="2026-10-12T00:19:00Z">
              <w:del w:id="3042" w:author="김은수" w:date="2026-10-12T23:57:00Z">
                <w:r>
                  <w:delText>SU-ID-CM3-024</w:delText>
                </w:r>
                <w:r>
                  <w:br/>
                  <w:delText>사용자 알림 설정</w:delText>
                </w:r>
              </w:del>
            </w:ins>
          </w:p>
          <w:p w14:paraId="27DEA04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43" w:author="김은수" w:date="2026-10-12T09:19:00Z" w16du:dateUtc="2026-10-12T00:19:00Z"/>
              </w:rPr>
            </w:pPr>
            <w:ins w:id="3044" w:author="김은수" w:date="2026-10-12T09:19:00Z" w16du:dateUtc="2026-10-12T00:19:00Z">
              <w:del w:id="3045" w:author="김은수" w:date="2026-10-12T23:57:00Z">
                <w:r>
                  <w:delText>SU-ID-CM3-046</w:delText>
                </w:r>
                <w:r>
                  <w:br/>
                  <w:delText>리모콘 명령 처리</w:delText>
                </w:r>
              </w:del>
            </w:ins>
          </w:p>
        </w:tc>
      </w:tr>
      <w:tr w:rsidR="0058450E" w14:paraId="076901AD" w14:textId="77777777" w:rsidTr="00D44296">
        <w:trPr>
          <w:cantSplit/>
          <w:ins w:id="3046"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54A9D70" w14:textId="77777777" w:rsidR="0058450E" w:rsidRDefault="0058450E">
            <w:pPr>
              <w:pStyle w:val="TDCe"/>
              <w:widowControl w:val="0"/>
              <w:spacing w:line="264" w:lineRule="auto"/>
              <w:rPr>
                <w:ins w:id="3047" w:author="김은수" w:date="2026-10-12T09:19:00Z" w16du:dateUtc="2026-10-12T00:19:00Z"/>
              </w:rPr>
            </w:pPr>
            <w:ins w:id="3048" w:author="김은수" w:date="2026-10-12T09:19:00Z" w16du:dateUtc="2026-10-12T00:19:00Z">
              <w:r>
                <w:t>SW-FW-RID-28</w:t>
              </w:r>
            </w:ins>
          </w:p>
        </w:tc>
        <w:tc>
          <w:tcPr>
            <w:tcW w:w="2670" w:type="dxa"/>
            <w:vAlign w:val="top"/>
          </w:tcPr>
          <w:p w14:paraId="6A867D1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49" w:author="김은수" w:date="2026-10-12T09:19:00Z" w16du:dateUtc="2026-10-12T00:19:00Z"/>
                <w:del w:id="3050" w:author="김은수" w:date="2026-10-13T00:52:00Z"/>
              </w:rPr>
            </w:pPr>
            <w:ins w:id="3051" w:author="김은수" w:date="2026-10-12T09:19:00Z" w16du:dateUtc="2026-10-12T00:19:00Z">
              <w:del w:id="3052" w:author="김은수" w:date="2026-10-12T23:57:00Z">
                <w:r>
                  <w:delText>SI-ID-CM3-001</w:delText>
                </w:r>
                <w:r>
                  <w:br/>
                  <w:delText>시스템 제어 모듈</w:delText>
                </w:r>
              </w:del>
            </w:ins>
            <w:ins w:id="3053" w:author="김은수" w:date="2026-10-12T23:57:00Z">
              <w:del w:id="3054" w:author="김은수" w:date="2026-10-13T00:05:00Z">
                <w:r>
                  <w:delText>SI-ID-CM3-001</w:delText>
                </w:r>
                <w:r>
                  <w:br/>
                  <w:delText>시스템 제어 모듈SI-ID-CM3-003</w:delText>
                </w:r>
                <w:r>
                  <w:br/>
                  <w:delText>내부 자극 장치 실행 모듈SI-ID-CM3-004</w:delText>
                </w:r>
                <w:r>
                  <w:br/>
                  <w:delText>블루투스 통신 모듈</w:delText>
                </w:r>
                <w:r>
                  <w:br/>
                  <w:delText>SI-ID-QCC-003 블루투스 모듈</w:delText>
                </w:r>
              </w:del>
            </w:ins>
            <w:ins w:id="3055" w:author="김은수" w:date="2026-10-13T00:05:00Z">
              <w:del w:id="3056" w:author="김은수" w:date="2026-10-13T00:52:00Z">
                <w:r>
                  <w:delText>SI-ID-CM3-001</w:delText>
                </w:r>
                <w:r>
                  <w:br/>
                  <w:delText>시스템 제어 모듈SI-ID-CM3-003</w:delText>
                </w:r>
                <w:r>
                  <w:br/>
                  <w:delText>내부 자극 장치 실행 모듈SI-ID-CM3-004</w:delText>
                </w:r>
                <w:r>
                  <w:br/>
                  <w:delText>블루투스 통신 모듈</w:delText>
                </w:r>
                <w:r>
                  <w:br/>
                  <w:delText>SI-ID-QCC-003 블루투스 모듈</w:delText>
                </w:r>
                <w:r>
                  <w:br/>
                  <w:delText>SI-ID-QCC-002 HW 인터페이스 모듈</w:delText>
                </w:r>
              </w:del>
            </w:ins>
          </w:p>
          <w:p w14:paraId="4478FBE6" w14:textId="1F93BA06"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57" w:author="김은수" w:date="2026-10-13T00:52:00Z"/>
                <w:del w:id="3058" w:author="김은수" w:date="2026-10-13T10:30:00Z" w16du:dateUtc="2026-10-13T01:30:00Z"/>
              </w:rPr>
            </w:pPr>
            <w:ins w:id="3059" w:author="김은수" w:date="2026-10-13T00:52:00Z">
              <w:r>
                <w:t>SI-ID-CM3-001</w:t>
              </w:r>
              <w:r>
                <w:br/>
                <w:t>시스템 제어 모듈</w:t>
              </w:r>
              <w:r>
                <w:br/>
                <w:t>SI-ID-CM3-003</w:t>
              </w:r>
              <w:r>
                <w:br/>
                <w:t>내부 자극 장치 실행 모듈</w:t>
              </w:r>
              <w:r>
                <w:br/>
                <w:t>SI-ID-CM3-004</w:t>
              </w:r>
              <w:r>
                <w:br/>
                <w:t>블루투스 통신 모듈</w:t>
              </w:r>
              <w:r>
                <w:br/>
              </w:r>
              <w:r>
                <w:rPr>
                  <w:color w:val="C00000"/>
                  <w:rPrChange w:id="3060" w:author="김은수" w:date="2026-10-16T07:34:00Z">
                    <w:rPr/>
                  </w:rPrChange>
                </w:rPr>
                <w:t>SI-ID-QCC-003</w:t>
              </w:r>
              <w:r>
                <w:rPr>
                  <w:color w:val="C00000"/>
                  <w:rPrChange w:id="3061" w:author="김은수" w:date="2026-10-16T07:34:00Z">
                    <w:rPr/>
                  </w:rPrChange>
                </w:rPr>
                <w:br/>
                <w:t>블루투스 모듈</w:t>
              </w:r>
              <w:r>
                <w:br/>
              </w:r>
              <w:r>
                <w:rPr>
                  <w:color w:val="C00000"/>
                  <w:rPrChange w:id="3062" w:author="김은수" w:date="2026-10-16T07:34:00Z">
                    <w:rPr/>
                  </w:rPrChange>
                </w:rPr>
                <w:t>SI-ID-QCC-002</w:t>
              </w:r>
              <w:r>
                <w:rPr>
                  <w:color w:val="C00000"/>
                  <w:rPrChange w:id="3063" w:author="김은수" w:date="2026-10-16T07:34:00Z">
                    <w:rPr/>
                  </w:rPrChange>
                </w:rPr>
                <w:br/>
                <w:t>HW 인터페이스 모듈</w:t>
              </w:r>
            </w:ins>
          </w:p>
          <w:p w14:paraId="706470A8" w14:textId="78D507A8"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64" w:author="김은수" w:date="2026-10-12T09:19:00Z" w16du:dateUtc="2026-10-12T00:19:00Z"/>
                <w:del w:id="3065" w:author="김은수" w:date="2026-10-13T10:30:00Z" w16du:dateUtc="2026-10-13T01:30:00Z"/>
              </w:rPr>
            </w:pPr>
            <w:ins w:id="3066" w:author="김은수" w:date="2026-10-12T09:19:00Z" w16du:dateUtc="2026-10-12T00:19:00Z">
              <w:del w:id="3067" w:author="김은수" w:date="2026-10-12T23:57:00Z">
                <w:r>
                  <w:delText>SI-ID-CM3-003</w:delText>
                </w:r>
                <w:r>
                  <w:br/>
                  <w:delText>내부 자극 장치 실행 모듈</w:delText>
                </w:r>
              </w:del>
            </w:ins>
          </w:p>
          <w:p w14:paraId="5842CF8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68" w:author="김은수" w:date="2026-10-12T09:19:00Z" w16du:dateUtc="2026-10-12T00:19:00Z"/>
              </w:rPr>
              <w:pPrChange w:id="3069"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070" w:author="김은수" w:date="2026-10-12T09:19:00Z" w16du:dateUtc="2026-10-12T00:19:00Z">
              <w:del w:id="3071" w:author="김은수" w:date="2026-10-12T23:57:00Z">
                <w:r>
                  <w:delText>SI-ID-CM3-004</w:delText>
                </w:r>
                <w:r>
                  <w:br/>
                  <w:delText>블루투스 통신 모듈</w:delText>
                </w:r>
              </w:del>
            </w:ins>
          </w:p>
        </w:tc>
        <w:tc>
          <w:tcPr>
            <w:tcW w:w="5228" w:type="dxa"/>
            <w:vAlign w:val="top"/>
          </w:tcPr>
          <w:p w14:paraId="1620102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72" w:author="김은수" w:date="2026-10-12T09:19:00Z" w16du:dateUtc="2026-10-12T00:19:00Z"/>
                <w:del w:id="3073" w:author="김은수" w:date="2026-10-13T00:52:00Z"/>
              </w:rPr>
            </w:pPr>
            <w:ins w:id="3074" w:author="김은수" w:date="2026-10-12T09:19:00Z" w16du:dateUtc="2026-10-12T00:19:00Z">
              <w:del w:id="3075" w:author="김은수" w:date="2026-10-12T23:57:00Z">
                <w:r>
                  <w:delText>SU-ID-CM3-024</w:delText>
                </w:r>
                <w:r>
                  <w:br/>
                  <w:delText>사용자 알림 설정</w:delText>
                </w:r>
              </w:del>
            </w:ins>
            <w:ins w:id="3076" w:author="김은수" w:date="2026-10-12T23:57:00Z">
              <w:del w:id="3077" w:author="김은수" w:date="2026-10-13T00:05:00Z">
                <w:r>
                  <w:delText>SU-ID-CM3-024</w:delText>
                </w:r>
                <w:r>
                  <w:br/>
                  <w:delText>사용자 알림 설정SU-ID-CM3-044</w:delText>
                </w:r>
                <w:r>
                  <w:br/>
                  <w:delText>자극 알림 실행SU-ID-CM3-046</w:delText>
                </w:r>
                <w:r>
                  <w:br/>
                  <w:delText>리모콘 명령 처리</w:delText>
                </w:r>
                <w:r>
                  <w:br/>
                  <w:delText>SU-ID-QCC-011 BLE Data 처리 유닛</w:delText>
                </w:r>
              </w:del>
            </w:ins>
            <w:ins w:id="3078" w:author="김은수" w:date="2026-10-13T00:05:00Z">
              <w:del w:id="3079" w:author="김은수" w:date="2026-10-13T00:52:00Z">
                <w:r>
                  <w:delText>SU-ID-CM3-024</w:delText>
                </w:r>
                <w:r>
                  <w:br/>
                  <w:delText>사용자 알림 설정SU-ID-CM3-044</w:delText>
                </w:r>
                <w:r>
                  <w:br/>
                  <w:delText>자극 알림 실행SU-ID-CM3-046</w:delText>
                </w:r>
                <w:r>
                  <w:br/>
                  <w:delText>리모콘 명령 처리</w:delText>
                </w:r>
                <w:r>
                  <w:br/>
                  <w:delText>SU-ID-QCC-011 BLE Data 처리 유닛</w:delText>
                </w:r>
                <w:r>
                  <w:br/>
                  <w:delText>SU-ID-QCC-006 Power 제어 유닛</w:delText>
                </w:r>
              </w:del>
            </w:ins>
          </w:p>
          <w:p w14:paraId="6717DAFD" w14:textId="0532618D"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80" w:author="김은수" w:date="2026-10-13T00:52:00Z"/>
                <w:del w:id="3081" w:author="김은수" w:date="2026-10-13T10:30:00Z" w16du:dateUtc="2026-10-13T01:30:00Z"/>
              </w:rPr>
            </w:pPr>
            <w:ins w:id="3082" w:author="김은수" w:date="2026-10-13T00:52:00Z">
              <w:r>
                <w:t>SU-ID-CM3-024</w:t>
              </w:r>
              <w:r>
                <w:br/>
                <w:t>사용자 알림 설정</w:t>
              </w:r>
              <w:r>
                <w:br/>
                <w:t>SU-ID-CM3-044</w:t>
              </w:r>
              <w:r>
                <w:br/>
                <w:t>자극 알림 실행</w:t>
              </w:r>
              <w:r>
                <w:br/>
                <w:t>SU-ID-CM3-046</w:t>
              </w:r>
              <w:r>
                <w:br/>
                <w:t>리모콘 명령 처리</w:t>
              </w:r>
              <w:r>
                <w:br/>
              </w:r>
              <w:r>
                <w:rPr>
                  <w:color w:val="C00000"/>
                  <w:rPrChange w:id="3083" w:author="김은수" w:date="2026-10-16T07:34:00Z">
                    <w:rPr/>
                  </w:rPrChange>
                </w:rPr>
                <w:t>SU-ID-QCC-011</w:t>
              </w:r>
              <w:r>
                <w:rPr>
                  <w:color w:val="C00000"/>
                  <w:rPrChange w:id="3084" w:author="김은수" w:date="2026-10-16T07:34:00Z">
                    <w:rPr/>
                  </w:rPrChange>
                </w:rPr>
                <w:br/>
                <w:t>BLE Data 처리 유닛</w:t>
              </w:r>
              <w:r>
                <w:br/>
              </w:r>
              <w:r>
                <w:rPr>
                  <w:color w:val="C00000"/>
                  <w:rPrChange w:id="3085" w:author="김은수" w:date="2026-10-16T07:34:00Z">
                    <w:rPr/>
                  </w:rPrChange>
                </w:rPr>
                <w:t>SU-ID-QCC-006</w:t>
              </w:r>
              <w:r>
                <w:rPr>
                  <w:color w:val="C00000"/>
                  <w:rPrChange w:id="3086" w:author="김은수" w:date="2026-10-16T07:34:00Z">
                    <w:rPr/>
                  </w:rPrChange>
                </w:rPr>
                <w:br/>
                <w:t>Power 제어 유닛</w:t>
              </w:r>
            </w:ins>
          </w:p>
          <w:p w14:paraId="193918AB" w14:textId="020E99E4"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87" w:author="김은수" w:date="2026-10-12T09:19:00Z" w16du:dateUtc="2026-10-12T00:19:00Z"/>
                <w:del w:id="3088" w:author="김은수" w:date="2026-10-13T10:30:00Z" w16du:dateUtc="2026-10-13T01:30:00Z"/>
              </w:rPr>
            </w:pPr>
            <w:ins w:id="3089" w:author="김은수" w:date="2026-10-12T09:19:00Z" w16du:dateUtc="2026-10-12T00:19:00Z">
              <w:del w:id="3090" w:author="김은수" w:date="2026-10-12T23:57:00Z">
                <w:r>
                  <w:delText>SU-ID-CM3-044</w:delText>
                </w:r>
                <w:r>
                  <w:br/>
                  <w:delText>자극 알림 실행</w:delText>
                </w:r>
              </w:del>
            </w:ins>
          </w:p>
          <w:p w14:paraId="3E741C2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91" w:author="김은수" w:date="2026-10-12T09:19:00Z" w16du:dateUtc="2026-10-12T00:19:00Z"/>
              </w:rPr>
            </w:pPr>
            <w:ins w:id="3092" w:author="김은수" w:date="2026-10-12T09:19:00Z" w16du:dateUtc="2026-10-12T00:19:00Z">
              <w:del w:id="3093" w:author="김은수" w:date="2026-10-12T23:57:00Z">
                <w:r>
                  <w:delText>SU-ID-CM3-046</w:delText>
                </w:r>
                <w:r>
                  <w:br/>
                  <w:delText>리모콘 명령 처리</w:delText>
                </w:r>
              </w:del>
            </w:ins>
          </w:p>
        </w:tc>
      </w:tr>
      <w:tr w:rsidR="0058450E" w14:paraId="4BBD5B73" w14:textId="77777777" w:rsidTr="00D44296">
        <w:trPr>
          <w:cantSplit/>
          <w:ins w:id="3094"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27206D6" w14:textId="77777777" w:rsidR="0058450E" w:rsidRDefault="0058450E">
            <w:pPr>
              <w:pStyle w:val="TDCe"/>
              <w:widowControl w:val="0"/>
              <w:spacing w:line="264" w:lineRule="auto"/>
              <w:rPr>
                <w:ins w:id="3095" w:author="김은수" w:date="2026-10-12T09:19:00Z" w16du:dateUtc="2026-10-12T00:19:00Z"/>
              </w:rPr>
            </w:pPr>
            <w:ins w:id="3096" w:author="김은수" w:date="2026-10-12T09:19:00Z" w16du:dateUtc="2026-10-12T00:19:00Z">
              <w:r>
                <w:lastRenderedPageBreak/>
                <w:t>SW-FW-RID-29</w:t>
              </w:r>
            </w:ins>
          </w:p>
        </w:tc>
        <w:tc>
          <w:tcPr>
            <w:tcW w:w="2670" w:type="dxa"/>
            <w:vAlign w:val="top"/>
          </w:tcPr>
          <w:p w14:paraId="4B7D3A6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097" w:author="김은수" w:date="2026-10-12T09:19:00Z" w16du:dateUtc="2026-10-12T00:19:00Z"/>
                <w:del w:id="3098" w:author="김은수" w:date="2026-10-13T00:52:00Z"/>
              </w:rPr>
            </w:pPr>
            <w:ins w:id="3099" w:author="김은수" w:date="2026-10-12T09:19:00Z" w16du:dateUtc="2026-10-12T00:19:00Z">
              <w:del w:id="3100" w:author="김은수" w:date="2026-10-12T23:57:00Z">
                <w:r>
                  <w:delText>SI-ID-CM3-001</w:delText>
                </w:r>
                <w:r>
                  <w:br/>
                  <w:delText>시스템 제어 모듈</w:delText>
                </w:r>
              </w:del>
            </w:ins>
            <w:ins w:id="3101" w:author="김은수" w:date="2026-10-12T23:57:00Z">
              <w:del w:id="3102" w:author="김은수" w:date="2026-10-13T00:52:00Z">
                <w:r>
                  <w:delText>SI-ID-CM3-001</w:delText>
                </w:r>
                <w:r>
                  <w:br/>
                  <w:delText>시스템 제어 모듈SI-ID-CM3-004</w:delText>
                </w:r>
                <w:r>
                  <w:br/>
                  <w:delText>블루투스 통신 모듈</w:delText>
                </w:r>
                <w:r>
                  <w:br/>
                  <w:delText>SI-ID-QCC-001 시스템 관리 모듈</w:delText>
                </w:r>
                <w:r>
                  <w:br/>
                  <w:delText>SI-ID-QCC-002 HW 인터페이스 모듈</w:delText>
                </w:r>
                <w:r>
                  <w:br/>
                  <w:delText>SI-ID-QCC-003 블루투스 모듈</w:delText>
                </w:r>
              </w:del>
            </w:ins>
          </w:p>
          <w:p w14:paraId="1E364229" w14:textId="310AAFFF"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03" w:author="김은수" w:date="2026-10-13T00:52:00Z"/>
                <w:del w:id="3104" w:author="김은수" w:date="2026-10-13T10:30:00Z" w16du:dateUtc="2026-10-13T01:30:00Z"/>
              </w:rPr>
            </w:pPr>
            <w:ins w:id="3105" w:author="김은수" w:date="2026-10-13T00:52:00Z">
              <w:r>
                <w:t>SI-ID-CM3-001</w:t>
              </w:r>
              <w:r>
                <w:br/>
                <w:t>시스템 제어 모듈</w:t>
              </w:r>
              <w:r>
                <w:br/>
                <w:t>SI-ID-CM3-004</w:t>
              </w:r>
              <w:r>
                <w:br/>
                <w:t>블루투스 통신 모듈</w:t>
              </w:r>
              <w:r>
                <w:br/>
              </w:r>
              <w:r>
                <w:rPr>
                  <w:color w:val="C00000"/>
                  <w:rPrChange w:id="3106" w:author="김은수" w:date="2026-10-16T07:34:00Z">
                    <w:rPr/>
                  </w:rPrChange>
                </w:rPr>
                <w:t>SI-ID-QCC-001</w:t>
              </w:r>
              <w:r>
                <w:rPr>
                  <w:color w:val="C00000"/>
                  <w:rPrChange w:id="3107" w:author="김은수" w:date="2026-10-16T07:34:00Z">
                    <w:rPr/>
                  </w:rPrChange>
                </w:rPr>
                <w:br/>
                <w:t>시스템 관리 모듈</w:t>
              </w:r>
              <w:r>
                <w:br/>
              </w:r>
              <w:r>
                <w:rPr>
                  <w:color w:val="C00000"/>
                  <w:rPrChange w:id="3108" w:author="김은수" w:date="2026-10-16T07:34:00Z">
                    <w:rPr/>
                  </w:rPrChange>
                </w:rPr>
                <w:t>SI-ID-QCC-002</w:t>
              </w:r>
              <w:r>
                <w:rPr>
                  <w:color w:val="C00000"/>
                  <w:rPrChange w:id="3109" w:author="김은수" w:date="2026-10-16T07:34:00Z">
                    <w:rPr/>
                  </w:rPrChange>
                </w:rPr>
                <w:br/>
                <w:t>HW 인터페이스 모듈</w:t>
              </w:r>
              <w:r>
                <w:br/>
              </w:r>
              <w:r>
                <w:rPr>
                  <w:color w:val="C00000"/>
                  <w:rPrChange w:id="3110" w:author="김은수" w:date="2026-10-16T07:34:00Z">
                    <w:rPr/>
                  </w:rPrChange>
                </w:rPr>
                <w:t>SI-ID-QCC-003</w:t>
              </w:r>
              <w:r>
                <w:rPr>
                  <w:color w:val="C00000"/>
                  <w:rPrChange w:id="3111" w:author="김은수" w:date="2026-10-16T07:34:00Z">
                    <w:rPr/>
                  </w:rPrChange>
                </w:rPr>
                <w:br/>
                <w:t>블루투스 모듈</w:t>
              </w:r>
            </w:ins>
          </w:p>
          <w:p w14:paraId="2294CFF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12" w:author="김은수" w:date="2026-10-12T09:19:00Z" w16du:dateUtc="2026-10-12T00:19:00Z"/>
              </w:rPr>
              <w:pPrChange w:id="3113"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114" w:author="김은수" w:date="2026-10-12T09:19:00Z" w16du:dateUtc="2026-10-12T00:19:00Z">
              <w:del w:id="3115" w:author="김은수" w:date="2026-10-12T23:57:00Z">
                <w:r>
                  <w:delText>SI-ID-CM3-004</w:delText>
                </w:r>
                <w:r>
                  <w:br/>
                  <w:delText>블루투스 통신 모듈</w:delText>
                </w:r>
              </w:del>
            </w:ins>
          </w:p>
        </w:tc>
        <w:tc>
          <w:tcPr>
            <w:tcW w:w="5228" w:type="dxa"/>
            <w:vAlign w:val="top"/>
          </w:tcPr>
          <w:p w14:paraId="41FB5C5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16" w:author="김은수" w:date="2026-10-12T09:19:00Z" w16du:dateUtc="2026-10-12T00:19:00Z"/>
                <w:del w:id="3117" w:author="김은수" w:date="2026-10-13T00:52:00Z"/>
              </w:rPr>
            </w:pPr>
            <w:ins w:id="3118" w:author="김은수" w:date="2026-10-12T09:19:00Z" w16du:dateUtc="2026-10-12T00:19:00Z">
              <w:del w:id="3119" w:author="김은수" w:date="2026-10-12T23:57:00Z">
                <w:r>
                  <w:delText>SU-ID-CM3-011</w:delText>
                </w:r>
                <w:r>
                  <w:br/>
                  <w:delText>배터리 및 크래들 정보 관리</w:delText>
                </w:r>
              </w:del>
            </w:ins>
            <w:ins w:id="3120" w:author="김은수" w:date="2026-10-12T23:57:00Z">
              <w:del w:id="3121" w:author="김은수" w:date="2026-10-13T00:05:00Z">
                <w:r>
                  <w:delText>SU-ID-CM3-011</w:delText>
                </w:r>
                <w:r>
                  <w:br/>
                  <w:delText>배터리 및 크래들 정보 관리SU-ID-CM3-046</w:delText>
                </w:r>
                <w:r>
                  <w:br/>
                  <w:delText>리모콘 명령 처리</w:delText>
                </w:r>
                <w:r>
                  <w:br/>
                  <w:delText>SU-ID-QCC-002 시스템 상태 유닛</w:delText>
                </w:r>
                <w:r>
                  <w:br/>
                  <w:delText>SU-ID-QCC-006 Power 제어 유닛</w:delText>
                </w:r>
                <w:r>
                  <w:br/>
                  <w:delText>SU-ID-QCC-011 BLE Data 처리 유닛</w:delText>
                </w:r>
              </w:del>
            </w:ins>
            <w:ins w:id="3122" w:author="김은수" w:date="2026-10-13T00:05:00Z">
              <w:del w:id="3123" w:author="김은수" w:date="2026-10-13T00:05:00Z">
                <w:r>
                  <w:delText>SU-ID-CM3-011</w:delText>
                </w:r>
                <w:r>
                  <w:br/>
                  <w:delText>배터리 및 크래들 정보 관리SU-ID-CM3-046</w:delText>
                </w:r>
                <w:r>
                  <w:br/>
                  <w:delText>리모콘 명령 처리</w:delText>
                </w:r>
                <w:r>
                  <w:br/>
                  <w:delText>SU-ID-QCC-002 시스템 상태 유닛</w:delText>
                </w:r>
                <w:r>
                  <w:br/>
                  <w:delText>SU-ID-QCC-006 Power 제어 유닛</w:delText>
                </w:r>
                <w:r>
                  <w:br/>
                  <w:delText>SU-ID-QCC-011 BLE Data 처리 유닛</w:delText>
                </w:r>
                <w:r>
                  <w:br/>
                  <w:delText>SU-ID-QCC-001 시스템 초기화와 설정 유닛</w:delText>
                </w:r>
              </w:del>
              <w:del w:id="3124" w:author="김은수" w:date="2026-10-13T00:52:00Z">
                <w:r>
                  <w:delText>SU-ID-CM3-011</w:delText>
                </w:r>
                <w:r>
                  <w:br/>
                  <w:delText>배터리 및 크래들 정보 관리SU-ID-CM3-046</w:delText>
                </w:r>
                <w:r>
                  <w:br/>
                  <w:delText>리모콘 명령 처리</w:delText>
                </w:r>
                <w:r>
                  <w:br/>
                  <w:delText>SU-ID-QCC-002 시스템 상태 유닛</w:delText>
                </w:r>
                <w:r>
                  <w:br/>
                  <w:delText>SU-ID-QCC-006 Power 제어 유닛</w:delText>
                </w:r>
                <w:r>
                  <w:br/>
                  <w:delText>SU-ID-QCC-011 BLE Data 처리 유닛</w:delText>
                </w:r>
                <w:r>
                  <w:br/>
                  <w:delText>SU-ID-QCC-001 시스템 초기화와 설정 유닛</w:delText>
                </w:r>
                <w:r>
                  <w:br/>
                  <w:delText>SU-ID-QCC-009 BLE 유닛</w:delText>
                </w:r>
              </w:del>
            </w:ins>
          </w:p>
          <w:p w14:paraId="63119FF6" w14:textId="178DABF6"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25" w:author="김은수" w:date="2026-10-13T00:52:00Z"/>
                <w:del w:id="3126" w:author="김은수" w:date="2026-10-13T10:30:00Z" w16du:dateUtc="2026-10-13T01:30:00Z"/>
              </w:rPr>
            </w:pPr>
            <w:ins w:id="3127" w:author="김은수" w:date="2026-10-13T00:52:00Z">
              <w:r>
                <w:t>SU-ID-CM3-011</w:t>
              </w:r>
              <w:r>
                <w:br/>
                <w:t>배터리 및 크래들 정보 관리</w:t>
              </w:r>
              <w:r>
                <w:br/>
                <w:t>SU-ID-CM3-046</w:t>
              </w:r>
              <w:r>
                <w:br/>
                <w:t>리모콘 명령 처리</w:t>
              </w:r>
              <w:r>
                <w:br/>
              </w:r>
              <w:r>
                <w:rPr>
                  <w:color w:val="C00000"/>
                  <w:rPrChange w:id="3128" w:author="김은수" w:date="2026-10-16T07:34:00Z">
                    <w:rPr/>
                  </w:rPrChange>
                </w:rPr>
                <w:t>SU-ID-QCC-002</w:t>
              </w:r>
              <w:r>
                <w:rPr>
                  <w:color w:val="C00000"/>
                  <w:rPrChange w:id="3129" w:author="김은수" w:date="2026-10-16T07:34:00Z">
                    <w:rPr/>
                  </w:rPrChange>
                </w:rPr>
                <w:br/>
                <w:t>시스템 상태 유닛</w:t>
              </w:r>
              <w:r>
                <w:br/>
              </w:r>
              <w:r>
                <w:rPr>
                  <w:color w:val="C00000"/>
                  <w:rPrChange w:id="3130" w:author="김은수" w:date="2026-10-16T07:34:00Z">
                    <w:rPr/>
                  </w:rPrChange>
                </w:rPr>
                <w:t>SU-ID-QCC-006</w:t>
              </w:r>
              <w:r>
                <w:rPr>
                  <w:color w:val="C00000"/>
                  <w:rPrChange w:id="3131" w:author="김은수" w:date="2026-10-16T07:34:00Z">
                    <w:rPr/>
                  </w:rPrChange>
                </w:rPr>
                <w:br/>
                <w:t>Power 제어 유닛</w:t>
              </w:r>
              <w:r>
                <w:br/>
              </w:r>
              <w:r>
                <w:rPr>
                  <w:color w:val="C00000"/>
                  <w:rPrChange w:id="3132" w:author="김은수" w:date="2026-10-16T07:34:00Z">
                    <w:rPr/>
                  </w:rPrChange>
                </w:rPr>
                <w:t>SU-ID-QCC-011</w:t>
              </w:r>
              <w:r>
                <w:rPr>
                  <w:color w:val="C00000"/>
                  <w:rPrChange w:id="3133" w:author="김은수" w:date="2026-10-16T07:34:00Z">
                    <w:rPr/>
                  </w:rPrChange>
                </w:rPr>
                <w:br/>
                <w:t>BLE Data 처리 유닛</w:t>
              </w:r>
              <w:r>
                <w:br/>
              </w:r>
              <w:r>
                <w:rPr>
                  <w:color w:val="C00000"/>
                  <w:rPrChange w:id="3134" w:author="김은수" w:date="2026-10-16T07:34:00Z">
                    <w:rPr/>
                  </w:rPrChange>
                </w:rPr>
                <w:t>SU-ID-QCC-001</w:t>
              </w:r>
              <w:r>
                <w:rPr>
                  <w:color w:val="C00000"/>
                  <w:rPrChange w:id="3135" w:author="김은수" w:date="2026-10-16T07:34:00Z">
                    <w:rPr/>
                  </w:rPrChange>
                </w:rPr>
                <w:br/>
                <w:t>시스템 초기화와 설정 유닛</w:t>
              </w:r>
              <w:r>
                <w:br/>
              </w:r>
              <w:r>
                <w:rPr>
                  <w:color w:val="C00000"/>
                  <w:rPrChange w:id="3136" w:author="김은수" w:date="2026-10-16T07:34:00Z">
                    <w:rPr/>
                  </w:rPrChange>
                </w:rPr>
                <w:t>SU-ID-QCC-009</w:t>
              </w:r>
              <w:r>
                <w:rPr>
                  <w:color w:val="C00000"/>
                  <w:rPrChange w:id="3137" w:author="김은수" w:date="2026-10-16T07:34:00Z">
                    <w:rPr/>
                  </w:rPrChange>
                </w:rPr>
                <w:br/>
                <w:t>BLE 유닛</w:t>
              </w:r>
            </w:ins>
          </w:p>
          <w:p w14:paraId="363288F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38" w:author="김은수" w:date="2026-10-12T09:19:00Z" w16du:dateUtc="2026-10-12T00:19:00Z"/>
              </w:rPr>
            </w:pPr>
            <w:ins w:id="3139" w:author="김은수" w:date="2026-10-12T09:19:00Z" w16du:dateUtc="2026-10-12T00:19:00Z">
              <w:del w:id="3140" w:author="김은수" w:date="2026-10-12T23:57:00Z">
                <w:r>
                  <w:delText>SU-ID-CM3-046</w:delText>
                </w:r>
                <w:r>
                  <w:br/>
                  <w:delText>리모콘 명령 처리</w:delText>
                </w:r>
              </w:del>
            </w:ins>
          </w:p>
        </w:tc>
      </w:tr>
      <w:tr w:rsidR="0058450E" w14:paraId="6A7ED235" w14:textId="77777777" w:rsidTr="00D44296">
        <w:trPr>
          <w:cantSplit/>
          <w:ins w:id="3141"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3A6A1DF3" w14:textId="77777777" w:rsidR="0058450E" w:rsidRDefault="0058450E">
            <w:pPr>
              <w:pStyle w:val="TDCe"/>
              <w:widowControl w:val="0"/>
              <w:spacing w:line="264" w:lineRule="auto"/>
              <w:rPr>
                <w:ins w:id="3142" w:author="김은수" w:date="2026-10-12T09:19:00Z" w16du:dateUtc="2026-10-12T00:19:00Z"/>
              </w:rPr>
            </w:pPr>
            <w:ins w:id="3143" w:author="김은수" w:date="2026-10-12T09:19:00Z" w16du:dateUtc="2026-10-12T00:19:00Z">
              <w:r>
                <w:t>SW-FW-RID-30</w:t>
              </w:r>
            </w:ins>
          </w:p>
        </w:tc>
        <w:tc>
          <w:tcPr>
            <w:tcW w:w="2670" w:type="dxa"/>
            <w:vAlign w:val="top"/>
          </w:tcPr>
          <w:p w14:paraId="140BBE9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44" w:author="김은수" w:date="2026-10-12T09:19:00Z" w16du:dateUtc="2026-10-12T00:19:00Z"/>
                <w:del w:id="3145" w:author="김은수" w:date="2026-10-13T00:52:00Z"/>
              </w:rPr>
            </w:pPr>
            <w:ins w:id="3146" w:author="김은수" w:date="2026-10-12T09:19:00Z" w16du:dateUtc="2026-10-12T00:19:00Z">
              <w:del w:id="3147" w:author="김은수" w:date="2026-10-12T23:57:00Z">
                <w:r>
                  <w:delText>SI-ID-CM3-001</w:delText>
                </w:r>
                <w:r>
                  <w:br/>
                  <w:delText>시스템 제어 모듈</w:delText>
                </w:r>
              </w:del>
            </w:ins>
            <w:ins w:id="3148" w:author="김은수" w:date="2026-10-12T23:57:00Z">
              <w:del w:id="3149" w:author="김은수" w:date="2026-10-13T00:52:00Z">
                <w:r>
                  <w:delText>SI-ID-CM3-001</w:delText>
                </w:r>
                <w:r>
                  <w:br/>
                  <w:delText>시스템 제어 모듈SI-ID-CM3-004</w:delText>
                </w:r>
                <w:r>
                  <w:br/>
                  <w:delText>블루투스 통신 모듈</w:delText>
                </w:r>
                <w:r>
                  <w:br/>
                  <w:delText>SI-ID-QCC-003 블루투스 모듈</w:delText>
                </w:r>
              </w:del>
            </w:ins>
          </w:p>
          <w:p w14:paraId="219B22A9" w14:textId="023A7456"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50" w:author="김은수" w:date="2026-10-13T00:52:00Z"/>
                <w:del w:id="3151" w:author="김은수" w:date="2026-10-13T10:30:00Z" w16du:dateUtc="2026-10-13T01:30:00Z"/>
              </w:rPr>
            </w:pPr>
            <w:ins w:id="3152" w:author="김은수" w:date="2026-10-13T00:52:00Z">
              <w:r>
                <w:t>SI-ID-CM3-001</w:t>
              </w:r>
              <w:r>
                <w:br/>
                <w:t>시스템 제어 모듈</w:t>
              </w:r>
              <w:r>
                <w:br/>
                <w:t>SI-ID-CM3-004</w:t>
              </w:r>
              <w:r>
                <w:br/>
                <w:t>블루투스 통신 모듈</w:t>
              </w:r>
              <w:r>
                <w:br/>
              </w:r>
              <w:r>
                <w:rPr>
                  <w:color w:val="C00000"/>
                  <w:rPrChange w:id="3153" w:author="김은수" w:date="2026-10-16T07:34:00Z">
                    <w:rPr/>
                  </w:rPrChange>
                </w:rPr>
                <w:t>SI-ID-QCC-003</w:t>
              </w:r>
              <w:r>
                <w:rPr>
                  <w:color w:val="C00000"/>
                  <w:rPrChange w:id="3154" w:author="김은수" w:date="2026-10-16T07:34:00Z">
                    <w:rPr/>
                  </w:rPrChange>
                </w:rPr>
                <w:br/>
                <w:t>블루투스 모듈</w:t>
              </w:r>
            </w:ins>
          </w:p>
          <w:p w14:paraId="578D80A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55" w:author="김은수" w:date="2026-10-12T09:19:00Z" w16du:dateUtc="2026-10-12T00:19:00Z"/>
              </w:rPr>
              <w:pPrChange w:id="3156"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157" w:author="김은수" w:date="2026-10-12T09:19:00Z" w16du:dateUtc="2026-10-12T00:19:00Z">
              <w:del w:id="3158" w:author="김은수" w:date="2026-10-12T23:57:00Z">
                <w:r>
                  <w:delText>SI-ID-CM3-004</w:delText>
                </w:r>
                <w:r>
                  <w:br/>
                  <w:delText>블루투스 통신 모듈</w:delText>
                </w:r>
              </w:del>
            </w:ins>
          </w:p>
        </w:tc>
        <w:tc>
          <w:tcPr>
            <w:tcW w:w="5228" w:type="dxa"/>
            <w:vAlign w:val="top"/>
          </w:tcPr>
          <w:p w14:paraId="6A8CE5D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59" w:author="김은수" w:date="2026-10-12T09:19:00Z" w16du:dateUtc="2026-10-12T00:19:00Z"/>
                <w:del w:id="3160" w:author="김은수" w:date="2026-10-13T00:52:00Z"/>
              </w:rPr>
            </w:pPr>
            <w:ins w:id="3161" w:author="김은수" w:date="2026-10-12T09:19:00Z" w16du:dateUtc="2026-10-12T00:19:00Z">
              <w:del w:id="3162" w:author="김은수" w:date="2026-10-12T23:57:00Z">
                <w:r>
                  <w:delText>SU-ID-CM3-022</w:delText>
                </w:r>
                <w:r>
                  <w:br/>
                  <w:delText>맵 목록과 선택 정보</w:delText>
                </w:r>
              </w:del>
            </w:ins>
            <w:ins w:id="3163" w:author="김은수" w:date="2026-10-12T23:57:00Z">
              <w:del w:id="3164" w:author="김은수" w:date="2026-10-13T00:52:00Z">
                <w:r>
                  <w:delText>SU-ID-CM3-022</w:delText>
                </w:r>
                <w:r>
                  <w:br/>
                  <w:delText>맵 목록과 선택 정보SU-ID-CM3-046</w:delText>
                </w:r>
                <w:r>
                  <w:br/>
                  <w:delText>리모콘 명령 처리</w:delText>
                </w:r>
                <w:r>
                  <w:br/>
                  <w:delText>SU-ID-QCC-011 BLE Data 처리 유닛</w:delText>
                </w:r>
              </w:del>
            </w:ins>
          </w:p>
          <w:p w14:paraId="3A5AA09B" w14:textId="2956CE70"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65" w:author="김은수" w:date="2026-10-13T00:52:00Z"/>
                <w:del w:id="3166" w:author="김은수" w:date="2026-10-13T10:30:00Z" w16du:dateUtc="2026-10-13T01:30:00Z"/>
              </w:rPr>
            </w:pPr>
            <w:ins w:id="3167" w:author="김은수" w:date="2026-10-13T00:52:00Z">
              <w:r>
                <w:t>SU-ID-CM3-022</w:t>
              </w:r>
              <w:r>
                <w:br/>
                <w:t>맵 목록과 선택 정보</w:t>
              </w:r>
              <w:r>
                <w:br/>
                <w:t>SU-ID-CM3-046</w:t>
              </w:r>
              <w:r>
                <w:br/>
                <w:t>리모콘 명령 처리</w:t>
              </w:r>
              <w:r>
                <w:br/>
              </w:r>
              <w:r>
                <w:rPr>
                  <w:color w:val="C00000"/>
                  <w:rPrChange w:id="3168" w:author="김은수" w:date="2026-10-16T07:34:00Z">
                    <w:rPr/>
                  </w:rPrChange>
                </w:rPr>
                <w:t>SU-ID-QCC-011</w:t>
              </w:r>
              <w:r>
                <w:rPr>
                  <w:color w:val="C00000"/>
                  <w:rPrChange w:id="3169" w:author="김은수" w:date="2026-10-16T07:34:00Z">
                    <w:rPr/>
                  </w:rPrChange>
                </w:rPr>
                <w:br/>
                <w:t>BLE Data 처리 유닛</w:t>
              </w:r>
            </w:ins>
          </w:p>
          <w:p w14:paraId="41D02DE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70" w:author="김은수" w:date="2026-10-12T09:19:00Z" w16du:dateUtc="2026-10-12T00:19:00Z"/>
              </w:rPr>
            </w:pPr>
            <w:ins w:id="3171" w:author="김은수" w:date="2026-10-12T09:19:00Z" w16du:dateUtc="2026-10-12T00:19:00Z">
              <w:del w:id="3172" w:author="김은수" w:date="2026-10-12T23:57:00Z">
                <w:r>
                  <w:delText>SU-ID-CM3-046</w:delText>
                </w:r>
                <w:r>
                  <w:br/>
                  <w:delText>리모콘 명령 처리</w:delText>
                </w:r>
              </w:del>
            </w:ins>
          </w:p>
        </w:tc>
      </w:tr>
      <w:tr w:rsidR="0058450E" w14:paraId="1F9D0FC6" w14:textId="77777777" w:rsidTr="00D44296">
        <w:trPr>
          <w:cantSplit/>
          <w:ins w:id="3173"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E5337C9" w14:textId="77777777" w:rsidR="0058450E" w:rsidRDefault="0058450E">
            <w:pPr>
              <w:pStyle w:val="TDCe"/>
              <w:widowControl w:val="0"/>
              <w:spacing w:line="264" w:lineRule="auto"/>
              <w:rPr>
                <w:ins w:id="3174" w:author="김은수" w:date="2026-10-12T09:19:00Z" w16du:dateUtc="2026-10-12T00:19:00Z"/>
              </w:rPr>
            </w:pPr>
            <w:ins w:id="3175" w:author="김은수" w:date="2026-10-12T09:19:00Z" w16du:dateUtc="2026-10-12T00:19:00Z">
              <w:r>
                <w:t>SW-FW-RID-31</w:t>
              </w:r>
            </w:ins>
          </w:p>
        </w:tc>
        <w:tc>
          <w:tcPr>
            <w:tcW w:w="2670" w:type="dxa"/>
            <w:vAlign w:val="top"/>
          </w:tcPr>
          <w:p w14:paraId="798FEF8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76" w:author="김은수" w:date="2026-10-12T09:19:00Z" w16du:dateUtc="2026-10-12T00:19:00Z"/>
                <w:del w:id="3177" w:author="김은수" w:date="2026-10-13T00:52:00Z"/>
              </w:rPr>
            </w:pPr>
            <w:ins w:id="3178" w:author="김은수" w:date="2026-10-12T09:19:00Z" w16du:dateUtc="2026-10-12T00:19:00Z">
              <w:del w:id="3179" w:author="김은수" w:date="2026-10-12T23:57:00Z">
                <w:r>
                  <w:delText>SI-ID-CM3-001</w:delText>
                </w:r>
                <w:r>
                  <w:br/>
                  <w:delText>시스템 제어 모듈</w:delText>
                </w:r>
              </w:del>
            </w:ins>
            <w:ins w:id="3180" w:author="김은수" w:date="2026-10-12T23:57:00Z">
              <w:del w:id="3181" w:author="김은수" w:date="2026-10-13T00:52:00Z">
                <w:r>
                  <w:delText>SI-ID-CM3-001</w:delText>
                </w:r>
                <w:r>
                  <w:br/>
                  <w:delText>시스템 제어 모듈SI-ID-CM3-004</w:delText>
                </w:r>
                <w:r>
                  <w:br/>
                  <w:delText>블루투스 통신 모듈</w:delText>
                </w:r>
                <w:r>
                  <w:br/>
                  <w:delText>SI-ID-QCC-003 블루투스 모듈</w:delText>
                </w:r>
              </w:del>
            </w:ins>
          </w:p>
          <w:p w14:paraId="21E45819" w14:textId="5E060E13"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82" w:author="김은수" w:date="2026-10-13T00:52:00Z"/>
                <w:del w:id="3183" w:author="김은수" w:date="2026-10-13T10:30:00Z" w16du:dateUtc="2026-10-13T01:30:00Z"/>
              </w:rPr>
            </w:pPr>
            <w:ins w:id="3184" w:author="김은수" w:date="2026-10-13T00:52:00Z">
              <w:r>
                <w:t>SI-ID-CM3-001</w:t>
              </w:r>
              <w:r>
                <w:br/>
                <w:t>시스템 제어 모듈</w:t>
              </w:r>
              <w:r>
                <w:br/>
                <w:t>SI-ID-CM3-004</w:t>
              </w:r>
              <w:r>
                <w:br/>
                <w:t>블루투스 통신 모듈</w:t>
              </w:r>
              <w:r>
                <w:br/>
              </w:r>
              <w:r>
                <w:rPr>
                  <w:color w:val="C00000"/>
                  <w:rPrChange w:id="3185" w:author="김은수" w:date="2026-10-16T07:34:00Z">
                    <w:rPr/>
                  </w:rPrChange>
                </w:rPr>
                <w:t>SI-ID-QCC-003</w:t>
              </w:r>
              <w:r>
                <w:rPr>
                  <w:color w:val="C00000"/>
                  <w:rPrChange w:id="3186" w:author="김은수" w:date="2026-10-16T07:34:00Z">
                    <w:rPr/>
                  </w:rPrChange>
                </w:rPr>
                <w:br/>
                <w:t>블루투스 모듈</w:t>
              </w:r>
            </w:ins>
          </w:p>
          <w:p w14:paraId="501472F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87" w:author="김은수" w:date="2026-10-12T09:19:00Z" w16du:dateUtc="2026-10-12T00:19:00Z"/>
              </w:rPr>
              <w:pPrChange w:id="3188"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189" w:author="김은수" w:date="2026-10-12T09:19:00Z" w16du:dateUtc="2026-10-12T00:19:00Z">
              <w:del w:id="3190" w:author="김은수" w:date="2026-10-12T23:57:00Z">
                <w:r>
                  <w:delText>SI-ID-CM3-004</w:delText>
                </w:r>
                <w:r>
                  <w:br/>
                  <w:delText>블루투스 통신 모듈</w:delText>
                </w:r>
              </w:del>
            </w:ins>
          </w:p>
        </w:tc>
        <w:tc>
          <w:tcPr>
            <w:tcW w:w="5228" w:type="dxa"/>
            <w:vAlign w:val="top"/>
          </w:tcPr>
          <w:p w14:paraId="3B8AB32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91" w:author="김은수" w:date="2026-10-12T09:19:00Z" w16du:dateUtc="2026-10-12T00:19:00Z"/>
                <w:del w:id="3192" w:author="김은수" w:date="2026-10-13T00:52:00Z"/>
              </w:rPr>
            </w:pPr>
            <w:ins w:id="3193" w:author="김은수" w:date="2026-10-12T09:19:00Z" w16du:dateUtc="2026-10-12T00:19:00Z">
              <w:del w:id="3194" w:author="김은수" w:date="2026-10-12T23:57:00Z">
                <w:r>
                  <w:delText>SU-ID-CM3-023</w:delText>
                </w:r>
                <w:r>
                  <w:br/>
                  <w:delText>오디오 및 자극 볼륨 설정</w:delText>
                </w:r>
              </w:del>
            </w:ins>
            <w:ins w:id="3195" w:author="김은수" w:date="2026-10-12T23:57:00Z">
              <w:del w:id="3196" w:author="김은수" w:date="2026-10-13T00:52:00Z">
                <w:r>
                  <w:delText>SU-ID-CM3-023</w:delText>
                </w:r>
                <w:r>
                  <w:br/>
                  <w:delText>오디오 및 자극 볼륨 설정SU-ID-CM3-046</w:delText>
                </w:r>
                <w:r>
                  <w:br/>
                  <w:delText>리모콘 명령 처리</w:delText>
                </w:r>
                <w:r>
                  <w:br/>
                  <w:delText>SU-ID-QCC-011 BLE Data 처리 유닛</w:delText>
                </w:r>
              </w:del>
            </w:ins>
          </w:p>
          <w:p w14:paraId="53071DE8" w14:textId="00A1E620"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197" w:author="김은수" w:date="2026-10-13T00:52:00Z"/>
                <w:del w:id="3198" w:author="김은수" w:date="2026-10-13T10:30:00Z" w16du:dateUtc="2026-10-13T01:30:00Z"/>
              </w:rPr>
            </w:pPr>
            <w:ins w:id="3199" w:author="김은수" w:date="2026-10-13T00:52:00Z">
              <w:r>
                <w:t>SU-ID-CM3-023</w:t>
              </w:r>
              <w:r>
                <w:br/>
                <w:t>오디오 및 자극 볼륨 설정</w:t>
              </w:r>
              <w:r>
                <w:br/>
                <w:t>SU-ID-CM3-046</w:t>
              </w:r>
              <w:r>
                <w:br/>
                <w:t>리모콘 명령 처리</w:t>
              </w:r>
              <w:r>
                <w:br/>
              </w:r>
              <w:r>
                <w:rPr>
                  <w:color w:val="C00000"/>
                  <w:rPrChange w:id="3200" w:author="김은수" w:date="2026-10-16T07:34:00Z">
                    <w:rPr/>
                  </w:rPrChange>
                </w:rPr>
                <w:t>SU-ID-QCC-011</w:t>
              </w:r>
              <w:r>
                <w:rPr>
                  <w:color w:val="C00000"/>
                  <w:rPrChange w:id="3201" w:author="김은수" w:date="2026-10-16T07:34:00Z">
                    <w:rPr/>
                  </w:rPrChange>
                </w:rPr>
                <w:br/>
                <w:t>BLE Data 처리 유닛</w:t>
              </w:r>
            </w:ins>
          </w:p>
          <w:p w14:paraId="53131F1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02" w:author="김은수" w:date="2026-10-12T09:19:00Z" w16du:dateUtc="2026-10-12T00:19:00Z"/>
              </w:rPr>
            </w:pPr>
            <w:ins w:id="3203" w:author="김은수" w:date="2026-10-12T09:19:00Z" w16du:dateUtc="2026-10-12T00:19:00Z">
              <w:del w:id="3204" w:author="김은수" w:date="2026-10-12T23:57:00Z">
                <w:r>
                  <w:delText>SU-ID-CM3-046</w:delText>
                </w:r>
                <w:r>
                  <w:br/>
                  <w:delText>리모콘 명령 처리</w:delText>
                </w:r>
              </w:del>
            </w:ins>
          </w:p>
        </w:tc>
      </w:tr>
      <w:tr w:rsidR="0058450E" w14:paraId="0D6C3FD1" w14:textId="77777777" w:rsidTr="00D44296">
        <w:trPr>
          <w:cantSplit/>
          <w:ins w:id="3205"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772E4E9" w14:textId="77777777" w:rsidR="0058450E" w:rsidRDefault="0058450E">
            <w:pPr>
              <w:pStyle w:val="TDCe"/>
              <w:widowControl w:val="0"/>
              <w:spacing w:line="264" w:lineRule="auto"/>
              <w:rPr>
                <w:ins w:id="3206" w:author="김은수" w:date="2026-10-12T09:19:00Z" w16du:dateUtc="2026-10-12T00:19:00Z"/>
              </w:rPr>
            </w:pPr>
            <w:ins w:id="3207" w:author="김은수" w:date="2026-10-12T09:19:00Z" w16du:dateUtc="2026-10-12T00:19:00Z">
              <w:r>
                <w:lastRenderedPageBreak/>
                <w:t>SW-FW-RID-32</w:t>
              </w:r>
            </w:ins>
          </w:p>
        </w:tc>
        <w:tc>
          <w:tcPr>
            <w:tcW w:w="2670" w:type="dxa"/>
            <w:vAlign w:val="top"/>
          </w:tcPr>
          <w:p w14:paraId="3DC4B18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08" w:author="김은수" w:date="2026-10-12T09:19:00Z" w16du:dateUtc="2026-10-12T00:19:00Z"/>
                <w:del w:id="3209" w:author="김은수" w:date="2026-10-13T00:52:00Z"/>
              </w:rPr>
            </w:pPr>
            <w:ins w:id="3210" w:author="김은수" w:date="2026-10-12T09:19:00Z" w16du:dateUtc="2026-10-12T00:19:00Z">
              <w:del w:id="3211" w:author="김은수" w:date="2026-10-12T23:57:00Z">
                <w:r>
                  <w:delText>SI-ID-CM3-001</w:delText>
                </w:r>
                <w:r>
                  <w:br/>
                  <w:delText>시스템 제어 모듈</w:delText>
                </w:r>
              </w:del>
            </w:ins>
            <w:ins w:id="3212" w:author="김은수" w:date="2026-10-12T23:57:00Z">
              <w:del w:id="3213" w:author="김은수" w:date="2026-10-13T00:52:00Z">
                <w:r>
                  <w:delText>SI-ID-CM3-001</w:delText>
                </w:r>
                <w:r>
                  <w:br/>
                  <w:delText>시스템 제어 모듈SI-ID-CM3-004</w:delText>
                </w:r>
                <w:r>
                  <w:br/>
                  <w:delText>블루투스 통신 모듈</w:delText>
                </w:r>
                <w:r>
                  <w:br/>
                  <w:delText>SI-ID-QCC-003 블루투스 모듈</w:delText>
                </w:r>
              </w:del>
            </w:ins>
          </w:p>
          <w:p w14:paraId="3DDAB386" w14:textId="4883BACB"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14" w:author="김은수" w:date="2026-10-13T00:52:00Z"/>
                <w:del w:id="3215" w:author="김은수" w:date="2026-10-13T10:30:00Z" w16du:dateUtc="2026-10-13T01:30:00Z"/>
              </w:rPr>
            </w:pPr>
            <w:ins w:id="3216" w:author="김은수" w:date="2026-10-13T00:52:00Z">
              <w:r>
                <w:t>SI-ID-CM3-001</w:t>
              </w:r>
              <w:r>
                <w:br/>
                <w:t>시스템 제어 모듈</w:t>
              </w:r>
              <w:r>
                <w:br/>
                <w:t>SI-ID-CM3-004</w:t>
              </w:r>
              <w:r>
                <w:br/>
                <w:t>블루투스 통신 모듈</w:t>
              </w:r>
              <w:r>
                <w:br/>
              </w:r>
              <w:r>
                <w:rPr>
                  <w:color w:val="C00000"/>
                  <w:rPrChange w:id="3217" w:author="김은수" w:date="2026-10-16T07:34:00Z">
                    <w:rPr/>
                  </w:rPrChange>
                </w:rPr>
                <w:t>SI-ID-QCC-003</w:t>
              </w:r>
              <w:r>
                <w:rPr>
                  <w:color w:val="C00000"/>
                  <w:rPrChange w:id="3218" w:author="김은수" w:date="2026-10-16T07:34:00Z">
                    <w:rPr/>
                  </w:rPrChange>
                </w:rPr>
                <w:br/>
                <w:t>블루투스 모듈</w:t>
              </w:r>
            </w:ins>
          </w:p>
          <w:p w14:paraId="0A25F9B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19" w:author="김은수" w:date="2026-10-12T09:19:00Z" w16du:dateUtc="2026-10-12T00:19:00Z"/>
              </w:rPr>
              <w:pPrChange w:id="3220"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221" w:author="김은수" w:date="2026-10-12T09:19:00Z" w16du:dateUtc="2026-10-12T00:19:00Z">
              <w:del w:id="3222" w:author="김은수" w:date="2026-10-12T23:57:00Z">
                <w:r>
                  <w:delText>SI-ID-CM3-004</w:delText>
                </w:r>
                <w:r>
                  <w:br/>
                  <w:delText>블루투스 통신 모듈</w:delText>
                </w:r>
              </w:del>
            </w:ins>
          </w:p>
        </w:tc>
        <w:tc>
          <w:tcPr>
            <w:tcW w:w="5228" w:type="dxa"/>
            <w:vAlign w:val="top"/>
          </w:tcPr>
          <w:p w14:paraId="6DE9B9B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23" w:author="김은수" w:date="2026-10-12T09:19:00Z" w16du:dateUtc="2026-10-12T00:19:00Z"/>
                <w:del w:id="3224" w:author="김은수" w:date="2026-10-13T00:52:00Z"/>
              </w:rPr>
            </w:pPr>
            <w:ins w:id="3225" w:author="김은수" w:date="2026-10-12T09:19:00Z" w16du:dateUtc="2026-10-12T00:19:00Z">
              <w:del w:id="3226" w:author="김은수" w:date="2026-10-12T23:57:00Z">
                <w:r>
                  <w:delText>SU-ID-CM3-023</w:delText>
                </w:r>
                <w:r>
                  <w:br/>
                  <w:delText>오디오 및 자극 볼륨 설정</w:delText>
                </w:r>
              </w:del>
            </w:ins>
            <w:ins w:id="3227" w:author="김은수" w:date="2026-10-12T23:57:00Z">
              <w:del w:id="3228" w:author="김은수" w:date="2026-10-13T00:52:00Z">
                <w:r>
                  <w:delText>SU-ID-CM3-023</w:delText>
                </w:r>
                <w:r>
                  <w:br/>
                  <w:delText>오디오 및 자극 볼륨 설정SU-ID-CM3-046</w:delText>
                </w:r>
                <w:r>
                  <w:br/>
                  <w:delText>리모콘 명령 처리</w:delText>
                </w:r>
                <w:r>
                  <w:br/>
                  <w:delText>SU-ID-QCC-011 BLE Data 처리 유닛</w:delText>
                </w:r>
              </w:del>
            </w:ins>
          </w:p>
          <w:p w14:paraId="3A87AD2D" w14:textId="1410185F"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29" w:author="김은수" w:date="2026-10-13T00:52:00Z"/>
                <w:del w:id="3230" w:author="김은수" w:date="2026-10-13T10:30:00Z" w16du:dateUtc="2026-10-13T01:30:00Z"/>
              </w:rPr>
            </w:pPr>
            <w:ins w:id="3231" w:author="김은수" w:date="2026-10-13T00:52:00Z">
              <w:r>
                <w:t>SU-ID-CM3-023</w:t>
              </w:r>
              <w:r>
                <w:br/>
                <w:t>오디오 및 자극 볼륨 설정</w:t>
              </w:r>
              <w:r>
                <w:br/>
                <w:t>SU-ID-CM3-046</w:t>
              </w:r>
              <w:r>
                <w:br/>
                <w:t>리모콘 명령 처리</w:t>
              </w:r>
              <w:r>
                <w:br/>
              </w:r>
              <w:r>
                <w:rPr>
                  <w:color w:val="C00000"/>
                  <w:rPrChange w:id="3232" w:author="김은수" w:date="2026-10-16T07:34:00Z">
                    <w:rPr/>
                  </w:rPrChange>
                </w:rPr>
                <w:t>SU-ID-QCC-011</w:t>
              </w:r>
              <w:r>
                <w:rPr>
                  <w:color w:val="C00000"/>
                  <w:rPrChange w:id="3233" w:author="김은수" w:date="2026-10-16T07:34:00Z">
                    <w:rPr/>
                  </w:rPrChange>
                </w:rPr>
                <w:br/>
                <w:t>BLE Data 처리 유닛</w:t>
              </w:r>
            </w:ins>
          </w:p>
          <w:p w14:paraId="020B7AA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34" w:author="김은수" w:date="2026-10-12T09:19:00Z" w16du:dateUtc="2026-10-12T00:19:00Z"/>
              </w:rPr>
            </w:pPr>
            <w:ins w:id="3235" w:author="김은수" w:date="2026-10-12T09:19:00Z" w16du:dateUtc="2026-10-12T00:19:00Z">
              <w:del w:id="3236" w:author="김은수" w:date="2026-10-12T23:57:00Z">
                <w:r>
                  <w:delText>SU-ID-CM3-046</w:delText>
                </w:r>
                <w:r>
                  <w:br/>
                  <w:delText>리모콘 명령 처리</w:delText>
                </w:r>
              </w:del>
            </w:ins>
          </w:p>
        </w:tc>
      </w:tr>
      <w:tr w:rsidR="0058450E" w14:paraId="2D567CA3" w14:textId="77777777" w:rsidTr="00D44296">
        <w:trPr>
          <w:cantSplit/>
          <w:ins w:id="323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CD8F9CA" w14:textId="77777777" w:rsidR="0058450E" w:rsidRDefault="0058450E">
            <w:pPr>
              <w:pStyle w:val="TDCe"/>
              <w:widowControl w:val="0"/>
              <w:spacing w:line="264" w:lineRule="auto"/>
              <w:rPr>
                <w:ins w:id="3238" w:author="김은수" w:date="2026-10-12T09:19:00Z" w16du:dateUtc="2026-10-12T00:19:00Z"/>
              </w:rPr>
            </w:pPr>
            <w:ins w:id="3239" w:author="김은수" w:date="2026-10-12T09:19:00Z" w16du:dateUtc="2026-10-12T00:19:00Z">
              <w:r>
                <w:t>SW-FW-RID-33</w:t>
              </w:r>
            </w:ins>
          </w:p>
        </w:tc>
        <w:tc>
          <w:tcPr>
            <w:tcW w:w="2670" w:type="dxa"/>
            <w:vAlign w:val="top"/>
          </w:tcPr>
          <w:p w14:paraId="7AF3821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40" w:author="김은수" w:date="2026-10-12T09:19:00Z" w16du:dateUtc="2026-10-12T00:19:00Z"/>
                <w:del w:id="3241" w:author="김은수" w:date="2026-10-13T00:52:00Z"/>
              </w:rPr>
            </w:pPr>
            <w:ins w:id="3242" w:author="김은수" w:date="2026-10-12T09:19:00Z" w16du:dateUtc="2026-10-12T00:19:00Z">
              <w:del w:id="3243" w:author="김은수" w:date="2026-10-12T23:57:00Z">
                <w:r>
                  <w:delText>SI-ID-CM3-001</w:delText>
                </w:r>
                <w:r>
                  <w:br/>
                  <w:delText>시스템 제어 모듈</w:delText>
                </w:r>
              </w:del>
            </w:ins>
            <w:ins w:id="3244" w:author="김은수" w:date="2026-10-12T23:57:00Z">
              <w:del w:id="3245" w:author="김은수" w:date="2026-10-13T00:52:00Z">
                <w:r>
                  <w:delText>SI-ID-CM3-001</w:delText>
                </w:r>
                <w:r>
                  <w:br/>
                  <w:delText>시스템 제어 모듈SI-ID-CM3-004</w:delText>
                </w:r>
                <w:r>
                  <w:br/>
                  <w:delText>블루투스 통신 모듈</w:delText>
                </w:r>
                <w:r>
                  <w:br/>
                  <w:delText>SI-ID-QCC-003 블루투스 모듈</w:delText>
                </w:r>
              </w:del>
            </w:ins>
          </w:p>
          <w:p w14:paraId="6AD27FAC" w14:textId="49B73243"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46" w:author="김은수" w:date="2026-10-13T00:52:00Z"/>
                <w:del w:id="3247" w:author="김은수" w:date="2026-10-13T10:30:00Z" w16du:dateUtc="2026-10-13T01:30:00Z"/>
              </w:rPr>
            </w:pPr>
            <w:ins w:id="3248" w:author="김은수" w:date="2026-10-13T00:52:00Z">
              <w:r>
                <w:t>SI-ID-CM3-001</w:t>
              </w:r>
              <w:r>
                <w:br/>
                <w:t>시스템 제어 모듈</w:t>
              </w:r>
              <w:r>
                <w:br/>
                <w:t>SI-ID-CM3-004</w:t>
              </w:r>
              <w:r>
                <w:br/>
                <w:t>블루투스 통신 모듈</w:t>
              </w:r>
              <w:r>
                <w:br/>
              </w:r>
              <w:r>
                <w:rPr>
                  <w:color w:val="C00000"/>
                  <w:rPrChange w:id="3249" w:author="김은수" w:date="2026-10-16T07:34:00Z">
                    <w:rPr/>
                  </w:rPrChange>
                </w:rPr>
                <w:t>SI-ID-QCC-003</w:t>
              </w:r>
              <w:r>
                <w:rPr>
                  <w:color w:val="C00000"/>
                  <w:rPrChange w:id="3250" w:author="김은수" w:date="2026-10-16T07:34:00Z">
                    <w:rPr/>
                  </w:rPrChange>
                </w:rPr>
                <w:br/>
                <w:t>블루투스 모듈</w:t>
              </w:r>
            </w:ins>
          </w:p>
          <w:p w14:paraId="2878E91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51" w:author="김은수" w:date="2026-10-12T09:19:00Z" w16du:dateUtc="2026-10-12T00:19:00Z"/>
              </w:rPr>
              <w:pPrChange w:id="3252"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253" w:author="김은수" w:date="2026-10-12T09:19:00Z" w16du:dateUtc="2026-10-12T00:19:00Z">
              <w:del w:id="3254" w:author="김은수" w:date="2026-10-12T23:57:00Z">
                <w:r>
                  <w:delText>SI-ID-CM3-004</w:delText>
                </w:r>
                <w:r>
                  <w:br/>
                  <w:delText>블루투스 통신 모듈</w:delText>
                </w:r>
              </w:del>
            </w:ins>
          </w:p>
        </w:tc>
        <w:tc>
          <w:tcPr>
            <w:tcW w:w="5228" w:type="dxa"/>
            <w:vAlign w:val="top"/>
          </w:tcPr>
          <w:p w14:paraId="4192D7B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55" w:author="김은수" w:date="2026-10-12T09:19:00Z" w16du:dateUtc="2026-10-12T00:19:00Z"/>
                <w:del w:id="3256" w:author="김은수" w:date="2026-10-13T00:52:00Z"/>
              </w:rPr>
            </w:pPr>
            <w:ins w:id="3257" w:author="김은수" w:date="2026-10-12T09:19:00Z" w16du:dateUtc="2026-10-12T00:19:00Z">
              <w:del w:id="3258" w:author="김은수" w:date="2026-10-12T23:57:00Z">
                <w:r>
                  <w:delText>SU-ID-CM3-024</w:delText>
                </w:r>
                <w:r>
                  <w:br/>
                  <w:delText>사용자 알림 설정</w:delText>
                </w:r>
              </w:del>
            </w:ins>
            <w:ins w:id="3259" w:author="김은수" w:date="2026-10-12T23:57:00Z">
              <w:del w:id="3260" w:author="김은수" w:date="2026-10-13T00:52:00Z">
                <w:r>
                  <w:delText>SU-ID-CM3-024</w:delText>
                </w:r>
                <w:r>
                  <w:br/>
                  <w:delText>사용자 알림 설정SU-ID-CM3-046</w:delText>
                </w:r>
                <w:r>
                  <w:br/>
                  <w:delText>리모콘 명령 처리</w:delText>
                </w:r>
                <w:r>
                  <w:br/>
                  <w:delText>SU-ID-QCC-011 BLE Data 처리 유닛</w:delText>
                </w:r>
              </w:del>
            </w:ins>
          </w:p>
          <w:p w14:paraId="396A88CF" w14:textId="76417F22"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61" w:author="김은수" w:date="2026-10-13T00:52:00Z"/>
                <w:del w:id="3262" w:author="김은수" w:date="2026-10-13T10:30:00Z" w16du:dateUtc="2026-10-13T01:30:00Z"/>
              </w:rPr>
            </w:pPr>
            <w:ins w:id="3263" w:author="김은수" w:date="2026-10-13T00:52:00Z">
              <w:r>
                <w:t>SU-ID-CM3-024</w:t>
              </w:r>
              <w:r>
                <w:br/>
                <w:t>사용자 알림 설정</w:t>
              </w:r>
              <w:r>
                <w:br/>
                <w:t>SU-ID-CM3-046</w:t>
              </w:r>
              <w:r>
                <w:br/>
                <w:t>리모콘 명령 처리</w:t>
              </w:r>
              <w:r>
                <w:br/>
              </w:r>
              <w:r>
                <w:rPr>
                  <w:color w:val="C00000"/>
                  <w:rPrChange w:id="3264" w:author="김은수" w:date="2026-10-16T07:34:00Z">
                    <w:rPr/>
                  </w:rPrChange>
                </w:rPr>
                <w:t>SU-ID-QCC-011</w:t>
              </w:r>
              <w:r>
                <w:rPr>
                  <w:color w:val="C00000"/>
                  <w:rPrChange w:id="3265" w:author="김은수" w:date="2026-10-16T07:34:00Z">
                    <w:rPr/>
                  </w:rPrChange>
                </w:rPr>
                <w:br/>
                <w:t>BLE Data 처리 유닛</w:t>
              </w:r>
            </w:ins>
          </w:p>
          <w:p w14:paraId="470F344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66" w:author="김은수" w:date="2026-10-12T09:19:00Z" w16du:dateUtc="2026-10-12T00:19:00Z"/>
              </w:rPr>
            </w:pPr>
            <w:ins w:id="3267" w:author="김은수" w:date="2026-10-12T09:19:00Z" w16du:dateUtc="2026-10-12T00:19:00Z">
              <w:del w:id="3268" w:author="김은수" w:date="2026-10-12T23:57:00Z">
                <w:r>
                  <w:delText>SU-ID-CM3-046</w:delText>
                </w:r>
                <w:r>
                  <w:br/>
                  <w:delText>리모콘 명령 처리</w:delText>
                </w:r>
              </w:del>
            </w:ins>
          </w:p>
        </w:tc>
      </w:tr>
      <w:tr w:rsidR="0058450E" w14:paraId="03AB1D14" w14:textId="77777777" w:rsidTr="00D44296">
        <w:trPr>
          <w:cantSplit/>
          <w:ins w:id="3269"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9F84D0F" w14:textId="77777777" w:rsidR="0058450E" w:rsidRDefault="0058450E">
            <w:pPr>
              <w:pStyle w:val="TDCe"/>
              <w:widowControl w:val="0"/>
              <w:spacing w:line="264" w:lineRule="auto"/>
              <w:rPr>
                <w:ins w:id="3270" w:author="김은수" w:date="2026-10-12T09:19:00Z" w16du:dateUtc="2026-10-12T00:19:00Z"/>
              </w:rPr>
            </w:pPr>
            <w:ins w:id="3271" w:author="김은수" w:date="2026-10-12T09:19:00Z" w16du:dateUtc="2026-10-12T00:19:00Z">
              <w:r>
                <w:t>SW-FW-RID-34</w:t>
              </w:r>
            </w:ins>
          </w:p>
        </w:tc>
        <w:tc>
          <w:tcPr>
            <w:tcW w:w="2670" w:type="dxa"/>
            <w:vAlign w:val="top"/>
          </w:tcPr>
          <w:p w14:paraId="75B11C1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72" w:author="김은수" w:date="2026-10-12T09:19:00Z" w16du:dateUtc="2026-10-12T00:19:00Z"/>
                <w:del w:id="3273" w:author="김은수" w:date="2026-10-13T00:52:00Z"/>
              </w:rPr>
            </w:pPr>
            <w:ins w:id="3274" w:author="김은수" w:date="2026-10-12T09:19:00Z" w16du:dateUtc="2026-10-12T00:19:00Z">
              <w:del w:id="3275" w:author="김은수" w:date="2026-10-12T23:57:00Z">
                <w:r>
                  <w:delText>SI-ID-CM3-001</w:delText>
                </w:r>
                <w:r>
                  <w:br/>
                  <w:delText>시스템 제어 모듈</w:delText>
                </w:r>
              </w:del>
            </w:ins>
            <w:ins w:id="3276" w:author="김은수" w:date="2026-10-12T23:57:00Z">
              <w:del w:id="3277" w:author="김은수" w:date="2026-10-13T00:05:00Z">
                <w:r>
                  <w:delText>SI-ID-CM3-001</w:delText>
                </w:r>
                <w:r>
                  <w:br/>
                  <w:delText>시스템 제어 모듈SI-ID-CM3-004</w:delText>
                </w:r>
                <w:r>
                  <w:br/>
                  <w:delText>블루투스 통신 모듈</w:delText>
                </w:r>
                <w:r>
                  <w:br/>
                  <w:delText>SI-ID-QCC-003 블루투스 모듈</w:delText>
                </w:r>
              </w:del>
            </w:ins>
            <w:ins w:id="3278" w:author="김은수" w:date="2026-10-13T00:05:00Z">
              <w:del w:id="3279" w:author="김은수" w:date="2026-10-13T00:52:00Z">
                <w:r>
                  <w:delText>SI-ID-CM3-001</w:delText>
                </w:r>
                <w:r>
                  <w:br/>
                  <w:delText>시스템 제어 모듈SI-ID-CM3-004</w:delText>
                </w:r>
                <w:r>
                  <w:br/>
                  <w:delText>블루투스 통신 모듈</w:delText>
                </w:r>
                <w:r>
                  <w:br/>
                  <w:delText>SI-ID-QCC-003 블루투스 모듈</w:delText>
                </w:r>
                <w:r>
                  <w:br/>
                  <w:delText>SI-ID-QCC-002 HW 인터페이스 모듈</w:delText>
                </w:r>
              </w:del>
            </w:ins>
          </w:p>
          <w:p w14:paraId="2690019D" w14:textId="186BAFBC"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80" w:author="김은수" w:date="2026-10-13T00:52:00Z"/>
                <w:del w:id="3281" w:author="김은수" w:date="2026-10-13T10:30:00Z" w16du:dateUtc="2026-10-13T01:30:00Z"/>
              </w:rPr>
            </w:pPr>
            <w:ins w:id="3282" w:author="김은수" w:date="2026-10-13T00:52:00Z">
              <w:r>
                <w:t>SI-ID-CM3-001</w:t>
              </w:r>
              <w:r>
                <w:br/>
                <w:t>시스템 제어 모듈</w:t>
              </w:r>
              <w:r>
                <w:br/>
                <w:t>SI-ID-CM3-004</w:t>
              </w:r>
              <w:r>
                <w:br/>
                <w:t>블루투스 통신 모듈</w:t>
              </w:r>
              <w:r>
                <w:br/>
              </w:r>
              <w:r>
                <w:rPr>
                  <w:color w:val="C00000"/>
                  <w:rPrChange w:id="3283" w:author="김은수" w:date="2026-10-16T07:34:00Z">
                    <w:rPr/>
                  </w:rPrChange>
                </w:rPr>
                <w:t>SI-ID-QCC-003</w:t>
              </w:r>
              <w:r>
                <w:rPr>
                  <w:color w:val="C00000"/>
                  <w:rPrChange w:id="3284" w:author="김은수" w:date="2026-10-16T07:34:00Z">
                    <w:rPr/>
                  </w:rPrChange>
                </w:rPr>
                <w:br/>
                <w:t>블루투스 모듈</w:t>
              </w:r>
              <w:r>
                <w:br/>
              </w:r>
              <w:r>
                <w:rPr>
                  <w:color w:val="C00000"/>
                  <w:rPrChange w:id="3285" w:author="김은수" w:date="2026-10-16T07:34:00Z">
                    <w:rPr/>
                  </w:rPrChange>
                </w:rPr>
                <w:t>SI-ID-QCC-002</w:t>
              </w:r>
              <w:r>
                <w:rPr>
                  <w:color w:val="C00000"/>
                  <w:rPrChange w:id="3286" w:author="김은수" w:date="2026-10-16T07:34:00Z">
                    <w:rPr/>
                  </w:rPrChange>
                </w:rPr>
                <w:br/>
                <w:t>HW 인터페이스 모듈</w:t>
              </w:r>
            </w:ins>
          </w:p>
          <w:p w14:paraId="7D9ABAB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87" w:author="김은수" w:date="2026-10-12T09:19:00Z" w16du:dateUtc="2026-10-12T00:19:00Z"/>
              </w:rPr>
              <w:pPrChange w:id="3288"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289" w:author="김은수" w:date="2026-10-12T09:19:00Z" w16du:dateUtc="2026-10-12T00:19:00Z">
              <w:del w:id="3290" w:author="김은수" w:date="2026-10-12T23:57:00Z">
                <w:r>
                  <w:delText>SI-ID-CM3-004</w:delText>
                </w:r>
                <w:r>
                  <w:br/>
                  <w:delText>블루투스 통신 모듈</w:delText>
                </w:r>
              </w:del>
            </w:ins>
          </w:p>
        </w:tc>
        <w:tc>
          <w:tcPr>
            <w:tcW w:w="5228" w:type="dxa"/>
            <w:vAlign w:val="top"/>
          </w:tcPr>
          <w:p w14:paraId="33FA517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91" w:author="김은수" w:date="2026-10-12T09:19:00Z" w16du:dateUtc="2026-10-12T00:19:00Z"/>
                <w:del w:id="3292" w:author="김은수" w:date="2026-10-13T00:52:00Z"/>
              </w:rPr>
            </w:pPr>
            <w:ins w:id="3293" w:author="김은수" w:date="2026-10-12T09:19:00Z" w16du:dateUtc="2026-10-12T00:19:00Z">
              <w:del w:id="3294" w:author="김은수" w:date="2026-10-12T23:57:00Z">
                <w:r>
                  <w:delText>SU-ID-CM3-024</w:delText>
                </w:r>
                <w:r>
                  <w:br/>
                  <w:delText>사용자 알림 설정</w:delText>
                </w:r>
              </w:del>
            </w:ins>
            <w:ins w:id="3295" w:author="김은수" w:date="2026-10-12T23:57:00Z">
              <w:del w:id="3296" w:author="김은수" w:date="2026-10-13T00:05:00Z">
                <w:r>
                  <w:delText>SU-ID-CM3-024</w:delText>
                </w:r>
                <w:r>
                  <w:br/>
                  <w:delText>사용자 알림 설정SU-ID-CM3-046</w:delText>
                </w:r>
                <w:r>
                  <w:br/>
                  <w:delText>리모콘 명령 처리</w:delText>
                </w:r>
                <w:r>
                  <w:br/>
                  <w:delText>SU-ID-QCC-011 BLE Data 처리 유닛</w:delText>
                </w:r>
              </w:del>
            </w:ins>
            <w:ins w:id="3297" w:author="김은수" w:date="2026-10-13T00:05:00Z">
              <w:del w:id="3298" w:author="김은수" w:date="2026-10-13T00:52:00Z">
                <w:r>
                  <w:delText>SU-ID-CM3-024</w:delText>
                </w:r>
                <w:r>
                  <w:br/>
                  <w:delText>사용자 알림 설정SU-ID-CM3-046</w:delText>
                </w:r>
                <w:r>
                  <w:br/>
                  <w:delText>리모콘 명령 처리</w:delText>
                </w:r>
                <w:r>
                  <w:br/>
                  <w:delText>SU-ID-QCC-011 BLE Data 처리 유닛</w:delText>
                </w:r>
                <w:r>
                  <w:br/>
                  <w:delText>SU-ID-QCC-006 Power 제어 유닛</w:delText>
                </w:r>
              </w:del>
            </w:ins>
          </w:p>
          <w:p w14:paraId="2514A258" w14:textId="66B066FC"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299" w:author="김은수" w:date="2026-10-13T00:52:00Z"/>
                <w:del w:id="3300" w:author="김은수" w:date="2026-10-13T10:30:00Z" w16du:dateUtc="2026-10-13T01:30:00Z"/>
              </w:rPr>
            </w:pPr>
            <w:ins w:id="3301" w:author="김은수" w:date="2026-10-13T00:52:00Z">
              <w:r>
                <w:t>SU-ID-CM3-024</w:t>
              </w:r>
              <w:r>
                <w:br/>
                <w:t>사용자 알림 설정</w:t>
              </w:r>
              <w:r>
                <w:br/>
                <w:t>SU-ID-CM3-046</w:t>
              </w:r>
              <w:r>
                <w:br/>
                <w:t>리모콘 명령 처리</w:t>
              </w:r>
              <w:r>
                <w:br/>
              </w:r>
              <w:r>
                <w:rPr>
                  <w:color w:val="C00000"/>
                  <w:rPrChange w:id="3302" w:author="김은수" w:date="2026-10-16T07:34:00Z">
                    <w:rPr/>
                  </w:rPrChange>
                </w:rPr>
                <w:t>SU-ID-QCC-011</w:t>
              </w:r>
              <w:r>
                <w:rPr>
                  <w:color w:val="C00000"/>
                  <w:rPrChange w:id="3303" w:author="김은수" w:date="2026-10-16T07:34:00Z">
                    <w:rPr/>
                  </w:rPrChange>
                </w:rPr>
                <w:br/>
                <w:t>BLE Data 처리 유닛</w:t>
              </w:r>
              <w:r>
                <w:br/>
              </w:r>
              <w:r>
                <w:rPr>
                  <w:color w:val="C00000"/>
                  <w:rPrChange w:id="3304" w:author="김은수" w:date="2026-10-16T07:34:00Z">
                    <w:rPr/>
                  </w:rPrChange>
                </w:rPr>
                <w:t>SU-ID-QCC-006</w:t>
              </w:r>
              <w:r>
                <w:rPr>
                  <w:color w:val="C00000"/>
                  <w:rPrChange w:id="3305" w:author="김은수" w:date="2026-10-16T07:34:00Z">
                    <w:rPr/>
                  </w:rPrChange>
                </w:rPr>
                <w:br/>
                <w:t>Power 제어 유닛</w:t>
              </w:r>
            </w:ins>
          </w:p>
          <w:p w14:paraId="23A4C87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06" w:author="김은수" w:date="2026-10-12T09:19:00Z" w16du:dateUtc="2026-10-12T00:19:00Z"/>
              </w:rPr>
            </w:pPr>
            <w:ins w:id="3307" w:author="김은수" w:date="2026-10-12T09:19:00Z" w16du:dateUtc="2026-10-12T00:19:00Z">
              <w:del w:id="3308" w:author="김은수" w:date="2026-10-12T23:57:00Z">
                <w:r>
                  <w:delText>SU-ID-CM3-046</w:delText>
                </w:r>
                <w:r>
                  <w:br/>
                  <w:delText>리모콘 명령 처리</w:delText>
                </w:r>
              </w:del>
            </w:ins>
          </w:p>
        </w:tc>
      </w:tr>
      <w:tr w:rsidR="0058450E" w14:paraId="457ABA64" w14:textId="77777777" w:rsidTr="00D44296">
        <w:trPr>
          <w:cantSplit/>
          <w:ins w:id="3309"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5687434F" w14:textId="77777777" w:rsidR="0058450E" w:rsidRDefault="0058450E">
            <w:pPr>
              <w:pStyle w:val="TDCe"/>
              <w:widowControl w:val="0"/>
              <w:spacing w:line="264" w:lineRule="auto"/>
              <w:rPr>
                <w:ins w:id="3310" w:author="김은수" w:date="2026-10-12T09:19:00Z" w16du:dateUtc="2026-10-12T00:19:00Z"/>
              </w:rPr>
            </w:pPr>
            <w:ins w:id="3311" w:author="김은수" w:date="2026-10-12T09:19:00Z" w16du:dateUtc="2026-10-12T00:19:00Z">
              <w:r>
                <w:lastRenderedPageBreak/>
                <w:t>SW-FW-RID-35</w:t>
              </w:r>
            </w:ins>
          </w:p>
        </w:tc>
        <w:tc>
          <w:tcPr>
            <w:tcW w:w="2670" w:type="dxa"/>
            <w:vAlign w:val="top"/>
          </w:tcPr>
          <w:p w14:paraId="1E2E0CA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12" w:author="김은수" w:date="2026-10-12T09:19:00Z" w16du:dateUtc="2026-10-12T00:19:00Z"/>
                <w:del w:id="3313" w:author="김은수" w:date="2026-10-13T00:52:00Z"/>
              </w:rPr>
            </w:pPr>
            <w:ins w:id="3314" w:author="김은수" w:date="2026-10-12T09:19:00Z" w16du:dateUtc="2026-10-12T00:19:00Z">
              <w:del w:id="3315" w:author="김은수" w:date="2026-10-12T23:57:00Z">
                <w:r>
                  <w:delText>SI-ID-CM3-001</w:delText>
                </w:r>
                <w:r>
                  <w:br/>
                  <w:delText>시스템 제어 모듈</w:delText>
                </w:r>
              </w:del>
            </w:ins>
            <w:ins w:id="3316" w:author="김은수" w:date="2026-10-12T23:57:00Z">
              <w:del w:id="3317" w:author="김은수" w:date="2026-10-13T00:05:00Z">
                <w:r>
                  <w:delText>SI-ID-CM3-001</w:delText>
                </w:r>
                <w:r>
                  <w:br/>
                  <w:delText>시스템 제어 모듈SI-ID-CM3-004</w:delText>
                </w:r>
                <w:r>
                  <w:br/>
                  <w:delText>블루투스 통신 모듈</w:delText>
                </w:r>
                <w:r>
                  <w:br/>
                  <w:delText>SI-ID-QCC-003 블루투스 모듈</w:delText>
                </w:r>
              </w:del>
            </w:ins>
            <w:ins w:id="3318" w:author="김은수" w:date="2026-10-13T00:05:00Z">
              <w:del w:id="3319" w:author="김은수" w:date="2026-10-13T00:52:00Z">
                <w:r>
                  <w:delText>SI-ID-CM3-001</w:delText>
                </w:r>
                <w:r>
                  <w:br/>
                  <w:delText>시스템 제어 모듈SI-ID-CM3-004</w:delText>
                </w:r>
                <w:r>
                  <w:br/>
                  <w:delText>블루투스 통신 모듈</w:delText>
                </w:r>
                <w:r>
                  <w:br/>
                  <w:delText>SI-ID-QCC-003 블루투스 모듈</w:delText>
                </w:r>
                <w:r>
                  <w:br/>
                  <w:delText>SI-ID-QCC-001 시스템 관리 모듈</w:delText>
                </w:r>
              </w:del>
            </w:ins>
          </w:p>
          <w:p w14:paraId="67A78202" w14:textId="6E16405F"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20" w:author="김은수" w:date="2026-10-13T00:52:00Z"/>
                <w:del w:id="3321" w:author="김은수" w:date="2026-10-13T10:30:00Z" w16du:dateUtc="2026-10-13T01:30:00Z"/>
              </w:rPr>
            </w:pPr>
            <w:ins w:id="3322" w:author="김은수" w:date="2026-10-13T00:52:00Z">
              <w:r>
                <w:t>SI-ID-CM3-001</w:t>
              </w:r>
              <w:r>
                <w:br/>
                <w:t>시스템 제어 모듈</w:t>
              </w:r>
              <w:r>
                <w:br/>
                <w:t>SI-ID-CM3-004</w:t>
              </w:r>
              <w:r>
                <w:br/>
                <w:t>블루투스 통신 모듈</w:t>
              </w:r>
              <w:r>
                <w:br/>
              </w:r>
              <w:r>
                <w:rPr>
                  <w:color w:val="C00000"/>
                  <w:rPrChange w:id="3323" w:author="김은수" w:date="2026-10-16T07:34:00Z">
                    <w:rPr/>
                  </w:rPrChange>
                </w:rPr>
                <w:t>SI-ID-QCC-003</w:t>
              </w:r>
              <w:r>
                <w:rPr>
                  <w:color w:val="C00000"/>
                  <w:rPrChange w:id="3324" w:author="김은수" w:date="2026-10-16T07:34:00Z">
                    <w:rPr/>
                  </w:rPrChange>
                </w:rPr>
                <w:br/>
                <w:t>블루투스 모듈</w:t>
              </w:r>
              <w:r>
                <w:br/>
              </w:r>
              <w:r>
                <w:rPr>
                  <w:color w:val="C00000"/>
                  <w:rPrChange w:id="3325" w:author="김은수" w:date="2026-10-16T07:34:00Z">
                    <w:rPr/>
                  </w:rPrChange>
                </w:rPr>
                <w:t>SI-ID-QCC-001</w:t>
              </w:r>
              <w:r>
                <w:rPr>
                  <w:color w:val="C00000"/>
                  <w:rPrChange w:id="3326" w:author="김은수" w:date="2026-10-16T07:34:00Z">
                    <w:rPr/>
                  </w:rPrChange>
                </w:rPr>
                <w:br/>
                <w:t>시스템 관리 모듈</w:t>
              </w:r>
            </w:ins>
          </w:p>
          <w:p w14:paraId="20337AC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27" w:author="김은수" w:date="2026-10-12T09:19:00Z" w16du:dateUtc="2026-10-12T00:19:00Z"/>
              </w:rPr>
              <w:pPrChange w:id="3328"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329" w:author="김은수" w:date="2026-10-12T09:19:00Z" w16du:dateUtc="2026-10-12T00:19:00Z">
              <w:del w:id="3330" w:author="김은수" w:date="2026-10-12T23:57:00Z">
                <w:r>
                  <w:delText>SI-ID-CM3-004</w:delText>
                </w:r>
                <w:r>
                  <w:br/>
                  <w:delText>블루투스 통신 모듈</w:delText>
                </w:r>
              </w:del>
            </w:ins>
          </w:p>
        </w:tc>
        <w:tc>
          <w:tcPr>
            <w:tcW w:w="5228" w:type="dxa"/>
            <w:vAlign w:val="top"/>
          </w:tcPr>
          <w:p w14:paraId="71FA7F1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31" w:author="김은수" w:date="2026-10-12T09:19:00Z" w16du:dateUtc="2026-10-12T00:19:00Z"/>
                <w:del w:id="3332" w:author="김은수" w:date="2026-10-13T00:52:00Z"/>
              </w:rPr>
            </w:pPr>
            <w:ins w:id="3333" w:author="김은수" w:date="2026-10-12T09:19:00Z" w16du:dateUtc="2026-10-12T00:19:00Z">
              <w:del w:id="3334" w:author="김은수" w:date="2026-10-12T23:57:00Z">
                <w:r>
                  <w:delText>SU-ID-CM3-016</w:delText>
                </w:r>
                <w:r>
                  <w:br/>
                  <w:delText>오류 및 공유 메모리 상태 확인</w:delText>
                </w:r>
              </w:del>
            </w:ins>
            <w:ins w:id="3335" w:author="김은수" w:date="2026-10-12T23:57:00Z">
              <w:del w:id="3336" w:author="김은수" w:date="2026-10-13T00:05:00Z">
                <w:r>
                  <w:delText>SU-ID-CM3-016</w:delText>
                </w:r>
                <w:r>
                  <w:br/>
                  <w:delText>오류 및 공유 메모리 상태 확인SU-ID-CM3-021</w:delText>
                </w:r>
                <w:r>
                  <w:br/>
                  <w:delText>내부기 식별 및 사용자 정보 조회SU-ID-CM3-049</w:delText>
                </w:r>
                <w:r>
                  <w:br/>
                  <w:delText>매핑 명령 실행</w:delText>
                </w:r>
                <w:r>
                  <w:br/>
                  <w:delText>SU-ID-QCC-011 BLE Data 처리 유닛</w:delText>
                </w:r>
              </w:del>
            </w:ins>
            <w:ins w:id="3337" w:author="김은수" w:date="2026-10-13T00:05:00Z">
              <w:del w:id="3338" w:author="김은수" w:date="2026-10-13T00:05:00Z">
                <w:r>
                  <w:delText>SU-ID-CM3-016</w:delText>
                </w:r>
                <w:r>
                  <w:br/>
                  <w:delText>오류 및 공유 메모리 상태 확인SU-ID-CM3-021</w:delText>
                </w:r>
                <w:r>
                  <w:br/>
                  <w:delText>내부기 식별 및 사용자 정보 조회SU-ID-CM3-049</w:delText>
                </w:r>
                <w:r>
                  <w:br/>
                  <w:delText>매핑 명령 실행</w:delText>
                </w:r>
                <w:r>
                  <w:br/>
                  <w:delText>SU-ID-QCC-011 BLE Data 처리 유닛</w:delText>
                </w:r>
                <w:r>
                  <w:br/>
                  <w:delText>SU-ID-QCC-002 시스템 상태 유닛</w:delText>
                </w:r>
              </w:del>
              <w:del w:id="3339" w:author="김은수" w:date="2026-10-13T00:52:00Z">
                <w:r>
                  <w:delText>SU-ID-CM3-016</w:delText>
                </w:r>
                <w:r>
                  <w:br/>
                  <w:delText>오류 및 공유 메모리 상태 확인SU-ID-CM3-021</w:delText>
                </w:r>
                <w:r>
                  <w:br/>
                  <w:delText>내부기 식별 및 사용자 정보 조회SU-ID-CM3-049</w:delText>
                </w:r>
                <w:r>
                  <w:br/>
                  <w:delText>매핑 명령 실행</w:delText>
                </w:r>
                <w:r>
                  <w:br/>
                  <w:delText>SU-ID-QCC-011 BLE Data 처리 유닛</w:delText>
                </w:r>
                <w:r>
                  <w:br/>
                  <w:delText>SU-ID-QCC-002 시스템 상태 유닛</w:delText>
                </w:r>
                <w:r>
                  <w:br/>
                  <w:delText>SU-ID-QCC-009 BLE 유닛</w:delText>
                </w:r>
              </w:del>
            </w:ins>
          </w:p>
          <w:p w14:paraId="31EA3174" w14:textId="42450D26"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40" w:author="김은수" w:date="2026-10-13T00:52:00Z"/>
                <w:del w:id="3341" w:author="김은수" w:date="2026-10-13T10:30:00Z" w16du:dateUtc="2026-10-13T01:30:00Z"/>
              </w:rPr>
            </w:pPr>
            <w:ins w:id="3342" w:author="김은수" w:date="2026-10-13T00:52:00Z">
              <w:r>
                <w:t>SU-ID-CM3-016</w:t>
              </w:r>
              <w:r>
                <w:br/>
                <w:t>오류 및 공유 메모리 상태 확인</w:t>
              </w:r>
              <w:r>
                <w:br/>
                <w:t>SU-ID-CM3-021</w:t>
              </w:r>
              <w:r>
                <w:br/>
                <w:t>내부기 식별 및 사용자 정보 조회</w:t>
              </w:r>
              <w:r>
                <w:br/>
                <w:t>SU-ID-CM3-049</w:t>
              </w:r>
              <w:r>
                <w:br/>
                <w:t>매핑 명령 실행</w:t>
              </w:r>
              <w:r>
                <w:br/>
              </w:r>
              <w:r>
                <w:rPr>
                  <w:color w:val="C00000"/>
                  <w:rPrChange w:id="3343" w:author="김은수" w:date="2026-10-16T07:34:00Z">
                    <w:rPr/>
                  </w:rPrChange>
                </w:rPr>
                <w:t>SU-ID-QCC-011</w:t>
              </w:r>
              <w:r>
                <w:rPr>
                  <w:color w:val="C00000"/>
                  <w:rPrChange w:id="3344" w:author="김은수" w:date="2026-10-16T07:34:00Z">
                    <w:rPr/>
                  </w:rPrChange>
                </w:rPr>
                <w:br/>
                <w:t>BLE Data 처리 유닛</w:t>
              </w:r>
              <w:r>
                <w:br/>
              </w:r>
              <w:r>
                <w:rPr>
                  <w:color w:val="C00000"/>
                  <w:rPrChange w:id="3345" w:author="김은수" w:date="2026-10-16T07:34:00Z">
                    <w:rPr/>
                  </w:rPrChange>
                </w:rPr>
                <w:t>SU-ID-QCC-002</w:t>
              </w:r>
              <w:r>
                <w:rPr>
                  <w:color w:val="C00000"/>
                  <w:rPrChange w:id="3346" w:author="김은수" w:date="2026-10-16T07:34:00Z">
                    <w:rPr/>
                  </w:rPrChange>
                </w:rPr>
                <w:br/>
                <w:t>시스템 상태 유닛</w:t>
              </w:r>
              <w:r>
                <w:br/>
              </w:r>
              <w:r>
                <w:rPr>
                  <w:color w:val="C00000"/>
                  <w:rPrChange w:id="3347" w:author="김은수" w:date="2026-10-16T07:34:00Z">
                    <w:rPr/>
                  </w:rPrChange>
                </w:rPr>
                <w:t>SU-ID-QCC-009</w:t>
              </w:r>
              <w:r>
                <w:rPr>
                  <w:color w:val="C00000"/>
                  <w:rPrChange w:id="3348" w:author="김은수" w:date="2026-10-16T07:34:00Z">
                    <w:rPr/>
                  </w:rPrChange>
                </w:rPr>
                <w:br/>
                <w:t>BLE 유닛</w:t>
              </w:r>
            </w:ins>
          </w:p>
          <w:p w14:paraId="00780D7B" w14:textId="67083E25"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49" w:author="김은수" w:date="2026-10-12T09:19:00Z" w16du:dateUtc="2026-10-12T00:19:00Z"/>
                <w:del w:id="3350" w:author="김은수" w:date="2026-10-13T10:30:00Z" w16du:dateUtc="2026-10-13T01:30:00Z"/>
              </w:rPr>
            </w:pPr>
            <w:ins w:id="3351" w:author="김은수" w:date="2026-10-12T09:19:00Z" w16du:dateUtc="2026-10-12T00:19:00Z">
              <w:del w:id="3352" w:author="김은수" w:date="2026-10-12T23:57:00Z">
                <w:r>
                  <w:delText>SU-ID-CM3-021</w:delText>
                </w:r>
                <w:r>
                  <w:br/>
                  <w:delText>내부기 식별 및 사용자 정보 조회</w:delText>
                </w:r>
              </w:del>
            </w:ins>
          </w:p>
          <w:p w14:paraId="18A9CF1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53" w:author="김은수" w:date="2026-10-12T09:19:00Z" w16du:dateUtc="2026-10-12T00:19:00Z"/>
              </w:rPr>
            </w:pPr>
            <w:ins w:id="3354" w:author="김은수" w:date="2026-10-12T09:19:00Z" w16du:dateUtc="2026-10-12T00:19:00Z">
              <w:del w:id="3355" w:author="김은수" w:date="2026-10-12T23:57:00Z">
                <w:r>
                  <w:delText>SU-ID-CM3-049</w:delText>
                </w:r>
                <w:r>
                  <w:br/>
                  <w:delText>매핑 명령 실행</w:delText>
                </w:r>
              </w:del>
            </w:ins>
          </w:p>
        </w:tc>
      </w:tr>
      <w:tr w:rsidR="0058450E" w14:paraId="5899A720" w14:textId="77777777" w:rsidTr="00D44296">
        <w:trPr>
          <w:cantSplit/>
          <w:ins w:id="3356"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04D582C" w14:textId="77777777" w:rsidR="0058450E" w:rsidRDefault="0058450E">
            <w:pPr>
              <w:pStyle w:val="TDCe"/>
              <w:widowControl w:val="0"/>
              <w:spacing w:line="264" w:lineRule="auto"/>
              <w:rPr>
                <w:ins w:id="3357" w:author="김은수" w:date="2026-10-12T09:19:00Z" w16du:dateUtc="2026-10-12T00:19:00Z"/>
              </w:rPr>
            </w:pPr>
            <w:ins w:id="3358" w:author="김은수" w:date="2026-10-12T09:19:00Z" w16du:dateUtc="2026-10-12T00:19:00Z">
              <w:r>
                <w:t>SW-FW-RID-36</w:t>
              </w:r>
            </w:ins>
          </w:p>
        </w:tc>
        <w:tc>
          <w:tcPr>
            <w:tcW w:w="2670" w:type="dxa"/>
            <w:vAlign w:val="top"/>
          </w:tcPr>
          <w:p w14:paraId="023C56D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59" w:author="김은수" w:date="2026-10-12T09:19:00Z" w16du:dateUtc="2026-10-12T00:19:00Z"/>
                <w:del w:id="3360" w:author="김은수" w:date="2026-10-13T00:52:00Z"/>
              </w:rPr>
            </w:pPr>
            <w:ins w:id="3361" w:author="김은수" w:date="2026-10-12T09:19:00Z" w16du:dateUtc="2026-10-12T00:19:00Z">
              <w:del w:id="3362" w:author="김은수" w:date="2026-10-12T23:57:00Z">
                <w:r>
                  <w:delText>SI-ID-CM3-001</w:delText>
                </w:r>
                <w:r>
                  <w:br/>
                  <w:delText>시스템 제어 모듈</w:delText>
                </w:r>
              </w:del>
            </w:ins>
            <w:ins w:id="3363" w:author="김은수" w:date="2026-10-12T23:57:00Z">
              <w:del w:id="3364" w:author="김은수" w:date="2026-10-13T00:52:00Z">
                <w:r>
                  <w:delText>SI-ID-CM3-001</w:delText>
                </w:r>
                <w:r>
                  <w:br/>
                  <w:delText>시스템 제어 모듈SI-ID-CM3-003</w:delText>
                </w:r>
                <w:r>
                  <w:br/>
                  <w:delText>내부 자극 장치 실행 모듈SI-ID-CM3-004</w:delText>
                </w:r>
                <w:r>
                  <w:br/>
                  <w:delText>블루투스 통신 모듈SI-ID-CFX-003</w:delText>
                </w:r>
                <w:r>
                  <w:br/>
                  <w:delText>내부 자극 장치 실행 모듈</w:delText>
                </w:r>
                <w:r>
                  <w:br/>
                  <w:delText>SI-ID-QCC-003 블루투스 모듈</w:delText>
                </w:r>
              </w:del>
            </w:ins>
          </w:p>
          <w:p w14:paraId="5FDD560B" w14:textId="78516E7A"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65" w:author="김은수" w:date="2026-10-13T00:52:00Z"/>
                <w:del w:id="3366" w:author="김은수" w:date="2026-10-13T10:30:00Z" w16du:dateUtc="2026-10-13T01:30:00Z"/>
              </w:rPr>
            </w:pPr>
            <w:ins w:id="3367" w:author="김은수" w:date="2026-10-13T00:52:00Z">
              <w:r>
                <w:t>SI-ID-CM3-001</w:t>
              </w:r>
              <w:r>
                <w:br/>
                <w:t>시스템 제어 모듈</w:t>
              </w:r>
              <w:r>
                <w:br/>
                <w:t>SI-ID-CM3-003</w:t>
              </w:r>
              <w:r>
                <w:br/>
                <w:t>내부 자극 장치 실행 모듈</w:t>
              </w:r>
              <w:r>
                <w:br/>
                <w:t>SI-ID-CM3-004</w:t>
              </w:r>
              <w:r>
                <w:br/>
                <w:t>블루투스 통신 모듈</w:t>
              </w:r>
              <w:r>
                <w:br/>
                <w:t>SI-ID-CFX-003</w:t>
              </w:r>
              <w:r>
                <w:br/>
                <w:t>내부 자극 장치 실행 모듈</w:t>
              </w:r>
              <w:r>
                <w:br/>
              </w:r>
              <w:r>
                <w:rPr>
                  <w:color w:val="C00000"/>
                  <w:rPrChange w:id="3368" w:author="김은수" w:date="2026-10-16T07:34:00Z">
                    <w:rPr/>
                  </w:rPrChange>
                </w:rPr>
                <w:t>SI-ID-QCC-003</w:t>
              </w:r>
              <w:r>
                <w:rPr>
                  <w:color w:val="C00000"/>
                  <w:rPrChange w:id="3369" w:author="김은수" w:date="2026-10-16T07:34:00Z">
                    <w:rPr/>
                  </w:rPrChange>
                </w:rPr>
                <w:br/>
                <w:t>블루투스 모듈</w:t>
              </w:r>
            </w:ins>
          </w:p>
          <w:p w14:paraId="493AC435" w14:textId="1021B60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70" w:author="김은수" w:date="2026-10-12T09:19:00Z" w16du:dateUtc="2026-10-12T00:19:00Z"/>
                <w:del w:id="3371" w:author="김은수" w:date="2026-10-13T10:30:00Z" w16du:dateUtc="2026-10-13T01:30:00Z"/>
              </w:rPr>
            </w:pPr>
            <w:ins w:id="3372" w:author="김은수" w:date="2026-10-12T09:19:00Z" w16du:dateUtc="2026-10-12T00:19:00Z">
              <w:del w:id="3373" w:author="김은수" w:date="2026-10-12T23:57:00Z">
                <w:r>
                  <w:delText>SI-ID-CM3-003</w:delText>
                </w:r>
                <w:r>
                  <w:br/>
                  <w:delText>내부 자극 장치 실행 모듈</w:delText>
                </w:r>
              </w:del>
            </w:ins>
          </w:p>
          <w:p w14:paraId="6E85F86C" w14:textId="7AEA789A"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74" w:author="김은수" w:date="2026-10-12T09:19:00Z" w16du:dateUtc="2026-10-12T00:19:00Z"/>
                <w:del w:id="3375" w:author="김은수" w:date="2026-10-13T10:30:00Z" w16du:dateUtc="2026-10-13T01:30:00Z"/>
              </w:rPr>
            </w:pPr>
            <w:ins w:id="3376" w:author="김은수" w:date="2026-10-12T09:19:00Z" w16du:dateUtc="2026-10-12T00:19:00Z">
              <w:del w:id="3377" w:author="김은수" w:date="2026-10-12T23:57:00Z">
                <w:r>
                  <w:delText>SI-ID-CM3-004</w:delText>
                </w:r>
                <w:r>
                  <w:br/>
                  <w:delText>블루투스 통신 모듈</w:delText>
                </w:r>
              </w:del>
            </w:ins>
          </w:p>
          <w:p w14:paraId="249838E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78" w:author="김은수" w:date="2026-10-12T09:19:00Z" w16du:dateUtc="2026-10-12T00:19:00Z"/>
              </w:rPr>
              <w:pPrChange w:id="3379"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380" w:author="김은수" w:date="2026-10-12T09:19:00Z" w16du:dateUtc="2026-10-12T00:19:00Z">
              <w:del w:id="3381" w:author="김은수" w:date="2026-10-12T23:57:00Z">
                <w:r>
                  <w:delText>SI-ID-CFX-003</w:delText>
                </w:r>
                <w:r>
                  <w:br/>
                  <w:delText>내부 자극 장치 실행 모듈</w:delText>
                </w:r>
              </w:del>
            </w:ins>
          </w:p>
        </w:tc>
        <w:tc>
          <w:tcPr>
            <w:tcW w:w="5228" w:type="dxa"/>
            <w:vAlign w:val="top"/>
          </w:tcPr>
          <w:p w14:paraId="7ECBBE8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82" w:author="김은수" w:date="2026-10-12T09:19:00Z" w16du:dateUtc="2026-10-12T00:19:00Z"/>
                <w:del w:id="3383" w:author="김은수" w:date="2026-10-13T00:52:00Z"/>
              </w:rPr>
            </w:pPr>
            <w:ins w:id="3384" w:author="김은수" w:date="2026-10-12T09:19:00Z" w16du:dateUtc="2026-10-12T00:19:00Z">
              <w:del w:id="3385" w:author="김은수" w:date="2026-10-12T23:57:00Z">
                <w:r>
                  <w:delText>SU-ID-CM3-017</w:delText>
                </w:r>
                <w:r>
                  <w:br/>
                  <w:delText>PCM 명령 및 모드 공유</w:delText>
                </w:r>
              </w:del>
            </w:ins>
            <w:ins w:id="3386" w:author="김은수" w:date="2026-10-12T23:57:00Z">
              <w:del w:id="3387" w:author="김은수" w:date="2026-10-13T00:52:00Z">
                <w:r>
                  <w:delText>SU-ID-CM3-017</w:delText>
                </w:r>
                <w:r>
                  <w:br/>
                  <w:delText>PCM 명령 및 모드 공유SU-ID-CM3-030</w:delText>
                </w:r>
                <w:r>
                  <w:br/>
                  <w:delText>내부기 실행 상태 관리SU-ID-CM3-049</w:delText>
                </w:r>
                <w:r>
                  <w:br/>
                  <w:delText>매핑 명령 실행SU-ID-CFX-040</w:delText>
                </w:r>
                <w:r>
                  <w:br/>
                  <w:delText>지정 명령 PCM 출력</w:delText>
                </w:r>
                <w:r>
                  <w:br/>
                  <w:delText>SU-ID-QCC-011 BLE Data 처리 유닛</w:delText>
                </w:r>
              </w:del>
            </w:ins>
          </w:p>
          <w:p w14:paraId="6958F4E4" w14:textId="7B9414AF"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88" w:author="김은수" w:date="2026-10-13T00:52:00Z"/>
                <w:del w:id="3389" w:author="김은수" w:date="2026-10-13T10:30:00Z" w16du:dateUtc="2026-10-13T01:30:00Z"/>
              </w:rPr>
            </w:pPr>
            <w:ins w:id="3390" w:author="김은수" w:date="2026-10-13T00:52:00Z">
              <w:r>
                <w:t>SU-ID-CM3-017</w:t>
              </w:r>
              <w:r>
                <w:br/>
                <w:t>PCM 명령 및 모드 공유</w:t>
              </w:r>
              <w:r>
                <w:br/>
                <w:t>SU-ID-CM3-030</w:t>
              </w:r>
              <w:r>
                <w:br/>
                <w:t>내부기 실행 상태 관리</w:t>
              </w:r>
              <w:r>
                <w:br/>
                <w:t>SU-ID-CM3-049</w:t>
              </w:r>
              <w:r>
                <w:br/>
                <w:t>매핑 명령 실행</w:t>
              </w:r>
              <w:r>
                <w:br/>
                <w:t>SU-ID-CFX-040</w:t>
              </w:r>
              <w:r>
                <w:br/>
                <w:t>지정 명령 PCM 출력</w:t>
              </w:r>
              <w:r>
                <w:br/>
              </w:r>
              <w:r>
                <w:rPr>
                  <w:color w:val="C00000"/>
                  <w:rPrChange w:id="3391" w:author="김은수" w:date="2026-10-16T07:34:00Z">
                    <w:rPr/>
                  </w:rPrChange>
                </w:rPr>
                <w:t>SU-ID-QCC-011</w:t>
              </w:r>
              <w:r>
                <w:rPr>
                  <w:color w:val="C00000"/>
                  <w:rPrChange w:id="3392" w:author="김은수" w:date="2026-10-16T07:34:00Z">
                    <w:rPr/>
                  </w:rPrChange>
                </w:rPr>
                <w:br/>
                <w:t>BLE Data 처리 유닛</w:t>
              </w:r>
            </w:ins>
          </w:p>
          <w:p w14:paraId="14B7C358" w14:textId="317F4C04"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93" w:author="김은수" w:date="2026-10-12T09:19:00Z" w16du:dateUtc="2026-10-12T00:19:00Z"/>
                <w:del w:id="3394" w:author="김은수" w:date="2026-10-13T10:30:00Z" w16du:dateUtc="2026-10-13T01:30:00Z"/>
              </w:rPr>
            </w:pPr>
            <w:ins w:id="3395" w:author="김은수" w:date="2026-10-12T09:19:00Z" w16du:dateUtc="2026-10-12T00:19:00Z">
              <w:del w:id="3396" w:author="김은수" w:date="2026-10-12T23:57:00Z">
                <w:r>
                  <w:delText>SU-ID-CM3-030</w:delText>
                </w:r>
                <w:r>
                  <w:br/>
                  <w:delText>내부기 실행 상태 관리</w:delText>
                </w:r>
              </w:del>
            </w:ins>
          </w:p>
          <w:p w14:paraId="68CDCBC0" w14:textId="6A008871"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397" w:author="김은수" w:date="2026-10-12T09:19:00Z" w16du:dateUtc="2026-10-12T00:19:00Z"/>
                <w:del w:id="3398" w:author="김은수" w:date="2026-10-13T10:30:00Z" w16du:dateUtc="2026-10-13T01:30:00Z"/>
              </w:rPr>
            </w:pPr>
            <w:ins w:id="3399" w:author="김은수" w:date="2026-10-12T09:19:00Z" w16du:dateUtc="2026-10-12T00:19:00Z">
              <w:del w:id="3400" w:author="김은수" w:date="2026-10-12T23:57:00Z">
                <w:r>
                  <w:delText>SU-ID-CM3-049</w:delText>
                </w:r>
                <w:r>
                  <w:br/>
                  <w:delText>매핑 명령 실행</w:delText>
                </w:r>
              </w:del>
            </w:ins>
          </w:p>
          <w:p w14:paraId="3A0E7B3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01" w:author="김은수" w:date="2026-10-12T09:19:00Z" w16du:dateUtc="2026-10-12T00:19:00Z"/>
              </w:rPr>
            </w:pPr>
            <w:ins w:id="3402" w:author="김은수" w:date="2026-10-12T09:19:00Z" w16du:dateUtc="2026-10-12T00:19:00Z">
              <w:del w:id="3403" w:author="김은수" w:date="2026-10-12T23:57:00Z">
                <w:r>
                  <w:delText>SU-ID-CFX-040</w:delText>
                </w:r>
                <w:r>
                  <w:br/>
                  <w:delText>지정 명령 PCM 출력</w:delText>
                </w:r>
              </w:del>
            </w:ins>
          </w:p>
        </w:tc>
      </w:tr>
      <w:tr w:rsidR="0058450E" w14:paraId="657139EF" w14:textId="77777777" w:rsidTr="00D44296">
        <w:trPr>
          <w:cantSplit/>
          <w:ins w:id="3404"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9AD4EAB" w14:textId="77777777" w:rsidR="0058450E" w:rsidRDefault="0058450E">
            <w:pPr>
              <w:pStyle w:val="TDCe"/>
              <w:widowControl w:val="0"/>
              <w:spacing w:line="264" w:lineRule="auto"/>
              <w:rPr>
                <w:ins w:id="3405" w:author="김은수" w:date="2026-10-12T09:19:00Z" w16du:dateUtc="2026-10-12T00:19:00Z"/>
              </w:rPr>
            </w:pPr>
            <w:ins w:id="3406" w:author="김은수" w:date="2026-10-12T09:19:00Z" w16du:dateUtc="2026-10-12T00:19:00Z">
              <w:r>
                <w:lastRenderedPageBreak/>
                <w:t>SW-FW-RID-37</w:t>
              </w:r>
            </w:ins>
          </w:p>
        </w:tc>
        <w:tc>
          <w:tcPr>
            <w:tcW w:w="2670" w:type="dxa"/>
            <w:vAlign w:val="top"/>
          </w:tcPr>
          <w:p w14:paraId="28AFBA0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07" w:author="김은수" w:date="2026-10-12T09:19:00Z" w16du:dateUtc="2026-10-12T00:19:00Z"/>
                <w:del w:id="3408" w:author="김은수" w:date="2026-10-13T00:52:00Z"/>
              </w:rPr>
            </w:pPr>
            <w:ins w:id="3409" w:author="김은수" w:date="2026-10-12T09:19:00Z" w16du:dateUtc="2026-10-12T00:19:00Z">
              <w:del w:id="3410" w:author="김은수" w:date="2026-10-12T23:57:00Z">
                <w:r>
                  <w:delText>SI-ID-CM3-003</w:delText>
                </w:r>
                <w:r>
                  <w:br/>
                  <w:delText>내부 자극 장치 실행 모듈</w:delText>
                </w:r>
              </w:del>
            </w:ins>
            <w:ins w:id="3411" w:author="김은수" w:date="2026-10-12T23:57:00Z">
              <w:del w:id="3412" w:author="김은수" w:date="2026-10-13T00:52:00Z">
                <w:r>
                  <w:delText>SI-ID-CM3-003</w:delText>
                </w:r>
                <w:r>
                  <w:br/>
                  <w:delText>내부 자극 장치 실행 모듈SI-ID-CM3-004</w:delText>
                </w:r>
                <w:r>
                  <w:br/>
                  <w:delText>블루투스 통신 모듈SI-ID-CFX-003</w:delText>
                </w:r>
                <w:r>
                  <w:br/>
                  <w:delText>내부 자극 장치 실행 모듈</w:delText>
                </w:r>
                <w:r>
                  <w:br/>
                  <w:delText>SI-ID-QCC-003 블루투스 모듈</w:delText>
                </w:r>
              </w:del>
            </w:ins>
          </w:p>
          <w:p w14:paraId="787FA7EE" w14:textId="02755312"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13" w:author="김은수" w:date="2026-10-13T00:52:00Z"/>
                <w:del w:id="3414" w:author="김은수" w:date="2026-10-13T10:30:00Z" w16du:dateUtc="2026-10-13T01:30:00Z"/>
              </w:rPr>
            </w:pPr>
            <w:ins w:id="3415" w:author="김은수" w:date="2026-10-13T00:52:00Z">
              <w:r>
                <w:t>SI-ID-CM3-003</w:t>
              </w:r>
              <w:r>
                <w:br/>
                <w:t>내부 자극 장치 실행 모듈</w:t>
              </w:r>
              <w:r>
                <w:br/>
                <w:t>SI-ID-CM3-004</w:t>
              </w:r>
              <w:r>
                <w:br/>
                <w:t>블루투스 통신 모듈</w:t>
              </w:r>
              <w:r>
                <w:br/>
                <w:t>SI-ID-CFX-003</w:t>
              </w:r>
              <w:r>
                <w:br/>
                <w:t>내부 자극 장치 실행 모듈</w:t>
              </w:r>
              <w:r>
                <w:br/>
              </w:r>
              <w:r>
                <w:rPr>
                  <w:color w:val="C00000"/>
                  <w:rPrChange w:id="3416" w:author="김은수" w:date="2026-10-16T07:34:00Z">
                    <w:rPr/>
                  </w:rPrChange>
                </w:rPr>
                <w:t>SI-ID-QCC-003</w:t>
              </w:r>
              <w:r>
                <w:rPr>
                  <w:color w:val="C00000"/>
                  <w:rPrChange w:id="3417" w:author="김은수" w:date="2026-10-16T07:34:00Z">
                    <w:rPr/>
                  </w:rPrChange>
                </w:rPr>
                <w:br/>
                <w:t>블루투스 모듈</w:t>
              </w:r>
            </w:ins>
          </w:p>
          <w:p w14:paraId="545A410F" w14:textId="197A435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18" w:author="김은수" w:date="2026-10-12T09:19:00Z" w16du:dateUtc="2026-10-12T00:19:00Z"/>
                <w:del w:id="3419" w:author="김은수" w:date="2026-10-13T10:30:00Z" w16du:dateUtc="2026-10-13T01:30:00Z"/>
              </w:rPr>
            </w:pPr>
            <w:ins w:id="3420" w:author="김은수" w:date="2026-10-12T09:19:00Z" w16du:dateUtc="2026-10-12T00:19:00Z">
              <w:del w:id="3421" w:author="김은수" w:date="2026-10-12T23:57:00Z">
                <w:r>
                  <w:delText>SI-ID-CM3-004</w:delText>
                </w:r>
                <w:r>
                  <w:br/>
                  <w:delText>블루투스 통신 모듈</w:delText>
                </w:r>
              </w:del>
            </w:ins>
          </w:p>
          <w:p w14:paraId="257EAFF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22" w:author="김은수" w:date="2026-10-12T09:19:00Z" w16du:dateUtc="2026-10-12T00:19:00Z"/>
              </w:rPr>
              <w:pPrChange w:id="3423"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424" w:author="김은수" w:date="2026-10-12T09:19:00Z" w16du:dateUtc="2026-10-12T00:19:00Z">
              <w:del w:id="3425" w:author="김은수" w:date="2026-10-12T23:57:00Z">
                <w:r>
                  <w:delText>SI-ID-CFX-003</w:delText>
                </w:r>
                <w:r>
                  <w:br/>
                  <w:delText>내부 자극 장치 실행 모듈</w:delText>
                </w:r>
              </w:del>
            </w:ins>
          </w:p>
        </w:tc>
        <w:tc>
          <w:tcPr>
            <w:tcW w:w="5228" w:type="dxa"/>
            <w:vAlign w:val="top"/>
          </w:tcPr>
          <w:p w14:paraId="0832916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26" w:author="김은수" w:date="2026-10-12T09:19:00Z" w16du:dateUtc="2026-10-12T00:19:00Z"/>
                <w:del w:id="3427" w:author="김은수" w:date="2026-10-13T00:52:00Z"/>
              </w:rPr>
            </w:pPr>
            <w:ins w:id="3428" w:author="김은수" w:date="2026-10-12T09:19:00Z" w16du:dateUtc="2026-10-12T00:19:00Z">
              <w:del w:id="3429" w:author="김은수" w:date="2026-10-12T23:57:00Z">
                <w:r>
                  <w:delText>SU-ID-CM3-030</w:delText>
                </w:r>
                <w:r>
                  <w:br/>
                  <w:delText>내부기 실행 상태 관리</w:delText>
                </w:r>
              </w:del>
            </w:ins>
            <w:ins w:id="3430" w:author="김은수" w:date="2026-10-12T23:57:00Z">
              <w:del w:id="3431" w:author="김은수" w:date="2026-10-13T00:52:00Z">
                <w:r>
                  <w:delText>SU-ID-CM3-030</w:delText>
                </w:r>
                <w:r>
                  <w:br/>
                  <w:delText>내부기 실행 상태 관리SU-ID-CM3-032</w:delText>
                </w:r>
                <w:r>
                  <w:br/>
                  <w:delText>실시간 자극 중 연결 확인SU-ID-CM3-049</w:delText>
                </w:r>
                <w:r>
                  <w:br/>
                  <w:delText>매핑 명령 실행SU-ID-CFX-038</w:delText>
                </w:r>
                <w:r>
                  <w:br/>
                  <w:delText>PCM 모드 분기와 프리앰블SU-ID-CFX-039</w:delText>
                </w:r>
                <w:r>
                  <w:br/>
                  <w:delText>실시간 자극 데이터 생성</w:delText>
                </w:r>
                <w:r>
                  <w:br/>
                  <w:delText>SU-ID-QCC-011 BLE Data 처리 유닛</w:delText>
                </w:r>
              </w:del>
            </w:ins>
          </w:p>
          <w:p w14:paraId="1701902A" w14:textId="7B3ACA92"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32" w:author="김은수" w:date="2026-10-13T00:52:00Z"/>
                <w:del w:id="3433" w:author="김은수" w:date="2026-10-13T10:30:00Z" w16du:dateUtc="2026-10-13T01:30:00Z"/>
              </w:rPr>
            </w:pPr>
            <w:ins w:id="3434" w:author="김은수" w:date="2026-10-13T00:52:00Z">
              <w:r>
                <w:t>SU-ID-CM3-030</w:t>
              </w:r>
              <w:r>
                <w:br/>
                <w:t>내부기 실행 상태 관리</w:t>
              </w:r>
              <w:r>
                <w:br/>
                <w:t>SU-ID-CM3-032</w:t>
              </w:r>
              <w:r>
                <w:br/>
                <w:t>실시간 자극 중 연결 확인</w:t>
              </w:r>
              <w:r>
                <w:br/>
                <w:t>SU-ID-CM3-049</w:t>
              </w:r>
              <w:r>
                <w:br/>
                <w:t>매핑 명령 실행</w:t>
              </w:r>
              <w:r>
                <w:br/>
                <w:t>SU-ID-CFX-038</w:t>
              </w:r>
              <w:r>
                <w:br/>
                <w:t>PCM 모드 분기와 프리앰블</w:t>
              </w:r>
              <w:r>
                <w:br/>
                <w:t>SU-ID-CFX-039</w:t>
              </w:r>
              <w:r>
                <w:br/>
                <w:t>실시간 자극 데이터 생성</w:t>
              </w:r>
              <w:r>
                <w:br/>
              </w:r>
              <w:r>
                <w:rPr>
                  <w:color w:val="C00000"/>
                  <w:rPrChange w:id="3435" w:author="김은수" w:date="2026-10-16T07:34:00Z">
                    <w:rPr/>
                  </w:rPrChange>
                </w:rPr>
                <w:t>SU-ID-QCC-011</w:t>
              </w:r>
              <w:r>
                <w:rPr>
                  <w:color w:val="C00000"/>
                  <w:rPrChange w:id="3436" w:author="김은수" w:date="2026-10-16T07:34:00Z">
                    <w:rPr/>
                  </w:rPrChange>
                </w:rPr>
                <w:br/>
                <w:t>BLE Data 처리 유닛</w:t>
              </w:r>
            </w:ins>
          </w:p>
          <w:p w14:paraId="32044A04" w14:textId="5A0B369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37" w:author="김은수" w:date="2026-10-12T09:19:00Z" w16du:dateUtc="2026-10-12T00:19:00Z"/>
                <w:del w:id="3438" w:author="김은수" w:date="2026-10-13T10:30:00Z" w16du:dateUtc="2026-10-13T01:30:00Z"/>
              </w:rPr>
            </w:pPr>
            <w:ins w:id="3439" w:author="김은수" w:date="2026-10-12T09:19:00Z" w16du:dateUtc="2026-10-12T00:19:00Z">
              <w:del w:id="3440" w:author="김은수" w:date="2026-10-12T23:57:00Z">
                <w:r>
                  <w:delText>SU-ID-CM3-032</w:delText>
                </w:r>
                <w:r>
                  <w:br/>
                  <w:delText>실시간 자극 중 연결 확인</w:delText>
                </w:r>
              </w:del>
            </w:ins>
          </w:p>
          <w:p w14:paraId="69983C1D" w14:textId="340C61A8"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41" w:author="김은수" w:date="2026-10-12T09:19:00Z" w16du:dateUtc="2026-10-12T00:19:00Z"/>
                <w:del w:id="3442" w:author="김은수" w:date="2026-10-13T10:30:00Z" w16du:dateUtc="2026-10-13T01:30:00Z"/>
              </w:rPr>
            </w:pPr>
            <w:ins w:id="3443" w:author="김은수" w:date="2026-10-12T09:19:00Z" w16du:dateUtc="2026-10-12T00:19:00Z">
              <w:del w:id="3444" w:author="김은수" w:date="2026-10-12T23:57:00Z">
                <w:r>
                  <w:delText>SU-ID-CM3-049</w:delText>
                </w:r>
                <w:r>
                  <w:br/>
                  <w:delText>매핑 명령 실행</w:delText>
                </w:r>
              </w:del>
            </w:ins>
          </w:p>
          <w:p w14:paraId="10471B60" w14:textId="4F59688A"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45" w:author="김은수" w:date="2026-10-12T09:19:00Z" w16du:dateUtc="2026-10-12T00:19:00Z"/>
                <w:del w:id="3446" w:author="김은수" w:date="2026-10-13T10:30:00Z" w16du:dateUtc="2026-10-13T01:30:00Z"/>
              </w:rPr>
            </w:pPr>
            <w:ins w:id="3447" w:author="김은수" w:date="2026-10-12T09:19:00Z" w16du:dateUtc="2026-10-12T00:19:00Z">
              <w:del w:id="3448" w:author="김은수" w:date="2026-10-12T23:57:00Z">
                <w:r>
                  <w:delText>SU-ID-CFX-038</w:delText>
                </w:r>
                <w:r>
                  <w:br/>
                  <w:delText>PCM 모드 분기와 프리앰블</w:delText>
                </w:r>
              </w:del>
            </w:ins>
          </w:p>
          <w:p w14:paraId="12F1E88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49" w:author="김은수" w:date="2026-10-12T09:19:00Z" w16du:dateUtc="2026-10-12T00:19:00Z"/>
              </w:rPr>
            </w:pPr>
            <w:ins w:id="3450" w:author="김은수" w:date="2026-10-12T09:19:00Z" w16du:dateUtc="2026-10-12T00:19:00Z">
              <w:del w:id="3451" w:author="김은수" w:date="2026-10-12T23:57:00Z">
                <w:r>
                  <w:delText>SU-ID-CFX-039</w:delText>
                </w:r>
                <w:r>
                  <w:br/>
                  <w:delText>실시간 자극 데이터 생성</w:delText>
                </w:r>
              </w:del>
            </w:ins>
          </w:p>
        </w:tc>
      </w:tr>
      <w:tr w:rsidR="0058450E" w14:paraId="78D1A7E9" w14:textId="77777777" w:rsidTr="00D44296">
        <w:trPr>
          <w:cantSplit/>
          <w:ins w:id="345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43C871F2" w14:textId="77777777" w:rsidR="0058450E" w:rsidRDefault="0058450E">
            <w:pPr>
              <w:pStyle w:val="TDCe"/>
              <w:widowControl w:val="0"/>
              <w:spacing w:line="264" w:lineRule="auto"/>
              <w:rPr>
                <w:ins w:id="3453" w:author="김은수" w:date="2026-10-12T09:19:00Z" w16du:dateUtc="2026-10-12T00:19:00Z"/>
              </w:rPr>
            </w:pPr>
            <w:ins w:id="3454" w:author="김은수" w:date="2026-10-12T09:19:00Z" w16du:dateUtc="2026-10-12T00:19:00Z">
              <w:r>
                <w:t>SW-FW-RID-38</w:t>
              </w:r>
            </w:ins>
          </w:p>
        </w:tc>
        <w:tc>
          <w:tcPr>
            <w:tcW w:w="2670" w:type="dxa"/>
            <w:vAlign w:val="top"/>
          </w:tcPr>
          <w:p w14:paraId="7BC82ED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55" w:author="김은수" w:date="2026-10-12T09:19:00Z" w16du:dateUtc="2026-10-12T00:19:00Z"/>
                <w:del w:id="3456" w:author="김은수" w:date="2026-10-13T00:52:00Z"/>
              </w:rPr>
            </w:pPr>
            <w:ins w:id="3457" w:author="김은수" w:date="2026-10-12T09:19:00Z" w16du:dateUtc="2026-10-12T00:19:00Z">
              <w:del w:id="3458" w:author="김은수" w:date="2026-10-12T23:57:00Z">
                <w:r>
                  <w:delText>SI-ID-CM3-001</w:delText>
                </w:r>
                <w:r>
                  <w:br/>
                  <w:delText>시스템 제어 모듈</w:delText>
                </w:r>
              </w:del>
            </w:ins>
            <w:ins w:id="3459" w:author="김은수" w:date="2026-10-12T23:57:00Z">
              <w:del w:id="3460" w:author="김은수" w:date="2026-10-13T00:05:00Z">
                <w:r>
                  <w:delText>SI-ID-CM3-001</w:delText>
                </w:r>
                <w:r>
                  <w:br/>
                  <w:delText>시스템 제어 모듈SI-ID-CM3-004</w:delText>
                </w:r>
                <w:r>
                  <w:br/>
                  <w:delText>블루투스 통신 모듈</w:delText>
                </w:r>
                <w:r>
                  <w:br/>
                  <w:delText>SI-ID-QCC-003 블루투스 모듈</w:delText>
                </w:r>
              </w:del>
            </w:ins>
            <w:ins w:id="3461" w:author="김은수" w:date="2026-10-13T00:05:00Z">
              <w:del w:id="3462" w:author="김은수" w:date="2026-10-13T00:52:00Z">
                <w:r>
                  <w:delText>SI-ID-CM3-001</w:delText>
                </w:r>
                <w:r>
                  <w:br/>
                  <w:delText>시스템 제어 모듈SI-ID-CM3-004</w:delText>
                </w:r>
                <w:r>
                  <w:br/>
                  <w:delText>블루투스 통신 모듈</w:delText>
                </w:r>
                <w:r>
                  <w:br/>
                  <w:delText>SI-ID-QCC-003 블루투스 모듈</w:delText>
                </w:r>
                <w:r>
                  <w:br/>
                  <w:delText>SI-ID-QCC-001 시스템 관리 모듈</w:delText>
                </w:r>
              </w:del>
            </w:ins>
          </w:p>
          <w:p w14:paraId="49BB18AC" w14:textId="7C4DCA5E"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63" w:author="김은수" w:date="2026-10-13T00:52:00Z"/>
                <w:del w:id="3464" w:author="김은수" w:date="2026-10-13T10:30:00Z" w16du:dateUtc="2026-10-13T01:30:00Z"/>
              </w:rPr>
            </w:pPr>
            <w:ins w:id="3465" w:author="김은수" w:date="2026-10-13T00:52:00Z">
              <w:r>
                <w:t>SI-ID-CM3-001</w:t>
              </w:r>
              <w:r>
                <w:br/>
                <w:t>시스템 제어 모듈</w:t>
              </w:r>
              <w:r>
                <w:br/>
                <w:t>SI-ID-CM3-004</w:t>
              </w:r>
              <w:r>
                <w:br/>
                <w:t>블루투스 통신 모듈</w:t>
              </w:r>
              <w:r>
                <w:br/>
              </w:r>
              <w:r>
                <w:rPr>
                  <w:color w:val="C00000"/>
                  <w:rPrChange w:id="3466" w:author="김은수" w:date="2026-10-16T07:34:00Z">
                    <w:rPr/>
                  </w:rPrChange>
                </w:rPr>
                <w:t>SI-ID-QCC-003</w:t>
              </w:r>
              <w:r>
                <w:rPr>
                  <w:color w:val="C00000"/>
                  <w:rPrChange w:id="3467" w:author="김은수" w:date="2026-10-16T07:34:00Z">
                    <w:rPr/>
                  </w:rPrChange>
                </w:rPr>
                <w:br/>
                <w:t>블루투스 모듈</w:t>
              </w:r>
              <w:r>
                <w:br/>
              </w:r>
              <w:r>
                <w:rPr>
                  <w:color w:val="C00000"/>
                  <w:rPrChange w:id="3468" w:author="김은수" w:date="2026-10-16T07:34:00Z">
                    <w:rPr/>
                  </w:rPrChange>
                </w:rPr>
                <w:t>SI-ID-QCC-001</w:t>
              </w:r>
              <w:r>
                <w:rPr>
                  <w:color w:val="C00000"/>
                  <w:rPrChange w:id="3469" w:author="김은수" w:date="2026-10-16T07:34:00Z">
                    <w:rPr/>
                  </w:rPrChange>
                </w:rPr>
                <w:br/>
                <w:t>시스템 관리 모듈</w:t>
              </w:r>
            </w:ins>
          </w:p>
          <w:p w14:paraId="29AE5B7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70" w:author="김은수" w:date="2026-10-12T09:19:00Z" w16du:dateUtc="2026-10-12T00:19:00Z"/>
              </w:rPr>
              <w:pPrChange w:id="3471"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472" w:author="김은수" w:date="2026-10-12T09:19:00Z" w16du:dateUtc="2026-10-12T00:19:00Z">
              <w:del w:id="3473" w:author="김은수" w:date="2026-10-12T23:57:00Z">
                <w:r>
                  <w:delText>SI-ID-CM3-004</w:delText>
                </w:r>
                <w:r>
                  <w:br/>
                  <w:delText>블루투스 통신 모듈</w:delText>
                </w:r>
              </w:del>
            </w:ins>
          </w:p>
        </w:tc>
        <w:tc>
          <w:tcPr>
            <w:tcW w:w="5228" w:type="dxa"/>
            <w:vAlign w:val="top"/>
          </w:tcPr>
          <w:p w14:paraId="20F7F46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74" w:author="김은수" w:date="2026-10-12T09:19:00Z" w16du:dateUtc="2026-10-12T00:19:00Z"/>
                <w:del w:id="3475" w:author="김은수" w:date="2026-10-13T00:52:00Z"/>
              </w:rPr>
            </w:pPr>
            <w:ins w:id="3476" w:author="김은수" w:date="2026-10-12T09:19:00Z" w16du:dateUtc="2026-10-12T00:19:00Z">
              <w:del w:id="3477" w:author="김은수" w:date="2026-10-12T23:57:00Z">
                <w:r>
                  <w:delText>SU-ID-CM3-016</w:delText>
                </w:r>
                <w:r>
                  <w:br/>
                  <w:delText>오류 및 공유 메모리 상태 확인</w:delText>
                </w:r>
              </w:del>
            </w:ins>
            <w:ins w:id="3478" w:author="김은수" w:date="2026-10-12T23:57:00Z">
              <w:del w:id="3479" w:author="김은수" w:date="2026-10-13T00:05:00Z">
                <w:r>
                  <w:delText>SU-ID-CM3-016</w:delText>
                </w:r>
                <w:r>
                  <w:br/>
                  <w:delText>오류 및 공유 메모리 상태 확인SU-ID-CM3-021</w:delText>
                </w:r>
                <w:r>
                  <w:br/>
                  <w:delText>내부기 식별 및 사용자 정보 조회SU-ID-CM3-049</w:delText>
                </w:r>
                <w:r>
                  <w:br/>
                  <w:delText>매핑 명령 실행</w:delText>
                </w:r>
                <w:r>
                  <w:br/>
                  <w:delText>SU-ID-QCC-011 BLE Data 처리 유닛</w:delText>
                </w:r>
              </w:del>
            </w:ins>
            <w:ins w:id="3480" w:author="김은수" w:date="2026-10-13T00:05:00Z">
              <w:del w:id="3481" w:author="김은수" w:date="2026-10-13T00:05:00Z">
                <w:r>
                  <w:delText>SU-ID-CM3-016</w:delText>
                </w:r>
                <w:r>
                  <w:br/>
                  <w:delText>오류 및 공유 메모리 상태 확인SU-ID-CM3-021</w:delText>
                </w:r>
                <w:r>
                  <w:br/>
                  <w:delText>내부기 식별 및 사용자 정보 조회SU-ID-CM3-049</w:delText>
                </w:r>
                <w:r>
                  <w:br/>
                  <w:delText>매핑 명령 실행</w:delText>
                </w:r>
                <w:r>
                  <w:br/>
                  <w:delText>SU-ID-QCC-011 BLE Data 처리 유닛</w:delText>
                </w:r>
                <w:r>
                  <w:br/>
                  <w:delText>SU-ID-QCC-002 시스템 상태 유닛</w:delText>
                </w:r>
              </w:del>
              <w:del w:id="3482" w:author="김은수" w:date="2026-10-13T00:52:00Z">
                <w:r>
                  <w:delText>SU-ID-CM3-016</w:delText>
                </w:r>
                <w:r>
                  <w:br/>
                  <w:delText>오류 및 공유 메모리 상태 확인SU-ID-CM3-021</w:delText>
                </w:r>
                <w:r>
                  <w:br/>
                  <w:delText>내부기 식별 및 사용자 정보 조회SU-ID-CM3-049</w:delText>
                </w:r>
                <w:r>
                  <w:br/>
                  <w:delText>매핑 명령 실행</w:delText>
                </w:r>
                <w:r>
                  <w:br/>
                  <w:delText>SU-ID-QCC-011 BLE Data 처리 유닛</w:delText>
                </w:r>
                <w:r>
                  <w:br/>
                  <w:delText>SU-ID-QCC-002 시스템 상태 유닛</w:delText>
                </w:r>
                <w:r>
                  <w:br/>
                  <w:delText>SU-ID-QCC-009 BLE 유닛</w:delText>
                </w:r>
              </w:del>
            </w:ins>
          </w:p>
          <w:p w14:paraId="63678C73" w14:textId="1F9D9AF1"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83" w:author="김은수" w:date="2026-10-13T00:52:00Z"/>
                <w:del w:id="3484" w:author="김은수" w:date="2026-10-13T10:30:00Z" w16du:dateUtc="2026-10-13T01:30:00Z"/>
              </w:rPr>
            </w:pPr>
            <w:ins w:id="3485" w:author="김은수" w:date="2026-10-13T00:52:00Z">
              <w:r>
                <w:t>SU-ID-CM3-016</w:t>
              </w:r>
              <w:r>
                <w:br/>
                <w:t>오류 및 공유 메모리 상태 확인</w:t>
              </w:r>
              <w:r>
                <w:br/>
                <w:t>SU-ID-CM3-021</w:t>
              </w:r>
              <w:r>
                <w:br/>
                <w:t>내부기 식별 및 사용자 정보 조회</w:t>
              </w:r>
              <w:r>
                <w:br/>
                <w:t>SU-ID-CM3-049</w:t>
              </w:r>
              <w:r>
                <w:br/>
                <w:t>매핑 명령 실행</w:t>
              </w:r>
              <w:r>
                <w:br/>
              </w:r>
              <w:r>
                <w:rPr>
                  <w:color w:val="C00000"/>
                  <w:rPrChange w:id="3486" w:author="김은수" w:date="2026-10-16T07:34:00Z">
                    <w:rPr/>
                  </w:rPrChange>
                </w:rPr>
                <w:t>SU-ID-QCC-011</w:t>
              </w:r>
              <w:r>
                <w:rPr>
                  <w:color w:val="C00000"/>
                  <w:rPrChange w:id="3487" w:author="김은수" w:date="2026-10-16T07:34:00Z">
                    <w:rPr/>
                  </w:rPrChange>
                </w:rPr>
                <w:br/>
                <w:t>BLE Data 처리 유닛</w:t>
              </w:r>
              <w:r>
                <w:br/>
              </w:r>
              <w:r>
                <w:rPr>
                  <w:color w:val="C00000"/>
                  <w:rPrChange w:id="3488" w:author="김은수" w:date="2026-10-16T07:34:00Z">
                    <w:rPr/>
                  </w:rPrChange>
                </w:rPr>
                <w:t>SU-ID-QCC-002</w:t>
              </w:r>
              <w:r>
                <w:rPr>
                  <w:color w:val="C00000"/>
                  <w:rPrChange w:id="3489" w:author="김은수" w:date="2026-10-16T07:34:00Z">
                    <w:rPr/>
                  </w:rPrChange>
                </w:rPr>
                <w:br/>
                <w:t>시스템 상태 유닛</w:t>
              </w:r>
              <w:r>
                <w:br/>
              </w:r>
              <w:r>
                <w:rPr>
                  <w:color w:val="C00000"/>
                  <w:rPrChange w:id="3490" w:author="김은수" w:date="2026-10-16T07:34:00Z">
                    <w:rPr/>
                  </w:rPrChange>
                </w:rPr>
                <w:t>SU-ID-QCC-009</w:t>
              </w:r>
              <w:r>
                <w:rPr>
                  <w:color w:val="C00000"/>
                  <w:rPrChange w:id="3491" w:author="김은수" w:date="2026-10-16T07:34:00Z">
                    <w:rPr/>
                  </w:rPrChange>
                </w:rPr>
                <w:br/>
                <w:t>BLE 유닛</w:t>
              </w:r>
            </w:ins>
          </w:p>
          <w:p w14:paraId="1683F5BE" w14:textId="72F4423A"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92" w:author="김은수" w:date="2026-10-12T09:19:00Z" w16du:dateUtc="2026-10-12T00:19:00Z"/>
                <w:del w:id="3493" w:author="김은수" w:date="2026-10-13T10:30:00Z" w16du:dateUtc="2026-10-13T01:30:00Z"/>
              </w:rPr>
            </w:pPr>
            <w:ins w:id="3494" w:author="김은수" w:date="2026-10-12T09:19:00Z" w16du:dateUtc="2026-10-12T00:19:00Z">
              <w:del w:id="3495" w:author="김은수" w:date="2026-10-12T23:57:00Z">
                <w:r>
                  <w:delText>SU-ID-CM3-021</w:delText>
                </w:r>
                <w:r>
                  <w:br/>
                  <w:delText>내부기 식별 및 사용자 정보 조회</w:delText>
                </w:r>
              </w:del>
            </w:ins>
          </w:p>
          <w:p w14:paraId="5F7724F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496" w:author="김은수" w:date="2026-10-12T09:19:00Z" w16du:dateUtc="2026-10-12T00:19:00Z"/>
              </w:rPr>
            </w:pPr>
            <w:ins w:id="3497" w:author="김은수" w:date="2026-10-12T09:19:00Z" w16du:dateUtc="2026-10-12T00:19:00Z">
              <w:del w:id="3498" w:author="김은수" w:date="2026-10-12T23:57:00Z">
                <w:r>
                  <w:delText>SU-ID-CM3-049</w:delText>
                </w:r>
                <w:r>
                  <w:br/>
                  <w:delText>매핑 명령 실행</w:delText>
                </w:r>
              </w:del>
            </w:ins>
          </w:p>
        </w:tc>
      </w:tr>
      <w:tr w:rsidR="0058450E" w14:paraId="7823A57D" w14:textId="77777777" w:rsidTr="00D44296">
        <w:trPr>
          <w:cantSplit/>
          <w:ins w:id="3499"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E239ED7" w14:textId="77777777" w:rsidR="0058450E" w:rsidRDefault="0058450E">
            <w:pPr>
              <w:pStyle w:val="TDCe"/>
              <w:widowControl w:val="0"/>
              <w:spacing w:line="264" w:lineRule="auto"/>
              <w:rPr>
                <w:ins w:id="3500" w:author="김은수" w:date="2026-10-12T09:19:00Z" w16du:dateUtc="2026-10-12T00:19:00Z"/>
              </w:rPr>
            </w:pPr>
            <w:ins w:id="3501" w:author="김은수" w:date="2026-10-12T09:19:00Z" w16du:dateUtc="2026-10-12T00:19:00Z">
              <w:r>
                <w:lastRenderedPageBreak/>
                <w:t>SW-FW-RID-39</w:t>
              </w:r>
            </w:ins>
          </w:p>
        </w:tc>
        <w:tc>
          <w:tcPr>
            <w:tcW w:w="2670" w:type="dxa"/>
            <w:vAlign w:val="top"/>
          </w:tcPr>
          <w:p w14:paraId="5791680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02" w:author="김은수" w:date="2026-10-12T09:19:00Z" w16du:dateUtc="2026-10-12T00:19:00Z"/>
                <w:del w:id="3503" w:author="김은수" w:date="2026-10-13T00:52:00Z"/>
              </w:rPr>
            </w:pPr>
            <w:ins w:id="3504" w:author="김은수" w:date="2026-10-12T09:19:00Z" w16du:dateUtc="2026-10-12T00:19:00Z">
              <w:del w:id="3505" w:author="김은수" w:date="2026-10-12T23:57:00Z">
                <w:r>
                  <w:delText>SI-ID-CM3-001</w:delText>
                </w:r>
                <w:r>
                  <w:br/>
                  <w:delText>시스템 제어 모듈</w:delText>
                </w:r>
              </w:del>
            </w:ins>
            <w:ins w:id="3506" w:author="김은수" w:date="2026-10-12T23:57:00Z">
              <w:del w:id="3507" w:author="김은수" w:date="2026-10-13T00:52:00Z">
                <w:r>
                  <w:delText>SI-ID-CM3-001</w:delText>
                </w:r>
                <w:r>
                  <w:br/>
                  <w:delText>시스템 제어 모듈SI-ID-CM3-004</w:delText>
                </w:r>
                <w:r>
                  <w:br/>
                  <w:delText>블루투스 통신 모듈</w:delText>
                </w:r>
                <w:r>
                  <w:br/>
                  <w:delText>SI-ID-QCC-003 블루투스 모듈</w:delText>
                </w:r>
              </w:del>
            </w:ins>
          </w:p>
          <w:p w14:paraId="0051EC02" w14:textId="189DA5F4"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08" w:author="김은수" w:date="2026-10-13T00:52:00Z"/>
                <w:del w:id="3509" w:author="김은수" w:date="2026-10-13T10:30:00Z" w16du:dateUtc="2026-10-13T01:30:00Z"/>
              </w:rPr>
            </w:pPr>
            <w:ins w:id="3510" w:author="김은수" w:date="2026-10-13T00:52:00Z">
              <w:r>
                <w:t>SI-ID-CM3-001</w:t>
              </w:r>
              <w:r>
                <w:br/>
                <w:t>시스템 제어 모듈</w:t>
              </w:r>
              <w:r>
                <w:br/>
                <w:t>SI-ID-CM3-004</w:t>
              </w:r>
              <w:r>
                <w:br/>
                <w:t>블루투스 통신 모듈</w:t>
              </w:r>
              <w:r>
                <w:br/>
              </w:r>
              <w:r>
                <w:rPr>
                  <w:color w:val="C00000"/>
                  <w:rPrChange w:id="3511" w:author="김은수" w:date="2026-10-16T07:34:00Z">
                    <w:rPr/>
                  </w:rPrChange>
                </w:rPr>
                <w:t>SI-ID-QCC-003</w:t>
              </w:r>
              <w:r>
                <w:rPr>
                  <w:color w:val="C00000"/>
                  <w:rPrChange w:id="3512" w:author="김은수" w:date="2026-10-16T07:34:00Z">
                    <w:rPr/>
                  </w:rPrChange>
                </w:rPr>
                <w:br/>
                <w:t>블루투스 모듈</w:t>
              </w:r>
            </w:ins>
          </w:p>
          <w:p w14:paraId="61D7B30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13" w:author="김은수" w:date="2026-10-12T09:19:00Z" w16du:dateUtc="2026-10-12T00:19:00Z"/>
              </w:rPr>
              <w:pPrChange w:id="3514"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515" w:author="김은수" w:date="2026-10-12T09:19:00Z" w16du:dateUtc="2026-10-12T00:19:00Z">
              <w:del w:id="3516" w:author="김은수" w:date="2026-10-12T23:57:00Z">
                <w:r>
                  <w:delText>SI-ID-CM3-004</w:delText>
                </w:r>
                <w:r>
                  <w:br/>
                  <w:delText>블루투스 통신 모듈</w:delText>
                </w:r>
              </w:del>
            </w:ins>
          </w:p>
        </w:tc>
        <w:tc>
          <w:tcPr>
            <w:tcW w:w="5228" w:type="dxa"/>
            <w:vAlign w:val="top"/>
          </w:tcPr>
          <w:p w14:paraId="2AFD385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17" w:author="김은수" w:date="2026-10-12T09:19:00Z" w16du:dateUtc="2026-10-12T00:19:00Z"/>
                <w:del w:id="3518" w:author="김은수" w:date="2026-10-13T00:52:00Z"/>
              </w:rPr>
            </w:pPr>
            <w:ins w:id="3519" w:author="김은수" w:date="2026-10-12T09:19:00Z" w16du:dateUtc="2026-10-12T00:19:00Z">
              <w:del w:id="3520" w:author="김은수" w:date="2026-10-12T23:57:00Z">
                <w:r>
                  <w:delText>SU-ID-CM3-017</w:delText>
                </w:r>
                <w:r>
                  <w:br/>
                  <w:delText>PCM 명령 및 모드 공유</w:delText>
                </w:r>
              </w:del>
            </w:ins>
            <w:ins w:id="3521" w:author="김은수" w:date="2026-10-12T23:57:00Z">
              <w:del w:id="3522" w:author="김은수" w:date="2026-10-13T00:52:00Z">
                <w:r>
                  <w:delText>SU-ID-CM3-017</w:delText>
                </w:r>
                <w:r>
                  <w:br/>
                  <w:delText>PCM 명령 및 모드 공유SU-ID-CM3-026</w:delText>
                </w:r>
                <w:r>
                  <w:br/>
                  <w:delText>SPI 응답 버퍼 관리SU-ID-CM3-049</w:delText>
                </w:r>
                <w:r>
                  <w:br/>
                  <w:delText>매핑 명령 실행</w:delText>
                </w:r>
                <w:r>
                  <w:br/>
                  <w:delText>SU-ID-QCC-011 BLE Data 처리 유닛</w:delText>
                </w:r>
              </w:del>
            </w:ins>
          </w:p>
          <w:p w14:paraId="4F674D6D" w14:textId="26EACBEA"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23" w:author="김은수" w:date="2026-10-13T00:52:00Z"/>
                <w:del w:id="3524" w:author="김은수" w:date="2026-10-13T10:30:00Z" w16du:dateUtc="2026-10-13T01:30:00Z"/>
              </w:rPr>
            </w:pPr>
            <w:ins w:id="3525" w:author="김은수" w:date="2026-10-13T00:52:00Z">
              <w:r>
                <w:t>SU-ID-CM3-017</w:t>
              </w:r>
              <w:r>
                <w:br/>
                <w:t>PCM 명령 및 모드 공유</w:t>
              </w:r>
              <w:r>
                <w:br/>
                <w:t>SU-ID-CM3-026</w:t>
              </w:r>
              <w:r>
                <w:br/>
                <w:t>SPI 응답 버퍼 관리</w:t>
              </w:r>
              <w:r>
                <w:br/>
                <w:t>SU-ID-CM3-049</w:t>
              </w:r>
              <w:r>
                <w:br/>
                <w:t>매핑 명령 실행</w:t>
              </w:r>
              <w:r>
                <w:br/>
              </w:r>
              <w:r>
                <w:rPr>
                  <w:color w:val="C00000"/>
                  <w:rPrChange w:id="3526" w:author="김은수" w:date="2026-10-16T07:34:00Z">
                    <w:rPr/>
                  </w:rPrChange>
                </w:rPr>
                <w:t>SU-ID-QCC-011</w:t>
              </w:r>
              <w:r>
                <w:rPr>
                  <w:color w:val="C00000"/>
                  <w:rPrChange w:id="3527" w:author="김은수" w:date="2026-10-16T07:34:00Z">
                    <w:rPr/>
                  </w:rPrChange>
                </w:rPr>
                <w:br/>
                <w:t>BLE Data 처리 유닛</w:t>
              </w:r>
            </w:ins>
          </w:p>
          <w:p w14:paraId="4912370C" w14:textId="6F18D686"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28" w:author="김은수" w:date="2026-10-12T09:19:00Z" w16du:dateUtc="2026-10-12T00:19:00Z"/>
                <w:del w:id="3529" w:author="김은수" w:date="2026-10-13T10:30:00Z" w16du:dateUtc="2026-10-13T01:30:00Z"/>
              </w:rPr>
            </w:pPr>
            <w:ins w:id="3530" w:author="김은수" w:date="2026-10-12T09:19:00Z" w16du:dateUtc="2026-10-12T00:19:00Z">
              <w:del w:id="3531" w:author="김은수" w:date="2026-10-12T23:57:00Z">
                <w:r>
                  <w:delText>SU-ID-CM3-026</w:delText>
                </w:r>
                <w:r>
                  <w:br/>
                  <w:delText>SPI 응답 버퍼 관리</w:delText>
                </w:r>
              </w:del>
            </w:ins>
          </w:p>
          <w:p w14:paraId="5AD6A92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32" w:author="김은수" w:date="2026-10-12T09:19:00Z" w16du:dateUtc="2026-10-12T00:19:00Z"/>
              </w:rPr>
            </w:pPr>
            <w:ins w:id="3533" w:author="김은수" w:date="2026-10-12T09:19:00Z" w16du:dateUtc="2026-10-12T00:19:00Z">
              <w:del w:id="3534" w:author="김은수" w:date="2026-10-12T23:57:00Z">
                <w:r>
                  <w:delText>SU-ID-CM3-049</w:delText>
                </w:r>
                <w:r>
                  <w:br/>
                  <w:delText>매핑 명령 실행</w:delText>
                </w:r>
              </w:del>
            </w:ins>
          </w:p>
        </w:tc>
      </w:tr>
      <w:tr w:rsidR="0058450E" w14:paraId="58F6FC14" w14:textId="77777777" w:rsidTr="00D44296">
        <w:trPr>
          <w:cantSplit/>
          <w:ins w:id="3535"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A909D55" w14:textId="77777777" w:rsidR="0058450E" w:rsidRDefault="0058450E">
            <w:pPr>
              <w:pStyle w:val="TDCe"/>
              <w:widowControl w:val="0"/>
              <w:spacing w:line="264" w:lineRule="auto"/>
              <w:rPr>
                <w:ins w:id="3536" w:author="김은수" w:date="2026-10-12T09:19:00Z" w16du:dateUtc="2026-10-12T00:19:00Z"/>
              </w:rPr>
            </w:pPr>
            <w:ins w:id="3537" w:author="김은수" w:date="2026-10-12T09:19:00Z" w16du:dateUtc="2026-10-12T00:19:00Z">
              <w:r>
                <w:t>SW-FW-RID-40</w:t>
              </w:r>
            </w:ins>
          </w:p>
        </w:tc>
        <w:tc>
          <w:tcPr>
            <w:tcW w:w="2670" w:type="dxa"/>
            <w:vAlign w:val="top"/>
          </w:tcPr>
          <w:p w14:paraId="68F06F2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38" w:author="김은수" w:date="2026-10-12T09:19:00Z" w16du:dateUtc="2026-10-12T00:19:00Z"/>
                <w:del w:id="3539" w:author="김은수" w:date="2026-10-13T00:52:00Z"/>
              </w:rPr>
            </w:pPr>
            <w:ins w:id="3540" w:author="김은수" w:date="2026-10-12T09:19:00Z" w16du:dateUtc="2026-10-12T00:19:00Z">
              <w:del w:id="3541" w:author="김은수" w:date="2026-10-12T23:57:00Z">
                <w:r>
                  <w:delText>SI-ID-CM3-001</w:delText>
                </w:r>
                <w:r>
                  <w:br/>
                  <w:delText>시스템 제어 모듈</w:delText>
                </w:r>
              </w:del>
            </w:ins>
            <w:ins w:id="3542" w:author="김은수" w:date="2026-10-12T23:57:00Z">
              <w:del w:id="3543" w:author="김은수" w:date="2026-10-13T00:52:00Z">
                <w:r>
                  <w:delText>SI-ID-CM3-001</w:delText>
                </w:r>
                <w:r>
                  <w:br/>
                  <w:delText>시스템 제어 모듈SI-ID-CM3-004</w:delText>
                </w:r>
                <w:r>
                  <w:br/>
                  <w:delText>블루투스 통신 모듈</w:delText>
                </w:r>
                <w:r>
                  <w:br/>
                  <w:delText>SI-ID-QCC-003 블루투스 모듈</w:delText>
                </w:r>
              </w:del>
            </w:ins>
          </w:p>
          <w:p w14:paraId="6AE57B51" w14:textId="21EBD360"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44" w:author="김은수" w:date="2026-10-13T00:52:00Z"/>
                <w:del w:id="3545" w:author="김은수" w:date="2026-10-13T10:30:00Z" w16du:dateUtc="2026-10-13T01:30:00Z"/>
              </w:rPr>
            </w:pPr>
            <w:ins w:id="3546" w:author="김은수" w:date="2026-10-13T00:52:00Z">
              <w:r>
                <w:t>SI-ID-CM3-001</w:t>
              </w:r>
              <w:r>
                <w:br/>
                <w:t>시스템 제어 모듈</w:t>
              </w:r>
              <w:r>
                <w:br/>
                <w:t>SI-ID-CM3-004</w:t>
              </w:r>
              <w:r>
                <w:br/>
                <w:t>블루투스 통신 모듈</w:t>
              </w:r>
              <w:r>
                <w:br/>
              </w:r>
              <w:r>
                <w:rPr>
                  <w:color w:val="C00000"/>
                  <w:rPrChange w:id="3547" w:author="김은수" w:date="2026-10-16T07:34:00Z">
                    <w:rPr/>
                  </w:rPrChange>
                </w:rPr>
                <w:t>SI-ID-QCC-003</w:t>
              </w:r>
              <w:r>
                <w:rPr>
                  <w:color w:val="C00000"/>
                  <w:rPrChange w:id="3548" w:author="김은수" w:date="2026-10-16T07:34:00Z">
                    <w:rPr/>
                  </w:rPrChange>
                </w:rPr>
                <w:br/>
                <w:t>블루투스 모듈</w:t>
              </w:r>
            </w:ins>
          </w:p>
          <w:p w14:paraId="00B8C33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49" w:author="김은수" w:date="2026-10-12T09:19:00Z" w16du:dateUtc="2026-10-12T00:19:00Z"/>
              </w:rPr>
              <w:pPrChange w:id="3550"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551" w:author="김은수" w:date="2026-10-12T09:19:00Z" w16du:dateUtc="2026-10-12T00:19:00Z">
              <w:del w:id="3552" w:author="김은수" w:date="2026-10-12T23:57:00Z">
                <w:r>
                  <w:delText>SI-ID-CM3-004</w:delText>
                </w:r>
                <w:r>
                  <w:br/>
                  <w:delText>블루투스 통신 모듈</w:delText>
                </w:r>
              </w:del>
            </w:ins>
          </w:p>
        </w:tc>
        <w:tc>
          <w:tcPr>
            <w:tcW w:w="5228" w:type="dxa"/>
            <w:vAlign w:val="top"/>
          </w:tcPr>
          <w:p w14:paraId="4B2516E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53" w:author="김은수" w:date="2026-10-12T09:19:00Z" w16du:dateUtc="2026-10-12T00:19:00Z"/>
                <w:del w:id="3554" w:author="김은수" w:date="2026-10-13T00:52:00Z"/>
              </w:rPr>
            </w:pPr>
            <w:ins w:id="3555" w:author="김은수" w:date="2026-10-12T09:19:00Z" w16du:dateUtc="2026-10-12T00:19:00Z">
              <w:del w:id="3556" w:author="김은수" w:date="2026-10-12T23:57:00Z">
                <w:r>
                  <w:delText>SU-ID-CM3-017</w:delText>
                </w:r>
                <w:r>
                  <w:br/>
                  <w:delText>PCM 명령 및 모드 공유</w:delText>
                </w:r>
              </w:del>
            </w:ins>
            <w:ins w:id="3557" w:author="김은수" w:date="2026-10-12T23:57:00Z">
              <w:del w:id="3558" w:author="김은수" w:date="2026-10-13T00:52:00Z">
                <w:r>
                  <w:delText>SU-ID-CM3-017</w:delText>
                </w:r>
                <w:r>
                  <w:br/>
                  <w:delText>PCM 명령 및 모드 공유SU-ID-CM3-019</w:delText>
                </w:r>
                <w:r>
                  <w:br/>
                  <w:delText>오디오 및 자극 크기 조회SU-ID-CM3-026</w:delText>
                </w:r>
                <w:r>
                  <w:br/>
                  <w:delText>SPI 응답 버퍼 관리SU-ID-CM3-049</w:delText>
                </w:r>
                <w:r>
                  <w:br/>
                  <w:delText>매핑 명령 실행</w:delText>
                </w:r>
                <w:r>
                  <w:br/>
                  <w:delText>SU-ID-QCC-011 BLE Data 처리 유닛</w:delText>
                </w:r>
              </w:del>
            </w:ins>
          </w:p>
          <w:p w14:paraId="68EB74AD" w14:textId="193F0692"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59" w:author="김은수" w:date="2026-10-13T00:52:00Z"/>
                <w:del w:id="3560" w:author="김은수" w:date="2026-10-13T10:30:00Z" w16du:dateUtc="2026-10-13T01:30:00Z"/>
              </w:rPr>
            </w:pPr>
            <w:ins w:id="3561" w:author="김은수" w:date="2026-10-13T00:52:00Z">
              <w:r>
                <w:t>SU-ID-CM3-017</w:t>
              </w:r>
              <w:r>
                <w:br/>
                <w:t>PCM 명령 및 모드 공유</w:t>
              </w:r>
              <w:r>
                <w:br/>
                <w:t>SU-ID-CM3-019</w:t>
              </w:r>
              <w:r>
                <w:br/>
                <w:t>오디오 및 자극 크기 조회</w:t>
              </w:r>
              <w:r>
                <w:br/>
                <w:t>SU-ID-CM3-026</w:t>
              </w:r>
              <w:r>
                <w:br/>
                <w:t>SPI 응답 버퍼 관리</w:t>
              </w:r>
              <w:r>
                <w:br/>
                <w:t>SU-ID-CM3-049</w:t>
              </w:r>
              <w:r>
                <w:br/>
                <w:t>매핑 명령 실행</w:t>
              </w:r>
              <w:r>
                <w:br/>
              </w:r>
              <w:r>
                <w:rPr>
                  <w:color w:val="C00000"/>
                  <w:rPrChange w:id="3562" w:author="김은수" w:date="2026-10-16T07:34:00Z">
                    <w:rPr/>
                  </w:rPrChange>
                </w:rPr>
                <w:t>SU-ID-QCC-011</w:t>
              </w:r>
              <w:r>
                <w:rPr>
                  <w:color w:val="C00000"/>
                  <w:rPrChange w:id="3563" w:author="김은수" w:date="2026-10-16T07:34:00Z">
                    <w:rPr/>
                  </w:rPrChange>
                </w:rPr>
                <w:br/>
                <w:t>BLE Data 처리 유닛</w:t>
              </w:r>
            </w:ins>
          </w:p>
          <w:p w14:paraId="2BE80C55" w14:textId="14D3B7CE"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64" w:author="김은수" w:date="2026-10-12T09:19:00Z" w16du:dateUtc="2026-10-12T00:19:00Z"/>
                <w:del w:id="3565" w:author="김은수" w:date="2026-10-13T10:30:00Z" w16du:dateUtc="2026-10-13T01:30:00Z"/>
              </w:rPr>
            </w:pPr>
            <w:ins w:id="3566" w:author="김은수" w:date="2026-10-12T09:19:00Z" w16du:dateUtc="2026-10-12T00:19:00Z">
              <w:del w:id="3567" w:author="김은수" w:date="2026-10-12T23:57:00Z">
                <w:r>
                  <w:delText>SU-ID-CM3-019</w:delText>
                </w:r>
                <w:r>
                  <w:br/>
                  <w:delText>오디오 및 자극 크기 조회</w:delText>
                </w:r>
              </w:del>
            </w:ins>
          </w:p>
          <w:p w14:paraId="002DD98C" w14:textId="2C42AC2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68" w:author="김은수" w:date="2026-10-12T09:19:00Z" w16du:dateUtc="2026-10-12T00:19:00Z"/>
                <w:del w:id="3569" w:author="김은수" w:date="2026-10-13T10:30:00Z" w16du:dateUtc="2026-10-13T01:30:00Z"/>
              </w:rPr>
            </w:pPr>
            <w:ins w:id="3570" w:author="김은수" w:date="2026-10-12T09:19:00Z" w16du:dateUtc="2026-10-12T00:19:00Z">
              <w:del w:id="3571" w:author="김은수" w:date="2026-10-12T23:57:00Z">
                <w:r>
                  <w:delText>SU-ID-CM3-026</w:delText>
                </w:r>
                <w:r>
                  <w:br/>
                  <w:delText>SPI 응답 버퍼 관리</w:delText>
                </w:r>
              </w:del>
            </w:ins>
          </w:p>
          <w:p w14:paraId="79FF79F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72" w:author="김은수" w:date="2026-10-12T09:19:00Z" w16du:dateUtc="2026-10-12T00:19:00Z"/>
              </w:rPr>
            </w:pPr>
            <w:ins w:id="3573" w:author="김은수" w:date="2026-10-12T09:19:00Z" w16du:dateUtc="2026-10-12T00:19:00Z">
              <w:del w:id="3574" w:author="김은수" w:date="2026-10-12T23:57:00Z">
                <w:r>
                  <w:delText>SU-ID-CM3-049</w:delText>
                </w:r>
                <w:r>
                  <w:br/>
                  <w:delText>매핑 명령 실행</w:delText>
                </w:r>
              </w:del>
            </w:ins>
          </w:p>
        </w:tc>
      </w:tr>
      <w:tr w:rsidR="0058450E" w14:paraId="36BB9698" w14:textId="77777777" w:rsidTr="00D44296">
        <w:trPr>
          <w:cantSplit/>
          <w:ins w:id="3575"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6318387" w14:textId="77777777" w:rsidR="0058450E" w:rsidRDefault="0058450E">
            <w:pPr>
              <w:pStyle w:val="TDCe"/>
              <w:widowControl w:val="0"/>
              <w:spacing w:line="264" w:lineRule="auto"/>
              <w:rPr>
                <w:ins w:id="3576" w:author="김은수" w:date="2026-10-12T09:19:00Z" w16du:dateUtc="2026-10-12T00:19:00Z"/>
              </w:rPr>
            </w:pPr>
            <w:ins w:id="3577" w:author="김은수" w:date="2026-10-12T09:19:00Z" w16du:dateUtc="2026-10-12T00:19:00Z">
              <w:r>
                <w:t>SW-FW-RID-41</w:t>
              </w:r>
            </w:ins>
          </w:p>
        </w:tc>
        <w:tc>
          <w:tcPr>
            <w:tcW w:w="2670" w:type="dxa"/>
            <w:vAlign w:val="top"/>
          </w:tcPr>
          <w:p w14:paraId="048F99F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78" w:author="김은수" w:date="2026-10-12T09:19:00Z" w16du:dateUtc="2026-10-12T00:19:00Z"/>
              </w:rPr>
            </w:pPr>
            <w:ins w:id="3579" w:author="김은수" w:date="2026-10-12T09:19:00Z" w16du:dateUtc="2026-10-12T00:19:00Z">
              <w:r>
                <w:t>SI-ID-CM3-001</w:t>
              </w:r>
              <w:r>
                <w:br/>
                <w:t>시스템 제어 모듈</w:t>
              </w:r>
            </w:ins>
          </w:p>
          <w:p w14:paraId="1412CDAF"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580" w:author="김은수" w:date="2026-10-12T09:19:00Z" w16du:dateUtc="2026-10-12T00:19:00Z"/>
              </w:rPr>
            </w:pPr>
            <w:ins w:id="3581" w:author="김은수" w:date="2026-10-12T09:19:00Z" w16du:dateUtc="2026-10-12T00:19:00Z">
              <w:r>
                <w:t>SI-ID-CM3-003</w:t>
              </w:r>
              <w:r>
                <w:br/>
                <w:t>내부 자극 장치 실행 모듈</w:t>
              </w:r>
            </w:ins>
          </w:p>
        </w:tc>
        <w:tc>
          <w:tcPr>
            <w:tcW w:w="5228" w:type="dxa"/>
            <w:vAlign w:val="top"/>
          </w:tcPr>
          <w:p w14:paraId="30697F7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82" w:author="김은수" w:date="2026-10-12T09:19:00Z" w16du:dateUtc="2026-10-12T00:19:00Z"/>
              </w:rPr>
            </w:pPr>
            <w:ins w:id="3583" w:author="김은수" w:date="2026-10-12T09:19:00Z" w16du:dateUtc="2026-10-12T00:19:00Z">
              <w:r>
                <w:t>SU-ID-CM3-025</w:t>
              </w:r>
              <w:r>
                <w:br/>
                <w:t>I2C 전송과 인터럽트 진행</w:t>
              </w:r>
            </w:ins>
          </w:p>
          <w:p w14:paraId="5A4B468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84" w:author="김은수" w:date="2026-10-12T09:19:00Z" w16du:dateUtc="2026-10-12T00:19:00Z"/>
              </w:rPr>
            </w:pPr>
            <w:ins w:id="3585" w:author="김은수" w:date="2026-10-12T09:19:00Z" w16du:dateUtc="2026-10-12T00:19:00Z">
              <w:r>
                <w:t>SU-ID-CM3-034</w:t>
              </w:r>
              <w:r>
                <w:br/>
                <w:t>FPGA 제어 레지스터와 리셋</w:t>
              </w:r>
            </w:ins>
          </w:p>
          <w:p w14:paraId="14DE7F0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86" w:author="김은수" w:date="2026-10-12T09:19:00Z" w16du:dateUtc="2026-10-12T00:19:00Z"/>
              </w:rPr>
            </w:pPr>
            <w:ins w:id="3587" w:author="김은수" w:date="2026-10-12T09:19:00Z" w16du:dateUtc="2026-10-12T00:19:00Z">
              <w:r>
                <w:t>SU-ID-CM3-036</w:t>
              </w:r>
              <w:r>
                <w:br/>
                <w:t>FPGA 상태와 FIFO 접근</w:t>
              </w:r>
            </w:ins>
          </w:p>
        </w:tc>
      </w:tr>
      <w:tr w:rsidR="0058450E" w14:paraId="338BA630" w14:textId="77777777" w:rsidTr="00D44296">
        <w:trPr>
          <w:cantSplit/>
          <w:ins w:id="3588"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558D0C66" w14:textId="77777777" w:rsidR="0058450E" w:rsidRDefault="0058450E">
            <w:pPr>
              <w:pStyle w:val="TDCe"/>
              <w:widowControl w:val="0"/>
              <w:spacing w:line="264" w:lineRule="auto"/>
              <w:rPr>
                <w:ins w:id="3589" w:author="김은수" w:date="2026-10-12T09:19:00Z" w16du:dateUtc="2026-10-12T00:19:00Z"/>
              </w:rPr>
            </w:pPr>
            <w:ins w:id="3590" w:author="김은수" w:date="2026-10-12T09:19:00Z" w16du:dateUtc="2026-10-12T00:19:00Z">
              <w:r>
                <w:lastRenderedPageBreak/>
                <w:t>SW-FW-RID-42</w:t>
              </w:r>
            </w:ins>
          </w:p>
        </w:tc>
        <w:tc>
          <w:tcPr>
            <w:tcW w:w="2670" w:type="dxa"/>
            <w:vAlign w:val="top"/>
          </w:tcPr>
          <w:p w14:paraId="1F219453"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591" w:author="김은수" w:date="2026-10-12T09:19:00Z" w16du:dateUtc="2026-10-12T00:19:00Z"/>
              </w:rPr>
            </w:pPr>
            <w:ins w:id="3592" w:author="김은수" w:date="2026-10-12T09:19:00Z" w16du:dateUtc="2026-10-12T00:19:00Z">
              <w:r>
                <w:t>SI-ID-CM3-001</w:t>
              </w:r>
              <w:r>
                <w:br/>
                <w:t>시스템 제어 모듈</w:t>
              </w:r>
            </w:ins>
          </w:p>
        </w:tc>
        <w:tc>
          <w:tcPr>
            <w:tcW w:w="5228" w:type="dxa"/>
            <w:vAlign w:val="top"/>
          </w:tcPr>
          <w:p w14:paraId="664403E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93" w:author="김은수" w:date="2026-10-12T09:19:00Z" w16du:dateUtc="2026-10-12T00:19:00Z"/>
              </w:rPr>
            </w:pPr>
            <w:ins w:id="3594" w:author="김은수" w:date="2026-10-12T09:19:00Z" w16du:dateUtc="2026-10-12T00:19:00Z">
              <w:r>
                <w:t>SU-ID-CM3-002</w:t>
              </w:r>
              <w:r>
                <w:br/>
                <w:t>터치 센서 초기화</w:t>
              </w:r>
            </w:ins>
          </w:p>
          <w:p w14:paraId="5A558C6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95" w:author="김은수" w:date="2026-10-12T09:19:00Z" w16du:dateUtc="2026-10-12T00:19:00Z"/>
              </w:rPr>
            </w:pPr>
            <w:ins w:id="3596" w:author="김은수" w:date="2026-10-12T09:19:00Z" w16du:dateUtc="2026-10-12T00:19:00Z">
              <w:r>
                <w:t>SU-ID-CM3-010</w:t>
              </w:r>
              <w:r>
                <w:br/>
                <w:t>터치 센서 읽기와 재보정</w:t>
              </w:r>
            </w:ins>
          </w:p>
          <w:p w14:paraId="1EF8381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597" w:author="김은수" w:date="2026-10-12T09:19:00Z" w16du:dateUtc="2026-10-12T00:19:00Z"/>
              </w:rPr>
            </w:pPr>
            <w:ins w:id="3598" w:author="김은수" w:date="2026-10-12T09:19:00Z" w16du:dateUtc="2026-10-12T00:19:00Z">
              <w:r>
                <w:t>SU-ID-CM3-025</w:t>
              </w:r>
              <w:r>
                <w:br/>
                <w:t>I2C 전송과 인터럽트 진행</w:t>
              </w:r>
            </w:ins>
          </w:p>
        </w:tc>
      </w:tr>
      <w:tr w:rsidR="0058450E" w14:paraId="4696E757" w14:textId="77777777" w:rsidTr="00D44296">
        <w:trPr>
          <w:cantSplit/>
          <w:ins w:id="3599"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F735A41" w14:textId="77777777" w:rsidR="0058450E" w:rsidRDefault="0058450E">
            <w:pPr>
              <w:pStyle w:val="TDCe"/>
              <w:widowControl w:val="0"/>
              <w:spacing w:line="264" w:lineRule="auto"/>
              <w:rPr>
                <w:ins w:id="3600" w:author="김은수" w:date="2026-10-12T09:19:00Z" w16du:dateUtc="2026-10-12T00:19:00Z"/>
              </w:rPr>
            </w:pPr>
            <w:ins w:id="3601" w:author="김은수" w:date="2026-10-12T09:19:00Z" w16du:dateUtc="2026-10-12T00:19:00Z">
              <w:r>
                <w:t>SW-FW-RID-43</w:t>
              </w:r>
            </w:ins>
          </w:p>
        </w:tc>
        <w:tc>
          <w:tcPr>
            <w:tcW w:w="2670" w:type="dxa"/>
            <w:vAlign w:val="top"/>
          </w:tcPr>
          <w:p w14:paraId="575A28C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02" w:author="김은수" w:date="2026-10-12T09:19:00Z" w16du:dateUtc="2026-10-12T00:19:00Z"/>
              </w:rPr>
            </w:pPr>
            <w:ins w:id="3603" w:author="김은수" w:date="2026-10-12T09:19:00Z" w16du:dateUtc="2026-10-12T00:19:00Z">
              <w:r>
                <w:t>SI-ID-CM3-001</w:t>
              </w:r>
              <w:r>
                <w:br/>
                <w:t>시스템 제어 모듈</w:t>
              </w:r>
            </w:ins>
          </w:p>
          <w:p w14:paraId="38DB7133"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604" w:author="김은수" w:date="2026-10-12T09:19:00Z" w16du:dateUtc="2026-10-12T00:19:00Z"/>
              </w:rPr>
            </w:pPr>
            <w:ins w:id="3605" w:author="김은수" w:date="2026-10-12T09:19:00Z" w16du:dateUtc="2026-10-12T00:19:00Z">
              <w:r>
                <w:t>SI-ID-CM3-003</w:t>
              </w:r>
              <w:r>
                <w:br/>
                <w:t>내부 자극 장치 실행 모듈</w:t>
              </w:r>
            </w:ins>
          </w:p>
        </w:tc>
        <w:tc>
          <w:tcPr>
            <w:tcW w:w="5228" w:type="dxa"/>
            <w:vAlign w:val="top"/>
          </w:tcPr>
          <w:p w14:paraId="5592849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06" w:author="김은수" w:date="2026-10-12T09:19:00Z" w16du:dateUtc="2026-10-12T00:19:00Z"/>
              </w:rPr>
            </w:pPr>
            <w:ins w:id="3607" w:author="김은수" w:date="2026-10-12T09:19:00Z" w16du:dateUtc="2026-10-12T00:19:00Z">
              <w:r>
                <w:t>SU-ID-CM3-025</w:t>
              </w:r>
              <w:r>
                <w:br/>
                <w:t>I2C 전송과 인터럽트 진행</w:t>
              </w:r>
            </w:ins>
          </w:p>
          <w:p w14:paraId="70F6B27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08" w:author="김은수" w:date="2026-10-12T09:19:00Z" w16du:dateUtc="2026-10-12T00:19:00Z"/>
              </w:rPr>
            </w:pPr>
            <w:ins w:id="3609" w:author="김은수" w:date="2026-10-12T09:19:00Z" w16du:dateUtc="2026-10-12T00:19:00Z">
              <w:r>
                <w:t>SU-ID-CM3-035</w:t>
              </w:r>
              <w:r>
                <w:br/>
                <w:t>송신 전력 단계 설정</w:t>
              </w:r>
            </w:ins>
          </w:p>
          <w:p w14:paraId="4329258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10" w:author="김은수" w:date="2026-10-12T09:19:00Z" w16du:dateUtc="2026-10-12T00:19:00Z"/>
              </w:rPr>
            </w:pPr>
            <w:ins w:id="3611" w:author="김은수" w:date="2026-10-12T09:19:00Z" w16du:dateUtc="2026-10-12T00:19:00Z">
              <w:r>
                <w:t>SU-ID-CM3-038</w:t>
              </w:r>
              <w:r>
                <w:br/>
                <w:t>주 송신 PMIC 접근</w:t>
              </w:r>
            </w:ins>
          </w:p>
          <w:p w14:paraId="1C91324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12" w:author="김은수" w:date="2026-10-12T09:19:00Z" w16du:dateUtc="2026-10-12T00:19:00Z"/>
              </w:rPr>
            </w:pPr>
            <w:ins w:id="3613" w:author="김은수" w:date="2026-10-12T09:19:00Z" w16du:dateUtc="2026-10-12T00:19:00Z">
              <w:r>
                <w:t>SU-ID-CM3-039</w:t>
              </w:r>
              <w:r>
                <w:br/>
                <w:t>자극 전원 활성과 차단</w:t>
              </w:r>
            </w:ins>
          </w:p>
          <w:p w14:paraId="0942111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14" w:author="김은수" w:date="2026-10-12T09:19:00Z" w16du:dateUtc="2026-10-12T00:19:00Z"/>
              </w:rPr>
            </w:pPr>
            <w:ins w:id="3615" w:author="김은수" w:date="2026-10-12T09:19:00Z" w16du:dateUtc="2026-10-12T00:19:00Z">
              <w:r>
                <w:t>SU-ID-CM3-040</w:t>
              </w:r>
              <w:r>
                <w:br/>
                <w:t>보조 PMIC 접근</w:t>
              </w:r>
            </w:ins>
          </w:p>
        </w:tc>
      </w:tr>
      <w:tr w:rsidR="0058450E" w14:paraId="3E93C43E" w14:textId="77777777" w:rsidTr="00D44296">
        <w:trPr>
          <w:cantSplit/>
          <w:ins w:id="3616"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635C6BB" w14:textId="77777777" w:rsidR="0058450E" w:rsidRDefault="0058450E">
            <w:pPr>
              <w:pStyle w:val="TDCe"/>
              <w:widowControl w:val="0"/>
              <w:spacing w:line="264" w:lineRule="auto"/>
              <w:rPr>
                <w:ins w:id="3617" w:author="김은수" w:date="2026-10-12T09:19:00Z" w16du:dateUtc="2026-10-12T00:19:00Z"/>
              </w:rPr>
            </w:pPr>
            <w:ins w:id="3618" w:author="김은수" w:date="2026-10-12T09:19:00Z" w16du:dateUtc="2026-10-12T00:19:00Z">
              <w:r>
                <w:lastRenderedPageBreak/>
                <w:t>SW-FW-RID-44</w:t>
              </w:r>
            </w:ins>
          </w:p>
        </w:tc>
        <w:tc>
          <w:tcPr>
            <w:tcW w:w="2670" w:type="dxa"/>
            <w:vAlign w:val="top"/>
          </w:tcPr>
          <w:p w14:paraId="7815AA6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19" w:author="김은수" w:date="2026-10-12T09:19:00Z" w16du:dateUtc="2026-10-12T00:19:00Z"/>
                <w:del w:id="3620" w:author="김은수" w:date="2026-10-13T00:52:00Z"/>
              </w:rPr>
            </w:pPr>
            <w:ins w:id="3621" w:author="김은수" w:date="2026-10-12T09:19:00Z" w16du:dateUtc="2026-10-12T00:19:00Z">
              <w:del w:id="3622" w:author="김은수" w:date="2026-10-12T23:57:00Z">
                <w:r>
                  <w:delText>SI-ID-CM3-001</w:delText>
                </w:r>
                <w:r>
                  <w:br/>
                  <w:delText>시스템 제어 모듈</w:delText>
                </w:r>
              </w:del>
            </w:ins>
            <w:ins w:id="3623" w:author="김은수" w:date="2026-10-12T23:57:00Z">
              <w:del w:id="3624" w:author="김은수" w:date="2026-10-13T00:52:00Z">
                <w:r>
                  <w:delText>SI-ID-CM3-001</w:delText>
                </w:r>
                <w:r>
                  <w:br/>
                  <w:delText>시스템 제어 모듈SI-ID-CM3-004</w:delText>
                </w:r>
                <w:r>
                  <w:br/>
                  <w:delText>블루투스 통신 모듈</w:delText>
                </w:r>
                <w:r>
                  <w:br/>
                  <w:delText>SI-ID-QCC-001 시스템 관리 모듈</w:delText>
                </w:r>
                <w:r>
                  <w:br/>
                  <w:delText>SI-ID-QCC-002 HW 인터페이스 모듈</w:delText>
                </w:r>
                <w:r>
                  <w:br/>
                  <w:delText>SI-ID-QCC-003 블루투스 모듈</w:delText>
                </w:r>
              </w:del>
            </w:ins>
          </w:p>
          <w:p w14:paraId="723733A4" w14:textId="4A86B10A"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25" w:author="김은수" w:date="2026-10-13T00:52:00Z"/>
                <w:del w:id="3626" w:author="김은수" w:date="2026-10-13T10:30:00Z" w16du:dateUtc="2026-10-13T01:30:00Z"/>
              </w:rPr>
            </w:pPr>
            <w:ins w:id="3627" w:author="김은수" w:date="2026-10-13T00:52:00Z">
              <w:r>
                <w:t>SI-ID-CM3-001</w:t>
              </w:r>
              <w:r>
                <w:br/>
                <w:t>시스템 제어 모듈</w:t>
              </w:r>
              <w:r>
                <w:br/>
                <w:t>SI-ID-CM3-004</w:t>
              </w:r>
              <w:r>
                <w:br/>
                <w:t>블루투스 통신 모듈</w:t>
              </w:r>
              <w:r>
                <w:br/>
              </w:r>
              <w:r>
                <w:rPr>
                  <w:color w:val="C00000"/>
                  <w:rPrChange w:id="3628" w:author="김은수" w:date="2026-10-16T07:34:00Z">
                    <w:rPr/>
                  </w:rPrChange>
                </w:rPr>
                <w:t>SI-ID-QCC-001</w:t>
              </w:r>
              <w:r>
                <w:rPr>
                  <w:color w:val="C00000"/>
                  <w:rPrChange w:id="3629" w:author="김은수" w:date="2026-10-16T07:34:00Z">
                    <w:rPr/>
                  </w:rPrChange>
                </w:rPr>
                <w:br/>
                <w:t>시스템 관리 모듈</w:t>
              </w:r>
              <w:r>
                <w:br/>
              </w:r>
              <w:r>
                <w:rPr>
                  <w:color w:val="C00000"/>
                  <w:rPrChange w:id="3630" w:author="김은수" w:date="2026-10-16T07:34:00Z">
                    <w:rPr/>
                  </w:rPrChange>
                </w:rPr>
                <w:t>SI-ID-QCC-002</w:t>
              </w:r>
              <w:r>
                <w:rPr>
                  <w:color w:val="C00000"/>
                  <w:rPrChange w:id="3631" w:author="김은수" w:date="2026-10-16T07:34:00Z">
                    <w:rPr/>
                  </w:rPrChange>
                </w:rPr>
                <w:br/>
                <w:t>HW 인터페이스 모듈</w:t>
              </w:r>
              <w:r>
                <w:br/>
              </w:r>
              <w:r>
                <w:rPr>
                  <w:color w:val="C00000"/>
                  <w:rPrChange w:id="3632" w:author="김은수" w:date="2026-10-16T07:34:00Z">
                    <w:rPr/>
                  </w:rPrChange>
                </w:rPr>
                <w:t>SI-ID-QCC-003</w:t>
              </w:r>
              <w:r>
                <w:rPr>
                  <w:color w:val="C00000"/>
                  <w:rPrChange w:id="3633" w:author="김은수" w:date="2026-10-16T07:34:00Z">
                    <w:rPr/>
                  </w:rPrChange>
                </w:rPr>
                <w:br/>
                <w:t>블루투스 모듈</w:t>
              </w:r>
            </w:ins>
          </w:p>
          <w:p w14:paraId="4AC50F17" w14:textId="6E3035A3"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34" w:author="김은수" w:date="2026-10-12T09:19:00Z" w16du:dateUtc="2026-10-12T00:19:00Z"/>
                <w:del w:id="3635" w:author="김은수" w:date="2026-10-13T10:30:00Z" w16du:dateUtc="2026-10-13T01:30:00Z"/>
              </w:rPr>
            </w:pPr>
            <w:ins w:id="3636" w:author="김은수" w:date="2026-10-12T09:19:00Z" w16du:dateUtc="2026-10-12T00:19:00Z">
              <w:del w:id="3637" w:author="김은수" w:date="2026-10-12T23:57:00Z">
                <w:r>
                  <w:delText>SI-ID-CM3-004</w:delText>
                </w:r>
                <w:r>
                  <w:br/>
                  <w:delText>블루투스 통신 모듈</w:delText>
                </w:r>
              </w:del>
            </w:ins>
          </w:p>
          <w:p w14:paraId="04E0D09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38" w:author="김은수" w:date="2026-10-12T09:19:00Z" w16du:dateUtc="2026-10-12T00:19:00Z"/>
              </w:rPr>
              <w:pPrChange w:id="3639"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640" w:author="김은수" w:date="2026-10-12T09:19:00Z" w16du:dateUtc="2026-10-12T00:19:00Z">
              <w:del w:id="3641"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3642" w:author="김은수" w:date="2026-10-12T12:28:00Z">
              <w:del w:id="3643" w:author="김은수" w:date="2026-10-12T23:57:00Z">
                <w:r>
                  <w:delText>SI-ID-QCC-001 시스템 관리 모듈</w:delText>
                </w:r>
                <w:r>
                  <w:br/>
                  <w:delText>SI-ID-QCC-003 블루투스 모듈</w:delText>
                </w:r>
              </w:del>
            </w:ins>
          </w:p>
        </w:tc>
        <w:tc>
          <w:tcPr>
            <w:tcW w:w="5228" w:type="dxa"/>
            <w:vAlign w:val="top"/>
          </w:tcPr>
          <w:p w14:paraId="3FAE94D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44" w:author="김은수" w:date="2026-10-12T09:19:00Z" w16du:dateUtc="2026-10-12T00:19:00Z"/>
                <w:del w:id="3645" w:author="김은수" w:date="2026-10-13T00:52:00Z"/>
              </w:rPr>
            </w:pPr>
            <w:ins w:id="3646" w:author="김은수" w:date="2026-10-12T09:19:00Z" w16du:dateUtc="2026-10-12T00:19:00Z">
              <w:del w:id="3647" w:author="김은수" w:date="2026-10-12T23:57:00Z">
                <w:r>
                  <w:delText>SU-ID-CM3-001</w:delText>
                </w:r>
                <w:r>
                  <w:br/>
                  <w:delText>CM3 주변장치 초기화</w:delText>
                </w:r>
              </w:del>
            </w:ins>
            <w:ins w:id="3648" w:author="김은수" w:date="2026-10-12T23:57:00Z">
              <w:del w:id="3649" w:author="김은수" w:date="2026-10-13T00:05:00Z">
                <w:r>
                  <w:delText>SU-ID-CM3-001</w:delText>
                </w:r>
                <w:r>
                  <w:br/>
                  <w:delText>CM3 주변장치 초기화SU-ID-CM3-026</w:delText>
                </w:r>
                <w:r>
                  <w:br/>
                  <w:delText>SPI 응답 버퍼 관리SU-ID-CM3-045</w:delText>
                </w:r>
                <w:r>
                  <w:br/>
                  <w:delText>QCC 수신 분류와 시스템 정보 응답SU-ID-CM3-046</w:delText>
                </w:r>
                <w:r>
                  <w:br/>
                  <w:delText>리모콘 명령 처리</w:delText>
                </w:r>
                <w:r>
                  <w:br/>
                  <w:delText>SU-ID-QCC-001 시스템 초기화와 설정 유닛</w:delText>
                </w:r>
                <w:r>
                  <w:br/>
                  <w:delText>SU-ID-QCC-002 시스템 상태 유닛</w:delText>
                </w:r>
                <w:r>
                  <w:br/>
                  <w:delText>SU-ID-QCC-004 블루투스 상태 유닛</w:delText>
                </w:r>
                <w:r>
                  <w:br/>
                  <w:delText>SU-ID-QCC-005 PIO 포트 제어 유닛</w:delText>
                </w:r>
                <w:r>
                  <w:br/>
                  <w:delText>SU-ID-QCC-009 BLE 유닛</w:delText>
                </w:r>
                <w:r>
                  <w:br/>
                  <w:delText>SU-ID-QCC-011 BLE Data 처리 유닛</w:delText>
                </w:r>
                <w:r>
                  <w:br/>
                </w:r>
                <w:r>
                  <w:rPr>
                    <w:color w:val="C00000"/>
                    <w:sz w:val="24"/>
                    <w:szCs w:val="24"/>
                    <w:u w:val="single"/>
                  </w:rPr>
                  <w:delText>[QCC 자료 입력] 리모콘 AUTH 접근 권한과 GAIA 주소·명령별 데이터/응답의 실제 계약 및 실행 자료가 필요하다.</w:delText>
                </w:r>
              </w:del>
            </w:ins>
            <w:ins w:id="3650" w:author="김은수" w:date="2026-10-13T00:05:00Z">
              <w:del w:id="3651" w:author="김은수" w:date="2026-10-13T00:52:00Z">
                <w:r>
                  <w:delText>SU-ID-CM3-001</w:delText>
                </w:r>
                <w:r>
                  <w:br/>
                  <w:delText>CM3 주변장치 초기화SU-ID-CM3-026</w:delText>
                </w:r>
                <w:r>
                  <w:br/>
                  <w:delText>SPI 응답 버퍼 관리SU-ID-CM3-045</w:delText>
                </w:r>
                <w:r>
                  <w:br/>
                  <w:delText>QCC 수신 분류와 시스템 정보 응답SU-ID-CM3-046</w:delText>
                </w:r>
                <w:r>
                  <w:br/>
                  <w:delText>리모콘 명령 처리</w:delText>
                </w:r>
                <w:r>
                  <w:br/>
                  <w:delText>SU-ID-QCC-001 시스템 초기화와 설정 유닛</w:delText>
                </w:r>
                <w:r>
                  <w:br/>
                  <w:delText>SU-ID-QCC-002 시스템 상태 유닛</w:delText>
                </w:r>
                <w:r>
                  <w:br/>
                  <w:delText>SU-ID-QCC-004 블루투스 상태 유닛</w:delText>
                </w:r>
                <w:r>
                  <w:br/>
                  <w:delText>SU-ID-QCC-005 PIO 포트 제어 유닛</w:delText>
                </w:r>
                <w:r>
                  <w:br/>
                  <w:delText>SU-ID-QCC-009 BLE 유닛</w:delText>
                </w:r>
                <w:r>
                  <w:br/>
                  <w:delText>SU-ID-QCC-011 BLE Data 처리 유닛</w:delText>
                </w:r>
                <w:r>
                  <w:br/>
                </w:r>
                <w:r>
                  <w:rPr>
                    <w:color w:val="C00000"/>
                    <w:sz w:val="24"/>
                    <w:szCs w:val="24"/>
                    <w:u w:val="single"/>
                  </w:rPr>
                  <w:delText>[QCC 자료 입력] 리모콘 AUTH 접근 권한과 GAIA 주소/명령별 데이터/응답의 실제 계약 및 실행 자료가 필요하다.</w:delText>
                </w:r>
              </w:del>
            </w:ins>
          </w:p>
          <w:p w14:paraId="27908BC4" w14:textId="26A0F0C6"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52" w:author="김은수" w:date="2026-10-13T00:52:00Z"/>
                <w:del w:id="3653" w:author="김은수" w:date="2026-10-13T10:30:00Z" w16du:dateUtc="2026-10-13T01:30:00Z"/>
              </w:rPr>
            </w:pPr>
            <w:ins w:id="3654" w:author="김은수" w:date="2026-10-13T00:52:00Z">
              <w:r>
                <w:t>SU-ID-CM3-001</w:t>
              </w:r>
              <w:r>
                <w:br/>
                <w:t>CM3 주변장치 초기화</w:t>
              </w:r>
              <w:r>
                <w:br/>
                <w:t>SU-ID-CM3-026</w:t>
              </w:r>
              <w:r>
                <w:br/>
                <w:t>SPI 응답 버퍼 관리</w:t>
              </w:r>
              <w:r>
                <w:br/>
                <w:t>SU-ID-CM3-045</w:t>
              </w:r>
              <w:r>
                <w:br/>
                <w:t>QCC 수신 분류와 시스템 정보 응답</w:t>
              </w:r>
              <w:r>
                <w:br/>
                <w:t>SU-ID-CM3-046</w:t>
              </w:r>
              <w:r>
                <w:br/>
                <w:t>리모콘 명령 처리</w:t>
              </w:r>
              <w:r>
                <w:br/>
              </w:r>
              <w:r>
                <w:rPr>
                  <w:color w:val="C00000"/>
                  <w:rPrChange w:id="3655" w:author="김은수" w:date="2026-10-16T07:34:00Z">
                    <w:rPr/>
                  </w:rPrChange>
                </w:rPr>
                <w:t>SU-ID-QCC-001</w:t>
              </w:r>
              <w:r>
                <w:rPr>
                  <w:color w:val="C00000"/>
                  <w:rPrChange w:id="3656" w:author="김은수" w:date="2026-10-16T07:34:00Z">
                    <w:rPr/>
                  </w:rPrChange>
                </w:rPr>
                <w:br/>
                <w:t>시스템 초기화와 설정 유닛</w:t>
              </w:r>
              <w:r>
                <w:br/>
              </w:r>
              <w:r>
                <w:rPr>
                  <w:color w:val="C00000"/>
                  <w:rPrChange w:id="3657" w:author="김은수" w:date="2026-10-16T07:34:00Z">
                    <w:rPr/>
                  </w:rPrChange>
                </w:rPr>
                <w:t>SU-ID-QCC-002</w:t>
              </w:r>
              <w:r>
                <w:rPr>
                  <w:color w:val="C00000"/>
                  <w:rPrChange w:id="3658" w:author="김은수" w:date="2026-10-16T07:34:00Z">
                    <w:rPr/>
                  </w:rPrChange>
                </w:rPr>
                <w:br/>
                <w:t>시스템 상태 유닛</w:t>
              </w:r>
              <w:r>
                <w:br/>
              </w:r>
              <w:r>
                <w:rPr>
                  <w:color w:val="C00000"/>
                  <w:rPrChange w:id="3659" w:author="김은수" w:date="2026-10-16T07:34:00Z">
                    <w:rPr/>
                  </w:rPrChange>
                </w:rPr>
                <w:t>SU-ID-QCC-004</w:t>
              </w:r>
              <w:r>
                <w:rPr>
                  <w:color w:val="C00000"/>
                  <w:rPrChange w:id="3660" w:author="김은수" w:date="2026-10-16T07:34:00Z">
                    <w:rPr/>
                  </w:rPrChange>
                </w:rPr>
                <w:br/>
                <w:t>블루투스 상태 유닛</w:t>
              </w:r>
              <w:r>
                <w:br/>
              </w:r>
              <w:r>
                <w:rPr>
                  <w:color w:val="C00000"/>
                  <w:rPrChange w:id="3661" w:author="김은수" w:date="2026-10-16T07:34:00Z">
                    <w:rPr/>
                  </w:rPrChange>
                </w:rPr>
                <w:t>SU-ID-QCC-005</w:t>
              </w:r>
              <w:r>
                <w:rPr>
                  <w:color w:val="C00000"/>
                  <w:rPrChange w:id="3662" w:author="김은수" w:date="2026-10-16T07:34:00Z">
                    <w:rPr/>
                  </w:rPrChange>
                </w:rPr>
                <w:br/>
                <w:t>PIO 포트 제어 유닛</w:t>
              </w:r>
              <w:r>
                <w:br/>
              </w:r>
              <w:r>
                <w:rPr>
                  <w:color w:val="C00000"/>
                  <w:rPrChange w:id="3663" w:author="김은수" w:date="2026-10-16T07:34:00Z">
                    <w:rPr/>
                  </w:rPrChange>
                </w:rPr>
                <w:t>SU-ID-QCC-009</w:t>
              </w:r>
              <w:r>
                <w:rPr>
                  <w:color w:val="C00000"/>
                  <w:rPrChange w:id="3664" w:author="김은수" w:date="2026-10-16T07:34:00Z">
                    <w:rPr/>
                  </w:rPrChange>
                </w:rPr>
                <w:br/>
                <w:t>BLE 유닛</w:t>
              </w:r>
              <w:r>
                <w:br/>
              </w:r>
              <w:r>
                <w:rPr>
                  <w:color w:val="C00000"/>
                  <w:rPrChange w:id="3665" w:author="김은수" w:date="2026-10-16T07:34:00Z">
                    <w:rPr/>
                  </w:rPrChange>
                </w:rPr>
                <w:t>SU-ID-QCC-011</w:t>
              </w:r>
              <w:r>
                <w:rPr>
                  <w:color w:val="C00000"/>
                  <w:rPrChange w:id="3666" w:author="김은수" w:date="2026-10-16T07:34:00Z">
                    <w:rPr/>
                  </w:rPrChange>
                </w:rPr>
                <w:br/>
                <w:t>BLE Data 처리 유닛</w:t>
              </w:r>
            </w:ins>
          </w:p>
          <w:p w14:paraId="6F4EB69E" w14:textId="79888175"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67" w:author="김은수" w:date="2026-10-12T09:19:00Z" w16du:dateUtc="2026-10-12T00:19:00Z"/>
                <w:del w:id="3668" w:author="김은수" w:date="2026-10-13T10:30:00Z" w16du:dateUtc="2026-10-13T01:30:00Z"/>
              </w:rPr>
            </w:pPr>
            <w:ins w:id="3669" w:author="김은수" w:date="2026-10-12T09:19:00Z" w16du:dateUtc="2026-10-12T00:19:00Z">
              <w:del w:id="3670" w:author="김은수" w:date="2026-10-12T23:57:00Z">
                <w:r>
                  <w:delText>SU-ID-CM3-026</w:delText>
                </w:r>
                <w:r>
                  <w:br/>
                  <w:delText>SPI 응답 버퍼 관리</w:delText>
                </w:r>
              </w:del>
            </w:ins>
          </w:p>
          <w:p w14:paraId="39C0B220" w14:textId="3066F9C3"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71" w:author="김은수" w:date="2026-10-12T09:19:00Z" w16du:dateUtc="2026-10-12T00:19:00Z"/>
                <w:del w:id="3672" w:author="김은수" w:date="2026-10-13T10:30:00Z" w16du:dateUtc="2026-10-13T01:30:00Z"/>
              </w:rPr>
            </w:pPr>
            <w:ins w:id="3673" w:author="김은수" w:date="2026-10-12T09:19:00Z" w16du:dateUtc="2026-10-12T00:19:00Z">
              <w:del w:id="3674" w:author="김은수" w:date="2026-10-12T23:57:00Z">
                <w:r>
                  <w:delText>SU-ID-CM3-045</w:delText>
                </w:r>
                <w:r>
                  <w:br/>
                  <w:delText>QCC 수신 분류와 시스템 정보 응답</w:delText>
                </w:r>
              </w:del>
            </w:ins>
          </w:p>
          <w:p w14:paraId="307E50AA" w14:textId="617DC121"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75" w:author="김은수" w:date="2026-10-12T09:19:00Z" w16du:dateUtc="2026-10-12T00:19:00Z"/>
                <w:del w:id="3676" w:author="김은수" w:date="2026-10-13T10:30:00Z" w16du:dateUtc="2026-10-13T01:30:00Z"/>
              </w:rPr>
            </w:pPr>
            <w:ins w:id="3677" w:author="김은수" w:date="2026-10-12T09:19:00Z" w16du:dateUtc="2026-10-12T00:19:00Z">
              <w:del w:id="3678" w:author="김은수" w:date="2026-10-12T23:57:00Z">
                <w:r>
                  <w:delText>SU-ID-CM3-046</w:delText>
                </w:r>
                <w:r>
                  <w:br/>
                  <w:delText>리모콘 명령 처리</w:delText>
                </w:r>
              </w:del>
            </w:ins>
          </w:p>
          <w:p w14:paraId="78E957D4" w14:textId="2BA4848C"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79" w:author="김은수" w:date="2026-10-12T09:19:00Z" w16du:dateUtc="2026-10-12T00:19:00Z"/>
                <w:del w:id="3680" w:author="김은수" w:date="2026-10-13T10:30:00Z" w16du:dateUtc="2026-10-13T01:30:00Z"/>
              </w:rPr>
              <w:pPrChange w:id="3681"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682" w:author="김은수" w:date="2026-10-12T09:19:00Z" w16du:dateUtc="2026-10-12T00:19:00Z">
              <w:del w:id="3683"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3684" w:author="김은수" w:date="2026-10-12T12:28:00Z">
              <w:del w:id="3685" w:author="김은수" w:date="2026-10-12T23:57:00Z">
                <w:r>
                  <w:delText>SU-ID-QCC-002 시스템 상태 유닛</w:delText>
                </w:r>
                <w:r>
                  <w:br/>
                  <w:delText>SU-ID-QCC-004 블루투스 상태 유닛</w:delText>
                </w:r>
                <w:r>
                  <w:br/>
                  <w:delText>SU-ID-QCC-009 BLE 유닛</w:delText>
                </w:r>
                <w:r>
                  <w:br/>
                  <w:delText>SU-ID-QCC-011 BLE Data 처리 유닛</w:delText>
                </w:r>
              </w:del>
            </w:ins>
          </w:p>
          <w:p w14:paraId="2ADB6A8F"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686" w:author="김은수" w:date="2026-10-12T12:28:00Z"/>
              </w:rPr>
              <w:pPrChange w:id="3687"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3688" w:author="김은수" w:date="2026-10-12T12:28:00Z">
              <w:del w:id="3689" w:author="김은수" w:date="2026-10-12T23:57:00Z">
                <w:r>
                  <w:rPr>
                    <w:color w:val="C00000"/>
                    <w:sz w:val="24"/>
                    <w:szCs w:val="24"/>
                    <w:u w:val="single"/>
                  </w:rPr>
                  <w:delText>[QCC 자료 입력] 리모콘 AUTH 접근 권한과 GAIA 주소·명령별 데이터/응답의 실제 계약 및 실행 자료가 필요하다.</w:delText>
                </w:r>
              </w:del>
            </w:ins>
          </w:p>
        </w:tc>
      </w:tr>
      <w:tr w:rsidR="0058450E" w14:paraId="6DBFD74D" w14:textId="77777777" w:rsidTr="00D44296">
        <w:trPr>
          <w:cantSplit/>
          <w:ins w:id="369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45DC65A0" w14:textId="77777777" w:rsidR="0058450E" w:rsidRDefault="0058450E">
            <w:pPr>
              <w:pStyle w:val="TDCe"/>
              <w:widowControl w:val="0"/>
              <w:spacing w:line="264" w:lineRule="auto"/>
              <w:rPr>
                <w:ins w:id="3691" w:author="김은수" w:date="2026-10-12T09:19:00Z" w16du:dateUtc="2026-10-12T00:19:00Z"/>
              </w:rPr>
            </w:pPr>
            <w:ins w:id="3692" w:author="김은수" w:date="2026-10-12T09:19:00Z" w16du:dateUtc="2026-10-12T00:19:00Z">
              <w:r>
                <w:lastRenderedPageBreak/>
                <w:t>SW-FW-RID-45</w:t>
              </w:r>
            </w:ins>
          </w:p>
        </w:tc>
        <w:tc>
          <w:tcPr>
            <w:tcW w:w="2670" w:type="dxa"/>
            <w:vAlign w:val="top"/>
          </w:tcPr>
          <w:p w14:paraId="3333829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93" w:author="김은수" w:date="2026-10-12T09:19:00Z" w16du:dateUtc="2026-10-12T00:19:00Z"/>
                <w:del w:id="3694" w:author="김은수" w:date="2026-10-13T00:52:00Z"/>
              </w:rPr>
            </w:pPr>
            <w:ins w:id="3695" w:author="김은수" w:date="2026-10-12T09:19:00Z" w16du:dateUtc="2026-10-12T00:19:00Z">
              <w:del w:id="3696" w:author="김은수" w:date="2026-10-12T23:57:00Z">
                <w:r>
                  <w:delText>SI-ID-CM3-001</w:delText>
                </w:r>
                <w:r>
                  <w:br/>
                  <w:delText>시스템 제어 모듈</w:delText>
                </w:r>
              </w:del>
            </w:ins>
            <w:ins w:id="3697" w:author="김은수" w:date="2026-10-12T23:57:00Z">
              <w:del w:id="3698" w:author="김은수" w:date="2026-10-13T00:52:00Z">
                <w:r>
                  <w:delText>SI-ID-CM3-001</w:delText>
                </w:r>
                <w:r>
                  <w:br/>
                  <w:delText>시스템 제어 모듈SI-ID-CM3-004</w:delText>
                </w:r>
                <w:r>
                  <w:br/>
                  <w:delText>블루투스 통신 모듈</w:delText>
                </w:r>
                <w:r>
                  <w:br/>
                  <w:delText>SI-ID-QCC-001 시스템 관리 모듈</w:delText>
                </w:r>
                <w:r>
                  <w:br/>
                  <w:delText>SI-ID-QCC-002 HW 인터페이스 모듈</w:delText>
                </w:r>
                <w:r>
                  <w:br/>
                  <w:delText>SI-ID-QCC-003 블루투스 모듈</w:delText>
                </w:r>
              </w:del>
            </w:ins>
          </w:p>
          <w:p w14:paraId="5A24CD8A" w14:textId="20E927B1"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699" w:author="김은수" w:date="2026-10-13T00:52:00Z"/>
                <w:del w:id="3700" w:author="김은수" w:date="2026-10-13T10:30:00Z" w16du:dateUtc="2026-10-13T01:30:00Z"/>
              </w:rPr>
            </w:pPr>
            <w:ins w:id="3701" w:author="김은수" w:date="2026-10-13T00:52:00Z">
              <w:r>
                <w:t>SI-ID-CM3-001</w:t>
              </w:r>
              <w:r>
                <w:br/>
                <w:t>시스템 제어 모듈</w:t>
              </w:r>
              <w:r>
                <w:br/>
                <w:t>SI-ID-CM3-004</w:t>
              </w:r>
              <w:r>
                <w:br/>
                <w:t>블루투스 통신 모듈</w:t>
              </w:r>
              <w:r>
                <w:br/>
              </w:r>
              <w:r>
                <w:rPr>
                  <w:color w:val="C00000"/>
                  <w:rPrChange w:id="3702" w:author="김은수" w:date="2026-10-16T07:34:00Z">
                    <w:rPr/>
                  </w:rPrChange>
                </w:rPr>
                <w:t>SI-ID-QCC-001</w:t>
              </w:r>
              <w:r>
                <w:rPr>
                  <w:color w:val="C00000"/>
                  <w:rPrChange w:id="3703" w:author="김은수" w:date="2026-10-16T07:34:00Z">
                    <w:rPr/>
                  </w:rPrChange>
                </w:rPr>
                <w:br/>
                <w:t>시스템 관리 모듈</w:t>
              </w:r>
              <w:r>
                <w:br/>
              </w:r>
              <w:r>
                <w:rPr>
                  <w:color w:val="C00000"/>
                  <w:rPrChange w:id="3704" w:author="김은수" w:date="2026-10-16T07:34:00Z">
                    <w:rPr/>
                  </w:rPrChange>
                </w:rPr>
                <w:t>SI-ID-QCC-002</w:t>
              </w:r>
              <w:r>
                <w:rPr>
                  <w:color w:val="C00000"/>
                  <w:rPrChange w:id="3705" w:author="김은수" w:date="2026-10-16T07:34:00Z">
                    <w:rPr/>
                  </w:rPrChange>
                </w:rPr>
                <w:br/>
                <w:t>HW 인터페이스 모듈</w:t>
              </w:r>
              <w:r>
                <w:br/>
              </w:r>
              <w:r>
                <w:rPr>
                  <w:color w:val="C00000"/>
                  <w:rPrChange w:id="3706" w:author="김은수" w:date="2026-10-16T07:34:00Z">
                    <w:rPr/>
                  </w:rPrChange>
                </w:rPr>
                <w:t>SI-ID-QCC-003</w:t>
              </w:r>
              <w:r>
                <w:rPr>
                  <w:color w:val="C00000"/>
                  <w:rPrChange w:id="3707" w:author="김은수" w:date="2026-10-16T07:34:00Z">
                    <w:rPr/>
                  </w:rPrChange>
                </w:rPr>
                <w:br/>
                <w:t>블루투스 모듈</w:t>
              </w:r>
            </w:ins>
          </w:p>
          <w:p w14:paraId="50EE114E" w14:textId="4816773D"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08" w:author="김은수" w:date="2026-10-12T09:19:00Z" w16du:dateUtc="2026-10-12T00:19:00Z"/>
                <w:del w:id="3709" w:author="김은수" w:date="2026-10-13T10:30:00Z" w16du:dateUtc="2026-10-13T01:30:00Z"/>
              </w:rPr>
            </w:pPr>
            <w:ins w:id="3710" w:author="김은수" w:date="2026-10-12T09:19:00Z" w16du:dateUtc="2026-10-12T00:19:00Z">
              <w:del w:id="3711" w:author="김은수" w:date="2026-10-12T23:57:00Z">
                <w:r>
                  <w:delText>SI-ID-CM3-004</w:delText>
                </w:r>
                <w:r>
                  <w:br/>
                  <w:delText>블루투스 통신 모듈</w:delText>
                </w:r>
              </w:del>
            </w:ins>
          </w:p>
          <w:p w14:paraId="581AC5E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12" w:author="김은수" w:date="2026-10-12T09:19:00Z" w16du:dateUtc="2026-10-12T00:19:00Z"/>
              </w:rPr>
              <w:pPrChange w:id="3713"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714" w:author="김은수" w:date="2026-10-12T09:19:00Z" w16du:dateUtc="2026-10-12T00:19:00Z">
              <w:del w:id="3715"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3716" w:author="김은수" w:date="2026-10-12T12:28:00Z">
              <w:del w:id="3717" w:author="김은수" w:date="2026-10-12T23:57:00Z">
                <w:r>
                  <w:delText>SI-ID-QCC-001 시스템 관리 모듈</w:delText>
                </w:r>
                <w:r>
                  <w:br/>
                  <w:delText>SI-ID-QCC-003 블루투스 모듈</w:delText>
                </w:r>
              </w:del>
            </w:ins>
          </w:p>
        </w:tc>
        <w:tc>
          <w:tcPr>
            <w:tcW w:w="5228" w:type="dxa"/>
            <w:vAlign w:val="top"/>
          </w:tcPr>
          <w:p w14:paraId="1628518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18" w:author="김은수" w:date="2026-10-12T09:19:00Z" w16du:dateUtc="2026-10-12T00:19:00Z"/>
                <w:del w:id="3719" w:author="김은수" w:date="2026-10-13T00:52:00Z"/>
              </w:rPr>
            </w:pPr>
            <w:ins w:id="3720" w:author="김은수" w:date="2026-10-12T09:19:00Z" w16du:dateUtc="2026-10-12T00:19:00Z">
              <w:del w:id="3721" w:author="김은수" w:date="2026-10-12T23:57:00Z">
                <w:r>
                  <w:delText>SU-ID-CM3-001</w:delText>
                </w:r>
                <w:r>
                  <w:br/>
                  <w:delText>CM3 주변장치 초기화</w:delText>
                </w:r>
              </w:del>
            </w:ins>
            <w:ins w:id="3722" w:author="김은수" w:date="2026-10-12T23:57:00Z">
              <w:del w:id="3723" w:author="김은수" w:date="2026-10-13T00:05:00Z">
                <w:r>
                  <w:delText>SU-ID-CM3-001</w:delText>
                </w:r>
                <w:r>
                  <w:br/>
                  <w:delText>CM3 주변장치 초기화SU-ID-CM3-026</w:delText>
                </w:r>
                <w:r>
                  <w:br/>
                  <w:delText>SPI 응답 버퍼 관리SU-ID-CM3-045</w:delText>
                </w:r>
                <w:r>
                  <w:br/>
                  <w:delText>QCC 수신 분류와 시스템 정보 응답SU-ID-CM3-048</w:delText>
                </w:r>
                <w:r>
                  <w:br/>
                  <w:delText>매핑 연결 및 종료 상태SU-ID-CM3-049</w:delText>
                </w:r>
                <w:r>
                  <w:br/>
                  <w:delText>매핑 명령 실행</w:delText>
                </w:r>
                <w:r>
                  <w:br/>
                  <w:delText>SU-ID-QCC-001 시스템 초기화와 설정 유닛</w:delText>
                </w:r>
                <w:r>
                  <w:br/>
                  <w:delText>SU-ID-QCC-002 시스템 상태 유닛</w:delText>
                </w:r>
                <w:r>
                  <w:br/>
                  <w:delText>SU-ID-QCC-004 블루투스 상태 유닛</w:delText>
                </w:r>
                <w:r>
                  <w:br/>
                  <w:delText>SU-ID-QCC-005 PIO 포트 제어 유닛</w:delText>
                </w:r>
                <w:r>
                  <w:br/>
                  <w:delText>SU-ID-QCC-009 BLE 유닛</w:delText>
                </w:r>
                <w:r>
                  <w:br/>
                  <w:delText>SU-ID-QCC-011 BLE Data 처리 유닛</w:delText>
                </w:r>
                <w:r>
                  <w:br/>
                </w:r>
                <w:r>
                  <w:rPr>
                    <w:color w:val="C00000"/>
                    <w:sz w:val="24"/>
                    <w:szCs w:val="24"/>
                    <w:u w:val="single"/>
                  </w:rPr>
                  <w:delText>[QCC 자료 입력] 매핑 권한·키 역할, AUTH UUID 및 GAIA 주소·명령별 데이터/응답의 실제 계약과 실행 자료가 필요하다.</w:delText>
                </w:r>
              </w:del>
            </w:ins>
            <w:ins w:id="3724" w:author="김은수" w:date="2026-10-13T00:05:00Z">
              <w:del w:id="3725" w:author="김은수" w:date="2026-10-13T00:52:00Z">
                <w:r>
                  <w:delText>SU-ID-CM3-001</w:delText>
                </w:r>
                <w:r>
                  <w:br/>
                  <w:delText>CM3 주변장치 초기화SU-ID-CM3-026</w:delText>
                </w:r>
                <w:r>
                  <w:br/>
                  <w:delText>SPI 응답 버퍼 관리SU-ID-CM3-045</w:delText>
                </w:r>
                <w:r>
                  <w:br/>
                  <w:delText>QCC 수신 분류와 시스템 정보 응답SU-ID-CM3-048</w:delText>
                </w:r>
                <w:r>
                  <w:br/>
                  <w:delText>매핑 연결 및 종료 상태SU-ID-CM3-049</w:delText>
                </w:r>
                <w:r>
                  <w:br/>
                  <w:delText>매핑 명령 실행</w:delText>
                </w:r>
                <w:r>
                  <w:br/>
                  <w:delText>SU-ID-QCC-001 시스템 초기화와 설정 유닛</w:delText>
                </w:r>
                <w:r>
                  <w:br/>
                  <w:delText>SU-ID-QCC-002 시스템 상태 유닛</w:delText>
                </w:r>
                <w:r>
                  <w:br/>
                  <w:delText>SU-ID-QCC-004 블루투스 상태 유닛</w:delText>
                </w:r>
                <w:r>
                  <w:br/>
                  <w:delText>SU-ID-QCC-005 PIO 포트 제어 유닛</w:delText>
                </w:r>
                <w:r>
                  <w:br/>
                  <w:delText>SU-ID-QCC-009 BLE 유닛</w:delText>
                </w:r>
                <w:r>
                  <w:br/>
                  <w:delText>SU-ID-QCC-011 BLE Data 처리 유닛</w:delText>
                </w:r>
                <w:r>
                  <w:br/>
                </w:r>
                <w:r>
                  <w:rPr>
                    <w:color w:val="C00000"/>
                    <w:sz w:val="24"/>
                    <w:szCs w:val="24"/>
                    <w:u w:val="single"/>
                  </w:rPr>
                  <w:delText>[QCC 자료 입력] 매핑 권한/키 역할, AUTH UUID 및 GAIA 주소/명령별 데이터/응답의 실제 계약과 실행 자료가 필요하다.</w:delText>
                </w:r>
              </w:del>
            </w:ins>
          </w:p>
          <w:p w14:paraId="23CD14AB" w14:textId="298E0D6C"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26" w:author="김은수" w:date="2026-10-13T00:52:00Z"/>
                <w:del w:id="3727" w:author="김은수" w:date="2026-10-13T10:30:00Z" w16du:dateUtc="2026-10-13T01:30:00Z"/>
              </w:rPr>
            </w:pPr>
            <w:ins w:id="3728" w:author="김은수" w:date="2026-10-13T00:52:00Z">
              <w:r>
                <w:t>SU-ID-CM3-001</w:t>
              </w:r>
              <w:r>
                <w:br/>
                <w:t>CM3 주변장치 초기화</w:t>
              </w:r>
              <w:r>
                <w:br/>
                <w:t>SU-ID-CM3-026</w:t>
              </w:r>
              <w:r>
                <w:br/>
                <w:t>SPI 응답 버퍼 관리</w:t>
              </w:r>
              <w:r>
                <w:br/>
                <w:t>SU-ID-CM3-045</w:t>
              </w:r>
              <w:r>
                <w:br/>
                <w:t>QCC 수신 분류와 시스템 정보 응답</w:t>
              </w:r>
              <w:r>
                <w:br/>
                <w:t>SU-ID-CM3-048</w:t>
              </w:r>
              <w:r>
                <w:br/>
                <w:t>매핑 연결 및 종료 상태</w:t>
              </w:r>
              <w:r>
                <w:br/>
                <w:t>SU-ID-CM3-049</w:t>
              </w:r>
              <w:r>
                <w:br/>
                <w:t>매핑 명령 실행</w:t>
              </w:r>
              <w:r>
                <w:br/>
              </w:r>
              <w:r>
                <w:rPr>
                  <w:color w:val="C00000"/>
                  <w:rPrChange w:id="3729" w:author="김은수" w:date="2026-10-16T07:34:00Z">
                    <w:rPr/>
                  </w:rPrChange>
                </w:rPr>
                <w:t>SU-ID-QCC-001</w:t>
              </w:r>
              <w:r>
                <w:rPr>
                  <w:color w:val="C00000"/>
                  <w:rPrChange w:id="3730" w:author="김은수" w:date="2026-10-16T07:34:00Z">
                    <w:rPr/>
                  </w:rPrChange>
                </w:rPr>
                <w:br/>
                <w:t>시스템 초기화와 설정 유닛</w:t>
              </w:r>
              <w:r>
                <w:br/>
              </w:r>
              <w:r>
                <w:rPr>
                  <w:color w:val="C00000"/>
                  <w:rPrChange w:id="3731" w:author="김은수" w:date="2026-10-16T07:34:00Z">
                    <w:rPr/>
                  </w:rPrChange>
                </w:rPr>
                <w:t>SU-ID-QCC-002</w:t>
              </w:r>
              <w:r>
                <w:rPr>
                  <w:color w:val="C00000"/>
                  <w:rPrChange w:id="3732" w:author="김은수" w:date="2026-10-16T07:34:00Z">
                    <w:rPr/>
                  </w:rPrChange>
                </w:rPr>
                <w:br/>
                <w:t>시스템 상태 유닛</w:t>
              </w:r>
              <w:r>
                <w:br/>
              </w:r>
              <w:r>
                <w:rPr>
                  <w:color w:val="C00000"/>
                  <w:rPrChange w:id="3733" w:author="김은수" w:date="2026-10-16T07:34:00Z">
                    <w:rPr/>
                  </w:rPrChange>
                </w:rPr>
                <w:t>SU-ID-QCC-004</w:t>
              </w:r>
              <w:r>
                <w:rPr>
                  <w:color w:val="C00000"/>
                  <w:rPrChange w:id="3734" w:author="김은수" w:date="2026-10-16T07:34:00Z">
                    <w:rPr/>
                  </w:rPrChange>
                </w:rPr>
                <w:br/>
                <w:t>블루투스 상태 유닛</w:t>
              </w:r>
              <w:r>
                <w:br/>
              </w:r>
              <w:r>
                <w:rPr>
                  <w:color w:val="C00000"/>
                  <w:rPrChange w:id="3735" w:author="김은수" w:date="2026-10-16T07:34:00Z">
                    <w:rPr/>
                  </w:rPrChange>
                </w:rPr>
                <w:t>SU-ID-QCC-005</w:t>
              </w:r>
              <w:r>
                <w:rPr>
                  <w:color w:val="C00000"/>
                  <w:rPrChange w:id="3736" w:author="김은수" w:date="2026-10-16T07:34:00Z">
                    <w:rPr/>
                  </w:rPrChange>
                </w:rPr>
                <w:br/>
                <w:t>PIO 포트 제어 유닛</w:t>
              </w:r>
              <w:r>
                <w:br/>
              </w:r>
              <w:r>
                <w:rPr>
                  <w:color w:val="C00000"/>
                  <w:rPrChange w:id="3737" w:author="김은수" w:date="2026-10-16T07:34:00Z">
                    <w:rPr/>
                  </w:rPrChange>
                </w:rPr>
                <w:t>SU-ID-QCC-009</w:t>
              </w:r>
              <w:r>
                <w:rPr>
                  <w:color w:val="C00000"/>
                  <w:rPrChange w:id="3738" w:author="김은수" w:date="2026-10-16T07:34:00Z">
                    <w:rPr/>
                  </w:rPrChange>
                </w:rPr>
                <w:br/>
                <w:t>BLE 유닛</w:t>
              </w:r>
              <w:r>
                <w:br/>
              </w:r>
              <w:r>
                <w:rPr>
                  <w:color w:val="C00000"/>
                  <w:rPrChange w:id="3739" w:author="김은수" w:date="2026-10-16T07:34:00Z">
                    <w:rPr/>
                  </w:rPrChange>
                </w:rPr>
                <w:t>SU-ID-QCC-011</w:t>
              </w:r>
              <w:r>
                <w:rPr>
                  <w:color w:val="C00000"/>
                  <w:rPrChange w:id="3740" w:author="김은수" w:date="2026-10-16T07:34:00Z">
                    <w:rPr/>
                  </w:rPrChange>
                </w:rPr>
                <w:br/>
                <w:t>BLE Data 처리 유닛</w:t>
              </w:r>
            </w:ins>
          </w:p>
          <w:p w14:paraId="0D9EAF6D" w14:textId="201982D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41" w:author="김은수" w:date="2026-10-12T09:19:00Z" w16du:dateUtc="2026-10-12T00:19:00Z"/>
                <w:del w:id="3742" w:author="김은수" w:date="2026-10-13T10:30:00Z" w16du:dateUtc="2026-10-13T01:30:00Z"/>
              </w:rPr>
            </w:pPr>
            <w:ins w:id="3743" w:author="김은수" w:date="2026-10-12T09:19:00Z" w16du:dateUtc="2026-10-12T00:19:00Z">
              <w:del w:id="3744" w:author="김은수" w:date="2026-10-12T23:57:00Z">
                <w:r>
                  <w:delText>SU-ID-CM3-026</w:delText>
                </w:r>
                <w:r>
                  <w:br/>
                  <w:delText>SPI 응답 버퍼 관리</w:delText>
                </w:r>
              </w:del>
            </w:ins>
          </w:p>
          <w:p w14:paraId="1BBCB121" w14:textId="5AD1077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45" w:author="김은수" w:date="2026-10-12T09:19:00Z" w16du:dateUtc="2026-10-12T00:19:00Z"/>
                <w:del w:id="3746" w:author="김은수" w:date="2026-10-13T10:30:00Z" w16du:dateUtc="2026-10-13T01:30:00Z"/>
              </w:rPr>
            </w:pPr>
            <w:ins w:id="3747" w:author="김은수" w:date="2026-10-12T09:19:00Z" w16du:dateUtc="2026-10-12T00:19:00Z">
              <w:del w:id="3748" w:author="김은수" w:date="2026-10-12T23:57:00Z">
                <w:r>
                  <w:delText>SU-ID-CM3-045</w:delText>
                </w:r>
                <w:r>
                  <w:br/>
                  <w:delText>QCC 수신 분류와 시스템 정보 응답</w:delText>
                </w:r>
              </w:del>
            </w:ins>
          </w:p>
          <w:p w14:paraId="30E4123C" w14:textId="6C5A2F2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49" w:author="김은수" w:date="2026-10-12T09:19:00Z" w16du:dateUtc="2026-10-12T00:19:00Z"/>
                <w:del w:id="3750" w:author="김은수" w:date="2026-10-13T10:30:00Z" w16du:dateUtc="2026-10-13T01:30:00Z"/>
              </w:rPr>
            </w:pPr>
            <w:ins w:id="3751" w:author="김은수" w:date="2026-10-12T09:19:00Z" w16du:dateUtc="2026-10-12T00:19:00Z">
              <w:del w:id="3752" w:author="김은수" w:date="2026-10-12T23:57:00Z">
                <w:r>
                  <w:delText>SU-ID-CM3-048</w:delText>
                </w:r>
                <w:r>
                  <w:br/>
                  <w:delText>매핑 연결 및 종료 상태</w:delText>
                </w:r>
              </w:del>
            </w:ins>
          </w:p>
          <w:p w14:paraId="389C5A12" w14:textId="26F6FD25"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53" w:author="김은수" w:date="2026-10-12T09:19:00Z" w16du:dateUtc="2026-10-12T00:19:00Z"/>
                <w:del w:id="3754" w:author="김은수" w:date="2026-10-13T10:30:00Z" w16du:dateUtc="2026-10-13T01:30:00Z"/>
              </w:rPr>
            </w:pPr>
            <w:ins w:id="3755" w:author="김은수" w:date="2026-10-12T09:19:00Z" w16du:dateUtc="2026-10-12T00:19:00Z">
              <w:del w:id="3756" w:author="김은수" w:date="2026-10-12T23:57:00Z">
                <w:r>
                  <w:delText>SU-ID-CM3-049</w:delText>
                </w:r>
                <w:r>
                  <w:br/>
                  <w:delText>매핑 명령 실행</w:delText>
                </w:r>
              </w:del>
            </w:ins>
          </w:p>
          <w:p w14:paraId="613828F2" w14:textId="50FA21FE"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57" w:author="김은수" w:date="2026-10-12T09:19:00Z" w16du:dateUtc="2026-10-12T00:19:00Z"/>
                <w:del w:id="3758" w:author="김은수" w:date="2026-10-13T10:30:00Z" w16du:dateUtc="2026-10-13T01:30:00Z"/>
              </w:rPr>
              <w:pPrChange w:id="3759"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760" w:author="김은수" w:date="2026-10-12T09:19:00Z" w16du:dateUtc="2026-10-12T00:19:00Z">
              <w:del w:id="3761"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3762" w:author="김은수" w:date="2026-10-12T12:28:00Z">
              <w:del w:id="3763" w:author="김은수" w:date="2026-10-12T23:57:00Z">
                <w:r>
                  <w:delText>SU-ID-QCC-002 시스템 상태 유닛</w:delText>
                </w:r>
                <w:r>
                  <w:br/>
                  <w:delText>SU-ID-QCC-004 블루투스 상태 유닛</w:delText>
                </w:r>
                <w:r>
                  <w:br/>
                  <w:delText>SU-ID-QCC-009 BLE 유닛</w:delText>
                </w:r>
                <w:r>
                  <w:br/>
                  <w:delText>SU-ID-QCC-011 BLE Data 처리 유닛</w:delText>
                </w:r>
              </w:del>
            </w:ins>
          </w:p>
          <w:p w14:paraId="4287C5E6"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764" w:author="김은수" w:date="2026-10-12T12:28:00Z"/>
              </w:rPr>
              <w:pPrChange w:id="3765"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3766" w:author="김은수" w:date="2026-10-12T12:28:00Z">
              <w:del w:id="3767" w:author="김은수" w:date="2026-10-12T23:57:00Z">
                <w:r>
                  <w:rPr>
                    <w:color w:val="C00000"/>
                    <w:sz w:val="24"/>
                    <w:szCs w:val="24"/>
                    <w:u w:val="single"/>
                  </w:rPr>
                  <w:delText>[QCC 자료 입력] 매핑 권한·키 역할, AUTH UUID 및 GAIA 주소·명령별 데이터/응답의 실제 계약과 실행 자료가 필요하다.</w:delText>
                </w:r>
              </w:del>
            </w:ins>
          </w:p>
        </w:tc>
      </w:tr>
      <w:tr w:rsidR="0058450E" w14:paraId="37BA5F68" w14:textId="77777777" w:rsidTr="00D44296">
        <w:trPr>
          <w:cantSplit/>
          <w:ins w:id="3768"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73B3A180" w14:textId="77777777" w:rsidR="0058450E" w:rsidRDefault="0058450E">
            <w:pPr>
              <w:pStyle w:val="TDCe"/>
              <w:widowControl w:val="0"/>
              <w:spacing w:line="264" w:lineRule="auto"/>
              <w:rPr>
                <w:ins w:id="3769" w:author="김은수" w:date="2026-10-12T09:19:00Z" w16du:dateUtc="2026-10-12T00:19:00Z"/>
              </w:rPr>
            </w:pPr>
            <w:ins w:id="3770" w:author="김은수" w:date="2026-10-12T09:19:00Z" w16du:dateUtc="2026-10-12T00:19:00Z">
              <w:r>
                <w:lastRenderedPageBreak/>
                <w:t>SW-FW-RID-46</w:t>
              </w:r>
            </w:ins>
          </w:p>
        </w:tc>
        <w:tc>
          <w:tcPr>
            <w:tcW w:w="2670" w:type="dxa"/>
            <w:vAlign w:val="top"/>
          </w:tcPr>
          <w:p w14:paraId="4D47A78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71" w:author="김은수" w:date="2026-10-12T09:19:00Z" w16du:dateUtc="2026-10-12T00:19:00Z"/>
                <w:del w:id="3772" w:author="김은수" w:date="2026-10-13T00:52:00Z"/>
              </w:rPr>
            </w:pPr>
            <w:ins w:id="3773" w:author="김은수" w:date="2026-10-12T09:19:00Z" w16du:dateUtc="2026-10-12T00:19:00Z">
              <w:del w:id="3774" w:author="김은수" w:date="2026-10-12T23:57:00Z">
                <w:r>
                  <w:delText>SI-ID-CM3-001</w:delText>
                </w:r>
                <w:r>
                  <w:br/>
                  <w:delText>시스템 제어 모듈</w:delText>
                </w:r>
              </w:del>
            </w:ins>
            <w:ins w:id="3775" w:author="김은수" w:date="2026-10-12T23:57:00Z">
              <w:del w:id="3776" w:author="김은수" w:date="2026-10-13T00:52:00Z">
                <w:r>
                  <w:delText>SI-ID-CM3-001</w:delText>
                </w:r>
                <w:r>
                  <w:br/>
                  <w:delText>시스템 제어 모듈SI-ID-CM3-003</w:delText>
                </w:r>
                <w:r>
                  <w:br/>
                  <w:delText>내부 자극 장치 실행 모듈SI-ID-CFX-003</w:delText>
                </w:r>
                <w:r>
                  <w:br/>
                  <w:delText>내부 자극 장치 실행 모듈</w:delText>
                </w:r>
                <w:r>
                  <w:br/>
                  <w:delText>SI-ID-QCC-001 시스템 관리 모듈</w:delText>
                </w:r>
                <w:r>
                  <w:br/>
                  <w:delText>SI-ID-QCC-002 HW 인터페이스 모듈</w:delText>
                </w:r>
              </w:del>
            </w:ins>
          </w:p>
          <w:p w14:paraId="50F1F161" w14:textId="5DAD0087"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77" w:author="김은수" w:date="2026-10-13T00:52:00Z"/>
                <w:del w:id="3778" w:author="김은수" w:date="2026-10-13T10:30:00Z" w16du:dateUtc="2026-10-13T01:30:00Z"/>
              </w:rPr>
            </w:pPr>
            <w:ins w:id="3779" w:author="김은수" w:date="2026-10-13T00:52:00Z">
              <w:r>
                <w:t>SI-ID-CM3-001</w:t>
              </w:r>
              <w:r>
                <w:br/>
                <w:t>시스템 제어 모듈</w:t>
              </w:r>
              <w:r>
                <w:br/>
                <w:t>SI-ID-CM3-003</w:t>
              </w:r>
              <w:r>
                <w:br/>
                <w:t>내부 자극 장치 실행 모듈</w:t>
              </w:r>
              <w:r>
                <w:br/>
                <w:t>SI-ID-CFX-003</w:t>
              </w:r>
              <w:r>
                <w:br/>
                <w:t>내부 자극 장치 실행 모듈</w:t>
              </w:r>
              <w:r>
                <w:br/>
              </w:r>
              <w:r>
                <w:rPr>
                  <w:color w:val="C00000"/>
                  <w:rPrChange w:id="3780" w:author="김은수" w:date="2026-10-16T07:34:00Z">
                    <w:rPr/>
                  </w:rPrChange>
                </w:rPr>
                <w:t>SI-ID-QCC-001</w:t>
              </w:r>
              <w:r>
                <w:rPr>
                  <w:color w:val="C00000"/>
                  <w:rPrChange w:id="3781" w:author="김은수" w:date="2026-10-16T07:34:00Z">
                    <w:rPr/>
                  </w:rPrChange>
                </w:rPr>
                <w:br/>
                <w:t>시스템 관리 모듈</w:t>
              </w:r>
              <w:r>
                <w:br/>
              </w:r>
              <w:r>
                <w:rPr>
                  <w:color w:val="C00000"/>
                  <w:rPrChange w:id="3782" w:author="김은수" w:date="2026-10-16T07:34:00Z">
                    <w:rPr/>
                  </w:rPrChange>
                </w:rPr>
                <w:t>SI-ID-QCC-002</w:t>
              </w:r>
              <w:r>
                <w:rPr>
                  <w:color w:val="C00000"/>
                  <w:rPrChange w:id="3783" w:author="김은수" w:date="2026-10-16T07:34:00Z">
                    <w:rPr/>
                  </w:rPrChange>
                </w:rPr>
                <w:br/>
                <w:t>HW 인터페이스 모듈</w:t>
              </w:r>
            </w:ins>
          </w:p>
          <w:p w14:paraId="6CC5F731" w14:textId="17E23F8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84" w:author="김은수" w:date="2026-10-12T09:19:00Z" w16du:dateUtc="2026-10-12T00:19:00Z"/>
                <w:del w:id="3785" w:author="김은수" w:date="2026-10-13T10:30:00Z" w16du:dateUtc="2026-10-13T01:30:00Z"/>
              </w:rPr>
            </w:pPr>
            <w:ins w:id="3786" w:author="김은수" w:date="2026-10-12T09:19:00Z" w16du:dateUtc="2026-10-12T00:19:00Z">
              <w:del w:id="3787" w:author="김은수" w:date="2026-10-12T23:57:00Z">
                <w:r>
                  <w:delText>SI-ID-CM3-003</w:delText>
                </w:r>
                <w:r>
                  <w:br/>
                  <w:delText>내부 자극 장치 실행 모듈</w:delText>
                </w:r>
              </w:del>
            </w:ins>
          </w:p>
          <w:p w14:paraId="01A914A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88" w:author="김은수" w:date="2026-10-12T09:19:00Z" w16du:dateUtc="2026-10-12T00:19:00Z"/>
              </w:rPr>
              <w:pPrChange w:id="3789"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3790" w:author="김은수" w:date="2026-10-12T09:19:00Z" w16du:dateUtc="2026-10-12T00:19:00Z">
              <w:del w:id="3791" w:author="김은수" w:date="2026-10-12T23:57:00Z">
                <w:r>
                  <w:delText>SI-ID-CFX-003</w:delText>
                </w:r>
                <w:r>
                  <w:br/>
                  <w:delText>내부 자극 장치 실행 모듈</w:delText>
                </w:r>
              </w:del>
            </w:ins>
          </w:p>
        </w:tc>
        <w:tc>
          <w:tcPr>
            <w:tcW w:w="5228" w:type="dxa"/>
            <w:vAlign w:val="top"/>
          </w:tcPr>
          <w:p w14:paraId="4E8A1C4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92" w:author="김은수" w:date="2026-10-12T09:19:00Z" w16du:dateUtc="2026-10-12T00:19:00Z"/>
                <w:del w:id="3793" w:author="김은수" w:date="2026-10-13T00:52:00Z"/>
              </w:rPr>
            </w:pPr>
            <w:ins w:id="3794" w:author="김은수" w:date="2026-10-12T09:19:00Z" w16du:dateUtc="2026-10-12T00:19:00Z">
              <w:del w:id="3795" w:author="김은수" w:date="2026-10-12T23:57:00Z">
                <w:r>
                  <w:delText>SU-ID-CM3-021</w:delText>
                </w:r>
                <w:r>
                  <w:br/>
                  <w:delText>내부기 식별 및 사용자 정보 조회</w:delText>
                </w:r>
              </w:del>
            </w:ins>
            <w:ins w:id="3796" w:author="김은수" w:date="2026-10-12T23:57:00Z">
              <w:del w:id="3797" w:author="김은수" w:date="2026-10-13T00:52:00Z">
                <w:r>
                  <w:delText>SU-ID-CM3-021</w:delText>
                </w:r>
                <w:r>
                  <w:br/>
                  <w:delText>내부기 식별 및 사용자 정보 조회SU-ID-CM3-031</w:delText>
                </w:r>
                <w:r>
                  <w:br/>
                  <w:delText>내부기 및 송신 전원 초기화SU-ID-CM3-032</w:delText>
                </w:r>
                <w:r>
                  <w:br/>
                  <w:delText>실시간 자극 중 연결 확인SU-ID-CM3-033</w:delText>
                </w:r>
                <w:r>
                  <w:br/>
                  <w:delText>매핑 중 연결 확인SU-ID-CFX-042</w:delText>
                </w:r>
                <w:r>
                  <w:br/>
                  <w:delText>내부기 연결 검사와 역방향 통신</w:delText>
                </w:r>
                <w:r>
                  <w:br/>
                  <w:delText>SU-ID-QCC-002 시스템 상태 유닛</w:delText>
                </w:r>
                <w:r>
                  <w:br/>
                  <w:delText>SU-ID-QCC-004 블루투스 상태 유닛</w:delText>
                </w:r>
                <w:r>
                  <w:br/>
                  <w:delText>SU-ID-QCC-005 PIO 포트 제어 유닛</w:delText>
                </w:r>
              </w:del>
            </w:ins>
          </w:p>
          <w:p w14:paraId="236B2F21" w14:textId="4036F859"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798" w:author="김은수" w:date="2026-10-13T00:52:00Z"/>
                <w:del w:id="3799" w:author="김은수" w:date="2026-10-13T10:30:00Z" w16du:dateUtc="2026-10-13T01:30:00Z"/>
              </w:rPr>
            </w:pPr>
            <w:ins w:id="3800" w:author="김은수" w:date="2026-10-13T00:52:00Z">
              <w:r>
                <w:t>SU-ID-CM3-021</w:t>
              </w:r>
              <w:r>
                <w:br/>
                <w:t>내부기 식별 및 사용자 정보 조회</w:t>
              </w:r>
              <w:r>
                <w:br/>
                <w:t>SU-ID-CM3-031</w:t>
              </w:r>
              <w:r>
                <w:br/>
                <w:t>내부기 및 송신 전원 초기화</w:t>
              </w:r>
              <w:r>
                <w:br/>
                <w:t>SU-ID-CM3-032</w:t>
              </w:r>
              <w:r>
                <w:br/>
                <w:t>실시간 자극 중 연결 확인</w:t>
              </w:r>
              <w:r>
                <w:br/>
                <w:t>SU-ID-CM3-033</w:t>
              </w:r>
              <w:r>
                <w:br/>
                <w:t>매핑 중 연결 확인</w:t>
              </w:r>
              <w:r>
                <w:br/>
                <w:t>SU-ID-CFX-042</w:t>
              </w:r>
              <w:r>
                <w:br/>
                <w:t>내부기 연결 검사와 역방향 통신</w:t>
              </w:r>
              <w:r>
                <w:br/>
              </w:r>
              <w:r>
                <w:rPr>
                  <w:color w:val="C00000"/>
                  <w:rPrChange w:id="3801" w:author="김은수" w:date="2026-10-16T07:34:00Z">
                    <w:rPr/>
                  </w:rPrChange>
                </w:rPr>
                <w:t>SU-ID-QCC-002</w:t>
              </w:r>
              <w:r>
                <w:rPr>
                  <w:color w:val="C00000"/>
                  <w:rPrChange w:id="3802" w:author="김은수" w:date="2026-10-16T07:34:00Z">
                    <w:rPr/>
                  </w:rPrChange>
                </w:rPr>
                <w:br/>
                <w:t>시스템 상태 유닛</w:t>
              </w:r>
              <w:r>
                <w:br/>
              </w:r>
              <w:r>
                <w:rPr>
                  <w:color w:val="C00000"/>
                  <w:rPrChange w:id="3803" w:author="김은수" w:date="2026-10-16T07:34:00Z">
                    <w:rPr/>
                  </w:rPrChange>
                </w:rPr>
                <w:t>SU-ID-QCC-004</w:t>
              </w:r>
              <w:r>
                <w:rPr>
                  <w:color w:val="C00000"/>
                  <w:rPrChange w:id="3804" w:author="김은수" w:date="2026-10-16T07:34:00Z">
                    <w:rPr/>
                  </w:rPrChange>
                </w:rPr>
                <w:br/>
                <w:t>블루투스 상태 유닛</w:t>
              </w:r>
              <w:r>
                <w:br/>
              </w:r>
              <w:r>
                <w:rPr>
                  <w:color w:val="C00000"/>
                  <w:rPrChange w:id="3805" w:author="김은수" w:date="2026-10-16T07:34:00Z">
                    <w:rPr/>
                  </w:rPrChange>
                </w:rPr>
                <w:t>SU-ID-QCC-005</w:t>
              </w:r>
              <w:r>
                <w:rPr>
                  <w:color w:val="C00000"/>
                  <w:rPrChange w:id="3806" w:author="김은수" w:date="2026-10-16T07:34:00Z">
                    <w:rPr/>
                  </w:rPrChange>
                </w:rPr>
                <w:br/>
                <w:t>PIO 포트 제어 유닛</w:t>
              </w:r>
            </w:ins>
          </w:p>
          <w:p w14:paraId="61FBBC6F" w14:textId="10EBC6D1"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807" w:author="김은수" w:date="2026-10-12T09:19:00Z" w16du:dateUtc="2026-10-12T00:19:00Z"/>
                <w:del w:id="3808" w:author="김은수" w:date="2026-10-13T10:30:00Z" w16du:dateUtc="2026-10-13T01:30:00Z"/>
              </w:rPr>
            </w:pPr>
            <w:ins w:id="3809" w:author="김은수" w:date="2026-10-12T09:19:00Z" w16du:dateUtc="2026-10-12T00:19:00Z">
              <w:del w:id="3810" w:author="김은수" w:date="2026-10-12T23:57:00Z">
                <w:r>
                  <w:delText>SU-ID-CM3-031</w:delText>
                </w:r>
                <w:r>
                  <w:br/>
                  <w:delText>내부기 및 송신 전원 초기화</w:delText>
                </w:r>
              </w:del>
            </w:ins>
          </w:p>
          <w:p w14:paraId="1178D80D" w14:textId="4C7072AA"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811" w:author="김은수" w:date="2026-10-12T09:19:00Z" w16du:dateUtc="2026-10-12T00:19:00Z"/>
                <w:del w:id="3812" w:author="김은수" w:date="2026-10-13T10:30:00Z" w16du:dateUtc="2026-10-13T01:30:00Z"/>
              </w:rPr>
            </w:pPr>
            <w:ins w:id="3813" w:author="김은수" w:date="2026-10-12T09:19:00Z" w16du:dateUtc="2026-10-12T00:19:00Z">
              <w:del w:id="3814" w:author="김은수" w:date="2026-10-12T23:57:00Z">
                <w:r>
                  <w:delText>SU-ID-CM3-032</w:delText>
                </w:r>
                <w:r>
                  <w:br/>
                  <w:delText>실시간 자극 중 연결 확인</w:delText>
                </w:r>
              </w:del>
            </w:ins>
          </w:p>
          <w:p w14:paraId="64052983" w14:textId="57B4C18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815" w:author="김은수" w:date="2026-10-12T09:19:00Z" w16du:dateUtc="2026-10-12T00:19:00Z"/>
                <w:del w:id="3816" w:author="김은수" w:date="2026-10-13T10:30:00Z" w16du:dateUtc="2026-10-13T01:30:00Z"/>
              </w:rPr>
            </w:pPr>
            <w:ins w:id="3817" w:author="김은수" w:date="2026-10-12T09:19:00Z" w16du:dateUtc="2026-10-12T00:19:00Z">
              <w:del w:id="3818" w:author="김은수" w:date="2026-10-12T23:57:00Z">
                <w:r>
                  <w:delText>SU-ID-CM3-033</w:delText>
                </w:r>
                <w:r>
                  <w:br/>
                  <w:delText>매핑 중 연결 확인</w:delText>
                </w:r>
              </w:del>
            </w:ins>
          </w:p>
          <w:p w14:paraId="351668A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819" w:author="김은수" w:date="2026-10-12T09:19:00Z" w16du:dateUtc="2026-10-12T00:19:00Z"/>
              </w:rPr>
            </w:pPr>
            <w:ins w:id="3820" w:author="김은수" w:date="2026-10-12T09:19:00Z" w16du:dateUtc="2026-10-12T00:19:00Z">
              <w:del w:id="3821" w:author="김은수" w:date="2026-10-12T23:57:00Z">
                <w:r>
                  <w:delText>SU-ID-CFX-042</w:delText>
                </w:r>
                <w:r>
                  <w:br/>
                  <w:delText>내부기 연결 검사와 역방향 통신</w:delText>
                </w:r>
              </w:del>
            </w:ins>
          </w:p>
        </w:tc>
      </w:tr>
      <w:tr w:rsidR="0058450E" w14:paraId="02A2F75F" w14:textId="77777777" w:rsidTr="00D44296">
        <w:trPr>
          <w:cantSplit/>
          <w:ins w:id="382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3EAF938" w14:textId="77777777" w:rsidR="0058450E" w:rsidRDefault="0058450E">
            <w:pPr>
              <w:pStyle w:val="TDCe"/>
              <w:widowControl w:val="0"/>
              <w:spacing w:line="264" w:lineRule="auto"/>
              <w:rPr>
                <w:ins w:id="3823" w:author="김은수" w:date="2026-10-12T09:19:00Z" w16du:dateUtc="2026-10-12T00:19:00Z"/>
              </w:rPr>
            </w:pPr>
            <w:ins w:id="3824" w:author="김은수" w:date="2026-10-12T09:19:00Z" w16du:dateUtc="2026-10-12T00:19:00Z">
              <w:r>
                <w:t>SW-FW-RID-47</w:t>
              </w:r>
            </w:ins>
          </w:p>
        </w:tc>
        <w:tc>
          <w:tcPr>
            <w:tcW w:w="2670" w:type="dxa"/>
            <w:vAlign w:val="top"/>
          </w:tcPr>
          <w:p w14:paraId="6867840D"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825" w:author="김은수" w:date="2026-10-12T09:19:00Z" w16du:dateUtc="2026-10-12T00:19:00Z"/>
                <w:del w:id="3826" w:author="김은수" w:date="2026-10-13T00:52:00Z"/>
              </w:rPr>
            </w:pPr>
            <w:ins w:id="3827" w:author="김은수" w:date="2026-10-12T09:19:00Z" w16du:dateUtc="2026-10-12T00:19:00Z">
              <w:del w:id="3828"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3829" w:author="김은수" w:date="2026-10-12T12:28:00Z">
              <w:del w:id="3830" w:author="김은수" w:date="2026-10-12T23:57:00Z">
                <w:r>
                  <w:delText>SI-ID-QCC-003 블루투스 모듈</w:delText>
                </w:r>
                <w:r>
                  <w:br/>
                  <w:delText>SI-ID-QCC-004 보안 모듈</w:delText>
                </w:r>
              </w:del>
            </w:ins>
            <w:ins w:id="3831" w:author="김은수" w:date="2026-10-12T23:57:00Z">
              <w:del w:id="3832" w:author="김은수" w:date="2026-10-13T00:52:00Z">
                <w:r>
                  <w:delText>SI-ID-QCC-003 블루투스 모듈</w:delText>
                </w:r>
                <w:r>
                  <w:br/>
                  <w:delText>SI-ID-QCC-004 보안 모듈</w:delText>
                </w:r>
              </w:del>
            </w:ins>
          </w:p>
          <w:p w14:paraId="6641D517"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833" w:author="김은수" w:date="2026-10-13T00:52:00Z"/>
              </w:rPr>
            </w:pPr>
            <w:ins w:id="3834" w:author="김은수" w:date="2026-10-13T00:52:00Z">
              <w:r>
                <w:rPr>
                  <w:color w:val="C00000"/>
                  <w:rPrChange w:id="3835" w:author="김은수" w:date="2026-10-16T07:34:00Z">
                    <w:rPr/>
                  </w:rPrChange>
                </w:rPr>
                <w:t>SI-ID-QCC-003</w:t>
              </w:r>
              <w:r>
                <w:rPr>
                  <w:color w:val="C00000"/>
                  <w:rPrChange w:id="3836" w:author="김은수" w:date="2026-10-16T07:34:00Z">
                    <w:rPr/>
                  </w:rPrChange>
                </w:rPr>
                <w:br/>
                <w:t>블루투스 모듈</w:t>
              </w:r>
              <w:r>
                <w:br/>
              </w:r>
              <w:r>
                <w:rPr>
                  <w:color w:val="C00000"/>
                  <w:rPrChange w:id="3837" w:author="김은수" w:date="2026-10-16T07:34:00Z">
                    <w:rPr/>
                  </w:rPrChange>
                </w:rPr>
                <w:t>SI-ID-QCC-004</w:t>
              </w:r>
              <w:r>
                <w:rPr>
                  <w:color w:val="C00000"/>
                  <w:rPrChange w:id="3838" w:author="김은수" w:date="2026-10-16T07:34:00Z">
                    <w:rPr/>
                  </w:rPrChange>
                </w:rPr>
                <w:br/>
                <w:t>보안 모듈</w:t>
              </w:r>
            </w:ins>
          </w:p>
        </w:tc>
        <w:tc>
          <w:tcPr>
            <w:tcW w:w="5228" w:type="dxa"/>
            <w:vAlign w:val="top"/>
          </w:tcPr>
          <w:p w14:paraId="0698C28E"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839" w:author="김은수" w:date="2026-10-12T09:19:00Z" w16du:dateUtc="2026-10-12T00:19:00Z"/>
                <w:del w:id="3840" w:author="김은수" w:date="2026-10-13T00:52:00Z"/>
              </w:rPr>
            </w:pPr>
            <w:ins w:id="3841" w:author="김은수" w:date="2026-10-12T09:19:00Z" w16du:dateUtc="2026-10-12T00:19:00Z">
              <w:del w:id="3842"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3843" w:author="김은수" w:date="2026-10-12T12:28:00Z">
              <w:del w:id="3844" w:author="김은수" w:date="2026-10-12T23:57:00Z">
                <w:r>
                  <w:delText>SU-ID-QCC-009 BLE 유닛</w:delText>
                </w:r>
                <w:r>
                  <w:br/>
                  <w:delText>SU-ID-QCC-012 보안 처리 유닛</w:delText>
                </w:r>
              </w:del>
            </w:ins>
            <w:ins w:id="3845" w:author="김은수" w:date="2026-10-12T23:57:00Z">
              <w:del w:id="3846" w:author="김은수" w:date="2026-10-13T00:05:00Z">
                <w:r>
                  <w:delText>SU-ID-QCC-009 BLE 유닛</w:delText>
                </w:r>
                <w:r>
                  <w:br/>
                  <w:delText>SU-ID-QCC-012 보안 처리 유닛</w:delText>
                </w:r>
                <w:r>
                  <w:br/>
                </w:r>
                <w:r>
                  <w:rPr>
                    <w:color w:val="7030A0"/>
                    <w:sz w:val="24"/>
                    <w:szCs w:val="24"/>
                    <w:u w:val="single"/>
                  </w:rPr>
                  <w:delText>[QCC/E8300 자료 입력] 기존 무제어명령 조건과 BLE 무송수신180초 조건의 범위·타이머 리셋 및 허용오차/경계 처리를 함께 확인해야 한다.</w:delText>
                </w:r>
              </w:del>
            </w:ins>
            <w:ins w:id="3847" w:author="김은수" w:date="2026-10-13T00:05:00Z">
              <w:del w:id="3848" w:author="김은수" w:date="2026-10-13T00:52:00Z">
                <w:r>
                  <w:delText>SU-ID-QCC-009 BLE 유닛</w:delText>
                </w:r>
                <w:r>
                  <w:br/>
                  <w:delText>SU-ID-QCC-012 보안 처리 유닛</w:delText>
                </w:r>
                <w:r>
                  <w:br/>
                </w:r>
                <w:r>
                  <w:rPr>
                    <w:color w:val="7030A0"/>
                    <w:sz w:val="24"/>
                    <w:szCs w:val="24"/>
                    <w:u w:val="single"/>
                  </w:rPr>
                  <w:delText>[QCC/E8300 자료 입력] 기존 무제어명령 조건과 BLE 무송수신180초 조건의 범위/타이머 리셋 및 허용오차/경계 처리를 함께 확인해야 한다.</w:delText>
                </w:r>
              </w:del>
            </w:ins>
          </w:p>
          <w:p w14:paraId="2D6C63FB" w14:textId="4F6D8290" w:rsidR="006367F9" w:rsidDel="006D13ED"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849" w:author="김은수" w:date="2026-10-13T00:52:00Z"/>
                <w:del w:id="3850" w:author="김은수" w:date="2026-10-13T10:30:00Z" w16du:dateUtc="2026-10-13T01:30:00Z"/>
              </w:rPr>
            </w:pPr>
            <w:ins w:id="3851" w:author="김은수" w:date="2026-10-13T00:52:00Z">
              <w:r>
                <w:rPr>
                  <w:color w:val="C00000"/>
                  <w:rPrChange w:id="3852" w:author="김은수" w:date="2026-10-16T07:34:00Z">
                    <w:rPr/>
                  </w:rPrChange>
                </w:rPr>
                <w:t>SU-ID-QCC-009</w:t>
              </w:r>
              <w:r>
                <w:rPr>
                  <w:color w:val="C00000"/>
                  <w:rPrChange w:id="3853" w:author="김은수" w:date="2026-10-16T07:34:00Z">
                    <w:rPr/>
                  </w:rPrChange>
                </w:rPr>
                <w:br/>
                <w:t>BLE 유닛</w:t>
              </w:r>
              <w:r>
                <w:br/>
              </w:r>
              <w:r>
                <w:rPr>
                  <w:color w:val="C00000"/>
                  <w:rPrChange w:id="3854" w:author="김은수" w:date="2026-10-16T07:34:00Z">
                    <w:rPr/>
                  </w:rPrChange>
                </w:rPr>
                <w:t>SU-ID-QCC-012</w:t>
              </w:r>
              <w:r>
                <w:rPr>
                  <w:color w:val="C00000"/>
                  <w:rPrChange w:id="3855" w:author="김은수" w:date="2026-10-16T07:34:00Z">
                    <w:rPr/>
                  </w:rPrChange>
                </w:rPr>
                <w:br/>
                <w:t>보안 처리 유닛</w:t>
              </w:r>
            </w:ins>
          </w:p>
          <w:p w14:paraId="324455F9"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856" w:author="김은수" w:date="2026-10-12T12:28:00Z"/>
              </w:rPr>
              <w:pPrChange w:id="3857"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3858" w:author="김은수" w:date="2026-10-12T12:28:00Z">
              <w:del w:id="3859" w:author="김은수" w:date="2026-10-12T23:57:00Z">
                <w:r>
                  <w:rPr>
                    <w:color w:val="7030A0"/>
                    <w:sz w:val="24"/>
                    <w:szCs w:val="24"/>
                    <w:u w:val="single"/>
                  </w:rPr>
                  <w:delText>[QCC/E8300 자료 입력] 기존 무제어명령 조건과 BLE 무송수신180초 조건의 범위·타이머 리셋 및 허용오차/경계 처리를 함께 확인해야 한다.</w:delText>
                </w:r>
              </w:del>
            </w:ins>
          </w:p>
        </w:tc>
      </w:tr>
      <w:tr w:rsidR="0058450E" w14:paraId="28652761" w14:textId="77777777" w:rsidTr="00D44296">
        <w:trPr>
          <w:cantSplit/>
          <w:ins w:id="386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40F896AF" w14:textId="77777777" w:rsidR="0058450E" w:rsidRDefault="0058450E">
            <w:pPr>
              <w:pStyle w:val="TDCe"/>
              <w:widowControl w:val="0"/>
              <w:spacing w:line="264" w:lineRule="auto"/>
              <w:rPr>
                <w:ins w:id="3861" w:author="김은수" w:date="2026-10-12T09:19:00Z" w16du:dateUtc="2026-10-12T00:19:00Z"/>
              </w:rPr>
            </w:pPr>
            <w:ins w:id="3862" w:author="김은수" w:date="2026-10-12T09:19:00Z" w16du:dateUtc="2026-10-12T00:19:00Z">
              <w:r>
                <w:t>SW-FW-RID-48</w:t>
              </w:r>
            </w:ins>
          </w:p>
        </w:tc>
        <w:tc>
          <w:tcPr>
            <w:tcW w:w="2670" w:type="dxa"/>
            <w:vAlign w:val="top"/>
          </w:tcPr>
          <w:p w14:paraId="1BB980A2"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863" w:author="김은수" w:date="2026-10-12T09:19:00Z" w16du:dateUtc="2026-10-12T00:19:00Z"/>
                <w:del w:id="3864" w:author="김은수" w:date="2026-10-13T00:52:00Z"/>
              </w:rPr>
            </w:pPr>
            <w:ins w:id="3865" w:author="김은수" w:date="2026-10-12T09:19:00Z" w16du:dateUtc="2026-10-12T00:19:00Z">
              <w:del w:id="3866"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3867" w:author="김은수" w:date="2026-10-12T12:28:00Z">
              <w:del w:id="3868" w:author="김은수" w:date="2026-10-12T23:57:00Z">
                <w:r>
                  <w:delText>SI-ID-QCC-003 블루투스 모듈</w:delText>
                </w:r>
                <w:r>
                  <w:br/>
                  <w:delText>SI-ID-QCC-004 보안 모듈</w:delText>
                </w:r>
              </w:del>
            </w:ins>
            <w:ins w:id="3869" w:author="김은수" w:date="2026-10-12T23:57:00Z">
              <w:del w:id="3870" w:author="김은수" w:date="2026-10-13T00:52:00Z">
                <w:r>
                  <w:delText>SI-ID-QCC-001 시스템 관리 모듈</w:delText>
                </w:r>
                <w:r>
                  <w:br/>
                  <w:delText>SI-ID-QCC-003 블루투스 모듈</w:delText>
                </w:r>
                <w:r>
                  <w:br/>
                  <w:delText>SI-ID-QCC-004 보안 모듈</w:delText>
                </w:r>
              </w:del>
            </w:ins>
          </w:p>
          <w:p w14:paraId="36889527"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871" w:author="김은수" w:date="2026-10-13T00:52:00Z"/>
              </w:rPr>
            </w:pPr>
            <w:ins w:id="3872" w:author="김은수" w:date="2026-10-13T00:52:00Z">
              <w:r>
                <w:rPr>
                  <w:color w:val="C00000"/>
                  <w:rPrChange w:id="3873" w:author="김은수" w:date="2026-10-16T07:34:00Z">
                    <w:rPr/>
                  </w:rPrChange>
                </w:rPr>
                <w:t>SI-ID-QCC-001</w:t>
              </w:r>
              <w:r>
                <w:rPr>
                  <w:color w:val="C00000"/>
                  <w:rPrChange w:id="3874" w:author="김은수" w:date="2026-10-16T07:34:00Z">
                    <w:rPr/>
                  </w:rPrChange>
                </w:rPr>
                <w:br/>
                <w:t>시스템 관리 모듈</w:t>
              </w:r>
              <w:r>
                <w:br/>
              </w:r>
              <w:r>
                <w:rPr>
                  <w:color w:val="C00000"/>
                  <w:rPrChange w:id="3875" w:author="김은수" w:date="2026-10-16T07:34:00Z">
                    <w:rPr/>
                  </w:rPrChange>
                </w:rPr>
                <w:t>SI-ID-QCC-003</w:t>
              </w:r>
              <w:r>
                <w:rPr>
                  <w:color w:val="C00000"/>
                  <w:rPrChange w:id="3876" w:author="김은수" w:date="2026-10-16T07:34:00Z">
                    <w:rPr/>
                  </w:rPrChange>
                </w:rPr>
                <w:br/>
                <w:t>블루투스 모듈</w:t>
              </w:r>
              <w:r>
                <w:br/>
              </w:r>
              <w:r>
                <w:rPr>
                  <w:color w:val="C00000"/>
                  <w:rPrChange w:id="3877" w:author="김은수" w:date="2026-10-16T07:34:00Z">
                    <w:rPr/>
                  </w:rPrChange>
                </w:rPr>
                <w:t>SI-ID-QCC-004</w:t>
              </w:r>
              <w:r>
                <w:rPr>
                  <w:color w:val="C00000"/>
                  <w:rPrChange w:id="3878" w:author="김은수" w:date="2026-10-16T07:34:00Z">
                    <w:rPr/>
                  </w:rPrChange>
                </w:rPr>
                <w:br/>
                <w:t>보안 모듈</w:t>
              </w:r>
            </w:ins>
          </w:p>
        </w:tc>
        <w:tc>
          <w:tcPr>
            <w:tcW w:w="5228" w:type="dxa"/>
            <w:vAlign w:val="top"/>
          </w:tcPr>
          <w:p w14:paraId="30CECBE4"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879" w:author="김은수" w:date="2026-10-12T09:19:00Z" w16du:dateUtc="2026-10-12T00:19:00Z"/>
                <w:del w:id="3880" w:author="김은수" w:date="2026-10-13T00:52:00Z"/>
              </w:rPr>
            </w:pPr>
            <w:ins w:id="3881" w:author="김은수" w:date="2026-10-12T09:19:00Z" w16du:dateUtc="2026-10-12T00:19:00Z">
              <w:del w:id="3882"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3883" w:author="김은수" w:date="2026-10-12T12:28:00Z">
              <w:del w:id="3884" w:author="김은수" w:date="2026-10-12T23:57:00Z">
                <w:r>
                  <w:delText>SU-ID-QCC-009 BLE 유닛</w:delText>
                </w:r>
                <w:r>
                  <w:br/>
                  <w:delText>SU-ID-QCC-010 AUTH service 처리 유닛</w:delText>
                </w:r>
                <w:r>
                  <w:br/>
                  <w:delText>SU-ID-QCC-012 보안 처리 유닛</w:delText>
                </w:r>
              </w:del>
            </w:ins>
            <w:ins w:id="3885" w:author="김은수" w:date="2026-10-12T23:57:00Z">
              <w:del w:id="3886" w:author="김은수" w:date="2026-10-13T00:05:00Z">
                <w:r>
                  <w:delText>SU-ID-QCC-001 시스템 초기화와 설정 유닛</w:delText>
                </w:r>
                <w:r>
                  <w:br/>
                  <w:delText>SU-ID-QCC-009 BLE 유닛</w:delText>
                </w:r>
                <w:r>
                  <w:br/>
                  <w:delText>SU-ID-QCC-010 AUTH service 처리 유닛</w:delText>
                </w:r>
                <w:r>
                  <w:br/>
                  <w:delText>SU-ID-QCC-012 보안 처리 유닛</w:delText>
                </w:r>
                <w:r>
                  <w:br/>
                </w:r>
                <w:r>
                  <w:rPr>
                    <w:color w:val="C00000"/>
                    <w:sz w:val="24"/>
                    <w:szCs w:val="24"/>
                    <w:u w:val="single"/>
                  </w:rPr>
                  <w:delText>[QCC 자료 입력] BLE pairing 이후 AUTH 접근과 인증 전 데이터 차단의 실제 UUID/권한 설정 및 조건별 실행 자료가 필요하다.</w:delText>
                </w:r>
              </w:del>
            </w:ins>
            <w:ins w:id="3887" w:author="김은수" w:date="2026-10-13T00:05:00Z">
              <w:del w:id="3888" w:author="김은수" w:date="2026-10-13T00:52:00Z">
                <w:r>
                  <w:delText>SU-ID-QCC-001 시스템 초기화와 설정 유닛</w:delText>
                </w:r>
                <w:r>
                  <w:br/>
                  <w:delText>SU-ID-QCC-009 BLE 유닛</w:delText>
                </w:r>
                <w:r>
                  <w:br/>
                  <w:delText>SU-ID-QCC-010 AUTH service 처리 유닛</w:delText>
                </w:r>
                <w:r>
                  <w:br/>
                  <w:delText>SU-ID-QCC-012 보안 처리 유닛</w:delText>
                </w:r>
                <w:r>
                  <w:br/>
                  <w:delText>SU-ID-QCC-004 블루투스 상태 유닛</w:delText>
                </w:r>
                <w:r>
                  <w:br/>
                </w:r>
                <w:r>
                  <w:rPr>
                    <w:color w:val="C00000"/>
                    <w:sz w:val="24"/>
                    <w:szCs w:val="24"/>
                    <w:u w:val="single"/>
                  </w:rPr>
                  <w:delText>[QCC 자료 입력] BLE pairing 이후 AUTH 접근과 인증 전 데이터 차단의 실제 UUID/권한 설정 및 조건별 실행 자료가 필요하다.</w:delText>
                </w:r>
              </w:del>
            </w:ins>
          </w:p>
          <w:p w14:paraId="0870B1B0" w14:textId="19F47FDC" w:rsidR="006367F9" w:rsidDel="006D13ED"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889" w:author="김은수" w:date="2026-10-13T00:52:00Z"/>
                <w:del w:id="3890" w:author="김은수" w:date="2026-10-13T10:30:00Z" w16du:dateUtc="2026-10-13T01:30:00Z"/>
              </w:rPr>
            </w:pPr>
            <w:ins w:id="3891" w:author="김은수" w:date="2026-10-13T00:52:00Z">
              <w:r>
                <w:rPr>
                  <w:color w:val="C00000"/>
                  <w:rPrChange w:id="3892" w:author="김은수" w:date="2026-10-16T07:34:00Z">
                    <w:rPr/>
                  </w:rPrChange>
                </w:rPr>
                <w:t>SU-ID-QCC-001</w:t>
              </w:r>
              <w:r>
                <w:rPr>
                  <w:color w:val="C00000"/>
                  <w:rPrChange w:id="3893" w:author="김은수" w:date="2026-10-16T07:34:00Z">
                    <w:rPr/>
                  </w:rPrChange>
                </w:rPr>
                <w:br/>
                <w:t>시스템 초기화와 설정 유닛</w:t>
              </w:r>
              <w:r>
                <w:br/>
              </w:r>
              <w:r>
                <w:rPr>
                  <w:color w:val="C00000"/>
                  <w:rPrChange w:id="3894" w:author="김은수" w:date="2026-10-16T07:34:00Z">
                    <w:rPr/>
                  </w:rPrChange>
                </w:rPr>
                <w:t>SU-ID-QCC-009</w:t>
              </w:r>
              <w:r>
                <w:rPr>
                  <w:color w:val="C00000"/>
                  <w:rPrChange w:id="3895" w:author="김은수" w:date="2026-10-16T07:34:00Z">
                    <w:rPr/>
                  </w:rPrChange>
                </w:rPr>
                <w:br/>
                <w:t>BLE 유닛</w:t>
              </w:r>
              <w:r>
                <w:br/>
              </w:r>
              <w:r>
                <w:rPr>
                  <w:color w:val="C00000"/>
                  <w:rPrChange w:id="3896" w:author="김은수" w:date="2026-10-16T07:34:00Z">
                    <w:rPr/>
                  </w:rPrChange>
                </w:rPr>
                <w:t>SU-ID-QCC-010</w:t>
              </w:r>
              <w:r>
                <w:rPr>
                  <w:color w:val="C00000"/>
                  <w:rPrChange w:id="3897" w:author="김은수" w:date="2026-10-16T07:34:00Z">
                    <w:rPr/>
                  </w:rPrChange>
                </w:rPr>
                <w:br/>
                <w:t>AUTH service 처리 유닛</w:t>
              </w:r>
              <w:r>
                <w:br/>
              </w:r>
              <w:r>
                <w:rPr>
                  <w:color w:val="C00000"/>
                  <w:rPrChange w:id="3898" w:author="김은수" w:date="2026-10-16T07:34:00Z">
                    <w:rPr/>
                  </w:rPrChange>
                </w:rPr>
                <w:t>SU-ID-QCC-012</w:t>
              </w:r>
              <w:r>
                <w:rPr>
                  <w:color w:val="C00000"/>
                  <w:rPrChange w:id="3899" w:author="김은수" w:date="2026-10-16T07:34:00Z">
                    <w:rPr/>
                  </w:rPrChange>
                </w:rPr>
                <w:br/>
                <w:t>보안 처리 유닛</w:t>
              </w:r>
              <w:r>
                <w:br/>
              </w:r>
              <w:r>
                <w:rPr>
                  <w:color w:val="C00000"/>
                  <w:rPrChange w:id="3900" w:author="김은수" w:date="2026-10-16T07:34:00Z">
                    <w:rPr/>
                  </w:rPrChange>
                </w:rPr>
                <w:t>SU-ID-QCC-004</w:t>
              </w:r>
              <w:r>
                <w:rPr>
                  <w:color w:val="C00000"/>
                  <w:rPrChange w:id="3901" w:author="김은수" w:date="2026-10-16T07:34:00Z">
                    <w:rPr/>
                  </w:rPrChange>
                </w:rPr>
                <w:br/>
                <w:t>블루투스 상태 유닛</w:t>
              </w:r>
            </w:ins>
          </w:p>
          <w:p w14:paraId="665D67D4"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02" w:author="김은수" w:date="2026-10-12T12:28:00Z"/>
              </w:rPr>
              <w:pPrChange w:id="3903"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3904" w:author="김은수" w:date="2026-10-12T12:28:00Z">
              <w:del w:id="3905" w:author="김은수" w:date="2026-10-12T23:57:00Z">
                <w:r>
                  <w:rPr>
                    <w:color w:val="C00000"/>
                    <w:sz w:val="24"/>
                    <w:szCs w:val="24"/>
                    <w:u w:val="single"/>
                  </w:rPr>
                  <w:delText>[QCC 자료 입력] BLE pairing 이후 AUTH 접근과 인증 전 데이터 차단의 실제 UUID/권한 설정 및 조건별 실행 자료가 필요하다.</w:delText>
                </w:r>
              </w:del>
            </w:ins>
          </w:p>
        </w:tc>
      </w:tr>
      <w:tr w:rsidR="0058450E" w14:paraId="657D557A" w14:textId="77777777" w:rsidTr="00D44296">
        <w:trPr>
          <w:cantSplit/>
          <w:ins w:id="3906"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4BA47547" w14:textId="77777777" w:rsidR="0058450E" w:rsidRDefault="0058450E">
            <w:pPr>
              <w:pStyle w:val="TDCe"/>
              <w:widowControl w:val="0"/>
              <w:spacing w:line="264" w:lineRule="auto"/>
              <w:rPr>
                <w:ins w:id="3907" w:author="김은수" w:date="2026-10-12T09:19:00Z" w16du:dateUtc="2026-10-12T00:19:00Z"/>
              </w:rPr>
            </w:pPr>
            <w:ins w:id="3908" w:author="김은수" w:date="2026-10-12T09:19:00Z" w16du:dateUtc="2026-10-12T00:19:00Z">
              <w:r>
                <w:lastRenderedPageBreak/>
                <w:t>SW-FW-RID-49</w:t>
              </w:r>
            </w:ins>
          </w:p>
        </w:tc>
        <w:tc>
          <w:tcPr>
            <w:tcW w:w="2670" w:type="dxa"/>
            <w:vAlign w:val="top"/>
          </w:tcPr>
          <w:p w14:paraId="7F33F1BE"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09" w:author="김은수" w:date="2026-10-12T09:19:00Z" w16du:dateUtc="2026-10-12T00:19:00Z"/>
                <w:del w:id="3910" w:author="김은수" w:date="2026-10-13T00:52:00Z"/>
              </w:rPr>
            </w:pPr>
            <w:ins w:id="3911" w:author="김은수" w:date="2026-10-12T09:19:00Z" w16du:dateUtc="2026-10-12T00:19:00Z">
              <w:del w:id="3912"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3913" w:author="김은수" w:date="2026-10-12T12:28:00Z">
              <w:del w:id="3914" w:author="김은수" w:date="2026-10-12T23:57:00Z">
                <w:r>
                  <w:delText>SI-ID-QCC-001 시스템 관리 모듈</w:delText>
                </w:r>
                <w:r>
                  <w:br/>
                  <w:delText>SI-ID-QCC-003 블루투스 모듈</w:delText>
                </w:r>
                <w:r>
                  <w:br/>
                  <w:delText>SI-ID-QCC-004 보안 모듈</w:delText>
                </w:r>
              </w:del>
            </w:ins>
            <w:ins w:id="3915" w:author="김은수" w:date="2026-10-12T23:57:00Z">
              <w:del w:id="3916" w:author="김은수" w:date="2026-10-13T00:52:00Z">
                <w:r>
                  <w:delText>SI-ID-QCC-001 시스템 관리 모듈</w:delText>
                </w:r>
                <w:r>
                  <w:br/>
                  <w:delText>SI-ID-QCC-003 블루투스 모듈</w:delText>
                </w:r>
                <w:r>
                  <w:br/>
                  <w:delText>SI-ID-QCC-004 보안 모듈</w:delText>
                </w:r>
              </w:del>
            </w:ins>
          </w:p>
          <w:p w14:paraId="06CDF4C5"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17" w:author="김은수" w:date="2026-10-13T00:52:00Z"/>
              </w:rPr>
            </w:pPr>
            <w:ins w:id="3918" w:author="김은수" w:date="2026-10-13T00:52:00Z">
              <w:r>
                <w:rPr>
                  <w:color w:val="C00000"/>
                  <w:rPrChange w:id="3919" w:author="김은수" w:date="2026-10-16T07:34:00Z">
                    <w:rPr/>
                  </w:rPrChange>
                </w:rPr>
                <w:t>SI-ID-QCC-001</w:t>
              </w:r>
              <w:r>
                <w:rPr>
                  <w:color w:val="C00000"/>
                  <w:rPrChange w:id="3920" w:author="김은수" w:date="2026-10-16T07:34:00Z">
                    <w:rPr/>
                  </w:rPrChange>
                </w:rPr>
                <w:br/>
                <w:t>시스템 관리 모듈</w:t>
              </w:r>
              <w:r>
                <w:br/>
              </w:r>
              <w:r>
                <w:rPr>
                  <w:color w:val="C00000"/>
                  <w:rPrChange w:id="3921" w:author="김은수" w:date="2026-10-16T07:34:00Z">
                    <w:rPr/>
                  </w:rPrChange>
                </w:rPr>
                <w:t>SI-ID-QCC-003</w:t>
              </w:r>
              <w:r>
                <w:rPr>
                  <w:color w:val="C00000"/>
                  <w:rPrChange w:id="3922" w:author="김은수" w:date="2026-10-16T07:34:00Z">
                    <w:rPr/>
                  </w:rPrChange>
                </w:rPr>
                <w:br/>
                <w:t>블루투스 모듈</w:t>
              </w:r>
              <w:r>
                <w:br/>
              </w:r>
              <w:r>
                <w:rPr>
                  <w:color w:val="C00000"/>
                  <w:rPrChange w:id="3923" w:author="김은수" w:date="2026-10-16T07:34:00Z">
                    <w:rPr/>
                  </w:rPrChange>
                </w:rPr>
                <w:t>SI-ID-QCC-004</w:t>
              </w:r>
              <w:r>
                <w:rPr>
                  <w:color w:val="C00000"/>
                  <w:rPrChange w:id="3924" w:author="김은수" w:date="2026-10-16T07:34:00Z">
                    <w:rPr/>
                  </w:rPrChange>
                </w:rPr>
                <w:br/>
                <w:t>보안 모듈</w:t>
              </w:r>
            </w:ins>
          </w:p>
        </w:tc>
        <w:tc>
          <w:tcPr>
            <w:tcW w:w="5228" w:type="dxa"/>
            <w:vAlign w:val="top"/>
          </w:tcPr>
          <w:p w14:paraId="2633EF07"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25" w:author="김은수" w:date="2026-10-12T09:19:00Z" w16du:dateUtc="2026-10-12T00:19:00Z"/>
                <w:del w:id="3926" w:author="김은수" w:date="2026-10-13T00:52:00Z"/>
              </w:rPr>
            </w:pPr>
            <w:ins w:id="3927" w:author="김은수" w:date="2026-10-12T09:19:00Z" w16du:dateUtc="2026-10-12T00:19:00Z">
              <w:del w:id="3928"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3929" w:author="김은수" w:date="2026-10-12T12:28:00Z">
              <w:del w:id="3930" w:author="김은수" w:date="2026-10-12T23:57:00Z">
                <w:r>
                  <w:delText>SU-ID-QCC-001 시스템 초기화와 설정 유닛</w:delText>
                </w:r>
                <w:r>
                  <w:br/>
                  <w:delText>SU-ID-QCC-009 BLE 유닛</w:delText>
                </w:r>
                <w:r>
                  <w:br/>
                  <w:delText>SU-ID-QCC-010 AUTH service 처리 유닛</w:delText>
                </w:r>
                <w:r>
                  <w:br/>
                  <w:delText>SU-ID-QCC-012 보안 처리 유닛</w:delText>
                </w:r>
              </w:del>
            </w:ins>
            <w:ins w:id="3931" w:author="김은수" w:date="2026-10-12T23:57:00Z">
              <w:del w:id="3932" w:author="김은수" w:date="2026-10-13T00:05:00Z">
                <w:r>
                  <w:delText>SU-ID-QCC-001 시스템 초기화와 설정 유닛</w:delText>
                </w:r>
                <w:r>
                  <w:br/>
                  <w:delText>SU-ID-QCC-009 BLE 유닛</w:delText>
                </w:r>
                <w:r>
                  <w:br/>
                  <w:delText>SU-ID-QCC-012 보안 처리 유닛</w:delText>
                </w:r>
                <w:r>
                  <w:br/>
                </w:r>
                <w:r>
                  <w:rPr>
                    <w:color w:val="C00000"/>
                    <w:sz w:val="24"/>
                    <w:szCs w:val="24"/>
                    <w:u w:val="single"/>
                  </w:rPr>
                  <w:delText>[QCC 자료 입력] BLE 버전·암호화 활성 설정과 라이브러리/프로파일, AES-CCM 보호 범위 및 실제 링크 검증 자료가 필요하다. CRA 인증 설계를 전송 암호화의 근거로 사용하지 않는다.</w:delText>
                </w:r>
              </w:del>
            </w:ins>
            <w:ins w:id="3933" w:author="김은수" w:date="2026-10-13T00:05:00Z">
              <w:del w:id="3934" w:author="김은수" w:date="2026-10-13T00:30:00Z">
                <w:r>
                  <w:delText>SU-ID-QCC-001 시스템 초기화와 설정 유닛</w:delText>
                </w:r>
                <w:r>
                  <w:br/>
                  <w:delText>SU-ID-QCC-009 BLE 유닛</w:delText>
                </w:r>
                <w:r>
                  <w:br/>
                  <w:delText>SU-ID-QCC-012 보안 처리 유닛</w:delText>
                </w:r>
                <w:r>
                  <w:br/>
                  <w:delText>SU-ID-QCC-004 블루투스 상태 유닛</w:delText>
                </w:r>
                <w:r>
                  <w:br/>
                </w:r>
                <w:r>
                  <w:rPr>
                    <w:color w:val="C00000"/>
                    <w:sz w:val="24"/>
                    <w:szCs w:val="24"/>
                    <w:u w:val="single"/>
                  </w:rPr>
                  <w:delText>[QCC 자료 입력] BLE 버전·암호화 활성 설정과 라이브러리/프로파일, AES-CCM 보호 범위 및 실제 링크 검증 자료가 필요하다. CRA 인증 설계를 전송 암호화의 근거로 사용하지 않는다.</w:delText>
                </w:r>
              </w:del>
            </w:ins>
            <w:ins w:id="3935" w:author="김은수" w:date="2026-10-13T00:30:00Z">
              <w:del w:id="3936" w:author="김은수" w:date="2026-10-13T00:52:00Z">
                <w:r>
                  <w:delText>SU-ID-QCC-001 시스템 초기화와 설정 유닛</w:delText>
                </w:r>
                <w:r>
                  <w:br/>
                  <w:delText>SU-ID-QCC-009 BLE 유닛</w:delText>
                </w:r>
                <w:r>
                  <w:br/>
                  <w:delText>SU-ID-QCC-012 보안 처리 유닛</w:delText>
                </w:r>
                <w:r>
                  <w:br/>
                  <w:delText>SU-ID-QCC-004 블루투스 상태 유닛</w:delText>
                </w:r>
                <w:r>
                  <w:br/>
                </w:r>
                <w:r>
                  <w:rPr>
                    <w:color w:val="C00000"/>
                    <w:sz w:val="24"/>
                    <w:szCs w:val="24"/>
                    <w:u w:val="single"/>
                  </w:rPr>
                  <w:delText>[QCC 자료 입력] BLE 버전/암호화 활성 설정과 라이브러리/프로파일, AES-CCM 보호 범위 및 실제 링크 검증 자료가 필요하다. CRA 인증 설계를 전송 암호화의 근거로 사용하지 않는다.</w:delText>
                </w:r>
              </w:del>
            </w:ins>
          </w:p>
          <w:p w14:paraId="3165A1A2" w14:textId="1FC86AAC" w:rsidR="006367F9" w:rsidDel="006D13ED"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37" w:author="김은수" w:date="2026-10-13T00:52:00Z"/>
                <w:del w:id="3938" w:author="김은수" w:date="2026-10-13T10:30:00Z" w16du:dateUtc="2026-10-13T01:30:00Z"/>
              </w:rPr>
            </w:pPr>
            <w:ins w:id="3939" w:author="김은수" w:date="2026-10-13T00:52:00Z">
              <w:r>
                <w:rPr>
                  <w:color w:val="C00000"/>
                  <w:rPrChange w:id="3940" w:author="김은수" w:date="2026-10-16T07:34:00Z">
                    <w:rPr/>
                  </w:rPrChange>
                </w:rPr>
                <w:t>SU-ID-QCC-001</w:t>
              </w:r>
              <w:r>
                <w:rPr>
                  <w:color w:val="C00000"/>
                  <w:rPrChange w:id="3941" w:author="김은수" w:date="2026-10-16T07:34:00Z">
                    <w:rPr/>
                  </w:rPrChange>
                </w:rPr>
                <w:br/>
                <w:t>시스템 초기화와 설정 유닛</w:t>
              </w:r>
              <w:r>
                <w:br/>
              </w:r>
              <w:r>
                <w:rPr>
                  <w:color w:val="C00000"/>
                  <w:rPrChange w:id="3942" w:author="김은수" w:date="2026-10-16T07:34:00Z">
                    <w:rPr/>
                  </w:rPrChange>
                </w:rPr>
                <w:t>SU-ID-QCC-009</w:t>
              </w:r>
              <w:r>
                <w:rPr>
                  <w:color w:val="C00000"/>
                  <w:rPrChange w:id="3943" w:author="김은수" w:date="2026-10-16T07:34:00Z">
                    <w:rPr/>
                  </w:rPrChange>
                </w:rPr>
                <w:br/>
                <w:t>BLE 유닛</w:t>
              </w:r>
              <w:r>
                <w:br/>
              </w:r>
              <w:r>
                <w:rPr>
                  <w:color w:val="C00000"/>
                  <w:rPrChange w:id="3944" w:author="김은수" w:date="2026-10-16T07:34:00Z">
                    <w:rPr/>
                  </w:rPrChange>
                </w:rPr>
                <w:t>SU-ID-QCC-012</w:t>
              </w:r>
              <w:r>
                <w:rPr>
                  <w:color w:val="C00000"/>
                  <w:rPrChange w:id="3945" w:author="김은수" w:date="2026-10-16T07:34:00Z">
                    <w:rPr/>
                  </w:rPrChange>
                </w:rPr>
                <w:br/>
                <w:t>보안 처리 유닛</w:t>
              </w:r>
              <w:r>
                <w:br/>
              </w:r>
              <w:r>
                <w:rPr>
                  <w:color w:val="C00000"/>
                  <w:rPrChange w:id="3946" w:author="김은수" w:date="2026-10-16T07:34:00Z">
                    <w:rPr/>
                  </w:rPrChange>
                </w:rPr>
                <w:t>SU-ID-QCC-004</w:t>
              </w:r>
              <w:r>
                <w:rPr>
                  <w:color w:val="C00000"/>
                  <w:rPrChange w:id="3947" w:author="김은수" w:date="2026-10-16T07:34:00Z">
                    <w:rPr/>
                  </w:rPrChange>
                </w:rPr>
                <w:br/>
                <w:t>블루투스 상태 유닛</w:t>
              </w:r>
            </w:ins>
          </w:p>
          <w:p w14:paraId="22F67F46"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48" w:author="김은수" w:date="2026-10-12T12:28:00Z"/>
              </w:rPr>
              <w:pPrChange w:id="3949"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3950" w:author="김은수" w:date="2026-10-12T12:28:00Z">
              <w:del w:id="3951" w:author="김은수" w:date="2026-10-12T23:57:00Z">
                <w:r>
                  <w:rPr>
                    <w:color w:val="C00000"/>
                    <w:sz w:val="24"/>
                    <w:szCs w:val="24"/>
                    <w:u w:val="single"/>
                  </w:rPr>
                  <w:delText>[QCC 자료 입력] BLE 버전·암호화 활성 설정과 라이브러리/프로파일, AES-CCM 보호 범위 및 실제 링크 검증 자료가 필요하다. CRA 인증 설계를 전송 암호화의 근거로 사용하지 않는다.</w:delText>
                </w:r>
              </w:del>
            </w:ins>
          </w:p>
        </w:tc>
      </w:tr>
      <w:tr w:rsidR="0058450E" w14:paraId="79787D24" w14:textId="77777777" w:rsidTr="00D44296">
        <w:trPr>
          <w:cantSplit/>
          <w:ins w:id="395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4451A3E" w14:textId="77777777" w:rsidR="0058450E" w:rsidRDefault="0058450E">
            <w:pPr>
              <w:pStyle w:val="TDCe"/>
              <w:widowControl w:val="0"/>
              <w:spacing w:line="264" w:lineRule="auto"/>
              <w:rPr>
                <w:ins w:id="3953" w:author="김은수" w:date="2026-10-12T09:19:00Z" w16du:dateUtc="2026-10-12T00:19:00Z"/>
              </w:rPr>
            </w:pPr>
            <w:ins w:id="3954" w:author="김은수" w:date="2026-10-12T09:19:00Z" w16du:dateUtc="2026-10-12T00:19:00Z">
              <w:r>
                <w:t>SW-FW-RID-50</w:t>
              </w:r>
            </w:ins>
          </w:p>
        </w:tc>
        <w:tc>
          <w:tcPr>
            <w:tcW w:w="2670" w:type="dxa"/>
            <w:vAlign w:val="top"/>
          </w:tcPr>
          <w:p w14:paraId="3A0C65B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955" w:author="김은수" w:date="2026-10-12T09:19:00Z" w16du:dateUtc="2026-10-12T00:19:00Z"/>
              </w:rPr>
            </w:pPr>
            <w:ins w:id="3956" w:author="김은수" w:date="2026-10-12T09:19:00Z" w16du:dateUtc="2026-10-12T00:19:00Z">
              <w:r>
                <w:t>SI-ID-CM3-001</w:t>
              </w:r>
              <w:r>
                <w:br/>
                <w:t>시스템 제어 모듈</w:t>
              </w:r>
            </w:ins>
          </w:p>
          <w:p w14:paraId="08A7B365"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57" w:author="김은수" w:date="2026-10-12T09:19:00Z" w16du:dateUtc="2026-10-12T00:19:00Z"/>
              </w:rPr>
            </w:pPr>
            <w:ins w:id="3958" w:author="김은수" w:date="2026-10-12T09:19:00Z" w16du:dateUtc="2026-10-12T00:19:00Z">
              <w:r>
                <w:t>SI-ID-CM3-004</w:t>
              </w:r>
              <w:r>
                <w:br/>
                <w:t>블루투스 통신 모듈</w:t>
              </w:r>
            </w:ins>
          </w:p>
        </w:tc>
        <w:tc>
          <w:tcPr>
            <w:tcW w:w="5228" w:type="dxa"/>
            <w:vAlign w:val="top"/>
          </w:tcPr>
          <w:p w14:paraId="2499D1D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959" w:author="김은수" w:date="2026-10-12T09:19:00Z" w16du:dateUtc="2026-10-12T00:19:00Z"/>
              </w:rPr>
            </w:pPr>
            <w:ins w:id="3960" w:author="김은수" w:date="2026-10-12T09:19:00Z" w16du:dateUtc="2026-10-12T00:19:00Z">
              <w:r>
                <w:t>SU-ID-CM3-001</w:t>
              </w:r>
              <w:r>
                <w:br/>
                <w:t>CM3 주변장치 초기화</w:t>
              </w:r>
            </w:ins>
          </w:p>
          <w:p w14:paraId="3C147FD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961" w:author="김은수" w:date="2026-10-12T09:19:00Z" w16du:dateUtc="2026-10-12T00:19:00Z"/>
              </w:rPr>
            </w:pPr>
            <w:ins w:id="3962" w:author="김은수" w:date="2026-10-12T09:19:00Z" w16du:dateUtc="2026-10-12T00:19:00Z">
              <w:r>
                <w:t>SU-ID-CM3-046</w:t>
              </w:r>
              <w:r>
                <w:br/>
                <w:t>리모콘 명령 처리</w:t>
              </w:r>
            </w:ins>
          </w:p>
        </w:tc>
      </w:tr>
      <w:tr w:rsidR="0058450E" w14:paraId="0B5CE7C0" w14:textId="77777777" w:rsidTr="00D44296">
        <w:trPr>
          <w:cantSplit/>
          <w:ins w:id="3963"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E65D6D3" w14:textId="77777777" w:rsidR="0058450E" w:rsidRDefault="0058450E">
            <w:pPr>
              <w:pStyle w:val="TDCe"/>
              <w:widowControl w:val="0"/>
              <w:spacing w:line="264" w:lineRule="auto"/>
              <w:rPr>
                <w:ins w:id="3964" w:author="김은수" w:date="2026-10-12T09:19:00Z" w16du:dateUtc="2026-10-12T00:19:00Z"/>
              </w:rPr>
            </w:pPr>
            <w:ins w:id="3965" w:author="김은수" w:date="2026-10-12T09:19:00Z" w16du:dateUtc="2026-10-12T00:19:00Z">
              <w:r>
                <w:t>SW-FW-RID-51</w:t>
              </w:r>
            </w:ins>
          </w:p>
        </w:tc>
        <w:tc>
          <w:tcPr>
            <w:tcW w:w="2670" w:type="dxa"/>
            <w:vAlign w:val="top"/>
          </w:tcPr>
          <w:p w14:paraId="43EF2329"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66" w:author="김은수" w:date="2026-10-12T09:19:00Z" w16du:dateUtc="2026-10-12T00:19:00Z"/>
              </w:rPr>
            </w:pPr>
            <w:ins w:id="3967" w:author="김은수" w:date="2026-10-12T09:19:00Z" w16du:dateUtc="2026-10-12T00:19:00Z">
              <w:r>
                <w:t>SI-ID-CM3-003</w:t>
              </w:r>
              <w:r>
                <w:br/>
                <w:t>내부 자극 장치 실행 모듈</w:t>
              </w:r>
            </w:ins>
          </w:p>
        </w:tc>
        <w:tc>
          <w:tcPr>
            <w:tcW w:w="5228" w:type="dxa"/>
            <w:vAlign w:val="top"/>
          </w:tcPr>
          <w:p w14:paraId="4824B2D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968" w:author="김은수" w:date="2026-10-12T09:19:00Z" w16du:dateUtc="2026-10-12T00:19:00Z"/>
              </w:rPr>
            </w:pPr>
            <w:ins w:id="3969" w:author="김은수" w:date="2026-10-12T09:19:00Z" w16du:dateUtc="2026-10-12T00:19:00Z">
              <w:r>
                <w:t>SU-ID-CM3-042</w:t>
              </w:r>
              <w:r>
                <w:br/>
                <w:t>내부기 및 사용자 설정 저장</w:t>
              </w:r>
            </w:ins>
          </w:p>
          <w:p w14:paraId="42ECA40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3970" w:author="김은수" w:date="2026-10-12T09:19:00Z" w16du:dateUtc="2026-10-12T00:19:00Z"/>
              </w:rPr>
            </w:pPr>
            <w:ins w:id="3971" w:author="김은수" w:date="2026-10-12T09:19:00Z" w16du:dateUtc="2026-10-12T00:19:00Z">
              <w:r>
                <w:t>SU-ID-CM3-043</w:t>
              </w:r>
              <w:r>
                <w:br/>
                <w:t>맵 저장과 삭제 범위</w:t>
              </w:r>
            </w:ins>
          </w:p>
        </w:tc>
      </w:tr>
      <w:tr w:rsidR="0058450E" w14:paraId="38D6DB23" w14:textId="77777777" w:rsidTr="00D44296">
        <w:trPr>
          <w:cantSplit/>
          <w:ins w:id="397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633705E" w14:textId="77777777" w:rsidR="0058450E" w:rsidRDefault="0058450E">
            <w:pPr>
              <w:pStyle w:val="TDCe"/>
              <w:widowControl w:val="0"/>
              <w:spacing w:line="264" w:lineRule="auto"/>
              <w:rPr>
                <w:ins w:id="3973" w:author="김은수" w:date="2026-10-12T09:19:00Z" w16du:dateUtc="2026-10-12T00:19:00Z"/>
              </w:rPr>
            </w:pPr>
            <w:ins w:id="3974" w:author="김은수" w:date="2026-10-12T09:19:00Z" w16du:dateUtc="2026-10-12T00:19:00Z">
              <w:r>
                <w:t>SW-FW-RID-52</w:t>
              </w:r>
            </w:ins>
          </w:p>
        </w:tc>
        <w:tc>
          <w:tcPr>
            <w:tcW w:w="2670" w:type="dxa"/>
            <w:vAlign w:val="top"/>
          </w:tcPr>
          <w:p w14:paraId="7E6A81CA"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75" w:author="김은수" w:date="2026-10-12T09:19:00Z" w16du:dateUtc="2026-10-12T00:19:00Z"/>
                <w:del w:id="3976" w:author="김은수" w:date="2026-10-13T00:52:00Z"/>
              </w:rPr>
            </w:pPr>
            <w:ins w:id="3977" w:author="김은수" w:date="2026-10-12T09:19:00Z" w16du:dateUtc="2026-10-12T00:19:00Z">
              <w:del w:id="3978"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3979" w:author="김은수" w:date="2026-10-12T12:28:00Z">
              <w:del w:id="3980" w:author="김은수" w:date="2026-10-12T23:57:00Z">
                <w:r>
                  <w:delText>SI-ID-QCC-002 HW 인터페이스 모듈</w:delText>
                </w:r>
                <w:r>
                  <w:br/>
                  <w:delText>SI-ID-QCC-003 블루투스 모듈</w:delText>
                </w:r>
                <w:r>
                  <w:br/>
                  <w:delText>SI-ID-QCC-004 보안 모듈</w:delText>
                </w:r>
              </w:del>
            </w:ins>
            <w:ins w:id="3981" w:author="김은수" w:date="2026-10-12T23:57:00Z">
              <w:del w:id="3982" w:author="김은수" w:date="2026-10-13T00:52:00Z">
                <w:r>
                  <w:delText>SI-ID-QCC-001 시스템 관리 모듈</w:delText>
                </w:r>
                <w:r>
                  <w:br/>
                  <w:delText>SI-ID-QCC-002 HW 인터페이스 모듈</w:delText>
                </w:r>
                <w:r>
                  <w:br/>
                  <w:delText>SI-ID-QCC-003 블루투스 모듈</w:delText>
                </w:r>
                <w:r>
                  <w:br/>
                  <w:delText>SI-ID-QCC-004 보안 모듈</w:delText>
                </w:r>
              </w:del>
            </w:ins>
          </w:p>
          <w:p w14:paraId="570212B3"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83" w:author="김은수" w:date="2026-10-13T00:52:00Z"/>
              </w:rPr>
            </w:pPr>
            <w:ins w:id="3984" w:author="김은수" w:date="2026-10-13T00:52:00Z">
              <w:r>
                <w:rPr>
                  <w:color w:val="C00000"/>
                  <w:rPrChange w:id="3985" w:author="김은수" w:date="2026-10-16T07:34:00Z">
                    <w:rPr/>
                  </w:rPrChange>
                </w:rPr>
                <w:t>SI-ID-QCC-001</w:t>
              </w:r>
              <w:r>
                <w:rPr>
                  <w:color w:val="C00000"/>
                  <w:rPrChange w:id="3986" w:author="김은수" w:date="2026-10-16T07:34:00Z">
                    <w:rPr/>
                  </w:rPrChange>
                </w:rPr>
                <w:br/>
                <w:t>시스템 관리 모듈</w:t>
              </w:r>
              <w:r>
                <w:br/>
              </w:r>
              <w:r>
                <w:rPr>
                  <w:color w:val="C00000"/>
                  <w:rPrChange w:id="3987" w:author="김은수" w:date="2026-10-16T07:34:00Z">
                    <w:rPr/>
                  </w:rPrChange>
                </w:rPr>
                <w:t>SI-ID-QCC-002</w:t>
              </w:r>
              <w:r>
                <w:rPr>
                  <w:color w:val="C00000"/>
                  <w:rPrChange w:id="3988" w:author="김은수" w:date="2026-10-16T07:34:00Z">
                    <w:rPr/>
                  </w:rPrChange>
                </w:rPr>
                <w:br/>
                <w:t>HW 인터페이스 모듈</w:t>
              </w:r>
              <w:r>
                <w:br/>
              </w:r>
              <w:r>
                <w:rPr>
                  <w:color w:val="C00000"/>
                  <w:rPrChange w:id="3989" w:author="김은수" w:date="2026-10-16T07:34:00Z">
                    <w:rPr/>
                  </w:rPrChange>
                </w:rPr>
                <w:t>SI-ID-QCC-003</w:t>
              </w:r>
              <w:r>
                <w:rPr>
                  <w:color w:val="C00000"/>
                  <w:rPrChange w:id="3990" w:author="김은수" w:date="2026-10-16T07:34:00Z">
                    <w:rPr/>
                  </w:rPrChange>
                </w:rPr>
                <w:br/>
                <w:t>블루투스 모듈</w:t>
              </w:r>
              <w:r>
                <w:br/>
              </w:r>
              <w:r>
                <w:rPr>
                  <w:color w:val="C00000"/>
                  <w:rPrChange w:id="3991" w:author="김은수" w:date="2026-10-16T07:34:00Z">
                    <w:rPr/>
                  </w:rPrChange>
                </w:rPr>
                <w:t>SI-ID-QCC-004</w:t>
              </w:r>
              <w:r>
                <w:rPr>
                  <w:color w:val="C00000"/>
                  <w:rPrChange w:id="3992" w:author="김은수" w:date="2026-10-16T07:34:00Z">
                    <w:rPr/>
                  </w:rPrChange>
                </w:rPr>
                <w:br/>
                <w:t>보안 모듈</w:t>
              </w:r>
            </w:ins>
          </w:p>
        </w:tc>
        <w:tc>
          <w:tcPr>
            <w:tcW w:w="5228" w:type="dxa"/>
            <w:vAlign w:val="top"/>
          </w:tcPr>
          <w:p w14:paraId="059441A9"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3993" w:author="김은수" w:date="2026-10-12T09:19:00Z" w16du:dateUtc="2026-10-12T00:19:00Z"/>
                <w:del w:id="3994" w:author="김은수" w:date="2026-10-13T00:52:00Z"/>
              </w:rPr>
            </w:pPr>
            <w:ins w:id="3995" w:author="김은수" w:date="2026-10-12T09:19:00Z" w16du:dateUtc="2026-10-12T00:19:00Z">
              <w:del w:id="3996"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3997" w:author="김은수" w:date="2026-10-12T12:28:00Z">
              <w:del w:id="3998" w:author="김은수" w:date="2026-10-12T23:57:00Z">
                <w:r>
                  <w:delText>SU-ID-QCC-007 NVM 처리 유닛</w:delText>
                </w:r>
                <w:r>
                  <w:br/>
                  <w:delText>SU-ID-QCC-010 AUTH service 처리 유닛</w:delText>
                </w:r>
                <w:r>
                  <w:br/>
                  <w:delText>SU-ID-QCC-012 보안 처리 유닛</w:delText>
                </w:r>
                <w:r>
                  <w:br/>
                  <w:delText>SU-ID-QCC-013 보안 툴박스 유닛</w:delText>
                </w:r>
                <w:r>
                  <w:br/>
                  <w:delText>SU-ID-QCC-014 보안 NVM 유닛</w:delText>
                </w:r>
              </w:del>
            </w:ins>
            <w:ins w:id="3999" w:author="김은수" w:date="2026-10-12T23:57:00Z">
              <w:del w:id="4000" w:author="김은수" w:date="2026-10-13T00:52:00Z">
                <w:r>
                  <w:delText>SU-ID-QCC-001 시스템 초기화와 설정 유닛</w:delText>
                </w:r>
                <w:r>
                  <w:br/>
                  <w:delText>SU-ID-QCC-007 NVM 처리 유닛</w:delText>
                </w:r>
                <w:r>
                  <w:br/>
                  <w:delText>SU-ID-QCC-010 AUTH service 처리 유닛</w:delText>
                </w:r>
                <w:r>
                  <w:br/>
                  <w:delText>SU-ID-QCC-012 보안 처리 유닛</w:delText>
                </w:r>
                <w:r>
                  <w:br/>
                  <w:delText>SU-ID-QCC-013 보안 툴박스 유닛</w:delText>
                </w:r>
                <w:r>
                  <w:br/>
                  <w:delText>SU-ID-QCC-014 보안 NVM 유닛</w:delText>
                </w:r>
                <w:r>
                  <w:br/>
                </w:r>
                <w:r>
                  <w:rPr>
                    <w:color w:val="C00000"/>
                    <w:sz w:val="24"/>
                    <w:szCs w:val="24"/>
                    <w:u w:val="single"/>
                  </w:rPr>
                  <w:delText>[QCC 자료 입력] SHA-256의 매핑 키 생성과 AES-CMAC의 인증값 계산 역할, HMAC/ENC 표기 및 입력 직렬화/태그 길이의 정합성을 확정해야 한다.</w:delText>
                </w:r>
              </w:del>
            </w:ins>
          </w:p>
          <w:p w14:paraId="23A7A1B3" w14:textId="49102731" w:rsidR="006367F9" w:rsidDel="006D13ED"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001" w:author="김은수" w:date="2026-10-13T00:52:00Z"/>
                <w:del w:id="4002" w:author="김은수" w:date="2026-10-13T10:30:00Z" w16du:dateUtc="2026-10-13T01:30:00Z"/>
              </w:rPr>
            </w:pPr>
            <w:ins w:id="4003" w:author="김은수" w:date="2026-10-13T00:52:00Z">
              <w:r>
                <w:rPr>
                  <w:color w:val="C00000"/>
                  <w:rPrChange w:id="4004" w:author="김은수" w:date="2026-10-16T07:34:00Z">
                    <w:rPr/>
                  </w:rPrChange>
                </w:rPr>
                <w:t>SU-ID-QCC-001</w:t>
              </w:r>
              <w:r>
                <w:rPr>
                  <w:color w:val="C00000"/>
                  <w:rPrChange w:id="4005" w:author="김은수" w:date="2026-10-16T07:34:00Z">
                    <w:rPr/>
                  </w:rPrChange>
                </w:rPr>
                <w:br/>
                <w:t>시스템 초기화와 설정 유닛</w:t>
              </w:r>
              <w:r>
                <w:br/>
              </w:r>
              <w:r>
                <w:rPr>
                  <w:color w:val="C00000"/>
                  <w:rPrChange w:id="4006" w:author="김은수" w:date="2026-10-16T07:34:00Z">
                    <w:rPr/>
                  </w:rPrChange>
                </w:rPr>
                <w:t>SU-ID-QCC-007</w:t>
              </w:r>
              <w:r>
                <w:rPr>
                  <w:color w:val="C00000"/>
                  <w:rPrChange w:id="4007" w:author="김은수" w:date="2026-10-16T07:34:00Z">
                    <w:rPr/>
                  </w:rPrChange>
                </w:rPr>
                <w:br/>
                <w:t>NVM 처리 유닛</w:t>
              </w:r>
              <w:r>
                <w:br/>
              </w:r>
              <w:r>
                <w:rPr>
                  <w:color w:val="C00000"/>
                  <w:rPrChange w:id="4008" w:author="김은수" w:date="2026-10-16T07:34:00Z">
                    <w:rPr/>
                  </w:rPrChange>
                </w:rPr>
                <w:t>SU-ID-QCC-010</w:t>
              </w:r>
              <w:r>
                <w:rPr>
                  <w:color w:val="C00000"/>
                  <w:rPrChange w:id="4009" w:author="김은수" w:date="2026-10-16T07:34:00Z">
                    <w:rPr/>
                  </w:rPrChange>
                </w:rPr>
                <w:br/>
                <w:t>AUTH service 처리 유닛</w:t>
              </w:r>
              <w:r>
                <w:br/>
              </w:r>
              <w:r>
                <w:rPr>
                  <w:color w:val="C00000"/>
                  <w:rPrChange w:id="4010" w:author="김은수" w:date="2026-10-16T07:34:00Z">
                    <w:rPr/>
                  </w:rPrChange>
                </w:rPr>
                <w:t>SU-ID-QCC-012</w:t>
              </w:r>
              <w:r>
                <w:rPr>
                  <w:color w:val="C00000"/>
                  <w:rPrChange w:id="4011" w:author="김은수" w:date="2026-10-16T07:34:00Z">
                    <w:rPr/>
                  </w:rPrChange>
                </w:rPr>
                <w:br/>
                <w:t>보안 처리 유닛</w:t>
              </w:r>
              <w:r>
                <w:br/>
              </w:r>
              <w:r>
                <w:rPr>
                  <w:color w:val="C00000"/>
                  <w:rPrChange w:id="4012" w:author="김은수" w:date="2026-10-16T07:34:00Z">
                    <w:rPr/>
                  </w:rPrChange>
                </w:rPr>
                <w:t>SU-ID-QCC-013</w:t>
              </w:r>
              <w:r>
                <w:rPr>
                  <w:color w:val="C00000"/>
                  <w:rPrChange w:id="4013" w:author="김은수" w:date="2026-10-16T07:34:00Z">
                    <w:rPr/>
                  </w:rPrChange>
                </w:rPr>
                <w:br/>
                <w:t>보안 툴박스 유닛</w:t>
              </w:r>
              <w:r>
                <w:br/>
              </w:r>
              <w:r>
                <w:rPr>
                  <w:color w:val="C00000"/>
                  <w:rPrChange w:id="4014" w:author="김은수" w:date="2026-10-16T07:34:00Z">
                    <w:rPr/>
                  </w:rPrChange>
                </w:rPr>
                <w:t>SU-ID-QCC-014</w:t>
              </w:r>
              <w:r>
                <w:rPr>
                  <w:color w:val="C00000"/>
                  <w:rPrChange w:id="4015" w:author="김은수" w:date="2026-10-16T07:34:00Z">
                    <w:rPr/>
                  </w:rPrChange>
                </w:rPr>
                <w:br/>
                <w:t>보안 NVM 유닛</w:t>
              </w:r>
            </w:ins>
          </w:p>
          <w:p w14:paraId="70F3176E"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016" w:author="김은수" w:date="2026-10-12T12:28:00Z"/>
              </w:rPr>
              <w:pPrChange w:id="4017"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4018" w:author="김은수" w:date="2026-10-12T12:28:00Z">
              <w:del w:id="4019" w:author="김은수" w:date="2026-10-12T23:57:00Z">
                <w:r>
                  <w:rPr>
                    <w:color w:val="C00000"/>
                    <w:sz w:val="24"/>
                    <w:szCs w:val="24"/>
                    <w:u w:val="single"/>
                  </w:rPr>
                  <w:delText>[QCC 자료 입력] SHA-256의 매핑 키 생성과 AES-CMAC의 인증값 계산 역할, 원문 HMAC/ENC 명칭 및 입력 직렬화/태그 길이의 정합성을 확정해야 한다.</w:delText>
                </w:r>
              </w:del>
            </w:ins>
          </w:p>
        </w:tc>
      </w:tr>
      <w:tr w:rsidR="0058450E" w14:paraId="41D8748B" w14:textId="77777777" w:rsidTr="00D44296">
        <w:trPr>
          <w:cantSplit/>
          <w:ins w:id="402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5A19114" w14:textId="77777777" w:rsidR="0058450E" w:rsidRDefault="0058450E">
            <w:pPr>
              <w:pStyle w:val="TDCe"/>
              <w:widowControl w:val="0"/>
              <w:spacing w:line="264" w:lineRule="auto"/>
              <w:rPr>
                <w:ins w:id="4021" w:author="김은수" w:date="2026-10-12T09:19:00Z" w16du:dateUtc="2026-10-12T00:19:00Z"/>
              </w:rPr>
            </w:pPr>
            <w:ins w:id="4022" w:author="김은수" w:date="2026-10-12T09:19:00Z" w16du:dateUtc="2026-10-12T00:19:00Z">
              <w:r>
                <w:t>SW-FW-RID-53</w:t>
              </w:r>
            </w:ins>
          </w:p>
        </w:tc>
        <w:tc>
          <w:tcPr>
            <w:tcW w:w="2670" w:type="dxa"/>
            <w:vAlign w:val="top"/>
          </w:tcPr>
          <w:p w14:paraId="42476B0E"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023" w:author="김은수" w:date="2026-10-12T09:19:00Z" w16du:dateUtc="2026-10-12T00:19:00Z"/>
              </w:rPr>
            </w:pPr>
            <w:ins w:id="4024" w:author="김은수" w:date="2026-10-12T09:19:00Z" w16du:dateUtc="2026-10-12T00:19:00Z">
              <w:r>
                <w:t>배포 및 변경관리 절차</w:t>
              </w:r>
            </w:ins>
          </w:p>
        </w:tc>
        <w:tc>
          <w:tcPr>
            <w:tcW w:w="5228" w:type="dxa"/>
            <w:vAlign w:val="top"/>
          </w:tcPr>
          <w:p w14:paraId="48E2DA2B"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025" w:author="김은수" w:date="2026-10-12T09:19:00Z" w16du:dateUtc="2026-10-12T00:19:00Z"/>
              </w:rPr>
            </w:pPr>
            <w:ins w:id="4026" w:author="김은수" w:date="2026-10-12T09:19:00Z" w16du:dateUtc="2026-10-12T00:19:00Z">
              <w:r>
                <w:t>절차로 관리 / 개별 유닛 해당 없음</w:t>
              </w:r>
            </w:ins>
          </w:p>
        </w:tc>
      </w:tr>
      <w:tr w:rsidR="0058450E" w14:paraId="4C20803C" w14:textId="77777777" w:rsidTr="00D44296">
        <w:trPr>
          <w:cantSplit/>
          <w:ins w:id="402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7FBD8EE" w14:textId="77777777" w:rsidR="0058450E" w:rsidRDefault="0058450E">
            <w:pPr>
              <w:pStyle w:val="TDCe"/>
              <w:widowControl w:val="0"/>
              <w:spacing w:line="264" w:lineRule="auto"/>
              <w:rPr>
                <w:ins w:id="4028" w:author="김은수" w:date="2026-10-12T09:19:00Z" w16du:dateUtc="2026-10-12T00:19:00Z"/>
              </w:rPr>
            </w:pPr>
            <w:ins w:id="4029" w:author="김은수" w:date="2026-10-12T09:19:00Z" w16du:dateUtc="2026-10-12T00:19:00Z">
              <w:r>
                <w:lastRenderedPageBreak/>
                <w:t>SW-FW-RID-54</w:t>
              </w:r>
            </w:ins>
          </w:p>
        </w:tc>
        <w:tc>
          <w:tcPr>
            <w:tcW w:w="2670" w:type="dxa"/>
            <w:vAlign w:val="top"/>
          </w:tcPr>
          <w:p w14:paraId="03BDF38A"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030" w:author="김은수" w:date="2026-10-12T09:19:00Z" w16du:dateUtc="2026-10-12T00:19:00Z"/>
              </w:rPr>
            </w:pPr>
            <w:ins w:id="4031" w:author="김은수" w:date="2026-10-12T09:19:00Z" w16du:dateUtc="2026-10-12T00:19:00Z">
              <w:r>
                <w:t>SI-ID-BOOT-001</w:t>
              </w:r>
              <w:r>
                <w:br/>
                <w:t>부트 제어 및 이미지 적재 모듈</w:t>
              </w:r>
            </w:ins>
          </w:p>
        </w:tc>
        <w:tc>
          <w:tcPr>
            <w:tcW w:w="5228" w:type="dxa"/>
            <w:vAlign w:val="top"/>
          </w:tcPr>
          <w:p w14:paraId="293496C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32" w:author="김은수" w:date="2026-10-12T09:19:00Z" w16du:dateUtc="2026-10-12T00:19:00Z"/>
              </w:rPr>
            </w:pPr>
            <w:ins w:id="4033" w:author="김은수" w:date="2026-10-12T09:19:00Z" w16du:dateUtc="2026-10-12T00:19:00Z">
              <w:r>
                <w:t>SU-ID-BOOT-010</w:t>
              </w:r>
              <w:r>
                <w:br/>
                <w:t>응용 파일 열기와 헤더 검사</w:t>
              </w:r>
            </w:ins>
          </w:p>
          <w:p w14:paraId="6189191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34" w:author="김은수" w:date="2026-10-12T09:19:00Z" w16du:dateUtc="2026-10-12T00:19:00Z"/>
              </w:rPr>
            </w:pPr>
            <w:ins w:id="4035" w:author="김은수" w:date="2026-10-12T09:19:00Z" w16du:dateUtc="2026-10-12T00:19:00Z">
              <w:r>
                <w:t>SU-ID-BOOT-011</w:t>
              </w:r>
              <w:r>
                <w:br/>
                <w:t>이미지 구획 처리</w:t>
              </w:r>
            </w:ins>
          </w:p>
          <w:p w14:paraId="6395A96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36" w:author="김은수" w:date="2026-10-12T09:19:00Z" w16du:dateUtc="2026-10-12T00:19:00Z"/>
              </w:rPr>
            </w:pPr>
            <w:ins w:id="4037" w:author="김은수" w:date="2026-10-12T09:19:00Z" w16du:dateUtc="2026-10-12T00:19:00Z">
              <w:r>
                <w:t>SU-ID-BOOT-012</w:t>
              </w:r>
              <w:r>
                <w:br/>
                <w:t>매니페스트 처리</w:t>
              </w:r>
            </w:ins>
          </w:p>
          <w:p w14:paraId="7F8FD66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38" w:author="김은수" w:date="2026-10-12T09:19:00Z" w16du:dateUtc="2026-10-12T00:19:00Z"/>
              </w:rPr>
            </w:pPr>
            <w:ins w:id="4039" w:author="김은수" w:date="2026-10-12T09:19:00Z" w16du:dateUtc="2026-10-12T00:19:00Z">
              <w:r>
                <w:t>SU-ID-BOOT-013</w:t>
              </w:r>
              <w:r>
                <w:br/>
                <w:t>이미지 CRC 검사</w:t>
              </w:r>
            </w:ins>
          </w:p>
        </w:tc>
      </w:tr>
      <w:tr w:rsidR="0058450E" w14:paraId="0F248419" w14:textId="77777777" w:rsidTr="00D44296">
        <w:trPr>
          <w:cantSplit/>
          <w:ins w:id="404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5E469C5" w14:textId="77777777" w:rsidR="0058450E" w:rsidRDefault="0058450E">
            <w:pPr>
              <w:pStyle w:val="TDCe"/>
              <w:widowControl w:val="0"/>
              <w:spacing w:line="264" w:lineRule="auto"/>
              <w:rPr>
                <w:ins w:id="4041" w:author="김은수" w:date="2026-10-12T09:19:00Z" w16du:dateUtc="2026-10-12T00:19:00Z"/>
              </w:rPr>
            </w:pPr>
            <w:ins w:id="4042" w:author="김은수" w:date="2026-10-12T09:19:00Z" w16du:dateUtc="2026-10-12T00:19:00Z">
              <w:r>
                <w:t>SW-FW-RID-55</w:t>
              </w:r>
            </w:ins>
          </w:p>
        </w:tc>
        <w:tc>
          <w:tcPr>
            <w:tcW w:w="2670" w:type="dxa"/>
            <w:vAlign w:val="top"/>
          </w:tcPr>
          <w:p w14:paraId="76BA7A9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43" w:author="김은수" w:date="2026-10-12T09:19:00Z" w16du:dateUtc="2026-10-12T00:19:00Z"/>
                <w:del w:id="4044" w:author="김은수" w:date="2026-10-13T00:52:00Z"/>
              </w:rPr>
            </w:pPr>
            <w:ins w:id="4045" w:author="김은수" w:date="2026-10-12T09:19:00Z" w16du:dateUtc="2026-10-12T00:19:00Z">
              <w:del w:id="4046" w:author="김은수" w:date="2026-10-12T23:57:00Z">
                <w:r>
                  <w:delText>SI-ID-CM3-001</w:delText>
                </w:r>
                <w:r>
                  <w:br/>
                  <w:delText>시스템 제어 모듈</w:delText>
                </w:r>
              </w:del>
            </w:ins>
            <w:ins w:id="4047" w:author="김은수" w:date="2026-10-12T23:57:00Z">
              <w:del w:id="4048" w:author="김은수" w:date="2026-10-13T00:52:00Z">
                <w:r>
                  <w:delText>SI-ID-CM3-001</w:delText>
                </w:r>
                <w:r>
                  <w:br/>
                  <w:delText>시스템 제어 모듈SI-ID-CM3-003</w:delText>
                </w:r>
                <w:r>
                  <w:br/>
                  <w:delText>내부 자극 장치 실행 모듈SI-ID-CFX-002</w:delText>
                </w:r>
                <w:r>
                  <w:br/>
                  <w:delText>신호처리 모듈</w:delText>
                </w:r>
                <w:r>
                  <w:br/>
                  <w:delText>SI-ID-QCC-002 HW 인터페이스 모듈</w:delText>
                </w:r>
              </w:del>
            </w:ins>
          </w:p>
          <w:p w14:paraId="6AFDCC64" w14:textId="2DD9A83F"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49" w:author="김은수" w:date="2026-10-13T00:52:00Z"/>
                <w:del w:id="4050" w:author="김은수" w:date="2026-10-13T10:30:00Z" w16du:dateUtc="2026-10-13T01:30:00Z"/>
              </w:rPr>
            </w:pPr>
            <w:ins w:id="4051" w:author="김은수" w:date="2026-10-13T00:52:00Z">
              <w:r>
                <w:t>SI-ID-CM3-001</w:t>
              </w:r>
              <w:r>
                <w:br/>
                <w:t>시스템 제어 모듈</w:t>
              </w:r>
              <w:r>
                <w:br/>
                <w:t>SI-ID-CM3-003</w:t>
              </w:r>
              <w:r>
                <w:br/>
                <w:t>내부 자극 장치 실행 모듈</w:t>
              </w:r>
              <w:r>
                <w:br/>
                <w:t>SI-ID-CFX-002</w:t>
              </w:r>
              <w:r>
                <w:br/>
                <w:t>신호처리 모듈</w:t>
              </w:r>
              <w:r>
                <w:br/>
              </w:r>
              <w:r>
                <w:rPr>
                  <w:color w:val="C00000"/>
                  <w:rPrChange w:id="4052" w:author="김은수" w:date="2026-10-16T07:34:00Z">
                    <w:rPr/>
                  </w:rPrChange>
                </w:rPr>
                <w:t>SI-ID-QCC-002</w:t>
              </w:r>
              <w:r>
                <w:rPr>
                  <w:color w:val="C00000"/>
                  <w:rPrChange w:id="4053" w:author="김은수" w:date="2026-10-16T07:34:00Z">
                    <w:rPr/>
                  </w:rPrChange>
                </w:rPr>
                <w:br/>
                <w:t>HW 인터페이스 모듈</w:t>
              </w:r>
            </w:ins>
          </w:p>
          <w:p w14:paraId="25971AEE" w14:textId="3C9B535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54" w:author="김은수" w:date="2026-10-12T09:19:00Z" w16du:dateUtc="2026-10-12T00:19:00Z"/>
                <w:del w:id="4055" w:author="김은수" w:date="2026-10-13T10:30:00Z" w16du:dateUtc="2026-10-13T01:30:00Z"/>
              </w:rPr>
            </w:pPr>
            <w:ins w:id="4056" w:author="김은수" w:date="2026-10-12T09:19:00Z" w16du:dateUtc="2026-10-12T00:19:00Z">
              <w:del w:id="4057" w:author="김은수" w:date="2026-10-12T23:57:00Z">
                <w:r>
                  <w:delText>SI-ID-CM3-003</w:delText>
                </w:r>
                <w:r>
                  <w:br/>
                  <w:delText>내부 자극 장치 실행 모듈</w:delText>
                </w:r>
              </w:del>
            </w:ins>
          </w:p>
          <w:p w14:paraId="30F0E70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58" w:author="김은수" w:date="2026-10-12T09:19:00Z" w16du:dateUtc="2026-10-12T00:19:00Z"/>
              </w:rPr>
              <w:pPrChange w:id="4059"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060" w:author="김은수" w:date="2026-10-12T09:19:00Z" w16du:dateUtc="2026-10-12T00:19:00Z">
              <w:del w:id="4061" w:author="김은수" w:date="2026-10-12T23:57:00Z">
                <w:r>
                  <w:delText>SI-ID-CFX-002</w:delText>
                </w:r>
                <w:r>
                  <w:br/>
                  <w:delText>신호처리 모듈</w:delText>
                </w:r>
              </w:del>
            </w:ins>
          </w:p>
        </w:tc>
        <w:tc>
          <w:tcPr>
            <w:tcW w:w="5228" w:type="dxa"/>
            <w:vAlign w:val="top"/>
          </w:tcPr>
          <w:p w14:paraId="24DB540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62" w:author="김은수" w:date="2026-10-12T09:19:00Z" w16du:dateUtc="2026-10-12T00:19:00Z"/>
                <w:del w:id="4063" w:author="김은수" w:date="2026-10-13T00:52:00Z"/>
              </w:rPr>
            </w:pPr>
            <w:ins w:id="4064" w:author="김은수" w:date="2026-10-12T09:19:00Z" w16du:dateUtc="2026-10-12T00:19:00Z">
              <w:del w:id="4065" w:author="김은수" w:date="2026-10-12T23:57:00Z">
                <w:r>
                  <w:delText>SU-ID-CM3-007</w:delText>
                </w:r>
                <w:r>
                  <w:br/>
                  <w:delText>전원 및 자동 절전 조건</w:delText>
                </w:r>
              </w:del>
            </w:ins>
            <w:ins w:id="4066" w:author="김은수" w:date="2026-10-12T23:57:00Z">
              <w:del w:id="4067" w:author="김은수" w:date="2026-10-13T00:52:00Z">
                <w:r>
                  <w:delText>SU-ID-CM3-007</w:delText>
                </w:r>
                <w:r>
                  <w:br/>
                  <w:delText>전원 및 자동 절전 조건SU-ID-CM3-011</w:delText>
                </w:r>
                <w:r>
                  <w:br/>
                  <w:delText>배터리 및 크래들 정보 관리SU-ID-CM3-013</w:delText>
                </w:r>
                <w:r>
                  <w:br/>
                  <w:delText>LED 표시 요청과 우선순위SU-ID-CM3-014</w:delText>
                </w:r>
                <w:r>
                  <w:br/>
                  <w:delText>LED 패턴 출력SU-ID-CM3-044</w:delText>
                </w:r>
                <w:r>
                  <w:br/>
                  <w:delText>자극 알림 실행SU-ID-CFX-032</w:delText>
                </w:r>
                <w:r>
                  <w:br/>
                  <w:delText>비선형 매핑과 T 이하 묵음</w:delText>
                </w:r>
                <w:r>
                  <w:br/>
                  <w:delText>SU-ID-QCC-006 Power 제어 유닛</w:delText>
                </w:r>
              </w:del>
            </w:ins>
          </w:p>
          <w:p w14:paraId="0D3366A4" w14:textId="25A16B3A"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68" w:author="김은수" w:date="2026-10-13T00:52:00Z"/>
                <w:del w:id="4069" w:author="김은수" w:date="2026-10-13T10:30:00Z" w16du:dateUtc="2026-10-13T01:30:00Z"/>
              </w:rPr>
            </w:pPr>
            <w:ins w:id="4070" w:author="김은수" w:date="2026-10-13T00:52:00Z">
              <w:r>
                <w:t>SU-ID-CM3-007</w:t>
              </w:r>
              <w:r>
                <w:br/>
                <w:t>전원 및 자동 절전 조건</w:t>
              </w:r>
              <w:r>
                <w:br/>
                <w:t>SU-ID-CM3-011</w:t>
              </w:r>
              <w:r>
                <w:br/>
                <w:t>배터리 및 크래들 정보 관리</w:t>
              </w:r>
              <w:r>
                <w:br/>
                <w:t>SU-ID-CM3-013</w:t>
              </w:r>
              <w:r>
                <w:br/>
                <w:t>LED 표시 요청과 우선순위</w:t>
              </w:r>
              <w:r>
                <w:br/>
                <w:t>SU-ID-CM3-014</w:t>
              </w:r>
              <w:r>
                <w:br/>
                <w:t>LED 패턴 출력</w:t>
              </w:r>
              <w:r>
                <w:br/>
                <w:t>SU-ID-CM3-044</w:t>
              </w:r>
              <w:r>
                <w:br/>
                <w:t>자극 알림 실행</w:t>
              </w:r>
              <w:r>
                <w:br/>
                <w:t>SU-ID-CFX-032</w:t>
              </w:r>
              <w:r>
                <w:br/>
                <w:t>비선형 매핑과 T 이하 묵음</w:t>
              </w:r>
              <w:r>
                <w:br/>
              </w:r>
              <w:r>
                <w:rPr>
                  <w:color w:val="C00000"/>
                  <w:rPrChange w:id="4071" w:author="김은수" w:date="2026-10-16T07:34:00Z">
                    <w:rPr/>
                  </w:rPrChange>
                </w:rPr>
                <w:t>SU-ID-QCC-006</w:t>
              </w:r>
              <w:r>
                <w:rPr>
                  <w:color w:val="C00000"/>
                  <w:rPrChange w:id="4072" w:author="김은수" w:date="2026-10-16T07:34:00Z">
                    <w:rPr/>
                  </w:rPrChange>
                </w:rPr>
                <w:br/>
                <w:t>Power 제어 유닛</w:t>
              </w:r>
            </w:ins>
          </w:p>
          <w:p w14:paraId="07F549BE" w14:textId="633FE783"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73" w:author="김은수" w:date="2026-10-12T09:19:00Z" w16du:dateUtc="2026-10-12T00:19:00Z"/>
                <w:del w:id="4074" w:author="김은수" w:date="2026-10-13T10:30:00Z" w16du:dateUtc="2026-10-13T01:30:00Z"/>
              </w:rPr>
            </w:pPr>
            <w:ins w:id="4075" w:author="김은수" w:date="2026-10-12T09:19:00Z" w16du:dateUtc="2026-10-12T00:19:00Z">
              <w:del w:id="4076" w:author="김은수" w:date="2026-10-12T23:57:00Z">
                <w:r>
                  <w:delText>SU-ID-CM3-011</w:delText>
                </w:r>
                <w:r>
                  <w:br/>
                  <w:delText>배터리 및 크래들 정보 관리</w:delText>
                </w:r>
              </w:del>
            </w:ins>
          </w:p>
          <w:p w14:paraId="681ABF49" w14:textId="372D631C"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77" w:author="김은수" w:date="2026-10-12T09:19:00Z" w16du:dateUtc="2026-10-12T00:19:00Z"/>
                <w:del w:id="4078" w:author="김은수" w:date="2026-10-13T10:30:00Z" w16du:dateUtc="2026-10-13T01:30:00Z"/>
              </w:rPr>
            </w:pPr>
            <w:ins w:id="4079" w:author="김은수" w:date="2026-10-12T09:19:00Z" w16du:dateUtc="2026-10-12T00:19:00Z">
              <w:del w:id="4080" w:author="김은수" w:date="2026-10-12T23:57:00Z">
                <w:r>
                  <w:delText>SU-ID-CM3-013</w:delText>
                </w:r>
                <w:r>
                  <w:br/>
                  <w:delText>LED 표시 요청과 우선순위</w:delText>
                </w:r>
              </w:del>
            </w:ins>
          </w:p>
          <w:p w14:paraId="65293560" w14:textId="16041F31"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81" w:author="김은수" w:date="2026-10-12T09:19:00Z" w16du:dateUtc="2026-10-12T00:19:00Z"/>
                <w:del w:id="4082" w:author="김은수" w:date="2026-10-13T10:30:00Z" w16du:dateUtc="2026-10-13T01:30:00Z"/>
              </w:rPr>
            </w:pPr>
            <w:ins w:id="4083" w:author="김은수" w:date="2026-10-12T09:19:00Z" w16du:dateUtc="2026-10-12T00:19:00Z">
              <w:del w:id="4084" w:author="김은수" w:date="2026-10-12T23:57:00Z">
                <w:r>
                  <w:delText>SU-ID-CM3-014</w:delText>
                </w:r>
                <w:r>
                  <w:br/>
                  <w:delText>LED 패턴 출력</w:delText>
                </w:r>
              </w:del>
            </w:ins>
          </w:p>
          <w:p w14:paraId="78F18641" w14:textId="78F97B8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85" w:author="김은수" w:date="2026-10-12T09:19:00Z" w16du:dateUtc="2026-10-12T00:19:00Z"/>
                <w:del w:id="4086" w:author="김은수" w:date="2026-10-13T10:30:00Z" w16du:dateUtc="2026-10-13T01:30:00Z"/>
              </w:rPr>
            </w:pPr>
            <w:ins w:id="4087" w:author="김은수" w:date="2026-10-12T09:19:00Z" w16du:dateUtc="2026-10-12T00:19:00Z">
              <w:del w:id="4088" w:author="김은수" w:date="2026-10-12T23:57:00Z">
                <w:r>
                  <w:delText>SU-ID-CM3-044</w:delText>
                </w:r>
                <w:r>
                  <w:br/>
                  <w:delText>자극 알림 실행</w:delText>
                </w:r>
              </w:del>
            </w:ins>
          </w:p>
          <w:p w14:paraId="64B8586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89" w:author="김은수" w:date="2026-10-12T09:19:00Z" w16du:dateUtc="2026-10-12T00:19:00Z"/>
              </w:rPr>
            </w:pPr>
            <w:ins w:id="4090" w:author="김은수" w:date="2026-10-12T09:19:00Z" w16du:dateUtc="2026-10-12T00:19:00Z">
              <w:del w:id="4091" w:author="김은수" w:date="2026-10-12T23:57:00Z">
                <w:r>
                  <w:delText>SU-ID-CFX-032</w:delText>
                </w:r>
                <w:r>
                  <w:br/>
                  <w:delText>비선형 매핑과 T 이하 묵음</w:delText>
                </w:r>
              </w:del>
            </w:ins>
          </w:p>
        </w:tc>
      </w:tr>
      <w:tr w:rsidR="0058450E" w14:paraId="1C8A3299" w14:textId="77777777" w:rsidTr="00D44296">
        <w:trPr>
          <w:cantSplit/>
          <w:ins w:id="409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6EC5F4B" w14:textId="77777777" w:rsidR="0058450E" w:rsidRDefault="0058450E">
            <w:pPr>
              <w:pStyle w:val="TDCe"/>
              <w:widowControl w:val="0"/>
              <w:spacing w:line="264" w:lineRule="auto"/>
              <w:rPr>
                <w:ins w:id="4093" w:author="김은수" w:date="2026-10-12T09:19:00Z" w16du:dateUtc="2026-10-12T00:19:00Z"/>
              </w:rPr>
            </w:pPr>
            <w:ins w:id="4094" w:author="김은수" w:date="2026-10-12T09:19:00Z" w16du:dateUtc="2026-10-12T00:19:00Z">
              <w:r>
                <w:t>SW-FW-RID-56</w:t>
              </w:r>
            </w:ins>
          </w:p>
        </w:tc>
        <w:tc>
          <w:tcPr>
            <w:tcW w:w="2670" w:type="dxa"/>
            <w:vAlign w:val="top"/>
          </w:tcPr>
          <w:p w14:paraId="35107A2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95" w:author="김은수" w:date="2026-10-12T09:19:00Z" w16du:dateUtc="2026-10-12T00:19:00Z"/>
              </w:rPr>
            </w:pPr>
            <w:ins w:id="4096" w:author="김은수" w:date="2026-10-12T09:19:00Z" w16du:dateUtc="2026-10-12T00:19:00Z">
              <w:r>
                <w:t>SI-ID-CM3-001</w:t>
              </w:r>
              <w:r>
                <w:br/>
                <w:t>시스템 제어 모듈</w:t>
              </w:r>
            </w:ins>
          </w:p>
          <w:p w14:paraId="542B86C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097" w:author="김은수" w:date="2026-10-12T09:19:00Z" w16du:dateUtc="2026-10-12T00:19:00Z"/>
              </w:rPr>
            </w:pPr>
            <w:ins w:id="4098" w:author="김은수" w:date="2026-10-12T09:19:00Z" w16du:dateUtc="2026-10-12T00:19:00Z">
              <w:r>
                <w:t>SI-ID-CFX-001</w:t>
              </w:r>
              <w:r>
                <w:br/>
                <w:t>시스템 제어 모듈</w:t>
              </w:r>
            </w:ins>
          </w:p>
          <w:p w14:paraId="24DD90BA"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099" w:author="김은수" w:date="2026-10-12T09:19:00Z" w16du:dateUtc="2026-10-12T00:19:00Z"/>
              </w:rPr>
            </w:pPr>
            <w:ins w:id="4100" w:author="김은수" w:date="2026-10-12T09:19:00Z" w16du:dateUtc="2026-10-12T00:19:00Z">
              <w:r>
                <w:t>SI-ID-CFX-002</w:t>
              </w:r>
              <w:r>
                <w:br/>
                <w:t>신호처리 모듈</w:t>
              </w:r>
            </w:ins>
          </w:p>
        </w:tc>
        <w:tc>
          <w:tcPr>
            <w:tcW w:w="5228" w:type="dxa"/>
            <w:vAlign w:val="top"/>
          </w:tcPr>
          <w:p w14:paraId="6305F7A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01" w:author="김은수" w:date="2026-10-12T09:19:00Z" w16du:dateUtc="2026-10-12T00:19:00Z"/>
              </w:rPr>
            </w:pPr>
            <w:ins w:id="4102" w:author="김은수" w:date="2026-10-12T09:19:00Z" w16du:dateUtc="2026-10-12T00:19:00Z">
              <w:r>
                <w:t>SU-ID-CM3-023</w:t>
              </w:r>
              <w:r>
                <w:br/>
                <w:t>오디오 및 자극 볼륨 설정</w:t>
              </w:r>
            </w:ins>
          </w:p>
          <w:p w14:paraId="76FA9177"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03" w:author="김은수" w:date="2026-10-12T09:19:00Z" w16du:dateUtc="2026-10-12T00:19:00Z"/>
              </w:rPr>
            </w:pPr>
            <w:ins w:id="4104" w:author="김은수" w:date="2026-10-12T09:19:00Z" w16du:dateUtc="2026-10-12T00:19:00Z">
              <w:r>
                <w:t>SU-ID-CFX-011</w:t>
              </w:r>
              <w:r>
                <w:br/>
                <w:t>맵 및 볼륨 변경 처리</w:t>
              </w:r>
            </w:ins>
          </w:p>
          <w:p w14:paraId="05AB6D3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05" w:author="김은수" w:date="2026-10-12T09:19:00Z" w16du:dateUtc="2026-10-12T00:19:00Z"/>
              </w:rPr>
            </w:pPr>
            <w:ins w:id="4106" w:author="김은수" w:date="2026-10-12T09:19:00Z" w16du:dateUtc="2026-10-12T00:19:00Z">
              <w:r>
                <w:t>SU-ID-CFX-030</w:t>
              </w:r>
              <w:r>
                <w:br/>
                <w:t>자극 볼륨에 따른 C 값 계산</w:t>
              </w:r>
            </w:ins>
          </w:p>
        </w:tc>
      </w:tr>
      <w:tr w:rsidR="0058450E" w14:paraId="5E56231D" w14:textId="77777777" w:rsidTr="00D44296">
        <w:trPr>
          <w:cantSplit/>
          <w:ins w:id="410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7CC3D9F7" w14:textId="77777777" w:rsidR="0058450E" w:rsidRDefault="0058450E">
            <w:pPr>
              <w:pStyle w:val="TDCe"/>
              <w:widowControl w:val="0"/>
              <w:spacing w:line="264" w:lineRule="auto"/>
              <w:rPr>
                <w:ins w:id="4108" w:author="김은수" w:date="2026-10-12T09:19:00Z" w16du:dateUtc="2026-10-12T00:19:00Z"/>
              </w:rPr>
            </w:pPr>
            <w:ins w:id="4109" w:author="김은수" w:date="2026-10-12T09:19:00Z" w16du:dateUtc="2026-10-12T00:19:00Z">
              <w:r>
                <w:lastRenderedPageBreak/>
                <w:t>SW-FW-RID-57</w:t>
              </w:r>
            </w:ins>
          </w:p>
        </w:tc>
        <w:tc>
          <w:tcPr>
            <w:tcW w:w="2670" w:type="dxa"/>
            <w:vAlign w:val="top"/>
          </w:tcPr>
          <w:p w14:paraId="008DD664"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110" w:author="김은수" w:date="2026-10-12T09:19:00Z" w16du:dateUtc="2026-10-12T00:19:00Z"/>
              </w:rPr>
            </w:pPr>
            <w:ins w:id="4111" w:author="김은수" w:date="2026-10-12T09:19:00Z" w16du:dateUtc="2026-10-12T00:19:00Z">
              <w:r>
                <w:t>필수성능시험 절차</w:t>
              </w:r>
            </w:ins>
          </w:p>
        </w:tc>
        <w:tc>
          <w:tcPr>
            <w:tcW w:w="5228" w:type="dxa"/>
            <w:vAlign w:val="top"/>
          </w:tcPr>
          <w:p w14:paraId="5C665EF7"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112" w:author="김은수" w:date="2026-10-12T09:19:00Z" w16du:dateUtc="2026-10-12T00:19:00Z"/>
              </w:rPr>
            </w:pPr>
            <w:ins w:id="4113" w:author="김은수" w:date="2026-10-12T09:19:00Z" w16du:dateUtc="2026-10-12T00:19:00Z">
              <w:r>
                <w:t>시험 절차로 관리 / 개별 유닛 해당 없음</w:t>
              </w:r>
            </w:ins>
          </w:p>
        </w:tc>
      </w:tr>
      <w:tr w:rsidR="0058450E" w14:paraId="341F1494" w14:textId="77777777" w:rsidTr="00D44296">
        <w:trPr>
          <w:cantSplit/>
          <w:ins w:id="4114"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98DFEBB" w14:textId="77777777" w:rsidR="0058450E" w:rsidRDefault="0058450E">
            <w:pPr>
              <w:pStyle w:val="TDCe"/>
              <w:widowControl w:val="0"/>
              <w:spacing w:line="264" w:lineRule="auto"/>
              <w:rPr>
                <w:ins w:id="4115" w:author="김은수" w:date="2026-10-12T09:19:00Z" w16du:dateUtc="2026-10-12T00:19:00Z"/>
              </w:rPr>
            </w:pPr>
            <w:ins w:id="4116" w:author="김은수" w:date="2026-10-12T09:19:00Z" w16du:dateUtc="2026-10-12T00:19:00Z">
              <w:r>
                <w:t>SW-FW-RID-58</w:t>
              </w:r>
            </w:ins>
          </w:p>
        </w:tc>
        <w:tc>
          <w:tcPr>
            <w:tcW w:w="2670" w:type="dxa"/>
            <w:vAlign w:val="top"/>
          </w:tcPr>
          <w:p w14:paraId="477214B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17" w:author="김은수" w:date="2026-10-12T09:19:00Z" w16du:dateUtc="2026-10-12T00:19:00Z"/>
              </w:rPr>
            </w:pPr>
            <w:ins w:id="4118" w:author="김은수" w:date="2026-10-12T09:19:00Z" w16du:dateUtc="2026-10-12T00:19:00Z">
              <w:r>
                <w:t>SI-ID-CFX-001</w:t>
              </w:r>
              <w:r>
                <w:br/>
                <w:t>시스템 제어 모듈</w:t>
              </w:r>
            </w:ins>
          </w:p>
          <w:p w14:paraId="7E908C1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19" w:author="김은수" w:date="2026-10-12T09:19:00Z" w16du:dateUtc="2026-10-12T00:19:00Z"/>
              </w:rPr>
            </w:pPr>
            <w:ins w:id="4120" w:author="김은수" w:date="2026-10-12T09:19:00Z" w16du:dateUtc="2026-10-12T00:19:00Z">
              <w:r>
                <w:t>SI-ID-CFX-002</w:t>
              </w:r>
              <w:r>
                <w:br/>
                <w:t>신호처리 모듈</w:t>
              </w:r>
            </w:ins>
          </w:p>
          <w:p w14:paraId="0A5B144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21" w:author="김은수" w:date="2026-10-12T09:19:00Z" w16du:dateUtc="2026-10-12T00:19:00Z"/>
              </w:rPr>
            </w:pPr>
            <w:ins w:id="4122" w:author="김은수" w:date="2026-10-12T09:19:00Z" w16du:dateUtc="2026-10-12T00:19:00Z">
              <w:r>
                <w:t>SI-ID-CFX-003</w:t>
              </w:r>
              <w:r>
                <w:br/>
                <w:t>내부 자극 장치 실행 모듈</w:t>
              </w:r>
            </w:ins>
          </w:p>
          <w:p w14:paraId="63253A4F"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123" w:author="김은수" w:date="2026-10-12T09:19:00Z" w16du:dateUtc="2026-10-12T00:19:00Z"/>
              </w:rPr>
            </w:pPr>
            <w:ins w:id="4124" w:author="김은수" w:date="2026-10-12T09:19:00Z" w16du:dateUtc="2026-10-12T00:19:00Z">
              <w:r>
                <w:t>SI-ID-HEAR-001</w:t>
              </w:r>
              <w:r>
                <w:br/>
                <w:t>신호처리 모듈</w:t>
              </w:r>
            </w:ins>
          </w:p>
        </w:tc>
        <w:tc>
          <w:tcPr>
            <w:tcW w:w="5228" w:type="dxa"/>
            <w:vAlign w:val="top"/>
          </w:tcPr>
          <w:p w14:paraId="263ADF1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25" w:author="김은수" w:date="2026-10-12T09:19:00Z" w16du:dateUtc="2026-10-12T00:19:00Z"/>
              </w:rPr>
            </w:pPr>
            <w:ins w:id="4126" w:author="김은수" w:date="2026-10-12T09:19:00Z" w16du:dateUtc="2026-10-12T00:19:00Z">
              <w:r>
                <w:t>SU-ID-CFX-001</w:t>
              </w:r>
              <w:r>
                <w:br/>
                <w:t>인터럽트와 반복 실행 제어</w:t>
              </w:r>
            </w:ins>
          </w:p>
          <w:p w14:paraId="3B8D288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27" w:author="김은수" w:date="2026-10-12T09:19:00Z" w16du:dateUtc="2026-10-12T00:19:00Z"/>
              </w:rPr>
            </w:pPr>
            <w:ins w:id="4128" w:author="김은수" w:date="2026-10-12T09:19:00Z" w16du:dateUtc="2026-10-12T00:19:00Z">
              <w:r>
                <w:t>SU-ID-CFX-007</w:t>
              </w:r>
              <w:r>
                <w:br/>
                <w:t>마이크 블록 수집</w:t>
              </w:r>
            </w:ins>
          </w:p>
          <w:p w14:paraId="3158C59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29" w:author="김은수" w:date="2026-10-12T09:19:00Z" w16du:dateUtc="2026-10-12T00:19:00Z"/>
              </w:rPr>
            </w:pPr>
            <w:ins w:id="4130" w:author="김은수" w:date="2026-10-12T09:19:00Z" w16du:dateUtc="2026-10-12T00:19:00Z">
              <w:r>
                <w:t>SU-ID-CFX-021</w:t>
              </w:r>
              <w:r>
                <w:br/>
                <w:t>신호처리 경로 선택</w:t>
              </w:r>
            </w:ins>
          </w:p>
          <w:p w14:paraId="35A0358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31" w:author="김은수" w:date="2026-10-12T09:19:00Z" w16du:dateUtc="2026-10-12T00:19:00Z"/>
              </w:rPr>
            </w:pPr>
            <w:ins w:id="4132" w:author="김은수" w:date="2026-10-12T09:19:00Z" w16du:dateUtc="2026-10-12T00:19:00Z">
              <w:r>
                <w:t>SU-ID-CFX-026</w:t>
              </w:r>
              <w:r>
                <w:br/>
                <w:t>주파수 분석 입력 갱신</w:t>
              </w:r>
            </w:ins>
          </w:p>
          <w:p w14:paraId="5E332EF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33" w:author="김은수" w:date="2026-10-12T09:19:00Z" w16du:dateUtc="2026-10-12T00:19:00Z"/>
              </w:rPr>
            </w:pPr>
            <w:ins w:id="4134" w:author="김은수" w:date="2026-10-12T09:19:00Z" w16du:dateUtc="2026-10-12T00:19:00Z">
              <w:r>
                <w:t>SU-ID-CFX-038</w:t>
              </w:r>
              <w:r>
                <w:br/>
                <w:t>PCM 모드 분기와 프리앰블</w:t>
              </w:r>
            </w:ins>
          </w:p>
          <w:p w14:paraId="6C9CFA1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35" w:author="김은수" w:date="2026-10-12T09:19:00Z" w16du:dateUtc="2026-10-12T00:19:00Z"/>
              </w:rPr>
            </w:pPr>
            <w:ins w:id="4136" w:author="김은수" w:date="2026-10-12T09:19:00Z" w16du:dateUtc="2026-10-12T00:19:00Z">
              <w:r>
                <w:t>SU-ID-HEAR-001</w:t>
              </w:r>
              <w:r>
                <w:br/>
                <w:t>오디오 절대값 최대값 연산</w:t>
              </w:r>
            </w:ins>
          </w:p>
          <w:p w14:paraId="5D34229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37" w:author="김은수" w:date="2026-10-12T09:19:00Z" w16du:dateUtc="2026-10-12T00:19:00Z"/>
              </w:rPr>
            </w:pPr>
            <w:ins w:id="4138" w:author="김은수" w:date="2026-10-12T09:19:00Z" w16du:dateUtc="2026-10-12T00:19:00Z">
              <w:r>
                <w:t>SU-ID-HEAR-002</w:t>
              </w:r>
              <w:r>
                <w:br/>
                <w:t>창 적용 FFT와 크기 연산</w:t>
              </w:r>
            </w:ins>
          </w:p>
        </w:tc>
      </w:tr>
      <w:tr w:rsidR="0058450E" w14:paraId="5DFF0A18" w14:textId="77777777" w:rsidTr="00D44296">
        <w:trPr>
          <w:cantSplit/>
          <w:ins w:id="4139"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7654DEE" w14:textId="77777777" w:rsidR="0058450E" w:rsidRDefault="0058450E">
            <w:pPr>
              <w:pStyle w:val="TDCe"/>
              <w:widowControl w:val="0"/>
              <w:spacing w:line="264" w:lineRule="auto"/>
              <w:rPr>
                <w:ins w:id="4140" w:author="김은수" w:date="2026-10-12T09:19:00Z" w16du:dateUtc="2026-10-12T00:19:00Z"/>
              </w:rPr>
            </w:pPr>
            <w:ins w:id="4141" w:author="김은수" w:date="2026-10-12T09:19:00Z" w16du:dateUtc="2026-10-12T00:19:00Z">
              <w:r>
                <w:t>SW-FW-RID-59</w:t>
              </w:r>
            </w:ins>
          </w:p>
        </w:tc>
        <w:tc>
          <w:tcPr>
            <w:tcW w:w="2670" w:type="dxa"/>
            <w:vAlign w:val="top"/>
          </w:tcPr>
          <w:p w14:paraId="746B66F8"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142" w:author="김은수" w:date="2026-10-12T09:19:00Z" w16du:dateUtc="2026-10-12T00:19:00Z"/>
                <w:del w:id="4143" w:author="김은수" w:date="2026-10-13T00:52:00Z"/>
              </w:rPr>
            </w:pPr>
            <w:ins w:id="4144" w:author="김은수" w:date="2026-10-12T09:19:00Z" w16du:dateUtc="2026-10-12T00:19:00Z">
              <w:del w:id="4145" w:author="김은수" w:date="2026-10-12T23:57:00Z">
                <w:r>
                  <w:delText>SI-ID-CM3-004</w:delText>
                </w:r>
                <w:r>
                  <w:br/>
                  <w:delText>블루투스 통신 모듈</w:delText>
                </w:r>
              </w:del>
            </w:ins>
            <w:ins w:id="4146" w:author="김은수" w:date="2026-10-12T23:57:00Z">
              <w:del w:id="4147" w:author="김은수" w:date="2026-10-13T00:52:00Z">
                <w:r>
                  <w:delText>SI-ID-CM3-004</w:delText>
                </w:r>
                <w:r>
                  <w:br/>
                  <w:delText>블루투스 통신 모듈</w:delText>
                </w:r>
                <w:r>
                  <w:br/>
                  <w:delText>SI-ID-QCC-003 블루투스 모듈</w:delText>
                </w:r>
              </w:del>
            </w:ins>
          </w:p>
          <w:p w14:paraId="575A2B2F"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148" w:author="김은수" w:date="2026-10-13T00:52:00Z"/>
              </w:rPr>
            </w:pPr>
            <w:ins w:id="4149" w:author="김은수" w:date="2026-10-13T00:52:00Z">
              <w:r>
                <w:t>SI-ID-CM3-004</w:t>
              </w:r>
              <w:r>
                <w:br/>
                <w:t>블루투스 통신 모듈</w:t>
              </w:r>
              <w:r>
                <w:br/>
              </w:r>
              <w:r>
                <w:rPr>
                  <w:color w:val="C00000"/>
                  <w:rPrChange w:id="4150" w:author="김은수" w:date="2026-10-16T07:34:00Z">
                    <w:rPr/>
                  </w:rPrChange>
                </w:rPr>
                <w:t>SI-ID-QCC-003</w:t>
              </w:r>
              <w:r>
                <w:rPr>
                  <w:color w:val="C00000"/>
                  <w:rPrChange w:id="4151" w:author="김은수" w:date="2026-10-16T07:34:00Z">
                    <w:rPr/>
                  </w:rPrChange>
                </w:rPr>
                <w:br/>
                <w:t>블루투스 모듈</w:t>
              </w:r>
            </w:ins>
          </w:p>
        </w:tc>
        <w:tc>
          <w:tcPr>
            <w:tcW w:w="5228" w:type="dxa"/>
            <w:vAlign w:val="top"/>
          </w:tcPr>
          <w:p w14:paraId="393783E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52" w:author="김은수" w:date="2026-10-12T09:19:00Z" w16du:dateUtc="2026-10-12T00:19:00Z"/>
                <w:del w:id="4153" w:author="김은수" w:date="2026-10-13T00:52:00Z"/>
              </w:rPr>
            </w:pPr>
            <w:ins w:id="4154" w:author="김은수" w:date="2026-10-12T09:19:00Z" w16du:dateUtc="2026-10-12T00:19:00Z">
              <w:del w:id="4155" w:author="김은수" w:date="2026-10-12T23:57:00Z">
                <w:r>
                  <w:delText>SU-ID-CM3-045</w:delText>
                </w:r>
                <w:r>
                  <w:br/>
                  <w:delText>QCC 수신 분류와 시스템 정보 응답</w:delText>
                </w:r>
              </w:del>
            </w:ins>
            <w:ins w:id="4156" w:author="김은수" w:date="2026-10-12T23:57:00Z">
              <w:del w:id="4157" w:author="김은수" w:date="2026-10-13T00:52:00Z">
                <w:r>
                  <w:delText>SU-ID-CM3-045</w:delText>
                </w:r>
                <w:r>
                  <w:br/>
                  <w:delText>QCC 수신 분류와 시스템 정보 응답SU-ID-CM3-046</w:delText>
                </w:r>
                <w:r>
                  <w:br/>
                  <w:delText>리모콘 명령 처리SU-ID-CM3-047</w:delText>
                </w:r>
                <w:r>
                  <w:br/>
                  <w:delText>입력 게인 명령 처리SU-ID-CM3-049</w:delText>
                </w:r>
                <w:r>
                  <w:br/>
                  <w:delText>매핑 명령 실행SU-ID-CM3-051</w:delText>
                </w:r>
                <w:r>
                  <w:br/>
                  <w:delText>OTA 데이터와 기동 위치 명령</w:delText>
                </w:r>
                <w:r>
                  <w:br/>
                  <w:delText>SU-ID-QCC-011 BLE Data 처리 유닛</w:delText>
                </w:r>
              </w:del>
            </w:ins>
          </w:p>
          <w:p w14:paraId="21CC79AF" w14:textId="657C9F55"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58" w:author="김은수" w:date="2026-10-13T00:52:00Z"/>
                <w:del w:id="4159" w:author="김은수" w:date="2026-10-13T10:30:00Z" w16du:dateUtc="2026-10-13T01:30:00Z"/>
              </w:rPr>
            </w:pPr>
            <w:ins w:id="4160" w:author="김은수" w:date="2026-10-13T00:52:00Z">
              <w:r>
                <w:t>SU-ID-CM3-045</w:t>
              </w:r>
              <w:r>
                <w:br/>
                <w:t>QCC 수신 분류와 시스템 정보 응답</w:t>
              </w:r>
              <w:r>
                <w:br/>
                <w:t>SU-ID-CM3-046</w:t>
              </w:r>
              <w:r>
                <w:br/>
                <w:t>리모콘 명령 처리</w:t>
              </w:r>
              <w:r>
                <w:br/>
                <w:t>SU-ID-CM3-047</w:t>
              </w:r>
              <w:r>
                <w:br/>
                <w:t>입력 게인 명령 처리</w:t>
              </w:r>
              <w:r>
                <w:br/>
                <w:t>SU-ID-CM3-049</w:t>
              </w:r>
              <w:r>
                <w:br/>
                <w:t>매핑 명령 실행</w:t>
              </w:r>
              <w:r>
                <w:br/>
                <w:t>SU-ID-CM3-051</w:t>
              </w:r>
              <w:r>
                <w:br/>
                <w:t>OTA 데이터와 기동 위치 명령</w:t>
              </w:r>
              <w:r>
                <w:br/>
              </w:r>
              <w:r>
                <w:rPr>
                  <w:color w:val="C00000"/>
                  <w:rPrChange w:id="4161" w:author="김은수" w:date="2026-10-16T07:34:00Z">
                    <w:rPr/>
                  </w:rPrChange>
                </w:rPr>
                <w:t>SU-ID-QCC-011</w:t>
              </w:r>
              <w:r>
                <w:rPr>
                  <w:color w:val="C00000"/>
                  <w:rPrChange w:id="4162" w:author="김은수" w:date="2026-10-16T07:34:00Z">
                    <w:rPr/>
                  </w:rPrChange>
                </w:rPr>
                <w:br/>
                <w:t>BLE Data 처리 유닛</w:t>
              </w:r>
            </w:ins>
          </w:p>
          <w:p w14:paraId="3C64E19A" w14:textId="13F2D25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63" w:author="김은수" w:date="2026-10-12T09:19:00Z" w16du:dateUtc="2026-10-12T00:19:00Z"/>
                <w:del w:id="4164" w:author="김은수" w:date="2026-10-13T10:30:00Z" w16du:dateUtc="2026-10-13T01:30:00Z"/>
              </w:rPr>
            </w:pPr>
            <w:ins w:id="4165" w:author="김은수" w:date="2026-10-12T09:19:00Z" w16du:dateUtc="2026-10-12T00:19:00Z">
              <w:del w:id="4166" w:author="김은수" w:date="2026-10-12T23:57:00Z">
                <w:r>
                  <w:delText>SU-ID-CM3-046</w:delText>
                </w:r>
                <w:r>
                  <w:br/>
                  <w:delText>리모콘 명령 처리</w:delText>
                </w:r>
              </w:del>
            </w:ins>
          </w:p>
          <w:p w14:paraId="052F9F2D" w14:textId="65FF732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67" w:author="김은수" w:date="2026-10-12T09:19:00Z" w16du:dateUtc="2026-10-12T00:19:00Z"/>
                <w:del w:id="4168" w:author="김은수" w:date="2026-10-13T10:30:00Z" w16du:dateUtc="2026-10-13T01:30:00Z"/>
              </w:rPr>
            </w:pPr>
            <w:ins w:id="4169" w:author="김은수" w:date="2026-10-12T09:19:00Z" w16du:dateUtc="2026-10-12T00:19:00Z">
              <w:del w:id="4170" w:author="김은수" w:date="2026-10-12T23:57:00Z">
                <w:r>
                  <w:delText>SU-ID-CM3-047</w:delText>
                </w:r>
                <w:r>
                  <w:br/>
                  <w:delText>입력 게인 명령 처리</w:delText>
                </w:r>
              </w:del>
            </w:ins>
          </w:p>
          <w:p w14:paraId="0EFA26BD" w14:textId="66CD1DDC"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71" w:author="김은수" w:date="2026-10-12T09:19:00Z" w16du:dateUtc="2026-10-12T00:19:00Z"/>
                <w:del w:id="4172" w:author="김은수" w:date="2026-10-13T10:30:00Z" w16du:dateUtc="2026-10-13T01:30:00Z"/>
              </w:rPr>
            </w:pPr>
            <w:ins w:id="4173" w:author="김은수" w:date="2026-10-12T09:19:00Z" w16du:dateUtc="2026-10-12T00:19:00Z">
              <w:del w:id="4174" w:author="김은수" w:date="2026-10-12T23:57:00Z">
                <w:r>
                  <w:delText>SU-ID-CM3-049</w:delText>
                </w:r>
                <w:r>
                  <w:br/>
                  <w:delText>매핑 명령 실행</w:delText>
                </w:r>
              </w:del>
            </w:ins>
          </w:p>
          <w:p w14:paraId="2DACECA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75" w:author="김은수" w:date="2026-10-12T09:19:00Z" w16du:dateUtc="2026-10-12T00:19:00Z"/>
              </w:rPr>
            </w:pPr>
            <w:ins w:id="4176" w:author="김은수" w:date="2026-10-12T09:19:00Z" w16du:dateUtc="2026-10-12T00:19:00Z">
              <w:del w:id="4177" w:author="김은수" w:date="2026-10-12T23:57:00Z">
                <w:r>
                  <w:delText>SU-ID-CM3-051</w:delText>
                </w:r>
                <w:r>
                  <w:br/>
                  <w:delText>OTA 데이터와 기동 위치 명령</w:delText>
                </w:r>
              </w:del>
            </w:ins>
          </w:p>
        </w:tc>
      </w:tr>
      <w:tr w:rsidR="0058450E" w14:paraId="759BE3C8" w14:textId="77777777" w:rsidTr="00D44296">
        <w:trPr>
          <w:cantSplit/>
          <w:ins w:id="4178"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C33359B" w14:textId="77777777" w:rsidR="0058450E" w:rsidRDefault="0058450E">
            <w:pPr>
              <w:pStyle w:val="TDCe"/>
              <w:widowControl w:val="0"/>
              <w:spacing w:line="264" w:lineRule="auto"/>
              <w:rPr>
                <w:ins w:id="4179" w:author="김은수" w:date="2026-10-12T09:19:00Z" w16du:dateUtc="2026-10-12T00:19:00Z"/>
              </w:rPr>
            </w:pPr>
            <w:ins w:id="4180" w:author="김은수" w:date="2026-10-12T09:19:00Z" w16du:dateUtc="2026-10-12T00:19:00Z">
              <w:r>
                <w:lastRenderedPageBreak/>
                <w:t>SW-FW-RID-60</w:t>
              </w:r>
            </w:ins>
          </w:p>
        </w:tc>
        <w:tc>
          <w:tcPr>
            <w:tcW w:w="2670" w:type="dxa"/>
            <w:vAlign w:val="top"/>
          </w:tcPr>
          <w:p w14:paraId="739C2A9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81" w:author="김은수" w:date="2026-10-12T09:19:00Z" w16du:dateUtc="2026-10-12T00:19:00Z"/>
                <w:del w:id="4182" w:author="김은수" w:date="2026-10-13T00:52:00Z"/>
              </w:rPr>
            </w:pPr>
            <w:ins w:id="4183" w:author="김은수" w:date="2026-10-12T09:19:00Z" w16du:dateUtc="2026-10-12T00:19:00Z">
              <w:del w:id="4184" w:author="김은수" w:date="2026-10-12T23:57:00Z">
                <w:r>
                  <w:delText>SI-ID-CM3-001</w:delText>
                </w:r>
                <w:r>
                  <w:br/>
                  <w:delText>시스템 제어 모듈</w:delText>
                </w:r>
              </w:del>
            </w:ins>
            <w:ins w:id="4185" w:author="김은수" w:date="2026-10-12T23:57:00Z">
              <w:del w:id="4186" w:author="김은수" w:date="2026-10-13T00:52:00Z">
                <w:r>
                  <w:delText>SI-ID-CM3-001</w:delText>
                </w:r>
                <w:r>
                  <w:br/>
                  <w:delText>시스템 제어 모듈SI-ID-CM3-004</w:delText>
                </w:r>
                <w:r>
                  <w:br/>
                  <w:delText>블루투스 통신 모듈</w:delText>
                </w:r>
                <w:r>
                  <w:br/>
                  <w:delText>SI-ID-QCC-003 블루투스 모듈</w:delText>
                </w:r>
              </w:del>
            </w:ins>
          </w:p>
          <w:p w14:paraId="491AADEF" w14:textId="7E38DEED"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87" w:author="김은수" w:date="2026-10-13T00:52:00Z"/>
                <w:del w:id="4188" w:author="김은수" w:date="2026-10-13T10:30:00Z" w16du:dateUtc="2026-10-13T01:30:00Z"/>
              </w:rPr>
            </w:pPr>
            <w:ins w:id="4189" w:author="김은수" w:date="2026-10-13T00:52:00Z">
              <w:r>
                <w:t>SI-ID-CM3-001</w:t>
              </w:r>
              <w:r>
                <w:br/>
                <w:t>시스템 제어 모듈</w:t>
              </w:r>
              <w:r>
                <w:br/>
                <w:t>SI-ID-CM3-004</w:t>
              </w:r>
              <w:r>
                <w:br/>
                <w:t>블루투스 통신 모듈</w:t>
              </w:r>
              <w:r>
                <w:br/>
              </w:r>
              <w:r>
                <w:rPr>
                  <w:color w:val="C00000"/>
                  <w:rPrChange w:id="4190" w:author="김은수" w:date="2026-10-16T07:34:00Z">
                    <w:rPr/>
                  </w:rPrChange>
                </w:rPr>
                <w:t>SI-ID-QCC-003</w:t>
              </w:r>
              <w:r>
                <w:rPr>
                  <w:color w:val="C00000"/>
                  <w:rPrChange w:id="4191" w:author="김은수" w:date="2026-10-16T07:34:00Z">
                    <w:rPr/>
                  </w:rPrChange>
                </w:rPr>
                <w:br/>
                <w:t>블루투스 모듈</w:t>
              </w:r>
            </w:ins>
          </w:p>
          <w:p w14:paraId="1F8F83F7" w14:textId="036614CE"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92" w:author="김은수" w:date="2026-10-12T09:19:00Z" w16du:dateUtc="2026-10-12T00:19:00Z"/>
                <w:del w:id="4193" w:author="김은수" w:date="2026-10-13T10:30:00Z" w16du:dateUtc="2026-10-13T01:30:00Z"/>
              </w:rPr>
            </w:pPr>
            <w:ins w:id="4194" w:author="김은수" w:date="2026-10-12T09:19:00Z" w16du:dateUtc="2026-10-12T00:19:00Z">
              <w:del w:id="4195" w:author="김은수" w:date="2026-10-12T23:57:00Z">
                <w:r>
                  <w:delText>SI-ID-CM3-004</w:delText>
                </w:r>
                <w:r>
                  <w:br/>
                  <w:delText>블루투스 통신 모듈</w:delText>
                </w:r>
              </w:del>
            </w:ins>
          </w:p>
          <w:p w14:paraId="5FC661E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196" w:author="김은수" w:date="2026-10-12T09:19:00Z" w16du:dateUtc="2026-10-12T00:19:00Z"/>
              </w:rPr>
              <w:pPrChange w:id="4197"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198" w:author="김은수" w:date="2026-10-12T09:19:00Z" w16du:dateUtc="2026-10-12T00:19:00Z">
              <w:del w:id="4199"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4200" w:author="김은수" w:date="2026-10-12T12:28:00Z">
              <w:del w:id="4201" w:author="김은수" w:date="2026-10-12T23:57:00Z">
                <w:r>
                  <w:delText>SI-ID-QCC-003 블루투스 모듈</w:delText>
                </w:r>
              </w:del>
            </w:ins>
          </w:p>
        </w:tc>
        <w:tc>
          <w:tcPr>
            <w:tcW w:w="5228" w:type="dxa"/>
            <w:vAlign w:val="top"/>
          </w:tcPr>
          <w:p w14:paraId="58A716E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02" w:author="김은수" w:date="2026-10-12T09:19:00Z" w16du:dateUtc="2026-10-12T00:19:00Z"/>
                <w:del w:id="4203" w:author="김은수" w:date="2026-10-13T00:52:00Z"/>
              </w:rPr>
            </w:pPr>
            <w:ins w:id="4204" w:author="김은수" w:date="2026-10-12T09:19:00Z" w16du:dateUtc="2026-10-12T00:19:00Z">
              <w:del w:id="4205" w:author="김은수" w:date="2026-10-12T23:57:00Z">
                <w:r>
                  <w:delText>SU-ID-CM3-026</w:delText>
                </w:r>
                <w:r>
                  <w:br/>
                  <w:delText>SPI 응답 버퍼 관리</w:delText>
                </w:r>
              </w:del>
            </w:ins>
            <w:ins w:id="4206" w:author="김은수" w:date="2026-10-12T23:57:00Z">
              <w:del w:id="4207" w:author="김은수" w:date="2026-10-13T00:05:00Z">
                <w:r>
                  <w:delText>SU-ID-CM3-026</w:delText>
                </w:r>
                <w:r>
                  <w:br/>
                  <w:delText>SPI 응답 버퍼 관리SU-ID-CM3-045</w:delText>
                </w:r>
                <w:r>
                  <w:br/>
                  <w:delText>QCC 수신 분류와 시스템 정보 응답</w:delText>
                </w:r>
                <w:r>
                  <w:br/>
                  <w:delText>SU-ID-QCC-011 BLE Data 처리 유닛</w:delText>
                </w:r>
                <w:r>
                  <w:br/>
                </w:r>
                <w:r>
                  <w:rPr>
                    <w:color w:val="C00000"/>
                    <w:sz w:val="24"/>
                    <w:szCs w:val="24"/>
                    <w:u w:val="single"/>
                  </w:rPr>
                  <w:delText>[QCC 자료 입력] BLE/GAIA CRC의 실제 알고리즘·적용 바이트·저장 순서와 오류 응답/검증 자료가 필요하다.</w:delText>
                </w:r>
              </w:del>
            </w:ins>
            <w:ins w:id="4208" w:author="김은수" w:date="2026-10-13T00:05:00Z">
              <w:del w:id="4209" w:author="김은수" w:date="2026-10-13T00:52:00Z">
                <w:r>
                  <w:delText>SU-ID-CM3-026</w:delText>
                </w:r>
                <w:r>
                  <w:br/>
                  <w:delText>SPI 응답 버퍼 관리SU-ID-CM3-045</w:delText>
                </w:r>
                <w:r>
                  <w:br/>
                  <w:delText>QCC 수신 분류와 시스템 정보 응답</w:delText>
                </w:r>
                <w:r>
                  <w:br/>
                  <w:delText>SU-ID-QCC-011 BLE Data 처리 유닛</w:delText>
                </w:r>
                <w:r>
                  <w:br/>
                </w:r>
                <w:r>
                  <w:rPr>
                    <w:color w:val="C00000"/>
                    <w:sz w:val="24"/>
                    <w:szCs w:val="24"/>
                    <w:u w:val="single"/>
                  </w:rPr>
                  <w:delText>[QCC 자료 입력] BLE/GAIA CRC의 실제 알고리즘/적용 바이트/저장 순서와 오류 응답/검증 자료가 필요하다.</w:delText>
                </w:r>
              </w:del>
            </w:ins>
          </w:p>
          <w:p w14:paraId="1D26DEBC" w14:textId="56E0CB62"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10" w:author="김은수" w:date="2026-10-13T00:52:00Z"/>
                <w:del w:id="4211" w:author="김은수" w:date="2026-10-13T10:30:00Z" w16du:dateUtc="2026-10-13T01:30:00Z"/>
              </w:rPr>
            </w:pPr>
            <w:ins w:id="4212" w:author="김은수" w:date="2026-10-13T00:52:00Z">
              <w:r>
                <w:t>SU-ID-CM3-026</w:t>
              </w:r>
              <w:r>
                <w:br/>
                <w:t>SPI 응답 버퍼 관리</w:t>
              </w:r>
              <w:r>
                <w:br/>
                <w:t>SU-ID-CM3-045</w:t>
              </w:r>
              <w:r>
                <w:br/>
                <w:t>QCC 수신 분류와 시스템 정보 응답</w:t>
              </w:r>
              <w:r>
                <w:br/>
              </w:r>
              <w:r>
                <w:rPr>
                  <w:color w:val="C00000"/>
                  <w:rPrChange w:id="4213" w:author="김은수" w:date="2026-10-16T07:34:00Z">
                    <w:rPr/>
                  </w:rPrChange>
                </w:rPr>
                <w:t>SU-ID-QCC-011</w:t>
              </w:r>
              <w:r>
                <w:rPr>
                  <w:color w:val="C00000"/>
                  <w:rPrChange w:id="4214" w:author="김은수" w:date="2026-10-16T07:34:00Z">
                    <w:rPr/>
                  </w:rPrChange>
                </w:rPr>
                <w:br/>
                <w:t>BLE Data 처리 유닛</w:t>
              </w:r>
            </w:ins>
          </w:p>
          <w:p w14:paraId="773B8FF6" w14:textId="7528EDB8"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15" w:author="김은수" w:date="2026-10-12T09:19:00Z" w16du:dateUtc="2026-10-12T00:19:00Z"/>
                <w:del w:id="4216" w:author="김은수" w:date="2026-10-13T10:30:00Z" w16du:dateUtc="2026-10-13T01:30:00Z"/>
              </w:rPr>
            </w:pPr>
            <w:ins w:id="4217" w:author="김은수" w:date="2026-10-12T09:19:00Z" w16du:dateUtc="2026-10-12T00:19:00Z">
              <w:del w:id="4218" w:author="김은수" w:date="2026-10-12T23:57:00Z">
                <w:r>
                  <w:delText>SU-ID-CM3-045</w:delText>
                </w:r>
                <w:r>
                  <w:br/>
                  <w:delText>QCC 수신 분류와 시스템 정보 응답</w:delText>
                </w:r>
              </w:del>
            </w:ins>
          </w:p>
          <w:p w14:paraId="430EBD03" w14:textId="439CE5CE"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19" w:author="김은수" w:date="2026-10-12T09:19:00Z" w16du:dateUtc="2026-10-12T00:19:00Z"/>
                <w:del w:id="4220" w:author="김은수" w:date="2026-10-13T10:30:00Z" w16du:dateUtc="2026-10-13T01:30:00Z"/>
              </w:rPr>
              <w:pPrChange w:id="4221"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222" w:author="김은수" w:date="2026-10-12T09:19:00Z" w16du:dateUtc="2026-10-12T00:19:00Z">
              <w:del w:id="4223"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4224" w:author="김은수" w:date="2026-10-12T12:28:00Z">
              <w:del w:id="4225" w:author="김은수" w:date="2026-10-12T23:57:00Z">
                <w:r>
                  <w:delText>SU-ID-QCC-011 BLE Data 처리 유닛</w:delText>
                </w:r>
              </w:del>
            </w:ins>
          </w:p>
          <w:p w14:paraId="2776049E"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226" w:author="김은수" w:date="2026-10-12T12:28:00Z"/>
              </w:rPr>
              <w:pPrChange w:id="4227"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4228" w:author="김은수" w:date="2026-10-12T12:28:00Z">
              <w:del w:id="4229" w:author="김은수" w:date="2026-10-12T23:57:00Z">
                <w:r>
                  <w:rPr>
                    <w:color w:val="C00000"/>
                    <w:sz w:val="24"/>
                    <w:szCs w:val="24"/>
                    <w:u w:val="single"/>
                  </w:rPr>
                  <w:delText>[QCC 자료 입력] BLE/GAIA CRC의 실제 알고리즘·적용 바이트·저장 순서와 오류 응답/검증 자료가 필요하다.</w:delText>
                </w:r>
              </w:del>
            </w:ins>
          </w:p>
        </w:tc>
      </w:tr>
      <w:tr w:rsidR="0058450E" w14:paraId="248393E4" w14:textId="77777777" w:rsidTr="00D44296">
        <w:trPr>
          <w:cantSplit/>
          <w:ins w:id="423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787E6D4F" w14:textId="77777777" w:rsidR="0058450E" w:rsidRDefault="0058450E">
            <w:pPr>
              <w:pStyle w:val="TDCe"/>
              <w:widowControl w:val="0"/>
              <w:spacing w:line="264" w:lineRule="auto"/>
              <w:rPr>
                <w:ins w:id="4231" w:author="김은수" w:date="2026-10-12T09:19:00Z" w16du:dateUtc="2026-10-12T00:19:00Z"/>
              </w:rPr>
            </w:pPr>
            <w:ins w:id="4232" w:author="김은수" w:date="2026-10-12T09:19:00Z" w16du:dateUtc="2026-10-12T00:19:00Z">
              <w:r>
                <w:t>SW-FW-RID-61</w:t>
              </w:r>
            </w:ins>
          </w:p>
        </w:tc>
        <w:tc>
          <w:tcPr>
            <w:tcW w:w="2670" w:type="dxa"/>
            <w:vAlign w:val="top"/>
          </w:tcPr>
          <w:p w14:paraId="2534611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33" w:author="김은수" w:date="2026-10-12T09:19:00Z" w16du:dateUtc="2026-10-12T00:19:00Z"/>
              </w:rPr>
            </w:pPr>
            <w:ins w:id="4234" w:author="김은수" w:date="2026-10-12T09:19:00Z" w16du:dateUtc="2026-10-12T00:19:00Z">
              <w:r>
                <w:t>SI-ID-CM3-001</w:t>
              </w:r>
              <w:r>
                <w:br/>
                <w:t>시스템 제어 모듈</w:t>
              </w:r>
            </w:ins>
          </w:p>
          <w:p w14:paraId="657C9C45"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235" w:author="김은수" w:date="2026-10-12T09:19:00Z" w16du:dateUtc="2026-10-12T00:19:00Z"/>
              </w:rPr>
            </w:pPr>
            <w:ins w:id="4236" w:author="김은수" w:date="2026-10-12T09:19:00Z" w16du:dateUtc="2026-10-12T00:19:00Z">
              <w:r>
                <w:t>SI-ID-CM3-003</w:t>
              </w:r>
              <w:r>
                <w:br/>
                <w:t>내부 자극 장치 실행 모듈</w:t>
              </w:r>
            </w:ins>
          </w:p>
        </w:tc>
        <w:tc>
          <w:tcPr>
            <w:tcW w:w="5228" w:type="dxa"/>
            <w:vAlign w:val="top"/>
          </w:tcPr>
          <w:p w14:paraId="7883EDC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37" w:author="김은수" w:date="2026-10-12T09:19:00Z" w16du:dateUtc="2026-10-12T00:19:00Z"/>
              </w:rPr>
            </w:pPr>
            <w:ins w:id="4238" w:author="김은수" w:date="2026-10-12T09:19:00Z" w16du:dateUtc="2026-10-12T00:19:00Z">
              <w:r>
                <w:t>SU-ID-CM3-004</w:t>
              </w:r>
              <w:r>
                <w:br/>
                <w:t>코어 간 기동 준비와 실행 허가</w:t>
              </w:r>
            </w:ins>
          </w:p>
          <w:p w14:paraId="784544D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39" w:author="김은수" w:date="2026-10-12T09:19:00Z" w16du:dateUtc="2026-10-12T00:19:00Z"/>
              </w:rPr>
            </w:pPr>
            <w:ins w:id="4240" w:author="김은수" w:date="2026-10-12T09:19:00Z" w16du:dateUtc="2026-10-12T00:19:00Z">
              <w:r>
                <w:t>SU-ID-CM3-013</w:t>
              </w:r>
              <w:r>
                <w:br/>
                <w:t>LED 표시 요청과 우선순위</w:t>
              </w:r>
            </w:ins>
          </w:p>
          <w:p w14:paraId="146F5882"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41" w:author="김은수" w:date="2026-10-12T09:19:00Z" w16du:dateUtc="2026-10-12T00:19:00Z"/>
              </w:rPr>
            </w:pPr>
            <w:ins w:id="4242" w:author="김은수" w:date="2026-10-12T09:19:00Z" w16du:dateUtc="2026-10-12T00:19:00Z">
              <w:r>
                <w:t>SU-ID-CM3-014</w:t>
              </w:r>
              <w:r>
                <w:br/>
                <w:t>LED 패턴 출력</w:t>
              </w:r>
            </w:ins>
          </w:p>
          <w:p w14:paraId="0EA329B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43" w:author="김은수" w:date="2026-10-12T09:19:00Z" w16du:dateUtc="2026-10-12T00:19:00Z"/>
              </w:rPr>
            </w:pPr>
            <w:ins w:id="4244" w:author="김은수" w:date="2026-10-12T09:19:00Z" w16du:dateUtc="2026-10-12T00:19:00Z">
              <w:r>
                <w:t>SU-ID-CM3-030</w:t>
              </w:r>
              <w:r>
                <w:br/>
                <w:t>내부기 실행 상태 관리</w:t>
              </w:r>
            </w:ins>
          </w:p>
        </w:tc>
      </w:tr>
      <w:tr w:rsidR="0058450E" w14:paraId="28AB4C6B" w14:textId="77777777" w:rsidTr="00D44296">
        <w:trPr>
          <w:cantSplit/>
          <w:ins w:id="4245"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6CD5FD4" w14:textId="77777777" w:rsidR="0058450E" w:rsidRDefault="0058450E">
            <w:pPr>
              <w:pStyle w:val="TDCe"/>
              <w:widowControl w:val="0"/>
              <w:spacing w:line="264" w:lineRule="auto"/>
              <w:rPr>
                <w:ins w:id="4246" w:author="김은수" w:date="2026-10-12T09:19:00Z" w16du:dateUtc="2026-10-12T00:19:00Z"/>
              </w:rPr>
            </w:pPr>
            <w:ins w:id="4247" w:author="김은수" w:date="2026-10-12T09:19:00Z" w16du:dateUtc="2026-10-12T00:19:00Z">
              <w:r>
                <w:t>SW-FW-RID-62</w:t>
              </w:r>
            </w:ins>
          </w:p>
        </w:tc>
        <w:tc>
          <w:tcPr>
            <w:tcW w:w="2670" w:type="dxa"/>
            <w:vAlign w:val="top"/>
          </w:tcPr>
          <w:p w14:paraId="6FE2253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48" w:author="김은수" w:date="2026-10-12T09:19:00Z" w16du:dateUtc="2026-10-12T00:19:00Z"/>
                <w:del w:id="4249" w:author="김은수" w:date="2026-10-13T00:52:00Z"/>
              </w:rPr>
            </w:pPr>
            <w:ins w:id="4250" w:author="김은수" w:date="2026-10-12T09:19:00Z" w16du:dateUtc="2026-10-12T00:19:00Z">
              <w:del w:id="4251" w:author="김은수" w:date="2026-10-12T23:57:00Z">
                <w:r>
                  <w:delText>SI-ID-CM3-001</w:delText>
                </w:r>
                <w:r>
                  <w:br/>
                  <w:delText>시스템 제어 모듈</w:delText>
                </w:r>
              </w:del>
            </w:ins>
            <w:ins w:id="4252" w:author="김은수" w:date="2026-10-12T23:57:00Z">
              <w:del w:id="4253" w:author="김은수" w:date="2026-10-13T00:52:00Z">
                <w:r>
                  <w:delText>SI-ID-CM3-001</w:delText>
                </w:r>
                <w:r>
                  <w:br/>
                  <w:delText>시스템 제어 모듈SI-ID-CM3-004</w:delText>
                </w:r>
                <w:r>
                  <w:br/>
                  <w:delText>블루투스 통신 모듈</w:delText>
                </w:r>
                <w:r>
                  <w:br/>
                  <w:delText>SI-ID-QCC-002 HW 인터페이스 모듈</w:delText>
                </w:r>
              </w:del>
            </w:ins>
          </w:p>
          <w:p w14:paraId="51BAFA69" w14:textId="28FB168D"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54" w:author="김은수" w:date="2026-10-13T00:52:00Z"/>
                <w:del w:id="4255" w:author="김은수" w:date="2026-10-13T10:30:00Z" w16du:dateUtc="2026-10-13T01:30:00Z"/>
              </w:rPr>
            </w:pPr>
            <w:ins w:id="4256" w:author="김은수" w:date="2026-10-13T00:52:00Z">
              <w:r>
                <w:t>SI-ID-CM3-001</w:t>
              </w:r>
              <w:r>
                <w:br/>
                <w:t>시스템 제어 모듈</w:t>
              </w:r>
              <w:r>
                <w:br/>
                <w:t>SI-ID-CM3-004</w:t>
              </w:r>
              <w:r>
                <w:br/>
                <w:t>블루투스 통신 모듈</w:t>
              </w:r>
              <w:r>
                <w:br/>
              </w:r>
              <w:r>
                <w:rPr>
                  <w:color w:val="C00000"/>
                  <w:rPrChange w:id="4257" w:author="김은수" w:date="2026-10-16T07:34:00Z">
                    <w:rPr/>
                  </w:rPrChange>
                </w:rPr>
                <w:t>SI-ID-QCC-002</w:t>
              </w:r>
              <w:r>
                <w:rPr>
                  <w:color w:val="C00000"/>
                  <w:rPrChange w:id="4258" w:author="김은수" w:date="2026-10-16T07:34:00Z">
                    <w:rPr/>
                  </w:rPrChange>
                </w:rPr>
                <w:br/>
                <w:t>HW 인터페이스 모듈</w:t>
              </w:r>
            </w:ins>
          </w:p>
          <w:p w14:paraId="0D256DF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59" w:author="김은수" w:date="2026-10-12T09:19:00Z" w16du:dateUtc="2026-10-12T00:19:00Z"/>
              </w:rPr>
              <w:pPrChange w:id="4260"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261" w:author="김은수" w:date="2026-10-12T09:19:00Z" w16du:dateUtc="2026-10-12T00:19:00Z">
              <w:del w:id="4262" w:author="김은수" w:date="2026-10-12T23:57:00Z">
                <w:r>
                  <w:delText>SI-ID-CM3-004</w:delText>
                </w:r>
                <w:r>
                  <w:br/>
                  <w:delText>블루투스 통신 모듈</w:delText>
                </w:r>
              </w:del>
            </w:ins>
          </w:p>
        </w:tc>
        <w:tc>
          <w:tcPr>
            <w:tcW w:w="5228" w:type="dxa"/>
            <w:vAlign w:val="top"/>
          </w:tcPr>
          <w:p w14:paraId="6FF8F5D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63" w:author="김은수" w:date="2026-10-12T09:19:00Z" w16du:dateUtc="2026-10-12T00:19:00Z"/>
                <w:del w:id="4264" w:author="김은수" w:date="2026-10-13T00:52:00Z"/>
              </w:rPr>
            </w:pPr>
            <w:ins w:id="4265" w:author="김은수" w:date="2026-10-12T09:19:00Z" w16du:dateUtc="2026-10-12T00:19:00Z">
              <w:del w:id="4266" w:author="김은수" w:date="2026-10-12T23:57:00Z">
                <w:r>
                  <w:delText>SU-ID-CM3-011</w:delText>
                </w:r>
                <w:r>
                  <w:br/>
                  <w:delText>배터리 및 크래들 정보 관리</w:delText>
                </w:r>
              </w:del>
            </w:ins>
            <w:ins w:id="4267" w:author="김은수" w:date="2026-10-12T23:57:00Z">
              <w:del w:id="4268" w:author="김은수" w:date="2026-10-13T00:52:00Z">
                <w:r>
                  <w:delText>SU-ID-CM3-011</w:delText>
                </w:r>
                <w:r>
                  <w:br/>
                  <w:delText>배터리 및 크래들 정보 관리SU-ID-CM3-013</w:delText>
                </w:r>
                <w:r>
                  <w:br/>
                  <w:delText>LED 표시 요청과 우선순위SU-ID-CM3-014</w:delText>
                </w:r>
                <w:r>
                  <w:br/>
                  <w:delText>LED 패턴 출력SU-ID-CM3-045</w:delText>
                </w:r>
                <w:r>
                  <w:br/>
                  <w:delText>QCC 수신 분류와 시스템 정보 응답</w:delText>
                </w:r>
                <w:r>
                  <w:br/>
                  <w:delText>SU-ID-QCC-006 Power 제어 유닛</w:delText>
                </w:r>
              </w:del>
            </w:ins>
          </w:p>
          <w:p w14:paraId="3CFD54FD" w14:textId="091FEE06"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69" w:author="김은수" w:date="2026-10-13T00:52:00Z"/>
                <w:del w:id="4270" w:author="김은수" w:date="2026-10-13T10:30:00Z" w16du:dateUtc="2026-10-13T01:30:00Z"/>
              </w:rPr>
            </w:pPr>
            <w:ins w:id="4271" w:author="김은수" w:date="2026-10-13T00:52:00Z">
              <w:r>
                <w:t>SU-ID-CM3-011</w:t>
              </w:r>
              <w:r>
                <w:br/>
                <w:t>배터리 및 크래들 정보 관리</w:t>
              </w:r>
              <w:r>
                <w:br/>
                <w:t>SU-ID-CM3-013</w:t>
              </w:r>
              <w:r>
                <w:br/>
                <w:t>LED 표시 요청과 우선순위</w:t>
              </w:r>
              <w:r>
                <w:br/>
                <w:t>SU-ID-CM3-014</w:t>
              </w:r>
              <w:r>
                <w:br/>
                <w:t>LED 패턴 출력</w:t>
              </w:r>
              <w:r>
                <w:br/>
                <w:t>SU-ID-CM3-045</w:t>
              </w:r>
              <w:r>
                <w:br/>
                <w:t>QCC 수신 분류와 시스템 정보 응답</w:t>
              </w:r>
              <w:r>
                <w:br/>
              </w:r>
              <w:r>
                <w:rPr>
                  <w:color w:val="C00000"/>
                  <w:rPrChange w:id="4272" w:author="김은수" w:date="2026-10-16T07:34:00Z">
                    <w:rPr/>
                  </w:rPrChange>
                </w:rPr>
                <w:t>SU-ID-QCC-006</w:t>
              </w:r>
              <w:r>
                <w:rPr>
                  <w:color w:val="C00000"/>
                  <w:rPrChange w:id="4273" w:author="김은수" w:date="2026-10-16T07:34:00Z">
                    <w:rPr/>
                  </w:rPrChange>
                </w:rPr>
                <w:br/>
                <w:t>Power 제어 유닛</w:t>
              </w:r>
            </w:ins>
          </w:p>
          <w:p w14:paraId="5DB233D1" w14:textId="6FE040B9"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74" w:author="김은수" w:date="2026-10-12T09:19:00Z" w16du:dateUtc="2026-10-12T00:19:00Z"/>
                <w:del w:id="4275" w:author="김은수" w:date="2026-10-13T10:30:00Z" w16du:dateUtc="2026-10-13T01:30:00Z"/>
              </w:rPr>
            </w:pPr>
            <w:ins w:id="4276" w:author="김은수" w:date="2026-10-12T09:19:00Z" w16du:dateUtc="2026-10-12T00:19:00Z">
              <w:del w:id="4277" w:author="김은수" w:date="2026-10-12T23:57:00Z">
                <w:r>
                  <w:delText>SU-ID-CM3-013</w:delText>
                </w:r>
                <w:r>
                  <w:br/>
                  <w:delText>LED 표시 요청과 우선순위</w:delText>
                </w:r>
              </w:del>
            </w:ins>
          </w:p>
          <w:p w14:paraId="187AC4D3" w14:textId="4C9AF61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78" w:author="김은수" w:date="2026-10-12T09:19:00Z" w16du:dateUtc="2026-10-12T00:19:00Z"/>
                <w:del w:id="4279" w:author="김은수" w:date="2026-10-13T10:30:00Z" w16du:dateUtc="2026-10-13T01:30:00Z"/>
              </w:rPr>
            </w:pPr>
            <w:ins w:id="4280" w:author="김은수" w:date="2026-10-12T09:19:00Z" w16du:dateUtc="2026-10-12T00:19:00Z">
              <w:del w:id="4281" w:author="김은수" w:date="2026-10-12T23:57:00Z">
                <w:r>
                  <w:delText>SU-ID-CM3-014</w:delText>
                </w:r>
                <w:r>
                  <w:br/>
                  <w:delText>LED 패턴 출력</w:delText>
                </w:r>
              </w:del>
            </w:ins>
          </w:p>
          <w:p w14:paraId="38DD9BB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82" w:author="김은수" w:date="2026-10-12T09:19:00Z" w16du:dateUtc="2026-10-12T00:19:00Z"/>
              </w:rPr>
            </w:pPr>
            <w:ins w:id="4283" w:author="김은수" w:date="2026-10-12T09:19:00Z" w16du:dateUtc="2026-10-12T00:19:00Z">
              <w:del w:id="4284" w:author="김은수" w:date="2026-10-12T23:57:00Z">
                <w:r>
                  <w:delText>SU-ID-CM3-045</w:delText>
                </w:r>
                <w:r>
                  <w:br/>
                  <w:delText>QCC 수신 분류와 시스템 정보 응답</w:delText>
                </w:r>
              </w:del>
            </w:ins>
          </w:p>
        </w:tc>
      </w:tr>
      <w:tr w:rsidR="0058450E" w14:paraId="3247147F" w14:textId="77777777" w:rsidTr="00D44296">
        <w:trPr>
          <w:cantSplit/>
          <w:ins w:id="4285"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4E9F5A4B" w14:textId="77777777" w:rsidR="0058450E" w:rsidRDefault="0058450E">
            <w:pPr>
              <w:pStyle w:val="TDCe"/>
              <w:widowControl w:val="0"/>
              <w:spacing w:line="264" w:lineRule="auto"/>
              <w:rPr>
                <w:ins w:id="4286" w:author="김은수" w:date="2026-10-12T09:19:00Z" w16du:dateUtc="2026-10-12T00:19:00Z"/>
              </w:rPr>
            </w:pPr>
            <w:ins w:id="4287" w:author="김은수" w:date="2026-10-12T09:19:00Z" w16du:dateUtc="2026-10-12T00:19:00Z">
              <w:r>
                <w:lastRenderedPageBreak/>
                <w:t>SW-FW-RID-63</w:t>
              </w:r>
            </w:ins>
          </w:p>
        </w:tc>
        <w:tc>
          <w:tcPr>
            <w:tcW w:w="2670" w:type="dxa"/>
            <w:vAlign w:val="top"/>
          </w:tcPr>
          <w:p w14:paraId="5257DCA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88" w:author="김은수" w:date="2026-10-12T09:19:00Z" w16du:dateUtc="2026-10-12T00:19:00Z"/>
                <w:del w:id="4289" w:author="김은수" w:date="2026-10-13T00:52:00Z"/>
              </w:rPr>
            </w:pPr>
            <w:ins w:id="4290" w:author="김은수" w:date="2026-10-12T09:19:00Z" w16du:dateUtc="2026-10-12T00:19:00Z">
              <w:del w:id="4291" w:author="김은수" w:date="2026-10-12T23:57:00Z">
                <w:r>
                  <w:delText>SI-ID-CM3-001</w:delText>
                </w:r>
                <w:r>
                  <w:br/>
                  <w:delText>시스템 제어 모듈</w:delText>
                </w:r>
              </w:del>
            </w:ins>
            <w:ins w:id="4292" w:author="김은수" w:date="2026-10-12T23:57:00Z">
              <w:del w:id="4293" w:author="김은수" w:date="2026-10-13T00:05:00Z">
                <w:r>
                  <w:delText>SI-ID-CM3-001</w:delText>
                </w:r>
                <w:r>
                  <w:br/>
                  <w:delText>시스템 제어 모듈SI-ID-CM3-004</w:delText>
                </w:r>
                <w:r>
                  <w:br/>
                  <w:delText>블루투스 통신 모듈</w:delText>
                </w:r>
                <w:r>
                  <w:br/>
                  <w:delText>SI-ID-QCC-001 시스템 관리 모듈</w:delText>
                </w:r>
                <w:r>
                  <w:br/>
                  <w:delText>SI-ID-QCC-002 HW 인터페이스 모듈</w:delText>
                </w:r>
              </w:del>
            </w:ins>
            <w:ins w:id="4294" w:author="김은수" w:date="2026-10-13T00:05:00Z">
              <w:del w:id="4295" w:author="김은수" w:date="2026-10-13T00:52:00Z">
                <w:r>
                  <w:delText>SI-ID-CM3-001</w:delText>
                </w:r>
                <w:r>
                  <w:br/>
                  <w:delText>시스템 제어 모듈SI-ID-CM3-004</w:delText>
                </w:r>
                <w:r>
                  <w:br/>
                  <w:delText>블루투스 통신 모듈</w:delText>
                </w:r>
                <w:r>
                  <w:br/>
                  <w:delText>SI-ID-QCC-001 시스템 관리 모듈</w:delText>
                </w:r>
                <w:r>
                  <w:br/>
                  <w:delText>SI-ID-QCC-002 HW 인터페이스 모듈</w:delText>
                </w:r>
                <w:r>
                  <w:br/>
                  <w:delText>SI-ID-QCC-003 블루투스 모듈</w:delText>
                </w:r>
              </w:del>
            </w:ins>
          </w:p>
          <w:p w14:paraId="0FB860EA" w14:textId="1CA3A26D"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296" w:author="김은수" w:date="2026-10-13T00:52:00Z"/>
                <w:del w:id="4297" w:author="김은수" w:date="2026-10-13T10:30:00Z" w16du:dateUtc="2026-10-13T01:30:00Z"/>
              </w:rPr>
            </w:pPr>
            <w:ins w:id="4298" w:author="김은수" w:date="2026-10-13T00:52:00Z">
              <w:r>
                <w:t>SI-ID-CM3-001</w:t>
              </w:r>
              <w:r>
                <w:br/>
                <w:t>시스템 제어 모듈</w:t>
              </w:r>
              <w:r>
                <w:br/>
                <w:t>SI-ID-CM3-004</w:t>
              </w:r>
              <w:r>
                <w:br/>
                <w:t>블루투스 통신 모듈</w:t>
              </w:r>
              <w:r>
                <w:br/>
              </w:r>
              <w:r>
                <w:rPr>
                  <w:color w:val="C00000"/>
                  <w:rPrChange w:id="4299" w:author="김은수" w:date="2026-10-16T07:34:00Z">
                    <w:rPr/>
                  </w:rPrChange>
                </w:rPr>
                <w:t>SI-ID-QCC-001</w:t>
              </w:r>
              <w:r>
                <w:rPr>
                  <w:color w:val="C00000"/>
                  <w:rPrChange w:id="4300" w:author="김은수" w:date="2026-10-16T07:34:00Z">
                    <w:rPr/>
                  </w:rPrChange>
                </w:rPr>
                <w:br/>
                <w:t>시스템 관리 모듈</w:t>
              </w:r>
              <w:r>
                <w:br/>
              </w:r>
              <w:r>
                <w:rPr>
                  <w:color w:val="C00000"/>
                  <w:rPrChange w:id="4301" w:author="김은수" w:date="2026-10-16T07:34:00Z">
                    <w:rPr/>
                  </w:rPrChange>
                </w:rPr>
                <w:t>SI-ID-QCC-002</w:t>
              </w:r>
              <w:r>
                <w:rPr>
                  <w:color w:val="C00000"/>
                  <w:rPrChange w:id="4302" w:author="김은수" w:date="2026-10-16T07:34:00Z">
                    <w:rPr/>
                  </w:rPrChange>
                </w:rPr>
                <w:br/>
                <w:t>HW 인터페이스 모듈</w:t>
              </w:r>
              <w:r>
                <w:br/>
              </w:r>
              <w:r>
                <w:rPr>
                  <w:color w:val="C00000"/>
                  <w:rPrChange w:id="4303" w:author="김은수" w:date="2026-10-16T07:34:00Z">
                    <w:rPr/>
                  </w:rPrChange>
                </w:rPr>
                <w:t>SI-ID-QCC-003</w:t>
              </w:r>
              <w:r>
                <w:rPr>
                  <w:color w:val="C00000"/>
                  <w:rPrChange w:id="4304" w:author="김은수" w:date="2026-10-16T07:34:00Z">
                    <w:rPr/>
                  </w:rPrChange>
                </w:rPr>
                <w:br/>
                <w:t>블루투스 모듈</w:t>
              </w:r>
            </w:ins>
          </w:p>
          <w:p w14:paraId="2F6AA29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05" w:author="김은수" w:date="2026-10-12T09:19:00Z" w16du:dateUtc="2026-10-12T00:19:00Z"/>
              </w:rPr>
              <w:pPrChange w:id="4306"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307" w:author="김은수" w:date="2026-10-12T09:19:00Z" w16du:dateUtc="2026-10-12T00:19:00Z">
              <w:del w:id="4308" w:author="김은수" w:date="2026-10-12T23:57:00Z">
                <w:r>
                  <w:delText>SI-ID-CM3-004</w:delText>
                </w:r>
                <w:r>
                  <w:br/>
                  <w:delText>블루투스 통신 모듈</w:delText>
                </w:r>
              </w:del>
            </w:ins>
          </w:p>
        </w:tc>
        <w:tc>
          <w:tcPr>
            <w:tcW w:w="5228" w:type="dxa"/>
            <w:vAlign w:val="top"/>
          </w:tcPr>
          <w:p w14:paraId="28ED1DF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09" w:author="김은수" w:date="2026-10-12T09:19:00Z" w16du:dateUtc="2026-10-12T00:19:00Z"/>
                <w:del w:id="4310" w:author="김은수" w:date="2026-10-13T00:52:00Z"/>
              </w:rPr>
            </w:pPr>
            <w:ins w:id="4311" w:author="김은수" w:date="2026-10-12T09:19:00Z" w16du:dateUtc="2026-10-12T00:19:00Z">
              <w:del w:id="4312" w:author="김은수" w:date="2026-10-12T23:57:00Z">
                <w:r>
                  <w:delText>SU-ID-CM3-011</w:delText>
                </w:r>
                <w:r>
                  <w:br/>
                  <w:delText>배터리 및 크래들 정보 관리</w:delText>
                </w:r>
              </w:del>
            </w:ins>
            <w:ins w:id="4313" w:author="김은수" w:date="2026-10-12T23:57:00Z">
              <w:del w:id="4314" w:author="김은수" w:date="2026-10-13T00:05:00Z">
                <w:r>
                  <w:delText>SU-ID-CM3-011</w:delText>
                </w:r>
                <w:r>
                  <w:br/>
                  <w:delText>배터리 및 크래들 정보 관리SU-ID-CM3-013</w:delText>
                </w:r>
                <w:r>
                  <w:br/>
                  <w:delText>LED 표시 요청과 우선순위SU-ID-CM3-014</w:delText>
                </w:r>
                <w:r>
                  <w:br/>
                  <w:delText>LED 패턴 출력SU-ID-CM3-046</w:delText>
                </w:r>
                <w:r>
                  <w:br/>
                  <w:delText>리모콘 명령 처리</w:delText>
                </w:r>
                <w:r>
                  <w:br/>
                  <w:delText>SU-ID-QCC-002 시스템 상태 유닛</w:delText>
                </w:r>
                <w:r>
                  <w:br/>
                  <w:delText>SU-ID-QCC-006 Power 제어 유닛</w:delText>
                </w:r>
              </w:del>
            </w:ins>
            <w:ins w:id="4315" w:author="김은수" w:date="2026-10-13T00:05:00Z">
              <w:del w:id="4316" w:author="김은수" w:date="2026-10-13T00:05:00Z">
                <w:r>
                  <w:delText>SU-ID-CM3-011</w:delText>
                </w:r>
                <w:r>
                  <w:br/>
                  <w:delText>배터리 및 크래들 정보 관리SU-ID-CM3-013</w:delText>
                </w:r>
                <w:r>
                  <w:br/>
                  <w:delText>LED 표시 요청과 우선순위SU-ID-CM3-014</w:delText>
                </w:r>
                <w:r>
                  <w:br/>
                  <w:delText>LED 패턴 출력SU-ID-CM3-046</w:delText>
                </w:r>
                <w:r>
                  <w:br/>
                  <w:delText>리모콘 명령 처리</w:delText>
                </w:r>
                <w:r>
                  <w:br/>
                  <w:delText>SU-ID-QCC-002 시스템 상태 유닛</w:delText>
                </w:r>
                <w:r>
                  <w:br/>
                  <w:delText>SU-ID-QCC-006 Power 제어 유닛</w:delText>
                </w:r>
                <w:r>
                  <w:br/>
                  <w:delText>SU-ID-QCC-001 시스템 초기화와 설정 유닛</w:delText>
                </w:r>
              </w:del>
              <w:del w:id="4317" w:author="김은수" w:date="2026-10-13T00:52:00Z">
                <w:r>
                  <w:delText>SU-ID-CM3-011</w:delText>
                </w:r>
                <w:r>
                  <w:br/>
                  <w:delText>배터리 및 크래들 정보 관리SU-ID-CM3-013</w:delText>
                </w:r>
                <w:r>
                  <w:br/>
                  <w:delText>LED 표시 요청과 우선순위SU-ID-CM3-014</w:delText>
                </w:r>
                <w:r>
                  <w:br/>
                  <w:delText>LED 패턴 출력SU-ID-CM3-046</w:delText>
                </w:r>
                <w:r>
                  <w:br/>
                  <w:delText>리모콘 명령 처리</w:delText>
                </w:r>
                <w:r>
                  <w:br/>
                  <w:delText>SU-ID-QCC-002 시스템 상태 유닛</w:delText>
                </w:r>
                <w:r>
                  <w:br/>
                  <w:delText>SU-ID-QCC-006 Power 제어 유닛</w:delText>
                </w:r>
                <w:r>
                  <w:br/>
                  <w:delText>SU-ID-QCC-001 시스템 초기화와 설정 유닛</w:delText>
                </w:r>
                <w:r>
                  <w:br/>
                  <w:delText>SU-ID-QCC-009 BLE 유닛</w:delText>
                </w:r>
              </w:del>
            </w:ins>
          </w:p>
          <w:p w14:paraId="2BA2E6F8" w14:textId="26E43A77"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18" w:author="김은수" w:date="2026-10-13T00:52:00Z"/>
                <w:del w:id="4319" w:author="김은수" w:date="2026-10-13T10:30:00Z" w16du:dateUtc="2026-10-13T01:30:00Z"/>
              </w:rPr>
            </w:pPr>
            <w:ins w:id="4320" w:author="김은수" w:date="2026-10-13T00:52:00Z">
              <w:r>
                <w:t>SU-ID-CM3-011</w:t>
              </w:r>
              <w:r>
                <w:br/>
                <w:t>배터리 및 크래들 정보 관리</w:t>
              </w:r>
              <w:r>
                <w:br/>
                <w:t>SU-ID-CM3-013</w:t>
              </w:r>
              <w:r>
                <w:br/>
                <w:t>LED 표시 요청과 우선순위</w:t>
              </w:r>
              <w:r>
                <w:br/>
                <w:t>SU-ID-CM3-014</w:t>
              </w:r>
              <w:r>
                <w:br/>
                <w:t>LED 패턴 출력</w:t>
              </w:r>
              <w:r>
                <w:br/>
                <w:t>SU-ID-CM3-046</w:t>
              </w:r>
              <w:r>
                <w:br/>
                <w:t>리모콘 명령 처리</w:t>
              </w:r>
              <w:r>
                <w:br/>
              </w:r>
              <w:r>
                <w:rPr>
                  <w:color w:val="C00000"/>
                  <w:rPrChange w:id="4321" w:author="김은수" w:date="2026-10-16T07:34:00Z">
                    <w:rPr/>
                  </w:rPrChange>
                </w:rPr>
                <w:t>SU-ID-QCC-002</w:t>
              </w:r>
              <w:r>
                <w:rPr>
                  <w:color w:val="C00000"/>
                  <w:rPrChange w:id="4322" w:author="김은수" w:date="2026-10-16T07:34:00Z">
                    <w:rPr/>
                  </w:rPrChange>
                </w:rPr>
                <w:br/>
                <w:t>시스템 상태 유닛</w:t>
              </w:r>
              <w:r>
                <w:br/>
              </w:r>
              <w:r>
                <w:rPr>
                  <w:color w:val="C00000"/>
                  <w:rPrChange w:id="4323" w:author="김은수" w:date="2026-10-16T07:34:00Z">
                    <w:rPr/>
                  </w:rPrChange>
                </w:rPr>
                <w:t>SU-ID-QCC-006</w:t>
              </w:r>
              <w:r>
                <w:rPr>
                  <w:color w:val="C00000"/>
                  <w:rPrChange w:id="4324" w:author="김은수" w:date="2026-10-16T07:34:00Z">
                    <w:rPr/>
                  </w:rPrChange>
                </w:rPr>
                <w:br/>
                <w:t>Power 제어 유닛</w:t>
              </w:r>
              <w:r>
                <w:br/>
              </w:r>
              <w:r>
                <w:rPr>
                  <w:color w:val="C00000"/>
                  <w:rPrChange w:id="4325" w:author="김은수" w:date="2026-10-16T07:34:00Z">
                    <w:rPr/>
                  </w:rPrChange>
                </w:rPr>
                <w:t>SU-ID-QCC-001</w:t>
              </w:r>
              <w:r>
                <w:rPr>
                  <w:color w:val="C00000"/>
                  <w:rPrChange w:id="4326" w:author="김은수" w:date="2026-10-16T07:34:00Z">
                    <w:rPr/>
                  </w:rPrChange>
                </w:rPr>
                <w:br/>
                <w:t>시스템 초기화와 설정 유닛</w:t>
              </w:r>
              <w:r>
                <w:br/>
              </w:r>
              <w:r>
                <w:rPr>
                  <w:color w:val="C00000"/>
                  <w:rPrChange w:id="4327" w:author="김은수" w:date="2026-10-16T07:34:00Z">
                    <w:rPr/>
                  </w:rPrChange>
                </w:rPr>
                <w:t>SU-ID-QCC-009</w:t>
              </w:r>
              <w:r>
                <w:rPr>
                  <w:color w:val="C00000"/>
                  <w:rPrChange w:id="4328" w:author="김은수" w:date="2026-10-16T07:34:00Z">
                    <w:rPr/>
                  </w:rPrChange>
                </w:rPr>
                <w:br/>
                <w:t>BLE 유닛</w:t>
              </w:r>
            </w:ins>
          </w:p>
          <w:p w14:paraId="23837CF4" w14:textId="56F2423E"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29" w:author="김은수" w:date="2026-10-12T09:19:00Z" w16du:dateUtc="2026-10-12T00:19:00Z"/>
                <w:del w:id="4330" w:author="김은수" w:date="2026-10-13T10:30:00Z" w16du:dateUtc="2026-10-13T01:30:00Z"/>
              </w:rPr>
            </w:pPr>
            <w:ins w:id="4331" w:author="김은수" w:date="2026-10-12T09:19:00Z" w16du:dateUtc="2026-10-12T00:19:00Z">
              <w:del w:id="4332" w:author="김은수" w:date="2026-10-12T23:57:00Z">
                <w:r>
                  <w:delText>SU-ID-CM3-013</w:delText>
                </w:r>
                <w:r>
                  <w:br/>
                  <w:delText>LED 표시 요청과 우선순위</w:delText>
                </w:r>
              </w:del>
            </w:ins>
          </w:p>
          <w:p w14:paraId="065D73B6" w14:textId="00805966"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33" w:author="김은수" w:date="2026-10-12T09:19:00Z" w16du:dateUtc="2026-10-12T00:19:00Z"/>
                <w:del w:id="4334" w:author="김은수" w:date="2026-10-13T10:30:00Z" w16du:dateUtc="2026-10-13T01:30:00Z"/>
              </w:rPr>
            </w:pPr>
            <w:ins w:id="4335" w:author="김은수" w:date="2026-10-12T09:19:00Z" w16du:dateUtc="2026-10-12T00:19:00Z">
              <w:del w:id="4336" w:author="김은수" w:date="2026-10-12T23:57:00Z">
                <w:r>
                  <w:delText>SU-ID-CM3-014</w:delText>
                </w:r>
                <w:r>
                  <w:br/>
                  <w:delText>LED 패턴 출력</w:delText>
                </w:r>
              </w:del>
            </w:ins>
          </w:p>
          <w:p w14:paraId="4A2CC32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37" w:author="김은수" w:date="2026-10-12T09:19:00Z" w16du:dateUtc="2026-10-12T00:19:00Z"/>
              </w:rPr>
            </w:pPr>
            <w:ins w:id="4338" w:author="김은수" w:date="2026-10-12T09:19:00Z" w16du:dateUtc="2026-10-12T00:19:00Z">
              <w:del w:id="4339" w:author="김은수" w:date="2026-10-12T23:57:00Z">
                <w:r>
                  <w:delText>SU-ID-CM3-046</w:delText>
                </w:r>
                <w:r>
                  <w:br/>
                  <w:delText>리모콘 명령 처리</w:delText>
                </w:r>
              </w:del>
            </w:ins>
          </w:p>
        </w:tc>
      </w:tr>
      <w:tr w:rsidR="0058450E" w14:paraId="2AF3B020" w14:textId="77777777" w:rsidTr="00D44296">
        <w:trPr>
          <w:cantSplit/>
          <w:ins w:id="434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BEA0C7F" w14:textId="77777777" w:rsidR="0058450E" w:rsidRDefault="0058450E">
            <w:pPr>
              <w:pStyle w:val="TDCe"/>
              <w:widowControl w:val="0"/>
              <w:spacing w:line="264" w:lineRule="auto"/>
              <w:rPr>
                <w:ins w:id="4341" w:author="김은수" w:date="2026-10-12T09:19:00Z" w16du:dateUtc="2026-10-12T00:19:00Z"/>
              </w:rPr>
            </w:pPr>
            <w:ins w:id="4342" w:author="김은수" w:date="2026-10-12T09:19:00Z" w16du:dateUtc="2026-10-12T00:19:00Z">
              <w:r>
                <w:t>SW-FW-RID-64</w:t>
              </w:r>
            </w:ins>
          </w:p>
        </w:tc>
        <w:tc>
          <w:tcPr>
            <w:tcW w:w="2670" w:type="dxa"/>
            <w:vAlign w:val="top"/>
          </w:tcPr>
          <w:p w14:paraId="0CEE6577"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343" w:author="김은수" w:date="2026-10-12T09:19:00Z" w16du:dateUtc="2026-10-12T00:19:00Z"/>
              </w:rPr>
            </w:pPr>
            <w:ins w:id="4344" w:author="김은수" w:date="2026-10-12T09:19:00Z" w16du:dateUtc="2026-10-12T00:19:00Z">
              <w:r>
                <w:t>SI-ID-CM3-001</w:t>
              </w:r>
              <w:r>
                <w:br/>
                <w:t>시스템 제어 모듈</w:t>
              </w:r>
            </w:ins>
          </w:p>
        </w:tc>
        <w:tc>
          <w:tcPr>
            <w:tcW w:w="5228" w:type="dxa"/>
            <w:vAlign w:val="top"/>
          </w:tcPr>
          <w:p w14:paraId="30B74D7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45" w:author="김은수" w:date="2026-10-12T09:19:00Z" w16du:dateUtc="2026-10-12T00:19:00Z"/>
              </w:rPr>
            </w:pPr>
            <w:ins w:id="4346" w:author="김은수" w:date="2026-10-12T09:19:00Z" w16du:dateUtc="2026-10-12T00:19:00Z">
              <w:r>
                <w:t>SU-ID-CM3-013</w:t>
              </w:r>
              <w:r>
                <w:br/>
                <w:t>LED 표시 요청과 우선순위</w:t>
              </w:r>
            </w:ins>
          </w:p>
          <w:p w14:paraId="0324844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47" w:author="김은수" w:date="2026-10-12T09:19:00Z" w16du:dateUtc="2026-10-12T00:19:00Z"/>
              </w:rPr>
            </w:pPr>
            <w:ins w:id="4348" w:author="김은수" w:date="2026-10-12T09:19:00Z" w16du:dateUtc="2026-10-12T00:19:00Z">
              <w:r>
                <w:t>SU-ID-CM3-014</w:t>
              </w:r>
              <w:r>
                <w:br/>
                <w:t>LED 패턴 출력</w:t>
              </w:r>
            </w:ins>
          </w:p>
        </w:tc>
      </w:tr>
      <w:tr w:rsidR="0058450E" w14:paraId="17F82613" w14:textId="77777777" w:rsidTr="00D44296">
        <w:trPr>
          <w:cantSplit/>
          <w:ins w:id="4349"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61B879AB" w14:textId="77777777" w:rsidR="0058450E" w:rsidRDefault="0058450E">
            <w:pPr>
              <w:pStyle w:val="TDCe"/>
              <w:widowControl w:val="0"/>
              <w:spacing w:line="264" w:lineRule="auto"/>
              <w:rPr>
                <w:ins w:id="4350" w:author="김은수" w:date="2026-10-12T09:19:00Z" w16du:dateUtc="2026-10-12T00:19:00Z"/>
              </w:rPr>
            </w:pPr>
            <w:ins w:id="4351" w:author="김은수" w:date="2026-10-12T09:19:00Z" w16du:dateUtc="2026-10-12T00:19:00Z">
              <w:r>
                <w:t>SW-FW-RID-65</w:t>
              </w:r>
            </w:ins>
          </w:p>
        </w:tc>
        <w:tc>
          <w:tcPr>
            <w:tcW w:w="2670" w:type="dxa"/>
            <w:vAlign w:val="top"/>
          </w:tcPr>
          <w:p w14:paraId="7D206EE2"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352" w:author="김은수" w:date="2026-10-12T09:19:00Z" w16du:dateUtc="2026-10-12T00:19:00Z"/>
              </w:rPr>
            </w:pPr>
            <w:ins w:id="4353" w:author="김은수" w:date="2026-10-12T09:19:00Z" w16du:dateUtc="2026-10-12T00:19:00Z">
              <w:r>
                <w:t>SI-ID-CM3-001</w:t>
              </w:r>
              <w:r>
                <w:br/>
                <w:t>시스템 제어 모듈</w:t>
              </w:r>
            </w:ins>
          </w:p>
        </w:tc>
        <w:tc>
          <w:tcPr>
            <w:tcW w:w="5228" w:type="dxa"/>
            <w:vAlign w:val="top"/>
          </w:tcPr>
          <w:p w14:paraId="604AC52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54" w:author="김은수" w:date="2026-10-12T09:19:00Z" w16du:dateUtc="2026-10-12T00:19:00Z"/>
              </w:rPr>
            </w:pPr>
            <w:ins w:id="4355" w:author="김은수" w:date="2026-10-12T09:19:00Z" w16du:dateUtc="2026-10-12T00:19:00Z">
              <w:r>
                <w:t>SU-ID-CM3-013</w:t>
              </w:r>
              <w:r>
                <w:br/>
                <w:t>LED 표시 요청과 우선순위</w:t>
              </w:r>
            </w:ins>
          </w:p>
          <w:p w14:paraId="2F7AE03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56" w:author="김은수" w:date="2026-10-12T09:19:00Z" w16du:dateUtc="2026-10-12T00:19:00Z"/>
              </w:rPr>
            </w:pPr>
            <w:ins w:id="4357" w:author="김은수" w:date="2026-10-12T09:19:00Z" w16du:dateUtc="2026-10-12T00:19:00Z">
              <w:r>
                <w:t>SU-ID-CM3-014</w:t>
              </w:r>
              <w:r>
                <w:br/>
                <w:t>LED 패턴 출력</w:t>
              </w:r>
            </w:ins>
          </w:p>
        </w:tc>
      </w:tr>
      <w:tr w:rsidR="0058450E" w14:paraId="668C30DF" w14:textId="77777777" w:rsidTr="00D44296">
        <w:trPr>
          <w:cantSplit/>
          <w:ins w:id="4358"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5D9720F" w14:textId="77777777" w:rsidR="0058450E" w:rsidRDefault="0058450E">
            <w:pPr>
              <w:pStyle w:val="TDCe"/>
              <w:widowControl w:val="0"/>
              <w:spacing w:line="264" w:lineRule="auto"/>
              <w:rPr>
                <w:ins w:id="4359" w:author="김은수" w:date="2026-10-12T09:19:00Z" w16du:dateUtc="2026-10-12T00:19:00Z"/>
              </w:rPr>
            </w:pPr>
            <w:ins w:id="4360" w:author="김은수" w:date="2026-10-12T09:19:00Z" w16du:dateUtc="2026-10-12T00:19:00Z">
              <w:r>
                <w:lastRenderedPageBreak/>
                <w:t>SW-FW-RID-66</w:t>
              </w:r>
            </w:ins>
          </w:p>
        </w:tc>
        <w:tc>
          <w:tcPr>
            <w:tcW w:w="2670" w:type="dxa"/>
            <w:vAlign w:val="top"/>
          </w:tcPr>
          <w:p w14:paraId="21F9640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61" w:author="김은수" w:date="2026-10-12T09:19:00Z" w16du:dateUtc="2026-10-12T00:19:00Z"/>
                <w:del w:id="4362" w:author="김은수" w:date="2026-10-13T00:52:00Z"/>
              </w:rPr>
            </w:pPr>
            <w:ins w:id="4363" w:author="김은수" w:date="2026-10-12T09:19:00Z" w16du:dateUtc="2026-10-12T00:19:00Z">
              <w:del w:id="4364" w:author="김은수" w:date="2026-10-12T23:57:00Z">
                <w:r>
                  <w:delText>SI-ID-CM3-001</w:delText>
                </w:r>
                <w:r>
                  <w:br/>
                  <w:delText>시스템 제어 모듈</w:delText>
                </w:r>
              </w:del>
            </w:ins>
            <w:ins w:id="4365" w:author="김은수" w:date="2026-10-12T23:57:00Z">
              <w:del w:id="4366" w:author="김은수" w:date="2026-10-13T00:52:00Z">
                <w:r>
                  <w:delText>SI-ID-CM3-001</w:delText>
                </w:r>
                <w:r>
                  <w:br/>
                  <w:delText>시스템 제어 모듈SI-ID-CM3-003</w:delText>
                </w:r>
                <w:r>
                  <w:br/>
                  <w:delText>내부 자극 장치 실행 모듈SI-ID-CM3-004</w:delText>
                </w:r>
                <w:r>
                  <w:br/>
                  <w:delText>블루투스 통신 모듈</w:delText>
                </w:r>
                <w:r>
                  <w:br/>
                  <w:delText>SI-ID-QCC-001 시스템 관리 모듈</w:delText>
                </w:r>
                <w:r>
                  <w:br/>
                  <w:delText>SI-ID-QCC-002 HW 인터페이스 모듈</w:delText>
                </w:r>
                <w:r>
                  <w:br/>
                  <w:delText>SI-ID-QCC-003 블루투스 모듈</w:delText>
                </w:r>
              </w:del>
            </w:ins>
          </w:p>
          <w:p w14:paraId="777FD57B" w14:textId="65E44037"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67" w:author="김은수" w:date="2026-10-13T00:52:00Z"/>
                <w:del w:id="4368" w:author="김은수" w:date="2026-10-13T10:30:00Z" w16du:dateUtc="2026-10-13T01:30:00Z"/>
              </w:rPr>
            </w:pPr>
            <w:ins w:id="4369" w:author="김은수" w:date="2026-10-13T00:52:00Z">
              <w:r>
                <w:t>SI-ID-CM3-001</w:t>
              </w:r>
              <w:r>
                <w:br/>
                <w:t>시스템 제어 모듈</w:t>
              </w:r>
              <w:r>
                <w:br/>
                <w:t>SI-ID-CM3-003</w:t>
              </w:r>
              <w:r>
                <w:br/>
                <w:t>내부 자극 장치 실행 모듈</w:t>
              </w:r>
              <w:r>
                <w:br/>
                <w:t>SI-ID-CM3-004</w:t>
              </w:r>
              <w:r>
                <w:br/>
                <w:t>블루투스 통신 모듈</w:t>
              </w:r>
              <w:r>
                <w:br/>
              </w:r>
              <w:r>
                <w:rPr>
                  <w:color w:val="C00000"/>
                  <w:rPrChange w:id="4370" w:author="김은수" w:date="2026-10-16T07:34:00Z">
                    <w:rPr/>
                  </w:rPrChange>
                </w:rPr>
                <w:t>SI-ID-QCC-001</w:t>
              </w:r>
              <w:r>
                <w:rPr>
                  <w:color w:val="C00000"/>
                  <w:rPrChange w:id="4371" w:author="김은수" w:date="2026-10-16T07:34:00Z">
                    <w:rPr/>
                  </w:rPrChange>
                </w:rPr>
                <w:br/>
                <w:t>시스템 관리 모듈</w:t>
              </w:r>
              <w:r>
                <w:br/>
              </w:r>
              <w:r>
                <w:rPr>
                  <w:color w:val="C00000"/>
                  <w:rPrChange w:id="4372" w:author="김은수" w:date="2026-10-16T07:34:00Z">
                    <w:rPr/>
                  </w:rPrChange>
                </w:rPr>
                <w:t>SI-ID-QCC-002</w:t>
              </w:r>
              <w:r>
                <w:rPr>
                  <w:color w:val="C00000"/>
                  <w:rPrChange w:id="4373" w:author="김은수" w:date="2026-10-16T07:34:00Z">
                    <w:rPr/>
                  </w:rPrChange>
                </w:rPr>
                <w:br/>
                <w:t>HW 인터페이스 모듈</w:t>
              </w:r>
              <w:r>
                <w:br/>
              </w:r>
              <w:r>
                <w:rPr>
                  <w:color w:val="C00000"/>
                  <w:rPrChange w:id="4374" w:author="김은수" w:date="2026-10-16T07:34:00Z">
                    <w:rPr/>
                  </w:rPrChange>
                </w:rPr>
                <w:t>SI-ID-QCC-003</w:t>
              </w:r>
              <w:r>
                <w:rPr>
                  <w:color w:val="C00000"/>
                  <w:rPrChange w:id="4375" w:author="김은수" w:date="2026-10-16T07:34:00Z">
                    <w:rPr/>
                  </w:rPrChange>
                </w:rPr>
                <w:br/>
                <w:t>블루투스 모듈</w:t>
              </w:r>
            </w:ins>
          </w:p>
          <w:p w14:paraId="7E2DC791" w14:textId="0932333C"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76" w:author="김은수" w:date="2026-10-12T09:19:00Z" w16du:dateUtc="2026-10-12T00:19:00Z"/>
                <w:del w:id="4377" w:author="김은수" w:date="2026-10-13T10:30:00Z" w16du:dateUtc="2026-10-13T01:30:00Z"/>
              </w:rPr>
            </w:pPr>
            <w:ins w:id="4378" w:author="김은수" w:date="2026-10-12T09:19:00Z" w16du:dateUtc="2026-10-12T00:19:00Z">
              <w:del w:id="4379" w:author="김은수" w:date="2026-10-12T23:57:00Z">
                <w:r>
                  <w:delText>SI-ID-CM3-003</w:delText>
                </w:r>
                <w:r>
                  <w:br/>
                  <w:delText>내부 자극 장치 실행 모듈</w:delText>
                </w:r>
              </w:del>
            </w:ins>
          </w:p>
          <w:p w14:paraId="3D4DF77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80" w:author="김은수" w:date="2026-10-12T09:19:00Z" w16du:dateUtc="2026-10-12T00:19:00Z"/>
              </w:rPr>
              <w:pPrChange w:id="4381"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382" w:author="김은수" w:date="2026-10-12T09:19:00Z" w16du:dateUtc="2026-10-12T00:19:00Z">
              <w:del w:id="4383" w:author="김은수" w:date="2026-10-12T23:57:00Z">
                <w:r>
                  <w:delText>SI-ID-CM3-004</w:delText>
                </w:r>
                <w:r>
                  <w:br/>
                  <w:delText>블루투스 통신 모듈</w:delText>
                </w:r>
              </w:del>
            </w:ins>
          </w:p>
        </w:tc>
        <w:tc>
          <w:tcPr>
            <w:tcW w:w="5228" w:type="dxa"/>
            <w:vAlign w:val="top"/>
          </w:tcPr>
          <w:p w14:paraId="731C735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84" w:author="김은수" w:date="2026-10-12T09:19:00Z" w16du:dateUtc="2026-10-12T00:19:00Z"/>
                <w:del w:id="4385" w:author="김은수" w:date="2026-10-13T00:52:00Z"/>
              </w:rPr>
            </w:pPr>
            <w:ins w:id="4386" w:author="김은수" w:date="2026-10-12T09:19:00Z" w16du:dateUtc="2026-10-12T00:19:00Z">
              <w:del w:id="4387" w:author="김은수" w:date="2026-10-12T23:57:00Z">
                <w:r>
                  <w:delText>SU-ID-CM3-005</w:delText>
                </w:r>
                <w:r>
                  <w:br/>
                  <w:delText>정상 반복 처리</w:delText>
                </w:r>
              </w:del>
            </w:ins>
            <w:ins w:id="4388" w:author="김은수" w:date="2026-10-12T23:57:00Z">
              <w:del w:id="4389" w:author="김은수" w:date="2026-10-13T00:52:00Z">
                <w:r>
                  <w:delText>SU-ID-CM3-005</w:delText>
                </w:r>
                <w:r>
                  <w:br/>
                  <w:delText>정상 반복 처리SU-ID-CM3-030</w:delText>
                </w:r>
                <w:r>
                  <w:br/>
                  <w:delText>내부기 실행 상태 관리SU-ID-CM3-045</w:delText>
                </w:r>
                <w:r>
                  <w:br/>
                  <w:delText>QCC 수신 분류와 시스템 정보 응답SU-ID-CM3-048</w:delText>
                </w:r>
                <w:r>
                  <w:br/>
                  <w:delText>매핑 연결 및 종료 상태</w:delText>
                </w:r>
                <w:r>
                  <w:br/>
                  <w:delText>SU-ID-QCC-002 시스템 상태 유닛</w:delText>
                </w:r>
                <w:r>
                  <w:br/>
                  <w:delText>SU-ID-QCC-004 블루투스 상태 유닛</w:delText>
                </w:r>
                <w:r>
                  <w:br/>
                  <w:delText>SU-ID-QCC-006 Power 제어 유닛</w:delText>
                </w:r>
                <w:r>
                  <w:br/>
                  <w:delText>SU-ID-QCC-011 BLE Data 처리 유닛</w:delText>
                </w:r>
              </w:del>
            </w:ins>
          </w:p>
          <w:p w14:paraId="2580BC66" w14:textId="2D073969"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390" w:author="김은수" w:date="2026-10-13T00:52:00Z"/>
                <w:del w:id="4391" w:author="김은수" w:date="2026-10-13T10:30:00Z" w16du:dateUtc="2026-10-13T01:30:00Z"/>
              </w:rPr>
            </w:pPr>
            <w:ins w:id="4392" w:author="김은수" w:date="2026-10-13T00:52:00Z">
              <w:r>
                <w:t>SU-ID-CM3-005</w:t>
              </w:r>
              <w:r>
                <w:br/>
                <w:t>정상 반복 처리</w:t>
              </w:r>
              <w:r>
                <w:br/>
                <w:t>SU-ID-CM3-030</w:t>
              </w:r>
              <w:r>
                <w:br/>
                <w:t>내부기 실행 상태 관리</w:t>
              </w:r>
              <w:r>
                <w:br/>
                <w:t>SU-ID-CM3-045</w:t>
              </w:r>
              <w:r>
                <w:br/>
                <w:t>QCC 수신 분류와 시스템 정보 응답</w:t>
              </w:r>
              <w:r>
                <w:br/>
                <w:t>SU-ID-CM3-048</w:t>
              </w:r>
              <w:r>
                <w:br/>
                <w:t>매핑 연결 및 종료 상태</w:t>
              </w:r>
              <w:r>
                <w:br/>
              </w:r>
              <w:r>
                <w:rPr>
                  <w:color w:val="C00000"/>
                  <w:rPrChange w:id="4393" w:author="김은수" w:date="2026-10-16T07:34:00Z">
                    <w:rPr/>
                  </w:rPrChange>
                </w:rPr>
                <w:t>SU-ID-QCC-002</w:t>
              </w:r>
              <w:r>
                <w:rPr>
                  <w:color w:val="C00000"/>
                  <w:rPrChange w:id="4394" w:author="김은수" w:date="2026-10-16T07:34:00Z">
                    <w:rPr/>
                  </w:rPrChange>
                </w:rPr>
                <w:br/>
                <w:t>시스템 상태 유닛</w:t>
              </w:r>
              <w:r>
                <w:br/>
              </w:r>
              <w:r>
                <w:rPr>
                  <w:color w:val="C00000"/>
                  <w:rPrChange w:id="4395" w:author="김은수" w:date="2026-10-16T07:34:00Z">
                    <w:rPr/>
                  </w:rPrChange>
                </w:rPr>
                <w:t>SU-ID-QCC-004</w:t>
              </w:r>
              <w:r>
                <w:rPr>
                  <w:color w:val="C00000"/>
                  <w:rPrChange w:id="4396" w:author="김은수" w:date="2026-10-16T07:34:00Z">
                    <w:rPr/>
                  </w:rPrChange>
                </w:rPr>
                <w:br/>
                <w:t>블루투스 상태 유닛</w:t>
              </w:r>
              <w:r>
                <w:br/>
              </w:r>
              <w:r>
                <w:rPr>
                  <w:color w:val="C00000"/>
                  <w:rPrChange w:id="4397" w:author="김은수" w:date="2026-10-16T07:34:00Z">
                    <w:rPr/>
                  </w:rPrChange>
                </w:rPr>
                <w:t>SU-ID-QCC-006</w:t>
              </w:r>
              <w:r>
                <w:rPr>
                  <w:color w:val="C00000"/>
                  <w:rPrChange w:id="4398" w:author="김은수" w:date="2026-10-16T07:34:00Z">
                    <w:rPr/>
                  </w:rPrChange>
                </w:rPr>
                <w:br/>
                <w:t>Power 제어 유닛</w:t>
              </w:r>
              <w:r>
                <w:br/>
              </w:r>
              <w:r>
                <w:rPr>
                  <w:color w:val="C00000"/>
                  <w:rPrChange w:id="4399" w:author="김은수" w:date="2026-10-16T07:34:00Z">
                    <w:rPr/>
                  </w:rPrChange>
                </w:rPr>
                <w:t>SU-ID-QCC-011</w:t>
              </w:r>
              <w:r>
                <w:rPr>
                  <w:color w:val="C00000"/>
                  <w:rPrChange w:id="4400" w:author="김은수" w:date="2026-10-16T07:34:00Z">
                    <w:rPr/>
                  </w:rPrChange>
                </w:rPr>
                <w:br/>
                <w:t>BLE Data 처리 유닛</w:t>
              </w:r>
            </w:ins>
          </w:p>
          <w:p w14:paraId="56C8641A" w14:textId="1C5CBE8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01" w:author="김은수" w:date="2026-10-12T09:19:00Z" w16du:dateUtc="2026-10-12T00:19:00Z"/>
                <w:del w:id="4402" w:author="김은수" w:date="2026-10-13T10:30:00Z" w16du:dateUtc="2026-10-13T01:30:00Z"/>
              </w:rPr>
            </w:pPr>
            <w:ins w:id="4403" w:author="김은수" w:date="2026-10-12T09:19:00Z" w16du:dateUtc="2026-10-12T00:19:00Z">
              <w:del w:id="4404" w:author="김은수" w:date="2026-10-12T23:57:00Z">
                <w:r>
                  <w:delText>SU-ID-CM3-030</w:delText>
                </w:r>
                <w:r>
                  <w:br/>
                  <w:delText>내부기 실행 상태 관리</w:delText>
                </w:r>
              </w:del>
            </w:ins>
          </w:p>
          <w:p w14:paraId="60B52B7C" w14:textId="03EC53F0"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05" w:author="김은수" w:date="2026-10-12T09:19:00Z" w16du:dateUtc="2026-10-12T00:19:00Z"/>
                <w:del w:id="4406" w:author="김은수" w:date="2026-10-13T10:30:00Z" w16du:dateUtc="2026-10-13T01:30:00Z"/>
              </w:rPr>
            </w:pPr>
            <w:ins w:id="4407" w:author="김은수" w:date="2026-10-12T09:19:00Z" w16du:dateUtc="2026-10-12T00:19:00Z">
              <w:del w:id="4408" w:author="김은수" w:date="2026-10-12T23:57:00Z">
                <w:r>
                  <w:delText>SU-ID-CM3-045</w:delText>
                </w:r>
                <w:r>
                  <w:br/>
                  <w:delText>QCC 수신 분류와 시스템 정보 응답</w:delText>
                </w:r>
              </w:del>
            </w:ins>
          </w:p>
          <w:p w14:paraId="21521F6C"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09" w:author="김은수" w:date="2026-10-12T09:19:00Z" w16du:dateUtc="2026-10-12T00:19:00Z"/>
              </w:rPr>
            </w:pPr>
            <w:ins w:id="4410" w:author="김은수" w:date="2026-10-12T09:19:00Z" w16du:dateUtc="2026-10-12T00:19:00Z">
              <w:del w:id="4411" w:author="김은수" w:date="2026-10-12T23:57:00Z">
                <w:r>
                  <w:delText>SU-ID-CM3-048</w:delText>
                </w:r>
                <w:r>
                  <w:br/>
                  <w:delText>매핑 연결 및 종료 상태</w:delText>
                </w:r>
              </w:del>
            </w:ins>
          </w:p>
        </w:tc>
      </w:tr>
      <w:tr w:rsidR="0058450E" w14:paraId="7570F665" w14:textId="77777777" w:rsidTr="00D44296">
        <w:trPr>
          <w:cantSplit/>
          <w:ins w:id="4412"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B3BD585" w14:textId="77777777" w:rsidR="0058450E" w:rsidRDefault="0058450E">
            <w:pPr>
              <w:pStyle w:val="TDCe"/>
              <w:widowControl w:val="0"/>
              <w:spacing w:line="264" w:lineRule="auto"/>
              <w:rPr>
                <w:ins w:id="4413" w:author="김은수" w:date="2026-10-12T09:19:00Z" w16du:dateUtc="2026-10-12T00:19:00Z"/>
              </w:rPr>
            </w:pPr>
            <w:ins w:id="4414" w:author="김은수" w:date="2026-10-12T09:19:00Z" w16du:dateUtc="2026-10-12T00:19:00Z">
              <w:r>
                <w:lastRenderedPageBreak/>
                <w:t>SW-FW-RID-67</w:t>
              </w:r>
            </w:ins>
          </w:p>
        </w:tc>
        <w:tc>
          <w:tcPr>
            <w:tcW w:w="2670" w:type="dxa"/>
            <w:vAlign w:val="top"/>
          </w:tcPr>
          <w:p w14:paraId="317B287B"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15" w:author="김은수" w:date="2026-10-12T09:19:00Z" w16du:dateUtc="2026-10-12T00:19:00Z"/>
                <w:del w:id="4416" w:author="김은수" w:date="2026-10-13T00:52:00Z"/>
              </w:rPr>
            </w:pPr>
            <w:ins w:id="4417" w:author="김은수" w:date="2026-10-12T09:19:00Z" w16du:dateUtc="2026-10-12T00:19:00Z">
              <w:del w:id="4418" w:author="김은수" w:date="2026-10-12T23:57:00Z">
                <w:r>
                  <w:delText>SI-ID-CM3-001</w:delText>
                </w:r>
                <w:r>
                  <w:br/>
                  <w:delText>시스템 제어 모듈</w:delText>
                </w:r>
              </w:del>
            </w:ins>
            <w:ins w:id="4419" w:author="김은수" w:date="2026-10-12T23:57:00Z">
              <w:del w:id="4420" w:author="김은수" w:date="2026-10-13T00:52:00Z">
                <w:r>
                  <w:delText>SI-ID-CM3-001</w:delText>
                </w:r>
                <w:r>
                  <w:br/>
                  <w:delText>시스템 제어 모듈SI-ID-CM3-003</w:delText>
                </w:r>
                <w:r>
                  <w:br/>
                  <w:delText>내부 자극 장치 실행 모듈SI-ID-CFX-003</w:delText>
                </w:r>
                <w:r>
                  <w:br/>
                  <w:delText>내부 자극 장치 실행 모듈</w:delText>
                </w:r>
                <w:r>
                  <w:br/>
                  <w:delText>SI-ID-QCC-001 시스템 관리 모듈</w:delText>
                </w:r>
                <w:r>
                  <w:br/>
                  <w:delText>SI-ID-QCC-002 HW 인터페이스 모듈</w:delText>
                </w:r>
              </w:del>
            </w:ins>
          </w:p>
          <w:p w14:paraId="5CCCD65E" w14:textId="537328AD"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21" w:author="김은수" w:date="2026-10-13T00:52:00Z"/>
                <w:del w:id="4422" w:author="김은수" w:date="2026-10-13T10:30:00Z" w16du:dateUtc="2026-10-13T01:30:00Z"/>
              </w:rPr>
            </w:pPr>
            <w:ins w:id="4423" w:author="김은수" w:date="2026-10-13T00:52:00Z">
              <w:r>
                <w:t>SI-ID-CM3-001</w:t>
              </w:r>
              <w:r>
                <w:br/>
                <w:t>시스템 제어 모듈</w:t>
              </w:r>
              <w:r>
                <w:br/>
                <w:t>SI-ID-CM3-003</w:t>
              </w:r>
              <w:r>
                <w:br/>
                <w:t>내부 자극 장치 실행 모듈</w:t>
              </w:r>
              <w:r>
                <w:br/>
                <w:t>SI-ID-CFX-003</w:t>
              </w:r>
              <w:r>
                <w:br/>
                <w:t>내부 자극 장치 실행 모듈</w:t>
              </w:r>
              <w:r>
                <w:br/>
              </w:r>
              <w:r>
                <w:rPr>
                  <w:color w:val="C00000"/>
                  <w:rPrChange w:id="4424" w:author="김은수" w:date="2026-10-16T07:34:00Z">
                    <w:rPr/>
                  </w:rPrChange>
                </w:rPr>
                <w:t>SI-ID-QCC-001</w:t>
              </w:r>
              <w:r>
                <w:rPr>
                  <w:color w:val="C00000"/>
                  <w:rPrChange w:id="4425" w:author="김은수" w:date="2026-10-16T07:34:00Z">
                    <w:rPr/>
                  </w:rPrChange>
                </w:rPr>
                <w:br/>
                <w:t>시스템 관리 모듈</w:t>
              </w:r>
              <w:r>
                <w:br/>
              </w:r>
              <w:r>
                <w:rPr>
                  <w:color w:val="C00000"/>
                  <w:rPrChange w:id="4426" w:author="김은수" w:date="2026-10-16T07:34:00Z">
                    <w:rPr/>
                  </w:rPrChange>
                </w:rPr>
                <w:t>SI-ID-QCC-002</w:t>
              </w:r>
              <w:r>
                <w:rPr>
                  <w:color w:val="C00000"/>
                  <w:rPrChange w:id="4427" w:author="김은수" w:date="2026-10-16T07:34:00Z">
                    <w:rPr/>
                  </w:rPrChange>
                </w:rPr>
                <w:br/>
                <w:t>HW 인터페이스 모듈</w:t>
              </w:r>
            </w:ins>
          </w:p>
          <w:p w14:paraId="3948AC44" w14:textId="6B37B6F8"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28" w:author="김은수" w:date="2026-10-12T09:19:00Z" w16du:dateUtc="2026-10-12T00:19:00Z"/>
                <w:del w:id="4429" w:author="김은수" w:date="2026-10-13T10:30:00Z" w16du:dateUtc="2026-10-13T01:30:00Z"/>
              </w:rPr>
            </w:pPr>
            <w:ins w:id="4430" w:author="김은수" w:date="2026-10-12T09:19:00Z" w16du:dateUtc="2026-10-12T00:19:00Z">
              <w:del w:id="4431" w:author="김은수" w:date="2026-10-12T23:57:00Z">
                <w:r>
                  <w:delText>SI-ID-CM3-003</w:delText>
                </w:r>
                <w:r>
                  <w:br/>
                  <w:delText>내부 자극 장치 실행 모듈</w:delText>
                </w:r>
              </w:del>
            </w:ins>
          </w:p>
          <w:p w14:paraId="3405778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32" w:author="김은수" w:date="2026-10-12T09:19:00Z" w16du:dateUtc="2026-10-12T00:19:00Z"/>
              </w:rPr>
              <w:pPrChange w:id="4433"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434" w:author="김은수" w:date="2026-10-12T09:19:00Z" w16du:dateUtc="2026-10-12T00:19:00Z">
              <w:del w:id="4435" w:author="김은수" w:date="2026-10-12T23:57:00Z">
                <w:r>
                  <w:delText>SI-ID-CFX-003</w:delText>
                </w:r>
                <w:r>
                  <w:br/>
                  <w:delText>내부 자극 장치 실행 모듈</w:delText>
                </w:r>
              </w:del>
            </w:ins>
          </w:p>
        </w:tc>
        <w:tc>
          <w:tcPr>
            <w:tcW w:w="5228" w:type="dxa"/>
            <w:vAlign w:val="top"/>
          </w:tcPr>
          <w:p w14:paraId="50C86E08"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36" w:author="김은수" w:date="2026-10-12T09:19:00Z" w16du:dateUtc="2026-10-12T00:19:00Z"/>
                <w:del w:id="4437" w:author="김은수" w:date="2026-10-13T00:52:00Z"/>
              </w:rPr>
            </w:pPr>
            <w:ins w:id="4438" w:author="김은수" w:date="2026-10-12T09:19:00Z" w16du:dateUtc="2026-10-12T00:19:00Z">
              <w:del w:id="4439" w:author="김은수" w:date="2026-10-12T23:57:00Z">
                <w:r>
                  <w:delText>SU-ID-CM3-004</w:delText>
                </w:r>
                <w:r>
                  <w:br/>
                  <w:delText>코어 간 기동 준비와 실행 허가</w:delText>
                </w:r>
              </w:del>
            </w:ins>
            <w:ins w:id="4440" w:author="김은수" w:date="2026-10-12T23:57:00Z">
              <w:del w:id="4441" w:author="김은수" w:date="2026-10-13T00:52:00Z">
                <w:r>
                  <w:delText>SU-ID-CM3-004</w:delText>
                </w:r>
                <w:r>
                  <w:br/>
                  <w:delText>코어 간 기동 준비와 실행 허가SU-ID-CM3-017</w:delText>
                </w:r>
                <w:r>
                  <w:br/>
                  <w:delText>PCM 명령 및 모드 공유SU-ID-CM3-030</w:delText>
                </w:r>
                <w:r>
                  <w:br/>
                  <w:delText>내부기 실행 상태 관리SU-ID-CM3-031</w:delText>
                </w:r>
                <w:r>
                  <w:br/>
                  <w:delText>내부기 및 송신 전원 초기화SU-ID-CM3-039</w:delText>
                </w:r>
                <w:r>
                  <w:br/>
                  <w:delText>자극 전원 활성과 차단SU-ID-CFX-038</w:delText>
                </w:r>
                <w:r>
                  <w:br/>
                  <w:delText>PCM 모드 분기와 프리앰블SU-ID-CFX-041</w:delText>
                </w:r>
                <w:r>
                  <w:br/>
                  <w:delText>PCM 대기와 초기화</w:delText>
                </w:r>
                <w:r>
                  <w:br/>
                  <w:delText>SU-ID-QCC-002 시스템 상태 유닛</w:delText>
                </w:r>
                <w:r>
                  <w:br/>
                  <w:delText>SU-ID-QCC-004 블루투스 상태 유닛</w:delText>
                </w:r>
                <w:r>
                  <w:br/>
                  <w:delText>SU-ID-QCC-005 PIO 포트 제어 유닛</w:delText>
                </w:r>
              </w:del>
            </w:ins>
          </w:p>
          <w:p w14:paraId="343214E1" w14:textId="1C86675A"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42" w:author="김은수" w:date="2026-10-13T00:52:00Z"/>
                <w:del w:id="4443" w:author="김은수" w:date="2026-10-13T10:30:00Z" w16du:dateUtc="2026-10-13T01:30:00Z"/>
              </w:rPr>
            </w:pPr>
            <w:ins w:id="4444" w:author="김은수" w:date="2026-10-13T00:52:00Z">
              <w:r>
                <w:t>SU-ID-CM3-004</w:t>
              </w:r>
              <w:r>
                <w:br/>
                <w:t>코어 간 기동 준비와 실행 허가</w:t>
              </w:r>
              <w:r>
                <w:br/>
                <w:t>SU-ID-CM3-017</w:t>
              </w:r>
              <w:r>
                <w:br/>
                <w:t>PCM 명령 및 모드 공유</w:t>
              </w:r>
              <w:r>
                <w:br/>
                <w:t>SU-ID-CM3-030</w:t>
              </w:r>
              <w:r>
                <w:br/>
                <w:t>내부기 실행 상태 관리</w:t>
              </w:r>
              <w:r>
                <w:br/>
                <w:t>SU-ID-CM3-031</w:t>
              </w:r>
              <w:r>
                <w:br/>
                <w:t>내부기 및 송신 전원 초기화</w:t>
              </w:r>
              <w:r>
                <w:br/>
                <w:t>SU-ID-CM3-039</w:t>
              </w:r>
              <w:r>
                <w:br/>
                <w:t>자극 전원 활성과 차단</w:t>
              </w:r>
              <w:r>
                <w:br/>
                <w:t>SU-ID-CFX-038</w:t>
              </w:r>
              <w:r>
                <w:br/>
                <w:t>PCM 모드 분기와 프리앰블</w:t>
              </w:r>
              <w:r>
                <w:br/>
                <w:t>SU-ID-CFX-041</w:t>
              </w:r>
              <w:r>
                <w:br/>
                <w:t>PCM 대기와 초기화</w:t>
              </w:r>
              <w:r>
                <w:br/>
              </w:r>
              <w:r>
                <w:rPr>
                  <w:color w:val="C00000"/>
                  <w:rPrChange w:id="4445" w:author="김은수" w:date="2026-10-16T07:34:00Z">
                    <w:rPr/>
                  </w:rPrChange>
                </w:rPr>
                <w:t>SU-ID-QCC-002</w:t>
              </w:r>
              <w:r>
                <w:rPr>
                  <w:color w:val="C00000"/>
                  <w:rPrChange w:id="4446" w:author="김은수" w:date="2026-10-16T07:34:00Z">
                    <w:rPr/>
                  </w:rPrChange>
                </w:rPr>
                <w:br/>
                <w:t>시스템 상태 유닛</w:t>
              </w:r>
              <w:r>
                <w:br/>
              </w:r>
              <w:r>
                <w:rPr>
                  <w:color w:val="C00000"/>
                  <w:rPrChange w:id="4447" w:author="김은수" w:date="2026-10-16T07:34:00Z">
                    <w:rPr/>
                  </w:rPrChange>
                </w:rPr>
                <w:t>SU-ID-QCC-004</w:t>
              </w:r>
              <w:r>
                <w:rPr>
                  <w:color w:val="C00000"/>
                  <w:rPrChange w:id="4448" w:author="김은수" w:date="2026-10-16T07:34:00Z">
                    <w:rPr/>
                  </w:rPrChange>
                </w:rPr>
                <w:br/>
                <w:t>블루투스 상태 유닛</w:t>
              </w:r>
              <w:r>
                <w:br/>
              </w:r>
              <w:r>
                <w:rPr>
                  <w:color w:val="C00000"/>
                  <w:rPrChange w:id="4449" w:author="김은수" w:date="2026-10-16T07:34:00Z">
                    <w:rPr/>
                  </w:rPrChange>
                </w:rPr>
                <w:t>SU-ID-QCC-005</w:t>
              </w:r>
              <w:r>
                <w:rPr>
                  <w:color w:val="C00000"/>
                  <w:rPrChange w:id="4450" w:author="김은수" w:date="2026-10-16T07:34:00Z">
                    <w:rPr/>
                  </w:rPrChange>
                </w:rPr>
                <w:br/>
                <w:t>PIO 포트 제어 유닛</w:t>
              </w:r>
            </w:ins>
          </w:p>
          <w:p w14:paraId="0057CBC4" w14:textId="4C636780"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51" w:author="김은수" w:date="2026-10-12T09:19:00Z" w16du:dateUtc="2026-10-12T00:19:00Z"/>
                <w:del w:id="4452" w:author="김은수" w:date="2026-10-13T10:30:00Z" w16du:dateUtc="2026-10-13T01:30:00Z"/>
              </w:rPr>
            </w:pPr>
            <w:ins w:id="4453" w:author="김은수" w:date="2026-10-12T09:19:00Z" w16du:dateUtc="2026-10-12T00:19:00Z">
              <w:del w:id="4454" w:author="김은수" w:date="2026-10-12T23:57:00Z">
                <w:r>
                  <w:delText>SU-ID-CM3-017</w:delText>
                </w:r>
                <w:r>
                  <w:br/>
                  <w:delText>PCM 명령 및 모드 공유</w:delText>
                </w:r>
              </w:del>
            </w:ins>
          </w:p>
          <w:p w14:paraId="4330D161" w14:textId="74FA964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55" w:author="김은수" w:date="2026-10-12T09:19:00Z" w16du:dateUtc="2026-10-12T00:19:00Z"/>
                <w:del w:id="4456" w:author="김은수" w:date="2026-10-13T10:30:00Z" w16du:dateUtc="2026-10-13T01:30:00Z"/>
              </w:rPr>
            </w:pPr>
            <w:ins w:id="4457" w:author="김은수" w:date="2026-10-12T09:19:00Z" w16du:dateUtc="2026-10-12T00:19:00Z">
              <w:del w:id="4458" w:author="김은수" w:date="2026-10-12T23:57:00Z">
                <w:r>
                  <w:delText>SU-ID-CM3-030</w:delText>
                </w:r>
                <w:r>
                  <w:br/>
                  <w:delText>내부기 실행 상태 관리</w:delText>
                </w:r>
              </w:del>
            </w:ins>
          </w:p>
          <w:p w14:paraId="42DD5267" w14:textId="2497F765"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59" w:author="김은수" w:date="2026-10-12T09:19:00Z" w16du:dateUtc="2026-10-12T00:19:00Z"/>
                <w:del w:id="4460" w:author="김은수" w:date="2026-10-13T10:30:00Z" w16du:dateUtc="2026-10-13T01:30:00Z"/>
              </w:rPr>
            </w:pPr>
            <w:ins w:id="4461" w:author="김은수" w:date="2026-10-12T09:19:00Z" w16du:dateUtc="2026-10-12T00:19:00Z">
              <w:del w:id="4462" w:author="김은수" w:date="2026-10-12T23:57:00Z">
                <w:r>
                  <w:delText>SU-ID-CM3-031</w:delText>
                </w:r>
                <w:r>
                  <w:br/>
                  <w:delText>내부기 및 송신 전원 초기화</w:delText>
                </w:r>
              </w:del>
            </w:ins>
          </w:p>
          <w:p w14:paraId="3FAF0B51" w14:textId="3A92962C"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63" w:author="김은수" w:date="2026-10-12T09:19:00Z" w16du:dateUtc="2026-10-12T00:19:00Z"/>
                <w:del w:id="4464" w:author="김은수" w:date="2026-10-13T10:30:00Z" w16du:dateUtc="2026-10-13T01:30:00Z"/>
              </w:rPr>
            </w:pPr>
            <w:ins w:id="4465" w:author="김은수" w:date="2026-10-12T09:19:00Z" w16du:dateUtc="2026-10-12T00:19:00Z">
              <w:del w:id="4466" w:author="김은수" w:date="2026-10-12T23:57:00Z">
                <w:r>
                  <w:delText>SU-ID-CM3-039</w:delText>
                </w:r>
                <w:r>
                  <w:br/>
                  <w:delText>자극 전원 활성과 차단</w:delText>
                </w:r>
              </w:del>
            </w:ins>
          </w:p>
          <w:p w14:paraId="3951EA5C" w14:textId="0CAF4263"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67" w:author="김은수" w:date="2026-10-12T09:19:00Z" w16du:dateUtc="2026-10-12T00:19:00Z"/>
                <w:del w:id="4468" w:author="김은수" w:date="2026-10-13T10:30:00Z" w16du:dateUtc="2026-10-13T01:30:00Z"/>
              </w:rPr>
            </w:pPr>
            <w:ins w:id="4469" w:author="김은수" w:date="2026-10-12T09:19:00Z" w16du:dateUtc="2026-10-12T00:19:00Z">
              <w:del w:id="4470" w:author="김은수" w:date="2026-10-12T23:57:00Z">
                <w:r>
                  <w:delText>SU-ID-CFX-038</w:delText>
                </w:r>
                <w:r>
                  <w:br/>
                  <w:delText>PCM 모드 분기와 프리앰블</w:delText>
                </w:r>
              </w:del>
            </w:ins>
          </w:p>
          <w:p w14:paraId="16988D4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71" w:author="김은수" w:date="2026-10-12T09:19:00Z" w16du:dateUtc="2026-10-12T00:19:00Z"/>
              </w:rPr>
            </w:pPr>
            <w:ins w:id="4472" w:author="김은수" w:date="2026-10-12T09:19:00Z" w16du:dateUtc="2026-10-12T00:19:00Z">
              <w:del w:id="4473" w:author="김은수" w:date="2026-10-12T23:57:00Z">
                <w:r>
                  <w:delText>SU-ID-CFX-041</w:delText>
                </w:r>
                <w:r>
                  <w:br/>
                  <w:delText>PCM 대기와 초기화</w:delText>
                </w:r>
              </w:del>
            </w:ins>
          </w:p>
        </w:tc>
      </w:tr>
      <w:tr w:rsidR="0058450E" w14:paraId="377AACFA" w14:textId="77777777" w:rsidTr="00D44296">
        <w:trPr>
          <w:cantSplit/>
          <w:ins w:id="4474"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9A96879" w14:textId="77777777" w:rsidR="0058450E" w:rsidRDefault="0058450E">
            <w:pPr>
              <w:pStyle w:val="TDCe"/>
              <w:widowControl w:val="0"/>
              <w:spacing w:line="264" w:lineRule="auto"/>
              <w:rPr>
                <w:ins w:id="4475" w:author="김은수" w:date="2026-10-12T09:19:00Z" w16du:dateUtc="2026-10-12T00:19:00Z"/>
              </w:rPr>
            </w:pPr>
            <w:ins w:id="4476" w:author="김은수" w:date="2026-10-12T09:19:00Z" w16du:dateUtc="2026-10-12T00:19:00Z">
              <w:r>
                <w:lastRenderedPageBreak/>
                <w:t>SW-FW-RID-68</w:t>
              </w:r>
            </w:ins>
          </w:p>
        </w:tc>
        <w:tc>
          <w:tcPr>
            <w:tcW w:w="2670" w:type="dxa"/>
            <w:vAlign w:val="top"/>
          </w:tcPr>
          <w:p w14:paraId="43198D1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77" w:author="김은수" w:date="2026-10-12T09:19:00Z" w16du:dateUtc="2026-10-12T00:19:00Z"/>
                <w:del w:id="4478" w:author="김은수" w:date="2026-10-13T00:52:00Z"/>
              </w:rPr>
            </w:pPr>
            <w:ins w:id="4479" w:author="김은수" w:date="2026-10-12T09:19:00Z" w16du:dateUtc="2026-10-12T00:19:00Z">
              <w:del w:id="4480" w:author="김은수" w:date="2026-10-12T23:57:00Z">
                <w:r>
                  <w:delText>SI-ID-CM3-001</w:delText>
                </w:r>
                <w:r>
                  <w:br/>
                  <w:delText>시스템 제어 모듈</w:delText>
                </w:r>
              </w:del>
            </w:ins>
            <w:ins w:id="4481" w:author="김은수" w:date="2026-10-12T23:57:00Z">
              <w:del w:id="4482" w:author="김은수" w:date="2026-10-13T00:52:00Z">
                <w:r>
                  <w:delText>SI-ID-CM3-001</w:delText>
                </w:r>
                <w:r>
                  <w:br/>
                  <w:delText>시스템 제어 모듈SI-ID-CM3-003</w:delText>
                </w:r>
                <w:r>
                  <w:br/>
                  <w:delText>내부 자극 장치 실행 모듈SI-ID-CFX-001</w:delText>
                </w:r>
                <w:r>
                  <w:br/>
                  <w:delText>시스템 제어 모듈SI-ID-CFX-003</w:delText>
                </w:r>
                <w:r>
                  <w:br/>
                  <w:delText>내부 자극 장치 실행 모듈</w:delText>
                </w:r>
                <w:r>
                  <w:br/>
                  <w:delText>SI-ID-QCC-001 시스템 관리 모듈</w:delText>
                </w:r>
                <w:r>
                  <w:br/>
                  <w:delText>SI-ID-QCC-002 HW 인터페이스 모듈</w:delText>
                </w:r>
              </w:del>
            </w:ins>
          </w:p>
          <w:p w14:paraId="4646D930" w14:textId="37A9EB29"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83" w:author="김은수" w:date="2026-10-13T00:52:00Z"/>
                <w:del w:id="4484" w:author="김은수" w:date="2026-10-13T10:30:00Z" w16du:dateUtc="2026-10-13T01:30:00Z"/>
              </w:rPr>
            </w:pPr>
            <w:ins w:id="4485" w:author="김은수" w:date="2026-10-13T00:52:00Z">
              <w:r>
                <w:t>SI-ID-CM3-001</w:t>
              </w:r>
              <w:r>
                <w:br/>
                <w:t>시스템 제어 모듈</w:t>
              </w:r>
              <w:r>
                <w:br/>
                <w:t>SI-ID-CM3-003</w:t>
              </w:r>
              <w:r>
                <w:br/>
                <w:t>내부 자극 장치 실행 모듈</w:t>
              </w:r>
              <w:r>
                <w:br/>
                <w:t>SI-ID-CFX-001</w:t>
              </w:r>
              <w:r>
                <w:br/>
                <w:t>시스템 제어 모듈</w:t>
              </w:r>
              <w:r>
                <w:br/>
                <w:t>SI-ID-CFX-003</w:t>
              </w:r>
              <w:r>
                <w:br/>
                <w:t>내부 자극 장치 실행 모듈</w:t>
              </w:r>
              <w:r>
                <w:br/>
              </w:r>
              <w:r>
                <w:rPr>
                  <w:color w:val="C00000"/>
                  <w:rPrChange w:id="4486" w:author="김은수" w:date="2026-10-16T07:34:00Z">
                    <w:rPr/>
                  </w:rPrChange>
                </w:rPr>
                <w:t>SI-ID-QCC-001</w:t>
              </w:r>
              <w:r>
                <w:rPr>
                  <w:color w:val="C00000"/>
                  <w:rPrChange w:id="4487" w:author="김은수" w:date="2026-10-16T07:34:00Z">
                    <w:rPr/>
                  </w:rPrChange>
                </w:rPr>
                <w:br/>
                <w:t>시스템 관리 모듈</w:t>
              </w:r>
              <w:r>
                <w:br/>
              </w:r>
              <w:r>
                <w:rPr>
                  <w:color w:val="C00000"/>
                  <w:rPrChange w:id="4488" w:author="김은수" w:date="2026-10-16T07:34:00Z">
                    <w:rPr/>
                  </w:rPrChange>
                </w:rPr>
                <w:t>SI-ID-QCC-002</w:t>
              </w:r>
              <w:r>
                <w:rPr>
                  <w:color w:val="C00000"/>
                  <w:rPrChange w:id="4489" w:author="김은수" w:date="2026-10-16T07:34:00Z">
                    <w:rPr/>
                  </w:rPrChange>
                </w:rPr>
                <w:br/>
                <w:t>HW 인터페이스 모듈</w:t>
              </w:r>
            </w:ins>
          </w:p>
          <w:p w14:paraId="2706EFDD" w14:textId="1F666E80"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90" w:author="김은수" w:date="2026-10-12T09:19:00Z" w16du:dateUtc="2026-10-12T00:19:00Z"/>
                <w:del w:id="4491" w:author="김은수" w:date="2026-10-13T10:30:00Z" w16du:dateUtc="2026-10-13T01:30:00Z"/>
              </w:rPr>
            </w:pPr>
            <w:ins w:id="4492" w:author="김은수" w:date="2026-10-12T09:19:00Z" w16du:dateUtc="2026-10-12T00:19:00Z">
              <w:del w:id="4493" w:author="김은수" w:date="2026-10-12T23:57:00Z">
                <w:r>
                  <w:delText>SI-ID-CM3-003</w:delText>
                </w:r>
                <w:r>
                  <w:br/>
                  <w:delText>내부 자극 장치 실행 모듈</w:delText>
                </w:r>
              </w:del>
            </w:ins>
          </w:p>
          <w:p w14:paraId="502CBA90" w14:textId="7B30EFA4"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94" w:author="김은수" w:date="2026-10-12T09:19:00Z" w16du:dateUtc="2026-10-12T00:19:00Z"/>
                <w:del w:id="4495" w:author="김은수" w:date="2026-10-13T10:30:00Z" w16du:dateUtc="2026-10-13T01:30:00Z"/>
              </w:rPr>
            </w:pPr>
            <w:ins w:id="4496" w:author="김은수" w:date="2026-10-12T09:19:00Z" w16du:dateUtc="2026-10-12T00:19:00Z">
              <w:del w:id="4497" w:author="김은수" w:date="2026-10-12T23:57:00Z">
                <w:r>
                  <w:delText>SI-ID-CFX-001</w:delText>
                </w:r>
                <w:r>
                  <w:br/>
                  <w:delText>시스템 제어 모듈</w:delText>
                </w:r>
              </w:del>
            </w:ins>
          </w:p>
          <w:p w14:paraId="5EFE18E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498" w:author="김은수" w:date="2026-10-12T09:19:00Z" w16du:dateUtc="2026-10-12T00:19:00Z"/>
              </w:rPr>
              <w:pPrChange w:id="4499"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500" w:author="김은수" w:date="2026-10-12T09:19:00Z" w16du:dateUtc="2026-10-12T00:19:00Z">
              <w:del w:id="4501" w:author="김은수" w:date="2026-10-12T23:57:00Z">
                <w:r>
                  <w:delText>SI-ID-CFX-003</w:delText>
                </w:r>
                <w:r>
                  <w:br/>
                  <w:delText>내부 자극 장치 실행 모듈</w:delText>
                </w:r>
              </w:del>
            </w:ins>
          </w:p>
        </w:tc>
        <w:tc>
          <w:tcPr>
            <w:tcW w:w="5228" w:type="dxa"/>
            <w:vAlign w:val="top"/>
          </w:tcPr>
          <w:p w14:paraId="550D3F2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02" w:author="김은수" w:date="2026-10-12T09:19:00Z" w16du:dateUtc="2026-10-12T00:19:00Z"/>
                <w:del w:id="4503" w:author="김은수" w:date="2026-10-13T00:52:00Z"/>
              </w:rPr>
            </w:pPr>
            <w:ins w:id="4504" w:author="김은수" w:date="2026-10-12T09:19:00Z" w16du:dateUtc="2026-10-12T00:19:00Z">
              <w:del w:id="4505" w:author="김은수" w:date="2026-10-12T23:57:00Z">
                <w:r>
                  <w:delText>SU-ID-CM3-007</w:delText>
                </w:r>
                <w:r>
                  <w:br/>
                  <w:delText>전원 및 자동 절전 조건</w:delText>
                </w:r>
              </w:del>
            </w:ins>
            <w:ins w:id="4506" w:author="김은수" w:date="2026-10-12T23:57:00Z">
              <w:del w:id="4507" w:author="김은수" w:date="2026-10-13T00:52:00Z">
                <w:r>
                  <w:delText>SU-ID-CM3-007</w:delText>
                </w:r>
                <w:r>
                  <w:br/>
                  <w:delText>전원 및 자동 절전 조건SU-ID-CM3-012</w:delText>
                </w:r>
                <w:r>
                  <w:br/>
                  <w:delText>CFX 전원 제어 요청SU-ID-CM3-015</w:delText>
                </w:r>
                <w:r>
                  <w:br/>
                  <w:delText>CM3 저전력 진입과 복귀SU-ID-CM3-039</w:delText>
                </w:r>
                <w:r>
                  <w:br/>
                  <w:delText>자극 전원 활성과 차단SU-ID-CFX-009</w:delText>
                </w:r>
                <w:r>
                  <w:br/>
                  <w:delText>CFX 저전력 전환SU-ID-CFX-041</w:delText>
                </w:r>
                <w:r>
                  <w:br/>
                  <w:delText>PCM 대기와 초기화</w:delText>
                </w:r>
                <w:r>
                  <w:br/>
                  <w:delText>SU-ID-QCC-002 시스템 상태 유닛</w:delText>
                </w:r>
                <w:r>
                  <w:br/>
                  <w:delText>SU-ID-QCC-004 블루투스 상태 유닛</w:delText>
                </w:r>
                <w:r>
                  <w:br/>
                  <w:delText>SU-ID-QCC-005 PIO 포트 제어 유닛</w:delText>
                </w:r>
                <w:r>
                  <w:br/>
                  <w:delText>SU-ID-QCC-006 Power 제어 유닛</w:delText>
                </w:r>
              </w:del>
            </w:ins>
          </w:p>
          <w:p w14:paraId="783CF669" w14:textId="3C253A0E"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08" w:author="김은수" w:date="2026-10-13T00:52:00Z"/>
                <w:del w:id="4509" w:author="김은수" w:date="2026-10-13T10:30:00Z" w16du:dateUtc="2026-10-13T01:30:00Z"/>
              </w:rPr>
            </w:pPr>
            <w:ins w:id="4510" w:author="김은수" w:date="2026-10-13T00:52:00Z">
              <w:r>
                <w:t>SU-ID-CM3-007</w:t>
              </w:r>
              <w:r>
                <w:br/>
                <w:t>전원 및 자동 절전 조건</w:t>
              </w:r>
              <w:r>
                <w:br/>
                <w:t>SU-ID-CM3-012</w:t>
              </w:r>
              <w:r>
                <w:br/>
                <w:t>CFX 전원 제어 요청</w:t>
              </w:r>
              <w:r>
                <w:br/>
                <w:t>SU-ID-CM3-015</w:t>
              </w:r>
              <w:r>
                <w:br/>
                <w:t>CM3 저전력 진입과 복귀</w:t>
              </w:r>
              <w:r>
                <w:br/>
                <w:t>SU-ID-CM3-039</w:t>
              </w:r>
              <w:r>
                <w:br/>
                <w:t>자극 전원 활성과 차단</w:t>
              </w:r>
              <w:r>
                <w:br/>
                <w:t>SU-ID-CFX-009</w:t>
              </w:r>
              <w:r>
                <w:br/>
                <w:t>CFX 저전력 전환</w:t>
              </w:r>
              <w:r>
                <w:br/>
                <w:t>SU-ID-CFX-041</w:t>
              </w:r>
              <w:r>
                <w:br/>
                <w:t>PCM 대기와 초기화</w:t>
              </w:r>
              <w:r>
                <w:br/>
              </w:r>
              <w:r>
                <w:rPr>
                  <w:color w:val="C00000"/>
                  <w:rPrChange w:id="4511" w:author="김은수" w:date="2026-10-16T07:34:00Z">
                    <w:rPr/>
                  </w:rPrChange>
                </w:rPr>
                <w:t>SU-ID-QCC-002</w:t>
              </w:r>
              <w:r>
                <w:rPr>
                  <w:color w:val="C00000"/>
                  <w:rPrChange w:id="4512" w:author="김은수" w:date="2026-10-16T07:34:00Z">
                    <w:rPr/>
                  </w:rPrChange>
                </w:rPr>
                <w:br/>
                <w:t>시스템 상태 유닛</w:t>
              </w:r>
              <w:r>
                <w:br/>
              </w:r>
              <w:r>
                <w:rPr>
                  <w:color w:val="C00000"/>
                  <w:rPrChange w:id="4513" w:author="김은수" w:date="2026-10-16T07:34:00Z">
                    <w:rPr/>
                  </w:rPrChange>
                </w:rPr>
                <w:t>SU-ID-QCC-004</w:t>
              </w:r>
              <w:r>
                <w:rPr>
                  <w:color w:val="C00000"/>
                  <w:rPrChange w:id="4514" w:author="김은수" w:date="2026-10-16T07:34:00Z">
                    <w:rPr/>
                  </w:rPrChange>
                </w:rPr>
                <w:br/>
                <w:t>블루투스 상태 유닛</w:t>
              </w:r>
              <w:r>
                <w:br/>
              </w:r>
              <w:r>
                <w:rPr>
                  <w:color w:val="C00000"/>
                  <w:rPrChange w:id="4515" w:author="김은수" w:date="2026-10-16T07:34:00Z">
                    <w:rPr/>
                  </w:rPrChange>
                </w:rPr>
                <w:t>SU-ID-QCC-005</w:t>
              </w:r>
              <w:r>
                <w:rPr>
                  <w:color w:val="C00000"/>
                  <w:rPrChange w:id="4516" w:author="김은수" w:date="2026-10-16T07:34:00Z">
                    <w:rPr/>
                  </w:rPrChange>
                </w:rPr>
                <w:br/>
                <w:t>PIO 포트 제어 유닛</w:t>
              </w:r>
              <w:r>
                <w:br/>
              </w:r>
              <w:r>
                <w:rPr>
                  <w:color w:val="C00000"/>
                  <w:rPrChange w:id="4517" w:author="김은수" w:date="2026-10-16T07:34:00Z">
                    <w:rPr/>
                  </w:rPrChange>
                </w:rPr>
                <w:t>SU-ID-QCC-006</w:t>
              </w:r>
              <w:r>
                <w:rPr>
                  <w:color w:val="C00000"/>
                  <w:rPrChange w:id="4518" w:author="김은수" w:date="2026-10-16T07:34:00Z">
                    <w:rPr/>
                  </w:rPrChange>
                </w:rPr>
                <w:br/>
                <w:t>Power 제어 유닛</w:t>
              </w:r>
            </w:ins>
          </w:p>
          <w:p w14:paraId="55C61746" w14:textId="6FE4EB56"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19" w:author="김은수" w:date="2026-10-12T09:19:00Z" w16du:dateUtc="2026-10-12T00:19:00Z"/>
                <w:del w:id="4520" w:author="김은수" w:date="2026-10-13T10:30:00Z" w16du:dateUtc="2026-10-13T01:30:00Z"/>
              </w:rPr>
            </w:pPr>
            <w:ins w:id="4521" w:author="김은수" w:date="2026-10-12T09:19:00Z" w16du:dateUtc="2026-10-12T00:19:00Z">
              <w:del w:id="4522" w:author="김은수" w:date="2026-10-12T23:57:00Z">
                <w:r>
                  <w:delText>SU-ID-CM3-012</w:delText>
                </w:r>
                <w:r>
                  <w:br/>
                  <w:delText>CFX 전원 제어 요청</w:delText>
                </w:r>
              </w:del>
            </w:ins>
          </w:p>
          <w:p w14:paraId="2B77BF75" w14:textId="6B928AD5"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23" w:author="김은수" w:date="2026-10-12T09:19:00Z" w16du:dateUtc="2026-10-12T00:19:00Z"/>
                <w:del w:id="4524" w:author="김은수" w:date="2026-10-13T10:30:00Z" w16du:dateUtc="2026-10-13T01:30:00Z"/>
              </w:rPr>
            </w:pPr>
            <w:ins w:id="4525" w:author="김은수" w:date="2026-10-12T09:19:00Z" w16du:dateUtc="2026-10-12T00:19:00Z">
              <w:del w:id="4526" w:author="김은수" w:date="2026-10-12T23:57:00Z">
                <w:r>
                  <w:delText>SU-ID-CM3-015</w:delText>
                </w:r>
                <w:r>
                  <w:br/>
                  <w:delText>CM3 저전력 진입과 복귀</w:delText>
                </w:r>
              </w:del>
            </w:ins>
          </w:p>
          <w:p w14:paraId="2BF8BBFA" w14:textId="69DA022E"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27" w:author="김은수" w:date="2026-10-12T09:19:00Z" w16du:dateUtc="2026-10-12T00:19:00Z"/>
                <w:del w:id="4528" w:author="김은수" w:date="2026-10-13T10:30:00Z" w16du:dateUtc="2026-10-13T01:30:00Z"/>
              </w:rPr>
            </w:pPr>
            <w:ins w:id="4529" w:author="김은수" w:date="2026-10-12T09:19:00Z" w16du:dateUtc="2026-10-12T00:19:00Z">
              <w:del w:id="4530" w:author="김은수" w:date="2026-10-12T23:57:00Z">
                <w:r>
                  <w:delText>SU-ID-CM3-039</w:delText>
                </w:r>
                <w:r>
                  <w:br/>
                  <w:delText>자극 전원 활성과 차단</w:delText>
                </w:r>
              </w:del>
            </w:ins>
          </w:p>
          <w:p w14:paraId="005042CF" w14:textId="2C76EFC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31" w:author="김은수" w:date="2026-10-12T09:19:00Z" w16du:dateUtc="2026-10-12T00:19:00Z"/>
                <w:del w:id="4532" w:author="김은수" w:date="2026-10-13T10:30:00Z" w16du:dateUtc="2026-10-13T01:30:00Z"/>
              </w:rPr>
            </w:pPr>
            <w:ins w:id="4533" w:author="김은수" w:date="2026-10-12T09:19:00Z" w16du:dateUtc="2026-10-12T00:19:00Z">
              <w:del w:id="4534" w:author="김은수" w:date="2026-10-12T23:57:00Z">
                <w:r>
                  <w:delText>SU-ID-CFX-009</w:delText>
                </w:r>
                <w:r>
                  <w:br/>
                  <w:delText>CFX 저전력 전환</w:delText>
                </w:r>
              </w:del>
            </w:ins>
          </w:p>
          <w:p w14:paraId="221FC2A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35" w:author="김은수" w:date="2026-10-12T09:19:00Z" w16du:dateUtc="2026-10-12T00:19:00Z"/>
              </w:rPr>
            </w:pPr>
            <w:ins w:id="4536" w:author="김은수" w:date="2026-10-12T09:19:00Z" w16du:dateUtc="2026-10-12T00:19:00Z">
              <w:del w:id="4537" w:author="김은수" w:date="2026-10-12T23:57:00Z">
                <w:r>
                  <w:delText>SU-ID-CFX-041</w:delText>
                </w:r>
                <w:r>
                  <w:br/>
                  <w:delText>PCM 대기와 초기화</w:delText>
                </w:r>
              </w:del>
            </w:ins>
          </w:p>
        </w:tc>
      </w:tr>
      <w:tr w:rsidR="0058450E" w14:paraId="79675D63" w14:textId="77777777" w:rsidTr="00D44296">
        <w:trPr>
          <w:cantSplit/>
          <w:ins w:id="4538"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784AB8CD" w14:textId="77777777" w:rsidR="0058450E" w:rsidRDefault="0058450E">
            <w:pPr>
              <w:pStyle w:val="TDCe"/>
              <w:widowControl w:val="0"/>
              <w:spacing w:line="264" w:lineRule="auto"/>
              <w:rPr>
                <w:ins w:id="4539" w:author="김은수" w:date="2026-10-12T09:19:00Z" w16du:dateUtc="2026-10-12T00:19:00Z"/>
              </w:rPr>
            </w:pPr>
            <w:ins w:id="4540" w:author="김은수" w:date="2026-10-12T09:19:00Z" w16du:dateUtc="2026-10-12T00:19:00Z">
              <w:r>
                <w:lastRenderedPageBreak/>
                <w:t>SW-FW-RID-69</w:t>
              </w:r>
            </w:ins>
          </w:p>
        </w:tc>
        <w:tc>
          <w:tcPr>
            <w:tcW w:w="2670" w:type="dxa"/>
            <w:vAlign w:val="top"/>
          </w:tcPr>
          <w:p w14:paraId="65A0835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41" w:author="김은수" w:date="2026-10-12T09:19:00Z" w16du:dateUtc="2026-10-12T00:19:00Z"/>
                <w:del w:id="4542" w:author="김은수" w:date="2026-10-13T00:52:00Z"/>
              </w:rPr>
            </w:pPr>
            <w:ins w:id="4543" w:author="김은수" w:date="2026-10-12T09:19:00Z" w16du:dateUtc="2026-10-12T00:19:00Z">
              <w:del w:id="4544" w:author="김은수" w:date="2026-10-12T23:57:00Z">
                <w:r>
                  <w:delText>SI-ID-CFX-001</w:delText>
                </w:r>
                <w:r>
                  <w:br/>
                  <w:delText>시스템 제어 모듈</w:delText>
                </w:r>
              </w:del>
            </w:ins>
            <w:ins w:id="4545" w:author="김은수" w:date="2026-10-12T23:57:00Z">
              <w:del w:id="4546" w:author="김은수" w:date="2026-10-13T00:52:00Z">
                <w:r>
                  <w:delText>SI-ID-CFX-001</w:delText>
                </w:r>
                <w:r>
                  <w:br/>
                  <w:delText>시스템 제어 모듈SI-ID-CFX-002</w:delText>
                </w:r>
                <w:r>
                  <w:br/>
                  <w:delText>신호처리 모듈SI-ID-CM3-004</w:delText>
                </w:r>
                <w:r>
                  <w:br/>
                  <w:delText>블루투스 통신 모듈</w:delText>
                </w:r>
                <w:r>
                  <w:br/>
                  <w:delText>SI-ID-QCC-001 시스템 관리 모듈</w:delText>
                </w:r>
                <w:r>
                  <w:br/>
                  <w:delText>SI-ID-QCC-002 HW 인터페이스 모듈</w:delText>
                </w:r>
                <w:r>
                  <w:br/>
                  <w:delText>SI-ID-QCC-003 블루투스 모듈</w:delText>
                </w:r>
              </w:del>
            </w:ins>
          </w:p>
          <w:p w14:paraId="59DB659D" w14:textId="0DCDD527"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47" w:author="김은수" w:date="2026-10-13T00:52:00Z"/>
                <w:del w:id="4548" w:author="김은수" w:date="2026-10-13T10:30:00Z" w16du:dateUtc="2026-10-13T01:30:00Z"/>
              </w:rPr>
            </w:pPr>
            <w:ins w:id="4549" w:author="김은수" w:date="2026-10-13T00:52:00Z">
              <w:r>
                <w:t>SI-ID-CFX-001</w:t>
              </w:r>
              <w:r>
                <w:br/>
                <w:t>시스템 제어 모듈</w:t>
              </w:r>
              <w:r>
                <w:br/>
                <w:t>SI-ID-CFX-002</w:t>
              </w:r>
              <w:r>
                <w:br/>
                <w:t>신호처리 모듈</w:t>
              </w:r>
              <w:r>
                <w:br/>
                <w:t>SI-ID-CM3-004</w:t>
              </w:r>
              <w:r>
                <w:br/>
                <w:t>블루투스 통신 모듈</w:t>
              </w:r>
              <w:r>
                <w:br/>
              </w:r>
              <w:r>
                <w:rPr>
                  <w:color w:val="C00000"/>
                  <w:rPrChange w:id="4550" w:author="김은수" w:date="2026-10-16T07:34:00Z">
                    <w:rPr/>
                  </w:rPrChange>
                </w:rPr>
                <w:t>SI-ID-QCC-001</w:t>
              </w:r>
              <w:r>
                <w:rPr>
                  <w:color w:val="C00000"/>
                  <w:rPrChange w:id="4551" w:author="김은수" w:date="2026-10-16T07:34:00Z">
                    <w:rPr/>
                  </w:rPrChange>
                </w:rPr>
                <w:br/>
                <w:t>시스템 관리 모듈</w:t>
              </w:r>
              <w:r>
                <w:br/>
              </w:r>
              <w:r>
                <w:rPr>
                  <w:color w:val="C00000"/>
                  <w:rPrChange w:id="4552" w:author="김은수" w:date="2026-10-16T07:34:00Z">
                    <w:rPr/>
                  </w:rPrChange>
                </w:rPr>
                <w:t>SI-ID-QCC-002</w:t>
              </w:r>
              <w:r>
                <w:rPr>
                  <w:color w:val="C00000"/>
                  <w:rPrChange w:id="4553" w:author="김은수" w:date="2026-10-16T07:34:00Z">
                    <w:rPr/>
                  </w:rPrChange>
                </w:rPr>
                <w:br/>
                <w:t>HW 인터페이스 모듈</w:t>
              </w:r>
              <w:r>
                <w:br/>
              </w:r>
              <w:r>
                <w:rPr>
                  <w:color w:val="C00000"/>
                  <w:rPrChange w:id="4554" w:author="김은수" w:date="2026-10-16T07:34:00Z">
                    <w:rPr/>
                  </w:rPrChange>
                </w:rPr>
                <w:t>SI-ID-QCC-003</w:t>
              </w:r>
              <w:r>
                <w:rPr>
                  <w:color w:val="C00000"/>
                  <w:rPrChange w:id="4555" w:author="김은수" w:date="2026-10-16T07:34:00Z">
                    <w:rPr/>
                  </w:rPrChange>
                </w:rPr>
                <w:br/>
                <w:t>블루투스 모듈</w:t>
              </w:r>
            </w:ins>
          </w:p>
          <w:p w14:paraId="50D61D0A" w14:textId="26CFD291"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56" w:author="김은수" w:date="2026-10-12T09:19:00Z" w16du:dateUtc="2026-10-12T00:19:00Z"/>
                <w:del w:id="4557" w:author="김은수" w:date="2026-10-13T10:30:00Z" w16du:dateUtc="2026-10-13T01:30:00Z"/>
              </w:rPr>
            </w:pPr>
            <w:ins w:id="4558" w:author="김은수" w:date="2026-10-12T09:19:00Z" w16du:dateUtc="2026-10-12T00:19:00Z">
              <w:del w:id="4559" w:author="김은수" w:date="2026-10-12T23:57:00Z">
                <w:r>
                  <w:delText>SI-ID-CFX-002</w:delText>
                </w:r>
                <w:r>
                  <w:br/>
                  <w:delText>신호처리 모듈</w:delText>
                </w:r>
              </w:del>
            </w:ins>
          </w:p>
          <w:p w14:paraId="4124DCC7" w14:textId="492B8D1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60" w:author="김은수" w:date="2026-10-12T09:19:00Z" w16du:dateUtc="2026-10-12T00:19:00Z"/>
                <w:del w:id="4561" w:author="김은수" w:date="2026-10-13T10:30:00Z" w16du:dateUtc="2026-10-13T01:30:00Z"/>
              </w:rPr>
            </w:pPr>
            <w:ins w:id="4562" w:author="김은수" w:date="2026-10-12T09:19:00Z" w16du:dateUtc="2026-10-12T00:19:00Z">
              <w:del w:id="4563" w:author="김은수" w:date="2026-10-12T23:57:00Z">
                <w:r>
                  <w:delText>SI-ID-CM3-004</w:delText>
                </w:r>
                <w:r>
                  <w:br/>
                  <w:delText>블루투스 통신 모듈</w:delText>
                </w:r>
              </w:del>
            </w:ins>
          </w:p>
          <w:p w14:paraId="3E369775"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64" w:author="김은수" w:date="2026-10-12T09:19:00Z" w16du:dateUtc="2026-10-12T00:19:00Z"/>
              </w:rPr>
              <w:pPrChange w:id="4565"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566" w:author="김은수" w:date="2026-10-12T09:19:00Z" w16du:dateUtc="2026-10-12T00:19:00Z">
              <w:del w:id="4567"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4568" w:author="김은수" w:date="2026-10-12T12:28:00Z">
              <w:del w:id="4569" w:author="김은수" w:date="2026-10-12T23:57:00Z">
                <w:r>
                  <w:delText>SI-ID-QCC-001 시스템 관리 모듈</w:delText>
                </w:r>
                <w:r>
                  <w:br/>
                  <w:delText>SI-ID-QCC-002 HW 인터페이스 모듈</w:delText>
                </w:r>
                <w:r>
                  <w:br/>
                  <w:delText>SI-ID-QCC-003 블루투스 모듈</w:delText>
                </w:r>
              </w:del>
            </w:ins>
          </w:p>
        </w:tc>
        <w:tc>
          <w:tcPr>
            <w:tcW w:w="5228" w:type="dxa"/>
            <w:vAlign w:val="top"/>
          </w:tcPr>
          <w:p w14:paraId="4F5D433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70" w:author="김은수" w:date="2026-10-12T09:19:00Z" w16du:dateUtc="2026-10-12T00:19:00Z"/>
                <w:del w:id="4571" w:author="김은수" w:date="2026-10-13T00:52:00Z"/>
              </w:rPr>
            </w:pPr>
            <w:ins w:id="4572" w:author="김은수" w:date="2026-10-12T09:19:00Z" w16du:dateUtc="2026-10-12T00:19:00Z">
              <w:del w:id="4573" w:author="김은수" w:date="2026-10-12T23:57:00Z">
                <w:r>
                  <w:delText>SU-ID-CFX-005</w:delText>
                </w:r>
                <w:r>
                  <w:br/>
                  <w:delText>I2S 인터페이스 초기화</w:delText>
                </w:r>
              </w:del>
            </w:ins>
            <w:ins w:id="4574" w:author="김은수" w:date="2026-10-12T23:57:00Z">
              <w:del w:id="4575" w:author="김은수" w:date="2026-10-13T00:05:00Z">
                <w:r>
                  <w:delText>SU-ID-CFX-005</w:delText>
                </w:r>
                <w:r>
                  <w:br/>
                  <w:delText>I2S 인터페이스 초기화SU-ID-CFX-008</w:delText>
                </w:r>
                <w:r>
                  <w:br/>
                  <w:delText>I2S 입력 상태 판정SU-ID-CFX-015</w:delText>
                </w:r>
                <w:r>
                  <w:br/>
                  <w:delText>I2S 수신 버퍼 관리SU-ID-CFX-018</w:delText>
                </w:r>
                <w:r>
                  <w:br/>
                  <w:delText>입력별 게인 혼합SU-ID-CFX-019</w:delText>
                </w:r>
                <w:r>
                  <w:br/>
                  <w:delText>I2S 시작과 중단의 완만한 전환SU-ID-CFX-021</w:delText>
                </w:r>
                <w:r>
                  <w:br/>
                  <w:delText>신호처리 경로 선택SU-ID-CM3-045</w:delText>
                </w:r>
                <w:r>
                  <w:br/>
                  <w:delText>QCC 수신 분류와 시스템 정보 응답</w:delText>
                </w:r>
                <w:r>
                  <w:br/>
                  <w:delText>SU-ID-QCC-003 장치 상태 유닛</w:delText>
                </w:r>
                <w:r>
                  <w:br/>
                  <w:delText>SU-ID-QCC-004 블루투스 상태 유닛</w:delText>
                </w:r>
                <w:r>
                  <w:br/>
                  <w:delText>SU-ID-QCC-005 PIO 포트 제어 유닛</w:delText>
                </w:r>
                <w:r>
                  <w:br/>
                  <w:delText>SU-ID-QCC-008 Bluetooth Classic 유닛</w:delText>
                </w:r>
                <w:r>
                  <w:br/>
                </w:r>
                <w:r>
                  <w:rPr>
                    <w:color w:val="C00000"/>
                    <w:sz w:val="24"/>
                    <w:szCs w:val="24"/>
                    <w:u w:val="single"/>
                  </w:rPr>
                  <w:delText>[QCC 자료 입력] DMIC2의 QCC 입력 연결은 확인되었다. QCC 마이크 핀/클록, 프로파일/코덱별 송수신과 동시 동작, I2S 클록/프레임/좌우 배정 및 시작/중단 유효 신호의 실제 설정/파형과 오디오 시험 결과를 확인해야 한다.</w:delText>
                </w:r>
              </w:del>
            </w:ins>
            <w:ins w:id="4576" w:author="김은수" w:date="2026-10-13T00:05:00Z">
              <w:del w:id="4577" w:author="김은수" w:date="2026-10-13T00:52:00Z">
                <w:r>
                  <w:delText>SU-ID-CFX-005</w:delText>
                </w:r>
                <w:r>
                  <w:br/>
                  <w:delText>I2S 인터페이스 초기화SU-ID-CFX-008</w:delText>
                </w:r>
                <w:r>
                  <w:br/>
                  <w:delText>I2S 입력 상태 판정SU-ID-CFX-015</w:delText>
                </w:r>
                <w:r>
                  <w:br/>
                  <w:delText>I2S 수신 버퍼 관리SU-ID-CFX-018</w:delText>
                </w:r>
                <w:r>
                  <w:br/>
                  <w:delText>입력별 게인 혼합SU-ID-CFX-019</w:delText>
                </w:r>
                <w:r>
                  <w:br/>
                  <w:delText>I2S 시작과 중단의 완만한 전환SU-ID-CFX-021</w:delText>
                </w:r>
                <w:r>
                  <w:br/>
                  <w:delText>신호처리 경로 선택SU-ID-CM3-045</w:delText>
                </w:r>
                <w:r>
                  <w:br/>
                  <w:delText>QCC 수신 분류와 시스템 정보 응답</w:delText>
                </w:r>
                <w:r>
                  <w:br/>
                  <w:delText>SU-ID-QCC-003 장치 상태 유닛</w:delText>
                </w:r>
                <w:r>
                  <w:br/>
                  <w:delText>SU-ID-QCC-004 블루투스 상태 유닛</w:delText>
                </w:r>
                <w:r>
                  <w:br/>
                  <w:delText>SU-ID-QCC-005 PIO 포트 제어 유닛</w:delText>
                </w:r>
                <w:r>
                  <w:br/>
                  <w:delText>SU-ID-QCC-008 Bluetooth Classic 유닛</w:delText>
                </w:r>
                <w:r>
                  <w:br/>
                  <w:delText>SU-ID-QCC-002 시스템 상태 유닛</w:delText>
                </w:r>
                <w:r>
                  <w:br/>
                </w:r>
                <w:r>
                  <w:rPr>
                    <w:color w:val="C00000"/>
                    <w:sz w:val="24"/>
                    <w:szCs w:val="24"/>
                    <w:u w:val="single"/>
                  </w:rPr>
                  <w:delText>[QCC 자료 입력] DMIC2의 QCC 입력 연결은 확인되었다. QCC 마이크 핀/클록, 프로파일/코덱별 송수신과 동시 동작, I2S 클록/프레임/좌우 배정 및 시작/중단 유효 신호의 실제 설정/파형과 오디오 시험 결과를 확인해야 한다.</w:delText>
                </w:r>
              </w:del>
            </w:ins>
          </w:p>
          <w:p w14:paraId="47E7608E" w14:textId="3064B08C"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78" w:author="김은수" w:date="2026-10-13T00:52:00Z"/>
                <w:del w:id="4579" w:author="김은수" w:date="2026-10-13T10:30:00Z" w16du:dateUtc="2026-10-13T01:30:00Z"/>
              </w:rPr>
            </w:pPr>
            <w:ins w:id="4580" w:author="김은수" w:date="2026-10-13T00:52:00Z">
              <w:r>
                <w:t>SU-ID-CFX-005</w:t>
              </w:r>
              <w:r>
                <w:br/>
                <w:t>I2S 인터페이스 초기화</w:t>
              </w:r>
              <w:r>
                <w:br/>
                <w:t>SU-ID-CFX-008</w:t>
              </w:r>
              <w:r>
                <w:br/>
                <w:t>I2S 입력 상태 판정</w:t>
              </w:r>
              <w:r>
                <w:br/>
                <w:t>SU-ID-CFX-015</w:t>
              </w:r>
              <w:r>
                <w:br/>
                <w:t>I2S 수신 버퍼 관리</w:t>
              </w:r>
              <w:r>
                <w:br/>
                <w:t>SU-ID-CFX-018</w:t>
              </w:r>
              <w:r>
                <w:br/>
                <w:t>입력별 게인 혼합</w:t>
              </w:r>
              <w:r>
                <w:br/>
                <w:t>SU-ID-CFX-019</w:t>
              </w:r>
              <w:r>
                <w:br/>
                <w:t>I2S 시작과 중단의 완만한 전환</w:t>
              </w:r>
              <w:r>
                <w:br/>
                <w:t>SU-ID-CFX-021</w:t>
              </w:r>
              <w:r>
                <w:br/>
                <w:t>신호처리 경로 선택</w:t>
              </w:r>
              <w:r>
                <w:br/>
                <w:t>SU-ID-CM3-045</w:t>
              </w:r>
              <w:r>
                <w:br/>
                <w:t>QCC 수신 분류와 시스템 정보 응답</w:t>
              </w:r>
              <w:r>
                <w:br/>
              </w:r>
              <w:r>
                <w:rPr>
                  <w:color w:val="C00000"/>
                  <w:rPrChange w:id="4581" w:author="김은수" w:date="2026-10-16T07:34:00Z">
                    <w:rPr/>
                  </w:rPrChange>
                </w:rPr>
                <w:t>SU-ID-QCC-003</w:t>
              </w:r>
              <w:r>
                <w:rPr>
                  <w:color w:val="C00000"/>
                  <w:rPrChange w:id="4582" w:author="김은수" w:date="2026-10-16T07:34:00Z">
                    <w:rPr/>
                  </w:rPrChange>
                </w:rPr>
                <w:br/>
                <w:t>장치 상태 유닛</w:t>
              </w:r>
              <w:r>
                <w:br/>
              </w:r>
              <w:r>
                <w:rPr>
                  <w:color w:val="C00000"/>
                  <w:rPrChange w:id="4583" w:author="김은수" w:date="2026-10-16T07:34:00Z">
                    <w:rPr/>
                  </w:rPrChange>
                </w:rPr>
                <w:t>SU-ID-QCC-004</w:t>
              </w:r>
              <w:r>
                <w:rPr>
                  <w:color w:val="C00000"/>
                  <w:rPrChange w:id="4584" w:author="김은수" w:date="2026-10-16T07:34:00Z">
                    <w:rPr/>
                  </w:rPrChange>
                </w:rPr>
                <w:br/>
                <w:t>블루투스 상태 유닛</w:t>
              </w:r>
              <w:r>
                <w:br/>
              </w:r>
              <w:r>
                <w:rPr>
                  <w:color w:val="C00000"/>
                  <w:rPrChange w:id="4585" w:author="김은수" w:date="2026-10-16T07:34:00Z">
                    <w:rPr/>
                  </w:rPrChange>
                </w:rPr>
                <w:t>SU-ID-QCC-005</w:t>
              </w:r>
              <w:r>
                <w:rPr>
                  <w:color w:val="C00000"/>
                  <w:rPrChange w:id="4586" w:author="김은수" w:date="2026-10-16T07:34:00Z">
                    <w:rPr/>
                  </w:rPrChange>
                </w:rPr>
                <w:br/>
                <w:t>PIO 포트 제어 유닛</w:t>
              </w:r>
              <w:r>
                <w:br/>
              </w:r>
              <w:r>
                <w:rPr>
                  <w:color w:val="C00000"/>
                  <w:rPrChange w:id="4587" w:author="김은수" w:date="2026-10-16T07:34:00Z">
                    <w:rPr/>
                  </w:rPrChange>
                </w:rPr>
                <w:t>SU-ID-QCC-008</w:t>
              </w:r>
              <w:r>
                <w:rPr>
                  <w:color w:val="C00000"/>
                  <w:rPrChange w:id="4588" w:author="김은수" w:date="2026-10-16T07:34:00Z">
                    <w:rPr/>
                  </w:rPrChange>
                </w:rPr>
                <w:br/>
                <w:t>Bluetooth Classic 유닛</w:t>
              </w:r>
              <w:r>
                <w:br/>
              </w:r>
              <w:r>
                <w:rPr>
                  <w:color w:val="C00000"/>
                  <w:rPrChange w:id="4589" w:author="김은수" w:date="2026-10-16T07:34:00Z">
                    <w:rPr/>
                  </w:rPrChange>
                </w:rPr>
                <w:t>SU-ID-QCC-002</w:t>
              </w:r>
              <w:r>
                <w:rPr>
                  <w:color w:val="C00000"/>
                  <w:rPrChange w:id="4590" w:author="김은수" w:date="2026-10-16T07:34:00Z">
                    <w:rPr/>
                  </w:rPrChange>
                </w:rPr>
                <w:br/>
                <w:t>시스템 상태 유닛</w:t>
              </w:r>
              <w:del w:id="4591" w:author="김은수" w:date="2026-10-16T07:34:00Z">
                <w:r>
                  <w:rPr>
                    <w:color w:val="C00000"/>
                    <w:sz w:val="24"/>
                    <w:szCs w:val="24"/>
                    <w:u w:val="single"/>
                  </w:rPr>
                  <w:delText>[QCC 자료 입력] DMIC2의 QCC 입력 연결은 확인되었다. QCC 마이크 핀/클록, 프로파일/코덱별 송수신과 동시 동작, I2S 클록/프레임/좌우 배정 및 시작/중단 유효 신호의 실제 설정/파형과 오디오 시험 결과를 확인해야 한다.</w:delText>
                </w:r>
              </w:del>
            </w:ins>
          </w:p>
          <w:p w14:paraId="126FF271" w14:textId="24191783"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92" w:author="김은수" w:date="2026-10-12T09:19:00Z" w16du:dateUtc="2026-10-12T00:19:00Z"/>
                <w:del w:id="4593" w:author="김은수" w:date="2026-10-13T10:30:00Z" w16du:dateUtc="2026-10-13T01:30:00Z"/>
              </w:rPr>
            </w:pPr>
            <w:ins w:id="4594" w:author="김은수" w:date="2026-10-12T09:19:00Z" w16du:dateUtc="2026-10-12T00:19:00Z">
              <w:del w:id="4595" w:author="김은수" w:date="2026-10-12T23:57:00Z">
                <w:r>
                  <w:delText>SU-ID-CFX-008</w:delText>
                </w:r>
                <w:r>
                  <w:br/>
                  <w:delText>I2S 입력 상태 판정</w:delText>
                </w:r>
              </w:del>
            </w:ins>
          </w:p>
          <w:p w14:paraId="6BB49E22" w14:textId="6086413D"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596" w:author="김은수" w:date="2026-10-12T09:19:00Z" w16du:dateUtc="2026-10-12T00:19:00Z"/>
                <w:del w:id="4597" w:author="김은수" w:date="2026-10-13T10:30:00Z" w16du:dateUtc="2026-10-13T01:30:00Z"/>
              </w:rPr>
            </w:pPr>
            <w:ins w:id="4598" w:author="김은수" w:date="2026-10-12T09:19:00Z" w16du:dateUtc="2026-10-12T00:19:00Z">
              <w:del w:id="4599" w:author="김은수" w:date="2026-10-12T23:57:00Z">
                <w:r>
                  <w:delText>SU-ID-CFX-015</w:delText>
                </w:r>
                <w:r>
                  <w:br/>
                  <w:delText>I2S 수신 버퍼 관리</w:delText>
                </w:r>
              </w:del>
            </w:ins>
          </w:p>
          <w:p w14:paraId="0B236A54" w14:textId="4BD5B4C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00" w:author="김은수" w:date="2026-10-12T09:19:00Z" w16du:dateUtc="2026-10-12T00:19:00Z"/>
                <w:del w:id="4601" w:author="김은수" w:date="2026-10-13T10:30:00Z" w16du:dateUtc="2026-10-13T01:30:00Z"/>
              </w:rPr>
            </w:pPr>
            <w:ins w:id="4602" w:author="김은수" w:date="2026-10-12T09:19:00Z" w16du:dateUtc="2026-10-12T00:19:00Z">
              <w:del w:id="4603" w:author="김은수" w:date="2026-10-12T23:57:00Z">
                <w:r>
                  <w:delText>SU-ID-CFX-018</w:delText>
                </w:r>
                <w:r>
                  <w:br/>
                  <w:delText>입력별 게인 혼합</w:delText>
                </w:r>
              </w:del>
            </w:ins>
          </w:p>
          <w:p w14:paraId="68B2C240" w14:textId="7AFCB5C1"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04" w:author="김은수" w:date="2026-10-12T09:19:00Z" w16du:dateUtc="2026-10-12T00:19:00Z"/>
                <w:del w:id="4605" w:author="김은수" w:date="2026-10-13T10:30:00Z" w16du:dateUtc="2026-10-13T01:30:00Z"/>
              </w:rPr>
            </w:pPr>
            <w:ins w:id="4606" w:author="김은수" w:date="2026-10-12T09:19:00Z" w16du:dateUtc="2026-10-12T00:19:00Z">
              <w:del w:id="4607" w:author="김은수" w:date="2026-10-12T23:57:00Z">
                <w:r>
                  <w:delText>SU-ID-CFX-019</w:delText>
                </w:r>
                <w:r>
                  <w:br/>
                  <w:delText>I2S 시작과 중단의 완만한 전환</w:delText>
                </w:r>
              </w:del>
            </w:ins>
          </w:p>
          <w:p w14:paraId="2CD2F1C2" w14:textId="6E06191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08" w:author="김은수" w:date="2026-10-12T09:19:00Z" w16du:dateUtc="2026-10-12T00:19:00Z"/>
                <w:del w:id="4609" w:author="김은수" w:date="2026-10-13T10:30:00Z" w16du:dateUtc="2026-10-13T01:30:00Z"/>
              </w:rPr>
            </w:pPr>
            <w:ins w:id="4610" w:author="김은수" w:date="2026-10-12T09:19:00Z" w16du:dateUtc="2026-10-12T00:19:00Z">
              <w:del w:id="4611" w:author="김은수" w:date="2026-10-12T23:57:00Z">
                <w:r>
                  <w:delText>SU-ID-CFX-021</w:delText>
                </w:r>
                <w:r>
                  <w:br/>
                  <w:delText>신호처리 경로 선택</w:delText>
                </w:r>
              </w:del>
            </w:ins>
          </w:p>
          <w:p w14:paraId="33917785" w14:textId="7A3C153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12" w:author="김은수" w:date="2026-10-12T09:19:00Z" w16du:dateUtc="2026-10-12T00:19:00Z"/>
                <w:del w:id="4613" w:author="김은수" w:date="2026-10-13T10:30:00Z" w16du:dateUtc="2026-10-13T01:30:00Z"/>
              </w:rPr>
            </w:pPr>
            <w:ins w:id="4614" w:author="김은수" w:date="2026-10-12T09:19:00Z" w16du:dateUtc="2026-10-12T00:19:00Z">
              <w:del w:id="4615" w:author="김은수" w:date="2026-10-12T23:57:00Z">
                <w:r>
                  <w:delText>SU-ID-CM3-045</w:delText>
                </w:r>
                <w:r>
                  <w:br/>
                  <w:delText>QCC 수신 분류와 시스템 정보 응답</w:delText>
                </w:r>
              </w:del>
            </w:ins>
          </w:p>
          <w:p w14:paraId="6EA2ED33" w14:textId="4D66C26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16" w:author="김은수" w:date="2026-10-12T09:19:00Z" w16du:dateUtc="2026-10-12T00:19:00Z"/>
                <w:del w:id="4617" w:author="김은수" w:date="2026-10-13T10:30:00Z" w16du:dateUtc="2026-10-13T01:30:00Z"/>
              </w:rPr>
              <w:pPrChange w:id="4618"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619" w:author="김은수" w:date="2026-10-12T09:19:00Z" w16du:dateUtc="2026-10-12T00:19:00Z">
              <w:del w:id="4620"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4621" w:author="김은수" w:date="2026-10-12T12:28:00Z">
              <w:del w:id="4622" w:author="김은수" w:date="2026-10-12T23:57:00Z">
                <w:r>
                  <w:delText>SU-ID-QCC-003 장치 상태 유닛</w:delText>
                </w:r>
                <w:r>
                  <w:br/>
                  <w:delText>SU-ID-QCC-004 블루투스 상태 유닛</w:delText>
                </w:r>
                <w:r>
                  <w:br/>
                  <w:delText>SU-ID-QCC-005 PIO 포트 제어 유닛</w:delText>
                </w:r>
                <w:r>
                  <w:br/>
                  <w:delText>SU-ID-QCC-008 Bluetooth Classic 유닛</w:delText>
                </w:r>
              </w:del>
            </w:ins>
          </w:p>
          <w:p w14:paraId="7B72AD18"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623" w:author="김은수" w:date="2026-10-12T12:28:00Z"/>
              </w:rPr>
              <w:pPrChange w:id="4624"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4625" w:author="김은수" w:date="2026-10-12T12:28:00Z">
              <w:del w:id="4626" w:author="김은수" w:date="2026-10-12T23:57:00Z">
                <w:r>
                  <w:rPr>
                    <w:color w:val="C00000"/>
                    <w:sz w:val="24"/>
                    <w:szCs w:val="24"/>
                    <w:u w:val="single"/>
                  </w:rPr>
                  <w:delText>[QCC 자료 입력] Classic 프로파일/코덱·좌우 배정, 오디오/I2S 시작·중단과 상태통보 타이밍 및 실행 자료가 필요하다.</w:delText>
                </w:r>
              </w:del>
            </w:ins>
          </w:p>
        </w:tc>
      </w:tr>
      <w:tr w:rsidR="0058450E" w14:paraId="58F0D736" w14:textId="77777777" w:rsidTr="00D44296">
        <w:trPr>
          <w:cantSplit/>
          <w:ins w:id="462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D769FEB" w14:textId="77777777" w:rsidR="0058450E" w:rsidRDefault="0058450E">
            <w:pPr>
              <w:pStyle w:val="TDCe"/>
              <w:widowControl w:val="0"/>
              <w:spacing w:line="264" w:lineRule="auto"/>
              <w:rPr>
                <w:ins w:id="4628" w:author="김은수" w:date="2026-10-12T09:19:00Z" w16du:dateUtc="2026-10-12T00:19:00Z"/>
              </w:rPr>
            </w:pPr>
            <w:ins w:id="4629" w:author="김은수" w:date="2026-10-12T09:19:00Z" w16du:dateUtc="2026-10-12T00:19:00Z">
              <w:r>
                <w:lastRenderedPageBreak/>
                <w:t>SW-FW-RID-70</w:t>
              </w:r>
            </w:ins>
          </w:p>
        </w:tc>
        <w:tc>
          <w:tcPr>
            <w:tcW w:w="2670" w:type="dxa"/>
            <w:vAlign w:val="top"/>
          </w:tcPr>
          <w:p w14:paraId="1AE1C51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30" w:author="김은수" w:date="2026-10-12T09:19:00Z" w16du:dateUtc="2026-10-12T00:19:00Z"/>
                <w:del w:id="4631" w:author="김은수" w:date="2026-10-13T00:52:00Z"/>
              </w:rPr>
            </w:pPr>
            <w:ins w:id="4632" w:author="김은수" w:date="2026-10-12T09:19:00Z" w16du:dateUtc="2026-10-12T00:19:00Z">
              <w:del w:id="4633" w:author="김은수" w:date="2026-10-12T23:57:00Z">
                <w:r>
                  <w:delText>SI-ID-CM3-001</w:delText>
                </w:r>
                <w:r>
                  <w:br/>
                  <w:delText>시스템 제어 모듈</w:delText>
                </w:r>
              </w:del>
            </w:ins>
            <w:ins w:id="4634" w:author="김은수" w:date="2026-10-12T23:57:00Z">
              <w:del w:id="4635" w:author="김은수" w:date="2026-10-13T00:52:00Z">
                <w:r>
                  <w:delText>SI-ID-CM3-001</w:delText>
                </w:r>
                <w:r>
                  <w:br/>
                  <w:delText>시스템 제어 모듈SI-ID-CM3-004</w:delText>
                </w:r>
                <w:r>
                  <w:br/>
                  <w:delText>블루투스 통신 모듈</w:delText>
                </w:r>
                <w:r>
                  <w:br/>
                  <w:delText>SI-ID-QCC-001 시스템 관리 모듈</w:delText>
                </w:r>
                <w:r>
                  <w:br/>
                  <w:delText>SI-ID-QCC-003 블루투스 모듈</w:delText>
                </w:r>
              </w:del>
            </w:ins>
          </w:p>
          <w:p w14:paraId="62524769" w14:textId="47A62F06"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36" w:author="김은수" w:date="2026-10-13T00:52:00Z"/>
                <w:del w:id="4637" w:author="김은수" w:date="2026-10-13T10:30:00Z" w16du:dateUtc="2026-10-13T01:30:00Z"/>
              </w:rPr>
            </w:pPr>
            <w:ins w:id="4638" w:author="김은수" w:date="2026-10-13T00:52:00Z">
              <w:r>
                <w:t>SI-ID-CM3-001</w:t>
              </w:r>
              <w:r>
                <w:br/>
                <w:t>시스템 제어 모듈</w:t>
              </w:r>
              <w:r>
                <w:br/>
                <w:t>SI-ID-CM3-004</w:t>
              </w:r>
              <w:r>
                <w:br/>
                <w:t>블루투스 통신 모듈</w:t>
              </w:r>
              <w:r>
                <w:br/>
              </w:r>
              <w:r>
                <w:rPr>
                  <w:color w:val="C00000"/>
                  <w:rPrChange w:id="4639" w:author="김은수" w:date="2026-10-16T07:34:00Z">
                    <w:rPr/>
                  </w:rPrChange>
                </w:rPr>
                <w:t>SI-ID-QCC-001</w:t>
              </w:r>
              <w:r>
                <w:rPr>
                  <w:color w:val="C00000"/>
                  <w:rPrChange w:id="4640" w:author="김은수" w:date="2026-10-16T07:34:00Z">
                    <w:rPr/>
                  </w:rPrChange>
                </w:rPr>
                <w:br/>
                <w:t>시스템 관리 모듈</w:t>
              </w:r>
              <w:r>
                <w:br/>
              </w:r>
              <w:r>
                <w:rPr>
                  <w:color w:val="C00000"/>
                  <w:rPrChange w:id="4641" w:author="김은수" w:date="2026-10-16T07:34:00Z">
                    <w:rPr/>
                  </w:rPrChange>
                </w:rPr>
                <w:t>SI-ID-QCC-003</w:t>
              </w:r>
              <w:r>
                <w:rPr>
                  <w:color w:val="C00000"/>
                  <w:rPrChange w:id="4642" w:author="김은수" w:date="2026-10-16T07:34:00Z">
                    <w:rPr/>
                  </w:rPrChange>
                </w:rPr>
                <w:br/>
                <w:t>블루투스 모듈</w:t>
              </w:r>
            </w:ins>
          </w:p>
          <w:p w14:paraId="098A7B5D" w14:textId="7FE9CE8F"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43" w:author="김은수" w:date="2026-10-12T09:19:00Z" w16du:dateUtc="2026-10-12T00:19:00Z"/>
                <w:del w:id="4644" w:author="김은수" w:date="2026-10-13T10:30:00Z" w16du:dateUtc="2026-10-13T01:30:00Z"/>
              </w:rPr>
            </w:pPr>
            <w:ins w:id="4645" w:author="김은수" w:date="2026-10-12T09:19:00Z" w16du:dateUtc="2026-10-12T00:19:00Z">
              <w:del w:id="4646" w:author="김은수" w:date="2026-10-12T23:57:00Z">
                <w:r>
                  <w:delText>SI-ID-CM3-004</w:delText>
                </w:r>
                <w:r>
                  <w:br/>
                  <w:delText>블루투스 통신 모듈</w:delText>
                </w:r>
              </w:del>
            </w:ins>
          </w:p>
          <w:p w14:paraId="20AB47B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47" w:author="김은수" w:date="2026-10-12T09:19:00Z" w16du:dateUtc="2026-10-12T00:19:00Z"/>
              </w:rPr>
              <w:pPrChange w:id="4648"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649" w:author="김은수" w:date="2026-10-12T09:19:00Z" w16du:dateUtc="2026-10-12T00:19:00Z">
              <w:del w:id="4650"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4651" w:author="김은수" w:date="2026-10-12T12:28:00Z">
              <w:del w:id="4652" w:author="김은수" w:date="2026-10-12T23:57:00Z">
                <w:r>
                  <w:delText>SI-ID-QCC-001 시스템 관리 모듈</w:delText>
                </w:r>
                <w:r>
                  <w:br/>
                  <w:delText>SI-ID-QCC-003 블루투스 모듈</w:delText>
                </w:r>
              </w:del>
            </w:ins>
          </w:p>
        </w:tc>
        <w:tc>
          <w:tcPr>
            <w:tcW w:w="5228" w:type="dxa"/>
            <w:vAlign w:val="top"/>
          </w:tcPr>
          <w:p w14:paraId="65EA583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53" w:author="김은수" w:date="2026-10-12T09:19:00Z" w16du:dateUtc="2026-10-12T00:19:00Z"/>
                <w:del w:id="4654" w:author="김은수" w:date="2026-10-13T00:52:00Z"/>
              </w:rPr>
            </w:pPr>
            <w:ins w:id="4655" w:author="김은수" w:date="2026-10-12T09:19:00Z" w16du:dateUtc="2026-10-12T00:19:00Z">
              <w:del w:id="4656" w:author="김은수" w:date="2026-10-12T23:57:00Z">
                <w:r>
                  <w:delText>SU-ID-CM3-026</w:delText>
                </w:r>
                <w:r>
                  <w:br/>
                  <w:delText>SPI 응답 버퍼 관리</w:delText>
                </w:r>
              </w:del>
            </w:ins>
            <w:ins w:id="4657" w:author="김은수" w:date="2026-10-12T23:57:00Z">
              <w:del w:id="4658" w:author="김은수" w:date="2026-10-13T00:05:00Z">
                <w:r>
                  <w:delText>SU-ID-CM3-026</w:delText>
                </w:r>
                <w:r>
                  <w:br/>
                  <w:delText>SPI 응답 버퍼 관리SU-ID-CM3-045</w:delText>
                </w:r>
                <w:r>
                  <w:br/>
                  <w:delText>QCC 수신 분류와 시스템 정보 응답SU-ID-CM3-046</w:delText>
                </w:r>
                <w:r>
                  <w:br/>
                  <w:delText>리모콘 명령 처리SU-ID-CM3-049</w:delText>
                </w:r>
                <w:r>
                  <w:br/>
                  <w:delText>매핑 명령 실행</w:delText>
                </w:r>
                <w:r>
                  <w:br/>
                  <w:delText>SU-ID-QCC-002 시스템 상태 유닛</w:delText>
                </w:r>
                <w:r>
                  <w:br/>
                  <w:delText>SU-ID-QCC-003 장치 상태 유닛</w:delText>
                </w:r>
                <w:r>
                  <w:br/>
                  <w:delText>SU-ID-QCC-004 블루투스 상태 유닛</w:delText>
                </w:r>
                <w:r>
                  <w:br/>
                  <w:delText>SU-ID-QCC-009 BLE 유닛</w:delText>
                </w:r>
                <w:r>
                  <w:br/>
                  <w:delText>SU-ID-QCC-011 BLE Data 처리 유닛</w:delText>
                </w:r>
                <w:r>
                  <w:br/>
                </w:r>
                <w:r>
                  <w:rPr>
                    <w:color w:val="C00000"/>
                    <w:sz w:val="24"/>
                    <w:szCs w:val="24"/>
                    <w:u w:val="single"/>
                  </w:rPr>
                  <w:delText>[QCC 자료 입력] 실제 BLE 광고/연결 구성과 주소·회사ID·바이트 길이, 편이/양이 데이터 배정 및 실행 자료가 필요하다.</w:delText>
                </w:r>
              </w:del>
            </w:ins>
            <w:ins w:id="4659" w:author="김은수" w:date="2026-10-13T00:05:00Z">
              <w:del w:id="4660" w:author="김은수" w:date="2026-10-13T00:52:00Z">
                <w:r>
                  <w:delText>SU-ID-CM3-026</w:delText>
                </w:r>
                <w:r>
                  <w:br/>
                  <w:delText>SPI 응답 버퍼 관리SU-ID-CM3-045</w:delText>
                </w:r>
                <w:r>
                  <w:br/>
                  <w:delText>QCC 수신 분류와 시스템 정보 응답SU-ID-CM3-046</w:delText>
                </w:r>
                <w:r>
                  <w:br/>
                  <w:delText>리모콘 명령 처리SU-ID-CM3-049</w:delText>
                </w:r>
                <w:r>
                  <w:br/>
                  <w:delText>매핑 명령 실행</w:delText>
                </w:r>
                <w:r>
                  <w:br/>
                  <w:delText>SU-ID-QCC-002 시스템 상태 유닛</w:delText>
                </w:r>
                <w:r>
                  <w:br/>
                  <w:delText>SU-ID-QCC-003 장치 상태 유닛</w:delText>
                </w:r>
                <w:r>
                  <w:br/>
                  <w:delText>SU-ID-QCC-004 블루투스 상태 유닛</w:delText>
                </w:r>
                <w:r>
                  <w:br/>
                  <w:delText>SU-ID-QCC-009 BLE 유닛</w:delText>
                </w:r>
                <w:r>
                  <w:br/>
                  <w:delText>SU-ID-QCC-011 BLE Data 처리 유닛</w:delText>
                </w:r>
                <w:r>
                  <w:br/>
                </w:r>
                <w:r>
                  <w:rPr>
                    <w:color w:val="C00000"/>
                    <w:sz w:val="24"/>
                    <w:szCs w:val="24"/>
                    <w:u w:val="single"/>
                  </w:rPr>
                  <w:delText>[QCC 자료 입력] 실제 BLE 광고/연결 구성과 주소/회사ID/바이트 길이, 편이/양이 데이터 배정 및 실행 자료가 필요하다.</w:delText>
                </w:r>
              </w:del>
            </w:ins>
          </w:p>
          <w:p w14:paraId="6A4847E5" w14:textId="1410F22E"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61" w:author="김은수" w:date="2026-10-13T00:52:00Z"/>
                <w:del w:id="4662" w:author="김은수" w:date="2026-10-13T10:30:00Z" w16du:dateUtc="2026-10-13T01:30:00Z"/>
              </w:rPr>
            </w:pPr>
            <w:ins w:id="4663" w:author="김은수" w:date="2026-10-13T00:52:00Z">
              <w:r>
                <w:t>SU-ID-CM3-026</w:t>
              </w:r>
              <w:r>
                <w:br/>
                <w:t>SPI 응답 버퍼 관리</w:t>
              </w:r>
              <w:r>
                <w:br/>
                <w:t>SU-ID-CM3-045</w:t>
              </w:r>
              <w:r>
                <w:br/>
                <w:t>QCC 수신 분류와 시스템 정보 응답</w:t>
              </w:r>
              <w:r>
                <w:br/>
                <w:t>SU-ID-CM3-046</w:t>
              </w:r>
              <w:r>
                <w:br/>
                <w:t>리모콘 명령 처리</w:t>
              </w:r>
              <w:r>
                <w:br/>
                <w:t>SU-ID-CM3-049</w:t>
              </w:r>
              <w:r>
                <w:br/>
                <w:t>매핑 명령 실행</w:t>
              </w:r>
              <w:r>
                <w:br/>
              </w:r>
              <w:r>
                <w:rPr>
                  <w:color w:val="C00000"/>
                  <w:rPrChange w:id="4664" w:author="김은수" w:date="2026-10-16T07:34:00Z">
                    <w:rPr/>
                  </w:rPrChange>
                </w:rPr>
                <w:t>SU-ID-QCC-002</w:t>
              </w:r>
              <w:r>
                <w:rPr>
                  <w:color w:val="C00000"/>
                  <w:rPrChange w:id="4665" w:author="김은수" w:date="2026-10-16T07:34:00Z">
                    <w:rPr/>
                  </w:rPrChange>
                </w:rPr>
                <w:br/>
                <w:t>시스템 상태 유닛</w:t>
              </w:r>
              <w:r>
                <w:br/>
              </w:r>
              <w:r>
                <w:rPr>
                  <w:color w:val="C00000"/>
                  <w:rPrChange w:id="4666" w:author="김은수" w:date="2026-10-16T07:34:00Z">
                    <w:rPr/>
                  </w:rPrChange>
                </w:rPr>
                <w:t>SU-ID-QCC-003</w:t>
              </w:r>
              <w:r>
                <w:rPr>
                  <w:color w:val="C00000"/>
                  <w:rPrChange w:id="4667" w:author="김은수" w:date="2026-10-16T07:34:00Z">
                    <w:rPr/>
                  </w:rPrChange>
                </w:rPr>
                <w:br/>
                <w:t>장치 상태 유닛</w:t>
              </w:r>
              <w:r>
                <w:br/>
              </w:r>
              <w:r>
                <w:rPr>
                  <w:color w:val="C00000"/>
                  <w:rPrChange w:id="4668" w:author="김은수" w:date="2026-10-16T07:34:00Z">
                    <w:rPr/>
                  </w:rPrChange>
                </w:rPr>
                <w:t>SU-ID-QCC-004</w:t>
              </w:r>
              <w:r>
                <w:rPr>
                  <w:color w:val="C00000"/>
                  <w:rPrChange w:id="4669" w:author="김은수" w:date="2026-10-16T07:34:00Z">
                    <w:rPr/>
                  </w:rPrChange>
                </w:rPr>
                <w:br/>
                <w:t>블루투스 상태 유닛</w:t>
              </w:r>
              <w:r>
                <w:br/>
              </w:r>
              <w:r>
                <w:rPr>
                  <w:color w:val="C00000"/>
                  <w:rPrChange w:id="4670" w:author="김은수" w:date="2026-10-16T07:34:00Z">
                    <w:rPr/>
                  </w:rPrChange>
                </w:rPr>
                <w:t>SU-ID-QCC-009</w:t>
              </w:r>
              <w:r>
                <w:rPr>
                  <w:color w:val="C00000"/>
                  <w:rPrChange w:id="4671" w:author="김은수" w:date="2026-10-16T07:34:00Z">
                    <w:rPr/>
                  </w:rPrChange>
                </w:rPr>
                <w:br/>
                <w:t>BLE 유닛</w:t>
              </w:r>
              <w:r>
                <w:br/>
              </w:r>
              <w:r>
                <w:rPr>
                  <w:color w:val="C00000"/>
                  <w:rPrChange w:id="4672" w:author="김은수" w:date="2026-10-16T07:34:00Z">
                    <w:rPr/>
                  </w:rPrChange>
                </w:rPr>
                <w:t>SU-ID-QCC-011</w:t>
              </w:r>
              <w:r>
                <w:rPr>
                  <w:color w:val="C00000"/>
                  <w:rPrChange w:id="4673" w:author="김은수" w:date="2026-10-16T07:34:00Z">
                    <w:rPr/>
                  </w:rPrChange>
                </w:rPr>
                <w:br/>
                <w:t>BLE Data 처리 유닛</w:t>
              </w:r>
            </w:ins>
          </w:p>
          <w:p w14:paraId="71FB0251" w14:textId="46B3911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74" w:author="김은수" w:date="2026-10-12T09:19:00Z" w16du:dateUtc="2026-10-12T00:19:00Z"/>
                <w:del w:id="4675" w:author="김은수" w:date="2026-10-13T10:30:00Z" w16du:dateUtc="2026-10-13T01:30:00Z"/>
              </w:rPr>
            </w:pPr>
            <w:ins w:id="4676" w:author="김은수" w:date="2026-10-12T09:19:00Z" w16du:dateUtc="2026-10-12T00:19:00Z">
              <w:del w:id="4677" w:author="김은수" w:date="2026-10-12T23:57:00Z">
                <w:r>
                  <w:delText>SU-ID-CM3-045</w:delText>
                </w:r>
                <w:r>
                  <w:br/>
                  <w:delText>QCC 수신 분류와 시스템 정보 응답</w:delText>
                </w:r>
              </w:del>
            </w:ins>
          </w:p>
          <w:p w14:paraId="4594CD5E" w14:textId="499DD2FA"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78" w:author="김은수" w:date="2026-10-12T09:19:00Z" w16du:dateUtc="2026-10-12T00:19:00Z"/>
                <w:del w:id="4679" w:author="김은수" w:date="2026-10-13T10:30:00Z" w16du:dateUtc="2026-10-13T01:30:00Z"/>
              </w:rPr>
            </w:pPr>
            <w:ins w:id="4680" w:author="김은수" w:date="2026-10-12T09:19:00Z" w16du:dateUtc="2026-10-12T00:19:00Z">
              <w:del w:id="4681" w:author="김은수" w:date="2026-10-12T23:57:00Z">
                <w:r>
                  <w:delText>SU-ID-CM3-046</w:delText>
                </w:r>
                <w:r>
                  <w:br/>
                  <w:delText>리모콘 명령 처리</w:delText>
                </w:r>
              </w:del>
            </w:ins>
          </w:p>
          <w:p w14:paraId="7897775F" w14:textId="6C77C3C2"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82" w:author="김은수" w:date="2026-10-12T09:19:00Z" w16du:dateUtc="2026-10-12T00:19:00Z"/>
                <w:del w:id="4683" w:author="김은수" w:date="2026-10-13T10:30:00Z" w16du:dateUtc="2026-10-13T01:30:00Z"/>
              </w:rPr>
            </w:pPr>
            <w:ins w:id="4684" w:author="김은수" w:date="2026-10-12T09:19:00Z" w16du:dateUtc="2026-10-12T00:19:00Z">
              <w:del w:id="4685" w:author="김은수" w:date="2026-10-12T23:57:00Z">
                <w:r>
                  <w:delText>SU-ID-CM3-049</w:delText>
                </w:r>
                <w:r>
                  <w:br/>
                  <w:delText>매핑 명령 실행</w:delText>
                </w:r>
              </w:del>
            </w:ins>
          </w:p>
          <w:p w14:paraId="65CB6AC0" w14:textId="2DE605C3"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686" w:author="김은수" w:date="2026-10-12T09:19:00Z" w16du:dateUtc="2026-10-12T00:19:00Z"/>
                <w:del w:id="4687" w:author="김은수" w:date="2026-10-13T10:30:00Z" w16du:dateUtc="2026-10-13T01:30:00Z"/>
              </w:rPr>
              <w:pPrChange w:id="4688"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689" w:author="김은수" w:date="2026-10-12T09:19:00Z" w16du:dateUtc="2026-10-12T00:19:00Z">
              <w:del w:id="4690"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4691" w:author="김은수" w:date="2026-10-12T12:28:00Z">
              <w:del w:id="4692" w:author="김은수" w:date="2026-10-12T23:57:00Z">
                <w:r>
                  <w:delText>SU-ID-QCC-002 시스템 상태 유닛</w:delText>
                </w:r>
                <w:r>
                  <w:br/>
                  <w:delText>SU-ID-QCC-003 장치 상태 유닛</w:delText>
                </w:r>
                <w:r>
                  <w:br/>
                  <w:delText>SU-ID-QCC-004 블루투스 상태 유닛</w:delText>
                </w:r>
                <w:r>
                  <w:br/>
                  <w:delText>SU-ID-QCC-009 BLE 유닛</w:delText>
                </w:r>
                <w:r>
                  <w:br/>
                  <w:delText>SU-ID-QCC-011 BLE Data 처리 유닛</w:delText>
                </w:r>
              </w:del>
            </w:ins>
          </w:p>
          <w:p w14:paraId="47CB2FAD"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693" w:author="김은수" w:date="2026-10-12T12:28:00Z"/>
              </w:rPr>
              <w:pPrChange w:id="4694"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4695" w:author="김은수" w:date="2026-10-12T12:28:00Z">
              <w:del w:id="4696" w:author="김은수" w:date="2026-10-12T23:57:00Z">
                <w:r>
                  <w:rPr>
                    <w:color w:val="C00000"/>
                    <w:sz w:val="24"/>
                    <w:szCs w:val="24"/>
                    <w:u w:val="single"/>
                  </w:rPr>
                  <w:delText>[QCC 자료 입력] 실제 BLE 광고/연결 구성과 주소·회사ID·바이트 길이, 편이/양이 데이터 배정 및 실행 자료가 필요하다.</w:delText>
                </w:r>
              </w:del>
            </w:ins>
          </w:p>
        </w:tc>
      </w:tr>
      <w:tr w:rsidR="0058450E" w14:paraId="3066E22A" w14:textId="77777777" w:rsidTr="00D44296">
        <w:trPr>
          <w:cantSplit/>
          <w:ins w:id="469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A7D2AE1" w14:textId="77777777" w:rsidR="0058450E" w:rsidRDefault="0058450E">
            <w:pPr>
              <w:pStyle w:val="TDCe"/>
              <w:widowControl w:val="0"/>
              <w:spacing w:line="264" w:lineRule="auto"/>
              <w:rPr>
                <w:ins w:id="4698" w:author="김은수" w:date="2026-10-12T09:19:00Z" w16du:dateUtc="2026-10-12T00:19:00Z"/>
              </w:rPr>
            </w:pPr>
            <w:ins w:id="4699" w:author="김은수" w:date="2026-10-12T09:19:00Z" w16du:dateUtc="2026-10-12T00:19:00Z">
              <w:r>
                <w:t>SW-FW-RID-71</w:t>
              </w:r>
            </w:ins>
          </w:p>
        </w:tc>
        <w:tc>
          <w:tcPr>
            <w:tcW w:w="2670" w:type="dxa"/>
            <w:vAlign w:val="top"/>
          </w:tcPr>
          <w:p w14:paraId="1EE2C1AC"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00" w:author="김은수" w:date="2026-10-12T09:19:00Z" w16du:dateUtc="2026-10-12T00:19:00Z"/>
                <w:del w:id="4701" w:author="김은수" w:date="2026-10-13T00:52:00Z"/>
              </w:rPr>
            </w:pPr>
            <w:ins w:id="4702" w:author="김은수" w:date="2026-10-12T09:19:00Z" w16du:dateUtc="2026-10-12T00:19:00Z">
              <w:del w:id="4703"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4704" w:author="김은수" w:date="2026-10-12T12:28:00Z">
              <w:del w:id="4705" w:author="김은수" w:date="2026-10-12T23:57:00Z">
                <w:r>
                  <w:delText>SI-ID-QCC-003 블루투스 모듈</w:delText>
                </w:r>
                <w:r>
                  <w:br/>
                  <w:delText>SI-ID-QCC-004 보안 모듈</w:delText>
                </w:r>
              </w:del>
            </w:ins>
            <w:ins w:id="4706" w:author="김은수" w:date="2026-10-12T23:57:00Z">
              <w:del w:id="4707" w:author="김은수" w:date="2026-10-13T00:52:00Z">
                <w:r>
                  <w:delText>SI-ID-QCC-003 블루투스 모듈</w:delText>
                </w:r>
                <w:r>
                  <w:br/>
                  <w:delText>SI-ID-QCC-004 보안 모듈</w:delText>
                </w:r>
              </w:del>
            </w:ins>
          </w:p>
          <w:p w14:paraId="7C2CA558"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08" w:author="김은수" w:date="2026-10-13T00:52:00Z"/>
              </w:rPr>
            </w:pPr>
            <w:ins w:id="4709" w:author="김은수" w:date="2026-10-13T00:52:00Z">
              <w:r>
                <w:rPr>
                  <w:color w:val="C00000"/>
                  <w:rPrChange w:id="4710" w:author="김은수" w:date="2026-10-16T07:34:00Z">
                    <w:rPr/>
                  </w:rPrChange>
                </w:rPr>
                <w:t>SI-ID-QCC-003</w:t>
              </w:r>
              <w:r>
                <w:rPr>
                  <w:color w:val="C00000"/>
                  <w:rPrChange w:id="4711" w:author="김은수" w:date="2026-10-16T07:34:00Z">
                    <w:rPr/>
                  </w:rPrChange>
                </w:rPr>
                <w:br/>
                <w:t>블루투스 모듈</w:t>
              </w:r>
              <w:r>
                <w:br/>
              </w:r>
              <w:r>
                <w:rPr>
                  <w:color w:val="C00000"/>
                  <w:rPrChange w:id="4712" w:author="김은수" w:date="2026-10-16T07:34:00Z">
                    <w:rPr/>
                  </w:rPrChange>
                </w:rPr>
                <w:t>SI-ID-QCC-004</w:t>
              </w:r>
              <w:r>
                <w:rPr>
                  <w:color w:val="C00000"/>
                  <w:rPrChange w:id="4713" w:author="김은수" w:date="2026-10-16T07:34:00Z">
                    <w:rPr/>
                  </w:rPrChange>
                </w:rPr>
                <w:br/>
                <w:t>보안 모듈</w:t>
              </w:r>
            </w:ins>
          </w:p>
        </w:tc>
        <w:tc>
          <w:tcPr>
            <w:tcW w:w="5228" w:type="dxa"/>
            <w:vAlign w:val="top"/>
          </w:tcPr>
          <w:p w14:paraId="57D01435"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14" w:author="김은수" w:date="2026-10-12T09:19:00Z" w16du:dateUtc="2026-10-12T00:19:00Z"/>
                <w:del w:id="4715" w:author="김은수" w:date="2026-10-13T00:52:00Z"/>
              </w:rPr>
            </w:pPr>
            <w:ins w:id="4716" w:author="김은수" w:date="2026-10-12T09:19:00Z" w16du:dateUtc="2026-10-12T00:19:00Z">
              <w:del w:id="4717"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4718" w:author="김은수" w:date="2026-10-12T12:28:00Z">
              <w:del w:id="4719" w:author="김은수" w:date="2026-10-12T23:57:00Z">
                <w:r>
                  <w:delText>SU-ID-QCC-010 AUTH service 처리 유닛</w:delText>
                </w:r>
                <w:r>
                  <w:br/>
                  <w:delText>SU-ID-QCC-012 보안 처리 유닛</w:delText>
                </w:r>
              </w:del>
            </w:ins>
            <w:ins w:id="4720" w:author="김은수" w:date="2026-10-12T23:57:00Z">
              <w:del w:id="4721" w:author="김은수" w:date="2026-10-13T00:05:00Z">
                <w:r>
                  <w:delText>SU-ID-QCC-010 AUTH service 처리 유닛</w:delText>
                </w:r>
                <w:r>
                  <w:br/>
                  <w:delText>SU-ID-QCC-012 보안 처리 유닛</w:delText>
                </w:r>
                <w:r>
                  <w:br/>
                </w:r>
                <w:r>
                  <w:rPr>
                    <w:color w:val="C00000"/>
                    <w:sz w:val="24"/>
                    <w:szCs w:val="24"/>
                    <w:u w:val="single"/>
                  </w:rPr>
                  <w:delText>[QCC 자료 입력] 인증4상태의 실제 응답, 미완료30초 타이머 시작/리셋·허용오차 및 정보 미노출 결과가 필요하다.</w:delText>
                </w:r>
              </w:del>
            </w:ins>
            <w:ins w:id="4722" w:author="김은수" w:date="2026-10-13T00:05:00Z">
              <w:del w:id="4723" w:author="김은수" w:date="2026-10-13T00:52:00Z">
                <w:r>
                  <w:delText>SU-ID-QCC-010 AUTH service 처리 유닛</w:delText>
                </w:r>
                <w:r>
                  <w:br/>
                  <w:delText>SU-ID-QCC-012 보안 처리 유닛</w:delText>
                </w:r>
                <w:r>
                  <w:br/>
                </w:r>
                <w:r>
                  <w:rPr>
                    <w:color w:val="C00000"/>
                    <w:sz w:val="24"/>
                    <w:szCs w:val="24"/>
                    <w:u w:val="single"/>
                  </w:rPr>
                  <w:delText>[QCC 자료 입력] 인증4상태의 실제 응답, 미완료30초 타이머 시작/리셋/허용오차 및 정보 미노출 결과가 필요하다.</w:delText>
                </w:r>
              </w:del>
            </w:ins>
          </w:p>
          <w:p w14:paraId="64A41D2D" w14:textId="1BE7A76E" w:rsidR="006367F9" w:rsidDel="006D13ED"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24" w:author="김은수" w:date="2026-10-13T00:52:00Z"/>
                <w:del w:id="4725" w:author="김은수" w:date="2026-10-13T10:30:00Z" w16du:dateUtc="2026-10-13T01:30:00Z"/>
              </w:rPr>
            </w:pPr>
            <w:ins w:id="4726" w:author="김은수" w:date="2026-10-13T00:52:00Z">
              <w:r>
                <w:rPr>
                  <w:color w:val="C00000"/>
                  <w:rPrChange w:id="4727" w:author="김은수" w:date="2026-10-16T07:34:00Z">
                    <w:rPr/>
                  </w:rPrChange>
                </w:rPr>
                <w:t>SU-ID-QCC-010</w:t>
              </w:r>
              <w:r>
                <w:rPr>
                  <w:color w:val="C00000"/>
                  <w:rPrChange w:id="4728" w:author="김은수" w:date="2026-10-16T07:34:00Z">
                    <w:rPr/>
                  </w:rPrChange>
                </w:rPr>
                <w:br/>
                <w:t>AUTH service 처리 유닛</w:t>
              </w:r>
              <w:r>
                <w:br/>
              </w:r>
              <w:r>
                <w:rPr>
                  <w:color w:val="C00000"/>
                  <w:rPrChange w:id="4729" w:author="김은수" w:date="2026-10-16T07:34:00Z">
                    <w:rPr/>
                  </w:rPrChange>
                </w:rPr>
                <w:t>SU-ID-QCC-012</w:t>
              </w:r>
              <w:r>
                <w:rPr>
                  <w:color w:val="C00000"/>
                  <w:rPrChange w:id="4730" w:author="김은수" w:date="2026-10-16T07:34:00Z">
                    <w:rPr/>
                  </w:rPrChange>
                </w:rPr>
                <w:br/>
                <w:t>보안 처리 유닛</w:t>
              </w:r>
            </w:ins>
          </w:p>
          <w:p w14:paraId="07004515"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31" w:author="김은수" w:date="2026-10-12T12:28:00Z"/>
              </w:rPr>
              <w:pPrChange w:id="4732"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4733" w:author="김은수" w:date="2026-10-12T12:28:00Z">
              <w:del w:id="4734" w:author="김은수" w:date="2026-10-12T23:57:00Z">
                <w:r>
                  <w:rPr>
                    <w:color w:val="C00000"/>
                    <w:sz w:val="24"/>
                    <w:szCs w:val="24"/>
                    <w:u w:val="single"/>
                  </w:rPr>
                  <w:delText>[QCC 자료 입력] 인증4상태의 실제 응답, 미완료30초 타이머 시작/리셋·허용오차 및 정보 미노출 결과가 필요하다.</w:delText>
                </w:r>
              </w:del>
            </w:ins>
          </w:p>
        </w:tc>
      </w:tr>
      <w:tr w:rsidR="0058450E" w14:paraId="6742F423" w14:textId="77777777" w:rsidTr="00D44296">
        <w:trPr>
          <w:cantSplit/>
          <w:ins w:id="4735"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75FF2D30" w14:textId="77777777" w:rsidR="0058450E" w:rsidRDefault="0058450E">
            <w:pPr>
              <w:pStyle w:val="TDCe"/>
              <w:widowControl w:val="0"/>
              <w:spacing w:line="264" w:lineRule="auto"/>
              <w:rPr>
                <w:ins w:id="4736" w:author="김은수" w:date="2026-10-12T09:19:00Z" w16du:dateUtc="2026-10-12T00:19:00Z"/>
              </w:rPr>
            </w:pPr>
            <w:ins w:id="4737" w:author="김은수" w:date="2026-10-12T09:19:00Z" w16du:dateUtc="2026-10-12T00:19:00Z">
              <w:r>
                <w:t>SW-FW-RID-72</w:t>
              </w:r>
            </w:ins>
          </w:p>
        </w:tc>
        <w:tc>
          <w:tcPr>
            <w:tcW w:w="2670" w:type="dxa"/>
            <w:vAlign w:val="top"/>
          </w:tcPr>
          <w:p w14:paraId="597572A9"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38" w:author="김은수" w:date="2026-10-12T09:19:00Z" w16du:dateUtc="2026-10-12T00:19:00Z"/>
                <w:del w:id="4739" w:author="김은수" w:date="2026-10-13T00:52:00Z"/>
              </w:rPr>
            </w:pPr>
            <w:ins w:id="4740" w:author="김은수" w:date="2026-10-12T09:19:00Z" w16du:dateUtc="2026-10-12T00:19:00Z">
              <w:del w:id="4741"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4742" w:author="김은수" w:date="2026-10-12T12:28:00Z">
              <w:del w:id="4743" w:author="김은수" w:date="2026-10-12T23:57:00Z">
                <w:r>
                  <w:delText>SI-ID-QCC-004 보안 모듈</w:delText>
                </w:r>
              </w:del>
            </w:ins>
            <w:ins w:id="4744" w:author="김은수" w:date="2026-10-12T23:57:00Z">
              <w:del w:id="4745" w:author="김은수" w:date="2026-10-13T00:52:00Z">
                <w:r>
                  <w:delText>SI-ID-QCC-004 보안 모듈</w:delText>
                </w:r>
              </w:del>
            </w:ins>
          </w:p>
          <w:p w14:paraId="09BCB0B6"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46" w:author="김은수" w:date="2026-10-13T00:52:00Z"/>
              </w:rPr>
            </w:pPr>
            <w:ins w:id="4747" w:author="김은수" w:date="2026-10-13T00:52:00Z">
              <w:r>
                <w:rPr>
                  <w:color w:val="C00000"/>
                  <w:rPrChange w:id="4748" w:author="김은수" w:date="2026-10-16T07:34:00Z">
                    <w:rPr/>
                  </w:rPrChange>
                </w:rPr>
                <w:t>SI-ID-QCC-004</w:t>
              </w:r>
              <w:r>
                <w:rPr>
                  <w:color w:val="C00000"/>
                  <w:rPrChange w:id="4749" w:author="김은수" w:date="2026-10-16T07:34:00Z">
                    <w:rPr/>
                  </w:rPrChange>
                </w:rPr>
                <w:br/>
                <w:t>보안 모듈</w:t>
              </w:r>
            </w:ins>
          </w:p>
        </w:tc>
        <w:tc>
          <w:tcPr>
            <w:tcW w:w="5228" w:type="dxa"/>
            <w:vAlign w:val="top"/>
          </w:tcPr>
          <w:p w14:paraId="26D3FE80"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50" w:author="김은수" w:date="2026-10-12T09:19:00Z" w16du:dateUtc="2026-10-12T00:19:00Z"/>
                <w:del w:id="4751" w:author="김은수" w:date="2026-10-13T00:52:00Z"/>
              </w:rPr>
            </w:pPr>
            <w:ins w:id="4752" w:author="김은수" w:date="2026-10-12T09:19:00Z" w16du:dateUtc="2026-10-12T00:19:00Z">
              <w:del w:id="4753"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4754" w:author="김은수" w:date="2026-10-12T12:28:00Z">
              <w:del w:id="4755" w:author="김은수" w:date="2026-10-12T23:57:00Z">
                <w:r>
                  <w:delText>SU-ID-QCC-012 보안 처리 유닛</w:delText>
                </w:r>
              </w:del>
            </w:ins>
            <w:ins w:id="4756" w:author="김은수" w:date="2026-10-12T23:57:00Z">
              <w:del w:id="4757" w:author="김은수" w:date="2026-10-13T00:05:00Z">
                <w:r>
                  <w:delText>SU-ID-QCC-012 보안 처리 유닛</w:delText>
                </w:r>
                <w:r>
                  <w:br/>
                </w:r>
                <w:r>
                  <w:rPr>
                    <w:color w:val="C00000"/>
                    <w:sz w:val="24"/>
                    <w:szCs w:val="24"/>
                    <w:u w:val="single"/>
                  </w:rPr>
                  <w:delText>[QCC 자료 입력] 연속5회 실패 누적/초기화·전원 재기동, 60초 제한의 시작/해제·재접속과 시간 경계 결과가 필요하다.</w:delText>
                </w:r>
              </w:del>
            </w:ins>
            <w:ins w:id="4758" w:author="김은수" w:date="2026-10-13T00:05:00Z">
              <w:del w:id="4759" w:author="김은수" w:date="2026-10-13T00:52:00Z">
                <w:r>
                  <w:delText>SU-ID-QCC-012 보안 처리 유닛</w:delText>
                </w:r>
                <w:r>
                  <w:br/>
                </w:r>
                <w:r>
                  <w:rPr>
                    <w:color w:val="C00000"/>
                    <w:sz w:val="24"/>
                    <w:szCs w:val="24"/>
                    <w:u w:val="single"/>
                  </w:rPr>
                  <w:delText>[QCC 자료 입력] 연속5회 실패 누적/초기화/전원 재기동, 60초 제한의 시작/해제/재접속과 시간 경계 결과가 필요하다.</w:delText>
                </w:r>
              </w:del>
            </w:ins>
          </w:p>
          <w:p w14:paraId="2DD739CF" w14:textId="1AD83735" w:rsidR="006367F9" w:rsidDel="006D13ED"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60" w:author="김은수" w:date="2026-10-13T00:52:00Z"/>
                <w:del w:id="4761" w:author="김은수" w:date="2026-10-13T10:30:00Z" w16du:dateUtc="2026-10-13T01:30:00Z"/>
              </w:rPr>
            </w:pPr>
            <w:ins w:id="4762" w:author="김은수" w:date="2026-10-13T00:52:00Z">
              <w:r>
                <w:rPr>
                  <w:color w:val="C00000"/>
                  <w:rPrChange w:id="4763" w:author="김은수" w:date="2026-10-16T07:34:00Z">
                    <w:rPr/>
                  </w:rPrChange>
                </w:rPr>
                <w:t>SU-ID-QCC-012</w:t>
              </w:r>
              <w:r>
                <w:rPr>
                  <w:color w:val="C00000"/>
                  <w:rPrChange w:id="4764" w:author="김은수" w:date="2026-10-16T07:34:00Z">
                    <w:rPr/>
                  </w:rPrChange>
                </w:rPr>
                <w:br/>
                <w:t>보안 처리 유닛</w:t>
              </w:r>
            </w:ins>
          </w:p>
          <w:p w14:paraId="34D194B7"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65" w:author="김은수" w:date="2026-10-12T12:28:00Z"/>
              </w:rPr>
              <w:pPrChange w:id="4766"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4767" w:author="김은수" w:date="2026-10-12T12:28:00Z">
              <w:del w:id="4768" w:author="김은수" w:date="2026-10-12T23:57:00Z">
                <w:r>
                  <w:rPr>
                    <w:color w:val="C00000"/>
                    <w:sz w:val="24"/>
                    <w:szCs w:val="24"/>
                    <w:u w:val="single"/>
                  </w:rPr>
                  <w:delText>[QCC 자료 입력] 연속5회 실패 누적/초기화·전원 재기동, 60초 제한의 시작/해제·재접속과 시간 경계 결과가 필요하다.</w:delText>
                </w:r>
              </w:del>
            </w:ins>
          </w:p>
        </w:tc>
      </w:tr>
      <w:tr w:rsidR="0058450E" w14:paraId="607DB46B" w14:textId="77777777" w:rsidTr="00D44296">
        <w:trPr>
          <w:cantSplit/>
          <w:ins w:id="4769"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E9CE3BF" w14:textId="77777777" w:rsidR="0058450E" w:rsidRDefault="0058450E">
            <w:pPr>
              <w:pStyle w:val="TDCe"/>
              <w:widowControl w:val="0"/>
              <w:spacing w:line="264" w:lineRule="auto"/>
              <w:rPr>
                <w:ins w:id="4770" w:author="김은수" w:date="2026-10-12T09:19:00Z" w16du:dateUtc="2026-10-12T00:19:00Z"/>
              </w:rPr>
            </w:pPr>
            <w:ins w:id="4771" w:author="김은수" w:date="2026-10-12T09:19:00Z" w16du:dateUtc="2026-10-12T00:19:00Z">
              <w:r>
                <w:t>SW-FW-RID-73</w:t>
              </w:r>
            </w:ins>
          </w:p>
        </w:tc>
        <w:tc>
          <w:tcPr>
            <w:tcW w:w="2670" w:type="dxa"/>
            <w:vAlign w:val="top"/>
          </w:tcPr>
          <w:p w14:paraId="33D9C19F"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72" w:author="김은수" w:date="2026-10-12T09:19:00Z" w16du:dateUtc="2026-10-12T00:19:00Z"/>
              </w:rPr>
            </w:pPr>
            <w:ins w:id="4773" w:author="김은수" w:date="2026-10-12T09:19:00Z" w16du:dateUtc="2026-10-12T00:19:00Z">
              <w:r>
                <w:t>SI-ID-CM3-001</w:t>
              </w:r>
              <w:r>
                <w:br/>
                <w:t>시스템 제어 모듈</w:t>
              </w:r>
            </w:ins>
          </w:p>
        </w:tc>
        <w:tc>
          <w:tcPr>
            <w:tcW w:w="5228" w:type="dxa"/>
            <w:vAlign w:val="top"/>
          </w:tcPr>
          <w:p w14:paraId="43E5C32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774" w:author="김은수" w:date="2026-10-12T09:19:00Z" w16du:dateUtc="2026-10-12T00:19:00Z"/>
              </w:rPr>
            </w:pPr>
            <w:ins w:id="4775" w:author="김은수" w:date="2026-10-12T09:19:00Z" w16du:dateUtc="2026-10-12T00:19:00Z">
              <w:r>
                <w:t>SU-ID-CM3-016</w:t>
              </w:r>
              <w:r>
                <w:br/>
                <w:t>오류 및 공유 메모리 상태 확인</w:t>
              </w:r>
            </w:ins>
          </w:p>
        </w:tc>
      </w:tr>
      <w:tr w:rsidR="0058450E" w14:paraId="453F72A7" w14:textId="77777777" w:rsidTr="00D44296">
        <w:trPr>
          <w:cantSplit/>
          <w:ins w:id="4776"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517F5E9D" w14:textId="77777777" w:rsidR="0058450E" w:rsidRDefault="0058450E">
            <w:pPr>
              <w:pStyle w:val="TDCe"/>
              <w:widowControl w:val="0"/>
              <w:spacing w:line="264" w:lineRule="auto"/>
              <w:rPr>
                <w:ins w:id="4777" w:author="김은수" w:date="2026-10-12T09:19:00Z" w16du:dateUtc="2026-10-12T00:19:00Z"/>
              </w:rPr>
            </w:pPr>
            <w:ins w:id="4778" w:author="김은수" w:date="2026-10-12T09:19:00Z" w16du:dateUtc="2026-10-12T00:19:00Z">
              <w:r>
                <w:lastRenderedPageBreak/>
                <w:t>SW-FW-RID-74</w:t>
              </w:r>
            </w:ins>
          </w:p>
        </w:tc>
        <w:tc>
          <w:tcPr>
            <w:tcW w:w="2670" w:type="dxa"/>
            <w:vAlign w:val="top"/>
          </w:tcPr>
          <w:p w14:paraId="1E5D7C89"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779" w:author="김은수" w:date="2026-10-12T09:19:00Z" w16du:dateUtc="2026-10-12T00:19:00Z"/>
              </w:rPr>
            </w:pPr>
            <w:ins w:id="4780" w:author="김은수" w:date="2026-10-12T09:19:00Z" w16du:dateUtc="2026-10-12T00:19:00Z">
              <w:r>
                <w:t>SI-ID-CM3-001</w:t>
              </w:r>
              <w:r>
                <w:br/>
                <w:t>시스템 제어 모듈</w:t>
              </w:r>
            </w:ins>
          </w:p>
          <w:p w14:paraId="037F62E6"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81" w:author="김은수" w:date="2026-10-12T09:19:00Z" w16du:dateUtc="2026-10-12T00:19:00Z"/>
              </w:rPr>
            </w:pPr>
            <w:ins w:id="4782" w:author="김은수" w:date="2026-10-12T09:19:00Z" w16du:dateUtc="2026-10-12T00:19:00Z">
              <w:r>
                <w:t>SI-ID-CM3-004</w:t>
              </w:r>
              <w:r>
                <w:br/>
                <w:t>블루투스 통신 모듈</w:t>
              </w:r>
            </w:ins>
          </w:p>
        </w:tc>
        <w:tc>
          <w:tcPr>
            <w:tcW w:w="5228" w:type="dxa"/>
            <w:vAlign w:val="top"/>
          </w:tcPr>
          <w:p w14:paraId="4901BDD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783" w:author="김은수" w:date="2026-10-12T09:19:00Z" w16du:dateUtc="2026-10-12T00:19:00Z"/>
              </w:rPr>
            </w:pPr>
            <w:ins w:id="4784" w:author="김은수" w:date="2026-10-12T09:19:00Z" w16du:dateUtc="2026-10-12T00:19:00Z">
              <w:r>
                <w:t>SU-ID-CM3-001</w:t>
              </w:r>
              <w:r>
                <w:br/>
                <w:t>CM3 주변장치 초기화</w:t>
              </w:r>
            </w:ins>
          </w:p>
          <w:p w14:paraId="62DCA1F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785" w:author="김은수" w:date="2026-10-12T09:19:00Z" w16du:dateUtc="2026-10-12T00:19:00Z"/>
              </w:rPr>
            </w:pPr>
            <w:ins w:id="4786" w:author="김은수" w:date="2026-10-12T09:19:00Z" w16du:dateUtc="2026-10-12T00:19:00Z">
              <w:r>
                <w:t>SU-ID-CM3-046</w:t>
              </w:r>
              <w:r>
                <w:br/>
                <w:t>리모콘 명령 처리</w:t>
              </w:r>
            </w:ins>
          </w:p>
        </w:tc>
      </w:tr>
      <w:tr w:rsidR="0058450E" w14:paraId="73E39BF1" w14:textId="77777777" w:rsidTr="00D44296">
        <w:trPr>
          <w:cantSplit/>
          <w:ins w:id="478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E1E414B" w14:textId="77777777" w:rsidR="0058450E" w:rsidRDefault="0058450E">
            <w:pPr>
              <w:pStyle w:val="TDCe"/>
              <w:widowControl w:val="0"/>
              <w:spacing w:line="264" w:lineRule="auto"/>
              <w:rPr>
                <w:ins w:id="4788" w:author="김은수" w:date="2026-10-12T09:19:00Z" w16du:dateUtc="2026-10-12T00:19:00Z"/>
              </w:rPr>
            </w:pPr>
            <w:ins w:id="4789" w:author="김은수" w:date="2026-10-12T09:19:00Z" w16du:dateUtc="2026-10-12T00:19:00Z">
              <w:r>
                <w:t>SW-FW-RID-75</w:t>
              </w:r>
            </w:ins>
          </w:p>
        </w:tc>
        <w:tc>
          <w:tcPr>
            <w:tcW w:w="2670" w:type="dxa"/>
            <w:vAlign w:val="top"/>
          </w:tcPr>
          <w:p w14:paraId="59BB9EC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790" w:author="김은수" w:date="2026-10-12T09:19:00Z" w16du:dateUtc="2026-10-12T00:19:00Z"/>
              </w:rPr>
            </w:pPr>
            <w:ins w:id="4791" w:author="김은수" w:date="2026-10-12T09:19:00Z" w16du:dateUtc="2026-10-12T00:19:00Z">
              <w:r>
                <w:t>SI-ID-CM3-001</w:t>
              </w:r>
              <w:r>
                <w:br/>
                <w:t>시스템 제어 모듈</w:t>
              </w:r>
            </w:ins>
          </w:p>
          <w:p w14:paraId="0DC82665"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792" w:author="김은수" w:date="2026-10-12T09:19:00Z" w16du:dateUtc="2026-10-12T00:19:00Z"/>
              </w:rPr>
            </w:pPr>
            <w:ins w:id="4793" w:author="김은수" w:date="2026-10-12T09:19:00Z" w16du:dateUtc="2026-10-12T00:19:00Z">
              <w:r>
                <w:t>SI-ID-CM3-004</w:t>
              </w:r>
              <w:r>
                <w:br/>
                <w:t>블루투스 통신 모듈</w:t>
              </w:r>
            </w:ins>
          </w:p>
        </w:tc>
        <w:tc>
          <w:tcPr>
            <w:tcW w:w="5228" w:type="dxa"/>
            <w:vAlign w:val="top"/>
          </w:tcPr>
          <w:p w14:paraId="5275B73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794" w:author="김은수" w:date="2026-10-12T09:19:00Z" w16du:dateUtc="2026-10-12T00:19:00Z"/>
              </w:rPr>
            </w:pPr>
            <w:ins w:id="4795" w:author="김은수" w:date="2026-10-12T09:19:00Z" w16du:dateUtc="2026-10-12T00:19:00Z">
              <w:r>
                <w:t>SU-ID-CM3-016</w:t>
              </w:r>
              <w:r>
                <w:br/>
                <w:t>오류 및 공유 메모리 상태 확인</w:t>
              </w:r>
            </w:ins>
          </w:p>
          <w:p w14:paraId="0901F67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796" w:author="김은수" w:date="2026-10-12T09:19:00Z" w16du:dateUtc="2026-10-12T00:19:00Z"/>
              </w:rPr>
            </w:pPr>
            <w:ins w:id="4797" w:author="김은수" w:date="2026-10-12T09:19:00Z" w16du:dateUtc="2026-10-12T00:19:00Z">
              <w:r>
                <w:t>SU-ID-CM3-026</w:t>
              </w:r>
              <w:r>
                <w:br/>
                <w:t>SPI 응답 버퍼 관리</w:t>
              </w:r>
            </w:ins>
          </w:p>
          <w:p w14:paraId="2B5841DE"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798" w:author="김은수" w:date="2026-10-12T09:19:00Z" w16du:dateUtc="2026-10-12T00:19:00Z"/>
              </w:rPr>
            </w:pPr>
            <w:ins w:id="4799" w:author="김은수" w:date="2026-10-12T09:19:00Z" w16du:dateUtc="2026-10-12T00:19:00Z">
              <w:r>
                <w:t>SU-ID-CM3-045</w:t>
              </w:r>
              <w:r>
                <w:br/>
                <w:t>QCC 수신 분류와 시스템 정보 응답</w:t>
              </w:r>
            </w:ins>
          </w:p>
        </w:tc>
      </w:tr>
      <w:tr w:rsidR="0058450E" w14:paraId="35CC9567" w14:textId="77777777" w:rsidTr="00D44296">
        <w:trPr>
          <w:cantSplit/>
          <w:ins w:id="4800"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7DE25286" w14:textId="77777777" w:rsidR="0058450E" w:rsidRDefault="0058450E">
            <w:pPr>
              <w:pStyle w:val="TDCe"/>
              <w:widowControl w:val="0"/>
              <w:spacing w:line="264" w:lineRule="auto"/>
              <w:rPr>
                <w:ins w:id="4801" w:author="김은수" w:date="2026-10-12T09:19:00Z" w16du:dateUtc="2026-10-12T00:19:00Z"/>
              </w:rPr>
            </w:pPr>
            <w:ins w:id="4802" w:author="김은수" w:date="2026-10-12T09:19:00Z" w16du:dateUtc="2026-10-12T00:19:00Z">
              <w:r>
                <w:t>SW-FW-RID-76</w:t>
              </w:r>
            </w:ins>
          </w:p>
        </w:tc>
        <w:tc>
          <w:tcPr>
            <w:tcW w:w="2670" w:type="dxa"/>
            <w:vAlign w:val="top"/>
          </w:tcPr>
          <w:p w14:paraId="6E84E71F"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803" w:author="김은수" w:date="2026-10-12T09:19:00Z" w16du:dateUtc="2026-10-12T00:19:00Z"/>
                <w:del w:id="4804" w:author="김은수" w:date="2026-10-13T00:52:00Z"/>
              </w:rPr>
            </w:pPr>
            <w:ins w:id="4805" w:author="김은수" w:date="2026-10-12T09:19:00Z" w16du:dateUtc="2026-10-12T00:19:00Z">
              <w:del w:id="4806" w:author="김은수" w:date="2026-10-12T12:28:00Z">
                <w:r>
                  <w:rPr>
                    <w:b/>
                    <w:color w:val="C00000"/>
                    <w:sz w:val="24"/>
                    <w:szCs w:val="24"/>
                    <w:u w:val="single"/>
                  </w:rPr>
                  <w:delText>[QCC 자료 입력]</w:delText>
                </w:r>
                <w:r>
                  <w:rPr>
                    <w:b/>
                    <w:color w:val="C00000"/>
                    <w:sz w:val="24"/>
                    <w:szCs w:val="24"/>
                    <w:u w:val="single"/>
                  </w:rPr>
                  <w:br/>
                  <w:delText>내부 블루투스 통신 모듈 ID / 이름</w:delText>
                </w:r>
              </w:del>
            </w:ins>
            <w:ins w:id="4807" w:author="김은수" w:date="2026-10-12T12:28:00Z">
              <w:del w:id="4808" w:author="김은수" w:date="2026-10-12T23:57:00Z">
                <w:r>
                  <w:delText>SI-ID-QCC-002 HW 인터페이스 모듈</w:delText>
                </w:r>
                <w:r>
                  <w:br/>
                  <w:delText>SI-ID-QCC-003 블루투스 모듈</w:delText>
                </w:r>
                <w:r>
                  <w:br/>
                  <w:delText>SI-ID-QCC-004 보안 모듈</w:delText>
                </w:r>
              </w:del>
            </w:ins>
            <w:ins w:id="4809" w:author="김은수" w:date="2026-10-12T23:57:00Z">
              <w:del w:id="4810" w:author="김은수" w:date="2026-10-13T00:52:00Z">
                <w:r>
                  <w:delText>SI-ID-QCC-001 시스템 관리 모듈</w:delText>
                </w:r>
                <w:r>
                  <w:br/>
                  <w:delText>SI-ID-QCC-002 HW 인터페이스 모듈</w:delText>
                </w:r>
                <w:r>
                  <w:br/>
                  <w:delText>SI-ID-QCC-003 블루투스 모듈</w:delText>
                </w:r>
                <w:r>
                  <w:br/>
                  <w:delText>SI-ID-QCC-004 보안 모듈</w:delText>
                </w:r>
              </w:del>
            </w:ins>
          </w:p>
          <w:p w14:paraId="7BA3879F" w14:textId="77777777" w:rsidR="006367F9"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811" w:author="김은수" w:date="2026-10-13T00:52:00Z"/>
              </w:rPr>
            </w:pPr>
            <w:ins w:id="4812" w:author="김은수" w:date="2026-10-13T00:52:00Z">
              <w:r>
                <w:rPr>
                  <w:color w:val="C00000"/>
                  <w:rPrChange w:id="4813" w:author="김은수" w:date="2026-10-16T07:34:00Z">
                    <w:rPr/>
                  </w:rPrChange>
                </w:rPr>
                <w:t>SI-ID-QCC-001</w:t>
              </w:r>
              <w:r>
                <w:rPr>
                  <w:color w:val="C00000"/>
                  <w:rPrChange w:id="4814" w:author="김은수" w:date="2026-10-16T07:34:00Z">
                    <w:rPr/>
                  </w:rPrChange>
                </w:rPr>
                <w:br/>
                <w:t>시스템 관리 모듈</w:t>
              </w:r>
              <w:r>
                <w:br/>
              </w:r>
              <w:r>
                <w:rPr>
                  <w:color w:val="C00000"/>
                  <w:rPrChange w:id="4815" w:author="김은수" w:date="2026-10-16T07:34:00Z">
                    <w:rPr/>
                  </w:rPrChange>
                </w:rPr>
                <w:t>SI-ID-QCC-002</w:t>
              </w:r>
              <w:r>
                <w:rPr>
                  <w:color w:val="C00000"/>
                  <w:rPrChange w:id="4816" w:author="김은수" w:date="2026-10-16T07:34:00Z">
                    <w:rPr/>
                  </w:rPrChange>
                </w:rPr>
                <w:br/>
                <w:t>HW 인터페이스 모듈</w:t>
              </w:r>
              <w:r>
                <w:br/>
              </w:r>
              <w:r>
                <w:rPr>
                  <w:color w:val="C00000"/>
                  <w:rPrChange w:id="4817" w:author="김은수" w:date="2026-10-16T07:34:00Z">
                    <w:rPr/>
                  </w:rPrChange>
                </w:rPr>
                <w:t>SI-ID-QCC-003</w:t>
              </w:r>
              <w:r>
                <w:rPr>
                  <w:color w:val="C00000"/>
                  <w:rPrChange w:id="4818" w:author="김은수" w:date="2026-10-16T07:34:00Z">
                    <w:rPr/>
                  </w:rPrChange>
                </w:rPr>
                <w:br/>
                <w:t>블루투스 모듈</w:t>
              </w:r>
              <w:r>
                <w:br/>
              </w:r>
              <w:r>
                <w:rPr>
                  <w:color w:val="C00000"/>
                  <w:rPrChange w:id="4819" w:author="김은수" w:date="2026-10-16T07:34:00Z">
                    <w:rPr/>
                  </w:rPrChange>
                </w:rPr>
                <w:t>SI-ID-QCC-004</w:t>
              </w:r>
              <w:r>
                <w:rPr>
                  <w:color w:val="C00000"/>
                  <w:rPrChange w:id="4820" w:author="김은수" w:date="2026-10-16T07:34:00Z">
                    <w:rPr/>
                  </w:rPrChange>
                </w:rPr>
                <w:br/>
                <w:t>보안 모듈</w:t>
              </w:r>
            </w:ins>
          </w:p>
        </w:tc>
        <w:tc>
          <w:tcPr>
            <w:tcW w:w="5228" w:type="dxa"/>
            <w:vAlign w:val="top"/>
          </w:tcPr>
          <w:p w14:paraId="4B96C63D"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821" w:author="김은수" w:date="2026-10-12T09:19:00Z" w16du:dateUtc="2026-10-12T00:19:00Z"/>
                <w:del w:id="4822" w:author="김은수" w:date="2026-10-13T00:52:00Z"/>
              </w:rPr>
            </w:pPr>
            <w:ins w:id="4823" w:author="김은수" w:date="2026-10-12T09:19:00Z" w16du:dateUtc="2026-10-12T00:19:00Z">
              <w:del w:id="4824" w:author="김은수" w:date="2026-10-12T12:28:00Z">
                <w:r>
                  <w:rPr>
                    <w:b/>
                    <w:color w:val="C00000"/>
                    <w:sz w:val="24"/>
                    <w:szCs w:val="24"/>
                    <w:u w:val="single"/>
                  </w:rPr>
                  <w:delText>[QCC 자료 입력]</w:delText>
                </w:r>
                <w:r>
                  <w:rPr>
                    <w:b/>
                    <w:color w:val="C00000"/>
                    <w:sz w:val="24"/>
                    <w:szCs w:val="24"/>
                    <w:u w:val="single"/>
                  </w:rPr>
                  <w:br/>
                  <w:delText>내부 유닛 ID / 이름</w:delText>
                </w:r>
              </w:del>
            </w:ins>
            <w:ins w:id="4825" w:author="김은수" w:date="2026-10-12T12:28:00Z">
              <w:del w:id="4826" w:author="김은수" w:date="2026-10-12T23:57:00Z">
                <w:r>
                  <w:delText>SU-ID-QCC-007 NVM 처리 유닛</w:delText>
                </w:r>
                <w:r>
                  <w:br/>
                  <w:delText>SU-ID-QCC-009 BLE 유닛</w:delText>
                </w:r>
                <w:r>
                  <w:br/>
                  <w:delText>SU-ID-QCC-010 AUTH service 처리 유닛</w:delText>
                </w:r>
                <w:r>
                  <w:br/>
                  <w:delText>SU-ID-QCC-011 BLE Data 처리 유닛</w:delText>
                </w:r>
                <w:r>
                  <w:br/>
                  <w:delText>SU-ID-QCC-012 보안 처리 유닛</w:delText>
                </w:r>
                <w:r>
                  <w:br/>
                  <w:delText>SU-ID-QCC-013 보안 툴박스 유닛</w:delText>
                </w:r>
                <w:r>
                  <w:br/>
                  <w:delText>SU-ID-QCC-014 보안 NVM 유닛</w:delText>
                </w:r>
              </w:del>
            </w:ins>
            <w:ins w:id="4827" w:author="김은수" w:date="2026-10-12T23:57:00Z">
              <w:del w:id="4828" w:author="김은수" w:date="2026-10-13T00:05:00Z">
                <w:r>
                  <w:delText>SU-ID-QCC-001 시스템 초기화와 설정 유닛</w:delText>
                </w:r>
                <w:r>
                  <w:br/>
                  <w:delText>SU-ID-QCC-007 NVM 처리 유닛</w:delText>
                </w:r>
                <w:r>
                  <w:br/>
                  <w:delText>SU-ID-QCC-009 BLE 유닛</w:delText>
                </w:r>
                <w:r>
                  <w:br/>
                  <w:delText>SU-ID-QCC-010 AUTH service 처리 유닛</w:delText>
                </w:r>
                <w:r>
                  <w:br/>
                  <w:delText>SU-ID-QCC-011 BLE Data 처리 유닛</w:delText>
                </w:r>
                <w:r>
                  <w:br/>
                  <w:delText>SU-ID-QCC-012 보안 처리 유닛</w:delText>
                </w:r>
                <w:r>
                  <w:br/>
                  <w:delText>SU-ID-QCC-013 보안 툴박스 유닛</w:delText>
                </w:r>
                <w:r>
                  <w:br/>
                  <w:delText>SU-ID-QCC-014 보안 NVM 유닛</w:delText>
                </w:r>
                <w:r>
                  <w:br/>
                </w:r>
                <w:r>
                  <w:rPr>
                    <w:color w:val="C00000"/>
                    <w:sz w:val="24"/>
                    <w:szCs w:val="24"/>
                    <w:u w:val="single"/>
                  </w:rPr>
                  <w:delText>[QCC 자료 입력] 설치 shared_service_key/clinician_master_key와 생성 clinic_service_key, NVM ID/길이·암호화/접근 제한과 난수 bootstrap 및 실제 보호 결과가 필요하다.</w:delText>
                </w:r>
              </w:del>
            </w:ins>
            <w:ins w:id="4829" w:author="김은수" w:date="2026-10-13T00:05:00Z">
              <w:del w:id="4830" w:author="김은수" w:date="2026-10-13T00:52:00Z">
                <w:r>
                  <w:delText>SU-ID-QCC-001 시스템 초기화와 설정 유닛</w:delText>
                </w:r>
                <w:r>
                  <w:br/>
                  <w:delText>SU-ID-QCC-007 NVM 처리 유닛</w:delText>
                </w:r>
                <w:r>
                  <w:br/>
                  <w:delText>SU-ID-QCC-009 BLE 유닛</w:delText>
                </w:r>
                <w:r>
                  <w:br/>
                  <w:delText>SU-ID-QCC-010 AUTH service 처리 유닛</w:delText>
                </w:r>
                <w:r>
                  <w:br/>
                  <w:delText>SU-ID-QCC-011 BLE Data 처리 유닛</w:delText>
                </w:r>
                <w:r>
                  <w:br/>
                  <w:delText>SU-ID-QCC-012 보안 처리 유닛</w:delText>
                </w:r>
                <w:r>
                  <w:br/>
                  <w:delText>SU-ID-QCC-013 보안 툴박스 유닛</w:delText>
                </w:r>
                <w:r>
                  <w:br/>
                  <w:delText>SU-ID-QCC-014 보안 NVM 유닛</w:delText>
                </w:r>
                <w:r>
                  <w:br/>
                </w:r>
                <w:r>
                  <w:rPr>
                    <w:color w:val="C00000"/>
                    <w:sz w:val="24"/>
                    <w:szCs w:val="24"/>
                    <w:u w:val="single"/>
                  </w:rPr>
                  <w:delText>[QCC 자료 입력] 설치 shared_service_key/clinician_master_key와 생성 clinic_service_key, NVM ID/길이/암호화/접근 제한과 난수 bootstrap 및 실제 보호 결과가 필요하다.</w:delText>
                </w:r>
              </w:del>
            </w:ins>
          </w:p>
          <w:p w14:paraId="723FE627" w14:textId="556A1CCD" w:rsidR="006367F9" w:rsidDel="006D13ED" w:rsidRDefault="00C11B60">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831" w:author="김은수" w:date="2026-10-13T00:52:00Z"/>
                <w:del w:id="4832" w:author="김은수" w:date="2026-10-13T10:30:00Z" w16du:dateUtc="2026-10-13T01:30:00Z"/>
              </w:rPr>
            </w:pPr>
            <w:ins w:id="4833" w:author="김은수" w:date="2026-10-13T00:52:00Z">
              <w:r>
                <w:rPr>
                  <w:color w:val="C00000"/>
                  <w:rPrChange w:id="4834" w:author="김은수" w:date="2026-10-16T07:34:00Z">
                    <w:rPr/>
                  </w:rPrChange>
                </w:rPr>
                <w:t>SU-ID-QCC-001</w:t>
              </w:r>
              <w:r>
                <w:rPr>
                  <w:color w:val="C00000"/>
                  <w:rPrChange w:id="4835" w:author="김은수" w:date="2026-10-16T07:34:00Z">
                    <w:rPr/>
                  </w:rPrChange>
                </w:rPr>
                <w:br/>
                <w:t>시스템 초기화와 설정 유닛</w:t>
              </w:r>
              <w:r>
                <w:br/>
              </w:r>
              <w:r>
                <w:rPr>
                  <w:color w:val="C00000"/>
                  <w:rPrChange w:id="4836" w:author="김은수" w:date="2026-10-16T07:34:00Z">
                    <w:rPr/>
                  </w:rPrChange>
                </w:rPr>
                <w:t>SU-ID-QCC-007</w:t>
              </w:r>
              <w:r>
                <w:rPr>
                  <w:color w:val="C00000"/>
                  <w:rPrChange w:id="4837" w:author="김은수" w:date="2026-10-16T07:34:00Z">
                    <w:rPr/>
                  </w:rPrChange>
                </w:rPr>
                <w:br/>
                <w:t>NVM 처리 유닛</w:t>
              </w:r>
              <w:r>
                <w:br/>
              </w:r>
              <w:r>
                <w:rPr>
                  <w:color w:val="C00000"/>
                  <w:rPrChange w:id="4838" w:author="김은수" w:date="2026-10-16T07:34:00Z">
                    <w:rPr/>
                  </w:rPrChange>
                </w:rPr>
                <w:t>SU-ID-QCC-009</w:t>
              </w:r>
              <w:r>
                <w:rPr>
                  <w:color w:val="C00000"/>
                  <w:rPrChange w:id="4839" w:author="김은수" w:date="2026-10-16T07:34:00Z">
                    <w:rPr/>
                  </w:rPrChange>
                </w:rPr>
                <w:br/>
                <w:t>BLE 유닛</w:t>
              </w:r>
              <w:r>
                <w:br/>
              </w:r>
              <w:r>
                <w:rPr>
                  <w:color w:val="C00000"/>
                  <w:rPrChange w:id="4840" w:author="김은수" w:date="2026-10-16T07:34:00Z">
                    <w:rPr/>
                  </w:rPrChange>
                </w:rPr>
                <w:t>SU-ID-QCC-010</w:t>
              </w:r>
              <w:r>
                <w:rPr>
                  <w:color w:val="C00000"/>
                  <w:rPrChange w:id="4841" w:author="김은수" w:date="2026-10-16T07:34:00Z">
                    <w:rPr/>
                  </w:rPrChange>
                </w:rPr>
                <w:br/>
                <w:t>AUTH service 처리 유닛</w:t>
              </w:r>
              <w:r>
                <w:br/>
              </w:r>
              <w:r>
                <w:rPr>
                  <w:color w:val="C00000"/>
                  <w:rPrChange w:id="4842" w:author="김은수" w:date="2026-10-16T07:34:00Z">
                    <w:rPr/>
                  </w:rPrChange>
                </w:rPr>
                <w:t>SU-ID-QCC-011</w:t>
              </w:r>
              <w:r>
                <w:rPr>
                  <w:color w:val="C00000"/>
                  <w:rPrChange w:id="4843" w:author="김은수" w:date="2026-10-16T07:34:00Z">
                    <w:rPr/>
                  </w:rPrChange>
                </w:rPr>
                <w:br/>
                <w:t>BLE Data 처리 유닛</w:t>
              </w:r>
              <w:r>
                <w:br/>
              </w:r>
              <w:r>
                <w:rPr>
                  <w:color w:val="C00000"/>
                  <w:rPrChange w:id="4844" w:author="김은수" w:date="2026-10-16T07:34:00Z">
                    <w:rPr/>
                  </w:rPrChange>
                </w:rPr>
                <w:t>SU-ID-QCC-012</w:t>
              </w:r>
              <w:r>
                <w:rPr>
                  <w:color w:val="C00000"/>
                  <w:rPrChange w:id="4845" w:author="김은수" w:date="2026-10-16T07:34:00Z">
                    <w:rPr/>
                  </w:rPrChange>
                </w:rPr>
                <w:br/>
                <w:t>보안 처리 유닛</w:t>
              </w:r>
              <w:r>
                <w:br/>
              </w:r>
              <w:r>
                <w:rPr>
                  <w:color w:val="C00000"/>
                  <w:rPrChange w:id="4846" w:author="김은수" w:date="2026-10-16T07:34:00Z">
                    <w:rPr/>
                  </w:rPrChange>
                </w:rPr>
                <w:t>SU-ID-QCC-013</w:t>
              </w:r>
              <w:r>
                <w:rPr>
                  <w:color w:val="C00000"/>
                  <w:rPrChange w:id="4847" w:author="김은수" w:date="2026-10-16T07:34:00Z">
                    <w:rPr/>
                  </w:rPrChange>
                </w:rPr>
                <w:br/>
                <w:t>보안 툴박스 유닛</w:t>
              </w:r>
              <w:r>
                <w:br/>
              </w:r>
              <w:r>
                <w:rPr>
                  <w:color w:val="C00000"/>
                  <w:rPrChange w:id="4848" w:author="김은수" w:date="2026-10-16T07:34:00Z">
                    <w:rPr/>
                  </w:rPrChange>
                </w:rPr>
                <w:t>SU-ID-QCC-014</w:t>
              </w:r>
              <w:r>
                <w:rPr>
                  <w:color w:val="C00000"/>
                  <w:rPrChange w:id="4849" w:author="김은수" w:date="2026-10-16T07:34:00Z">
                    <w:rPr/>
                  </w:rPrChange>
                </w:rPr>
                <w:br/>
                <w:t>보안 NVM 유닛</w:t>
              </w:r>
            </w:ins>
          </w:p>
          <w:p w14:paraId="186D57C3" w14:textId="77777777" w:rsidR="008B0BCB" w:rsidRDefault="00397FD9">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850" w:author="김은수" w:date="2026-10-12T12:28:00Z"/>
              </w:rPr>
              <w:pPrChange w:id="4851" w:author="김은수" w:date="2026-10-13T10:30:00Z" w16du:dateUtc="2026-10-13T01:30:00Z">
                <w:pPr>
                  <w:pStyle w:val="TDC20"/>
                  <w:spacing w:after="80"/>
                  <w:cnfStyle w:val="000000000000" w:firstRow="0" w:lastRow="0" w:firstColumn="0" w:lastColumn="0" w:oddVBand="0" w:evenVBand="0" w:oddHBand="0" w:evenHBand="0" w:firstRowFirstColumn="0" w:firstRowLastColumn="0" w:lastRowFirstColumn="0" w:lastRowLastColumn="0"/>
                </w:pPr>
              </w:pPrChange>
            </w:pPr>
            <w:ins w:id="4852" w:author="김은수" w:date="2026-10-12T12:28:00Z">
              <w:del w:id="4853" w:author="김은수" w:date="2026-10-12T23:57:00Z">
                <w:r>
                  <w:rPr>
                    <w:color w:val="C00000"/>
                    <w:sz w:val="24"/>
                    <w:szCs w:val="24"/>
                    <w:u w:val="single"/>
                  </w:rPr>
                  <w:delText>[QCC 자료 입력] 설치 shared_service_key/clinician_master_key와 생성 clinic_service_key, NVM ID/길이·암호화/접근 제한과 난수 bootstrap 및 실제 보호 결과가 필요하다.</w:delText>
                </w:r>
              </w:del>
            </w:ins>
          </w:p>
        </w:tc>
      </w:tr>
      <w:tr w:rsidR="0058450E" w14:paraId="5F7E8832" w14:textId="77777777" w:rsidTr="00D44296">
        <w:trPr>
          <w:cantSplit/>
          <w:ins w:id="4854"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048C67CA" w14:textId="77777777" w:rsidR="0058450E" w:rsidRDefault="0058450E">
            <w:pPr>
              <w:pStyle w:val="TDCe"/>
              <w:widowControl w:val="0"/>
              <w:spacing w:line="264" w:lineRule="auto"/>
              <w:rPr>
                <w:ins w:id="4855" w:author="김은수" w:date="2026-10-12T09:19:00Z" w16du:dateUtc="2026-10-12T00:19:00Z"/>
              </w:rPr>
            </w:pPr>
            <w:ins w:id="4856" w:author="김은수" w:date="2026-10-12T09:19:00Z" w16du:dateUtc="2026-10-12T00:19:00Z">
              <w:r>
                <w:t>SW-FW-RID-77</w:t>
              </w:r>
            </w:ins>
          </w:p>
        </w:tc>
        <w:tc>
          <w:tcPr>
            <w:tcW w:w="2670" w:type="dxa"/>
            <w:vAlign w:val="top"/>
          </w:tcPr>
          <w:p w14:paraId="19765BEB"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857" w:author="김은수" w:date="2026-10-12T09:19:00Z" w16du:dateUtc="2026-10-12T00:19:00Z"/>
              </w:rPr>
            </w:pPr>
            <w:ins w:id="4858" w:author="김은수" w:date="2026-10-12T09:19:00Z" w16du:dateUtc="2026-10-12T00:19:00Z">
              <w:r>
                <w:t>SI-ID-CM3-003</w:t>
              </w:r>
              <w:r>
                <w:br/>
                <w:t>내부 자극 장치 실행 모듈</w:t>
              </w:r>
            </w:ins>
          </w:p>
        </w:tc>
        <w:tc>
          <w:tcPr>
            <w:tcW w:w="5228" w:type="dxa"/>
            <w:vAlign w:val="top"/>
          </w:tcPr>
          <w:p w14:paraId="6CB10E4D"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859" w:author="김은수" w:date="2026-10-12T09:19:00Z" w16du:dateUtc="2026-10-12T00:19:00Z"/>
              </w:rPr>
            </w:pPr>
            <w:ins w:id="4860" w:author="김은수" w:date="2026-10-12T09:19:00Z" w16du:dateUtc="2026-10-12T00:19:00Z">
              <w:r>
                <w:t>SU-ID-CM3-042</w:t>
              </w:r>
              <w:r>
                <w:br/>
                <w:t>내부기 및 사용자 설정 저장</w:t>
              </w:r>
            </w:ins>
          </w:p>
        </w:tc>
      </w:tr>
      <w:tr w:rsidR="0058450E" w14:paraId="23023ECE" w14:textId="77777777" w:rsidTr="00D44296">
        <w:trPr>
          <w:cantSplit/>
          <w:ins w:id="4861"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43BD97B" w14:textId="77777777" w:rsidR="0058450E" w:rsidRDefault="0058450E">
            <w:pPr>
              <w:pStyle w:val="TDCe"/>
              <w:widowControl w:val="0"/>
              <w:spacing w:line="264" w:lineRule="auto"/>
              <w:rPr>
                <w:ins w:id="4862" w:author="김은수" w:date="2026-10-12T09:19:00Z" w16du:dateUtc="2026-10-12T00:19:00Z"/>
              </w:rPr>
            </w:pPr>
            <w:ins w:id="4863" w:author="김은수" w:date="2026-10-12T09:19:00Z" w16du:dateUtc="2026-10-12T00:19:00Z">
              <w:r>
                <w:lastRenderedPageBreak/>
                <w:t>SW-FW-RID-78</w:t>
              </w:r>
            </w:ins>
          </w:p>
        </w:tc>
        <w:tc>
          <w:tcPr>
            <w:tcW w:w="2670" w:type="dxa"/>
            <w:vAlign w:val="top"/>
          </w:tcPr>
          <w:p w14:paraId="57130C1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864" w:author="김은수" w:date="2026-10-12T09:19:00Z" w16du:dateUtc="2026-10-12T00:19:00Z"/>
                <w:del w:id="4865" w:author="김은수" w:date="2026-10-13T00:52:00Z"/>
              </w:rPr>
            </w:pPr>
            <w:ins w:id="4866" w:author="김은수" w:date="2026-10-12T09:19:00Z" w16du:dateUtc="2026-10-12T00:19:00Z">
              <w:del w:id="4867" w:author="김은수" w:date="2026-10-12T23:57:00Z">
                <w:r>
                  <w:delText>SI-ID-CM3-003</w:delText>
                </w:r>
                <w:r>
                  <w:br/>
                  <w:delText>내부 자극 장치 실행 모듈</w:delText>
                </w:r>
              </w:del>
            </w:ins>
            <w:ins w:id="4868" w:author="김은수" w:date="2026-10-12T23:57:00Z">
              <w:del w:id="4869" w:author="김은수" w:date="2026-10-13T00:52:00Z">
                <w:r>
                  <w:delText>SI-ID-CM3-003</w:delText>
                </w:r>
                <w:r>
                  <w:br/>
                  <w:delText>내부 자극 장치 실행 모듈SI-ID-BOOT-001</w:delText>
                </w:r>
                <w:r>
                  <w:br/>
                  <w:delText>부트 제어 및 이미지 적재 모듈</w:delText>
                </w:r>
                <w:r>
                  <w:br/>
                  <w:delText>SI-ID-QCC-004 보안 모듈</w:delText>
                </w:r>
              </w:del>
            </w:ins>
          </w:p>
          <w:p w14:paraId="10C2AD7D" w14:textId="4133DA57"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870" w:author="김은수" w:date="2026-10-13T00:52:00Z"/>
                <w:del w:id="4871" w:author="김은수" w:date="2026-10-13T10:30:00Z" w16du:dateUtc="2026-10-13T01:30:00Z"/>
              </w:rPr>
            </w:pPr>
            <w:ins w:id="4872" w:author="김은수" w:date="2026-10-13T00:52:00Z">
              <w:r>
                <w:t>SI-ID-CM3-003</w:t>
              </w:r>
              <w:r>
                <w:br/>
                <w:t>내부 자극 장치 실행 모듈</w:t>
              </w:r>
              <w:r>
                <w:br/>
                <w:t>SI-ID-BOOT-001</w:t>
              </w:r>
              <w:r>
                <w:br/>
                <w:t>부트 제어 및 이미지 적재 모듈</w:t>
              </w:r>
              <w:r>
                <w:br/>
              </w:r>
              <w:r>
                <w:rPr>
                  <w:color w:val="C00000"/>
                  <w:rPrChange w:id="4873" w:author="김은수" w:date="2026-10-16T07:34:00Z">
                    <w:rPr/>
                  </w:rPrChange>
                </w:rPr>
                <w:t>SI-ID-QCC-004</w:t>
              </w:r>
              <w:r>
                <w:rPr>
                  <w:color w:val="C00000"/>
                  <w:rPrChange w:id="4874" w:author="김은수" w:date="2026-10-16T07:34:00Z">
                    <w:rPr/>
                  </w:rPrChange>
                </w:rPr>
                <w:br/>
                <w:t>보안 모듈</w:t>
              </w:r>
            </w:ins>
          </w:p>
          <w:p w14:paraId="17864890"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875" w:author="김은수" w:date="2026-10-12T09:19:00Z" w16du:dateUtc="2026-10-12T00:19:00Z"/>
              </w:rPr>
              <w:pPrChange w:id="4876" w:author="김은수" w:date="2026-10-13T10:30:00Z" w16du:dateUtc="2026-10-13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877" w:author="김은수" w:date="2026-10-12T09:19:00Z" w16du:dateUtc="2026-10-12T00:19:00Z">
              <w:del w:id="4878" w:author="김은수" w:date="2026-10-12T23:57:00Z">
                <w:r>
                  <w:delText>SI-ID-BOOT-001</w:delText>
                </w:r>
                <w:r>
                  <w:br/>
                  <w:delText>부트 제어 및 이미지 적재 모듈</w:delText>
                </w:r>
              </w:del>
            </w:ins>
          </w:p>
        </w:tc>
        <w:tc>
          <w:tcPr>
            <w:tcW w:w="5228" w:type="dxa"/>
            <w:vAlign w:val="top"/>
          </w:tcPr>
          <w:p w14:paraId="159A7FFA"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879" w:author="김은수" w:date="2026-10-12T09:19:00Z" w16du:dateUtc="2026-10-12T00:19:00Z"/>
                <w:del w:id="4880" w:author="김은수" w:date="2026-10-13T00:52:00Z"/>
              </w:rPr>
            </w:pPr>
            <w:ins w:id="4881" w:author="김은수" w:date="2026-10-12T09:19:00Z" w16du:dateUtc="2026-10-12T00:19:00Z">
              <w:del w:id="4882" w:author="김은수" w:date="2026-10-12T23:57:00Z">
                <w:r>
                  <w:delText>SU-ID-CM3-042</w:delText>
                </w:r>
                <w:r>
                  <w:br/>
                  <w:delText>내부기 및 사용자 설정 저장</w:delText>
                </w:r>
              </w:del>
            </w:ins>
            <w:ins w:id="4883" w:author="김은수" w:date="2026-10-12T23:57:00Z">
              <w:del w:id="4884" w:author="김은수" w:date="2026-10-13T00:52:00Z">
                <w:r>
                  <w:delText>SU-ID-CM3-042</w:delText>
                </w:r>
                <w:r>
                  <w:br/>
                  <w:delText>내부기 및 사용자 설정 저장SU-ID-CM3-043</w:delText>
                </w:r>
                <w:r>
                  <w:br/>
                  <w:delText>맵 저장과 삭제 범위SU-ID-BOOT-013</w:delText>
                </w:r>
                <w:r>
                  <w:br/>
                  <w:delText>이미지 CRC 검사SU-ID-BOOT-014</w:delText>
                </w:r>
                <w:r>
                  <w:br/>
                  <w:delText>이미지 AES 복호화</w:delText>
                </w:r>
                <w:r>
                  <w:br/>
                  <w:delText>SU-ID-QCC-013 보안 툴박스 유닛</w:delText>
                </w:r>
                <w:r>
                  <w:br/>
                  <w:delText>SU-ID-QCC-014 보안 NVM 유닛</w:delText>
                </w:r>
              </w:del>
            </w:ins>
          </w:p>
          <w:p w14:paraId="632C4E1E" w14:textId="684BDB95" w:rsidR="006367F9" w:rsidDel="006D13ED" w:rsidRDefault="00C11B60">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885" w:author="김은수" w:date="2026-10-13T00:52:00Z"/>
                <w:del w:id="4886" w:author="김은수" w:date="2026-10-13T10:30:00Z" w16du:dateUtc="2026-10-13T01:30:00Z"/>
              </w:rPr>
            </w:pPr>
            <w:ins w:id="4887" w:author="김은수" w:date="2026-10-13T00:52:00Z">
              <w:r>
                <w:t>SU-ID-CM3-042</w:t>
              </w:r>
              <w:r>
                <w:br/>
                <w:t>내부기 및 사용자 설정 저장</w:t>
              </w:r>
              <w:r>
                <w:br/>
                <w:t>SU-ID-CM3-043</w:t>
              </w:r>
              <w:r>
                <w:br/>
                <w:t>맵 저장과 삭제 범위</w:t>
              </w:r>
              <w:r>
                <w:br/>
                <w:t>SU-ID-BOOT-013</w:t>
              </w:r>
              <w:r>
                <w:br/>
                <w:t>이미지 CRC 검사</w:t>
              </w:r>
              <w:r>
                <w:br/>
                <w:t>SU-ID-BOOT-014</w:t>
              </w:r>
              <w:r>
                <w:br/>
                <w:t>이미지 AES 복호화</w:t>
              </w:r>
              <w:r>
                <w:br/>
              </w:r>
              <w:r>
                <w:rPr>
                  <w:color w:val="C00000"/>
                  <w:rPrChange w:id="4888" w:author="김은수" w:date="2026-10-16T07:34:00Z">
                    <w:rPr/>
                  </w:rPrChange>
                </w:rPr>
                <w:t>SU-ID-QCC-013</w:t>
              </w:r>
              <w:r>
                <w:rPr>
                  <w:color w:val="C00000"/>
                  <w:rPrChange w:id="4889" w:author="김은수" w:date="2026-10-16T07:34:00Z">
                    <w:rPr/>
                  </w:rPrChange>
                </w:rPr>
                <w:br/>
                <w:t>보안 툴박스 유닛</w:t>
              </w:r>
              <w:r>
                <w:br/>
              </w:r>
              <w:r>
                <w:rPr>
                  <w:color w:val="C00000"/>
                  <w:rPrChange w:id="4890" w:author="김은수" w:date="2026-10-16T07:34:00Z">
                    <w:rPr/>
                  </w:rPrChange>
                </w:rPr>
                <w:t>SU-ID-QCC-014</w:t>
              </w:r>
              <w:r>
                <w:rPr>
                  <w:color w:val="C00000"/>
                  <w:rPrChange w:id="4891" w:author="김은수" w:date="2026-10-16T07:34:00Z">
                    <w:rPr/>
                  </w:rPrChange>
                </w:rPr>
                <w:br/>
                <w:t>보안 NVM 유닛</w:t>
              </w:r>
            </w:ins>
          </w:p>
          <w:p w14:paraId="35BDCCDC" w14:textId="7E8C52A7"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892" w:author="김은수" w:date="2026-10-12T09:19:00Z" w16du:dateUtc="2026-10-12T00:19:00Z"/>
                <w:del w:id="4893" w:author="김은수" w:date="2026-10-13T10:30:00Z" w16du:dateUtc="2026-10-13T01:30:00Z"/>
              </w:rPr>
            </w:pPr>
            <w:ins w:id="4894" w:author="김은수" w:date="2026-10-12T09:19:00Z" w16du:dateUtc="2026-10-12T00:19:00Z">
              <w:del w:id="4895" w:author="김은수" w:date="2026-10-12T23:57:00Z">
                <w:r>
                  <w:delText>SU-ID-CM3-043</w:delText>
                </w:r>
                <w:r>
                  <w:br/>
                  <w:delText>맵 저장과 삭제 범위</w:delText>
                </w:r>
              </w:del>
            </w:ins>
          </w:p>
          <w:p w14:paraId="4D68E658" w14:textId="606E85EB" w:rsidR="0058450E" w:rsidDel="006D13ED"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896" w:author="김은수" w:date="2026-10-12T09:19:00Z" w16du:dateUtc="2026-10-12T00:19:00Z"/>
                <w:del w:id="4897" w:author="김은수" w:date="2026-10-13T10:30:00Z" w16du:dateUtc="2026-10-13T01:30:00Z"/>
              </w:rPr>
            </w:pPr>
            <w:ins w:id="4898" w:author="김은수" w:date="2026-10-12T09:19:00Z" w16du:dateUtc="2026-10-12T00:19:00Z">
              <w:del w:id="4899" w:author="김은수" w:date="2026-10-12T23:57:00Z">
                <w:r>
                  <w:delText>SU-ID-BOOT-013</w:delText>
                </w:r>
                <w:r>
                  <w:br/>
                  <w:delText>이미지 CRC 검사</w:delText>
                </w:r>
              </w:del>
            </w:ins>
          </w:p>
          <w:p w14:paraId="4C599051"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900" w:author="김은수" w:date="2026-10-12T09:19:00Z" w16du:dateUtc="2026-10-12T00:19:00Z"/>
              </w:rPr>
            </w:pPr>
            <w:ins w:id="4901" w:author="김은수" w:date="2026-10-12T09:19:00Z" w16du:dateUtc="2026-10-12T00:19:00Z">
              <w:del w:id="4902" w:author="김은수" w:date="2026-10-12T23:57:00Z">
                <w:r>
                  <w:delText>SU-ID-BOOT-014</w:delText>
                </w:r>
                <w:r>
                  <w:br/>
                  <w:delText>이미지 AES 복호화</w:delText>
                </w:r>
              </w:del>
            </w:ins>
          </w:p>
        </w:tc>
      </w:tr>
      <w:tr w:rsidR="0058450E" w14:paraId="5E2721D3" w14:textId="77777777" w:rsidTr="00D44296">
        <w:trPr>
          <w:cantSplit/>
          <w:ins w:id="4903"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28303456" w14:textId="77777777" w:rsidR="0058450E" w:rsidRDefault="0058450E">
            <w:pPr>
              <w:pStyle w:val="TDCe"/>
              <w:widowControl w:val="0"/>
              <w:spacing w:line="264" w:lineRule="auto"/>
              <w:rPr>
                <w:ins w:id="4904" w:author="김은수" w:date="2026-10-12T09:19:00Z" w16du:dateUtc="2026-10-12T00:19:00Z"/>
              </w:rPr>
            </w:pPr>
            <w:ins w:id="4905" w:author="김은수" w:date="2026-10-12T09:19:00Z" w16du:dateUtc="2026-10-12T00:19:00Z">
              <w:r>
                <w:t>SW-FW-RID-79</w:t>
              </w:r>
            </w:ins>
          </w:p>
        </w:tc>
        <w:tc>
          <w:tcPr>
            <w:tcW w:w="2670" w:type="dxa"/>
            <w:vAlign w:val="top"/>
          </w:tcPr>
          <w:p w14:paraId="5C54965D"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906" w:author="김은수" w:date="2026-10-12T09:19:00Z" w16du:dateUtc="2026-10-12T00:19:00Z"/>
              </w:rPr>
            </w:pPr>
            <w:ins w:id="4907" w:author="김은수" w:date="2026-10-12T09:19:00Z" w16du:dateUtc="2026-10-12T00:19:00Z">
              <w:r>
                <w:t>SI-ID-CM3-001</w:t>
              </w:r>
              <w:r>
                <w:br/>
                <w:t>시스템 제어 모듈</w:t>
              </w:r>
            </w:ins>
          </w:p>
          <w:p w14:paraId="341966CC"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908" w:author="김은수" w:date="2026-10-12T09:19:00Z" w16du:dateUtc="2026-10-12T00:19:00Z"/>
              </w:rPr>
            </w:pPr>
            <w:ins w:id="4909" w:author="김은수" w:date="2026-10-12T09:19:00Z" w16du:dateUtc="2026-10-12T00:19:00Z">
              <w:r>
                <w:t>SI-ID-CM3-003</w:t>
              </w:r>
              <w:r>
                <w:br/>
                <w:t>내부 자극 장치 실행 모듈</w:t>
              </w:r>
            </w:ins>
          </w:p>
        </w:tc>
        <w:tc>
          <w:tcPr>
            <w:tcW w:w="5228" w:type="dxa"/>
            <w:vAlign w:val="top"/>
          </w:tcPr>
          <w:p w14:paraId="4D8960F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910" w:author="김은수" w:date="2026-10-12T09:19:00Z" w16du:dateUtc="2026-10-12T00:19:00Z"/>
              </w:rPr>
            </w:pPr>
            <w:ins w:id="4911" w:author="김은수" w:date="2026-10-12T09:19:00Z" w16du:dateUtc="2026-10-12T00:19:00Z">
              <w:r>
                <w:t>SU-ID-CM3-005</w:t>
              </w:r>
              <w:r>
                <w:br/>
                <w:t>정상 반복 처리</w:t>
              </w:r>
            </w:ins>
          </w:p>
          <w:p w14:paraId="2A5AFC04"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912" w:author="김은수" w:date="2026-10-12T09:19:00Z" w16du:dateUtc="2026-10-12T00:19:00Z"/>
              </w:rPr>
            </w:pPr>
            <w:ins w:id="4913" w:author="김은수" w:date="2026-10-12T09:19:00Z" w16du:dateUtc="2026-10-12T00:19:00Z">
              <w:r>
                <w:t>SU-ID-CM3-030</w:t>
              </w:r>
              <w:r>
                <w:br/>
                <w:t>내부기 실행 상태 관리</w:t>
              </w:r>
            </w:ins>
          </w:p>
          <w:p w14:paraId="7F82F613"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914" w:author="김은수" w:date="2026-10-12T09:19:00Z" w16du:dateUtc="2026-10-12T00:19:00Z"/>
              </w:rPr>
              <w:pPrChange w:id="4915" w:author="김은수" w:date="2026-10-12T10:30:00Z" w16du:dateUtc="2026-10-12T01:30:00Z">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pPr>
              </w:pPrChange>
            </w:pPr>
            <w:ins w:id="4916" w:author="김은수" w:date="2026-10-12T09:19:00Z" w16du:dateUtc="2026-10-12T00:19:00Z">
              <w:r>
                <w:t>SU-ID-CM3-031</w:t>
              </w:r>
              <w:r>
                <w:br/>
                <w:t>내부기 및 송신 전원 초기화</w:t>
              </w:r>
            </w:ins>
          </w:p>
        </w:tc>
      </w:tr>
      <w:tr w:rsidR="0058450E" w14:paraId="58AA6AF0" w14:textId="77777777" w:rsidTr="00D44296">
        <w:trPr>
          <w:cantSplit/>
          <w:ins w:id="4917"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E497D49" w14:textId="77777777" w:rsidR="0058450E" w:rsidRDefault="0058450E">
            <w:pPr>
              <w:pStyle w:val="TDCe"/>
              <w:widowControl w:val="0"/>
              <w:spacing w:line="264" w:lineRule="auto"/>
              <w:rPr>
                <w:ins w:id="4918" w:author="김은수" w:date="2026-10-12T09:19:00Z" w16du:dateUtc="2026-10-12T00:19:00Z"/>
              </w:rPr>
            </w:pPr>
            <w:ins w:id="4919" w:author="김은수" w:date="2026-10-12T09:19:00Z" w16du:dateUtc="2026-10-12T00:19:00Z">
              <w:r>
                <w:t>SW-FW-RID-80</w:t>
              </w:r>
            </w:ins>
          </w:p>
        </w:tc>
        <w:tc>
          <w:tcPr>
            <w:tcW w:w="2670" w:type="dxa"/>
            <w:vAlign w:val="top"/>
          </w:tcPr>
          <w:p w14:paraId="04582700"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920" w:author="김은수" w:date="2026-10-12T09:19:00Z" w16du:dateUtc="2026-10-12T00:19:00Z"/>
              </w:rPr>
            </w:pPr>
            <w:ins w:id="4921" w:author="김은수" w:date="2026-10-12T09:19:00Z" w16du:dateUtc="2026-10-12T00:19:00Z">
              <w:r>
                <w:t>SI-ID-CM3-003</w:t>
              </w:r>
              <w:r>
                <w:br/>
                <w:t>내부 자극 장치 실행 모듈</w:t>
              </w:r>
            </w:ins>
          </w:p>
        </w:tc>
        <w:tc>
          <w:tcPr>
            <w:tcW w:w="5228" w:type="dxa"/>
            <w:vAlign w:val="top"/>
          </w:tcPr>
          <w:p w14:paraId="44DCD76F"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922" w:author="김은수" w:date="2026-10-12T09:19:00Z" w16du:dateUtc="2026-10-12T00:19:00Z"/>
              </w:rPr>
            </w:pPr>
            <w:ins w:id="4923" w:author="김은수" w:date="2026-10-12T09:19:00Z" w16du:dateUtc="2026-10-12T00:19:00Z">
              <w:r>
                <w:t>SU-ID-CM3-042</w:t>
              </w:r>
              <w:r>
                <w:br/>
                <w:t>내부기 및 사용자 설정 저장</w:t>
              </w:r>
            </w:ins>
          </w:p>
          <w:p w14:paraId="67418C26" w14:textId="77777777" w:rsidR="0058450E" w:rsidRDefault="0058450E">
            <w:pPr>
              <w:pStyle w:val="TDCf"/>
              <w:widowControl w:val="0"/>
              <w:spacing w:after="90" w:line="264" w:lineRule="auto"/>
              <w:cnfStyle w:val="000000000000" w:firstRow="0" w:lastRow="0" w:firstColumn="0" w:lastColumn="0" w:oddVBand="0" w:evenVBand="0" w:oddHBand="0" w:evenHBand="0" w:firstRowFirstColumn="0" w:firstRowLastColumn="0" w:lastRowFirstColumn="0" w:lastRowLastColumn="0"/>
              <w:rPr>
                <w:ins w:id="4924" w:author="김은수" w:date="2026-10-12T09:19:00Z" w16du:dateUtc="2026-10-12T00:19:00Z"/>
              </w:rPr>
            </w:pPr>
            <w:ins w:id="4925" w:author="김은수" w:date="2026-10-12T09:19:00Z" w16du:dateUtc="2026-10-12T00:19:00Z">
              <w:r>
                <w:t>SU-ID-CM3-043</w:t>
              </w:r>
              <w:r>
                <w:br/>
                <w:t>맵 저장과 삭제 범위</w:t>
              </w:r>
            </w:ins>
          </w:p>
        </w:tc>
      </w:tr>
      <w:tr w:rsidR="0058450E" w14:paraId="75EB53A3" w14:textId="77777777" w:rsidTr="00D44296">
        <w:trPr>
          <w:cantSplit/>
          <w:ins w:id="4926" w:author="김은수" w:date="2026-10-12T09:19:00Z"/>
        </w:trPr>
        <w:tc>
          <w:tcPr>
            <w:cnfStyle w:val="001000000000" w:firstRow="0" w:lastRow="0" w:firstColumn="1" w:lastColumn="0" w:oddVBand="0" w:evenVBand="0" w:oddHBand="0" w:evenHBand="0" w:firstRowFirstColumn="0" w:firstRowLastColumn="0" w:lastRowFirstColumn="0" w:lastRowLastColumn="0"/>
            <w:tcW w:w="1740" w:type="dxa"/>
            <w:vAlign w:val="top"/>
          </w:tcPr>
          <w:p w14:paraId="1CD570ED" w14:textId="77777777" w:rsidR="0058450E" w:rsidRDefault="0058450E">
            <w:pPr>
              <w:pStyle w:val="TDCe"/>
              <w:widowControl w:val="0"/>
              <w:spacing w:line="264" w:lineRule="auto"/>
              <w:rPr>
                <w:ins w:id="4927" w:author="김은수" w:date="2026-10-12T09:19:00Z" w16du:dateUtc="2026-10-12T00:19:00Z"/>
              </w:rPr>
            </w:pPr>
            <w:ins w:id="4928" w:author="김은수" w:date="2026-10-12T09:19:00Z" w16du:dateUtc="2026-10-12T00:19:00Z">
              <w:r>
                <w:t>SW-FW-RID-81</w:t>
              </w:r>
            </w:ins>
          </w:p>
        </w:tc>
        <w:tc>
          <w:tcPr>
            <w:tcW w:w="2670" w:type="dxa"/>
            <w:vAlign w:val="top"/>
          </w:tcPr>
          <w:p w14:paraId="4359F19D"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929" w:author="김은수" w:date="2026-10-12T09:19:00Z" w16du:dateUtc="2026-10-12T00:19:00Z"/>
              </w:rPr>
            </w:pPr>
            <w:ins w:id="4930" w:author="김은수" w:date="2026-10-12T09:19:00Z" w16du:dateUtc="2026-10-12T00:19:00Z">
              <w:r>
                <w:t>품질관리 절차</w:t>
              </w:r>
            </w:ins>
          </w:p>
        </w:tc>
        <w:tc>
          <w:tcPr>
            <w:tcW w:w="5228" w:type="dxa"/>
            <w:vAlign w:val="top"/>
          </w:tcPr>
          <w:p w14:paraId="6C96F2BE" w14:textId="77777777" w:rsidR="0058450E" w:rsidRDefault="0058450E">
            <w:pPr>
              <w:pStyle w:val="TDCf"/>
              <w:widowControl w:val="0"/>
              <w:spacing w:line="264" w:lineRule="auto"/>
              <w:cnfStyle w:val="000000000000" w:firstRow="0" w:lastRow="0" w:firstColumn="0" w:lastColumn="0" w:oddVBand="0" w:evenVBand="0" w:oddHBand="0" w:evenHBand="0" w:firstRowFirstColumn="0" w:firstRowLastColumn="0" w:lastRowFirstColumn="0" w:lastRowLastColumn="0"/>
              <w:rPr>
                <w:ins w:id="4931" w:author="김은수" w:date="2026-10-12T09:19:00Z" w16du:dateUtc="2026-10-12T00:19:00Z"/>
              </w:rPr>
            </w:pPr>
            <w:ins w:id="4932" w:author="김은수" w:date="2026-10-12T09:19:00Z" w16du:dateUtc="2026-10-12T00:19:00Z">
              <w:r>
                <w:t>절차로 관리 / 개별 유닛 해당 없음</w:t>
              </w:r>
            </w:ins>
          </w:p>
        </w:tc>
      </w:tr>
      <w:tr w:rsidR="008B0BCB" w14:paraId="476834BB" w14:textId="77777777" w:rsidTr="008B0BCB">
        <w:trPr>
          <w:cantSplit/>
          <w:ins w:id="4933" w:author="김은수" w:date="2026-10-12T12:28:00Z"/>
          <w:del w:id="4934" w:author="김은수" w:date="2026-10-12T23:57:00Z"/>
        </w:trPr>
        <w:tc>
          <w:tcPr>
            <w:cnfStyle w:val="001000000000" w:firstRow="0" w:lastRow="0" w:firstColumn="1" w:lastColumn="0" w:oddVBand="0" w:evenVBand="0" w:oddHBand="0" w:evenHBand="0" w:firstRowFirstColumn="0" w:firstRowLastColumn="0" w:lastRowFirstColumn="0" w:lastRowLastColumn="0"/>
            <w:tcW w:w="1804" w:type="dxa"/>
          </w:tcPr>
          <w:p w14:paraId="5FF494B7" w14:textId="77777777" w:rsidR="008B0BCB" w:rsidRDefault="00397FD9">
            <w:pPr>
              <w:pStyle w:val="TDCf"/>
            </w:pPr>
            <w:ins w:id="4935" w:author="김은수" w:date="2026-10-12T12:28:00Z">
              <w:r>
                <w:t>SW-FW-RID-82</w:t>
              </w:r>
            </w:ins>
          </w:p>
        </w:tc>
        <w:tc>
          <w:tcPr>
            <w:tcW w:w="3917" w:type="dxa"/>
          </w:tcPr>
          <w:p w14:paraId="44FA1E1A" w14:textId="77777777" w:rsidR="008B0BCB" w:rsidRDefault="00397FD9">
            <w:pPr>
              <w:pStyle w:val="TDCf"/>
              <w:cnfStyle w:val="000000000000" w:firstRow="0" w:lastRow="0" w:firstColumn="0" w:lastColumn="0" w:oddVBand="0" w:evenVBand="0" w:oddHBand="0" w:evenHBand="0" w:firstRowFirstColumn="0" w:firstRowLastColumn="0" w:lastRowFirstColumn="0" w:lastRowLastColumn="0"/>
            </w:pPr>
            <w:ins w:id="4936" w:author="김은수" w:date="2026-10-12T12:28:00Z">
              <w:r>
                <w:t>SI-ID-QCC-003 블루투스 모듈</w:t>
              </w:r>
            </w:ins>
          </w:p>
        </w:tc>
        <w:tc>
          <w:tcPr>
            <w:tcW w:w="3917" w:type="dxa"/>
          </w:tcPr>
          <w:p w14:paraId="4A619B52" w14:textId="77777777" w:rsidR="008B0BCB" w:rsidRDefault="00397FD9">
            <w:pPr>
              <w:pStyle w:val="TDCf"/>
              <w:cnfStyle w:val="000000000000" w:firstRow="0" w:lastRow="0" w:firstColumn="0" w:lastColumn="0" w:oddVBand="0" w:evenVBand="0" w:oddHBand="0" w:evenHBand="0" w:firstRowFirstColumn="0" w:firstRowLastColumn="0" w:lastRowFirstColumn="0" w:lastRowLastColumn="0"/>
            </w:pPr>
            <w:ins w:id="4937" w:author="김은수" w:date="2026-10-12T12:28:00Z">
              <w:r>
                <w:t>SU-ID-QCC-008 Bluetooth Classic 유닛</w:t>
              </w:r>
            </w:ins>
          </w:p>
          <w:p w14:paraId="1D906465" w14:textId="77777777" w:rsidR="008B0BCB" w:rsidRDefault="00397FD9">
            <w:pPr>
              <w:pStyle w:val="TDC20"/>
              <w:spacing w:after="80"/>
              <w:cnfStyle w:val="000000000000" w:firstRow="0" w:lastRow="0" w:firstColumn="0" w:lastColumn="0" w:oddVBand="0" w:evenVBand="0" w:oddHBand="0" w:evenHBand="0" w:firstRowFirstColumn="0" w:firstRowLastColumn="0" w:lastRowFirstColumn="0" w:lastRowLastColumn="0"/>
              <w:rPr>
                <w:ins w:id="4938" w:author="김은수" w:date="2026-10-12T12:28:00Z"/>
              </w:rPr>
            </w:pPr>
            <w:ins w:id="4939" w:author="김은수" w:date="2026-10-12T12:28:00Z">
              <w:r>
                <w:rPr>
                  <w:color w:val="C00000"/>
                  <w:sz w:val="24"/>
                  <w:szCs w:val="24"/>
                  <w:u w:val="single"/>
                </w:rPr>
                <w:t>[QCC 자료 입력] 외부기 마이크의 QCC 입력 경로·Classic 송신 프로파일/코덱·상대 장치·동시 송수신과 실제 자료가 필요하다.</w:t>
              </w:r>
            </w:ins>
          </w:p>
        </w:tc>
      </w:tr>
      <w:tr w:rsidR="008B0BCB" w14:paraId="6C4F6C9E" w14:textId="77777777" w:rsidTr="008B0BCB">
        <w:trPr>
          <w:cantSplit/>
          <w:ins w:id="4940" w:author="김은수" w:date="2026-10-12T12:28:00Z"/>
        </w:trPr>
        <w:tc>
          <w:tcPr>
            <w:cnfStyle w:val="001000000000" w:firstRow="0" w:lastRow="0" w:firstColumn="1" w:lastColumn="0" w:oddVBand="0" w:evenVBand="0" w:oddHBand="0" w:evenHBand="0" w:firstRowFirstColumn="0" w:firstRowLastColumn="0" w:lastRowFirstColumn="0" w:lastRowLastColumn="0"/>
            <w:tcW w:w="1804" w:type="dxa"/>
          </w:tcPr>
          <w:p w14:paraId="03BBD310" w14:textId="77777777" w:rsidR="008B0BCB" w:rsidRDefault="00397FD9">
            <w:pPr>
              <w:pStyle w:val="TDCf"/>
            </w:pPr>
            <w:ins w:id="4941" w:author="김은수" w:date="2026-10-12T12:28:00Z">
              <w:r>
                <w:t>SW-FW-RID-83</w:t>
              </w:r>
            </w:ins>
          </w:p>
        </w:tc>
        <w:tc>
          <w:tcPr>
            <w:tcW w:w="3917" w:type="dxa"/>
          </w:tcPr>
          <w:p w14:paraId="579CBA38" w14:textId="77777777" w:rsidR="008B0BCB" w:rsidRDefault="00397FD9">
            <w:pPr>
              <w:pStyle w:val="TDCf"/>
              <w:cnfStyle w:val="000000000000" w:firstRow="0" w:lastRow="0" w:firstColumn="0" w:lastColumn="0" w:oddVBand="0" w:evenVBand="0" w:oddHBand="0" w:evenHBand="0" w:firstRowFirstColumn="0" w:firstRowLastColumn="0" w:lastRowFirstColumn="0" w:lastRowLastColumn="0"/>
            </w:pPr>
            <w:ins w:id="4942" w:author="김은수" w:date="2026-10-12T12:28:00Z">
              <w:del w:id="4943" w:author="김은수" w:date="2026-10-12T23:57:00Z">
                <w:r>
                  <w:delText>제품 사용 설명서 / 실행 모듈 배정 대상 아님</w:delText>
                </w:r>
              </w:del>
            </w:ins>
            <w:ins w:id="4944" w:author="김은수" w:date="2026-10-12T23:57:00Z">
              <w:r>
                <w:t>제품 사용 설명서 / 실행 모듈 배정 대상 아님</w:t>
              </w:r>
            </w:ins>
          </w:p>
        </w:tc>
        <w:tc>
          <w:tcPr>
            <w:tcW w:w="3917" w:type="dxa"/>
          </w:tcPr>
          <w:p w14:paraId="32A0D308" w14:textId="5B4B0F1E" w:rsidR="008B0BCB" w:rsidRDefault="00397FD9">
            <w:pPr>
              <w:pStyle w:val="TDCf"/>
              <w:cnfStyle w:val="000000000000" w:firstRow="0" w:lastRow="0" w:firstColumn="0" w:lastColumn="0" w:oddVBand="0" w:evenVBand="0" w:oddHBand="0" w:evenHBand="0" w:firstRowFirstColumn="0" w:firstRowLastColumn="0" w:lastRowFirstColumn="0" w:lastRowLastColumn="0"/>
            </w:pPr>
            <w:ins w:id="4945" w:author="김은수" w:date="2026-10-13T00:30:00Z">
              <w:del w:id="4946" w:author="김은수" w:date="2026-10-13T06:53:00Z">
                <w:r>
                  <w:delText>상위 요구사항: SYS-RID-ACDOC-17 / SYS-RID-ACDOC-18 / SYS-RID-ACDOC-20.</w:delText>
                </w:r>
                <w:r>
                  <w:br/>
                </w:r>
              </w:del>
            </w:ins>
            <w:ins w:id="4947" w:author="김은수" w:date="2026-10-12T12:28:00Z">
              <w:del w:id="4948" w:author="김은수" w:date="2026-10-12T23:57:00Z">
                <w:r>
                  <w:delText>제품 문서 항목 / 실행 유닛 배정 대상 아님</w:delText>
                </w:r>
              </w:del>
            </w:ins>
            <w:ins w:id="4949" w:author="김은수" w:date="2026-10-12T23:57:00Z">
              <w:r>
                <w:t>제품 문서 항목 / 실행 유닛 배정 대상 아님</w:t>
              </w:r>
            </w:ins>
          </w:p>
          <w:p w14:paraId="5ECCA7D5" w14:textId="77777777" w:rsidR="008B0BCB" w:rsidRDefault="00397FD9">
            <w:pPr>
              <w:pStyle w:val="TDC20"/>
              <w:spacing w:after="80"/>
              <w:cnfStyle w:val="000000000000" w:firstRow="0" w:lastRow="0" w:firstColumn="0" w:lastColumn="0" w:oddVBand="0" w:evenVBand="0" w:oddHBand="0" w:evenHBand="0" w:firstRowFirstColumn="0" w:firstRowLastColumn="0" w:lastRowFirstColumn="0" w:lastRowLastColumn="0"/>
              <w:rPr>
                <w:ins w:id="4950" w:author="김은수" w:date="2026-10-12T12:28:00Z"/>
              </w:rPr>
            </w:pPr>
            <w:ins w:id="4951" w:author="김은수" w:date="2026-10-12T12:28:00Z">
              <w:del w:id="4952" w:author="김은수" w:date="2026-10-12T23:57:00Z">
                <w:r>
                  <w:rPr>
                    <w:color w:val="0070C0"/>
                    <w:sz w:val="24"/>
                    <w:szCs w:val="24"/>
                    <w:u w:val="single"/>
                  </w:rPr>
                  <w:delText>[E8300 보완] 제품 사용 설명서 파일과 정식 상위 요구사항 식별/추적을 보완해야 한다.</w:delText>
                </w:r>
              </w:del>
            </w:ins>
          </w:p>
        </w:tc>
      </w:tr>
    </w:tbl>
    <w:p w14:paraId="3E06EC39" w14:textId="07FB3767" w:rsidR="000E2972" w:rsidRDefault="0034418E">
      <w:pPr>
        <w:pStyle w:val="TDC12"/>
        <w:rPr>
          <w:ins w:id="4953" w:author="김은수" w:date="2026-10-12T23:57:00Z"/>
          <w:del w:id="4954" w:author="김은수" w:date="2026-10-16T07:34:00Z"/>
        </w:rPr>
      </w:pPr>
      <w:ins w:id="4955" w:author="김은수" w:date="2026-10-12T23:57:00Z">
        <w:del w:id="4956" w:author="김은수" w:date="2026-10-16T07:34:00Z">
          <w:r>
            <w:delText xml:space="preserve">표 </w:delText>
          </w:r>
          <w:r>
            <w:rPr>
              <w:b w:val="0"/>
            </w:rPr>
            <w:fldChar w:fldCharType="begin"/>
          </w:r>
          <w:r>
            <w:delInstrText>SEQ 표 \* ARABIC</w:delInstrText>
          </w:r>
          <w:r>
            <w:rPr>
              <w:b w:val="0"/>
            </w:rPr>
            <w:fldChar w:fldCharType="separate"/>
          </w:r>
        </w:del>
      </w:ins>
      <w:del w:id="4957" w:author="김은수" w:date="2026-10-16T07:34:00Z">
        <w:r w:rsidR="00484E2D">
          <w:rPr>
            <w:noProof/>
          </w:rPr>
          <w:delText>3</w:delText>
        </w:r>
      </w:del>
      <w:ins w:id="4958" w:author="김은수" w:date="2026-10-12T23:57:00Z">
        <w:del w:id="4959" w:author="김은수" w:date="2026-10-16T07:34:00Z">
          <w:r>
            <w:rPr>
              <w:b w:val="0"/>
            </w:rPr>
            <w:fldChar w:fldCharType="end"/>
          </w:r>
          <w:r>
            <w:delText>. 소프트웨어 유닛과 상위 요구사항 연결</w:delText>
          </w:r>
        </w:del>
      </w:ins>
    </w:p>
    <w:tbl>
      <w:tblPr>
        <w:tblStyle w:val="TDC11"/>
        <w:tblW w:w="9638" w:type="dxa"/>
        <w:tblLayout w:type="fixed"/>
        <w:tblLook w:val="0420" w:firstRow="1" w:lastRow="0" w:firstColumn="0" w:lastColumn="0" w:noHBand="0" w:noVBand="1"/>
      </w:tblPr>
      <w:tblGrid>
        <w:gridCol w:w="3000"/>
        <w:gridCol w:w="2700"/>
        <w:gridCol w:w="3938"/>
      </w:tblGrid>
      <w:tr w:rsidR="000E2972" w14:paraId="6ACC0DBF" w14:textId="77777777" w:rsidTr="000E2972">
        <w:trPr>
          <w:cnfStyle w:val="100000000000" w:firstRow="1" w:lastRow="0" w:firstColumn="0" w:lastColumn="0" w:oddVBand="0" w:evenVBand="0" w:oddHBand="0" w:evenHBand="0" w:firstRowFirstColumn="0" w:firstRowLastColumn="0" w:lastRowFirstColumn="0" w:lastRowLastColumn="0"/>
          <w:cantSplit/>
          <w:tblHeader/>
          <w:ins w:id="4960" w:author="김은수" w:date="2026-10-12T23:57:00Z"/>
          <w:del w:id="4961" w:author="김은수" w:date="2026-10-16T07:34:00Z"/>
        </w:trPr>
        <w:tc>
          <w:tcPr>
            <w:tcW w:w="3000" w:type="dxa"/>
          </w:tcPr>
          <w:p w14:paraId="2AA1263E" w14:textId="77777777" w:rsidR="000E2972" w:rsidRDefault="0034418E">
            <w:pPr>
              <w:pStyle w:val="TDC0"/>
              <w:rPr>
                <w:ins w:id="4962" w:author="김은수" w:date="2026-10-12T23:57:00Z"/>
              </w:rPr>
            </w:pPr>
            <w:ins w:id="4963" w:author="김은수" w:date="2026-10-12T23:57:00Z">
              <w:r>
                <w:t>상세 설계 유닛 ID / 이름</w:t>
              </w:r>
            </w:ins>
          </w:p>
        </w:tc>
        <w:tc>
          <w:tcPr>
            <w:tcW w:w="2700" w:type="dxa"/>
          </w:tcPr>
          <w:p w14:paraId="0344E2B5" w14:textId="77777777" w:rsidR="000E2972" w:rsidRDefault="0034418E">
            <w:pPr>
              <w:pStyle w:val="TDC0"/>
              <w:rPr>
                <w:ins w:id="4964" w:author="김은수" w:date="2026-10-12T23:57:00Z"/>
              </w:rPr>
            </w:pPr>
            <w:ins w:id="4965" w:author="김은수" w:date="2026-10-12T23:57:00Z">
              <w:r>
                <w:t>모듈 ID / 이름</w:t>
              </w:r>
            </w:ins>
          </w:p>
        </w:tc>
        <w:tc>
          <w:tcPr>
            <w:tcW w:w="3938" w:type="dxa"/>
          </w:tcPr>
          <w:p w14:paraId="04B9E67D" w14:textId="77777777" w:rsidR="000E2972" w:rsidRDefault="0034418E">
            <w:pPr>
              <w:pStyle w:val="TDC0"/>
              <w:rPr>
                <w:ins w:id="4966" w:author="김은수" w:date="2026-10-12T23:57:00Z"/>
              </w:rPr>
            </w:pPr>
            <w:ins w:id="4967" w:author="김은수" w:date="2026-10-12T23:57:00Z">
              <w:r>
                <w:t>상위 요구사항 ID</w:t>
              </w:r>
            </w:ins>
          </w:p>
        </w:tc>
      </w:tr>
      <w:tr w:rsidR="000E2972" w14:paraId="64277357" w14:textId="77777777" w:rsidTr="000E2972">
        <w:trPr>
          <w:ins w:id="4968" w:author="김은수" w:date="2026-10-12T23:57:00Z"/>
          <w:del w:id="4969" w:author="김은수" w:date="2026-10-16T07:34:00Z"/>
        </w:trPr>
        <w:tc>
          <w:tcPr>
            <w:tcW w:w="3000" w:type="dxa"/>
          </w:tcPr>
          <w:p w14:paraId="31383C09" w14:textId="77777777" w:rsidR="000E2972" w:rsidRDefault="0034418E">
            <w:pPr>
              <w:pStyle w:val="TDC7"/>
              <w:rPr>
                <w:ins w:id="4970" w:author="김은수" w:date="2026-10-12T23:57:00Z"/>
              </w:rPr>
            </w:pPr>
            <w:ins w:id="4971" w:author="김은수" w:date="2026-10-12T23:57:00Z">
              <w:r>
                <w:t>SU-ID-QCC-001 시스템 초기화와 설정 유닛</w:t>
              </w:r>
            </w:ins>
          </w:p>
        </w:tc>
        <w:tc>
          <w:tcPr>
            <w:tcW w:w="2700" w:type="dxa"/>
          </w:tcPr>
          <w:p w14:paraId="5563DFF0" w14:textId="77777777" w:rsidR="000E2972" w:rsidRDefault="0034418E">
            <w:pPr>
              <w:pStyle w:val="TDC7"/>
              <w:rPr>
                <w:ins w:id="4972" w:author="김은수" w:date="2026-10-12T23:57:00Z"/>
              </w:rPr>
            </w:pPr>
            <w:ins w:id="4973" w:author="김은수" w:date="2026-10-12T23:57:00Z">
              <w:r>
                <w:t>SI-ID-QCC-001 시스템 관리 모듈</w:t>
              </w:r>
            </w:ins>
          </w:p>
        </w:tc>
        <w:tc>
          <w:tcPr>
            <w:tcW w:w="3938" w:type="dxa"/>
          </w:tcPr>
          <w:p w14:paraId="7392DCA4" w14:textId="77777777" w:rsidR="000E2972" w:rsidRDefault="0034418E">
            <w:pPr>
              <w:pStyle w:val="TDC7"/>
              <w:rPr>
                <w:ins w:id="4974" w:author="김은수" w:date="2026-10-12T23:57:00Z"/>
              </w:rPr>
            </w:pPr>
            <w:ins w:id="4975" w:author="김은수" w:date="2026-10-12T23:57:00Z">
              <w:del w:id="4976" w:author="김은수" w:date="2026-10-13T00:05:00Z">
                <w:r>
                  <w:delText>SW-FW-RID-15, SW-FW-RID-16, SW-FW-RID-44, SW-FW-RID-45, SW-FW-RID-48, SW-FW-RID-49, SW-FW-RID-52, SW-FW-RID-76</w:delText>
                </w:r>
              </w:del>
            </w:ins>
            <w:ins w:id="4977" w:author="김은수" w:date="2026-10-13T00:05:00Z">
              <w:r>
                <w:t>SW-FW-RID-15, SW-FW-RID-16, SW-FW-RID-21, SW-FW-RID-22, SW-FW-RID-29, SW-FW-RID-44, SW-FW-RID-45, SW-FW-RID-48, SW-FW-RID-49, SW-FW-RID-52, SW-FW-RID-63, SW-FW-RID-76</w:t>
              </w:r>
            </w:ins>
          </w:p>
        </w:tc>
      </w:tr>
      <w:tr w:rsidR="000E2972" w14:paraId="1CFDC1EE" w14:textId="77777777" w:rsidTr="000E2972">
        <w:trPr>
          <w:ins w:id="4978" w:author="김은수" w:date="2026-10-12T23:57:00Z"/>
          <w:del w:id="4979" w:author="김은수" w:date="2026-10-16T07:34:00Z"/>
        </w:trPr>
        <w:tc>
          <w:tcPr>
            <w:tcW w:w="3000" w:type="dxa"/>
          </w:tcPr>
          <w:p w14:paraId="5880C2DF" w14:textId="77777777" w:rsidR="000E2972" w:rsidRDefault="0034418E">
            <w:pPr>
              <w:pStyle w:val="TDC7"/>
              <w:rPr>
                <w:ins w:id="4980" w:author="김은수" w:date="2026-10-12T23:57:00Z"/>
              </w:rPr>
            </w:pPr>
            <w:ins w:id="4981" w:author="김은수" w:date="2026-10-12T23:57:00Z">
              <w:r>
                <w:t>SU-ID-QCC-002 시스템 상태 유닛</w:t>
              </w:r>
            </w:ins>
          </w:p>
        </w:tc>
        <w:tc>
          <w:tcPr>
            <w:tcW w:w="2700" w:type="dxa"/>
          </w:tcPr>
          <w:p w14:paraId="5EC0BEED" w14:textId="77777777" w:rsidR="000E2972" w:rsidRDefault="0034418E">
            <w:pPr>
              <w:pStyle w:val="TDC7"/>
              <w:rPr>
                <w:ins w:id="4982" w:author="김은수" w:date="2026-10-12T23:57:00Z"/>
              </w:rPr>
            </w:pPr>
            <w:ins w:id="4983" w:author="김은수" w:date="2026-10-12T23:57:00Z">
              <w:r>
                <w:t>SI-ID-QCC-001 시스템 관리 모듈</w:t>
              </w:r>
            </w:ins>
          </w:p>
        </w:tc>
        <w:tc>
          <w:tcPr>
            <w:tcW w:w="3938" w:type="dxa"/>
          </w:tcPr>
          <w:p w14:paraId="236962BD" w14:textId="77777777" w:rsidR="000E2972" w:rsidRDefault="0034418E">
            <w:pPr>
              <w:pStyle w:val="TDC7"/>
              <w:rPr>
                <w:ins w:id="4984" w:author="김은수" w:date="2026-10-12T23:57:00Z"/>
              </w:rPr>
            </w:pPr>
            <w:ins w:id="4985" w:author="김은수" w:date="2026-10-12T23:57:00Z">
              <w:del w:id="4986" w:author="김은수" w:date="2026-10-13T00:05:00Z">
                <w:r>
                  <w:delText>SW-FW-RID-21, SW-FW-RID-22, SW-FW-RID-29, SW-FW-RID-44, SW-FW-RID-45, SW-FW-RID-46, SW-FW-RID-63, SW-FW-RID-66, SW-FW-RID-67, SW-FW-RID-68, SW-FW-RID-70</w:delText>
                </w:r>
              </w:del>
            </w:ins>
            <w:ins w:id="4987" w:author="김은수" w:date="2026-10-13T00:05:00Z">
              <w:r>
                <w:t>SW-FW-RID-21, SW-FW-RID-22, SW-FW-RID-29, SW-FW-RID-35, SW-FW-RID-38, SW-FW-RID-44, SW-FW-RID-45, SW-FW-RID-46, SW-FW-RID-63, SW-FW-RID-66, SW-FW-RID-67, SW-FW-RID-68, SW-FW-RID-69, SW-FW-RID-70</w:t>
              </w:r>
            </w:ins>
          </w:p>
        </w:tc>
      </w:tr>
      <w:tr w:rsidR="000E2972" w:rsidRPr="007A214F" w14:paraId="620D8BB0" w14:textId="77777777" w:rsidTr="000E2972">
        <w:trPr>
          <w:ins w:id="4988" w:author="김은수" w:date="2026-10-12T23:57:00Z"/>
          <w:del w:id="4989" w:author="김은수" w:date="2026-10-16T07:34:00Z"/>
        </w:trPr>
        <w:tc>
          <w:tcPr>
            <w:tcW w:w="3000" w:type="dxa"/>
          </w:tcPr>
          <w:p w14:paraId="4E05960F" w14:textId="77777777" w:rsidR="000E2972" w:rsidRDefault="0034418E">
            <w:pPr>
              <w:pStyle w:val="TDC7"/>
              <w:rPr>
                <w:ins w:id="4990" w:author="김은수" w:date="2026-10-12T23:57:00Z"/>
              </w:rPr>
            </w:pPr>
            <w:ins w:id="4991" w:author="김은수" w:date="2026-10-12T23:57:00Z">
              <w:r>
                <w:t>SU-ID-QCC-003 장치 상태 유닛</w:t>
              </w:r>
            </w:ins>
          </w:p>
        </w:tc>
        <w:tc>
          <w:tcPr>
            <w:tcW w:w="2700" w:type="dxa"/>
          </w:tcPr>
          <w:p w14:paraId="475AAC0B" w14:textId="77777777" w:rsidR="000E2972" w:rsidRDefault="0034418E">
            <w:pPr>
              <w:pStyle w:val="TDC7"/>
              <w:rPr>
                <w:ins w:id="4992" w:author="김은수" w:date="2026-10-12T23:57:00Z"/>
              </w:rPr>
            </w:pPr>
            <w:ins w:id="4993" w:author="김은수" w:date="2026-10-12T23:57:00Z">
              <w:r>
                <w:t>SI-ID-QCC-001 시스템 관리 모듈</w:t>
              </w:r>
            </w:ins>
          </w:p>
        </w:tc>
        <w:tc>
          <w:tcPr>
            <w:tcW w:w="3938" w:type="dxa"/>
          </w:tcPr>
          <w:p w14:paraId="7C86FFBA" w14:textId="77777777" w:rsidR="000E2972" w:rsidRPr="007A214F" w:rsidRDefault="0034418E">
            <w:pPr>
              <w:pStyle w:val="TDC7"/>
              <w:rPr>
                <w:ins w:id="4994" w:author="김은수" w:date="2026-10-12T23:57:00Z"/>
                <w:lang w:val="en-US"/>
                <w:rPrChange w:id="4995" w:author="김은수" w:date="2026-10-16T17:03:00Z" w16du:dateUtc="2026-10-16T08:03:00Z">
                  <w:rPr>
                    <w:ins w:id="4996" w:author="김은수" w:date="2026-10-12T23:57:00Z"/>
                  </w:rPr>
                </w:rPrChange>
              </w:rPr>
            </w:pPr>
            <w:ins w:id="4997" w:author="김은수" w:date="2026-10-12T23:57:00Z">
              <w:r w:rsidRPr="007A214F">
                <w:rPr>
                  <w:lang w:val="en-US"/>
                  <w:rPrChange w:id="4998" w:author="김은수" w:date="2026-10-16T17:03:00Z" w16du:dateUtc="2026-10-16T08:03:00Z">
                    <w:rPr/>
                  </w:rPrChange>
                </w:rPr>
                <w:t>SW-FW-RID-15, SW-FW-RID-69, SW-FW-RID-70</w:t>
              </w:r>
            </w:ins>
          </w:p>
        </w:tc>
      </w:tr>
      <w:tr w:rsidR="000E2972" w14:paraId="041679BE" w14:textId="77777777" w:rsidTr="000E2972">
        <w:trPr>
          <w:ins w:id="4999" w:author="김은수" w:date="2026-10-12T23:57:00Z"/>
          <w:del w:id="5000" w:author="김은수" w:date="2026-10-16T07:34:00Z"/>
        </w:trPr>
        <w:tc>
          <w:tcPr>
            <w:tcW w:w="3000" w:type="dxa"/>
          </w:tcPr>
          <w:p w14:paraId="3CB4C85D" w14:textId="77777777" w:rsidR="000E2972" w:rsidRDefault="0034418E">
            <w:pPr>
              <w:pStyle w:val="TDC7"/>
              <w:rPr>
                <w:ins w:id="5001" w:author="김은수" w:date="2026-10-12T23:57:00Z"/>
              </w:rPr>
            </w:pPr>
            <w:ins w:id="5002" w:author="김은수" w:date="2026-10-12T23:57:00Z">
              <w:r>
                <w:t>SU-ID-QCC-004 블루투스 상태 유닛</w:t>
              </w:r>
            </w:ins>
          </w:p>
        </w:tc>
        <w:tc>
          <w:tcPr>
            <w:tcW w:w="2700" w:type="dxa"/>
          </w:tcPr>
          <w:p w14:paraId="7E776110" w14:textId="77777777" w:rsidR="000E2972" w:rsidRDefault="0034418E">
            <w:pPr>
              <w:pStyle w:val="TDC7"/>
              <w:rPr>
                <w:ins w:id="5003" w:author="김은수" w:date="2026-10-12T23:57:00Z"/>
              </w:rPr>
            </w:pPr>
            <w:ins w:id="5004" w:author="김은수" w:date="2026-10-12T23:57:00Z">
              <w:r>
                <w:t>SI-ID-QCC-001 시스템 관리 모듈</w:t>
              </w:r>
            </w:ins>
          </w:p>
        </w:tc>
        <w:tc>
          <w:tcPr>
            <w:tcW w:w="3938" w:type="dxa"/>
          </w:tcPr>
          <w:p w14:paraId="44D39561" w14:textId="77777777" w:rsidR="000E2972" w:rsidRDefault="0034418E">
            <w:pPr>
              <w:pStyle w:val="TDC7"/>
              <w:rPr>
                <w:ins w:id="5005" w:author="김은수" w:date="2026-10-12T23:57:00Z"/>
              </w:rPr>
            </w:pPr>
            <w:ins w:id="5006" w:author="김은수" w:date="2026-10-12T23:57:00Z">
              <w:del w:id="5007" w:author="김은수" w:date="2026-10-13T00:05:00Z">
                <w:r>
                  <w:delText>SW-FW-RID-44, SW-FW-RID-45, SW-FW-RID-46, SW-FW-RID-66, SW-FW-RID-67, SW-FW-RID-68, SW-FW-RID-69, SW-FW-RID-70</w:delText>
                </w:r>
              </w:del>
            </w:ins>
            <w:ins w:id="5008" w:author="김은수" w:date="2026-10-13T00:05:00Z">
              <w:r>
                <w:t>SW-FW-RID-44, SW-FW-RID-45, SW-FW-RID-46, SW-FW-RID-48, SW-FW-RID-49, SW-FW-RID-66, SW-FW-RID-67, SW-FW-RID-68, SW-FW-RID-69, SW-FW-RID-70</w:t>
              </w:r>
            </w:ins>
          </w:p>
        </w:tc>
      </w:tr>
      <w:tr w:rsidR="000E2972" w14:paraId="5FA8F5F9" w14:textId="77777777" w:rsidTr="000E2972">
        <w:trPr>
          <w:ins w:id="5009" w:author="김은수" w:date="2026-10-12T23:57:00Z"/>
          <w:del w:id="5010" w:author="김은수" w:date="2026-10-16T07:34:00Z"/>
        </w:trPr>
        <w:tc>
          <w:tcPr>
            <w:tcW w:w="3000" w:type="dxa"/>
          </w:tcPr>
          <w:p w14:paraId="6D4916C8" w14:textId="77777777" w:rsidR="000E2972" w:rsidRDefault="0034418E">
            <w:pPr>
              <w:pStyle w:val="TDC7"/>
              <w:rPr>
                <w:ins w:id="5011" w:author="김은수" w:date="2026-10-12T23:57:00Z"/>
              </w:rPr>
            </w:pPr>
            <w:ins w:id="5012" w:author="김은수" w:date="2026-10-12T23:57:00Z">
              <w:r>
                <w:t>SU-ID-QCC-005 PIO 포트 제어 유닛</w:t>
              </w:r>
            </w:ins>
          </w:p>
        </w:tc>
        <w:tc>
          <w:tcPr>
            <w:tcW w:w="2700" w:type="dxa"/>
          </w:tcPr>
          <w:p w14:paraId="27FBEFAB" w14:textId="77777777" w:rsidR="000E2972" w:rsidRDefault="0034418E">
            <w:pPr>
              <w:pStyle w:val="TDC7"/>
              <w:rPr>
                <w:ins w:id="5013" w:author="김은수" w:date="2026-10-12T23:57:00Z"/>
              </w:rPr>
            </w:pPr>
            <w:ins w:id="5014" w:author="김은수" w:date="2026-10-12T23:57:00Z">
              <w:r>
                <w:t>SI-ID-QCC-002 HW 인터페이스 모듈</w:t>
              </w:r>
            </w:ins>
          </w:p>
        </w:tc>
        <w:tc>
          <w:tcPr>
            <w:tcW w:w="3938" w:type="dxa"/>
          </w:tcPr>
          <w:p w14:paraId="07263416" w14:textId="77777777" w:rsidR="000E2972" w:rsidRDefault="0034418E">
            <w:pPr>
              <w:pStyle w:val="TDC7"/>
              <w:rPr>
                <w:ins w:id="5015" w:author="김은수" w:date="2026-10-12T23:57:00Z"/>
              </w:rPr>
            </w:pPr>
            <w:ins w:id="5016" w:author="김은수" w:date="2026-10-12T23:57:00Z">
              <w:r>
                <w:t>SW-FW-RID-15, SW-FW-RID-16, SW-FW-RID-44, SW-FW-RID-45, SW-FW-RID-46, SW-FW-RID-67, SW-FW-RID-68, SW-FW-RID-69</w:t>
              </w:r>
            </w:ins>
          </w:p>
        </w:tc>
      </w:tr>
      <w:tr w:rsidR="000E2972" w14:paraId="7CEB17CE" w14:textId="77777777" w:rsidTr="000E2972">
        <w:trPr>
          <w:ins w:id="5017" w:author="김은수" w:date="2026-10-12T23:57:00Z"/>
          <w:del w:id="5018" w:author="김은수" w:date="2026-10-16T07:34:00Z"/>
        </w:trPr>
        <w:tc>
          <w:tcPr>
            <w:tcW w:w="3000" w:type="dxa"/>
          </w:tcPr>
          <w:p w14:paraId="6FF14452" w14:textId="77777777" w:rsidR="000E2972" w:rsidRDefault="0034418E">
            <w:pPr>
              <w:pStyle w:val="TDC7"/>
              <w:rPr>
                <w:ins w:id="5019" w:author="김은수" w:date="2026-10-12T23:57:00Z"/>
              </w:rPr>
            </w:pPr>
            <w:ins w:id="5020" w:author="김은수" w:date="2026-10-12T23:57:00Z">
              <w:r>
                <w:t>SU-ID-QCC-006 Power 제어 유닛</w:t>
              </w:r>
            </w:ins>
          </w:p>
        </w:tc>
        <w:tc>
          <w:tcPr>
            <w:tcW w:w="2700" w:type="dxa"/>
          </w:tcPr>
          <w:p w14:paraId="15D6E917" w14:textId="77777777" w:rsidR="000E2972" w:rsidRDefault="0034418E">
            <w:pPr>
              <w:pStyle w:val="TDC7"/>
              <w:rPr>
                <w:ins w:id="5021" w:author="김은수" w:date="2026-10-12T23:57:00Z"/>
              </w:rPr>
            </w:pPr>
            <w:ins w:id="5022" w:author="김은수" w:date="2026-10-12T23:57:00Z">
              <w:r>
                <w:t>SI-ID-QCC-002 HW 인터페이스 모듈</w:t>
              </w:r>
            </w:ins>
          </w:p>
        </w:tc>
        <w:tc>
          <w:tcPr>
            <w:tcW w:w="3938" w:type="dxa"/>
          </w:tcPr>
          <w:p w14:paraId="70B8CF06" w14:textId="77777777" w:rsidR="000E2972" w:rsidRDefault="0034418E">
            <w:pPr>
              <w:pStyle w:val="TDC7"/>
              <w:rPr>
                <w:ins w:id="5023" w:author="김은수" w:date="2026-10-12T23:57:00Z"/>
              </w:rPr>
            </w:pPr>
            <w:ins w:id="5024" w:author="김은수" w:date="2026-10-12T23:57:00Z">
              <w:del w:id="5025" w:author="김은수" w:date="2026-10-13T00:05:00Z">
                <w:r>
                  <w:delText>SW-FW-RID-21, SW-FW-RID-22, SW-FW-RID-29, SW-FW-RID-55, SW-FW-RID-62, SW-FW-RID-63, SW-FW-RID-66, SW-FW-RID-68</w:delText>
                </w:r>
              </w:del>
            </w:ins>
            <w:ins w:id="5026" w:author="김은수" w:date="2026-10-13T00:05:00Z">
              <w:r>
                <w:t>SW-FW-RID-21, SW-FW-RID-22, SW-FW-RID-23, SW-FW-RID-28, SW-FW-RID-29, SW-FW-RID-34, SW-FW-RID-55, SW-FW-RID-62, SW-FW-RID-63, SW-FW-RID-66, SW-FW-RID-68</w:t>
              </w:r>
            </w:ins>
          </w:p>
        </w:tc>
      </w:tr>
      <w:tr w:rsidR="000E2972" w:rsidRPr="007A214F" w14:paraId="2A67D541" w14:textId="77777777" w:rsidTr="000E2972">
        <w:trPr>
          <w:ins w:id="5027" w:author="김은수" w:date="2026-10-12T23:57:00Z"/>
          <w:del w:id="5028" w:author="김은수" w:date="2026-10-16T07:34:00Z"/>
        </w:trPr>
        <w:tc>
          <w:tcPr>
            <w:tcW w:w="3000" w:type="dxa"/>
          </w:tcPr>
          <w:p w14:paraId="61FD3923" w14:textId="77777777" w:rsidR="000E2972" w:rsidRDefault="0034418E">
            <w:pPr>
              <w:pStyle w:val="TDC7"/>
              <w:rPr>
                <w:ins w:id="5029" w:author="김은수" w:date="2026-10-12T23:57:00Z"/>
              </w:rPr>
            </w:pPr>
            <w:ins w:id="5030" w:author="김은수" w:date="2026-10-12T23:57:00Z">
              <w:r>
                <w:t>SU-ID-QCC-007 NVM 처리 유닛</w:t>
              </w:r>
            </w:ins>
          </w:p>
        </w:tc>
        <w:tc>
          <w:tcPr>
            <w:tcW w:w="2700" w:type="dxa"/>
          </w:tcPr>
          <w:p w14:paraId="4A85E4EE" w14:textId="77777777" w:rsidR="000E2972" w:rsidRDefault="0034418E">
            <w:pPr>
              <w:pStyle w:val="TDC7"/>
              <w:rPr>
                <w:ins w:id="5031" w:author="김은수" w:date="2026-10-12T23:57:00Z"/>
              </w:rPr>
            </w:pPr>
            <w:ins w:id="5032" w:author="김은수" w:date="2026-10-12T23:57:00Z">
              <w:r>
                <w:t>SI-ID-QCC-002 HW 인터페이스 모듈</w:t>
              </w:r>
            </w:ins>
          </w:p>
        </w:tc>
        <w:tc>
          <w:tcPr>
            <w:tcW w:w="3938" w:type="dxa"/>
          </w:tcPr>
          <w:p w14:paraId="0DAC69E9" w14:textId="77777777" w:rsidR="000E2972" w:rsidRPr="007A214F" w:rsidRDefault="0034418E">
            <w:pPr>
              <w:pStyle w:val="TDC7"/>
              <w:rPr>
                <w:ins w:id="5033" w:author="김은수" w:date="2026-10-12T23:57:00Z"/>
                <w:lang w:val="en-US"/>
                <w:rPrChange w:id="5034" w:author="김은수" w:date="2026-10-16T17:03:00Z" w16du:dateUtc="2026-10-16T08:03:00Z">
                  <w:rPr>
                    <w:ins w:id="5035" w:author="김은수" w:date="2026-10-12T23:57:00Z"/>
                  </w:rPr>
                </w:rPrChange>
              </w:rPr>
            </w:pPr>
            <w:ins w:id="5036" w:author="김은수" w:date="2026-10-12T23:57:00Z">
              <w:r w:rsidRPr="007A214F">
                <w:rPr>
                  <w:lang w:val="en-US"/>
                  <w:rPrChange w:id="5037" w:author="김은수" w:date="2026-10-16T17:03:00Z" w16du:dateUtc="2026-10-16T08:03:00Z">
                    <w:rPr/>
                  </w:rPrChange>
                </w:rPr>
                <w:t>SW-FW-RID-52, SW-FW-RID-76</w:t>
              </w:r>
            </w:ins>
          </w:p>
        </w:tc>
      </w:tr>
      <w:tr w:rsidR="000E2972" w:rsidRPr="007A214F" w14:paraId="1DFA8B2D" w14:textId="77777777" w:rsidTr="000E2972">
        <w:trPr>
          <w:ins w:id="5038" w:author="김은수" w:date="2026-10-12T23:57:00Z"/>
          <w:del w:id="5039" w:author="김은수" w:date="2026-10-16T07:34:00Z"/>
        </w:trPr>
        <w:tc>
          <w:tcPr>
            <w:tcW w:w="3000" w:type="dxa"/>
          </w:tcPr>
          <w:p w14:paraId="6C6CEEA2" w14:textId="77777777" w:rsidR="000E2972" w:rsidRDefault="0034418E">
            <w:pPr>
              <w:pStyle w:val="TDC7"/>
              <w:rPr>
                <w:ins w:id="5040" w:author="김은수" w:date="2026-10-12T23:57:00Z"/>
              </w:rPr>
            </w:pPr>
            <w:ins w:id="5041" w:author="김은수" w:date="2026-10-12T23:57:00Z">
              <w:r>
                <w:t>SU-ID-QCC-008 Bluetooth Classic 유닛</w:t>
              </w:r>
            </w:ins>
          </w:p>
        </w:tc>
        <w:tc>
          <w:tcPr>
            <w:tcW w:w="2700" w:type="dxa"/>
          </w:tcPr>
          <w:p w14:paraId="2A0BBCC1" w14:textId="77777777" w:rsidR="000E2972" w:rsidRDefault="0034418E">
            <w:pPr>
              <w:pStyle w:val="TDC7"/>
              <w:rPr>
                <w:ins w:id="5042" w:author="김은수" w:date="2026-10-12T23:57:00Z"/>
              </w:rPr>
            </w:pPr>
            <w:ins w:id="5043" w:author="김은수" w:date="2026-10-12T23:57:00Z">
              <w:r>
                <w:t>SI-ID-QCC-003 블루투스 모듈</w:t>
              </w:r>
            </w:ins>
          </w:p>
        </w:tc>
        <w:tc>
          <w:tcPr>
            <w:tcW w:w="3938" w:type="dxa"/>
          </w:tcPr>
          <w:p w14:paraId="1F55145A" w14:textId="77777777" w:rsidR="000E2972" w:rsidRPr="007A214F" w:rsidRDefault="0034418E">
            <w:pPr>
              <w:pStyle w:val="TDC7"/>
              <w:rPr>
                <w:ins w:id="5044" w:author="김은수" w:date="2026-10-12T23:57:00Z"/>
                <w:lang w:val="en-US"/>
                <w:rPrChange w:id="5045" w:author="김은수" w:date="2026-10-16T17:03:00Z" w16du:dateUtc="2026-10-16T08:03:00Z">
                  <w:rPr>
                    <w:ins w:id="5046" w:author="김은수" w:date="2026-10-12T23:57:00Z"/>
                  </w:rPr>
                </w:rPrChange>
              </w:rPr>
            </w:pPr>
            <w:ins w:id="5047" w:author="김은수" w:date="2026-10-12T23:57:00Z">
              <w:r w:rsidRPr="007A214F">
                <w:rPr>
                  <w:lang w:val="en-US"/>
                  <w:rPrChange w:id="5048" w:author="김은수" w:date="2026-10-16T17:03:00Z" w16du:dateUtc="2026-10-16T08:03:00Z">
                    <w:rPr/>
                  </w:rPrChange>
                </w:rPr>
                <w:t>SW-FW-RID-15, SW-FW-RID-16, SW-FW-RID-69</w:t>
              </w:r>
            </w:ins>
          </w:p>
        </w:tc>
      </w:tr>
      <w:tr w:rsidR="000E2972" w14:paraId="0CED20E8" w14:textId="77777777" w:rsidTr="000E2972">
        <w:trPr>
          <w:ins w:id="5049" w:author="김은수" w:date="2026-10-12T23:57:00Z"/>
          <w:del w:id="5050" w:author="김은수" w:date="2026-10-16T07:34:00Z"/>
        </w:trPr>
        <w:tc>
          <w:tcPr>
            <w:tcW w:w="3000" w:type="dxa"/>
          </w:tcPr>
          <w:p w14:paraId="2FBA05F4" w14:textId="77777777" w:rsidR="000E2972" w:rsidRDefault="0034418E">
            <w:pPr>
              <w:pStyle w:val="TDC7"/>
              <w:rPr>
                <w:ins w:id="5051" w:author="김은수" w:date="2026-10-12T23:57:00Z"/>
              </w:rPr>
            </w:pPr>
            <w:ins w:id="5052" w:author="김은수" w:date="2026-10-12T23:57:00Z">
              <w:r>
                <w:t>SU-ID-QCC-009 BLE 유닛</w:t>
              </w:r>
            </w:ins>
          </w:p>
        </w:tc>
        <w:tc>
          <w:tcPr>
            <w:tcW w:w="2700" w:type="dxa"/>
          </w:tcPr>
          <w:p w14:paraId="0E833BDC" w14:textId="77777777" w:rsidR="000E2972" w:rsidRDefault="0034418E">
            <w:pPr>
              <w:pStyle w:val="TDC7"/>
              <w:rPr>
                <w:ins w:id="5053" w:author="김은수" w:date="2026-10-12T23:57:00Z"/>
              </w:rPr>
            </w:pPr>
            <w:ins w:id="5054" w:author="김은수" w:date="2026-10-12T23:57:00Z">
              <w:r>
                <w:t>SI-ID-QCC-003 블루투스 모듈</w:t>
              </w:r>
            </w:ins>
          </w:p>
        </w:tc>
        <w:tc>
          <w:tcPr>
            <w:tcW w:w="3938" w:type="dxa"/>
          </w:tcPr>
          <w:p w14:paraId="5B9C0EB5" w14:textId="77777777" w:rsidR="000E2972" w:rsidRDefault="0034418E">
            <w:pPr>
              <w:pStyle w:val="TDC7"/>
              <w:rPr>
                <w:ins w:id="5055" w:author="김은수" w:date="2026-10-12T23:57:00Z"/>
              </w:rPr>
            </w:pPr>
            <w:ins w:id="5056" w:author="김은수" w:date="2026-10-12T23:57:00Z">
              <w:del w:id="5057" w:author="김은수" w:date="2026-10-13T00:05:00Z">
                <w:r>
                  <w:delText>SW-FW-RID-44, SW-FW-RID-45, SW-FW-RID-47, SW-FW-RID-48, SW-FW-RID-49, SW-FW-RID-70, SW-FW-RID-76</w:delText>
                </w:r>
              </w:del>
            </w:ins>
            <w:ins w:id="5058" w:author="김은수" w:date="2026-10-13T00:05:00Z">
              <w:r>
                <w:t>SW-FW-RID-29, SW-FW-RID-35, SW-FW-RID-38, SW-FW-RID-44, SW-FW-RID-45, SW-FW-RID-47, SW-FW-RID-48, SW-FW-RID-49, SW-FW-RID-63, SW-FW-RID-70, SW-FW-RID-76</w:t>
              </w:r>
            </w:ins>
          </w:p>
        </w:tc>
      </w:tr>
      <w:tr w:rsidR="000E2972" w:rsidRPr="007A214F" w14:paraId="094695AC" w14:textId="77777777" w:rsidTr="000E2972">
        <w:trPr>
          <w:ins w:id="5059" w:author="김은수" w:date="2026-10-12T23:57:00Z"/>
          <w:del w:id="5060" w:author="김은수" w:date="2026-10-16T07:34:00Z"/>
        </w:trPr>
        <w:tc>
          <w:tcPr>
            <w:tcW w:w="3000" w:type="dxa"/>
          </w:tcPr>
          <w:p w14:paraId="00140E05" w14:textId="77777777" w:rsidR="000E2972" w:rsidRDefault="0034418E">
            <w:pPr>
              <w:pStyle w:val="TDC7"/>
              <w:rPr>
                <w:ins w:id="5061" w:author="김은수" w:date="2026-10-12T23:57:00Z"/>
              </w:rPr>
            </w:pPr>
            <w:ins w:id="5062" w:author="김은수" w:date="2026-10-12T23:57:00Z">
              <w:r>
                <w:t>SU-ID-QCC-010 AUTH service 처리 유닛</w:t>
              </w:r>
            </w:ins>
          </w:p>
        </w:tc>
        <w:tc>
          <w:tcPr>
            <w:tcW w:w="2700" w:type="dxa"/>
          </w:tcPr>
          <w:p w14:paraId="1C6A8FF7" w14:textId="77777777" w:rsidR="000E2972" w:rsidRDefault="0034418E">
            <w:pPr>
              <w:pStyle w:val="TDC7"/>
              <w:rPr>
                <w:ins w:id="5063" w:author="김은수" w:date="2026-10-12T23:57:00Z"/>
              </w:rPr>
            </w:pPr>
            <w:ins w:id="5064" w:author="김은수" w:date="2026-10-12T23:57:00Z">
              <w:r>
                <w:t>SI-ID-QCC-003 블루투스 모듈</w:t>
              </w:r>
            </w:ins>
          </w:p>
        </w:tc>
        <w:tc>
          <w:tcPr>
            <w:tcW w:w="3938" w:type="dxa"/>
          </w:tcPr>
          <w:p w14:paraId="3F21A869" w14:textId="77777777" w:rsidR="000E2972" w:rsidRPr="007A214F" w:rsidRDefault="0034418E">
            <w:pPr>
              <w:pStyle w:val="TDC7"/>
              <w:rPr>
                <w:ins w:id="5065" w:author="김은수" w:date="2026-10-12T23:57:00Z"/>
                <w:lang w:val="en-US"/>
                <w:rPrChange w:id="5066" w:author="김은수" w:date="2026-10-16T17:03:00Z" w16du:dateUtc="2026-10-16T08:03:00Z">
                  <w:rPr>
                    <w:ins w:id="5067" w:author="김은수" w:date="2026-10-12T23:57:00Z"/>
                  </w:rPr>
                </w:rPrChange>
              </w:rPr>
            </w:pPr>
            <w:ins w:id="5068" w:author="김은수" w:date="2026-10-12T23:57:00Z">
              <w:r w:rsidRPr="007A214F">
                <w:rPr>
                  <w:lang w:val="en-US"/>
                  <w:rPrChange w:id="5069" w:author="김은수" w:date="2026-10-16T17:03:00Z" w16du:dateUtc="2026-10-16T08:03:00Z">
                    <w:rPr/>
                  </w:rPrChange>
                </w:rPr>
                <w:t>SW-FW-RID-48, SW-FW-RID-52, SW-FW-RID-71, SW-FW-RID-76</w:t>
              </w:r>
            </w:ins>
          </w:p>
        </w:tc>
      </w:tr>
      <w:tr w:rsidR="000E2972" w14:paraId="1A540B38" w14:textId="77777777" w:rsidTr="000E2972">
        <w:trPr>
          <w:ins w:id="5070" w:author="김은수" w:date="2026-10-12T23:57:00Z"/>
          <w:del w:id="5071" w:author="김은수" w:date="2026-10-16T07:34:00Z"/>
        </w:trPr>
        <w:tc>
          <w:tcPr>
            <w:tcW w:w="3000" w:type="dxa"/>
          </w:tcPr>
          <w:p w14:paraId="73E88C92" w14:textId="77777777" w:rsidR="000E2972" w:rsidRDefault="0034418E">
            <w:pPr>
              <w:pStyle w:val="TDC7"/>
              <w:rPr>
                <w:ins w:id="5072" w:author="김은수" w:date="2026-10-12T23:57:00Z"/>
              </w:rPr>
            </w:pPr>
            <w:ins w:id="5073" w:author="김은수" w:date="2026-10-12T23:57:00Z">
              <w:r>
                <w:t>SU-ID-QCC-011 BLE Data 처리 유닛</w:t>
              </w:r>
            </w:ins>
          </w:p>
        </w:tc>
        <w:tc>
          <w:tcPr>
            <w:tcW w:w="2700" w:type="dxa"/>
          </w:tcPr>
          <w:p w14:paraId="3B65B9DF" w14:textId="77777777" w:rsidR="000E2972" w:rsidRDefault="0034418E">
            <w:pPr>
              <w:pStyle w:val="TDC7"/>
              <w:rPr>
                <w:ins w:id="5074" w:author="김은수" w:date="2026-10-12T23:57:00Z"/>
              </w:rPr>
            </w:pPr>
            <w:ins w:id="5075" w:author="김은수" w:date="2026-10-12T23:57:00Z">
              <w:r>
                <w:t>SI-ID-QCC-003 블루투스 모듈</w:t>
              </w:r>
            </w:ins>
          </w:p>
        </w:tc>
        <w:tc>
          <w:tcPr>
            <w:tcW w:w="3938" w:type="dxa"/>
          </w:tcPr>
          <w:p w14:paraId="48986B2A" w14:textId="77777777" w:rsidR="000E2972" w:rsidRDefault="0034418E">
            <w:pPr>
              <w:pStyle w:val="TDC7"/>
              <w:rPr>
                <w:ins w:id="5076" w:author="김은수" w:date="2026-10-12T23:57:00Z"/>
              </w:rPr>
            </w:pPr>
            <w:ins w:id="5077" w:author="김은수" w:date="2026-10-12T23:57:00Z">
              <w:r>
                <w:t>SW-FW-RID-24, SW-FW-RID-25, SW-FW-RID-26, SW-FW-RID-27, SW-FW-RID-28, SW-FW-RID-29, SW-FW-RID-30, SW-FW-RID-31, SW-FW-RID-32, SW-FW-RID-33, SW-FW-RID-34, SW-FW-RID-35, SW-FW-RID-36, SW-FW-RID-37, SW-FW-RID-38, SW-FW-RID-39, SW-FW-RID-40, SW-FW-RID-44, SW-FW-RID-45, SW-FW-RID-59, SW-FW-RID-60, SW-FW-RID-66, SW-FW-RID-70, SW-FW-RID-76</w:t>
              </w:r>
            </w:ins>
          </w:p>
        </w:tc>
      </w:tr>
      <w:tr w:rsidR="000E2972" w14:paraId="49E1A22A" w14:textId="77777777" w:rsidTr="000E2972">
        <w:trPr>
          <w:ins w:id="5078" w:author="김은수" w:date="2026-10-12T23:57:00Z"/>
          <w:del w:id="5079" w:author="김은수" w:date="2026-10-16T07:34:00Z"/>
        </w:trPr>
        <w:tc>
          <w:tcPr>
            <w:tcW w:w="3000" w:type="dxa"/>
          </w:tcPr>
          <w:p w14:paraId="253F1878" w14:textId="77777777" w:rsidR="000E2972" w:rsidRDefault="0034418E">
            <w:pPr>
              <w:pStyle w:val="TDC7"/>
              <w:rPr>
                <w:ins w:id="5080" w:author="김은수" w:date="2026-10-12T23:57:00Z"/>
              </w:rPr>
            </w:pPr>
            <w:ins w:id="5081" w:author="김은수" w:date="2026-10-12T23:57:00Z">
              <w:r>
                <w:t>SU-ID-QCC-012 보안 처리 유닛</w:t>
              </w:r>
            </w:ins>
          </w:p>
        </w:tc>
        <w:tc>
          <w:tcPr>
            <w:tcW w:w="2700" w:type="dxa"/>
          </w:tcPr>
          <w:p w14:paraId="009A851F" w14:textId="77777777" w:rsidR="000E2972" w:rsidRDefault="0034418E">
            <w:pPr>
              <w:pStyle w:val="TDC7"/>
              <w:rPr>
                <w:ins w:id="5082" w:author="김은수" w:date="2026-10-12T23:57:00Z"/>
              </w:rPr>
            </w:pPr>
            <w:ins w:id="5083" w:author="김은수" w:date="2026-10-12T23:57:00Z">
              <w:r>
                <w:t>SI-ID-QCC-004 보안 모듈</w:t>
              </w:r>
            </w:ins>
          </w:p>
        </w:tc>
        <w:tc>
          <w:tcPr>
            <w:tcW w:w="3938" w:type="dxa"/>
          </w:tcPr>
          <w:p w14:paraId="42F19B5A" w14:textId="77777777" w:rsidR="000E2972" w:rsidRDefault="0034418E">
            <w:pPr>
              <w:pStyle w:val="TDC7"/>
              <w:rPr>
                <w:ins w:id="5084" w:author="김은수" w:date="2026-10-12T23:57:00Z"/>
              </w:rPr>
            </w:pPr>
            <w:ins w:id="5085" w:author="김은수" w:date="2026-10-12T23:57:00Z">
              <w:r>
                <w:t>SW-FW-RID-47, SW-FW-RID-48, SW-FW-RID-49, SW-FW-RID-52, SW-FW-RID-71, SW-FW-RID-72, SW-FW-RID-76</w:t>
              </w:r>
            </w:ins>
          </w:p>
        </w:tc>
      </w:tr>
      <w:tr w:rsidR="000E2972" w14:paraId="571F85D5" w14:textId="77777777" w:rsidTr="000E2972">
        <w:trPr>
          <w:ins w:id="5086" w:author="김은수" w:date="2026-10-12T23:57:00Z"/>
          <w:del w:id="5087" w:author="김은수" w:date="2026-10-16T07:34:00Z"/>
        </w:trPr>
        <w:tc>
          <w:tcPr>
            <w:tcW w:w="3000" w:type="dxa"/>
          </w:tcPr>
          <w:p w14:paraId="7016FBB9" w14:textId="77777777" w:rsidR="000E2972" w:rsidRDefault="0034418E">
            <w:pPr>
              <w:pStyle w:val="TDC7"/>
              <w:rPr>
                <w:ins w:id="5088" w:author="김은수" w:date="2026-10-12T23:57:00Z"/>
              </w:rPr>
            </w:pPr>
            <w:ins w:id="5089" w:author="김은수" w:date="2026-10-12T23:57:00Z">
              <w:r>
                <w:t>SU-ID-QCC-013 보안 툴박스 유닛</w:t>
              </w:r>
            </w:ins>
          </w:p>
        </w:tc>
        <w:tc>
          <w:tcPr>
            <w:tcW w:w="2700" w:type="dxa"/>
          </w:tcPr>
          <w:p w14:paraId="3CC3D993" w14:textId="77777777" w:rsidR="000E2972" w:rsidRDefault="0034418E">
            <w:pPr>
              <w:pStyle w:val="TDC7"/>
              <w:rPr>
                <w:ins w:id="5090" w:author="김은수" w:date="2026-10-12T23:57:00Z"/>
              </w:rPr>
            </w:pPr>
            <w:ins w:id="5091" w:author="김은수" w:date="2026-10-12T23:57:00Z">
              <w:r>
                <w:t>SI-ID-QCC-004 보안 모듈</w:t>
              </w:r>
            </w:ins>
          </w:p>
        </w:tc>
        <w:tc>
          <w:tcPr>
            <w:tcW w:w="3938" w:type="dxa"/>
          </w:tcPr>
          <w:p w14:paraId="407EAF80" w14:textId="77777777" w:rsidR="000E2972" w:rsidRDefault="0034418E">
            <w:pPr>
              <w:pStyle w:val="TDC7"/>
              <w:rPr>
                <w:ins w:id="5092" w:author="김은수" w:date="2026-10-12T23:57:00Z"/>
              </w:rPr>
            </w:pPr>
            <w:ins w:id="5093" w:author="김은수" w:date="2026-10-12T23:57:00Z">
              <w:r>
                <w:t>SW-FW-RID-52, SW-FW-RID-76, SW-FW-RID-78</w:t>
              </w:r>
            </w:ins>
          </w:p>
        </w:tc>
      </w:tr>
      <w:tr w:rsidR="000E2972" w14:paraId="48B66E91" w14:textId="77777777" w:rsidTr="000E2972">
        <w:trPr>
          <w:ins w:id="5094" w:author="김은수" w:date="2026-10-12T23:57:00Z"/>
          <w:del w:id="5095" w:author="김은수" w:date="2026-10-16T07:34:00Z"/>
        </w:trPr>
        <w:tc>
          <w:tcPr>
            <w:tcW w:w="3000" w:type="dxa"/>
          </w:tcPr>
          <w:p w14:paraId="6F5E2F64" w14:textId="77777777" w:rsidR="000E2972" w:rsidRDefault="0034418E">
            <w:pPr>
              <w:pStyle w:val="TDC7"/>
              <w:rPr>
                <w:ins w:id="5096" w:author="김은수" w:date="2026-10-12T23:57:00Z"/>
              </w:rPr>
            </w:pPr>
            <w:ins w:id="5097" w:author="김은수" w:date="2026-10-12T23:57:00Z">
              <w:r>
                <w:t>SU-ID-QCC-014 보안 NVM 유닛</w:t>
              </w:r>
            </w:ins>
          </w:p>
        </w:tc>
        <w:tc>
          <w:tcPr>
            <w:tcW w:w="2700" w:type="dxa"/>
          </w:tcPr>
          <w:p w14:paraId="0B4D0891" w14:textId="77777777" w:rsidR="000E2972" w:rsidRDefault="0034418E">
            <w:pPr>
              <w:pStyle w:val="TDC7"/>
              <w:rPr>
                <w:ins w:id="5098" w:author="김은수" w:date="2026-10-12T23:57:00Z"/>
              </w:rPr>
            </w:pPr>
            <w:ins w:id="5099" w:author="김은수" w:date="2026-10-12T23:57:00Z">
              <w:r>
                <w:t>SI-ID-QCC-004 보안 모듈</w:t>
              </w:r>
            </w:ins>
          </w:p>
        </w:tc>
        <w:tc>
          <w:tcPr>
            <w:tcW w:w="3938" w:type="dxa"/>
          </w:tcPr>
          <w:p w14:paraId="254E5242" w14:textId="77777777" w:rsidR="000E2972" w:rsidRDefault="0034418E">
            <w:pPr>
              <w:pStyle w:val="TDC7"/>
              <w:rPr>
                <w:ins w:id="5100" w:author="김은수" w:date="2026-10-12T23:57:00Z"/>
              </w:rPr>
            </w:pPr>
            <w:ins w:id="5101" w:author="김은수" w:date="2026-10-12T23:57:00Z">
              <w:r>
                <w:t>SW-FW-RID-52, SW-FW-RID-76, SW-FW-RID-78</w:t>
              </w:r>
            </w:ins>
          </w:p>
        </w:tc>
      </w:tr>
    </w:tbl>
    <w:p w14:paraId="6EA817D1" w14:textId="77777777" w:rsidR="008B0BCB" w:rsidRDefault="00397FD9">
      <w:pPr>
        <w:pStyle w:val="TDC22"/>
        <w:keepNext w:val="0"/>
        <w:keepLines w:val="0"/>
        <w:spacing w:after="80"/>
        <w:rPr>
          <w:ins w:id="5102" w:author="김은수" w:date="2026-10-12T12:28:00Z"/>
          <w:del w:id="5103" w:author="김은수" w:date="2026-10-12T23:57:00Z"/>
        </w:rPr>
      </w:pPr>
      <w:ins w:id="5104" w:author="김은수" w:date="2026-10-12T12:28:00Z">
        <w:del w:id="5105" w:author="김은수" w:date="2026-10-12T23:57:00Z">
          <w:r>
            <w:delText>표 QCC-1. 제공 QCC 설계의 요구사항·모듈·유닛 연결</w:delText>
          </w:r>
        </w:del>
      </w:ins>
    </w:p>
    <w:tbl>
      <w:tblPr>
        <w:tblStyle w:val="TDC21"/>
        <w:tblW w:w="9638"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bottom w:w="80" w:type="dxa"/>
        </w:tblCellMar>
        <w:tblLook w:val="04A0" w:firstRow="1" w:lastRow="0" w:firstColumn="1" w:lastColumn="0" w:noHBand="0" w:noVBand="1"/>
      </w:tblPr>
      <w:tblGrid>
        <w:gridCol w:w="2200"/>
        <w:gridCol w:w="3100"/>
        <w:gridCol w:w="4338"/>
      </w:tblGrid>
      <w:tr w:rsidR="008B0BCB" w14:paraId="178A917F" w14:textId="77777777" w:rsidTr="008B0BCB">
        <w:trPr>
          <w:cnfStyle w:val="100000000000" w:firstRow="1" w:lastRow="0" w:firstColumn="0" w:lastColumn="0" w:oddVBand="0" w:evenVBand="0" w:oddHBand="0" w:evenHBand="0" w:firstRowFirstColumn="0" w:firstRowLastColumn="0" w:lastRowFirstColumn="0" w:lastRowLastColumn="0"/>
          <w:cantSplit/>
          <w:tblHeader/>
          <w:ins w:id="5106" w:author="김은수" w:date="2026-10-12T12:28:00Z"/>
          <w:del w:id="5107"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shd w:val="clear" w:color="auto" w:fill="D9D9D9"/>
          </w:tcPr>
          <w:p w14:paraId="41A6965A" w14:textId="77777777" w:rsidR="008B0BCB" w:rsidRDefault="00397FD9">
            <w:pPr>
              <w:pStyle w:val="TDC0"/>
              <w:keepNext w:val="0"/>
              <w:spacing w:after="0"/>
            </w:pPr>
            <w:ins w:id="5108" w:author="김은수" w:date="2026-10-12T12:28:00Z">
              <w:r>
                <w:t>QCC 유닛 / 원문 ID</w:t>
              </w:r>
            </w:ins>
          </w:p>
        </w:tc>
        <w:tc>
          <w:tcPr>
            <w:tcW w:w="3100" w:type="dxa"/>
            <w:shd w:val="clear" w:color="auto" w:fill="D9D9D9"/>
          </w:tcPr>
          <w:p w14:paraId="2EE2C40D" w14:textId="77777777" w:rsidR="008B0BCB" w:rsidRDefault="00397FD9">
            <w:pPr>
              <w:pStyle w:val="TDC0"/>
              <w:keepNext w:val="0"/>
              <w:spacing w:after="0"/>
              <w:cnfStyle w:val="100000000000" w:firstRow="1" w:lastRow="0" w:firstColumn="0" w:lastColumn="0" w:oddVBand="0" w:evenVBand="0" w:oddHBand="0" w:evenHBand="0" w:firstRowFirstColumn="0" w:firstRowLastColumn="0" w:lastRowFirstColumn="0" w:lastRowLastColumn="0"/>
            </w:pPr>
            <w:ins w:id="5109" w:author="김은수" w:date="2026-10-12T12:28:00Z">
              <w:r>
                <w:t>모듈</w:t>
              </w:r>
            </w:ins>
          </w:p>
        </w:tc>
        <w:tc>
          <w:tcPr>
            <w:tcW w:w="4338" w:type="dxa"/>
            <w:shd w:val="clear" w:color="auto" w:fill="D9D9D9"/>
          </w:tcPr>
          <w:p w14:paraId="4C87F9E5" w14:textId="77777777" w:rsidR="008B0BCB" w:rsidRDefault="00397FD9">
            <w:pPr>
              <w:pStyle w:val="TDC0"/>
              <w:keepNext w:val="0"/>
              <w:spacing w:after="0"/>
              <w:cnfStyle w:val="100000000000" w:firstRow="1" w:lastRow="0" w:firstColumn="0" w:lastColumn="0" w:oddVBand="0" w:evenVBand="0" w:oddHBand="0" w:evenHBand="0" w:firstRowFirstColumn="0" w:firstRowLastColumn="0" w:lastRowFirstColumn="0" w:lastRowLastColumn="0"/>
            </w:pPr>
            <w:ins w:id="5110" w:author="김은수" w:date="2026-10-12T12:28:00Z">
              <w:r>
                <w:t>연결 요구사항</w:t>
              </w:r>
            </w:ins>
          </w:p>
        </w:tc>
      </w:tr>
      <w:tr w:rsidR="008B0BCB" w14:paraId="5E00F7A4" w14:textId="77777777" w:rsidTr="008B0BCB">
        <w:trPr>
          <w:ins w:id="5111" w:author="김은수" w:date="2026-10-12T12:28:00Z"/>
          <w:del w:id="5112"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39FC7DAB" w14:textId="77777777" w:rsidR="008B0BCB" w:rsidRDefault="00397FD9">
            <w:pPr>
              <w:pStyle w:val="TDC7"/>
              <w:spacing w:after="0"/>
            </w:pPr>
            <w:ins w:id="5113" w:author="김은수" w:date="2026-10-12T12:28:00Z">
              <w:r>
                <w:t>SU-ID-QCC-001</w:t>
              </w:r>
              <w:r>
                <w:br/>
                <w:t>시스템 초기화와 설정 유닛</w:t>
              </w:r>
              <w:r>
                <w:br/>
                <w:t>원문 SW-BT-DS-ID-001</w:t>
              </w:r>
            </w:ins>
          </w:p>
        </w:tc>
        <w:tc>
          <w:tcPr>
            <w:tcW w:w="3100" w:type="dxa"/>
          </w:tcPr>
          <w:p w14:paraId="266DDC5E"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14" w:author="김은수" w:date="2026-10-12T12:28:00Z">
              <w:r>
                <w:t>SI-ID-QCC-001</w:t>
              </w:r>
            </w:ins>
          </w:p>
        </w:tc>
        <w:tc>
          <w:tcPr>
            <w:tcW w:w="4338" w:type="dxa"/>
          </w:tcPr>
          <w:p w14:paraId="5FABD46B"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15" w:author="김은수" w:date="2026-10-12T12:28:00Z">
              <w:r>
                <w:t>SW-FW-RID-15, SW-FW-RID-16, SW-FW-RID-44, SW-FW-RID-45, SW-FW-RID-48, SW-FW-RID-49, SW-FW-RID-52, SW-FW-RID-76</w:t>
              </w:r>
            </w:ins>
          </w:p>
        </w:tc>
      </w:tr>
      <w:tr w:rsidR="008B0BCB" w14:paraId="57A204AD" w14:textId="77777777" w:rsidTr="008B0BCB">
        <w:trPr>
          <w:ins w:id="5116" w:author="김은수" w:date="2026-10-12T12:28:00Z"/>
          <w:del w:id="5117"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6629488F" w14:textId="77777777" w:rsidR="008B0BCB" w:rsidRDefault="00397FD9">
            <w:pPr>
              <w:pStyle w:val="TDC7"/>
              <w:spacing w:after="0"/>
            </w:pPr>
            <w:ins w:id="5118" w:author="김은수" w:date="2026-10-12T12:28:00Z">
              <w:r>
                <w:t>SU-ID-QCC-002</w:t>
              </w:r>
              <w:r>
                <w:br/>
                <w:t>시스템 상태 유닛</w:t>
              </w:r>
              <w:r>
                <w:br/>
                <w:t>원문 SW-FW-DS-ID-002</w:t>
              </w:r>
            </w:ins>
          </w:p>
        </w:tc>
        <w:tc>
          <w:tcPr>
            <w:tcW w:w="3100" w:type="dxa"/>
          </w:tcPr>
          <w:p w14:paraId="58D18B10"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19" w:author="김은수" w:date="2026-10-12T12:28:00Z">
              <w:r>
                <w:t>SI-ID-QCC-001</w:t>
              </w:r>
            </w:ins>
          </w:p>
        </w:tc>
        <w:tc>
          <w:tcPr>
            <w:tcW w:w="4338" w:type="dxa"/>
          </w:tcPr>
          <w:p w14:paraId="79D0BAFA"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20" w:author="김은수" w:date="2026-10-12T12:28:00Z">
              <w:r>
                <w:t>SW-FW-RID-44, SW-FW-RID-45, SW-FW-RID-66, SW-FW-RID-68, SW-FW-RID-70</w:t>
              </w:r>
            </w:ins>
          </w:p>
        </w:tc>
      </w:tr>
      <w:tr w:rsidR="008B0BCB" w14:paraId="13DA9B66" w14:textId="77777777" w:rsidTr="008B0BCB">
        <w:trPr>
          <w:ins w:id="5121" w:author="김은수" w:date="2026-10-12T12:28:00Z"/>
          <w:del w:id="5122"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7D9A446D" w14:textId="77777777" w:rsidR="008B0BCB" w:rsidRDefault="00397FD9">
            <w:pPr>
              <w:pStyle w:val="TDC7"/>
              <w:spacing w:after="0"/>
            </w:pPr>
            <w:ins w:id="5123" w:author="김은수" w:date="2026-10-12T12:28:00Z">
              <w:r>
                <w:t>SU-ID-QCC-003</w:t>
              </w:r>
              <w:r>
                <w:br/>
                <w:t>장치 상태 유닛</w:t>
              </w:r>
              <w:r>
                <w:br/>
                <w:t>원문 SW-FW-DS-ID-003</w:t>
              </w:r>
            </w:ins>
          </w:p>
        </w:tc>
        <w:tc>
          <w:tcPr>
            <w:tcW w:w="3100" w:type="dxa"/>
          </w:tcPr>
          <w:p w14:paraId="223FF2CD"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24" w:author="김은수" w:date="2026-10-12T12:28:00Z">
              <w:r>
                <w:t>SI-ID-QCC-001</w:t>
              </w:r>
            </w:ins>
          </w:p>
        </w:tc>
        <w:tc>
          <w:tcPr>
            <w:tcW w:w="4338" w:type="dxa"/>
          </w:tcPr>
          <w:p w14:paraId="0A5256DA"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25" w:author="김은수" w:date="2026-10-12T12:28:00Z">
              <w:r>
                <w:t>SW-FW-RID-15, SW-FW-RID-69, SW-FW-RID-70</w:t>
              </w:r>
            </w:ins>
          </w:p>
        </w:tc>
      </w:tr>
      <w:tr w:rsidR="008B0BCB" w14:paraId="65A91DD8" w14:textId="77777777" w:rsidTr="008B0BCB">
        <w:trPr>
          <w:ins w:id="5126" w:author="김은수" w:date="2026-10-12T12:28:00Z"/>
          <w:del w:id="5127"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4488665B" w14:textId="77777777" w:rsidR="008B0BCB" w:rsidRDefault="00397FD9">
            <w:pPr>
              <w:pStyle w:val="TDC7"/>
              <w:spacing w:after="0"/>
            </w:pPr>
            <w:ins w:id="5128" w:author="김은수" w:date="2026-10-12T12:28:00Z">
              <w:r>
                <w:t>SU-ID-QCC-004</w:t>
              </w:r>
              <w:r>
                <w:br/>
                <w:t>블루투스 상태 유닛</w:t>
              </w:r>
              <w:r>
                <w:br/>
                <w:t>원문 SW-FW-DS-ID-004</w:t>
              </w:r>
            </w:ins>
          </w:p>
        </w:tc>
        <w:tc>
          <w:tcPr>
            <w:tcW w:w="3100" w:type="dxa"/>
          </w:tcPr>
          <w:p w14:paraId="3FCB83C8"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29" w:author="김은수" w:date="2026-10-12T12:28:00Z">
              <w:r>
                <w:t>SI-ID-QCC-001</w:t>
              </w:r>
            </w:ins>
          </w:p>
        </w:tc>
        <w:tc>
          <w:tcPr>
            <w:tcW w:w="4338" w:type="dxa"/>
          </w:tcPr>
          <w:p w14:paraId="7D8B5782"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30" w:author="김은수" w:date="2026-10-12T12:28:00Z">
              <w:r>
                <w:t>SW-FW-RID-44, SW-FW-RID-45, SW-FW-RID-66, SW-FW-RID-69, SW-FW-RID-70</w:t>
              </w:r>
            </w:ins>
          </w:p>
        </w:tc>
      </w:tr>
      <w:tr w:rsidR="008B0BCB" w14:paraId="12F1CA71" w14:textId="77777777" w:rsidTr="008B0BCB">
        <w:trPr>
          <w:ins w:id="5131" w:author="김은수" w:date="2026-10-12T12:28:00Z"/>
          <w:del w:id="5132"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23EADEFB" w14:textId="77777777" w:rsidR="008B0BCB" w:rsidRDefault="00397FD9">
            <w:pPr>
              <w:pStyle w:val="TDC7"/>
              <w:spacing w:after="0"/>
            </w:pPr>
            <w:ins w:id="5133" w:author="김은수" w:date="2026-10-12T12:28:00Z">
              <w:r>
                <w:t>SU-ID-QCC-005</w:t>
              </w:r>
              <w:r>
                <w:br/>
                <w:t>PIO 포트 제어 유닛</w:t>
              </w:r>
              <w:r>
                <w:br/>
                <w:t>원문 SW-FW-DS-ID-005</w:t>
              </w:r>
            </w:ins>
          </w:p>
        </w:tc>
        <w:tc>
          <w:tcPr>
            <w:tcW w:w="3100" w:type="dxa"/>
          </w:tcPr>
          <w:p w14:paraId="04791229"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34" w:author="김은수" w:date="2026-10-12T12:28:00Z">
              <w:r>
                <w:t>SI-ID-QCC-002</w:t>
              </w:r>
            </w:ins>
          </w:p>
        </w:tc>
        <w:tc>
          <w:tcPr>
            <w:tcW w:w="4338" w:type="dxa"/>
          </w:tcPr>
          <w:p w14:paraId="33BA739B"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35" w:author="김은수" w:date="2026-10-12T12:28:00Z">
              <w:r>
                <w:t>SW-FW-RID-15, SW-FW-RID-16, SW-FW-RID-44, SW-FW-RID-45, SW-FW-RID-68, SW-FW-RID-69</w:t>
              </w:r>
            </w:ins>
          </w:p>
        </w:tc>
      </w:tr>
      <w:tr w:rsidR="008B0BCB" w14:paraId="2898E783" w14:textId="77777777" w:rsidTr="008B0BCB">
        <w:trPr>
          <w:ins w:id="5136" w:author="김은수" w:date="2026-10-12T12:28:00Z"/>
          <w:del w:id="5137"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60F00F51" w14:textId="77777777" w:rsidR="008B0BCB" w:rsidRDefault="00397FD9">
            <w:pPr>
              <w:pStyle w:val="TDC7"/>
              <w:spacing w:after="0"/>
            </w:pPr>
            <w:ins w:id="5138" w:author="김은수" w:date="2026-10-12T12:28:00Z">
              <w:r>
                <w:t>SU-ID-QCC-006</w:t>
              </w:r>
              <w:r>
                <w:br/>
                <w:t>Power 제어 유닛</w:t>
              </w:r>
              <w:r>
                <w:br/>
                <w:t>원문 SW-FW-DS-ID-006</w:t>
              </w:r>
            </w:ins>
          </w:p>
        </w:tc>
        <w:tc>
          <w:tcPr>
            <w:tcW w:w="3100" w:type="dxa"/>
          </w:tcPr>
          <w:p w14:paraId="74886E17"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39" w:author="김은수" w:date="2026-10-12T12:28:00Z">
              <w:r>
                <w:t>SI-ID-QCC-002</w:t>
              </w:r>
            </w:ins>
          </w:p>
        </w:tc>
        <w:tc>
          <w:tcPr>
            <w:tcW w:w="4338" w:type="dxa"/>
          </w:tcPr>
          <w:p w14:paraId="30F45620"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40" w:author="김은수" w:date="2026-10-12T12:28:00Z">
              <w:r>
                <w:t>SW-FW-RID-21, SW-FW-RID-22, SW-FW-RID-29, SW-FW-RID-55, SW-FW-RID-62, SW-FW-RID-63, SW-FW-RID-68, SW-FW-RID-66</w:t>
              </w:r>
            </w:ins>
          </w:p>
        </w:tc>
      </w:tr>
      <w:tr w:rsidR="008B0BCB" w14:paraId="00F851C8" w14:textId="77777777" w:rsidTr="008B0BCB">
        <w:trPr>
          <w:ins w:id="5141" w:author="김은수" w:date="2026-10-12T12:28:00Z"/>
          <w:del w:id="5142"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0CF656EC" w14:textId="77777777" w:rsidR="008B0BCB" w:rsidRDefault="00397FD9">
            <w:pPr>
              <w:pStyle w:val="TDC7"/>
              <w:spacing w:after="0"/>
            </w:pPr>
            <w:ins w:id="5143" w:author="김은수" w:date="2026-10-12T12:28:00Z">
              <w:r>
                <w:t>SU-ID-QCC-007</w:t>
              </w:r>
              <w:r>
                <w:br/>
                <w:t>NVM 처리 유닛</w:t>
              </w:r>
              <w:r>
                <w:br/>
                <w:t>원문 SW-FW-DS-ID-007</w:t>
              </w:r>
            </w:ins>
          </w:p>
        </w:tc>
        <w:tc>
          <w:tcPr>
            <w:tcW w:w="3100" w:type="dxa"/>
          </w:tcPr>
          <w:p w14:paraId="61715667"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44" w:author="김은수" w:date="2026-10-12T12:28:00Z">
              <w:r>
                <w:t>SI-ID-QCC-002</w:t>
              </w:r>
            </w:ins>
          </w:p>
        </w:tc>
        <w:tc>
          <w:tcPr>
            <w:tcW w:w="4338" w:type="dxa"/>
          </w:tcPr>
          <w:p w14:paraId="540C8FDF"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45" w:author="김은수" w:date="2026-10-12T12:28:00Z">
              <w:r>
                <w:t>SW-FW-RID-52, SW-FW-RID-76</w:t>
              </w:r>
            </w:ins>
          </w:p>
        </w:tc>
      </w:tr>
      <w:tr w:rsidR="008B0BCB" w14:paraId="18CD7F90" w14:textId="77777777" w:rsidTr="008B0BCB">
        <w:trPr>
          <w:ins w:id="5146" w:author="김은수" w:date="2026-10-12T12:28:00Z"/>
          <w:del w:id="5147"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51660B1F" w14:textId="77777777" w:rsidR="008B0BCB" w:rsidRDefault="00397FD9">
            <w:pPr>
              <w:pStyle w:val="TDC7"/>
              <w:spacing w:after="0"/>
            </w:pPr>
            <w:ins w:id="5148" w:author="김은수" w:date="2026-10-12T12:28:00Z">
              <w:r>
                <w:t>SU-ID-QCC-008</w:t>
              </w:r>
              <w:r>
                <w:br/>
                <w:t>Bluetooth Classic 유닛</w:t>
              </w:r>
              <w:r>
                <w:br/>
                <w:t>원문 SW-FW-DS-ID-008</w:t>
              </w:r>
            </w:ins>
          </w:p>
        </w:tc>
        <w:tc>
          <w:tcPr>
            <w:tcW w:w="3100" w:type="dxa"/>
          </w:tcPr>
          <w:p w14:paraId="52C57735"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49" w:author="김은수" w:date="2026-10-12T12:28:00Z">
              <w:r>
                <w:t>SI-ID-QCC-003</w:t>
              </w:r>
            </w:ins>
          </w:p>
        </w:tc>
        <w:tc>
          <w:tcPr>
            <w:tcW w:w="4338" w:type="dxa"/>
          </w:tcPr>
          <w:p w14:paraId="7C7B147A"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50" w:author="김은수" w:date="2026-10-12T12:28:00Z">
              <w:r>
                <w:t>SW-FW-RID-15, SW-FW-RID-16, SW-FW-RID-69, SW-FW-RID-82</w:t>
              </w:r>
            </w:ins>
          </w:p>
        </w:tc>
      </w:tr>
      <w:tr w:rsidR="008B0BCB" w14:paraId="035507AC" w14:textId="77777777" w:rsidTr="008B0BCB">
        <w:trPr>
          <w:ins w:id="5151" w:author="김은수" w:date="2026-10-12T12:28:00Z"/>
          <w:del w:id="5152"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1EA378E1" w14:textId="77777777" w:rsidR="008B0BCB" w:rsidRDefault="00397FD9">
            <w:pPr>
              <w:pStyle w:val="TDC7"/>
              <w:spacing w:after="0"/>
            </w:pPr>
            <w:ins w:id="5153" w:author="김은수" w:date="2026-10-12T12:28:00Z">
              <w:r>
                <w:t>SU-ID-QCC-009</w:t>
              </w:r>
              <w:r>
                <w:br/>
                <w:t>BLE 유닛</w:t>
              </w:r>
              <w:r>
                <w:br/>
                <w:t>원문 SW-FW-DS-ID-009</w:t>
              </w:r>
            </w:ins>
          </w:p>
        </w:tc>
        <w:tc>
          <w:tcPr>
            <w:tcW w:w="3100" w:type="dxa"/>
          </w:tcPr>
          <w:p w14:paraId="006100BF"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54" w:author="김은수" w:date="2026-10-12T12:28:00Z">
              <w:r>
                <w:t>SI-ID-QCC-003</w:t>
              </w:r>
            </w:ins>
          </w:p>
        </w:tc>
        <w:tc>
          <w:tcPr>
            <w:tcW w:w="4338" w:type="dxa"/>
          </w:tcPr>
          <w:p w14:paraId="24664AEC"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55" w:author="김은수" w:date="2026-10-12T12:28:00Z">
              <w:r>
                <w:t>SW-FW-RID-44, SW-FW-RID-45, SW-FW-RID-48, SW-FW-RID-49, SW-FW-RID-70, SW-FW-RID-76, SW-FW-RID-46, SW-FW-RID-47</w:t>
              </w:r>
            </w:ins>
          </w:p>
        </w:tc>
      </w:tr>
      <w:tr w:rsidR="008B0BCB" w14:paraId="2680C29F" w14:textId="77777777" w:rsidTr="008B0BCB">
        <w:trPr>
          <w:ins w:id="5156" w:author="김은수" w:date="2026-10-12T12:28:00Z"/>
          <w:del w:id="5157"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7013FB5E" w14:textId="77777777" w:rsidR="008B0BCB" w:rsidRDefault="00397FD9">
            <w:pPr>
              <w:pStyle w:val="TDC7"/>
              <w:spacing w:after="0"/>
            </w:pPr>
            <w:ins w:id="5158" w:author="김은수" w:date="2026-10-12T12:28:00Z">
              <w:r>
                <w:t>SU-ID-QCC-010</w:t>
              </w:r>
              <w:r>
                <w:br/>
                <w:t>AUTH service 처리 유닛</w:t>
              </w:r>
              <w:r>
                <w:br/>
                <w:t>원문 SW-FW-DS-ID-010</w:t>
              </w:r>
            </w:ins>
          </w:p>
        </w:tc>
        <w:tc>
          <w:tcPr>
            <w:tcW w:w="3100" w:type="dxa"/>
          </w:tcPr>
          <w:p w14:paraId="499F3398"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59" w:author="김은수" w:date="2026-10-12T12:28:00Z">
              <w:r>
                <w:t>SI-ID-QCC-003</w:t>
              </w:r>
            </w:ins>
          </w:p>
        </w:tc>
        <w:tc>
          <w:tcPr>
            <w:tcW w:w="4338" w:type="dxa"/>
          </w:tcPr>
          <w:p w14:paraId="7B8B3518"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60" w:author="김은수" w:date="2026-10-12T12:28:00Z">
              <w:r>
                <w:t>SW-FW-RID-48, SW-FW-RID-52, SW-FW-RID-71, SW-FW-RID-76</w:t>
              </w:r>
            </w:ins>
          </w:p>
        </w:tc>
      </w:tr>
      <w:tr w:rsidR="008B0BCB" w14:paraId="2D4E88B0" w14:textId="77777777" w:rsidTr="008B0BCB">
        <w:trPr>
          <w:ins w:id="5161" w:author="김은수" w:date="2026-10-12T12:28:00Z"/>
          <w:del w:id="5162"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34B70CA1" w14:textId="77777777" w:rsidR="008B0BCB" w:rsidRDefault="00397FD9">
            <w:pPr>
              <w:pStyle w:val="TDC7"/>
              <w:spacing w:after="0"/>
            </w:pPr>
            <w:ins w:id="5163" w:author="김은수" w:date="2026-10-12T12:28:00Z">
              <w:r>
                <w:t>SU-ID-QCC-011</w:t>
              </w:r>
              <w:r>
                <w:br/>
                <w:t>BLE Data 처리 유닛</w:t>
              </w:r>
              <w:r>
                <w:br/>
                <w:t>원문 SW-FW-DS-ID-011</w:t>
              </w:r>
            </w:ins>
          </w:p>
        </w:tc>
        <w:tc>
          <w:tcPr>
            <w:tcW w:w="3100" w:type="dxa"/>
          </w:tcPr>
          <w:p w14:paraId="6D6C3F2C"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64" w:author="김은수" w:date="2026-10-12T12:28:00Z">
              <w:r>
                <w:t>SI-ID-QCC-003</w:t>
              </w:r>
            </w:ins>
          </w:p>
        </w:tc>
        <w:tc>
          <w:tcPr>
            <w:tcW w:w="4338" w:type="dxa"/>
          </w:tcPr>
          <w:p w14:paraId="6CC06E26"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65" w:author="김은수" w:date="2026-10-12T12:28:00Z">
              <w:r>
                <w:t>SW-FW-RID-24, SW-FW-RID-25, SW-FW-RID-26, SW-FW-RID-27, SW-FW-RID-28, SW-FW-RID-29, SW-FW-RID-30, SW-FW-RID-31, SW-FW-RID-32, SW-FW-RID-33, SW-FW-RID-34, SW-FW-RID-35, SW-FW-RID-36, SW-FW-RID-37, SW-FW-RID-38, SW-FW-RID-39, SW-FW-RID-40, SW-FW-RID-44, SW-FW-RID-45, SW-FW-RID-59, SW-FW-RID-60, SW-FW-RID-66, SW-FW-RID-70, SW-FW-RID-76</w:t>
              </w:r>
            </w:ins>
          </w:p>
        </w:tc>
      </w:tr>
      <w:tr w:rsidR="008B0BCB" w14:paraId="2510EE4C" w14:textId="77777777" w:rsidTr="008B0BCB">
        <w:trPr>
          <w:ins w:id="5166" w:author="김은수" w:date="2026-10-12T12:28:00Z"/>
          <w:del w:id="5167"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38DE9C88" w14:textId="77777777" w:rsidR="008B0BCB" w:rsidRDefault="00397FD9">
            <w:pPr>
              <w:pStyle w:val="TDC7"/>
              <w:spacing w:after="0"/>
            </w:pPr>
            <w:ins w:id="5168" w:author="김은수" w:date="2026-10-12T12:28:00Z">
              <w:r>
                <w:t>SU-ID-QCC-012</w:t>
              </w:r>
              <w:r>
                <w:br/>
                <w:t>보안 처리 유닛</w:t>
              </w:r>
              <w:r>
                <w:br/>
                <w:t>원문 SW-FW-DS-ID-012</w:t>
              </w:r>
            </w:ins>
          </w:p>
        </w:tc>
        <w:tc>
          <w:tcPr>
            <w:tcW w:w="3100" w:type="dxa"/>
          </w:tcPr>
          <w:p w14:paraId="4F27EA04"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69" w:author="김은수" w:date="2026-10-12T12:28:00Z">
              <w:r>
                <w:t>SI-ID-QCC-004</w:t>
              </w:r>
            </w:ins>
          </w:p>
        </w:tc>
        <w:tc>
          <w:tcPr>
            <w:tcW w:w="4338" w:type="dxa"/>
          </w:tcPr>
          <w:p w14:paraId="494988C6"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70" w:author="김은수" w:date="2026-10-12T12:28:00Z">
              <w:r>
                <w:t>SW-FW-RID-47, SW-FW-RID-48, SW-FW-RID-49, SW-FW-RID-52, SW-FW-RID-71, SW-FW-RID-72, SW-FW-RID-76</w:t>
              </w:r>
            </w:ins>
          </w:p>
        </w:tc>
      </w:tr>
      <w:tr w:rsidR="008B0BCB" w14:paraId="7456931C" w14:textId="77777777" w:rsidTr="008B0BCB">
        <w:trPr>
          <w:ins w:id="5171" w:author="김은수" w:date="2026-10-12T12:28:00Z"/>
          <w:del w:id="5172"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15928F56" w14:textId="77777777" w:rsidR="008B0BCB" w:rsidRDefault="00397FD9">
            <w:pPr>
              <w:pStyle w:val="TDC7"/>
              <w:spacing w:after="0"/>
            </w:pPr>
            <w:ins w:id="5173" w:author="김은수" w:date="2026-10-12T12:28:00Z">
              <w:r>
                <w:t>SU-ID-QCC-013</w:t>
              </w:r>
              <w:r>
                <w:br/>
                <w:t>보안 툴박스 유닛</w:t>
              </w:r>
              <w:r>
                <w:br/>
                <w:t>원문 SW-FW-DS-ID-013</w:t>
              </w:r>
            </w:ins>
          </w:p>
        </w:tc>
        <w:tc>
          <w:tcPr>
            <w:tcW w:w="3100" w:type="dxa"/>
          </w:tcPr>
          <w:p w14:paraId="329192C9"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74" w:author="김은수" w:date="2026-10-12T12:28:00Z">
              <w:r>
                <w:t>SI-ID-QCC-004</w:t>
              </w:r>
            </w:ins>
          </w:p>
        </w:tc>
        <w:tc>
          <w:tcPr>
            <w:tcW w:w="4338" w:type="dxa"/>
          </w:tcPr>
          <w:p w14:paraId="15B8F9DF"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75" w:author="김은수" w:date="2026-10-12T12:28:00Z">
              <w:r>
                <w:t>SW-FW-RID-52, SW-FW-RID-76, SW-FW-RID-78</w:t>
              </w:r>
            </w:ins>
          </w:p>
        </w:tc>
      </w:tr>
      <w:tr w:rsidR="008B0BCB" w14:paraId="239C37CC" w14:textId="77777777" w:rsidTr="008B0BCB">
        <w:trPr>
          <w:ins w:id="5176" w:author="김은수" w:date="2026-10-12T12:28:00Z"/>
          <w:del w:id="5177"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385694BB" w14:textId="77777777" w:rsidR="008B0BCB" w:rsidRDefault="00397FD9">
            <w:pPr>
              <w:pStyle w:val="TDC7"/>
              <w:spacing w:after="0"/>
            </w:pPr>
            <w:ins w:id="5178" w:author="김은수" w:date="2026-10-12T12:28:00Z">
              <w:r>
                <w:t>SU-ID-QCC-014</w:t>
              </w:r>
              <w:r>
                <w:br/>
                <w:t>보안 NVM 유닛</w:t>
              </w:r>
              <w:r>
                <w:br/>
                <w:t>원문 SW-FW-DS-ID-014</w:t>
              </w:r>
            </w:ins>
          </w:p>
        </w:tc>
        <w:tc>
          <w:tcPr>
            <w:tcW w:w="3100" w:type="dxa"/>
          </w:tcPr>
          <w:p w14:paraId="6C9491A3"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79" w:author="김은수" w:date="2026-10-12T12:28:00Z">
              <w:r>
                <w:t>SI-ID-QCC-004</w:t>
              </w:r>
            </w:ins>
          </w:p>
        </w:tc>
        <w:tc>
          <w:tcPr>
            <w:tcW w:w="4338" w:type="dxa"/>
          </w:tcPr>
          <w:p w14:paraId="1AA413E7"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80" w:author="김은수" w:date="2026-10-12T12:28:00Z">
              <w:r>
                <w:t>SW-FW-RID-52, SW-FW-RID-76, SW-FW-RID-78</w:t>
              </w:r>
            </w:ins>
          </w:p>
        </w:tc>
      </w:tr>
      <w:tr w:rsidR="008B0BCB" w14:paraId="0FA84135" w14:textId="77777777" w:rsidTr="008B0BCB">
        <w:trPr>
          <w:ins w:id="5181" w:author="김은수" w:date="2026-10-12T12:28:00Z"/>
          <w:del w:id="5182" w:author="김은수" w:date="2026-10-12T23:57:00Z"/>
        </w:trPr>
        <w:tc>
          <w:tcPr>
            <w:cnfStyle w:val="001000000000" w:firstRow="0" w:lastRow="0" w:firstColumn="1" w:lastColumn="0" w:oddVBand="0" w:evenVBand="0" w:oddHBand="0" w:evenHBand="0" w:firstRowFirstColumn="0" w:firstRowLastColumn="0" w:lastRowFirstColumn="0" w:lastRowLastColumn="0"/>
            <w:tcW w:w="2200" w:type="dxa"/>
          </w:tcPr>
          <w:p w14:paraId="3B154D66" w14:textId="77777777" w:rsidR="008B0BCB" w:rsidRDefault="00397FD9">
            <w:pPr>
              <w:pStyle w:val="TDC7"/>
              <w:spacing w:after="0"/>
            </w:pPr>
            <w:ins w:id="5183" w:author="김은수" w:date="2026-10-12T12:28:00Z">
              <w:r>
                <w:t>SW-FW-RID-83 사용자 설명서</w:t>
              </w:r>
            </w:ins>
          </w:p>
        </w:tc>
        <w:tc>
          <w:tcPr>
            <w:tcW w:w="3100" w:type="dxa"/>
          </w:tcPr>
          <w:p w14:paraId="3B47160D"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84" w:author="김은수" w:date="2026-10-12T12:28:00Z">
              <w:r>
                <w:t>제품 문서 / E8300 보완</w:t>
              </w:r>
            </w:ins>
          </w:p>
        </w:tc>
        <w:tc>
          <w:tcPr>
            <w:tcW w:w="4338" w:type="dxa"/>
          </w:tcPr>
          <w:p w14:paraId="3125BBF4" w14:textId="77777777" w:rsidR="008B0BCB" w:rsidRDefault="00397FD9">
            <w:pPr>
              <w:pStyle w:val="TDC7"/>
              <w:spacing w:after="0"/>
              <w:cnfStyle w:val="000000000000" w:firstRow="0" w:lastRow="0" w:firstColumn="0" w:lastColumn="0" w:oddVBand="0" w:evenVBand="0" w:oddHBand="0" w:evenHBand="0" w:firstRowFirstColumn="0" w:firstRowLastColumn="0" w:lastRowFirstColumn="0" w:lastRowLastColumn="0"/>
            </w:pPr>
            <w:ins w:id="5185" w:author="김은수" w:date="2026-10-12T12:28:00Z">
              <w:r>
                <w:t>사용 설명서의 안전 예방조치·사용 방법·문제 해결. QCC 실행 유닛에 억지로 배정하지 않음</w:t>
              </w:r>
            </w:ins>
          </w:p>
        </w:tc>
      </w:tr>
    </w:tbl>
    <w:p w14:paraId="44DA3F42" w14:textId="77777777" w:rsidR="008B0BCB" w:rsidRDefault="00397FD9">
      <w:pPr>
        <w:pStyle w:val="TDC20"/>
        <w:spacing w:after="80"/>
        <w:rPr>
          <w:ins w:id="5186" w:author="김은수" w:date="2026-10-12T12:28:00Z"/>
          <w:del w:id="5187" w:author="김은수" w:date="2026-10-12T23:57:00Z"/>
        </w:rPr>
      </w:pPr>
      <w:ins w:id="5188" w:author="김은수" w:date="2026-10-12T12:28:00Z">
        <w:del w:id="5189" w:author="김은수" w:date="2026-10-12T23:57:00Z">
          <w:r>
            <w:delText>이 표는 기존 E8300의 추적성 표를 보완한다. 기능 연결은 설계 대응을 나타내며 실제 유닛 소스/시험 합격을 뜻하지 않는다. SW-FW-RID-82의 외부기 마이크 Classic 송신은 SU-ID-QCC-008의 추가 설계 대상이나 제공 상세설계는 수신 오디오 중심이므로 송신 경로는 자료 미비로 남긴다.</w:delText>
          </w:r>
        </w:del>
      </w:ins>
    </w:p>
    <w:p w14:paraId="03B998E1" w14:textId="77777777" w:rsidR="008B0BCB" w:rsidRDefault="00397FD9">
      <w:pPr>
        <w:pStyle w:val="TDC20"/>
        <w:spacing w:after="80"/>
        <w:rPr>
          <w:ins w:id="5190" w:author="김은수" w:date="2026-10-12T12:28:00Z"/>
          <w:del w:id="5191" w:author="김은수" w:date="2026-10-12T23:57:00Z"/>
        </w:rPr>
      </w:pPr>
      <w:ins w:id="5192" w:author="김은수" w:date="2026-10-12T12:28:00Z">
        <w:del w:id="5193" w:author="김은수" w:date="2026-10-12T23:57:00Z">
          <w:r>
            <w:rPr>
              <w:color w:val="C00000"/>
              <w:sz w:val="24"/>
              <w:szCs w:val="24"/>
              <w:u w:val="single"/>
            </w:rPr>
            <w:delText>[QCC 자료 입력] SW-FW-RID-82 마이크의 QCC 입력 경로, Classic 프로파일/코덱, 상대 장치와 동시 송수신·I2S 방향 및 설계·검증 자료가 필요하다.</w:delText>
          </w:r>
        </w:del>
      </w:ins>
    </w:p>
    <w:p w14:paraId="0A7816B6" w14:textId="77777777" w:rsidR="00042AB8" w:rsidDel="0058450E" w:rsidRDefault="00042AB8">
      <w:pPr>
        <w:pStyle w:val="TDC10"/>
        <w:spacing w:after="0"/>
        <w:rPr>
          <w:del w:id="5194" w:author="김은수" w:date="2026-10-12T09:19:00Z" w16du:dateUtc="2026-10-12T00:19:00Z"/>
        </w:rPr>
        <w:pPrChange w:id="5195" w:author="김은수" w:date="2026-10-01T06:57:00Z">
          <w:pPr>
            <w:wordWrap/>
            <w:spacing w:after="0" w:line="240" w:lineRule="auto"/>
          </w:pPr>
        </w:pPrChange>
      </w:pPr>
    </w:p>
    <w:p w14:paraId="3C0BF8B8" w14:textId="77777777" w:rsidR="00497259" w:rsidRDefault="00497259">
      <w:pPr>
        <w:pStyle w:val="TDC10"/>
        <w:spacing w:after="0"/>
        <w:pPrChange w:id="5196" w:author="김은수" w:date="2026-10-01T06:57:00Z">
          <w:pPr>
            <w:widowControl/>
            <w:wordWrap/>
            <w:autoSpaceDE/>
            <w:autoSpaceDN/>
          </w:pPr>
        </w:pPrChange>
      </w:pPr>
      <w:r>
        <w:br w:type="page"/>
      </w:r>
    </w:p>
    <w:p w14:paraId="325171F4" w14:textId="77777777" w:rsidR="00F806C8" w:rsidRDefault="00F806C8">
      <w:pPr>
        <w:pStyle w:val="TDC10"/>
        <w:spacing w:after="0"/>
        <w:rPr>
          <w:del w:id="5197" w:author="김은수" w:date="2026-10-01T06:57:00Z"/>
        </w:rPr>
        <w:pPrChange w:id="5198" w:author="김은수" w:date="2026-10-01T06:57:00Z">
          <w:pPr>
            <w:wordWrap/>
            <w:spacing w:after="0" w:line="240" w:lineRule="auto"/>
          </w:pPr>
        </w:pPrChange>
      </w:pPr>
      <w:bookmarkStart w:id="5199" w:name="_Toc242733781"/>
      <w:bookmarkStart w:id="5200" w:name="_Toc242735792"/>
      <w:bookmarkStart w:id="5201" w:name="_Toc242774850"/>
      <w:bookmarkEnd w:id="5199"/>
      <w:bookmarkEnd w:id="5200"/>
      <w:bookmarkEnd w:id="5201"/>
    </w:p>
    <w:p w14:paraId="798D5F93" w14:textId="77777777" w:rsidR="000C347F" w:rsidRPr="00C34F72" w:rsidRDefault="000C347F">
      <w:pPr>
        <w:pStyle w:val="TDC1"/>
        <w:rPr>
          <w:ins w:id="5202" w:author="김은수" w:date="2026-09-30T00:44:00Z"/>
        </w:rPr>
        <w:pPrChange w:id="5203" w:author="김은수" w:date="2026-10-01T06:57:00Z">
          <w:pPr>
            <w:pStyle w:val="10"/>
            <w:numPr>
              <w:numId w:val="7"/>
            </w:numPr>
            <w:wordWrap/>
            <w:spacing w:after="0" w:line="240" w:lineRule="auto"/>
            <w:ind w:left="425" w:hanging="425"/>
          </w:pPr>
        </w:pPrChange>
      </w:pPr>
      <w:bookmarkStart w:id="5204" w:name="_Toc242774851"/>
      <w:ins w:id="5205" w:author="김은수" w:date="2026-09-30T00:44:00Z">
        <w:r w:rsidRPr="00C34F72">
          <w:rPr>
            <w:rFonts w:hint="eastAsia"/>
          </w:rPr>
          <w:t>지원</w:t>
        </w:r>
        <w:r w:rsidRPr="00C34F72">
          <w:t xml:space="preserve"> 소프트웨어</w:t>
        </w:r>
        <w:bookmarkEnd w:id="5204"/>
      </w:ins>
    </w:p>
    <w:p w14:paraId="3F98849C" w14:textId="51CC0A08" w:rsidR="000E2972" w:rsidRDefault="0034418E">
      <w:pPr>
        <w:pStyle w:val="TDC12"/>
        <w:rPr>
          <w:ins w:id="5206" w:author="김은수" w:date="2026-10-12T23:57:00Z"/>
        </w:rPr>
      </w:pPr>
      <w:ins w:id="5207" w:author="김은수" w:date="2026-10-12T23:57:00Z">
        <w:r>
          <w:t xml:space="preserve">표 </w:t>
        </w:r>
        <w:r>
          <w:fldChar w:fldCharType="begin"/>
        </w:r>
        <w:r>
          <w:instrText>SEQ 표 \* ARABIC</w:instrText>
        </w:r>
        <w:r>
          <w:fldChar w:fldCharType="separate"/>
        </w:r>
      </w:ins>
      <w:r w:rsidR="00484E2D">
        <w:rPr>
          <w:noProof/>
        </w:rPr>
        <w:t>3</w:t>
      </w:r>
      <w:ins w:id="5208" w:author="김은수" w:date="2026-10-12T23:57:00Z">
        <w:r>
          <w:fldChar w:fldCharType="end"/>
        </w:r>
        <w:r>
          <w:t>. 지원 소프트웨어 목록</w:t>
        </w:r>
      </w:ins>
    </w:p>
    <w:p w14:paraId="59243866" w14:textId="77777777" w:rsidR="0049128C" w:rsidRPr="00C34F72" w:rsidRDefault="005E1485">
      <w:pPr>
        <w:pStyle w:val="TDC12"/>
        <w:keepNext w:val="0"/>
        <w:keepLines w:val="0"/>
        <w:rPr>
          <w:ins w:id="5209" w:author="김은수" w:date="2026-09-30T00:44:00Z"/>
          <w:del w:id="5210" w:author="김은수" w:date="2026-10-12T23:57:00Z"/>
        </w:rPr>
        <w:pPrChange w:id="5211" w:author="김은수" w:date="2026-10-01T06:57:00Z">
          <w:pPr>
            <w:keepNext/>
            <w:widowControl/>
            <w:wordWrap/>
            <w:spacing w:after="100" w:line="264" w:lineRule="auto"/>
            <w:ind w:left="785"/>
            <w:jc w:val="left"/>
          </w:pPr>
        </w:pPrChange>
      </w:pPr>
      <w:ins w:id="5212" w:author="김은수" w:date="2026-09-30T00:44:00Z">
        <w:del w:id="5213" w:author="김은수" w:date="2026-10-12T23:57:00Z">
          <w:r w:rsidRPr="00C34F72">
            <w:delText>표 SOUP-1. 지원 소프트웨어 목록</w:delText>
          </w:r>
        </w:del>
      </w:ins>
    </w:p>
    <w:tbl>
      <w:tblPr>
        <w:tblStyle w:val="TDC11"/>
        <w:tblW w:w="0" w:type="auto"/>
        <w:tblLook w:val="04A0" w:firstRow="1" w:lastRow="0" w:firstColumn="1" w:lastColumn="0" w:noHBand="0" w:noVBand="1"/>
        <w:tblPrChange w:id="5214" w:author="김은수" w:date="2026-10-01T06:57:00Z">
          <w:tblPr>
            <w:tblStyle w:val="TDC11"/>
            <w:tblW w:w="0" w:type="nil"/>
            <w:tblLook w:val="04A0" w:firstRow="1" w:lastRow="0" w:firstColumn="1" w:lastColumn="0" w:noHBand="0" w:noVBand="1"/>
          </w:tblPr>
        </w:tblPrChange>
      </w:tblPr>
      <w:tblGrid>
        <w:gridCol w:w="2678"/>
        <w:gridCol w:w="2356"/>
        <w:gridCol w:w="4494"/>
        <w:tblGridChange w:id="5215">
          <w:tblGrid>
            <w:gridCol w:w="360"/>
            <w:gridCol w:w="360"/>
            <w:gridCol w:w="360"/>
            <w:gridCol w:w="1598"/>
            <w:gridCol w:w="2356"/>
            <w:gridCol w:w="4494"/>
          </w:tblGrid>
        </w:tblGridChange>
      </w:tblGrid>
      <w:tr w:rsidR="0049128C" w14:paraId="3A64095B" w14:textId="77777777">
        <w:trPr>
          <w:cnfStyle w:val="100000000000" w:firstRow="1" w:lastRow="0" w:firstColumn="0" w:lastColumn="0" w:oddVBand="0" w:evenVBand="0" w:oddHBand="0" w:evenHBand="0" w:firstRowFirstColumn="0" w:firstRowLastColumn="0" w:lastRowFirstColumn="0" w:lastRowLastColumn="0"/>
          <w:cantSplit/>
          <w:tblHeader/>
          <w:ins w:id="5216" w:author="김은수" w:date="2026-09-30T00:44:00Z"/>
          <w:trPrChange w:id="5217" w:author="김은수" w:date="2026-10-01T06:57:00Z">
            <w:trPr>
              <w:gridAfter w:val="3"/>
              <w:cantSplit/>
              <w:tblHeader/>
            </w:trPr>
          </w:trPrChange>
        </w:trPr>
        <w:tc>
          <w:tcPr>
            <w:cnfStyle w:val="001000000000" w:firstRow="0" w:lastRow="0" w:firstColumn="1" w:lastColumn="0" w:oddVBand="0" w:evenVBand="0" w:oddHBand="0" w:evenHBand="0" w:firstRowFirstColumn="0" w:firstRowLastColumn="0" w:lastRowFirstColumn="0" w:lastRowLastColumn="0"/>
            <w:tcW w:w="2716" w:type="dxa"/>
            <w:tcPrChange w:id="5218" w:author="김은수" w:date="2026-10-01T06:57:00Z">
              <w:tcPr>
                <w:tcW w:w="2500" w:type="dxa"/>
              </w:tcPr>
            </w:tcPrChange>
          </w:tcPr>
          <w:p w14:paraId="5D949830" w14:textId="77777777" w:rsidR="0049128C" w:rsidRDefault="005E1485">
            <w:pPr>
              <w:pStyle w:val="TDC0"/>
              <w:cnfStyle w:val="101000000000" w:firstRow="1" w:lastRow="0" w:firstColumn="1" w:lastColumn="0" w:oddVBand="0" w:evenVBand="0" w:oddHBand="0" w:evenHBand="0" w:firstRowFirstColumn="0" w:firstRowLastColumn="0" w:lastRowFirstColumn="0" w:lastRowLastColumn="0"/>
              <w:pPrChange w:id="5219" w:author="김은수" w:date="2026-10-01T06:57:00Z">
                <w:pPr>
                  <w:widowControl/>
                  <w:spacing w:after="0" w:line="240" w:lineRule="auto"/>
                  <w:cnfStyle w:val="101000000000" w:firstRow="1" w:lastRow="0" w:firstColumn="1" w:lastColumn="0" w:oddVBand="0" w:evenVBand="0" w:oddHBand="0" w:evenHBand="0" w:firstRowFirstColumn="0" w:firstRowLastColumn="0" w:lastRowFirstColumn="0" w:lastRowLastColumn="0"/>
                </w:pPr>
              </w:pPrChange>
            </w:pPr>
            <w:ins w:id="5220" w:author="김은수" w:date="2026-09-30T00:44:00Z">
              <w:r>
                <w:rPr>
                  <w:b/>
                  <w:rPrChange w:id="5221" w:author="김은수" w:date="2026-10-01T06:57:00Z">
                    <w:rPr>
                      <w:rFonts w:asciiTheme="minorHAnsi" w:eastAsiaTheme="minorEastAsia" w:hAnsiTheme="minorHAnsi" w:cstheme="minorBidi"/>
                      <w:b w:val="0"/>
                      <w:color w:val="auto"/>
                      <w:szCs w:val="22"/>
                      <w:lang w:val="en-US"/>
                    </w:rPr>
                  </w:rPrChange>
                </w:rPr>
                <w:t>소프트웨어</w:t>
              </w:r>
            </w:ins>
          </w:p>
        </w:tc>
        <w:tc>
          <w:tcPr>
            <w:tcW w:w="2390" w:type="dxa"/>
            <w:tcPrChange w:id="5222" w:author="김은수" w:date="2026-10-01T06:57:00Z">
              <w:tcPr>
                <w:tcW w:w="2200" w:type="dxa"/>
              </w:tcPr>
            </w:tcPrChange>
          </w:tcPr>
          <w:p w14:paraId="289F624C" w14:textId="77777777" w:rsidR="0049128C" w:rsidRDefault="005E1485">
            <w:pPr>
              <w:pStyle w:val="TDC0"/>
              <w:cnfStyle w:val="100000000000" w:firstRow="1" w:lastRow="0" w:firstColumn="0" w:lastColumn="0" w:oddVBand="0" w:evenVBand="0" w:oddHBand="0" w:evenHBand="0" w:firstRowFirstColumn="0" w:firstRowLastColumn="0" w:lastRowFirstColumn="0" w:lastRowLastColumn="0"/>
              <w:pPrChange w:id="5223" w:author="김은수" w:date="2026-10-01T06:57:00Z">
                <w:pPr>
                  <w:widowControl/>
                  <w:spacing w:after="0" w:line="240" w:lineRule="auto"/>
                  <w:cnfStyle w:val="100000000000" w:firstRow="1" w:lastRow="0" w:firstColumn="0" w:lastColumn="0" w:oddVBand="0" w:evenVBand="0" w:oddHBand="0" w:evenHBand="0" w:firstRowFirstColumn="0" w:firstRowLastColumn="0" w:lastRowFirstColumn="0" w:lastRowLastColumn="0"/>
                </w:pPr>
              </w:pPrChange>
            </w:pPr>
            <w:ins w:id="5224" w:author="김은수" w:date="2026-09-30T00:44:00Z">
              <w:r>
                <w:rPr>
                  <w:b/>
                  <w:rPrChange w:id="5225" w:author="김은수" w:date="2026-10-01T06:57:00Z">
                    <w:rPr>
                      <w:rFonts w:asciiTheme="minorHAnsi" w:eastAsiaTheme="minorEastAsia" w:hAnsiTheme="minorHAnsi" w:cstheme="minorBidi"/>
                      <w:b w:val="0"/>
                      <w:color w:val="auto"/>
                      <w:szCs w:val="22"/>
                      <w:lang w:val="en-US"/>
                    </w:rPr>
                  </w:rPrChange>
                </w:rPr>
                <w:t>버전</w:t>
              </w:r>
            </w:ins>
          </w:p>
        </w:tc>
        <w:tc>
          <w:tcPr>
            <w:tcW w:w="4532" w:type="dxa"/>
            <w:tcPrChange w:id="5226" w:author="김은수" w:date="2026-10-01T06:57:00Z">
              <w:tcPr>
                <w:tcW w:w="4170" w:type="dxa"/>
              </w:tcPr>
            </w:tcPrChange>
          </w:tcPr>
          <w:p w14:paraId="058AD6EE" w14:textId="77777777" w:rsidR="0049128C" w:rsidRDefault="005E1485">
            <w:pPr>
              <w:pStyle w:val="TDC0"/>
              <w:cnfStyle w:val="100000000000" w:firstRow="1" w:lastRow="0" w:firstColumn="0" w:lastColumn="0" w:oddVBand="0" w:evenVBand="0" w:oddHBand="0" w:evenHBand="0" w:firstRowFirstColumn="0" w:firstRowLastColumn="0" w:lastRowFirstColumn="0" w:lastRowLastColumn="0"/>
              <w:pPrChange w:id="5227" w:author="김은수" w:date="2026-10-01T06:57:00Z">
                <w:pPr>
                  <w:widowControl/>
                  <w:spacing w:after="0" w:line="240" w:lineRule="auto"/>
                  <w:cnfStyle w:val="100000000000" w:firstRow="1" w:lastRow="0" w:firstColumn="0" w:lastColumn="0" w:oddVBand="0" w:evenVBand="0" w:oddHBand="0" w:evenHBand="0" w:firstRowFirstColumn="0" w:firstRowLastColumn="0" w:lastRowFirstColumn="0" w:lastRowLastColumn="0"/>
                </w:pPr>
              </w:pPrChange>
            </w:pPr>
            <w:ins w:id="5228" w:author="김은수" w:date="2026-09-30T00:44:00Z">
              <w:r>
                <w:rPr>
                  <w:b/>
                  <w:rPrChange w:id="5229" w:author="김은수" w:date="2026-10-01T06:57:00Z">
                    <w:rPr>
                      <w:rFonts w:asciiTheme="minorHAnsi" w:eastAsiaTheme="minorEastAsia" w:hAnsiTheme="minorHAnsi" w:cstheme="minorBidi"/>
                      <w:b w:val="0"/>
                      <w:color w:val="auto"/>
                      <w:szCs w:val="22"/>
                      <w:lang w:val="en-US"/>
                    </w:rPr>
                  </w:rPrChange>
                </w:rPr>
                <w:t>출처</w:t>
              </w:r>
            </w:ins>
          </w:p>
        </w:tc>
      </w:tr>
      <w:tr w:rsidR="0049128C" w14:paraId="1D7C0A20" w14:textId="77777777" w:rsidTr="001F1B4C">
        <w:trPr>
          <w:cantSplit/>
          <w:ins w:id="5230" w:author="김은수" w:date="2026-09-30T00:44:00Z"/>
          <w:trPrChange w:id="5231" w:author="김은수" w:date="2026-10-01T16:30:00Z" w16du:dateUtc="2026-10-01T07:30: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716" w:type="dxa"/>
            <w:shd w:val="clear" w:color="auto" w:fill="auto"/>
            <w:tcPrChange w:id="5232" w:author="김은수" w:date="2026-10-01T16:30:00Z" w16du:dateUtc="2026-10-01T07:30:00Z">
              <w:tcPr>
                <w:tcW w:w="2500" w:type="dxa"/>
              </w:tcPr>
            </w:tcPrChange>
          </w:tcPr>
          <w:p w14:paraId="2AC7B7EF" w14:textId="77777777" w:rsidR="0049128C" w:rsidRPr="0058450E" w:rsidRDefault="005E1485">
            <w:pPr>
              <w:pStyle w:val="TDCe"/>
              <w:keepNext/>
              <w:rPr>
                <w:bCs/>
              </w:rPr>
              <w:pPrChange w:id="5233" w:author="김은수" w:date="2026-10-01T06:57:00Z">
                <w:pPr>
                  <w:widowControl/>
                  <w:spacing w:after="0" w:line="240" w:lineRule="auto"/>
                  <w:jc w:val="left"/>
                </w:pPr>
              </w:pPrChange>
            </w:pPr>
            <w:ins w:id="5234" w:author="김은수" w:date="2026-09-30T00:44:00Z">
              <w:r w:rsidRPr="001F1B4C">
                <w:rPr>
                  <w:b/>
                  <w:bCs/>
                  <w:rPrChange w:id="5235" w:author="김은수" w:date="2026-10-01T16:31:00Z" w16du:dateUtc="2026-10-01T07:31:00Z">
                    <w:rPr>
                      <w:rFonts w:asciiTheme="minorHAnsi" w:eastAsiaTheme="minorEastAsia" w:hAnsiTheme="minorHAnsi" w:cstheme="minorBidi"/>
                      <w:b w:val="0"/>
                      <w:color w:val="auto"/>
                      <w:szCs w:val="22"/>
                      <w:lang w:val="en-US"/>
                    </w:rPr>
                  </w:rPrChange>
                </w:rPr>
                <w:t>FatF</w:t>
              </w:r>
            </w:ins>
            <w:ins w:id="5236" w:author="김은수" w:date="2026-10-01T16:31:00Z" w16du:dateUtc="2026-10-01T07:31:00Z">
              <w:r w:rsidR="001F1B4C">
                <w:rPr>
                  <w:rFonts w:hint="eastAsia"/>
                  <w:bCs/>
                </w:rPr>
                <w:t xml:space="preserve">S </w:t>
              </w:r>
            </w:ins>
            <w:ins w:id="5237" w:author="김은수" w:date="2026-09-30T00:44:00Z">
              <w:r w:rsidRPr="001F1B4C">
                <w:rPr>
                  <w:b/>
                  <w:bCs/>
                  <w:rPrChange w:id="5238" w:author="김은수" w:date="2026-10-01T16:31:00Z" w16du:dateUtc="2026-10-01T07:31:00Z">
                    <w:rPr>
                      <w:rFonts w:asciiTheme="minorHAnsi" w:eastAsiaTheme="minorEastAsia" w:hAnsiTheme="minorHAnsi" w:cstheme="minorBidi"/>
                      <w:b w:val="0"/>
                      <w:color w:val="auto"/>
                      <w:szCs w:val="22"/>
                      <w:lang w:val="en-US"/>
                    </w:rPr>
                  </w:rPrChange>
                </w:rPr>
                <w:t>파일 시스템</w:t>
              </w:r>
            </w:ins>
          </w:p>
        </w:tc>
        <w:tc>
          <w:tcPr>
            <w:tcW w:w="2390" w:type="dxa"/>
            <w:tcPrChange w:id="5239" w:author="김은수" w:date="2026-10-01T16:30:00Z" w16du:dateUtc="2026-10-01T07:30:00Z">
              <w:tcPr>
                <w:tcW w:w="2200" w:type="dxa"/>
              </w:tcPr>
            </w:tcPrChange>
          </w:tcPr>
          <w:p w14:paraId="4AE8176D" w14:textId="77777777" w:rsidR="0049128C" w:rsidRDefault="005E1485">
            <w:pPr>
              <w:pStyle w:val="TDC7"/>
              <w:keepNext/>
              <w:cnfStyle w:val="000000000000" w:firstRow="0" w:lastRow="0" w:firstColumn="0" w:lastColumn="0" w:oddVBand="0" w:evenVBand="0" w:oddHBand="0" w:evenHBand="0" w:firstRowFirstColumn="0" w:firstRowLastColumn="0" w:lastRowFirstColumn="0" w:lastRowLastColumn="0"/>
              <w:pPrChange w:id="5240" w:author="김은수" w:date="2026-10-01T06:57:00Z">
                <w:pPr>
                  <w:widowControl/>
                  <w:spacing w:after="0" w:line="240" w:lineRule="auto"/>
                  <w:jc w:val="left"/>
                  <w:cnfStyle w:val="000000000000" w:firstRow="0" w:lastRow="0" w:firstColumn="0" w:lastColumn="0" w:oddVBand="0" w:evenVBand="0" w:oddHBand="0" w:evenHBand="0" w:firstRowFirstColumn="0" w:firstRowLastColumn="0" w:lastRowFirstColumn="0" w:lastRowLastColumn="0"/>
                </w:pPr>
              </w:pPrChange>
            </w:pPr>
            <w:ins w:id="5241" w:author="김은수" w:date="2026-09-30T00:44:00Z">
              <w:r>
                <w:rPr>
                  <w:rPrChange w:id="5242" w:author="김은수" w:date="2026-10-01T06:57:00Z">
                    <w:rPr>
                      <w:rFonts w:asciiTheme="minorHAnsi" w:eastAsiaTheme="minorEastAsia" w:hAnsiTheme="minorHAnsi" w:cstheme="minorBidi"/>
                      <w:color w:val="auto"/>
                      <w:szCs w:val="22"/>
                      <w:lang w:val="en-US"/>
                    </w:rPr>
                  </w:rPrChange>
                </w:rPr>
                <w:t>R0.15 patch1</w:t>
              </w:r>
            </w:ins>
          </w:p>
        </w:tc>
        <w:tc>
          <w:tcPr>
            <w:tcW w:w="4532" w:type="dxa"/>
            <w:tcPrChange w:id="5243" w:author="김은수" w:date="2026-10-01T16:30:00Z" w16du:dateUtc="2026-10-01T07:30:00Z">
              <w:tcPr>
                <w:tcW w:w="4170" w:type="dxa"/>
              </w:tcPr>
            </w:tcPrChange>
          </w:tcPr>
          <w:p w14:paraId="44D79500" w14:textId="77777777" w:rsidR="0049128C" w:rsidRPr="00CA626D" w:rsidRDefault="005E1485">
            <w:pPr>
              <w:pStyle w:val="TDC7"/>
              <w:keepNext/>
              <w:cnfStyle w:val="000000000000" w:firstRow="0" w:lastRow="0" w:firstColumn="0" w:lastColumn="0" w:oddVBand="0" w:evenVBand="0" w:oddHBand="0" w:evenHBand="0" w:firstRowFirstColumn="0" w:firstRowLastColumn="0" w:lastRowFirstColumn="0" w:lastRowLastColumn="0"/>
              <w:rPr>
                <w:lang w:val="en-US"/>
                <w:rPrChange w:id="5244" w:author="김은수" w:date="2026-10-01T16:27:00Z" w16du:dateUtc="2026-10-01T07:27:00Z">
                  <w:rPr/>
                </w:rPrChange>
              </w:rPr>
              <w:pPrChange w:id="5245" w:author="김은수" w:date="2026-10-01T06:57:00Z">
                <w:pPr>
                  <w:widowControl/>
                  <w:spacing w:after="0" w:line="240" w:lineRule="auto"/>
                  <w:jc w:val="left"/>
                  <w:cnfStyle w:val="000000000000" w:firstRow="0" w:lastRow="0" w:firstColumn="0" w:lastColumn="0" w:oddVBand="0" w:evenVBand="0" w:oddHBand="0" w:evenHBand="0" w:firstRowFirstColumn="0" w:firstRowLastColumn="0" w:lastRowFirstColumn="0" w:lastRowLastColumn="0"/>
                </w:pPr>
              </w:pPrChange>
            </w:pPr>
            <w:ins w:id="5246" w:author="김은수" w:date="2026-09-30T00:44:00Z">
              <w:r w:rsidRPr="00CA626D">
                <w:rPr>
                  <w:lang w:val="en-US"/>
                  <w:rPrChange w:id="5247" w:author="김은수" w:date="2026-10-01T16:27:00Z" w16du:dateUtc="2026-10-01T07:27:00Z">
                    <w:rPr>
                      <w:rFonts w:asciiTheme="minorHAnsi" w:eastAsiaTheme="minorEastAsia" w:hAnsiTheme="minorHAnsi" w:cstheme="minorBidi"/>
                      <w:color w:val="auto"/>
                      <w:szCs w:val="22"/>
                      <w:lang w:val="en-US"/>
                    </w:rPr>
                  </w:rPrChange>
                </w:rPr>
                <w:t xml:space="preserve">ChaN (onsemi SDK </w:t>
              </w:r>
              <w:r>
                <w:rPr>
                  <w:rPrChange w:id="5248" w:author="김은수" w:date="2026-10-01T06:57:00Z">
                    <w:rPr>
                      <w:rFonts w:asciiTheme="minorHAnsi" w:eastAsiaTheme="minorEastAsia" w:hAnsiTheme="minorHAnsi" w:cstheme="minorBidi"/>
                      <w:color w:val="auto"/>
                      <w:szCs w:val="22"/>
                      <w:lang w:val="en-US"/>
                    </w:rPr>
                  </w:rPrChange>
                </w:rPr>
                <w:t>배포</w:t>
              </w:r>
              <w:r w:rsidRPr="00CA626D">
                <w:rPr>
                  <w:lang w:val="en-US"/>
                  <w:rPrChange w:id="5249" w:author="김은수" w:date="2026-10-01T16:27:00Z" w16du:dateUtc="2026-10-01T07:27:00Z">
                    <w:rPr>
                      <w:rFonts w:asciiTheme="minorHAnsi" w:eastAsiaTheme="minorEastAsia" w:hAnsiTheme="minorHAnsi" w:cstheme="minorBidi"/>
                      <w:color w:val="auto"/>
                      <w:szCs w:val="22"/>
                      <w:lang w:val="en-US"/>
                    </w:rPr>
                  </w:rPrChange>
                </w:rPr>
                <w:t>)</w:t>
              </w:r>
              <w:r w:rsidRPr="00CA626D">
                <w:rPr>
                  <w:lang w:val="en-US"/>
                  <w:rPrChange w:id="5250" w:author="김은수" w:date="2026-10-01T16:27:00Z" w16du:dateUtc="2026-10-01T07:27:00Z">
                    <w:rPr>
                      <w:rFonts w:asciiTheme="minorHAnsi" w:eastAsiaTheme="minorEastAsia" w:hAnsiTheme="minorHAnsi" w:cstheme="minorBidi"/>
                      <w:color w:val="auto"/>
                      <w:szCs w:val="22"/>
                      <w:lang w:val="en-US"/>
                    </w:rPr>
                  </w:rPrChange>
                </w:rPr>
                <w:br/>
                <w:t>https://elm-chan.org/fsw/ff/</w:t>
              </w:r>
            </w:ins>
          </w:p>
        </w:tc>
      </w:tr>
      <w:tr w:rsidR="0049128C" w14:paraId="4B043880" w14:textId="77777777" w:rsidTr="001F1B4C">
        <w:trPr>
          <w:cantSplit/>
          <w:ins w:id="5251" w:author="김은수" w:date="2026-09-30T00:44:00Z"/>
          <w:trPrChange w:id="5252" w:author="김은수" w:date="2026-10-01T16:30:00Z" w16du:dateUtc="2026-10-01T07:30: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716" w:type="dxa"/>
            <w:shd w:val="clear" w:color="auto" w:fill="auto"/>
            <w:tcPrChange w:id="5253" w:author="김은수" w:date="2026-10-01T16:30:00Z" w16du:dateUtc="2026-10-01T07:30:00Z">
              <w:tcPr>
                <w:tcW w:w="2500" w:type="dxa"/>
              </w:tcPr>
            </w:tcPrChange>
          </w:tcPr>
          <w:p w14:paraId="3A9D4165" w14:textId="77777777" w:rsidR="0049128C" w:rsidRPr="0058450E" w:rsidRDefault="005E1485">
            <w:pPr>
              <w:pStyle w:val="TDCe"/>
              <w:keepNext/>
              <w:rPr>
                <w:bCs/>
              </w:rPr>
              <w:pPrChange w:id="5254" w:author="김은수" w:date="2026-10-01T06:57:00Z">
                <w:pPr>
                  <w:widowControl/>
                  <w:spacing w:after="0" w:line="240" w:lineRule="auto"/>
                  <w:jc w:val="left"/>
                </w:pPr>
              </w:pPrChange>
            </w:pPr>
            <w:ins w:id="5255" w:author="김은수" w:date="2026-09-30T00:44:00Z">
              <w:r w:rsidRPr="001F1B4C">
                <w:rPr>
                  <w:b/>
                  <w:bCs/>
                  <w:rPrChange w:id="5256" w:author="김은수" w:date="2026-10-01T16:31:00Z" w16du:dateUtc="2026-10-01T07:31:00Z">
                    <w:rPr>
                      <w:rFonts w:asciiTheme="minorHAnsi" w:eastAsiaTheme="minorEastAsia" w:hAnsiTheme="minorHAnsi" w:cstheme="minorBidi"/>
                      <w:b w:val="0"/>
                      <w:color w:val="auto"/>
                      <w:szCs w:val="22"/>
                      <w:lang w:val="en-US"/>
                    </w:rPr>
                  </w:rPrChange>
                </w:rPr>
                <w:t>tiny-AES-c</w:t>
              </w:r>
            </w:ins>
            <w:ins w:id="5257" w:author="김은수" w:date="2026-10-01T16:31:00Z" w16du:dateUtc="2026-10-01T07:31:00Z">
              <w:r w:rsidR="001F1B4C">
                <w:rPr>
                  <w:rFonts w:hint="eastAsia"/>
                  <w:bCs/>
                </w:rPr>
                <w:t xml:space="preserve"> </w:t>
              </w:r>
            </w:ins>
            <w:ins w:id="5258" w:author="김은수" w:date="2026-09-30T00:44:00Z">
              <w:r w:rsidRPr="001F1B4C">
                <w:rPr>
                  <w:b/>
                  <w:bCs/>
                  <w:rPrChange w:id="5259" w:author="김은수" w:date="2026-10-01T16:31:00Z" w16du:dateUtc="2026-10-01T07:31:00Z">
                    <w:rPr>
                      <w:rFonts w:asciiTheme="minorHAnsi" w:eastAsiaTheme="minorEastAsia" w:hAnsiTheme="minorHAnsi" w:cstheme="minorBidi"/>
                      <w:b w:val="0"/>
                      <w:color w:val="auto"/>
                      <w:szCs w:val="22"/>
                      <w:lang w:val="en-US"/>
                    </w:rPr>
                  </w:rPrChange>
                </w:rPr>
                <w:t>AES 암복호화</w:t>
              </w:r>
            </w:ins>
          </w:p>
        </w:tc>
        <w:tc>
          <w:tcPr>
            <w:tcW w:w="2390" w:type="dxa"/>
            <w:tcPrChange w:id="5260" w:author="김은수" w:date="2026-10-01T16:30:00Z" w16du:dateUtc="2026-10-01T07:30:00Z">
              <w:tcPr>
                <w:tcW w:w="2200" w:type="dxa"/>
              </w:tcPr>
            </w:tcPrChange>
          </w:tcPr>
          <w:p w14:paraId="3DE29C61" w14:textId="77777777" w:rsidR="0049128C" w:rsidRDefault="005E1485">
            <w:pPr>
              <w:pStyle w:val="TDC7"/>
              <w:keepNext/>
              <w:cnfStyle w:val="000000000000" w:firstRow="0" w:lastRow="0" w:firstColumn="0" w:lastColumn="0" w:oddVBand="0" w:evenVBand="0" w:oddHBand="0" w:evenHBand="0" w:firstRowFirstColumn="0" w:firstRowLastColumn="0" w:lastRowFirstColumn="0" w:lastRowLastColumn="0"/>
              <w:pPrChange w:id="5261" w:author="김은수" w:date="2026-10-01T06:57:00Z">
                <w:pPr>
                  <w:widowControl/>
                  <w:spacing w:after="0" w:line="240" w:lineRule="auto"/>
                  <w:jc w:val="left"/>
                  <w:cnfStyle w:val="000000000000" w:firstRow="0" w:lastRow="0" w:firstColumn="0" w:lastColumn="0" w:oddVBand="0" w:evenVBand="0" w:oddHBand="0" w:evenHBand="0" w:firstRowFirstColumn="0" w:firstRowLastColumn="0" w:lastRowFirstColumn="0" w:lastRowLastColumn="0"/>
                </w:pPr>
              </w:pPrChange>
            </w:pPr>
            <w:ins w:id="5262" w:author="김은수" w:date="2026-09-30T00:44:00Z">
              <w:r>
                <w:rPr>
                  <w:rPrChange w:id="5263" w:author="김은수" w:date="2026-10-01T06:57:00Z">
                    <w:rPr>
                      <w:rFonts w:asciiTheme="minorHAnsi" w:eastAsiaTheme="minorEastAsia" w:hAnsiTheme="minorHAnsi" w:cstheme="minorBidi"/>
                      <w:color w:val="auto"/>
                      <w:szCs w:val="22"/>
                      <w:lang w:val="en-US"/>
                    </w:rPr>
                  </w:rPrChange>
                </w:rPr>
                <w:t>1.0.0 (패키지 표기)</w:t>
              </w:r>
            </w:ins>
          </w:p>
        </w:tc>
        <w:tc>
          <w:tcPr>
            <w:tcW w:w="4532" w:type="dxa"/>
            <w:tcPrChange w:id="5264" w:author="김은수" w:date="2026-10-01T16:30:00Z" w16du:dateUtc="2026-10-01T07:30:00Z">
              <w:tcPr>
                <w:tcW w:w="4170" w:type="dxa"/>
              </w:tcPr>
            </w:tcPrChange>
          </w:tcPr>
          <w:p w14:paraId="3996032A" w14:textId="77777777" w:rsidR="0049128C" w:rsidRDefault="005E1485">
            <w:pPr>
              <w:pStyle w:val="TDC7"/>
              <w:keepNext/>
              <w:cnfStyle w:val="000000000000" w:firstRow="0" w:lastRow="0" w:firstColumn="0" w:lastColumn="0" w:oddVBand="0" w:evenVBand="0" w:oddHBand="0" w:evenHBand="0" w:firstRowFirstColumn="0" w:firstRowLastColumn="0" w:lastRowFirstColumn="0" w:lastRowLastColumn="0"/>
              <w:pPrChange w:id="5265" w:author="김은수" w:date="2026-10-01T06:57:00Z">
                <w:pPr>
                  <w:widowControl/>
                  <w:spacing w:after="0" w:line="240" w:lineRule="auto"/>
                  <w:jc w:val="left"/>
                  <w:cnfStyle w:val="000000000000" w:firstRow="0" w:lastRow="0" w:firstColumn="0" w:lastColumn="0" w:oddVBand="0" w:evenVBand="0" w:oddHBand="0" w:evenHBand="0" w:firstRowFirstColumn="0" w:firstRowLastColumn="0" w:lastRowFirstColumn="0" w:lastRowLastColumn="0"/>
                </w:pPr>
              </w:pPrChange>
            </w:pPr>
            <w:ins w:id="5266" w:author="김은수" w:date="2026-09-30T00:44:00Z">
              <w:r>
                <w:rPr>
                  <w:rPrChange w:id="5267" w:author="김은수" w:date="2026-10-01T06:57:00Z">
                    <w:rPr>
                      <w:rFonts w:asciiTheme="minorHAnsi" w:eastAsiaTheme="minorEastAsia" w:hAnsiTheme="minorHAnsi" w:cstheme="minorBidi"/>
                      <w:color w:val="auto"/>
                      <w:szCs w:val="22"/>
                      <w:lang w:val="en-US"/>
                    </w:rPr>
                  </w:rPrChange>
                </w:rPr>
                <w:t>kokke</w:t>
              </w:r>
              <w:r>
                <w:rPr>
                  <w:rPrChange w:id="5268" w:author="김은수" w:date="2026-10-01T06:57:00Z">
                    <w:rPr>
                      <w:rFonts w:asciiTheme="minorHAnsi" w:eastAsiaTheme="minorEastAsia" w:hAnsiTheme="minorHAnsi" w:cstheme="minorBidi"/>
                      <w:color w:val="auto"/>
                      <w:szCs w:val="22"/>
                      <w:lang w:val="en-US"/>
                    </w:rPr>
                  </w:rPrChange>
                </w:rPr>
                <w:br/>
                <w:t>https://github.com/kokke/tiny-AES-c</w:t>
              </w:r>
            </w:ins>
          </w:p>
        </w:tc>
      </w:tr>
      <w:tr w:rsidR="0049128C" w14:paraId="3C71EC45" w14:textId="77777777" w:rsidTr="001F1B4C">
        <w:trPr>
          <w:cantSplit/>
          <w:ins w:id="5269" w:author="김은수" w:date="2026-09-30T00:44:00Z"/>
          <w:trPrChange w:id="5270" w:author="김은수" w:date="2026-10-01T16:30:00Z" w16du:dateUtc="2026-10-01T07:30: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716" w:type="dxa"/>
            <w:shd w:val="clear" w:color="auto" w:fill="auto"/>
            <w:tcPrChange w:id="5271" w:author="김은수" w:date="2026-10-01T16:30:00Z" w16du:dateUtc="2026-10-01T07:30:00Z">
              <w:tcPr>
                <w:tcW w:w="2500" w:type="dxa"/>
              </w:tcPr>
            </w:tcPrChange>
          </w:tcPr>
          <w:p w14:paraId="7BF862F5" w14:textId="77777777" w:rsidR="0049128C" w:rsidRPr="0058450E" w:rsidRDefault="005E1485">
            <w:pPr>
              <w:pStyle w:val="TDCe"/>
              <w:keepNext/>
              <w:rPr>
                <w:bCs/>
              </w:rPr>
              <w:pPrChange w:id="5272" w:author="김은수" w:date="2026-10-01T06:57:00Z">
                <w:pPr>
                  <w:widowControl/>
                  <w:spacing w:after="0" w:line="240" w:lineRule="auto"/>
                  <w:jc w:val="left"/>
                </w:pPr>
              </w:pPrChange>
            </w:pPr>
            <w:ins w:id="5273" w:author="김은수" w:date="2026-09-30T00:44:00Z">
              <w:r w:rsidRPr="001F1B4C">
                <w:rPr>
                  <w:b/>
                  <w:bCs/>
                  <w:rPrChange w:id="5274" w:author="김은수" w:date="2026-10-01T16:31:00Z" w16du:dateUtc="2026-10-01T07:31:00Z">
                    <w:rPr>
                      <w:rFonts w:asciiTheme="minorHAnsi" w:eastAsiaTheme="minorEastAsia" w:hAnsiTheme="minorHAnsi" w:cstheme="minorBidi"/>
                      <w:b w:val="0"/>
                      <w:color w:val="auto"/>
                      <w:szCs w:val="22"/>
                      <w:lang w:val="en-US"/>
                    </w:rPr>
                  </w:rPrChange>
                </w:rPr>
                <w:t>E8300 SDK CRC 지원 코드</w:t>
              </w:r>
            </w:ins>
          </w:p>
        </w:tc>
        <w:tc>
          <w:tcPr>
            <w:tcW w:w="2390" w:type="dxa"/>
            <w:tcPrChange w:id="5275" w:author="김은수" w:date="2026-10-01T16:30:00Z" w16du:dateUtc="2026-10-01T07:30:00Z">
              <w:tcPr>
                <w:tcW w:w="2200" w:type="dxa"/>
              </w:tcPr>
            </w:tcPrChange>
          </w:tcPr>
          <w:p w14:paraId="02F956C1" w14:textId="77777777" w:rsidR="0049128C" w:rsidRDefault="005E1485">
            <w:pPr>
              <w:pStyle w:val="TDC7"/>
              <w:keepNext/>
              <w:cnfStyle w:val="000000000000" w:firstRow="0" w:lastRow="0" w:firstColumn="0" w:lastColumn="0" w:oddVBand="0" w:evenVBand="0" w:oddHBand="0" w:evenHBand="0" w:firstRowFirstColumn="0" w:firstRowLastColumn="0" w:lastRowFirstColumn="0" w:lastRowLastColumn="0"/>
              <w:pPrChange w:id="5276" w:author="김은수" w:date="2026-10-01T06:57:00Z">
                <w:pPr>
                  <w:widowControl/>
                  <w:spacing w:after="0" w:line="240" w:lineRule="auto"/>
                  <w:jc w:val="left"/>
                  <w:cnfStyle w:val="000000000000" w:firstRow="0" w:lastRow="0" w:firstColumn="0" w:lastColumn="0" w:oddVBand="0" w:evenVBand="0" w:oddHBand="0" w:evenHBand="0" w:firstRowFirstColumn="0" w:firstRowLastColumn="0" w:lastRowFirstColumn="0" w:lastRowLastColumn="0"/>
                </w:pPr>
              </w:pPrChange>
            </w:pPr>
            <w:ins w:id="5277" w:author="김은수" w:date="2026-09-30T00:44:00Z">
              <w:r>
                <w:rPr>
                  <w:rPrChange w:id="5278" w:author="김은수" w:date="2026-10-01T06:57:00Z">
                    <w:rPr>
                      <w:rFonts w:asciiTheme="minorHAnsi" w:eastAsiaTheme="minorEastAsia" w:hAnsiTheme="minorHAnsi" w:cstheme="minorBidi"/>
                      <w:color w:val="auto"/>
                      <w:szCs w:val="22"/>
                      <w:lang w:val="en-US"/>
                    </w:rPr>
                  </w:rPrChange>
                </w:rPr>
                <w:t>Ezairo 8300 SDK</w:t>
              </w:r>
              <w:r>
                <w:rPr>
                  <w:rPrChange w:id="5279" w:author="김은수" w:date="2026-10-01T06:57:00Z">
                    <w:rPr>
                      <w:rFonts w:asciiTheme="minorHAnsi" w:eastAsiaTheme="minorEastAsia" w:hAnsiTheme="minorHAnsi" w:cstheme="minorBidi"/>
                      <w:color w:val="auto"/>
                      <w:szCs w:val="22"/>
                      <w:lang w:val="en-US"/>
                    </w:rPr>
                  </w:rPrChange>
                </w:rPr>
                <w:br/>
                <w:t>4.5.0.107</w:t>
              </w:r>
            </w:ins>
          </w:p>
        </w:tc>
        <w:tc>
          <w:tcPr>
            <w:tcW w:w="4532" w:type="dxa"/>
            <w:tcPrChange w:id="5280" w:author="김은수" w:date="2026-10-01T16:30:00Z" w16du:dateUtc="2026-10-01T07:30:00Z">
              <w:tcPr>
                <w:tcW w:w="4170" w:type="dxa"/>
              </w:tcPr>
            </w:tcPrChange>
          </w:tcPr>
          <w:p w14:paraId="3281E66F" w14:textId="77777777" w:rsidR="0049128C" w:rsidRDefault="005E1485">
            <w:pPr>
              <w:pStyle w:val="TDC7"/>
              <w:keepNext/>
              <w:cnfStyle w:val="000000000000" w:firstRow="0" w:lastRow="0" w:firstColumn="0" w:lastColumn="0" w:oddVBand="0" w:evenVBand="0" w:oddHBand="0" w:evenHBand="0" w:firstRowFirstColumn="0" w:firstRowLastColumn="0" w:lastRowFirstColumn="0" w:lastRowLastColumn="0"/>
              <w:pPrChange w:id="5281" w:author="김은수" w:date="2026-10-01T06:57:00Z">
                <w:pPr>
                  <w:widowControl/>
                  <w:spacing w:after="0" w:line="240" w:lineRule="auto"/>
                  <w:jc w:val="left"/>
                  <w:cnfStyle w:val="000000000000" w:firstRow="0" w:lastRow="0" w:firstColumn="0" w:lastColumn="0" w:oddVBand="0" w:evenVBand="0" w:oddHBand="0" w:evenHBand="0" w:firstRowFirstColumn="0" w:firstRowLastColumn="0" w:lastRowFirstColumn="0" w:lastRowLastColumn="0"/>
                </w:pPr>
              </w:pPrChange>
            </w:pPr>
            <w:ins w:id="5282" w:author="김은수" w:date="2026-09-30T00:44:00Z">
              <w:r>
                <w:rPr>
                  <w:rPrChange w:id="5283" w:author="김은수" w:date="2026-10-01T06:57:00Z">
                    <w:rPr>
                      <w:rFonts w:asciiTheme="minorHAnsi" w:eastAsiaTheme="minorEastAsia" w:hAnsiTheme="minorHAnsi" w:cstheme="minorBidi"/>
                      <w:color w:val="auto"/>
                      <w:szCs w:val="22"/>
                      <w:lang w:val="en-US"/>
                    </w:rPr>
                  </w:rPrChange>
                </w:rPr>
                <w:t>onsemi / Ezairo 8300 SDK</w:t>
              </w:r>
            </w:ins>
          </w:p>
        </w:tc>
      </w:tr>
      <w:tr w:rsidR="0049128C" w14:paraId="459CE2E1" w14:textId="77777777" w:rsidTr="001F1B4C">
        <w:trPr>
          <w:cantSplit/>
          <w:ins w:id="5284" w:author="김은수" w:date="2026-09-30T00:44:00Z"/>
          <w:trPrChange w:id="5285" w:author="김은수" w:date="2026-10-01T16:30:00Z" w16du:dateUtc="2026-10-01T07:30:00Z">
            <w:trPr>
              <w:gridAfter w:val="3"/>
              <w:cantSplit/>
            </w:trPr>
          </w:trPrChange>
        </w:trPr>
        <w:tc>
          <w:tcPr>
            <w:cnfStyle w:val="001000000000" w:firstRow="0" w:lastRow="0" w:firstColumn="1" w:lastColumn="0" w:oddVBand="0" w:evenVBand="0" w:oddHBand="0" w:evenHBand="0" w:firstRowFirstColumn="0" w:firstRowLastColumn="0" w:lastRowFirstColumn="0" w:lastRowLastColumn="0"/>
            <w:tcW w:w="2716" w:type="dxa"/>
            <w:shd w:val="clear" w:color="auto" w:fill="auto"/>
            <w:tcPrChange w:id="5286" w:author="김은수" w:date="2026-10-01T16:30:00Z" w16du:dateUtc="2026-10-01T07:30:00Z">
              <w:tcPr>
                <w:tcW w:w="2500" w:type="dxa"/>
              </w:tcPr>
            </w:tcPrChange>
          </w:tcPr>
          <w:p w14:paraId="7981E988" w14:textId="77777777" w:rsidR="0049128C" w:rsidRPr="00085F97" w:rsidRDefault="005E1485">
            <w:pPr>
              <w:pStyle w:val="TDCe"/>
              <w:rPr>
                <w:bCs/>
              </w:rPr>
              <w:pPrChange w:id="5287" w:author="김은수" w:date="2026-10-01T06:57:00Z">
                <w:pPr>
                  <w:widowControl/>
                  <w:spacing w:after="0" w:line="240" w:lineRule="auto"/>
                  <w:jc w:val="left"/>
                </w:pPr>
              </w:pPrChange>
            </w:pPr>
            <w:ins w:id="5288" w:author="김은수" w:date="2026-09-30T00:44:00Z">
              <w:r w:rsidRPr="001F1B4C">
                <w:rPr>
                  <w:b/>
                  <w:bCs/>
                  <w:rPrChange w:id="5289" w:author="김은수" w:date="2026-10-01T16:31:00Z" w16du:dateUtc="2026-10-01T07:31:00Z">
                    <w:rPr>
                      <w:rFonts w:asciiTheme="minorHAnsi" w:eastAsiaTheme="minorEastAsia" w:hAnsiTheme="minorHAnsi" w:cstheme="minorBidi"/>
                      <w:b w:val="0"/>
                      <w:color w:val="auto"/>
                      <w:szCs w:val="22"/>
                      <w:lang w:val="en-US"/>
                    </w:rPr>
                  </w:rPrChange>
                </w:rPr>
                <w:t>SEGGER RTT</w:t>
              </w:r>
            </w:ins>
            <w:ins w:id="5290" w:author="김은수" w:date="2026-10-01T16:31:00Z" w16du:dateUtc="2026-10-01T07:31:00Z">
              <w:r w:rsidR="001F1B4C">
                <w:rPr>
                  <w:rFonts w:hint="eastAsia"/>
                  <w:bCs/>
                </w:rPr>
                <w:t xml:space="preserve"> </w:t>
              </w:r>
            </w:ins>
            <w:ins w:id="5291" w:author="김은수" w:date="2026-09-30T00:44:00Z">
              <w:r w:rsidRPr="001F1B4C">
                <w:rPr>
                  <w:b/>
                  <w:bCs/>
                  <w:rPrChange w:id="5292" w:author="김은수" w:date="2026-10-01T16:31:00Z" w16du:dateUtc="2026-10-01T07:31:00Z">
                    <w:rPr>
                      <w:rFonts w:asciiTheme="minorHAnsi" w:eastAsiaTheme="minorEastAsia" w:hAnsiTheme="minorHAnsi" w:cstheme="minorBidi"/>
                      <w:b w:val="0"/>
                      <w:color w:val="auto"/>
                      <w:szCs w:val="22"/>
                      <w:lang w:val="en-US"/>
                    </w:rPr>
                  </w:rPrChange>
                </w:rPr>
                <w:t>디버그 입출력</w:t>
              </w:r>
            </w:ins>
          </w:p>
        </w:tc>
        <w:tc>
          <w:tcPr>
            <w:tcW w:w="2390" w:type="dxa"/>
            <w:tcPrChange w:id="5293" w:author="김은수" w:date="2026-10-01T16:30:00Z" w16du:dateUtc="2026-10-01T07:30:00Z">
              <w:tcPr>
                <w:tcW w:w="2200" w:type="dxa"/>
              </w:tcPr>
            </w:tcPrChange>
          </w:tcPr>
          <w:p w14:paraId="07E8F7C7" w14:textId="77777777" w:rsidR="0049128C" w:rsidRDefault="005E1485">
            <w:pPr>
              <w:pStyle w:val="TDC7"/>
              <w:cnfStyle w:val="000000000000" w:firstRow="0" w:lastRow="0" w:firstColumn="0" w:lastColumn="0" w:oddVBand="0" w:evenVBand="0" w:oddHBand="0" w:evenHBand="0" w:firstRowFirstColumn="0" w:firstRowLastColumn="0" w:lastRowFirstColumn="0" w:lastRowLastColumn="0"/>
              <w:pPrChange w:id="5294" w:author="김은수" w:date="2026-10-01T06:57:00Z">
                <w:pPr>
                  <w:widowControl/>
                  <w:spacing w:after="0" w:line="240" w:lineRule="auto"/>
                  <w:jc w:val="left"/>
                  <w:cnfStyle w:val="000000000000" w:firstRow="0" w:lastRow="0" w:firstColumn="0" w:lastColumn="0" w:oddVBand="0" w:evenVBand="0" w:oddHBand="0" w:evenHBand="0" w:firstRowFirstColumn="0" w:firstRowLastColumn="0" w:lastRowFirstColumn="0" w:lastRowLastColumn="0"/>
                </w:pPr>
              </w:pPrChange>
            </w:pPr>
            <w:ins w:id="5295" w:author="김은수" w:date="2026-09-30T00:44:00Z">
              <w:r>
                <w:rPr>
                  <w:rPrChange w:id="5296" w:author="김은수" w:date="2026-10-01T06:57:00Z">
                    <w:rPr>
                      <w:rFonts w:asciiTheme="minorHAnsi" w:eastAsiaTheme="minorEastAsia" w:hAnsiTheme="minorHAnsi" w:cstheme="minorBidi"/>
                      <w:color w:val="auto"/>
                      <w:szCs w:val="22"/>
                      <w:lang w:val="en-US"/>
                    </w:rPr>
                  </w:rPrChange>
                </w:rPr>
                <w:t>7.56a</w:t>
              </w:r>
            </w:ins>
          </w:p>
        </w:tc>
        <w:tc>
          <w:tcPr>
            <w:tcW w:w="4532" w:type="dxa"/>
            <w:tcPrChange w:id="5297" w:author="김은수" w:date="2026-10-01T16:30:00Z" w16du:dateUtc="2026-10-01T07:30:00Z">
              <w:tcPr>
                <w:tcW w:w="4170" w:type="dxa"/>
              </w:tcPr>
            </w:tcPrChange>
          </w:tcPr>
          <w:p w14:paraId="0F763A07" w14:textId="77777777" w:rsidR="0049128C" w:rsidRDefault="005E1485">
            <w:pPr>
              <w:pStyle w:val="TDC7"/>
              <w:cnfStyle w:val="000000000000" w:firstRow="0" w:lastRow="0" w:firstColumn="0" w:lastColumn="0" w:oddVBand="0" w:evenVBand="0" w:oddHBand="0" w:evenHBand="0" w:firstRowFirstColumn="0" w:firstRowLastColumn="0" w:lastRowFirstColumn="0" w:lastRowLastColumn="0"/>
              <w:pPrChange w:id="5298" w:author="김은수" w:date="2026-10-01T06:57:00Z">
                <w:pPr>
                  <w:widowControl/>
                  <w:spacing w:after="0" w:line="240" w:lineRule="auto"/>
                  <w:jc w:val="left"/>
                  <w:cnfStyle w:val="000000000000" w:firstRow="0" w:lastRow="0" w:firstColumn="0" w:lastColumn="0" w:oddVBand="0" w:evenVBand="0" w:oddHBand="0" w:evenHBand="0" w:firstRowFirstColumn="0" w:firstRowLastColumn="0" w:lastRowFirstColumn="0" w:lastRowLastColumn="0"/>
                </w:pPr>
              </w:pPrChange>
            </w:pPr>
            <w:ins w:id="5299" w:author="김은수" w:date="2026-09-30T00:44:00Z">
              <w:r>
                <w:rPr>
                  <w:rPrChange w:id="5300" w:author="김은수" w:date="2026-10-01T06:57:00Z">
                    <w:rPr>
                      <w:rFonts w:asciiTheme="minorHAnsi" w:eastAsiaTheme="minorEastAsia" w:hAnsiTheme="minorHAnsi" w:cstheme="minorBidi"/>
                      <w:color w:val="auto"/>
                      <w:szCs w:val="22"/>
                      <w:lang w:val="en-US"/>
                    </w:rPr>
                  </w:rPrChange>
                </w:rPr>
                <w:t>SEGGER</w:t>
              </w:r>
              <w:r>
                <w:rPr>
                  <w:rPrChange w:id="5301" w:author="김은수" w:date="2026-10-01T06:57:00Z">
                    <w:rPr>
                      <w:rFonts w:asciiTheme="minorHAnsi" w:eastAsiaTheme="minorEastAsia" w:hAnsiTheme="minorHAnsi" w:cstheme="minorBidi"/>
                      <w:color w:val="auto"/>
                      <w:szCs w:val="22"/>
                      <w:lang w:val="en-US"/>
                    </w:rPr>
                  </w:rPrChange>
                </w:rPr>
                <w:br/>
                <w:t>https://kb.segger.com/RTT</w:t>
              </w:r>
            </w:ins>
          </w:p>
        </w:tc>
      </w:tr>
    </w:tbl>
    <w:p w14:paraId="2EB89E64" w14:textId="77777777" w:rsidR="008B0BCB" w:rsidRDefault="00397FD9">
      <w:pPr>
        <w:pStyle w:val="TDC20"/>
        <w:spacing w:after="80"/>
        <w:rPr>
          <w:ins w:id="5302" w:author="김은수" w:date="2026-10-12T12:28:00Z"/>
          <w:del w:id="5303" w:author="김은수" w:date="2026-10-12T23:57:00Z"/>
        </w:rPr>
      </w:pPr>
      <w:ins w:id="5304" w:author="김은수" w:date="2026-10-12T12:28:00Z">
        <w:del w:id="5305" w:author="김은수" w:date="2026-10-12T23:57:00Z">
          <w:r>
            <w:delText>QCC 지원 소프트웨어: 제공 설계는 Qualcomm BSP/Built-in library의 초기화, Classic/TWS/BLE, 전원·NVM 기능을 application API로 사용하고 내장 라이브러리를 직접 수정하지 않는다고 설명한다.</w:delText>
          </w:r>
        </w:del>
      </w:ins>
    </w:p>
    <w:p w14:paraId="7BA13532" w14:textId="77777777" w:rsidR="000E2972" w:rsidRDefault="0034418E">
      <w:pPr>
        <w:pStyle w:val="TDC10"/>
        <w:rPr>
          <w:ins w:id="5306" w:author="김은수" w:date="2026-10-12T23:57:00Z"/>
        </w:rPr>
      </w:pPr>
      <w:ins w:id="5307" w:author="김은수" w:date="2026-10-12T23:57:00Z">
        <w:r>
          <w:rPr>
            <w:color w:val="C00000"/>
            <w:rPrChange w:id="5308" w:author="김은수" w:date="2026-10-16T07:34:00Z">
              <w:rPr/>
            </w:rPrChange>
          </w:rPr>
          <w:t>QCC는 Qualcomm BSP와 내장 라이브러리의 시스템 초기화, Classic/TWS/BLE, 전원 및 NVM 기능을 Application API로 사용한다. 내장 라이브러리의 내부 구현은 수정하지 않고 기능 인터페이스로 연결한다.</w:t>
        </w:r>
      </w:ins>
    </w:p>
    <w:p w14:paraId="1C5911E2" w14:textId="77777777" w:rsidR="00CC56C2" w:rsidRDefault="00CC56C2">
      <w:pPr>
        <w:pStyle w:val="TDC10"/>
        <w:spacing w:after="0"/>
        <w:rPr>
          <w:ins w:id="5309" w:author="김은수" w:date="2026-10-16T17:06:00Z" w16du:dateUtc="2026-10-16T08:06:00Z"/>
        </w:rPr>
      </w:pPr>
    </w:p>
    <w:p w14:paraId="1E0E9908" w14:textId="04D38357" w:rsidR="00C06A36" w:rsidRDefault="00C06A36">
      <w:pPr>
        <w:widowControl/>
        <w:wordWrap/>
        <w:autoSpaceDE/>
        <w:autoSpaceDN/>
        <w:rPr>
          <w:ins w:id="5310" w:author="김은수" w:date="2026-10-16T17:06:00Z" w16du:dateUtc="2026-10-16T08:06:00Z"/>
          <w:rFonts w:ascii="맑은 고딕" w:eastAsia="맑은 고딕" w:hAnsi="맑은 고딕" w:cs="맑은 고딕"/>
          <w:color w:val="000000"/>
          <w:szCs w:val="20"/>
          <w:lang w:val="ko-KR"/>
        </w:rPr>
      </w:pPr>
      <w:ins w:id="5311" w:author="김은수" w:date="2026-10-16T17:06:00Z" w16du:dateUtc="2026-10-16T08:06:00Z">
        <w:r>
          <w:br w:type="page"/>
        </w:r>
      </w:ins>
    </w:p>
    <w:p w14:paraId="200FBD88" w14:textId="77777777" w:rsidR="000C347F" w:rsidRDefault="000C347F">
      <w:pPr>
        <w:pStyle w:val="TDC1"/>
        <w:pPrChange w:id="5312" w:author="김은수" w:date="2026-10-01T06:57:00Z">
          <w:pPr>
            <w:pStyle w:val="10"/>
            <w:numPr>
              <w:numId w:val="7"/>
            </w:numPr>
            <w:wordWrap/>
            <w:spacing w:before="160" w:after="0" w:line="240" w:lineRule="auto"/>
            <w:ind w:left="425" w:hanging="425"/>
          </w:pPr>
        </w:pPrChange>
      </w:pPr>
      <w:bookmarkStart w:id="5313" w:name="_Toc242774852"/>
      <w:r w:rsidRPr="00C34F72">
        <w:rPr>
          <w:rFonts w:hint="eastAsia"/>
        </w:rPr>
        <w:lastRenderedPageBreak/>
        <w:t>소프트웨어</w:t>
      </w:r>
      <w:r w:rsidRPr="00C34F72">
        <w:t xml:space="preserve"> 아키텍쳐 검증</w:t>
      </w:r>
      <w:bookmarkEnd w:id="5313"/>
    </w:p>
    <w:p w14:paraId="16E6C740" w14:textId="77777777" w:rsidR="000C347F" w:rsidRDefault="000C347F">
      <w:pPr>
        <w:pStyle w:val="TDC10"/>
        <w:numPr>
          <w:ilvl w:val="0"/>
          <w:numId w:val="24"/>
        </w:numPr>
        <w:pPrChange w:id="5314" w:author="김은수" w:date="2026-10-01T06:57:00Z">
          <w:pPr>
            <w:pStyle w:val="a8"/>
            <w:numPr>
              <w:numId w:val="22"/>
            </w:numPr>
            <w:ind w:leftChars="0" w:left="785" w:hanging="360"/>
          </w:pPr>
        </w:pPrChange>
      </w:pPr>
      <w:r w:rsidRPr="00C34F72">
        <w:rPr>
          <w:rFonts w:hint="eastAsia"/>
        </w:rPr>
        <w:t>소프트웨어</w:t>
      </w:r>
      <w:r w:rsidRPr="00C34F72">
        <w:t xml:space="preserve"> 요구사상이 모두 포함되었는가?</w:t>
      </w:r>
    </w:p>
    <w:p w14:paraId="2E76A89C" w14:textId="4EDB8F11" w:rsidR="000C347F" w:rsidRDefault="00C778A0">
      <w:pPr>
        <w:pStyle w:val="TDC10"/>
        <w:rPr>
          <w:del w:id="5315" w:author="김은수" w:date="2026-10-12T23:57:00Z"/>
        </w:rPr>
        <w:pPrChange w:id="5316" w:author="김은수" w:date="2026-10-01T06:57:00Z">
          <w:pPr>
            <w:pStyle w:val="a8"/>
            <w:ind w:leftChars="0" w:left="785"/>
          </w:pPr>
        </w:pPrChange>
      </w:pPr>
      <w:ins w:id="5317" w:author="김은수" w:date="2026-10-16T17:07:00Z" w16du:dateUtc="2026-10-16T08:07:00Z">
        <w:r>
          <w:rPr>
            <w:rFonts w:hint="eastAsia"/>
          </w:rPr>
          <w:t xml:space="preserve">포함되었다. </w:t>
        </w:r>
      </w:ins>
      <w:del w:id="5318" w:author="김은수" w:date="2026-09-30T00:29:00Z">
        <w:r w:rsidR="000C347F">
          <w:rPr>
            <w:rFonts w:hint="eastAsia"/>
          </w:rPr>
          <w:delText>: 예, 소프트웨어 요구사항 추적성을 통하여, 모든 소프트웨어 항목이 소프트웨어 아키텍쳐로 사상 되었음을 확인함.</w:delText>
        </w:r>
      </w:del>
      <w:ins w:id="5319" w:author="김은수" w:date="2026-09-30T00:29:00Z">
        <w:del w:id="5320" w:author="김은수" w:date="2026-10-12T12:28:00Z">
          <w:r w:rsidR="000C347F">
            <w:delText>: 예, 소프트웨어 요구사항 사양서의 81개 요구사항이 추적성 표에 모두 포함되어 있음을 확인하였다.</w:delText>
          </w:r>
          <w:r w:rsidR="000C347F" w:rsidRPr="00237661">
            <w:rPr>
              <w:b/>
              <w:color w:val="C00000"/>
              <w:sz w:val="24"/>
              <w:szCs w:val="24"/>
              <w:u w:val="single"/>
            </w:rPr>
            <w:br/>
            <w:delText>[QCC 자료 입력] QCC 담당 요구사항의 내부 설계 연결을 추가하고 확인 내용을 반영한다.</w:delText>
          </w:r>
        </w:del>
      </w:ins>
      <w:ins w:id="5321" w:author="김은수" w:date="2026-10-12T12:28:00Z">
        <w:del w:id="5322" w:author="김은수" w:date="2026-10-12T23:57:00Z">
          <w:r w:rsidR="000C347F">
            <w:delText>기존 E8300의 SW-FW-RID-1~81 추적과 신규 SW-FW-RID-82~83을 구분하여 검토하였다. 제공 QCC 설계의 4모듈·14유닛 연결은 QCC-1 표에 추가하였다. RID-82 송신 상세설계, RID-83 문서/상위 추적과 본문의 자료 미비 사항은 아직 완료로 판단하지 않는다.</w:delText>
          </w:r>
        </w:del>
      </w:ins>
    </w:p>
    <w:p w14:paraId="192F31A8" w14:textId="77777777" w:rsidR="000E2972" w:rsidRDefault="0034418E">
      <w:pPr>
        <w:pStyle w:val="TDC10"/>
        <w:rPr>
          <w:ins w:id="5323" w:author="김은수" w:date="2026-10-12T23:57:00Z"/>
        </w:rPr>
      </w:pPr>
      <w:ins w:id="5324" w:author="김은수" w:date="2026-10-12T23:57:00Z">
        <w:r>
          <w:t>SW-FW-RID-1~81 및 SW-FW-RID-83을 모듈/상세 설계 유닛 또는 제품 문서 항목에 연결한다. SW-FW-RID-69의 Classic 수신과 DMIC2 통화 송신은 각각의 실행 경로와 시험 조건으로 확인한다. 제품 사용 설명서 및 미확정 설계/검증 계약은 해당 미비 안내에서 확인하며 완료로 판정하지 않는다.</w:t>
        </w:r>
      </w:ins>
    </w:p>
    <w:p w14:paraId="4290AA5C" w14:textId="77777777" w:rsidR="00CC0AAE" w:rsidRDefault="00CC0AAE">
      <w:pPr>
        <w:pStyle w:val="TDC10"/>
        <w:spacing w:after="0"/>
        <w:rPr>
          <w:del w:id="5325" w:author="김은수" w:date="2026-10-01T06:57:00Z"/>
        </w:rPr>
        <w:pPrChange w:id="5326" w:author="김은수" w:date="2026-10-01T06:57:00Z">
          <w:pPr>
            <w:pStyle w:val="a8"/>
            <w:ind w:leftChars="0" w:left="785"/>
          </w:pPr>
        </w:pPrChange>
      </w:pPr>
    </w:p>
    <w:p w14:paraId="42E46B55" w14:textId="77777777" w:rsidR="000C347F" w:rsidRDefault="000C347F">
      <w:pPr>
        <w:pStyle w:val="TDC10"/>
        <w:numPr>
          <w:ilvl w:val="0"/>
          <w:numId w:val="24"/>
        </w:numPr>
        <w:rPr>
          <w:del w:id="5327" w:author="김은수" w:date="2026-10-13T00:52:00Z"/>
        </w:rPr>
        <w:pPrChange w:id="5328" w:author="김은수" w:date="2026-10-01T06:57:00Z">
          <w:pPr>
            <w:pStyle w:val="a8"/>
            <w:numPr>
              <w:numId w:val="22"/>
            </w:numPr>
            <w:ind w:leftChars="0" w:left="785" w:hanging="360"/>
          </w:pPr>
        </w:pPrChange>
      </w:pPr>
      <w:del w:id="5329" w:author="김은수" w:date="2026-10-13T00:52:00Z">
        <w:r w:rsidRPr="00C34F72">
          <w:rPr>
            <w:rFonts w:hint="eastAsia"/>
          </w:rPr>
          <w:delText>소프트웨어</w:delText>
        </w:r>
        <w:r w:rsidRPr="00C34F72">
          <w:delText xml:space="preserve"> 모듈(항목)간 연계성 및 하드웨어 사이의 연계성이 확인되는가?</w:delText>
        </w:r>
      </w:del>
    </w:p>
    <w:p w14:paraId="4FF66289" w14:textId="77777777" w:rsidR="006367F9" w:rsidRDefault="00C11B60">
      <w:pPr>
        <w:pStyle w:val="TDC10"/>
        <w:keepNext/>
        <w:numPr>
          <w:ilvl w:val="0"/>
          <w:numId w:val="24"/>
        </w:numPr>
        <w:rPr>
          <w:ins w:id="5330" w:author="김은수" w:date="2026-10-13T00:52:00Z"/>
        </w:rPr>
      </w:pPr>
      <w:ins w:id="5331" w:author="김은수" w:date="2026-10-13T00:52:00Z">
        <w:r w:rsidRPr="00C34F72">
          <w:rPr>
            <w:rFonts w:hint="eastAsia"/>
          </w:rPr>
          <w:t>소프트웨어</w:t>
        </w:r>
        <w:r w:rsidRPr="00C34F72">
          <w:t xml:space="preserve"> 모듈(항목)간 연계성 및 하드웨어 사이의 연계성이 확인되는가?</w:t>
        </w:r>
      </w:ins>
    </w:p>
    <w:p w14:paraId="3A2F06A0" w14:textId="4F28F699" w:rsidR="000C347F" w:rsidRDefault="00C778A0">
      <w:pPr>
        <w:pStyle w:val="TDC10"/>
        <w:rPr>
          <w:del w:id="5332" w:author="김은수" w:date="2026-10-12T23:57:00Z"/>
        </w:rPr>
        <w:pPrChange w:id="5333" w:author="김은수" w:date="2026-10-01T06:57:00Z">
          <w:pPr>
            <w:pStyle w:val="a8"/>
            <w:ind w:leftChars="0" w:left="785"/>
          </w:pPr>
        </w:pPrChange>
      </w:pPr>
      <w:ins w:id="5334" w:author="김은수" w:date="2026-10-16T17:07:00Z" w16du:dateUtc="2026-10-16T08:07:00Z">
        <w:r>
          <w:rPr>
            <w:rFonts w:hint="eastAsia"/>
          </w:rPr>
          <w:t xml:space="preserve">확인된다. </w:t>
        </w:r>
      </w:ins>
      <w:del w:id="5335" w:author="김은수" w:date="2026-09-30T00:29:00Z">
        <w:r w:rsidR="000C347F">
          <w:rPr>
            <w:rFonts w:hint="eastAsia"/>
          </w:rPr>
          <w:delText>: 예, 하드웨어 아키텍쳐을 기반으로 소프트웨어 아키텍쳐 설계됨.</w:delText>
        </w:r>
      </w:del>
      <w:ins w:id="5336" w:author="김은수" w:date="2026-09-30T00:29:00Z">
        <w:del w:id="5337" w:author="김은수" w:date="2026-10-12T12:28:00Z">
          <w:r w:rsidR="000C347F">
            <w:delText>: 예, E8300의 공유 메모리, SPI, I2S 및 제어 핀을 기준으로 모듈과 하드웨어 사이의 연계를 확인하였다.</w:delText>
          </w:r>
          <w:r w:rsidR="000C347F" w:rsidRPr="00237661">
            <w:rPr>
              <w:b/>
              <w:color w:val="C00000"/>
              <w:sz w:val="24"/>
              <w:szCs w:val="24"/>
              <w:u w:val="single"/>
            </w:rPr>
            <w:br/>
            <w:delText>[QCC 자료 입력] QCC 내부 모듈 간 연계 자료를 추가하고 확인 내용을 반영한다.</w:delText>
          </w:r>
        </w:del>
      </w:ins>
      <w:ins w:id="5338" w:author="김은수" w:date="2026-10-12T12:28:00Z">
        <w:del w:id="5339" w:author="김은수" w:date="2026-10-12T23:57:00Z">
          <w:r w:rsidR="000C347F">
            <w:delText>E8300 공유 메모리·SPI·I2S·제어 핀의 기존 연계와 제공 QCC 모듈 간 기능 연결을 대조하였다. E8300 정적 인터페이스 정의는 유지한다. QCC 종료 극성·충전 상태 변환·실제 무선/오디오/보안 계약의 상충과 실측 미제공은 해당 미비 안내로 보존한다. 본 검토는 제공 설계의 분석이며 구현 또는 통합시험 통과를 의미하지 않는다.</w:delText>
          </w:r>
        </w:del>
      </w:ins>
    </w:p>
    <w:p w14:paraId="391DEE55" w14:textId="77777777" w:rsidR="000E2972" w:rsidRDefault="0034418E">
      <w:pPr>
        <w:pStyle w:val="TDC10"/>
        <w:rPr>
          <w:ins w:id="5340" w:author="김은수" w:date="2026-10-12T23:57:00Z"/>
        </w:rPr>
      </w:pPr>
      <w:ins w:id="5341" w:author="김은수" w:date="2026-10-12T23:57:00Z">
        <w:r>
          <w:t>E8300의 공유 메모리/SPI/I2S/제어 핀과 QCC 모듈의 상태/명령/오디오/인증 경로를 연결한다. 종료 신호, 충전 변환과 무선/오디오/보안 계약의 미확정 조건은 검토 및 제품 시험에서 보류한다. 아키텍쳐의 연결성 검토와 실제 구현/통합시험의 판정은 구분한다.</w:t>
        </w:r>
      </w:ins>
    </w:p>
    <w:p w14:paraId="4C4D1449" w14:textId="77777777" w:rsidR="00CC0AAE" w:rsidRDefault="00CC0AAE">
      <w:pPr>
        <w:pStyle w:val="TDC10"/>
        <w:spacing w:after="0"/>
        <w:rPr>
          <w:del w:id="5342" w:author="김은수" w:date="2026-10-01T06:57:00Z"/>
        </w:rPr>
        <w:pPrChange w:id="5343" w:author="김은수" w:date="2026-10-01T06:57:00Z">
          <w:pPr>
            <w:pStyle w:val="a8"/>
            <w:ind w:leftChars="0" w:left="785"/>
          </w:pPr>
        </w:pPrChange>
      </w:pPr>
    </w:p>
    <w:p w14:paraId="44101374" w14:textId="77777777" w:rsidR="000C347F" w:rsidRPr="000C347F" w:rsidRDefault="000C347F">
      <w:pPr>
        <w:pStyle w:val="TDC10"/>
        <w:numPr>
          <w:ilvl w:val="0"/>
          <w:numId w:val="24"/>
        </w:numPr>
        <w:pPrChange w:id="5344" w:author="김은수" w:date="2026-10-01T06:57:00Z">
          <w:pPr>
            <w:pStyle w:val="a8"/>
            <w:numPr>
              <w:numId w:val="22"/>
            </w:numPr>
            <w:ind w:leftChars="0" w:left="785" w:hanging="360"/>
          </w:pPr>
        </w:pPrChange>
      </w:pPr>
      <w:r w:rsidRPr="00C34F72">
        <w:t>S</w:t>
      </w:r>
      <w:r>
        <w:t xml:space="preserve">OUP </w:t>
      </w:r>
      <w:r w:rsidRPr="00C34F72">
        <w:rPr>
          <w:rFonts w:hint="eastAsia"/>
        </w:rPr>
        <w:t>항목의</w:t>
      </w:r>
      <w:r w:rsidRPr="00C34F72">
        <w:t xml:space="preserve"> 적절한 운영이 지원되는가?</w:t>
      </w:r>
    </w:p>
    <w:p w14:paraId="37C7284D" w14:textId="0A8726B4" w:rsidR="000E2972" w:rsidRDefault="00C778A0">
      <w:pPr>
        <w:pStyle w:val="TDC10"/>
        <w:rPr>
          <w:ins w:id="5345" w:author="김은수" w:date="2026-10-16T17:06:00Z" w16du:dateUtc="2026-10-16T08:06:00Z"/>
        </w:rPr>
      </w:pPr>
      <w:ins w:id="5346" w:author="김은수" w:date="2026-10-16T17:07:00Z" w16du:dateUtc="2026-10-16T08:07:00Z">
        <w:r>
          <w:rPr>
            <w:rFonts w:hint="eastAsia"/>
          </w:rPr>
          <w:t xml:space="preserve">지원된다. </w:t>
        </w:r>
      </w:ins>
      <w:ins w:id="5347" w:author="김은수" w:date="2026-10-12T23:57:00Z">
        <w:r w:rsidR="0034418E">
          <w:t>E8300의 지원 소프트웨어는 목록에 제품/버전/출처로 식별하여 관리한다. QCC 지원 소프트웨어는 정확한 제품/버전/구성과 운영 검토 자료를 확인한 뒤 동일한 관리 범위에 연결한다.</w:t>
        </w:r>
      </w:ins>
    </w:p>
    <w:p w14:paraId="28C3C996" w14:textId="77777777" w:rsidR="00CA0D6B" w:rsidRDefault="00CA0D6B">
      <w:pPr>
        <w:pStyle w:val="TDC10"/>
        <w:rPr>
          <w:ins w:id="5348" w:author="김은수" w:date="2026-10-12T23:57:00Z"/>
        </w:rPr>
      </w:pPr>
    </w:p>
    <w:p w14:paraId="3BCEB130" w14:textId="77777777" w:rsidR="000C347F" w:rsidRPr="002E582F" w:rsidRDefault="000C347F">
      <w:pPr>
        <w:pStyle w:val="TDC10"/>
        <w:rPr>
          <w:del w:id="5349" w:author="김은수" w:date="2026-10-12T23:57:00Z"/>
        </w:rPr>
        <w:pPrChange w:id="5350" w:author="김은수" w:date="2026-10-01T06:57:00Z">
          <w:pPr>
            <w:wordWrap/>
            <w:spacing w:after="0" w:line="240" w:lineRule="auto"/>
            <w:ind w:left="785"/>
          </w:pPr>
        </w:pPrChange>
      </w:pPr>
      <w:del w:id="5351" w:author="김은수" w:date="2026-09-30T00:44:00Z">
        <w:r>
          <w:delText>: SOUP 항목 없음.</w:delText>
        </w:r>
      </w:del>
      <w:ins w:id="5352" w:author="김은수" w:date="2026-09-30T00:44:00Z">
        <w:del w:id="5353" w:author="김은수" w:date="2026-10-12T13:07:00Z">
          <w:r w:rsidRPr="00C34F72">
            <w:delText>: 예, 사용되는 지원 소프트웨어의 종류, 버전 및 출처를 식별하여 관리한다.</w:delText>
          </w:r>
        </w:del>
      </w:ins>
      <w:ins w:id="5354" w:author="김은수" w:date="2026-10-12T13:07:00Z">
        <w:del w:id="5355" w:author="김은수" w:date="2026-10-12T23:57:00Z">
          <w:r w:rsidRPr="00C34F72">
            <w:delText>기존 E8300의 지원 소프트웨어 식별·관리 범위는 유지한다. QCC는 제공설계 수준을 반영했으며 지원 소프트웨어의 정확한 제품·버전과 운영 검토 완료는 확인되지 않았다.</w:delText>
          </w:r>
          <w:r w:rsidRPr="00C34F72">
            <w:rPr>
              <w:color w:val="C00000"/>
              <w:sz w:val="24"/>
              <w:szCs w:val="24"/>
              <w:u w:val="single"/>
            </w:rPr>
            <w:br/>
            <w:delText>[QCC 자료 입력] QCC 지원 소프트웨어의 정확한 제품·버전, 사용 구성·API 및 운영 검토 자료를 제출해야 한다.</w:delText>
          </w:r>
        </w:del>
      </w:ins>
    </w:p>
    <w:sectPr w:rsidR="000C347F" w:rsidRPr="002E582F" w:rsidSect="0012492F">
      <w:headerReference w:type="default" r:id="rId18"/>
      <w:headerReference w:type="first" r:id="rId19"/>
      <w:pgSz w:w="11906" w:h="16838" w:code="9"/>
      <w:pgMar w:top="1134" w:right="1134" w:bottom="851" w:left="1134" w:header="1020" w:footer="68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DF2A1" w14:textId="77777777" w:rsidR="00932EE5" w:rsidRDefault="00932EE5" w:rsidP="003325E9">
      <w:pPr>
        <w:spacing w:after="0" w:line="240" w:lineRule="auto"/>
      </w:pPr>
      <w:r>
        <w:separator/>
      </w:r>
    </w:p>
  </w:endnote>
  <w:endnote w:type="continuationSeparator" w:id="0">
    <w:p w14:paraId="50F6076C" w14:textId="77777777" w:rsidR="00932EE5" w:rsidRDefault="00932EE5"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C846E" w14:textId="77777777" w:rsidR="00932EE5" w:rsidRDefault="00932EE5" w:rsidP="003325E9">
      <w:pPr>
        <w:spacing w:after="0" w:line="240" w:lineRule="auto"/>
      </w:pPr>
      <w:r>
        <w:separator/>
      </w:r>
    </w:p>
  </w:footnote>
  <w:footnote w:type="continuationSeparator" w:id="0">
    <w:p w14:paraId="6F3591C9" w14:textId="77777777" w:rsidR="00932EE5" w:rsidRDefault="00932EE5"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3935B6" w14:paraId="232FA5F8" w14:textId="77777777" w:rsidTr="00BA66E1">
      <w:trPr>
        <w:cantSplit/>
        <w:trHeight w:val="115"/>
      </w:trPr>
      <w:tc>
        <w:tcPr>
          <w:tcW w:w="2248" w:type="dxa"/>
          <w:vMerge w:val="restart"/>
          <w:vAlign w:val="center"/>
        </w:tcPr>
        <w:p w14:paraId="160FFFEF" w14:textId="77777777" w:rsidR="003935B6" w:rsidRPr="00F91CD3" w:rsidRDefault="003935B6" w:rsidP="003935B6">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3F8B6BCA" wp14:editId="62B2EA97">
                <wp:extent cx="1356360" cy="450215"/>
                <wp:effectExtent l="0" t="0" r="0" b="6985"/>
                <wp:docPr id="959427350" name="그림 95942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7EDA2C77" w14:textId="77777777" w:rsidR="003935B6" w:rsidRPr="00D1008A" w:rsidRDefault="00D61B5B" w:rsidP="003935B6">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S</w:t>
          </w:r>
          <w:r>
            <w:rPr>
              <w:rFonts w:asciiTheme="minorEastAsia" w:hAnsiTheme="minorEastAsia"/>
              <w:b/>
              <w:bCs/>
              <w:sz w:val="32"/>
              <w:szCs w:val="32"/>
            </w:rPr>
            <w:t>W</w:t>
          </w:r>
          <w:r w:rsidR="003935B6">
            <w:rPr>
              <w:rFonts w:asciiTheme="minorEastAsia" w:hAnsiTheme="minorEastAsia" w:hint="eastAsia"/>
              <w:b/>
              <w:bCs/>
              <w:sz w:val="32"/>
              <w:szCs w:val="32"/>
            </w:rPr>
            <w:t xml:space="preserve"> 아키텍쳐 </w:t>
          </w:r>
          <w:r>
            <w:rPr>
              <w:rFonts w:asciiTheme="minorEastAsia" w:hAnsiTheme="minorEastAsia" w:hint="eastAsia"/>
              <w:b/>
              <w:bCs/>
              <w:sz w:val="32"/>
              <w:szCs w:val="32"/>
            </w:rPr>
            <w:t xml:space="preserve">설계 </w:t>
          </w:r>
          <w:r w:rsidR="003935B6">
            <w:rPr>
              <w:rFonts w:asciiTheme="minorEastAsia" w:hAnsiTheme="minorEastAsia" w:hint="eastAsia"/>
              <w:b/>
              <w:bCs/>
              <w:sz w:val="32"/>
              <w:szCs w:val="32"/>
            </w:rPr>
            <w:t>기술서</w:t>
          </w:r>
        </w:p>
      </w:tc>
      <w:tc>
        <w:tcPr>
          <w:tcW w:w="1438" w:type="dxa"/>
          <w:vAlign w:val="center"/>
        </w:tcPr>
        <w:p w14:paraId="12E8DDB9" w14:textId="77777777" w:rsidR="003935B6" w:rsidRPr="00101900" w:rsidRDefault="003935B6" w:rsidP="003935B6">
          <w:pPr>
            <w:spacing w:after="0" w:line="240" w:lineRule="auto"/>
            <w:jc w:val="center"/>
            <w:rPr>
              <w:rFonts w:asciiTheme="minorEastAsia" w:hAnsiTheme="minorEastAsia"/>
              <w:sz w:val="16"/>
              <w:szCs w:val="16"/>
            </w:rPr>
          </w:pPr>
          <w:r w:rsidRPr="00101900">
            <w:rPr>
              <w:rFonts w:asciiTheme="minorEastAsia" w:hAnsiTheme="minorEastAsia" w:hint="eastAsia"/>
              <w:sz w:val="16"/>
              <w:szCs w:val="16"/>
            </w:rPr>
            <w:t>표준번호</w:t>
          </w:r>
        </w:p>
      </w:tc>
      <w:tc>
        <w:tcPr>
          <w:tcW w:w="1692" w:type="dxa"/>
          <w:vAlign w:val="center"/>
        </w:tcPr>
        <w:p w14:paraId="0A8ECBDD" w14:textId="77777777" w:rsidR="003935B6" w:rsidRPr="00497259" w:rsidRDefault="00287847" w:rsidP="003935B6">
          <w:pPr>
            <w:spacing w:after="0" w:line="240" w:lineRule="auto"/>
            <w:jc w:val="center"/>
            <w:rPr>
              <w:rFonts w:asciiTheme="minorEastAsia" w:hAnsiTheme="minorEastAsia"/>
              <w:sz w:val="18"/>
              <w:szCs w:val="18"/>
            </w:rPr>
          </w:pPr>
          <w:r w:rsidRPr="00497259">
            <w:rPr>
              <w:rFonts w:asciiTheme="minorEastAsia" w:hAnsiTheme="minorEastAsia"/>
              <w:sz w:val="18"/>
              <w:szCs w:val="18"/>
            </w:rPr>
            <w:t>SAD-FW-</w:t>
          </w:r>
          <w:del w:id="5356" w:author="김은수" w:date="2026-09-29T18:27:00Z" w16du:dateUtc="2026-09-29T09:27:00Z">
            <w:r w:rsidRPr="00497259">
              <w:rPr>
                <w:rFonts w:asciiTheme="minorEastAsia" w:hAnsiTheme="minorEastAsia"/>
                <w:sz w:val="18"/>
                <w:szCs w:val="18"/>
              </w:rPr>
              <w:delText>TD20B</w:delText>
            </w:r>
          </w:del>
          <w:ins w:id="5357" w:author="김은수" w:date="2026-09-29T18:27:00Z" w16du:dateUtc="2026-09-29T09:27:00Z">
            <w:r w:rsidRPr="00497259">
              <w:rPr>
                <w:rFonts w:asciiTheme="minorEastAsia" w:hAnsiTheme="minorEastAsia"/>
                <w:sz w:val="18"/>
                <w:szCs w:val="18"/>
              </w:rPr>
              <w:t>TD24A</w:t>
            </w:r>
          </w:ins>
        </w:p>
      </w:tc>
    </w:tr>
    <w:tr w:rsidR="00850940" w14:paraId="4F4A240E" w14:textId="77777777" w:rsidTr="00BA66E1">
      <w:trPr>
        <w:cantSplit/>
        <w:trHeight w:val="378"/>
      </w:trPr>
      <w:tc>
        <w:tcPr>
          <w:tcW w:w="2248" w:type="dxa"/>
          <w:vMerge/>
          <w:vAlign w:val="center"/>
        </w:tcPr>
        <w:p w14:paraId="75FED5E9" w14:textId="77777777" w:rsidR="00850940" w:rsidRPr="00F91CD3" w:rsidRDefault="00850940" w:rsidP="00850940">
          <w:pPr>
            <w:spacing w:after="0"/>
            <w:jc w:val="center"/>
            <w:rPr>
              <w:rFonts w:asciiTheme="majorHAnsi" w:eastAsiaTheme="majorHAnsi" w:hAnsiTheme="majorHAnsi"/>
            </w:rPr>
          </w:pPr>
        </w:p>
      </w:tc>
      <w:tc>
        <w:tcPr>
          <w:tcW w:w="4308" w:type="dxa"/>
          <w:vMerge/>
          <w:vAlign w:val="center"/>
        </w:tcPr>
        <w:p w14:paraId="4C613C09" w14:textId="77777777" w:rsidR="00850940" w:rsidRPr="00D1008A" w:rsidRDefault="00850940" w:rsidP="00850940">
          <w:pPr>
            <w:spacing w:after="0" w:line="240" w:lineRule="auto"/>
            <w:jc w:val="center"/>
            <w:rPr>
              <w:rFonts w:asciiTheme="minorEastAsia" w:hAnsiTheme="minorEastAsia"/>
              <w:sz w:val="30"/>
              <w:szCs w:val="30"/>
            </w:rPr>
          </w:pPr>
        </w:p>
      </w:tc>
      <w:tc>
        <w:tcPr>
          <w:tcW w:w="1438" w:type="dxa"/>
          <w:vAlign w:val="center"/>
        </w:tcPr>
        <w:p w14:paraId="494910CB" w14:textId="77777777" w:rsidR="00850940" w:rsidRPr="00101900" w:rsidRDefault="00850940" w:rsidP="00850940">
          <w:pPr>
            <w:spacing w:after="0" w:line="240" w:lineRule="auto"/>
            <w:jc w:val="center"/>
            <w:rPr>
              <w:rFonts w:asciiTheme="minorEastAsia" w:hAnsiTheme="minorEastAsia"/>
              <w:sz w:val="16"/>
              <w:szCs w:val="16"/>
            </w:rPr>
          </w:pPr>
          <w:r w:rsidRPr="00101900">
            <w:rPr>
              <w:rFonts w:asciiTheme="minorEastAsia" w:hAnsiTheme="minorEastAsia" w:hint="eastAsia"/>
              <w:sz w:val="16"/>
              <w:szCs w:val="16"/>
            </w:rPr>
            <w:t>제(개)정일자</w:t>
          </w:r>
        </w:p>
      </w:tc>
      <w:tc>
        <w:tcPr>
          <w:tcW w:w="1692" w:type="dxa"/>
          <w:vAlign w:val="center"/>
        </w:tcPr>
        <w:p w14:paraId="13160853" w14:textId="77777777" w:rsidR="00850940" w:rsidRPr="00497259" w:rsidRDefault="0025693E" w:rsidP="00850940">
          <w:pPr>
            <w:spacing w:after="0" w:line="240" w:lineRule="auto"/>
            <w:jc w:val="center"/>
            <w:rPr>
              <w:rFonts w:asciiTheme="minorEastAsia" w:hAnsiTheme="minorEastAsia"/>
              <w:sz w:val="18"/>
              <w:szCs w:val="18"/>
            </w:rPr>
          </w:pPr>
          <w:del w:id="5358" w:author="김은수" w:date="2026-09-29T18:27:00Z" w16du:dateUtc="2026-09-29T09:27:00Z">
            <w:r>
              <w:rPr>
                <w:rFonts w:asciiTheme="minorEastAsia" w:hAnsiTheme="minorEastAsia" w:hint="eastAsia"/>
                <w:sz w:val="18"/>
                <w:szCs w:val="18"/>
              </w:rPr>
              <w:delText>2020.12.23</w:delText>
            </w:r>
          </w:del>
        </w:p>
      </w:tc>
    </w:tr>
    <w:tr w:rsidR="00850940" w14:paraId="201A340F" w14:textId="77777777" w:rsidTr="00BA66E1">
      <w:trPr>
        <w:cantSplit/>
        <w:trHeight w:val="115"/>
      </w:trPr>
      <w:tc>
        <w:tcPr>
          <w:tcW w:w="2248" w:type="dxa"/>
          <w:vMerge/>
          <w:vAlign w:val="center"/>
        </w:tcPr>
        <w:p w14:paraId="6A5606FF" w14:textId="77777777" w:rsidR="00850940" w:rsidRPr="00F91CD3" w:rsidRDefault="00850940" w:rsidP="00850940">
          <w:pPr>
            <w:spacing w:after="0"/>
            <w:jc w:val="center"/>
            <w:rPr>
              <w:rFonts w:asciiTheme="majorHAnsi" w:eastAsiaTheme="majorHAnsi" w:hAnsiTheme="majorHAnsi"/>
            </w:rPr>
          </w:pPr>
        </w:p>
      </w:tc>
      <w:tc>
        <w:tcPr>
          <w:tcW w:w="4308" w:type="dxa"/>
          <w:vMerge w:val="restart"/>
          <w:vAlign w:val="center"/>
        </w:tcPr>
        <w:p w14:paraId="015763A5" w14:textId="77777777" w:rsidR="00850940" w:rsidRPr="00D1008A" w:rsidRDefault="003935B6" w:rsidP="00850940">
          <w:pPr>
            <w:spacing w:after="0" w:line="240" w:lineRule="auto"/>
            <w:jc w:val="center"/>
            <w:rPr>
              <w:rFonts w:asciiTheme="minorEastAsia" w:hAnsiTheme="minorEastAsia"/>
              <w:sz w:val="30"/>
              <w:szCs w:val="30"/>
            </w:rPr>
          </w:pPr>
          <w:del w:id="5359" w:author="김은수" w:date="2026-09-29T18:27:00Z" w16du:dateUtc="2026-09-29T09:27:00Z">
            <w:r>
              <w:rPr>
                <w:rFonts w:asciiTheme="minorEastAsia" w:hAnsiTheme="minorEastAsia"/>
                <w:b/>
                <w:bCs/>
                <w:sz w:val="24"/>
                <w:szCs w:val="24"/>
              </w:rPr>
              <w:delText>TD20B</w:delText>
            </w:r>
          </w:del>
          <w:ins w:id="5360" w:author="김은수" w:date="2026-09-29T18:27:00Z" w16du:dateUtc="2026-09-29T09:27:00Z">
            <w:r>
              <w:rPr>
                <w:rFonts w:asciiTheme="minorEastAsia" w:hAnsiTheme="minorEastAsia"/>
                <w:b/>
                <w:bCs/>
                <w:sz w:val="24"/>
                <w:szCs w:val="24"/>
              </w:rPr>
              <w:t>TD24A</w:t>
            </w:r>
          </w:ins>
          <w:r>
            <w:rPr>
              <w:rFonts w:asciiTheme="minorEastAsia" w:hAnsiTheme="minorEastAsia"/>
              <w:b/>
              <w:bCs/>
              <w:sz w:val="24"/>
              <w:szCs w:val="24"/>
            </w:rPr>
            <w:t>-A-EXT</w:t>
          </w:r>
        </w:p>
      </w:tc>
      <w:tc>
        <w:tcPr>
          <w:tcW w:w="1438" w:type="dxa"/>
          <w:vAlign w:val="center"/>
        </w:tcPr>
        <w:p w14:paraId="10965FDA" w14:textId="77777777" w:rsidR="00850940" w:rsidRPr="00101900" w:rsidRDefault="00850940" w:rsidP="00850940">
          <w:pPr>
            <w:spacing w:after="0" w:line="240" w:lineRule="auto"/>
            <w:jc w:val="center"/>
            <w:rPr>
              <w:rFonts w:asciiTheme="minorEastAsia" w:hAnsiTheme="minorEastAsia"/>
              <w:sz w:val="16"/>
              <w:szCs w:val="16"/>
            </w:rPr>
          </w:pPr>
          <w:r w:rsidRPr="00101900">
            <w:rPr>
              <w:rFonts w:asciiTheme="minorEastAsia" w:hAnsiTheme="minorEastAsia" w:hint="eastAsia"/>
              <w:sz w:val="16"/>
              <w:szCs w:val="16"/>
            </w:rPr>
            <w:t>제(개)정 번호</w:t>
          </w:r>
        </w:p>
      </w:tc>
      <w:tc>
        <w:tcPr>
          <w:tcW w:w="1692" w:type="dxa"/>
          <w:vAlign w:val="center"/>
        </w:tcPr>
        <w:p w14:paraId="73E7D66E" w14:textId="77777777" w:rsidR="00850940" w:rsidRPr="00497259" w:rsidRDefault="00850940" w:rsidP="00850940">
          <w:pPr>
            <w:spacing w:after="0" w:line="240" w:lineRule="auto"/>
            <w:jc w:val="center"/>
            <w:rPr>
              <w:rFonts w:asciiTheme="minorEastAsia" w:hAnsiTheme="minorEastAsia"/>
              <w:sz w:val="18"/>
              <w:szCs w:val="18"/>
            </w:rPr>
          </w:pPr>
          <w:r w:rsidRPr="00497259">
            <w:rPr>
              <w:rFonts w:asciiTheme="minorEastAsia" w:hAnsiTheme="minorEastAsia" w:hint="eastAsia"/>
              <w:sz w:val="18"/>
              <w:szCs w:val="18"/>
            </w:rPr>
            <w:t>0</w:t>
          </w:r>
        </w:p>
      </w:tc>
    </w:tr>
    <w:tr w:rsidR="00850940" w14:paraId="01A8DBB4" w14:textId="77777777" w:rsidTr="00BA66E1">
      <w:trPr>
        <w:cantSplit/>
        <w:trHeight w:val="123"/>
      </w:trPr>
      <w:tc>
        <w:tcPr>
          <w:tcW w:w="2248" w:type="dxa"/>
          <w:vMerge/>
          <w:vAlign w:val="center"/>
        </w:tcPr>
        <w:p w14:paraId="284BE982" w14:textId="77777777" w:rsidR="00850940" w:rsidRPr="00F91CD3" w:rsidRDefault="00850940" w:rsidP="00850940">
          <w:pPr>
            <w:spacing w:after="0"/>
            <w:jc w:val="center"/>
            <w:rPr>
              <w:rFonts w:asciiTheme="majorHAnsi" w:eastAsiaTheme="majorHAnsi" w:hAnsiTheme="majorHAnsi"/>
            </w:rPr>
          </w:pPr>
        </w:p>
      </w:tc>
      <w:tc>
        <w:tcPr>
          <w:tcW w:w="4308" w:type="dxa"/>
          <w:vMerge/>
          <w:vAlign w:val="center"/>
        </w:tcPr>
        <w:p w14:paraId="0349F3B3" w14:textId="77777777" w:rsidR="00850940" w:rsidRPr="00F91CD3" w:rsidRDefault="00850940" w:rsidP="00850940">
          <w:pPr>
            <w:spacing w:after="0" w:line="240" w:lineRule="auto"/>
            <w:jc w:val="center"/>
            <w:rPr>
              <w:rFonts w:asciiTheme="majorHAnsi" w:eastAsiaTheme="majorHAnsi" w:hAnsiTheme="majorHAnsi"/>
            </w:rPr>
          </w:pPr>
        </w:p>
      </w:tc>
      <w:tc>
        <w:tcPr>
          <w:tcW w:w="1438" w:type="dxa"/>
          <w:vAlign w:val="center"/>
        </w:tcPr>
        <w:p w14:paraId="4716DAD7" w14:textId="77777777" w:rsidR="00850940" w:rsidRPr="00101900" w:rsidRDefault="00850940" w:rsidP="00850940">
          <w:pPr>
            <w:spacing w:after="0" w:line="240" w:lineRule="auto"/>
            <w:jc w:val="center"/>
            <w:rPr>
              <w:rFonts w:asciiTheme="minorEastAsia" w:hAnsiTheme="minorEastAsia"/>
              <w:sz w:val="16"/>
              <w:szCs w:val="16"/>
            </w:rPr>
          </w:pPr>
          <w:r w:rsidRPr="00101900">
            <w:rPr>
              <w:rFonts w:asciiTheme="minorEastAsia" w:hAnsiTheme="minorEastAsia" w:hint="eastAsia"/>
              <w:sz w:val="16"/>
              <w:szCs w:val="16"/>
            </w:rPr>
            <w:t>페</w:t>
          </w:r>
          <w:r w:rsidRPr="00101900">
            <w:rPr>
              <w:rFonts w:asciiTheme="minorEastAsia" w:hAnsiTheme="minorEastAsia"/>
              <w:sz w:val="16"/>
              <w:szCs w:val="16"/>
            </w:rPr>
            <w:t xml:space="preserve"> </w:t>
          </w:r>
          <w:r w:rsidRPr="00101900">
            <w:rPr>
              <w:rFonts w:asciiTheme="minorEastAsia" w:hAnsiTheme="minorEastAsia" w:hint="eastAsia"/>
              <w:sz w:val="16"/>
              <w:szCs w:val="16"/>
            </w:rPr>
            <w:t>이</w:t>
          </w:r>
          <w:r w:rsidRPr="00101900">
            <w:rPr>
              <w:rFonts w:asciiTheme="minorEastAsia" w:hAnsiTheme="minorEastAsia"/>
              <w:sz w:val="16"/>
              <w:szCs w:val="16"/>
            </w:rPr>
            <w:t xml:space="preserve"> </w:t>
          </w:r>
          <w:r w:rsidRPr="00101900">
            <w:rPr>
              <w:rFonts w:asciiTheme="minorEastAsia" w:hAnsiTheme="minorEastAsia" w:hint="eastAsia"/>
              <w:sz w:val="16"/>
              <w:szCs w:val="16"/>
            </w:rPr>
            <w:t>지</w:t>
          </w:r>
        </w:p>
      </w:tc>
      <w:tc>
        <w:tcPr>
          <w:tcW w:w="1692" w:type="dxa"/>
          <w:vAlign w:val="center"/>
        </w:tcPr>
        <w:p w14:paraId="52D64884" w14:textId="77777777" w:rsidR="00850940" w:rsidRPr="00497259" w:rsidRDefault="00850940" w:rsidP="00850940">
          <w:pPr>
            <w:spacing w:after="0" w:line="240" w:lineRule="auto"/>
            <w:jc w:val="center"/>
            <w:rPr>
              <w:rFonts w:asciiTheme="minorEastAsia" w:hAnsiTheme="minorEastAsia"/>
              <w:sz w:val="18"/>
              <w:szCs w:val="18"/>
            </w:rPr>
          </w:pPr>
          <w:r w:rsidRPr="00497259">
            <w:rPr>
              <w:rFonts w:asciiTheme="minorEastAsia" w:hAnsiTheme="minorEastAsia"/>
              <w:sz w:val="18"/>
              <w:szCs w:val="18"/>
            </w:rPr>
            <w:fldChar w:fldCharType="begin"/>
          </w:r>
          <w:r w:rsidRPr="00497259">
            <w:rPr>
              <w:rFonts w:asciiTheme="minorEastAsia" w:hAnsiTheme="minorEastAsia"/>
              <w:sz w:val="18"/>
              <w:szCs w:val="18"/>
            </w:rPr>
            <w:instrText>PAGE  \* Arabic  \* MERGEFORMAT</w:instrText>
          </w:r>
          <w:r w:rsidRPr="00497259">
            <w:rPr>
              <w:rFonts w:asciiTheme="minorEastAsia" w:hAnsiTheme="minorEastAsia"/>
              <w:sz w:val="18"/>
              <w:szCs w:val="18"/>
            </w:rPr>
            <w:fldChar w:fldCharType="separate"/>
          </w:r>
          <w:r w:rsidRPr="00497259">
            <w:rPr>
              <w:rFonts w:asciiTheme="minorEastAsia" w:hAnsiTheme="minorEastAsia"/>
              <w:sz w:val="18"/>
              <w:szCs w:val="18"/>
              <w:lang w:val="ko-KR"/>
            </w:rPr>
            <w:t>1</w:t>
          </w:r>
          <w:r w:rsidRPr="00497259">
            <w:rPr>
              <w:rFonts w:asciiTheme="minorEastAsia" w:hAnsiTheme="minorEastAsia"/>
              <w:sz w:val="18"/>
              <w:szCs w:val="18"/>
            </w:rPr>
            <w:fldChar w:fldCharType="end"/>
          </w:r>
          <w:r w:rsidRPr="00497259">
            <w:rPr>
              <w:rFonts w:asciiTheme="minorEastAsia" w:hAnsiTheme="minorEastAsia"/>
              <w:sz w:val="18"/>
              <w:szCs w:val="18"/>
              <w:lang w:val="ko-KR"/>
            </w:rPr>
            <w:t xml:space="preserve"> / </w:t>
          </w:r>
          <w:r w:rsidRPr="00497259">
            <w:rPr>
              <w:rFonts w:asciiTheme="minorEastAsia" w:hAnsiTheme="minorEastAsia"/>
              <w:sz w:val="18"/>
              <w:szCs w:val="18"/>
            </w:rPr>
            <w:fldChar w:fldCharType="begin"/>
          </w:r>
          <w:r w:rsidRPr="00497259">
            <w:rPr>
              <w:rFonts w:asciiTheme="minorEastAsia" w:hAnsiTheme="minorEastAsia"/>
              <w:sz w:val="18"/>
              <w:szCs w:val="18"/>
            </w:rPr>
            <w:instrText>NUMPAGES  \* Arabic  \* MERGEFORMAT</w:instrText>
          </w:r>
          <w:r w:rsidRPr="00497259">
            <w:rPr>
              <w:rFonts w:asciiTheme="minorEastAsia" w:hAnsiTheme="minorEastAsia"/>
              <w:sz w:val="18"/>
              <w:szCs w:val="18"/>
            </w:rPr>
            <w:fldChar w:fldCharType="separate"/>
          </w:r>
          <w:r w:rsidRPr="00497259">
            <w:rPr>
              <w:rFonts w:asciiTheme="minorEastAsia" w:hAnsiTheme="minorEastAsia"/>
              <w:sz w:val="18"/>
              <w:szCs w:val="18"/>
              <w:lang w:val="ko-KR"/>
            </w:rPr>
            <w:t>35</w:t>
          </w:r>
          <w:r w:rsidRPr="00497259">
            <w:rPr>
              <w:rFonts w:asciiTheme="minorEastAsia" w:hAnsiTheme="minorEastAsia"/>
              <w:sz w:val="18"/>
              <w:szCs w:val="18"/>
            </w:rPr>
            <w:fldChar w:fldCharType="end"/>
          </w:r>
        </w:p>
      </w:tc>
    </w:tr>
  </w:tbl>
  <w:p w14:paraId="46014382" w14:textId="77777777" w:rsidR="00850940" w:rsidRPr="00850940" w:rsidRDefault="00850940">
    <w:pPr>
      <w:pStyle w:val="a3"/>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680F01" w14:paraId="05518824" w14:textId="77777777" w:rsidTr="00BA66E1">
      <w:trPr>
        <w:cantSplit/>
        <w:trHeight w:val="115"/>
      </w:trPr>
      <w:tc>
        <w:tcPr>
          <w:tcW w:w="2248" w:type="dxa"/>
          <w:vMerge w:val="restart"/>
          <w:vAlign w:val="center"/>
        </w:tcPr>
        <w:p w14:paraId="26AFB07E" w14:textId="77777777" w:rsidR="00680F01" w:rsidRPr="00F91CD3" w:rsidRDefault="003935B6" w:rsidP="00680F01">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3B9C175F" wp14:editId="6E396BA7">
                <wp:extent cx="1356360" cy="450215"/>
                <wp:effectExtent l="0" t="0" r="0" b="6985"/>
                <wp:docPr id="1789168635" name="그림 178916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3D1297D5" w14:textId="77777777" w:rsidR="00680F01" w:rsidRPr="00D1008A" w:rsidRDefault="0012492F" w:rsidP="00680F01">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 xml:space="preserve">소프트웨어 </w:t>
          </w:r>
          <w:r w:rsidR="00680F01">
            <w:rPr>
              <w:rFonts w:asciiTheme="minorEastAsia" w:hAnsiTheme="minorEastAsia" w:hint="eastAsia"/>
              <w:b/>
              <w:bCs/>
              <w:sz w:val="32"/>
              <w:szCs w:val="32"/>
            </w:rPr>
            <w:t>아키텍쳐 기술서</w:t>
          </w:r>
        </w:p>
      </w:tc>
      <w:tc>
        <w:tcPr>
          <w:tcW w:w="1438" w:type="dxa"/>
          <w:vAlign w:val="center"/>
        </w:tcPr>
        <w:p w14:paraId="0D5799DA" w14:textId="77777777" w:rsidR="00680F01" w:rsidRPr="00101900" w:rsidRDefault="00680F01" w:rsidP="00680F01">
          <w:pPr>
            <w:spacing w:after="0" w:line="240" w:lineRule="auto"/>
            <w:jc w:val="center"/>
            <w:rPr>
              <w:rFonts w:asciiTheme="minorEastAsia" w:hAnsiTheme="minorEastAsia"/>
              <w:sz w:val="16"/>
              <w:szCs w:val="16"/>
            </w:rPr>
          </w:pPr>
          <w:r w:rsidRPr="00101900">
            <w:rPr>
              <w:rFonts w:asciiTheme="minorEastAsia" w:hAnsiTheme="minorEastAsia" w:hint="eastAsia"/>
              <w:sz w:val="16"/>
              <w:szCs w:val="16"/>
            </w:rPr>
            <w:t>표준번호</w:t>
          </w:r>
        </w:p>
      </w:tc>
      <w:tc>
        <w:tcPr>
          <w:tcW w:w="1692" w:type="dxa"/>
          <w:vAlign w:val="center"/>
        </w:tcPr>
        <w:p w14:paraId="74B60101" w14:textId="77777777" w:rsidR="00680F01" w:rsidRPr="00101900" w:rsidRDefault="00287847" w:rsidP="00680F01">
          <w:pPr>
            <w:spacing w:after="0" w:line="240" w:lineRule="auto"/>
            <w:jc w:val="center"/>
            <w:rPr>
              <w:rFonts w:asciiTheme="minorEastAsia" w:hAnsiTheme="minorEastAsia"/>
              <w:sz w:val="16"/>
              <w:szCs w:val="16"/>
            </w:rPr>
          </w:pPr>
          <w:r w:rsidRPr="00287847">
            <w:rPr>
              <w:rFonts w:asciiTheme="minorEastAsia" w:hAnsiTheme="minorEastAsia"/>
              <w:sz w:val="16"/>
              <w:szCs w:val="16"/>
            </w:rPr>
            <w:t>SAD-FW-</w:t>
          </w:r>
          <w:del w:id="5361" w:author="김은수" w:date="2026-09-29T18:27:00Z" w16du:dateUtc="2026-09-29T09:27:00Z">
            <w:r w:rsidRPr="00287847">
              <w:rPr>
                <w:rFonts w:asciiTheme="minorEastAsia" w:hAnsiTheme="minorEastAsia"/>
                <w:sz w:val="16"/>
                <w:szCs w:val="16"/>
              </w:rPr>
              <w:delText>TD20B</w:delText>
            </w:r>
          </w:del>
          <w:ins w:id="5362" w:author="김은수" w:date="2026-09-29T18:27:00Z" w16du:dateUtc="2026-09-29T09:27:00Z">
            <w:r w:rsidRPr="00287847">
              <w:rPr>
                <w:rFonts w:asciiTheme="minorEastAsia" w:hAnsiTheme="minorEastAsia"/>
                <w:sz w:val="16"/>
                <w:szCs w:val="16"/>
              </w:rPr>
              <w:t>TD24A</w:t>
            </w:r>
          </w:ins>
        </w:p>
      </w:tc>
    </w:tr>
    <w:tr w:rsidR="00680F01" w14:paraId="24600F69" w14:textId="77777777" w:rsidTr="00BA66E1">
      <w:trPr>
        <w:cantSplit/>
        <w:trHeight w:val="378"/>
      </w:trPr>
      <w:tc>
        <w:tcPr>
          <w:tcW w:w="2248" w:type="dxa"/>
          <w:vMerge/>
          <w:vAlign w:val="center"/>
        </w:tcPr>
        <w:p w14:paraId="23E07B76" w14:textId="77777777" w:rsidR="00680F01" w:rsidRPr="00F91CD3" w:rsidRDefault="00680F01" w:rsidP="00680F01">
          <w:pPr>
            <w:spacing w:after="0"/>
            <w:jc w:val="center"/>
            <w:rPr>
              <w:rFonts w:asciiTheme="majorHAnsi" w:eastAsiaTheme="majorHAnsi" w:hAnsiTheme="majorHAnsi"/>
            </w:rPr>
          </w:pPr>
        </w:p>
      </w:tc>
      <w:tc>
        <w:tcPr>
          <w:tcW w:w="4308" w:type="dxa"/>
          <w:vMerge/>
          <w:vAlign w:val="center"/>
        </w:tcPr>
        <w:p w14:paraId="75ED220D" w14:textId="77777777" w:rsidR="00680F01" w:rsidRPr="00D1008A" w:rsidRDefault="00680F01" w:rsidP="00680F01">
          <w:pPr>
            <w:spacing w:after="0" w:line="240" w:lineRule="auto"/>
            <w:jc w:val="center"/>
            <w:rPr>
              <w:rFonts w:asciiTheme="minorEastAsia" w:hAnsiTheme="minorEastAsia"/>
              <w:sz w:val="30"/>
              <w:szCs w:val="30"/>
            </w:rPr>
          </w:pPr>
        </w:p>
      </w:tc>
      <w:tc>
        <w:tcPr>
          <w:tcW w:w="1438" w:type="dxa"/>
          <w:vAlign w:val="center"/>
        </w:tcPr>
        <w:p w14:paraId="254031CE" w14:textId="77777777" w:rsidR="00680F01" w:rsidRPr="00101900" w:rsidRDefault="00680F01" w:rsidP="00680F01">
          <w:pPr>
            <w:spacing w:after="0" w:line="240" w:lineRule="auto"/>
            <w:jc w:val="center"/>
            <w:rPr>
              <w:rFonts w:asciiTheme="minorEastAsia" w:hAnsiTheme="minorEastAsia"/>
              <w:sz w:val="16"/>
              <w:szCs w:val="16"/>
            </w:rPr>
          </w:pPr>
          <w:r w:rsidRPr="00101900">
            <w:rPr>
              <w:rFonts w:asciiTheme="minorEastAsia" w:hAnsiTheme="minorEastAsia" w:hint="eastAsia"/>
              <w:sz w:val="16"/>
              <w:szCs w:val="16"/>
            </w:rPr>
            <w:t>제(개)정일자</w:t>
          </w:r>
        </w:p>
      </w:tc>
      <w:tc>
        <w:tcPr>
          <w:tcW w:w="1692" w:type="dxa"/>
          <w:vAlign w:val="center"/>
        </w:tcPr>
        <w:p w14:paraId="2AC360A9" w14:textId="77777777" w:rsidR="00680F01" w:rsidRPr="00101900" w:rsidRDefault="0012492F" w:rsidP="00680F01">
          <w:pPr>
            <w:spacing w:after="0" w:line="240" w:lineRule="auto"/>
            <w:jc w:val="center"/>
            <w:rPr>
              <w:rFonts w:asciiTheme="minorEastAsia" w:hAnsiTheme="minorEastAsia"/>
              <w:sz w:val="16"/>
              <w:szCs w:val="16"/>
            </w:rPr>
          </w:pPr>
          <w:del w:id="5363" w:author="김은수" w:date="2026-09-29T18:27:00Z" w16du:dateUtc="2026-09-29T09:27:00Z">
            <w:r>
              <w:rPr>
                <w:rFonts w:asciiTheme="minorEastAsia" w:hAnsiTheme="minorEastAsia" w:hint="eastAsia"/>
                <w:sz w:val="16"/>
                <w:szCs w:val="16"/>
              </w:rPr>
              <w:delText>2</w:delText>
            </w:r>
            <w:r>
              <w:rPr>
                <w:rFonts w:asciiTheme="minorEastAsia" w:hAnsiTheme="minorEastAsia"/>
                <w:sz w:val="16"/>
                <w:szCs w:val="16"/>
              </w:rPr>
              <w:delText>021.03.25</w:delText>
            </w:r>
          </w:del>
        </w:p>
      </w:tc>
    </w:tr>
    <w:tr w:rsidR="00680F01" w14:paraId="025DD9D8" w14:textId="77777777" w:rsidTr="00BA66E1">
      <w:trPr>
        <w:cantSplit/>
        <w:trHeight w:val="115"/>
      </w:trPr>
      <w:tc>
        <w:tcPr>
          <w:tcW w:w="2248" w:type="dxa"/>
          <w:vMerge/>
          <w:vAlign w:val="center"/>
        </w:tcPr>
        <w:p w14:paraId="143BE4B9" w14:textId="77777777" w:rsidR="00680F01" w:rsidRPr="00F91CD3" w:rsidRDefault="00680F01" w:rsidP="00680F01">
          <w:pPr>
            <w:spacing w:after="0"/>
            <w:jc w:val="center"/>
            <w:rPr>
              <w:rFonts w:asciiTheme="majorHAnsi" w:eastAsiaTheme="majorHAnsi" w:hAnsiTheme="majorHAnsi"/>
            </w:rPr>
          </w:pPr>
        </w:p>
      </w:tc>
      <w:tc>
        <w:tcPr>
          <w:tcW w:w="4308" w:type="dxa"/>
          <w:vMerge w:val="restart"/>
          <w:vAlign w:val="center"/>
        </w:tcPr>
        <w:p w14:paraId="58C23BD0" w14:textId="77777777" w:rsidR="00680F01" w:rsidRPr="00D1008A" w:rsidRDefault="003935B6" w:rsidP="00680F01">
          <w:pPr>
            <w:spacing w:after="0" w:line="240" w:lineRule="auto"/>
            <w:jc w:val="center"/>
            <w:rPr>
              <w:rFonts w:asciiTheme="minorEastAsia" w:hAnsiTheme="minorEastAsia"/>
              <w:sz w:val="30"/>
              <w:szCs w:val="30"/>
            </w:rPr>
          </w:pPr>
          <w:del w:id="5364" w:author="김은수" w:date="2026-09-29T18:27:00Z" w16du:dateUtc="2026-09-29T09:27:00Z">
            <w:r>
              <w:rPr>
                <w:rFonts w:asciiTheme="minorEastAsia" w:hAnsiTheme="minorEastAsia"/>
                <w:b/>
                <w:bCs/>
                <w:sz w:val="24"/>
                <w:szCs w:val="24"/>
              </w:rPr>
              <w:delText>TD20B</w:delText>
            </w:r>
          </w:del>
          <w:ins w:id="5365" w:author="김은수" w:date="2026-09-29T18:27:00Z" w16du:dateUtc="2026-09-29T09:27:00Z">
            <w:r>
              <w:rPr>
                <w:rFonts w:asciiTheme="minorEastAsia" w:hAnsiTheme="minorEastAsia"/>
                <w:b/>
                <w:bCs/>
                <w:sz w:val="24"/>
                <w:szCs w:val="24"/>
              </w:rPr>
              <w:t>TD24A</w:t>
            </w:r>
          </w:ins>
          <w:r>
            <w:rPr>
              <w:rFonts w:asciiTheme="minorEastAsia" w:hAnsiTheme="minorEastAsia"/>
              <w:b/>
              <w:bCs/>
              <w:sz w:val="24"/>
              <w:szCs w:val="24"/>
            </w:rPr>
            <w:t>-A-EXT</w:t>
          </w:r>
        </w:p>
      </w:tc>
      <w:tc>
        <w:tcPr>
          <w:tcW w:w="1438" w:type="dxa"/>
          <w:vAlign w:val="center"/>
        </w:tcPr>
        <w:p w14:paraId="2E7D73A7" w14:textId="77777777" w:rsidR="00680F01" w:rsidRPr="00101900" w:rsidRDefault="00680F01" w:rsidP="00680F01">
          <w:pPr>
            <w:spacing w:after="0" w:line="240" w:lineRule="auto"/>
            <w:jc w:val="center"/>
            <w:rPr>
              <w:rFonts w:asciiTheme="minorEastAsia" w:hAnsiTheme="minorEastAsia"/>
              <w:sz w:val="16"/>
              <w:szCs w:val="16"/>
            </w:rPr>
          </w:pPr>
          <w:r w:rsidRPr="00101900">
            <w:rPr>
              <w:rFonts w:asciiTheme="minorEastAsia" w:hAnsiTheme="minorEastAsia" w:hint="eastAsia"/>
              <w:sz w:val="16"/>
              <w:szCs w:val="16"/>
            </w:rPr>
            <w:t>제(개)정 번호</w:t>
          </w:r>
        </w:p>
      </w:tc>
      <w:tc>
        <w:tcPr>
          <w:tcW w:w="1692" w:type="dxa"/>
          <w:vAlign w:val="center"/>
        </w:tcPr>
        <w:p w14:paraId="1DCAA663" w14:textId="77777777" w:rsidR="00680F01" w:rsidRPr="00101900" w:rsidRDefault="00680F01" w:rsidP="00680F01">
          <w:pPr>
            <w:spacing w:after="0" w:line="240" w:lineRule="auto"/>
            <w:jc w:val="center"/>
            <w:rPr>
              <w:rFonts w:asciiTheme="minorEastAsia" w:hAnsiTheme="minorEastAsia"/>
              <w:sz w:val="16"/>
              <w:szCs w:val="16"/>
            </w:rPr>
          </w:pPr>
          <w:r w:rsidRPr="00101900">
            <w:rPr>
              <w:rFonts w:asciiTheme="minorEastAsia" w:hAnsiTheme="minorEastAsia" w:hint="eastAsia"/>
              <w:sz w:val="16"/>
              <w:szCs w:val="16"/>
            </w:rPr>
            <w:t>0</w:t>
          </w:r>
        </w:p>
      </w:tc>
    </w:tr>
    <w:tr w:rsidR="00680F01" w14:paraId="637ABE35" w14:textId="77777777" w:rsidTr="00BA66E1">
      <w:trPr>
        <w:cantSplit/>
        <w:trHeight w:val="123"/>
      </w:trPr>
      <w:tc>
        <w:tcPr>
          <w:tcW w:w="2248" w:type="dxa"/>
          <w:vMerge/>
          <w:vAlign w:val="center"/>
        </w:tcPr>
        <w:p w14:paraId="657AD795" w14:textId="77777777" w:rsidR="00680F01" w:rsidRPr="00F91CD3" w:rsidRDefault="00680F01" w:rsidP="00680F01">
          <w:pPr>
            <w:spacing w:after="0"/>
            <w:jc w:val="center"/>
            <w:rPr>
              <w:rFonts w:asciiTheme="majorHAnsi" w:eastAsiaTheme="majorHAnsi" w:hAnsiTheme="majorHAnsi"/>
            </w:rPr>
          </w:pPr>
        </w:p>
      </w:tc>
      <w:tc>
        <w:tcPr>
          <w:tcW w:w="4308" w:type="dxa"/>
          <w:vMerge/>
          <w:vAlign w:val="center"/>
        </w:tcPr>
        <w:p w14:paraId="34AD5E1A" w14:textId="77777777" w:rsidR="00680F01" w:rsidRPr="00F91CD3" w:rsidRDefault="00680F01" w:rsidP="00680F01">
          <w:pPr>
            <w:spacing w:after="0" w:line="240" w:lineRule="auto"/>
            <w:jc w:val="center"/>
            <w:rPr>
              <w:rFonts w:asciiTheme="majorHAnsi" w:eastAsiaTheme="majorHAnsi" w:hAnsiTheme="majorHAnsi"/>
            </w:rPr>
          </w:pPr>
        </w:p>
      </w:tc>
      <w:tc>
        <w:tcPr>
          <w:tcW w:w="1438" w:type="dxa"/>
          <w:vAlign w:val="center"/>
        </w:tcPr>
        <w:p w14:paraId="79FFD64C" w14:textId="77777777" w:rsidR="00680F01" w:rsidRPr="00101900" w:rsidRDefault="00680F01" w:rsidP="00680F01">
          <w:pPr>
            <w:spacing w:after="0" w:line="240" w:lineRule="auto"/>
            <w:jc w:val="center"/>
            <w:rPr>
              <w:rFonts w:asciiTheme="minorEastAsia" w:hAnsiTheme="minorEastAsia"/>
              <w:sz w:val="16"/>
              <w:szCs w:val="16"/>
            </w:rPr>
          </w:pPr>
          <w:r w:rsidRPr="00101900">
            <w:rPr>
              <w:rFonts w:asciiTheme="minorEastAsia" w:hAnsiTheme="minorEastAsia" w:hint="eastAsia"/>
              <w:sz w:val="16"/>
              <w:szCs w:val="16"/>
            </w:rPr>
            <w:t>페</w:t>
          </w:r>
          <w:r w:rsidRPr="00101900">
            <w:rPr>
              <w:rFonts w:asciiTheme="minorEastAsia" w:hAnsiTheme="minorEastAsia"/>
              <w:sz w:val="16"/>
              <w:szCs w:val="16"/>
            </w:rPr>
            <w:t xml:space="preserve"> </w:t>
          </w:r>
          <w:r w:rsidRPr="00101900">
            <w:rPr>
              <w:rFonts w:asciiTheme="minorEastAsia" w:hAnsiTheme="minorEastAsia" w:hint="eastAsia"/>
              <w:sz w:val="16"/>
              <w:szCs w:val="16"/>
            </w:rPr>
            <w:t>이</w:t>
          </w:r>
          <w:r w:rsidRPr="00101900">
            <w:rPr>
              <w:rFonts w:asciiTheme="minorEastAsia" w:hAnsiTheme="minorEastAsia"/>
              <w:sz w:val="16"/>
              <w:szCs w:val="16"/>
            </w:rPr>
            <w:t xml:space="preserve"> </w:t>
          </w:r>
          <w:r w:rsidRPr="00101900">
            <w:rPr>
              <w:rFonts w:asciiTheme="minorEastAsia" w:hAnsiTheme="minorEastAsia" w:hint="eastAsia"/>
              <w:sz w:val="16"/>
              <w:szCs w:val="16"/>
            </w:rPr>
            <w:t>지</w:t>
          </w:r>
        </w:p>
      </w:tc>
      <w:tc>
        <w:tcPr>
          <w:tcW w:w="1692" w:type="dxa"/>
          <w:vAlign w:val="center"/>
        </w:tcPr>
        <w:p w14:paraId="66CD0D0E" w14:textId="77777777" w:rsidR="00680F01" w:rsidRPr="00101900" w:rsidRDefault="00680F01" w:rsidP="00680F01">
          <w:pPr>
            <w:spacing w:after="0" w:line="240" w:lineRule="auto"/>
            <w:jc w:val="center"/>
            <w:rPr>
              <w:rFonts w:asciiTheme="minorEastAsia" w:hAnsiTheme="minorEastAsia"/>
              <w:sz w:val="16"/>
              <w:szCs w:val="16"/>
            </w:rPr>
          </w:pPr>
          <w:r w:rsidRPr="00101900">
            <w:rPr>
              <w:rFonts w:asciiTheme="minorEastAsia" w:hAnsiTheme="minorEastAsia"/>
              <w:sz w:val="16"/>
              <w:szCs w:val="16"/>
            </w:rPr>
            <w:fldChar w:fldCharType="begin"/>
          </w:r>
          <w:r w:rsidRPr="00101900">
            <w:rPr>
              <w:rFonts w:asciiTheme="minorEastAsia" w:hAnsiTheme="minorEastAsia"/>
              <w:sz w:val="16"/>
              <w:szCs w:val="16"/>
            </w:rPr>
            <w:instrText>PAGE  \* Arabic  \* MERGEFORMAT</w:instrText>
          </w:r>
          <w:r w:rsidRPr="00101900">
            <w:rPr>
              <w:rFonts w:asciiTheme="minorEastAsia" w:hAnsiTheme="minorEastAsia"/>
              <w:sz w:val="16"/>
              <w:szCs w:val="16"/>
            </w:rPr>
            <w:fldChar w:fldCharType="separate"/>
          </w:r>
          <w:r w:rsidRPr="00101900">
            <w:rPr>
              <w:rFonts w:asciiTheme="minorEastAsia" w:hAnsiTheme="minorEastAsia"/>
              <w:sz w:val="16"/>
              <w:szCs w:val="16"/>
              <w:lang w:val="ko-KR"/>
            </w:rPr>
            <w:t>1</w:t>
          </w:r>
          <w:r w:rsidRPr="00101900">
            <w:rPr>
              <w:rFonts w:asciiTheme="minorEastAsia" w:hAnsiTheme="minorEastAsia"/>
              <w:sz w:val="16"/>
              <w:szCs w:val="16"/>
            </w:rPr>
            <w:fldChar w:fldCharType="end"/>
          </w:r>
          <w:r w:rsidRPr="00101900">
            <w:rPr>
              <w:rFonts w:asciiTheme="minorEastAsia" w:hAnsiTheme="minorEastAsia"/>
              <w:sz w:val="16"/>
              <w:szCs w:val="16"/>
              <w:lang w:val="ko-KR"/>
            </w:rPr>
            <w:t xml:space="preserve"> / </w:t>
          </w:r>
          <w:r w:rsidRPr="00101900">
            <w:rPr>
              <w:rFonts w:asciiTheme="minorEastAsia" w:hAnsiTheme="minorEastAsia"/>
              <w:sz w:val="16"/>
              <w:szCs w:val="16"/>
            </w:rPr>
            <w:fldChar w:fldCharType="begin"/>
          </w:r>
          <w:r w:rsidRPr="00101900">
            <w:rPr>
              <w:rFonts w:asciiTheme="minorEastAsia" w:hAnsiTheme="minorEastAsia"/>
              <w:sz w:val="16"/>
              <w:szCs w:val="16"/>
            </w:rPr>
            <w:instrText>NUMPAGES  \* Arabic  \* MERGEFORMAT</w:instrText>
          </w:r>
          <w:r w:rsidRPr="00101900">
            <w:rPr>
              <w:rFonts w:asciiTheme="minorEastAsia" w:hAnsiTheme="minorEastAsia"/>
              <w:sz w:val="16"/>
              <w:szCs w:val="16"/>
            </w:rPr>
            <w:fldChar w:fldCharType="separate"/>
          </w:r>
          <w:r w:rsidRPr="00101900">
            <w:rPr>
              <w:rFonts w:asciiTheme="minorEastAsia" w:hAnsiTheme="minorEastAsia"/>
              <w:sz w:val="16"/>
              <w:szCs w:val="16"/>
              <w:lang w:val="ko-KR"/>
            </w:rPr>
            <w:t>35</w:t>
          </w:r>
          <w:r w:rsidRPr="00101900">
            <w:rPr>
              <w:rFonts w:asciiTheme="minorEastAsia" w:hAnsiTheme="minorEastAsia"/>
              <w:sz w:val="16"/>
              <w:szCs w:val="16"/>
            </w:rPr>
            <w:fldChar w:fldCharType="end"/>
          </w:r>
        </w:p>
      </w:tc>
    </w:tr>
  </w:tbl>
  <w:p w14:paraId="76DFD536" w14:textId="77777777" w:rsidR="00680F01" w:rsidRPr="00680F01" w:rsidRDefault="00680F01">
    <w:pPr>
      <w:pStyle w:val="a3"/>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8F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2651012"/>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0BFB482E"/>
    <w:multiLevelType w:val="multilevel"/>
    <w:tmpl w:val="3996C0D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89C418D"/>
    <w:multiLevelType w:val="hybridMultilevel"/>
    <w:tmpl w:val="F288DF54"/>
    <w:lvl w:ilvl="0" w:tplc="F18049EA">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6" w15:restartNumberingAfterBreak="0">
    <w:nsid w:val="1CFC1752"/>
    <w:multiLevelType w:val="hybridMultilevel"/>
    <w:tmpl w:val="F156F01C"/>
    <w:lvl w:ilvl="0" w:tplc="B590EE06">
      <w:start w:val="4"/>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7"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E111682"/>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65763CC"/>
    <w:multiLevelType w:val="hybridMultilevel"/>
    <w:tmpl w:val="6BDEB90C"/>
    <w:lvl w:ilvl="0" w:tplc="FCA01874">
      <w:numFmt w:val="bullet"/>
      <w:lvlText w:val="-"/>
      <w:lvlJc w:val="left"/>
      <w:pPr>
        <w:ind w:left="785" w:hanging="360"/>
      </w:pPr>
      <w:rPr>
        <w:rFonts w:ascii="맑은 고딕" w:eastAsia="맑은 고딕" w:hAnsi="맑은 고딕" w:cstheme="minorBidi" w:hint="eastAsia"/>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11" w15:restartNumberingAfterBreak="0">
    <w:nsid w:val="37393865"/>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3EED56AD"/>
    <w:multiLevelType w:val="hybridMultilevel"/>
    <w:tmpl w:val="B936FECA"/>
    <w:lvl w:ilvl="0" w:tplc="04090009">
      <w:start w:val="1"/>
      <w:numFmt w:val="bullet"/>
      <w:lvlText w:val=""/>
      <w:lvlJc w:val="left"/>
      <w:pPr>
        <w:ind w:left="1251" w:hanging="400"/>
      </w:pPr>
      <w:rPr>
        <w:rFonts w:ascii="Wingdings" w:hAnsi="Wingdings" w:hint="default"/>
      </w:rPr>
    </w:lvl>
    <w:lvl w:ilvl="1" w:tplc="04090009">
      <w:start w:val="1"/>
      <w:numFmt w:val="bullet"/>
      <w:lvlText w:val=""/>
      <w:lvlJc w:val="left"/>
      <w:pPr>
        <w:ind w:left="1651" w:hanging="400"/>
      </w:pPr>
      <w:rPr>
        <w:rFonts w:ascii="Wingdings" w:hAnsi="Wingdings" w:hint="default"/>
      </w:rPr>
    </w:lvl>
    <w:lvl w:ilvl="2" w:tplc="04090005" w:tentative="1">
      <w:start w:val="1"/>
      <w:numFmt w:val="bullet"/>
      <w:lvlText w:val=""/>
      <w:lvlJc w:val="left"/>
      <w:pPr>
        <w:ind w:left="2051" w:hanging="400"/>
      </w:pPr>
      <w:rPr>
        <w:rFonts w:ascii="Wingdings" w:hAnsi="Wingdings" w:hint="default"/>
      </w:rPr>
    </w:lvl>
    <w:lvl w:ilvl="3" w:tplc="04090001" w:tentative="1">
      <w:start w:val="1"/>
      <w:numFmt w:val="bullet"/>
      <w:lvlText w:val=""/>
      <w:lvlJc w:val="left"/>
      <w:pPr>
        <w:ind w:left="2451" w:hanging="400"/>
      </w:pPr>
      <w:rPr>
        <w:rFonts w:ascii="Wingdings" w:hAnsi="Wingdings" w:hint="default"/>
      </w:rPr>
    </w:lvl>
    <w:lvl w:ilvl="4" w:tplc="04090003" w:tentative="1">
      <w:start w:val="1"/>
      <w:numFmt w:val="bullet"/>
      <w:lvlText w:val=""/>
      <w:lvlJc w:val="left"/>
      <w:pPr>
        <w:ind w:left="2851" w:hanging="400"/>
      </w:pPr>
      <w:rPr>
        <w:rFonts w:ascii="Wingdings" w:hAnsi="Wingdings" w:hint="default"/>
      </w:rPr>
    </w:lvl>
    <w:lvl w:ilvl="5" w:tplc="04090005" w:tentative="1">
      <w:start w:val="1"/>
      <w:numFmt w:val="bullet"/>
      <w:lvlText w:val=""/>
      <w:lvlJc w:val="left"/>
      <w:pPr>
        <w:ind w:left="3251" w:hanging="400"/>
      </w:pPr>
      <w:rPr>
        <w:rFonts w:ascii="Wingdings" w:hAnsi="Wingdings" w:hint="default"/>
      </w:rPr>
    </w:lvl>
    <w:lvl w:ilvl="6" w:tplc="04090001" w:tentative="1">
      <w:start w:val="1"/>
      <w:numFmt w:val="bullet"/>
      <w:lvlText w:val=""/>
      <w:lvlJc w:val="left"/>
      <w:pPr>
        <w:ind w:left="3651" w:hanging="400"/>
      </w:pPr>
      <w:rPr>
        <w:rFonts w:ascii="Wingdings" w:hAnsi="Wingdings" w:hint="default"/>
      </w:rPr>
    </w:lvl>
    <w:lvl w:ilvl="7" w:tplc="04090003" w:tentative="1">
      <w:start w:val="1"/>
      <w:numFmt w:val="bullet"/>
      <w:lvlText w:val=""/>
      <w:lvlJc w:val="left"/>
      <w:pPr>
        <w:ind w:left="4051" w:hanging="400"/>
      </w:pPr>
      <w:rPr>
        <w:rFonts w:ascii="Wingdings" w:hAnsi="Wingdings" w:hint="default"/>
      </w:rPr>
    </w:lvl>
    <w:lvl w:ilvl="8" w:tplc="04090005" w:tentative="1">
      <w:start w:val="1"/>
      <w:numFmt w:val="bullet"/>
      <w:lvlText w:val=""/>
      <w:lvlJc w:val="left"/>
      <w:pPr>
        <w:ind w:left="4451" w:hanging="400"/>
      </w:pPr>
      <w:rPr>
        <w:rFonts w:ascii="Wingdings" w:hAnsi="Wingdings" w:hint="default"/>
      </w:rPr>
    </w:lvl>
  </w:abstractNum>
  <w:abstractNum w:abstractNumId="13" w15:restartNumberingAfterBreak="0">
    <w:nsid w:val="47135949"/>
    <w:multiLevelType w:val="hybridMultilevel"/>
    <w:tmpl w:val="60147326"/>
    <w:lvl w:ilvl="0" w:tplc="04090009">
      <w:start w:val="1"/>
      <w:numFmt w:val="bullet"/>
      <w:lvlText w:val=""/>
      <w:lvlJc w:val="left"/>
      <w:pPr>
        <w:ind w:left="1600" w:hanging="400"/>
      </w:pPr>
      <w:rPr>
        <w:rFonts w:ascii="Wingdings" w:hAnsi="Wingdings" w:hint="default"/>
      </w:rPr>
    </w:lvl>
    <w:lvl w:ilvl="1" w:tplc="04090009">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4"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5F43661E"/>
    <w:multiLevelType w:val="hybridMultilevel"/>
    <w:tmpl w:val="C34CC280"/>
    <w:lvl w:ilvl="0" w:tplc="4522B704">
      <w:start w:val="3"/>
      <w:numFmt w:val="bullet"/>
      <w:lvlText w:val="•"/>
      <w:lvlJc w:val="left"/>
      <w:pPr>
        <w:ind w:left="1760" w:hanging="360"/>
      </w:pPr>
      <w:rPr>
        <w:rFonts w:ascii="맑은 고딕" w:eastAsia="맑은 고딕" w:hAnsi="맑은 고딕" w:cstheme="minorBidi" w:hint="eastAsia"/>
      </w:rPr>
    </w:lvl>
    <w:lvl w:ilvl="1" w:tplc="04090003">
      <w:start w:val="1"/>
      <w:numFmt w:val="bullet"/>
      <w:lvlText w:val=""/>
      <w:lvlJc w:val="left"/>
      <w:pPr>
        <w:ind w:left="2200" w:hanging="400"/>
      </w:pPr>
      <w:rPr>
        <w:rFonts w:ascii="Wingdings" w:hAnsi="Wingdings" w:hint="default"/>
      </w:rPr>
    </w:lvl>
    <w:lvl w:ilvl="2" w:tplc="04090005" w:tentative="1">
      <w:start w:val="1"/>
      <w:numFmt w:val="bullet"/>
      <w:lvlText w:val=""/>
      <w:lvlJc w:val="left"/>
      <w:pPr>
        <w:ind w:left="2600" w:hanging="400"/>
      </w:pPr>
      <w:rPr>
        <w:rFonts w:ascii="Wingdings" w:hAnsi="Wingdings" w:hint="default"/>
      </w:rPr>
    </w:lvl>
    <w:lvl w:ilvl="3" w:tplc="04090001" w:tentative="1">
      <w:start w:val="1"/>
      <w:numFmt w:val="bullet"/>
      <w:lvlText w:val=""/>
      <w:lvlJc w:val="left"/>
      <w:pPr>
        <w:ind w:left="3000" w:hanging="400"/>
      </w:pPr>
      <w:rPr>
        <w:rFonts w:ascii="Wingdings" w:hAnsi="Wingdings" w:hint="default"/>
      </w:rPr>
    </w:lvl>
    <w:lvl w:ilvl="4" w:tplc="04090003" w:tentative="1">
      <w:start w:val="1"/>
      <w:numFmt w:val="bullet"/>
      <w:lvlText w:val=""/>
      <w:lvlJc w:val="left"/>
      <w:pPr>
        <w:ind w:left="3400" w:hanging="400"/>
      </w:pPr>
      <w:rPr>
        <w:rFonts w:ascii="Wingdings" w:hAnsi="Wingdings" w:hint="default"/>
      </w:rPr>
    </w:lvl>
    <w:lvl w:ilvl="5" w:tplc="04090005" w:tentative="1">
      <w:start w:val="1"/>
      <w:numFmt w:val="bullet"/>
      <w:lvlText w:val=""/>
      <w:lvlJc w:val="left"/>
      <w:pPr>
        <w:ind w:left="3800" w:hanging="400"/>
      </w:pPr>
      <w:rPr>
        <w:rFonts w:ascii="Wingdings" w:hAnsi="Wingdings" w:hint="default"/>
      </w:rPr>
    </w:lvl>
    <w:lvl w:ilvl="6" w:tplc="04090001" w:tentative="1">
      <w:start w:val="1"/>
      <w:numFmt w:val="bullet"/>
      <w:lvlText w:val=""/>
      <w:lvlJc w:val="left"/>
      <w:pPr>
        <w:ind w:left="4200" w:hanging="400"/>
      </w:pPr>
      <w:rPr>
        <w:rFonts w:ascii="Wingdings" w:hAnsi="Wingdings" w:hint="default"/>
      </w:rPr>
    </w:lvl>
    <w:lvl w:ilvl="7" w:tplc="04090003" w:tentative="1">
      <w:start w:val="1"/>
      <w:numFmt w:val="bullet"/>
      <w:lvlText w:val=""/>
      <w:lvlJc w:val="left"/>
      <w:pPr>
        <w:ind w:left="4600" w:hanging="400"/>
      </w:pPr>
      <w:rPr>
        <w:rFonts w:ascii="Wingdings" w:hAnsi="Wingdings" w:hint="default"/>
      </w:rPr>
    </w:lvl>
    <w:lvl w:ilvl="8" w:tplc="04090005" w:tentative="1">
      <w:start w:val="1"/>
      <w:numFmt w:val="bullet"/>
      <w:lvlText w:val=""/>
      <w:lvlJc w:val="left"/>
      <w:pPr>
        <w:ind w:left="5000" w:hanging="400"/>
      </w:pPr>
      <w:rPr>
        <w:rFonts w:ascii="Wingdings" w:hAnsi="Wingdings" w:hint="default"/>
      </w:rPr>
    </w:lvl>
  </w:abstractNum>
  <w:abstractNum w:abstractNumId="16" w15:restartNumberingAfterBreak="0">
    <w:nsid w:val="60090BB9"/>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67126605"/>
    <w:multiLevelType w:val="hybridMultilevel"/>
    <w:tmpl w:val="309AEC26"/>
    <w:lvl w:ilvl="0" w:tplc="FCA01874">
      <w:numFmt w:val="bullet"/>
      <w:suff w:val="space"/>
      <w:lvlText w:val="-"/>
      <w:lvlJc w:val="left"/>
      <w:pPr>
        <w:ind w:left="0" w:right="0" w:firstLine="0"/>
      </w:pPr>
      <w:rPr>
        <w:rFonts w:ascii="맑은 고딕" w:eastAsia="맑은 고딕" w:hAnsi="맑은 고딕"/>
        <w:sz w:val="20"/>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18" w15:restartNumberingAfterBreak="0">
    <w:nsid w:val="683877B0"/>
    <w:multiLevelType w:val="hybridMultilevel"/>
    <w:tmpl w:val="601CAF70"/>
    <w:lvl w:ilvl="0" w:tplc="81447560">
      <w:start w:val="1"/>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9" w15:restartNumberingAfterBreak="0">
    <w:nsid w:val="6AF57F73"/>
    <w:multiLevelType w:val="hybridMultilevel"/>
    <w:tmpl w:val="B85086F6"/>
    <w:lvl w:ilvl="0" w:tplc="EEEED206">
      <w:numFmt w:val="bullet"/>
      <w:lvlText w:val="-"/>
      <w:lvlJc w:val="left"/>
      <w:pPr>
        <w:ind w:left="1360" w:hanging="360"/>
      </w:pPr>
      <w:rPr>
        <w:rFonts w:ascii="맑은 고딕" w:eastAsia="맑은 고딕" w:hAnsi="맑은 고딕" w:cstheme="minorBidi" w:hint="eastAsia"/>
      </w:rPr>
    </w:lvl>
    <w:lvl w:ilvl="1" w:tplc="04090003">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abstractNum w:abstractNumId="20" w15:restartNumberingAfterBreak="0">
    <w:nsid w:val="6D854D46"/>
    <w:multiLevelType w:val="multilevel"/>
    <w:tmpl w:val="8A6020EC"/>
    <w:lvl w:ilvl="0">
      <w:start w:val="1"/>
      <w:numFmt w:val="decimal"/>
      <w:pStyle w:val="TDC1"/>
      <w:suff w:val="space"/>
      <w:lvlText w:val="%1."/>
      <w:lvlJc w:val="left"/>
      <w:pPr>
        <w:ind w:left="0" w:right="0" w:firstLine="0"/>
      </w:pPr>
      <w:rPr>
        <w:rFonts w:ascii="맑은 고딕" w:eastAsia="맑은 고딕" w:hAnsi="맑은 고딕" w:hint="eastAsia"/>
        <w:b/>
        <w:sz w:val="28"/>
        <w:szCs w:val="28"/>
      </w:rPr>
    </w:lvl>
    <w:lvl w:ilvl="1">
      <w:start w:val="1"/>
      <w:numFmt w:val="decimal"/>
      <w:pStyle w:val="TDC2"/>
      <w:suff w:val="space"/>
      <w:lvlText w:val="%1.%2."/>
      <w:lvlJc w:val="left"/>
      <w:pPr>
        <w:ind w:left="198" w:right="0" w:firstLine="0"/>
      </w:pPr>
      <w:rPr>
        <w:rFonts w:ascii="맑은 고딕" w:eastAsia="맑은 고딕" w:hAnsi="맑은 고딕" w:hint="eastAsia"/>
        <w:b/>
        <w:sz w:val="26"/>
        <w:szCs w:val="26"/>
      </w:rPr>
    </w:lvl>
    <w:lvl w:ilvl="2">
      <w:start w:val="1"/>
      <w:numFmt w:val="decimal"/>
      <w:pStyle w:val="TDC3"/>
      <w:suff w:val="space"/>
      <w:lvlText w:val="%1.%2.%3."/>
      <w:lvlJc w:val="left"/>
      <w:pPr>
        <w:ind w:left="397" w:right="0" w:firstLine="0"/>
      </w:pPr>
      <w:rPr>
        <w:rFonts w:ascii="맑은 고딕" w:eastAsia="맑은 고딕" w:hAnsi="맑은 고딕" w:hint="eastAsia"/>
        <w:b/>
        <w:sz w:val="24"/>
        <w:szCs w:val="24"/>
      </w:rPr>
    </w:lvl>
    <w:lvl w:ilvl="3">
      <w:start w:val="1"/>
      <w:numFmt w:val="decimal"/>
      <w:pStyle w:val="TDC4"/>
      <w:suff w:val="space"/>
      <w:lvlText w:val="%1.%2.%3.%4."/>
      <w:lvlJc w:val="left"/>
      <w:pPr>
        <w:ind w:left="595" w:right="0" w:firstLine="0"/>
      </w:pPr>
      <w:rPr>
        <w:rFonts w:ascii="맑은 고딕" w:eastAsia="맑은 고딕" w:hAnsi="맑은 고딕" w:hint="eastAsia"/>
        <w:b/>
        <w:sz w:val="22"/>
        <w:szCs w:val="22"/>
      </w:rPr>
    </w:lvl>
    <w:lvl w:ilvl="4">
      <w:start w:val="1"/>
      <w:numFmt w:val="decimal"/>
      <w:pStyle w:val="TDC5"/>
      <w:suff w:val="space"/>
      <w:lvlText w:val="%1.%2.%3.%4.%5."/>
      <w:lvlJc w:val="left"/>
      <w:pPr>
        <w:ind w:left="794" w:right="0" w:firstLine="0"/>
      </w:pPr>
      <w:rPr>
        <w:rFonts w:ascii="맑은 고딕" w:eastAsia="맑은 고딕" w:hAnsi="맑은 고딕" w:hint="eastAsia"/>
        <w:b/>
        <w:sz w:val="20"/>
        <w:szCs w:val="20"/>
      </w:rPr>
    </w:lvl>
    <w:lvl w:ilvl="5">
      <w:start w:val="1"/>
      <w:numFmt w:val="decimal"/>
      <w:pStyle w:val="TDC6"/>
      <w:suff w:val="space"/>
      <w:lvlText w:val="%1.%2.%3.%4.%5.%6."/>
      <w:lvlJc w:val="left"/>
      <w:pPr>
        <w:ind w:left="992" w:right="0" w:firstLine="0"/>
      </w:pPr>
      <w:rPr>
        <w:rFonts w:ascii="맑은 고딕" w:eastAsia="맑은 고딕" w:hAnsi="맑은 고딕" w:hint="eastAsia"/>
        <w:b/>
        <w:sz w:val="20"/>
        <w:szCs w:val="20"/>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22" w15:restartNumberingAfterBreak="0">
    <w:nsid w:val="71EF38E4"/>
    <w:multiLevelType w:val="multilevel"/>
    <w:tmpl w:val="0409001F"/>
    <w:numStyleLink w:val="1"/>
  </w:abstractNum>
  <w:abstractNum w:abstractNumId="23" w15:restartNumberingAfterBreak="0">
    <w:nsid w:val="7F2C0527"/>
    <w:multiLevelType w:val="multilevel"/>
    <w:tmpl w:val="30DE34B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124689901">
    <w:abstractNumId w:val="9"/>
  </w:num>
  <w:num w:numId="2" w16cid:durableId="1789733511">
    <w:abstractNumId w:val="2"/>
  </w:num>
  <w:num w:numId="3" w16cid:durableId="1001080122">
    <w:abstractNumId w:val="7"/>
  </w:num>
  <w:num w:numId="4" w16cid:durableId="640498568">
    <w:abstractNumId w:val="22"/>
  </w:num>
  <w:num w:numId="5" w16cid:durableId="706027398">
    <w:abstractNumId w:val="3"/>
  </w:num>
  <w:num w:numId="6" w16cid:durableId="1615475845">
    <w:abstractNumId w:val="21"/>
  </w:num>
  <w:num w:numId="7" w16cid:durableId="1762330666">
    <w:abstractNumId w:val="4"/>
  </w:num>
  <w:num w:numId="8" w16cid:durableId="1233467308">
    <w:abstractNumId w:val="14"/>
  </w:num>
  <w:num w:numId="9" w16cid:durableId="165487628">
    <w:abstractNumId w:val="15"/>
  </w:num>
  <w:num w:numId="10" w16cid:durableId="1847819476">
    <w:abstractNumId w:val="12"/>
  </w:num>
  <w:num w:numId="11" w16cid:durableId="1779369629">
    <w:abstractNumId w:val="13"/>
  </w:num>
  <w:num w:numId="12" w16cid:durableId="662855141">
    <w:abstractNumId w:val="0"/>
  </w:num>
  <w:num w:numId="13" w16cid:durableId="890851275">
    <w:abstractNumId w:val="1"/>
  </w:num>
  <w:num w:numId="14" w16cid:durableId="1876699572">
    <w:abstractNumId w:val="6"/>
  </w:num>
  <w:num w:numId="15" w16cid:durableId="1030567882">
    <w:abstractNumId w:val="11"/>
  </w:num>
  <w:num w:numId="16" w16cid:durableId="480119212">
    <w:abstractNumId w:val="23"/>
  </w:num>
  <w:num w:numId="17" w16cid:durableId="1624845624">
    <w:abstractNumId w:val="18"/>
  </w:num>
  <w:num w:numId="18" w16cid:durableId="1245259641">
    <w:abstractNumId w:val="16"/>
  </w:num>
  <w:num w:numId="19" w16cid:durableId="1932621573">
    <w:abstractNumId w:val="19"/>
  </w:num>
  <w:num w:numId="20" w16cid:durableId="863371927">
    <w:abstractNumId w:val="8"/>
  </w:num>
  <w:num w:numId="21" w16cid:durableId="1535850265">
    <w:abstractNumId w:val="5"/>
  </w:num>
  <w:num w:numId="22" w16cid:durableId="1849756201">
    <w:abstractNumId w:val="10"/>
  </w:num>
  <w:num w:numId="23" w16cid:durableId="1762330666">
    <w:abstractNumId w:val="20"/>
  </w:num>
  <w:num w:numId="24" w16cid:durableId="184975620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A6"/>
    <w:rsid w:val="000027AF"/>
    <w:rsid w:val="000130B6"/>
    <w:rsid w:val="00017F10"/>
    <w:rsid w:val="000264B9"/>
    <w:rsid w:val="00041970"/>
    <w:rsid w:val="00042AB8"/>
    <w:rsid w:val="000475F9"/>
    <w:rsid w:val="000501D9"/>
    <w:rsid w:val="0005268A"/>
    <w:rsid w:val="00053620"/>
    <w:rsid w:val="00057596"/>
    <w:rsid w:val="00071341"/>
    <w:rsid w:val="00074D91"/>
    <w:rsid w:val="000761F7"/>
    <w:rsid w:val="00083BB2"/>
    <w:rsid w:val="00085F97"/>
    <w:rsid w:val="0008699B"/>
    <w:rsid w:val="00096274"/>
    <w:rsid w:val="000A09FE"/>
    <w:rsid w:val="000A0DE1"/>
    <w:rsid w:val="000A63C1"/>
    <w:rsid w:val="000A7ECD"/>
    <w:rsid w:val="000B2A45"/>
    <w:rsid w:val="000B4318"/>
    <w:rsid w:val="000C1433"/>
    <w:rsid w:val="000C347F"/>
    <w:rsid w:val="000C7D49"/>
    <w:rsid w:val="000D1FD1"/>
    <w:rsid w:val="000E1528"/>
    <w:rsid w:val="000E2972"/>
    <w:rsid w:val="000E2E9A"/>
    <w:rsid w:val="000E30B0"/>
    <w:rsid w:val="000E7EC5"/>
    <w:rsid w:val="000F520F"/>
    <w:rsid w:val="00100843"/>
    <w:rsid w:val="00101900"/>
    <w:rsid w:val="0010252B"/>
    <w:rsid w:val="00103FA5"/>
    <w:rsid w:val="00113562"/>
    <w:rsid w:val="00115637"/>
    <w:rsid w:val="00121E8C"/>
    <w:rsid w:val="0012492F"/>
    <w:rsid w:val="00125F1B"/>
    <w:rsid w:val="001316EF"/>
    <w:rsid w:val="00133409"/>
    <w:rsid w:val="00165245"/>
    <w:rsid w:val="00165BC1"/>
    <w:rsid w:val="00172BC1"/>
    <w:rsid w:val="001749C4"/>
    <w:rsid w:val="0017683B"/>
    <w:rsid w:val="0018307C"/>
    <w:rsid w:val="00186E58"/>
    <w:rsid w:val="00187912"/>
    <w:rsid w:val="001909A9"/>
    <w:rsid w:val="0019222F"/>
    <w:rsid w:val="00195FB2"/>
    <w:rsid w:val="00196B14"/>
    <w:rsid w:val="001974B5"/>
    <w:rsid w:val="001A4767"/>
    <w:rsid w:val="001A6FD2"/>
    <w:rsid w:val="001B1D8B"/>
    <w:rsid w:val="001B3350"/>
    <w:rsid w:val="001B42B5"/>
    <w:rsid w:val="001B62B1"/>
    <w:rsid w:val="001C04AB"/>
    <w:rsid w:val="001C2C2D"/>
    <w:rsid w:val="001C7042"/>
    <w:rsid w:val="001D27EA"/>
    <w:rsid w:val="001D5012"/>
    <w:rsid w:val="001E1111"/>
    <w:rsid w:val="001E3D1F"/>
    <w:rsid w:val="001F1B4C"/>
    <w:rsid w:val="001F416C"/>
    <w:rsid w:val="001F7691"/>
    <w:rsid w:val="00202AB0"/>
    <w:rsid w:val="00205147"/>
    <w:rsid w:val="00210B77"/>
    <w:rsid w:val="002134EA"/>
    <w:rsid w:val="002159A2"/>
    <w:rsid w:val="00226420"/>
    <w:rsid w:val="00231847"/>
    <w:rsid w:val="00233AD9"/>
    <w:rsid w:val="00234444"/>
    <w:rsid w:val="00235723"/>
    <w:rsid w:val="00237383"/>
    <w:rsid w:val="00237661"/>
    <w:rsid w:val="0024589F"/>
    <w:rsid w:val="00246791"/>
    <w:rsid w:val="0025693E"/>
    <w:rsid w:val="00261D9C"/>
    <w:rsid w:val="00265016"/>
    <w:rsid w:val="00265649"/>
    <w:rsid w:val="00276CBF"/>
    <w:rsid w:val="00287847"/>
    <w:rsid w:val="002960FC"/>
    <w:rsid w:val="002A4004"/>
    <w:rsid w:val="002B7B95"/>
    <w:rsid w:val="002C61A1"/>
    <w:rsid w:val="002D105B"/>
    <w:rsid w:val="002D7F20"/>
    <w:rsid w:val="002E5195"/>
    <w:rsid w:val="002E582F"/>
    <w:rsid w:val="002F20BC"/>
    <w:rsid w:val="002F239B"/>
    <w:rsid w:val="002F2F34"/>
    <w:rsid w:val="002F4407"/>
    <w:rsid w:val="0030198F"/>
    <w:rsid w:val="003159E6"/>
    <w:rsid w:val="00320A5C"/>
    <w:rsid w:val="00321BF2"/>
    <w:rsid w:val="003228BF"/>
    <w:rsid w:val="003325E9"/>
    <w:rsid w:val="0034418E"/>
    <w:rsid w:val="003538FB"/>
    <w:rsid w:val="003578D4"/>
    <w:rsid w:val="00360096"/>
    <w:rsid w:val="00362F6D"/>
    <w:rsid w:val="00366D61"/>
    <w:rsid w:val="003703EE"/>
    <w:rsid w:val="00382F4E"/>
    <w:rsid w:val="00385FEC"/>
    <w:rsid w:val="003935B6"/>
    <w:rsid w:val="00393E08"/>
    <w:rsid w:val="00397FD9"/>
    <w:rsid w:val="003A7DA8"/>
    <w:rsid w:val="003B7FDB"/>
    <w:rsid w:val="003C2440"/>
    <w:rsid w:val="003C630E"/>
    <w:rsid w:val="003C6937"/>
    <w:rsid w:val="003D148E"/>
    <w:rsid w:val="003D4DCF"/>
    <w:rsid w:val="003D56D0"/>
    <w:rsid w:val="003D5EA2"/>
    <w:rsid w:val="003F205B"/>
    <w:rsid w:val="003F5328"/>
    <w:rsid w:val="003F5E9B"/>
    <w:rsid w:val="00407B2B"/>
    <w:rsid w:val="0041289B"/>
    <w:rsid w:val="00414026"/>
    <w:rsid w:val="0041657C"/>
    <w:rsid w:val="004241F4"/>
    <w:rsid w:val="00424DC9"/>
    <w:rsid w:val="00426350"/>
    <w:rsid w:val="00430E92"/>
    <w:rsid w:val="00434DA8"/>
    <w:rsid w:val="004373BF"/>
    <w:rsid w:val="00445EE8"/>
    <w:rsid w:val="00450A4C"/>
    <w:rsid w:val="0045106B"/>
    <w:rsid w:val="0045360F"/>
    <w:rsid w:val="00464142"/>
    <w:rsid w:val="00466579"/>
    <w:rsid w:val="0046679E"/>
    <w:rsid w:val="004671A9"/>
    <w:rsid w:val="0047010E"/>
    <w:rsid w:val="00470668"/>
    <w:rsid w:val="00470DA3"/>
    <w:rsid w:val="004715A5"/>
    <w:rsid w:val="00475942"/>
    <w:rsid w:val="00481E75"/>
    <w:rsid w:val="00482D88"/>
    <w:rsid w:val="00484E2D"/>
    <w:rsid w:val="004867FC"/>
    <w:rsid w:val="0049128C"/>
    <w:rsid w:val="00491AF1"/>
    <w:rsid w:val="00493D88"/>
    <w:rsid w:val="00497259"/>
    <w:rsid w:val="00497583"/>
    <w:rsid w:val="004A0334"/>
    <w:rsid w:val="004A4223"/>
    <w:rsid w:val="004B00AD"/>
    <w:rsid w:val="004C336A"/>
    <w:rsid w:val="004D3060"/>
    <w:rsid w:val="004D6C4D"/>
    <w:rsid w:val="004E670D"/>
    <w:rsid w:val="00506570"/>
    <w:rsid w:val="00506942"/>
    <w:rsid w:val="00512F6B"/>
    <w:rsid w:val="00515C61"/>
    <w:rsid w:val="0051670C"/>
    <w:rsid w:val="0051690D"/>
    <w:rsid w:val="00523A08"/>
    <w:rsid w:val="00523A54"/>
    <w:rsid w:val="00526F2D"/>
    <w:rsid w:val="00544BAF"/>
    <w:rsid w:val="00547A7B"/>
    <w:rsid w:val="005500F9"/>
    <w:rsid w:val="00554374"/>
    <w:rsid w:val="005653C4"/>
    <w:rsid w:val="005664EB"/>
    <w:rsid w:val="0057097D"/>
    <w:rsid w:val="0058450E"/>
    <w:rsid w:val="00587B03"/>
    <w:rsid w:val="005918E4"/>
    <w:rsid w:val="00596C6B"/>
    <w:rsid w:val="00597B6D"/>
    <w:rsid w:val="005A1469"/>
    <w:rsid w:val="005A5237"/>
    <w:rsid w:val="005B173B"/>
    <w:rsid w:val="005C1023"/>
    <w:rsid w:val="005C513A"/>
    <w:rsid w:val="005D2EFF"/>
    <w:rsid w:val="005D4ED1"/>
    <w:rsid w:val="005E1485"/>
    <w:rsid w:val="005E3EF1"/>
    <w:rsid w:val="005F1FE1"/>
    <w:rsid w:val="005F72D8"/>
    <w:rsid w:val="006036BA"/>
    <w:rsid w:val="0060421C"/>
    <w:rsid w:val="00604400"/>
    <w:rsid w:val="006057C8"/>
    <w:rsid w:val="0061116C"/>
    <w:rsid w:val="00611714"/>
    <w:rsid w:val="006134F1"/>
    <w:rsid w:val="00617422"/>
    <w:rsid w:val="006232E2"/>
    <w:rsid w:val="00626A4A"/>
    <w:rsid w:val="006276B5"/>
    <w:rsid w:val="00627878"/>
    <w:rsid w:val="00631470"/>
    <w:rsid w:val="00633541"/>
    <w:rsid w:val="006367F9"/>
    <w:rsid w:val="006373E9"/>
    <w:rsid w:val="006469EA"/>
    <w:rsid w:val="0064772C"/>
    <w:rsid w:val="00650232"/>
    <w:rsid w:val="00651FC3"/>
    <w:rsid w:val="0065298F"/>
    <w:rsid w:val="00657407"/>
    <w:rsid w:val="0065764D"/>
    <w:rsid w:val="0066186F"/>
    <w:rsid w:val="006632E7"/>
    <w:rsid w:val="00665806"/>
    <w:rsid w:val="0067373B"/>
    <w:rsid w:val="006757A8"/>
    <w:rsid w:val="00680F01"/>
    <w:rsid w:val="006846EF"/>
    <w:rsid w:val="006865C0"/>
    <w:rsid w:val="00687F6D"/>
    <w:rsid w:val="006965C7"/>
    <w:rsid w:val="006A229E"/>
    <w:rsid w:val="006A309D"/>
    <w:rsid w:val="006B336A"/>
    <w:rsid w:val="006B699B"/>
    <w:rsid w:val="006B6D3A"/>
    <w:rsid w:val="006B7D9A"/>
    <w:rsid w:val="006C0FA9"/>
    <w:rsid w:val="006C39EF"/>
    <w:rsid w:val="006D116F"/>
    <w:rsid w:val="006D13ED"/>
    <w:rsid w:val="006D1BCE"/>
    <w:rsid w:val="006D31AD"/>
    <w:rsid w:val="006D329B"/>
    <w:rsid w:val="006E1A4A"/>
    <w:rsid w:val="006E4133"/>
    <w:rsid w:val="006E5329"/>
    <w:rsid w:val="006F063F"/>
    <w:rsid w:val="006F0847"/>
    <w:rsid w:val="006F1544"/>
    <w:rsid w:val="006F236D"/>
    <w:rsid w:val="00720122"/>
    <w:rsid w:val="0073014F"/>
    <w:rsid w:val="00757FEB"/>
    <w:rsid w:val="007628DB"/>
    <w:rsid w:val="00765C53"/>
    <w:rsid w:val="00772BC4"/>
    <w:rsid w:val="00775AC4"/>
    <w:rsid w:val="0078132F"/>
    <w:rsid w:val="00792725"/>
    <w:rsid w:val="00796035"/>
    <w:rsid w:val="007A214F"/>
    <w:rsid w:val="007B5050"/>
    <w:rsid w:val="007B6CE5"/>
    <w:rsid w:val="007B79B6"/>
    <w:rsid w:val="007C78AF"/>
    <w:rsid w:val="007D1DC5"/>
    <w:rsid w:val="007D4A6C"/>
    <w:rsid w:val="007E0B7F"/>
    <w:rsid w:val="007E57B1"/>
    <w:rsid w:val="007E5CD7"/>
    <w:rsid w:val="007E66F7"/>
    <w:rsid w:val="007E684B"/>
    <w:rsid w:val="007F7B2F"/>
    <w:rsid w:val="008042F9"/>
    <w:rsid w:val="008068AA"/>
    <w:rsid w:val="00807766"/>
    <w:rsid w:val="00807E22"/>
    <w:rsid w:val="00811528"/>
    <w:rsid w:val="00813358"/>
    <w:rsid w:val="00822888"/>
    <w:rsid w:val="00825548"/>
    <w:rsid w:val="008257EA"/>
    <w:rsid w:val="00835D8F"/>
    <w:rsid w:val="00840304"/>
    <w:rsid w:val="008476C1"/>
    <w:rsid w:val="00850940"/>
    <w:rsid w:val="008541E5"/>
    <w:rsid w:val="00854313"/>
    <w:rsid w:val="008543CE"/>
    <w:rsid w:val="00854414"/>
    <w:rsid w:val="00855335"/>
    <w:rsid w:val="008568CF"/>
    <w:rsid w:val="0085766D"/>
    <w:rsid w:val="0087039A"/>
    <w:rsid w:val="0087330E"/>
    <w:rsid w:val="0087436D"/>
    <w:rsid w:val="0088788F"/>
    <w:rsid w:val="00890C25"/>
    <w:rsid w:val="00895B94"/>
    <w:rsid w:val="008A34B0"/>
    <w:rsid w:val="008B0BCB"/>
    <w:rsid w:val="008B45E4"/>
    <w:rsid w:val="008C0411"/>
    <w:rsid w:val="008D6781"/>
    <w:rsid w:val="008D783E"/>
    <w:rsid w:val="008D797D"/>
    <w:rsid w:val="008F15BF"/>
    <w:rsid w:val="008F2F40"/>
    <w:rsid w:val="00903DF0"/>
    <w:rsid w:val="00910CFC"/>
    <w:rsid w:val="0091273A"/>
    <w:rsid w:val="00915CC1"/>
    <w:rsid w:val="0091637C"/>
    <w:rsid w:val="0092307E"/>
    <w:rsid w:val="0092333C"/>
    <w:rsid w:val="00931AF6"/>
    <w:rsid w:val="0093209E"/>
    <w:rsid w:val="009325DF"/>
    <w:rsid w:val="00932EE5"/>
    <w:rsid w:val="00935252"/>
    <w:rsid w:val="00937307"/>
    <w:rsid w:val="00945B4C"/>
    <w:rsid w:val="0094604B"/>
    <w:rsid w:val="00954574"/>
    <w:rsid w:val="00960DF9"/>
    <w:rsid w:val="009649BF"/>
    <w:rsid w:val="00972E62"/>
    <w:rsid w:val="00976FC2"/>
    <w:rsid w:val="0098047F"/>
    <w:rsid w:val="00983B16"/>
    <w:rsid w:val="00990C77"/>
    <w:rsid w:val="0099411C"/>
    <w:rsid w:val="009941A6"/>
    <w:rsid w:val="009960DE"/>
    <w:rsid w:val="00996B56"/>
    <w:rsid w:val="009A16C2"/>
    <w:rsid w:val="009A4CD4"/>
    <w:rsid w:val="009B13B0"/>
    <w:rsid w:val="009C01AF"/>
    <w:rsid w:val="009C20B6"/>
    <w:rsid w:val="009D26B5"/>
    <w:rsid w:val="009D2A40"/>
    <w:rsid w:val="009E42CD"/>
    <w:rsid w:val="009F5081"/>
    <w:rsid w:val="009F6245"/>
    <w:rsid w:val="00A14333"/>
    <w:rsid w:val="00A21EE5"/>
    <w:rsid w:val="00A31358"/>
    <w:rsid w:val="00A33B8C"/>
    <w:rsid w:val="00A375F1"/>
    <w:rsid w:val="00A459D5"/>
    <w:rsid w:val="00A51278"/>
    <w:rsid w:val="00A562A0"/>
    <w:rsid w:val="00A56E28"/>
    <w:rsid w:val="00A6117B"/>
    <w:rsid w:val="00A654AC"/>
    <w:rsid w:val="00A66B68"/>
    <w:rsid w:val="00A73986"/>
    <w:rsid w:val="00A746FE"/>
    <w:rsid w:val="00A76E4A"/>
    <w:rsid w:val="00A819FE"/>
    <w:rsid w:val="00A9171F"/>
    <w:rsid w:val="00AA0502"/>
    <w:rsid w:val="00AA20D3"/>
    <w:rsid w:val="00AA75FA"/>
    <w:rsid w:val="00AB4870"/>
    <w:rsid w:val="00AC0235"/>
    <w:rsid w:val="00AC0D6D"/>
    <w:rsid w:val="00AD1505"/>
    <w:rsid w:val="00AE4A56"/>
    <w:rsid w:val="00AE4C1A"/>
    <w:rsid w:val="00AF01B4"/>
    <w:rsid w:val="00AF3B06"/>
    <w:rsid w:val="00AF4D17"/>
    <w:rsid w:val="00AF563C"/>
    <w:rsid w:val="00AF7622"/>
    <w:rsid w:val="00AF7B8A"/>
    <w:rsid w:val="00B016BA"/>
    <w:rsid w:val="00B01B49"/>
    <w:rsid w:val="00B023EE"/>
    <w:rsid w:val="00B05E67"/>
    <w:rsid w:val="00B06703"/>
    <w:rsid w:val="00B113C5"/>
    <w:rsid w:val="00B25E91"/>
    <w:rsid w:val="00B31503"/>
    <w:rsid w:val="00B31737"/>
    <w:rsid w:val="00B427C8"/>
    <w:rsid w:val="00B43484"/>
    <w:rsid w:val="00B45A39"/>
    <w:rsid w:val="00B46AE0"/>
    <w:rsid w:val="00B476E5"/>
    <w:rsid w:val="00B47CC1"/>
    <w:rsid w:val="00B661F8"/>
    <w:rsid w:val="00B74FE2"/>
    <w:rsid w:val="00B76F2F"/>
    <w:rsid w:val="00B8253C"/>
    <w:rsid w:val="00B91A59"/>
    <w:rsid w:val="00B9764E"/>
    <w:rsid w:val="00BA298E"/>
    <w:rsid w:val="00BA372A"/>
    <w:rsid w:val="00BA7634"/>
    <w:rsid w:val="00BB5C77"/>
    <w:rsid w:val="00BC05E0"/>
    <w:rsid w:val="00BD1E85"/>
    <w:rsid w:val="00BD58D3"/>
    <w:rsid w:val="00BE0C8F"/>
    <w:rsid w:val="00BE1CA7"/>
    <w:rsid w:val="00BE58FA"/>
    <w:rsid w:val="00BF13D5"/>
    <w:rsid w:val="00BF27D7"/>
    <w:rsid w:val="00C0074D"/>
    <w:rsid w:val="00C037FC"/>
    <w:rsid w:val="00C06A36"/>
    <w:rsid w:val="00C11B60"/>
    <w:rsid w:val="00C156AF"/>
    <w:rsid w:val="00C15CF7"/>
    <w:rsid w:val="00C31BA4"/>
    <w:rsid w:val="00C31D4A"/>
    <w:rsid w:val="00C34F72"/>
    <w:rsid w:val="00C41334"/>
    <w:rsid w:val="00C41441"/>
    <w:rsid w:val="00C41BDA"/>
    <w:rsid w:val="00C46AA2"/>
    <w:rsid w:val="00C552A7"/>
    <w:rsid w:val="00C575B7"/>
    <w:rsid w:val="00C61A2A"/>
    <w:rsid w:val="00C7602B"/>
    <w:rsid w:val="00C778A0"/>
    <w:rsid w:val="00C8366C"/>
    <w:rsid w:val="00C85EF2"/>
    <w:rsid w:val="00C8740F"/>
    <w:rsid w:val="00C93541"/>
    <w:rsid w:val="00C97B66"/>
    <w:rsid w:val="00CA0D6B"/>
    <w:rsid w:val="00CA1669"/>
    <w:rsid w:val="00CA3AF8"/>
    <w:rsid w:val="00CA626D"/>
    <w:rsid w:val="00CA6E93"/>
    <w:rsid w:val="00CB7E99"/>
    <w:rsid w:val="00CC0AAE"/>
    <w:rsid w:val="00CC56C2"/>
    <w:rsid w:val="00CC608E"/>
    <w:rsid w:val="00CD15DA"/>
    <w:rsid w:val="00CD173A"/>
    <w:rsid w:val="00CD39D7"/>
    <w:rsid w:val="00CD4688"/>
    <w:rsid w:val="00CD691E"/>
    <w:rsid w:val="00CE67BC"/>
    <w:rsid w:val="00CF786B"/>
    <w:rsid w:val="00D00C2E"/>
    <w:rsid w:val="00D00C4A"/>
    <w:rsid w:val="00D011D4"/>
    <w:rsid w:val="00D069DA"/>
    <w:rsid w:val="00D079D2"/>
    <w:rsid w:val="00D07B3E"/>
    <w:rsid w:val="00D07E13"/>
    <w:rsid w:val="00D12297"/>
    <w:rsid w:val="00D172E3"/>
    <w:rsid w:val="00D234B7"/>
    <w:rsid w:val="00D250E0"/>
    <w:rsid w:val="00D270A1"/>
    <w:rsid w:val="00D35539"/>
    <w:rsid w:val="00D41802"/>
    <w:rsid w:val="00D434CC"/>
    <w:rsid w:val="00D434DA"/>
    <w:rsid w:val="00D47E0E"/>
    <w:rsid w:val="00D5174D"/>
    <w:rsid w:val="00D52845"/>
    <w:rsid w:val="00D55B78"/>
    <w:rsid w:val="00D57042"/>
    <w:rsid w:val="00D602F0"/>
    <w:rsid w:val="00D60480"/>
    <w:rsid w:val="00D61B5B"/>
    <w:rsid w:val="00D61E48"/>
    <w:rsid w:val="00D6248C"/>
    <w:rsid w:val="00D66A59"/>
    <w:rsid w:val="00D702FE"/>
    <w:rsid w:val="00D71A1C"/>
    <w:rsid w:val="00D72AA6"/>
    <w:rsid w:val="00D9177D"/>
    <w:rsid w:val="00D94A87"/>
    <w:rsid w:val="00D94EE5"/>
    <w:rsid w:val="00D967B2"/>
    <w:rsid w:val="00D97490"/>
    <w:rsid w:val="00DA1D54"/>
    <w:rsid w:val="00DA22DA"/>
    <w:rsid w:val="00DA3F99"/>
    <w:rsid w:val="00DA609C"/>
    <w:rsid w:val="00DB5580"/>
    <w:rsid w:val="00DC5645"/>
    <w:rsid w:val="00DD007F"/>
    <w:rsid w:val="00DD5014"/>
    <w:rsid w:val="00DE0E9A"/>
    <w:rsid w:val="00DE2049"/>
    <w:rsid w:val="00DE5AAB"/>
    <w:rsid w:val="00DE7204"/>
    <w:rsid w:val="00DF287D"/>
    <w:rsid w:val="00E0319A"/>
    <w:rsid w:val="00E141AD"/>
    <w:rsid w:val="00E209BF"/>
    <w:rsid w:val="00E34ADF"/>
    <w:rsid w:val="00E3567E"/>
    <w:rsid w:val="00E4359D"/>
    <w:rsid w:val="00E43847"/>
    <w:rsid w:val="00E4523C"/>
    <w:rsid w:val="00E524E1"/>
    <w:rsid w:val="00E526F8"/>
    <w:rsid w:val="00E52E39"/>
    <w:rsid w:val="00E53A87"/>
    <w:rsid w:val="00E56AC9"/>
    <w:rsid w:val="00E64971"/>
    <w:rsid w:val="00E66088"/>
    <w:rsid w:val="00E701FF"/>
    <w:rsid w:val="00E70F1F"/>
    <w:rsid w:val="00E7296D"/>
    <w:rsid w:val="00E77AA7"/>
    <w:rsid w:val="00E77ECD"/>
    <w:rsid w:val="00E808C2"/>
    <w:rsid w:val="00E846BC"/>
    <w:rsid w:val="00E84D31"/>
    <w:rsid w:val="00E85468"/>
    <w:rsid w:val="00E908FA"/>
    <w:rsid w:val="00E91E78"/>
    <w:rsid w:val="00E94697"/>
    <w:rsid w:val="00E97401"/>
    <w:rsid w:val="00EA11E5"/>
    <w:rsid w:val="00EA425A"/>
    <w:rsid w:val="00EA7FB0"/>
    <w:rsid w:val="00EB0EAC"/>
    <w:rsid w:val="00EB3107"/>
    <w:rsid w:val="00EB72C4"/>
    <w:rsid w:val="00EC1943"/>
    <w:rsid w:val="00EC1B78"/>
    <w:rsid w:val="00EC5A64"/>
    <w:rsid w:val="00EC7E0A"/>
    <w:rsid w:val="00ED0F84"/>
    <w:rsid w:val="00ED551A"/>
    <w:rsid w:val="00F04477"/>
    <w:rsid w:val="00F06FC6"/>
    <w:rsid w:val="00F07F41"/>
    <w:rsid w:val="00F10942"/>
    <w:rsid w:val="00F10E72"/>
    <w:rsid w:val="00F13CCC"/>
    <w:rsid w:val="00F21B5D"/>
    <w:rsid w:val="00F22457"/>
    <w:rsid w:val="00F24188"/>
    <w:rsid w:val="00F31E23"/>
    <w:rsid w:val="00F321F5"/>
    <w:rsid w:val="00F33367"/>
    <w:rsid w:val="00F339C4"/>
    <w:rsid w:val="00F42995"/>
    <w:rsid w:val="00F47D22"/>
    <w:rsid w:val="00F51A77"/>
    <w:rsid w:val="00F57551"/>
    <w:rsid w:val="00F60DEB"/>
    <w:rsid w:val="00F6231B"/>
    <w:rsid w:val="00F6447C"/>
    <w:rsid w:val="00F70264"/>
    <w:rsid w:val="00F711A7"/>
    <w:rsid w:val="00F72833"/>
    <w:rsid w:val="00F755BE"/>
    <w:rsid w:val="00F802F9"/>
    <w:rsid w:val="00F806C8"/>
    <w:rsid w:val="00F82CDD"/>
    <w:rsid w:val="00F842DD"/>
    <w:rsid w:val="00F92B55"/>
    <w:rsid w:val="00F9564C"/>
    <w:rsid w:val="00FA1F03"/>
    <w:rsid w:val="00FA2219"/>
    <w:rsid w:val="00FA272A"/>
    <w:rsid w:val="00FA2775"/>
    <w:rsid w:val="00FB0F06"/>
    <w:rsid w:val="00FB1FAA"/>
    <w:rsid w:val="00FC5F94"/>
    <w:rsid w:val="00FD5B5D"/>
    <w:rsid w:val="00FE5708"/>
    <w:rsid w:val="00FE6885"/>
    <w:rsid w:val="00FF1F8B"/>
    <w:rsid w:val="00FF2F1D"/>
    <w:rsid w:val="00FF3AC5"/>
    <w:rsid w:val="00FF3C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A75BF"/>
  <w15:chartTrackingRefBased/>
  <w15:docId w15:val="{4A899B1C-EB5B-4DD6-BFC2-D9C3E1C8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24589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4589F"/>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4D31"/>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unhideWhenUsed/>
    <w:qFormat/>
    <w:rsid w:val="002F4407"/>
    <w:pPr>
      <w:keepNext/>
      <w:ind w:leftChars="400" w:left="400" w:hangingChars="200" w:hanging="2000"/>
      <w:outlineLvl w:val="3"/>
    </w:pPr>
    <w:rPr>
      <w:bCs/>
    </w:rPr>
  </w:style>
  <w:style w:type="paragraph" w:styleId="5">
    <w:name w:val="heading 5"/>
    <w:basedOn w:val="a"/>
    <w:next w:val="a"/>
    <w:link w:val="5Char"/>
    <w:uiPriority w:val="9"/>
    <w:unhideWhenUsed/>
    <w:qFormat/>
    <w:rsid w:val="00AA20D3"/>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Theme="majorHAnsi" w:eastAsiaTheme="majorEastAsia" w:hAnsiTheme="majorHAnsi" w:cstheme="majorBidi"/>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Theme="majorHAnsi" w:eastAsiaTheme="majorEastAsia" w:hAnsiTheme="majorHAnsi" w:cstheme="majorBidi"/>
    </w:rPr>
  </w:style>
  <w:style w:type="character" w:customStyle="1" w:styleId="3Char">
    <w:name w:val="제목 3 Char"/>
    <w:basedOn w:val="a0"/>
    <w:link w:val="3"/>
    <w:uiPriority w:val="9"/>
    <w:rsid w:val="00E84D31"/>
    <w:rPr>
      <w:rFonts w:asciiTheme="majorHAnsi" w:eastAsiaTheme="majorEastAsia" w:hAnsiTheme="majorHAnsi" w:cstheme="majorBidi"/>
    </w:rPr>
  </w:style>
  <w:style w:type="paragraph" w:styleId="TOC">
    <w:name w:val="TOC Heading"/>
    <w:basedOn w:val="10"/>
    <w:next w:val="a"/>
    <w:uiPriority w:val="39"/>
    <w:unhideWhenUsed/>
    <w:qFormat/>
    <w:rsid w:val="00C97B66"/>
    <w:pPr>
      <w:keepLines/>
      <w:widowControl/>
      <w:wordWrap/>
      <w:autoSpaceDE/>
      <w:autoSpaceDN/>
      <w:spacing w:before="240" w:after="0"/>
      <w:jc w:val="left"/>
      <w:outlineLvl w:val="9"/>
    </w:pPr>
    <w:rPr>
      <w:color w:val="2F5496" w:themeColor="accent1" w:themeShade="BF"/>
      <w:kern w:val="0"/>
      <w:sz w:val="32"/>
      <w:szCs w:val="32"/>
    </w:rPr>
  </w:style>
  <w:style w:type="paragraph" w:styleId="12">
    <w:name w:val="toc 1"/>
    <w:basedOn w:val="a"/>
    <w:next w:val="a"/>
    <w:autoRedefine/>
    <w:uiPriority w:val="39"/>
    <w:unhideWhenUsed/>
    <w:rsid w:val="00680F01"/>
    <w:pPr>
      <w:tabs>
        <w:tab w:val="left" w:pos="425"/>
        <w:tab w:val="right" w:leader="dot" w:pos="9628"/>
      </w:tabs>
      <w:spacing w:after="0" w:line="276" w:lineRule="auto"/>
    </w:pPr>
    <w:rPr>
      <w:rFonts w:ascii="맑은 고딕" w:eastAsia="맑은 고딕" w:hAnsi="맑은 고딕"/>
      <w:szCs w:val="20"/>
    </w:rPr>
  </w:style>
  <w:style w:type="paragraph" w:styleId="20">
    <w:name w:val="toc 2"/>
    <w:basedOn w:val="a"/>
    <w:next w:val="a"/>
    <w:autoRedefine/>
    <w:uiPriority w:val="39"/>
    <w:unhideWhenUsed/>
    <w:rsid w:val="00497259"/>
    <w:pPr>
      <w:tabs>
        <w:tab w:val="left" w:pos="1200"/>
        <w:tab w:val="right" w:leader="dot" w:pos="9628"/>
      </w:tabs>
      <w:spacing w:after="0" w:line="276" w:lineRule="auto"/>
      <w:ind w:leftChars="100" w:left="600" w:rightChars="100" w:right="100"/>
    </w:pPr>
    <w:rPr>
      <w:rFonts w:ascii="맑은 고딕" w:eastAsia="맑은 고딕" w:hAnsi="맑은 고딕"/>
      <w:szCs w:val="20"/>
    </w:rPr>
  </w:style>
  <w:style w:type="character" w:styleId="aa">
    <w:name w:val="Hyperlink"/>
    <w:basedOn w:val="a0"/>
    <w:uiPriority w:val="99"/>
    <w:unhideWhenUsed/>
    <w:rsid w:val="00C97B66"/>
    <w:rPr>
      <w:color w:val="0563C1" w:themeColor="hyperlink"/>
      <w:u w:val="single"/>
    </w:rPr>
  </w:style>
  <w:style w:type="paragraph" w:styleId="ab">
    <w:name w:val="caption"/>
    <w:basedOn w:val="a"/>
    <w:next w:val="a"/>
    <w:uiPriority w:val="35"/>
    <w:unhideWhenUsed/>
    <w:qFormat/>
    <w:rsid w:val="00464142"/>
    <w:rPr>
      <w:b/>
      <w:bCs/>
      <w:szCs w:val="20"/>
    </w:rPr>
  </w:style>
  <w:style w:type="paragraph" w:styleId="ac">
    <w:name w:val="No Spacing"/>
    <w:uiPriority w:val="1"/>
    <w:qFormat/>
    <w:rsid w:val="00EC5A64"/>
    <w:pPr>
      <w:widowControl w:val="0"/>
      <w:wordWrap w:val="0"/>
      <w:autoSpaceDE w:val="0"/>
      <w:autoSpaceDN w:val="0"/>
      <w:spacing w:after="0" w:line="240" w:lineRule="auto"/>
    </w:pPr>
  </w:style>
  <w:style w:type="paragraph" w:styleId="30">
    <w:name w:val="toc 3"/>
    <w:basedOn w:val="a"/>
    <w:next w:val="a"/>
    <w:autoRedefine/>
    <w:uiPriority w:val="39"/>
    <w:unhideWhenUsed/>
    <w:rsid w:val="001D27EA"/>
    <w:pPr>
      <w:spacing w:after="0" w:line="276" w:lineRule="auto"/>
      <w:ind w:leftChars="400" w:left="850"/>
    </w:pPr>
    <w:rPr>
      <w:rFonts w:ascii="맑은 고딕" w:eastAsia="맑은 고딕" w:hAnsi="맑은 고딕"/>
      <w:szCs w:val="20"/>
    </w:rPr>
  </w:style>
  <w:style w:type="character" w:customStyle="1" w:styleId="hps">
    <w:name w:val="hps"/>
    <w:basedOn w:val="a0"/>
    <w:rsid w:val="00A459D5"/>
  </w:style>
  <w:style w:type="character" w:customStyle="1" w:styleId="4Char">
    <w:name w:val="제목 4 Char"/>
    <w:basedOn w:val="a0"/>
    <w:link w:val="4"/>
    <w:uiPriority w:val="9"/>
    <w:rsid w:val="002F4407"/>
    <w:rPr>
      <w:bCs/>
    </w:rPr>
  </w:style>
  <w:style w:type="character" w:customStyle="1" w:styleId="5Char">
    <w:name w:val="제목 5 Char"/>
    <w:basedOn w:val="a0"/>
    <w:link w:val="5"/>
    <w:uiPriority w:val="9"/>
    <w:rsid w:val="00AA20D3"/>
    <w:rPr>
      <w:rFonts w:asciiTheme="majorHAnsi" w:eastAsiaTheme="majorEastAsia" w:hAnsiTheme="majorHAnsi" w:cstheme="majorBidi"/>
    </w:rPr>
  </w:style>
  <w:style w:type="paragraph" w:styleId="ad">
    <w:name w:val="Revision"/>
    <w:hidden/>
    <w:uiPriority w:val="99"/>
    <w:semiHidden/>
    <w:rsid w:val="00D52845"/>
    <w:pPr>
      <w:spacing w:after="0" w:line="240" w:lineRule="auto"/>
      <w:jc w:val="left"/>
    </w:pPr>
  </w:style>
  <w:style w:type="paragraph" w:customStyle="1" w:styleId="TDC">
    <w:name w:val="TDC 문서 제목"/>
    <w:basedOn w:val="ae"/>
    <w:next w:val="TDC10"/>
    <w:uiPriority w:val="1"/>
    <w:qFormat/>
    <w:pPr>
      <w:keepNext/>
      <w:keepLines/>
      <w:spacing w:after="280" w:line="264" w:lineRule="auto"/>
      <w:jc w:val="center"/>
    </w:pPr>
    <w:rPr>
      <w:b/>
      <w:sz w:val="38"/>
    </w:rPr>
  </w:style>
  <w:style w:type="paragraph" w:customStyle="1" w:styleId="TDC10">
    <w:name w:val="TDC 본문 1"/>
    <w:basedOn w:val="ae"/>
    <w:uiPriority w:val="20"/>
    <w:qFormat/>
    <w:rPr>
      <w:szCs w:val="20"/>
    </w:rPr>
  </w:style>
  <w:style w:type="paragraph" w:customStyle="1" w:styleId="TDC20">
    <w:name w:val="TDC 본문 2"/>
    <w:basedOn w:val="ae"/>
    <w:uiPriority w:val="21"/>
    <w:qFormat/>
    <w:pPr>
      <w:ind w:left="198"/>
    </w:pPr>
    <w:rPr>
      <w:szCs w:val="20"/>
    </w:rPr>
  </w:style>
  <w:style w:type="paragraph" w:customStyle="1" w:styleId="TDC30">
    <w:name w:val="TDC 본문 3"/>
    <w:basedOn w:val="ae"/>
    <w:uiPriority w:val="22"/>
    <w:qFormat/>
    <w:pPr>
      <w:ind w:left="397"/>
    </w:pPr>
    <w:rPr>
      <w:szCs w:val="20"/>
    </w:rPr>
  </w:style>
  <w:style w:type="paragraph" w:customStyle="1" w:styleId="TDC40">
    <w:name w:val="TDC 본문 4"/>
    <w:basedOn w:val="ae"/>
    <w:uiPriority w:val="23"/>
    <w:qFormat/>
    <w:pPr>
      <w:ind w:left="595"/>
    </w:pPr>
    <w:rPr>
      <w:szCs w:val="20"/>
    </w:rPr>
  </w:style>
  <w:style w:type="paragraph" w:customStyle="1" w:styleId="TDC50">
    <w:name w:val="TDC 본문 5"/>
    <w:basedOn w:val="ae"/>
    <w:uiPriority w:val="24"/>
    <w:qFormat/>
    <w:pPr>
      <w:ind w:left="794"/>
    </w:pPr>
    <w:rPr>
      <w:szCs w:val="20"/>
    </w:rPr>
  </w:style>
  <w:style w:type="paragraph" w:customStyle="1" w:styleId="TDC60">
    <w:name w:val="TDC 본문 6"/>
    <w:basedOn w:val="ae"/>
    <w:uiPriority w:val="25"/>
    <w:qFormat/>
    <w:pPr>
      <w:ind w:left="992"/>
    </w:pPr>
    <w:rPr>
      <w:szCs w:val="20"/>
    </w:rPr>
  </w:style>
  <w:style w:type="paragraph" w:customStyle="1" w:styleId="TDC1">
    <w:name w:val="TDC 제목 1"/>
    <w:basedOn w:val="ae"/>
    <w:next w:val="TDC10"/>
    <w:uiPriority w:val="10"/>
    <w:qFormat/>
    <w:rsid w:val="00E9658D"/>
    <w:pPr>
      <w:keepNext/>
      <w:keepLines/>
      <w:numPr>
        <w:numId w:val="23"/>
      </w:numPr>
      <w:spacing w:before="160" w:after="80" w:line="276" w:lineRule="auto"/>
      <w:outlineLvl w:val="0"/>
    </w:pPr>
    <w:rPr>
      <w:b/>
      <w:sz w:val="28"/>
      <w:szCs w:val="28"/>
    </w:rPr>
  </w:style>
  <w:style w:type="paragraph" w:customStyle="1" w:styleId="TDC2">
    <w:name w:val="TDC 제목 2"/>
    <w:basedOn w:val="ae"/>
    <w:next w:val="TDC20"/>
    <w:uiPriority w:val="11"/>
    <w:qFormat/>
    <w:rsid w:val="00E9658D"/>
    <w:pPr>
      <w:keepNext/>
      <w:keepLines/>
      <w:numPr>
        <w:ilvl w:val="1"/>
        <w:numId w:val="23"/>
      </w:numPr>
      <w:spacing w:before="160" w:after="80" w:line="276" w:lineRule="auto"/>
      <w:outlineLvl w:val="1"/>
    </w:pPr>
    <w:rPr>
      <w:b/>
      <w:sz w:val="26"/>
      <w:szCs w:val="26"/>
    </w:rPr>
  </w:style>
  <w:style w:type="paragraph" w:customStyle="1" w:styleId="TDC3">
    <w:name w:val="TDC 제목 3"/>
    <w:basedOn w:val="ae"/>
    <w:next w:val="TDC30"/>
    <w:uiPriority w:val="12"/>
    <w:qFormat/>
    <w:rsid w:val="00E9658D"/>
    <w:pPr>
      <w:keepNext/>
      <w:keepLines/>
      <w:numPr>
        <w:ilvl w:val="2"/>
        <w:numId w:val="23"/>
      </w:numPr>
      <w:spacing w:before="160" w:after="80" w:line="276" w:lineRule="auto"/>
      <w:outlineLvl w:val="2"/>
    </w:pPr>
    <w:rPr>
      <w:b/>
      <w:sz w:val="24"/>
      <w:szCs w:val="24"/>
    </w:rPr>
  </w:style>
  <w:style w:type="paragraph" w:customStyle="1" w:styleId="TDC4">
    <w:name w:val="TDC 제목 4"/>
    <w:basedOn w:val="ae"/>
    <w:next w:val="TDC40"/>
    <w:uiPriority w:val="13"/>
    <w:qFormat/>
    <w:rsid w:val="00E9658D"/>
    <w:pPr>
      <w:keepNext/>
      <w:keepLines/>
      <w:numPr>
        <w:ilvl w:val="3"/>
        <w:numId w:val="23"/>
      </w:numPr>
      <w:spacing w:before="160" w:after="80" w:line="276" w:lineRule="auto"/>
      <w:outlineLvl w:val="3"/>
    </w:pPr>
    <w:rPr>
      <w:b/>
      <w:sz w:val="22"/>
    </w:rPr>
  </w:style>
  <w:style w:type="paragraph" w:customStyle="1" w:styleId="TDC5">
    <w:name w:val="TDC 제목 5"/>
    <w:basedOn w:val="ae"/>
    <w:next w:val="TDC50"/>
    <w:uiPriority w:val="14"/>
    <w:qFormat/>
    <w:rsid w:val="00E9658D"/>
    <w:pPr>
      <w:keepNext/>
      <w:keepLines/>
      <w:numPr>
        <w:ilvl w:val="4"/>
        <w:numId w:val="23"/>
      </w:numPr>
      <w:spacing w:before="160" w:after="80" w:line="276" w:lineRule="auto"/>
      <w:outlineLvl w:val="4"/>
    </w:pPr>
    <w:rPr>
      <w:b/>
      <w:szCs w:val="20"/>
    </w:rPr>
  </w:style>
  <w:style w:type="paragraph" w:customStyle="1" w:styleId="TDC6">
    <w:name w:val="TDC 제목 6"/>
    <w:basedOn w:val="ae"/>
    <w:next w:val="TDC60"/>
    <w:uiPriority w:val="15"/>
    <w:qFormat/>
    <w:rsid w:val="00E9658D"/>
    <w:pPr>
      <w:keepNext/>
      <w:keepLines/>
      <w:numPr>
        <w:ilvl w:val="5"/>
        <w:numId w:val="23"/>
      </w:numPr>
      <w:spacing w:before="160" w:after="80" w:line="276" w:lineRule="auto"/>
      <w:outlineLvl w:val="5"/>
    </w:pPr>
    <w:rPr>
      <w:b/>
      <w:szCs w:val="20"/>
    </w:rPr>
  </w:style>
  <w:style w:type="paragraph" w:customStyle="1" w:styleId="TDC0">
    <w:name w:val="TDC 표 머리행"/>
    <w:basedOn w:val="ae"/>
    <w:uiPriority w:val="30"/>
    <w:qFormat/>
    <w:pPr>
      <w:keepNext/>
      <w:spacing w:before="40" w:after="40" w:line="276" w:lineRule="auto"/>
      <w:jc w:val="center"/>
    </w:pPr>
    <w:rPr>
      <w:b/>
      <w:szCs w:val="20"/>
    </w:rPr>
  </w:style>
  <w:style w:type="paragraph" w:customStyle="1" w:styleId="TDC7">
    <w:name w:val="TDC 표 본문"/>
    <w:basedOn w:val="ae"/>
    <w:uiPriority w:val="31"/>
    <w:qFormat/>
    <w:pPr>
      <w:spacing w:before="40" w:after="40" w:line="276" w:lineRule="auto"/>
      <w:jc w:val="left"/>
    </w:pPr>
    <w:rPr>
      <w:szCs w:val="20"/>
    </w:rPr>
  </w:style>
  <w:style w:type="paragraph" w:customStyle="1" w:styleId="TDC8">
    <w:name w:val="TDC 그림"/>
    <w:basedOn w:val="ae"/>
    <w:next w:val="TDC10"/>
    <w:uiPriority w:val="40"/>
    <w:qFormat/>
    <w:pPr>
      <w:keepNext/>
      <w:spacing w:before="160" w:after="120" w:line="240" w:lineRule="auto"/>
      <w:jc w:val="center"/>
    </w:pPr>
    <w:rPr>
      <w:szCs w:val="20"/>
    </w:rPr>
  </w:style>
  <w:style w:type="paragraph" w:customStyle="1" w:styleId="TDC9">
    <w:name w:val="TDC 표 캡션"/>
    <w:basedOn w:val="ae"/>
    <w:next w:val="TDC10"/>
    <w:uiPriority w:val="41"/>
    <w:qFormat/>
    <w:pPr>
      <w:keepNext/>
      <w:keepLines/>
      <w:spacing w:before="200" w:after="120" w:line="264" w:lineRule="auto"/>
    </w:pPr>
    <w:rPr>
      <w:b/>
      <w:szCs w:val="20"/>
    </w:rPr>
  </w:style>
  <w:style w:type="paragraph" w:customStyle="1" w:styleId="TDCa">
    <w:name w:val="TDC 그림 캡션"/>
    <w:basedOn w:val="ae"/>
    <w:next w:val="TDC10"/>
    <w:uiPriority w:val="42"/>
    <w:qFormat/>
    <w:pPr>
      <w:keepLines/>
      <w:spacing w:after="200" w:line="264" w:lineRule="auto"/>
      <w:jc w:val="center"/>
    </w:pPr>
    <w:rPr>
      <w:b/>
      <w:szCs w:val="20"/>
    </w:rPr>
  </w:style>
  <w:style w:type="paragraph" w:customStyle="1" w:styleId="TDCb">
    <w:name w:val="TDC 주석"/>
    <w:basedOn w:val="ae"/>
    <w:next w:val="TDC10"/>
    <w:uiPriority w:val="43"/>
    <w:qFormat/>
    <w:pPr>
      <w:spacing w:before="80" w:after="120"/>
    </w:pPr>
    <w:rPr>
      <w:szCs w:val="20"/>
    </w:rPr>
  </w:style>
  <w:style w:type="paragraph" w:customStyle="1" w:styleId="TDCc">
    <w:name w:val="TDC 수식"/>
    <w:basedOn w:val="ae"/>
    <w:next w:val="TDC10"/>
    <w:uiPriority w:val="44"/>
    <w:qFormat/>
    <w:pPr>
      <w:keepLines/>
      <w:spacing w:before="240" w:after="240"/>
      <w:jc w:val="center"/>
    </w:pPr>
    <w:rPr>
      <w:rFonts w:ascii="Cambria Math" w:hAnsi="Cambria Math"/>
      <w:szCs w:val="20"/>
    </w:rPr>
  </w:style>
  <w:style w:type="table" w:customStyle="1" w:styleId="TDCd">
    <w:name w:val="TDC 표"/>
    <w:basedOn w:val="af"/>
    <w:uiPriority w:val="32"/>
    <w:qFormat/>
    <w:pPr>
      <w:snapToGrid w:val="0"/>
      <w:spacing w:before="40" w:after="40"/>
      <w:jc w:val="center"/>
    </w:pPr>
    <w:rPr>
      <w:rFonts w:ascii="맑은 고딕" w:eastAsia="맑은 고딕" w:hAnsi="맑은 고딕" w:cs="맑은 고딕"/>
      <w:color w:val="000000"/>
      <w:kern w:val="0"/>
      <w:szCs w:val="20"/>
      <w:lang w:val="ko-KR"/>
    </w:rPr>
    <w:tblP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11">
    <w:name w:val="TDC 표 1"/>
    <w:basedOn w:val="af"/>
    <w:uiPriority w:val="32"/>
    <w:qFormat/>
    <w:pPr>
      <w:snapToGrid w:val="0"/>
      <w:spacing w:before="40" w:after="40"/>
      <w:jc w:val="center"/>
    </w:pPr>
    <w:rPr>
      <w:rFonts w:ascii="맑은 고딕" w:eastAsia="맑은 고딕" w:hAnsi="맑은 고딕" w:cs="맑은 고딕"/>
      <w:color w:val="000000"/>
      <w:kern w:val="0"/>
      <w:szCs w:val="20"/>
      <w:lang w:val="ko-KR"/>
    </w:rPr>
    <w:tblPr>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21">
    <w:name w:val="TDC 표 2"/>
    <w:basedOn w:val="af"/>
    <w:uiPriority w:val="32"/>
    <w:qFormat/>
    <w:pPr>
      <w:snapToGrid w:val="0"/>
      <w:spacing w:before="40" w:after="40"/>
      <w:jc w:val="center"/>
    </w:pPr>
    <w:rPr>
      <w:rFonts w:ascii="맑은 고딕" w:eastAsia="맑은 고딕" w:hAnsi="맑은 고딕" w:cs="맑은 고딕"/>
      <w:color w:val="000000"/>
      <w:kern w:val="0"/>
      <w:szCs w:val="20"/>
      <w:lang w:val="ko-KR"/>
    </w:rPr>
    <w:tblPr>
      <w:tblInd w:w="29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31">
    <w:name w:val="TDC 표 3"/>
    <w:basedOn w:val="af"/>
    <w:uiPriority w:val="32"/>
    <w:qFormat/>
    <w:pPr>
      <w:snapToGrid w:val="0"/>
      <w:spacing w:before="40" w:after="40"/>
      <w:jc w:val="center"/>
    </w:pPr>
    <w:rPr>
      <w:rFonts w:ascii="맑은 고딕" w:eastAsia="맑은 고딕" w:hAnsi="맑은 고딕" w:cs="맑은 고딕"/>
      <w:color w:val="000000"/>
      <w:kern w:val="0"/>
      <w:szCs w:val="20"/>
      <w:lang w:val="ko-KR"/>
    </w:rPr>
    <w:tblPr>
      <w:tblInd w:w="497"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41">
    <w:name w:val="TDC 표 4"/>
    <w:basedOn w:val="af"/>
    <w:uiPriority w:val="32"/>
    <w:qFormat/>
    <w:pPr>
      <w:snapToGrid w:val="0"/>
      <w:spacing w:before="40" w:after="40"/>
      <w:jc w:val="center"/>
    </w:pPr>
    <w:rPr>
      <w:rFonts w:ascii="맑은 고딕" w:eastAsia="맑은 고딕" w:hAnsi="맑은 고딕" w:cs="맑은 고딕"/>
      <w:color w:val="000000"/>
      <w:kern w:val="0"/>
      <w:szCs w:val="20"/>
      <w:lang w:val="ko-KR"/>
    </w:rPr>
    <w:tblPr>
      <w:tblInd w:w="69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51">
    <w:name w:val="TDC 표 5"/>
    <w:basedOn w:val="af"/>
    <w:uiPriority w:val="32"/>
    <w:qFormat/>
    <w:pPr>
      <w:snapToGrid w:val="0"/>
      <w:spacing w:before="40" w:after="40"/>
      <w:jc w:val="center"/>
    </w:pPr>
    <w:rPr>
      <w:rFonts w:ascii="맑은 고딕" w:eastAsia="맑은 고딕" w:hAnsi="맑은 고딕" w:cs="맑은 고딕"/>
      <w:color w:val="000000"/>
      <w:kern w:val="0"/>
      <w:szCs w:val="20"/>
      <w:lang w:val="ko-KR"/>
    </w:rPr>
    <w:tblPr>
      <w:tblInd w:w="89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table" w:customStyle="1" w:styleId="TDC61">
    <w:name w:val="TDC 표 6"/>
    <w:basedOn w:val="af"/>
    <w:uiPriority w:val="32"/>
    <w:qFormat/>
    <w:pPr>
      <w:snapToGrid w:val="0"/>
      <w:spacing w:before="40" w:after="40"/>
      <w:jc w:val="center"/>
    </w:pPr>
    <w:rPr>
      <w:rFonts w:ascii="맑은 고딕" w:eastAsia="맑은 고딕" w:hAnsi="맑은 고딕" w:cs="맑은 고딕"/>
      <w:color w:val="000000"/>
      <w:kern w:val="0"/>
      <w:szCs w:val="20"/>
      <w:lang w:val="ko-KR"/>
    </w:rPr>
    <w:tblPr>
      <w:tblInd w:w="109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60" w:type="dxa"/>
        <w:left w:w="100" w:type="dxa"/>
        <w:bottom w:w="60" w:type="dxa"/>
        <w:right w:w="100" w:type="dxa"/>
      </w:tblCellMar>
    </w:tblPr>
    <w:tcPr>
      <w:vAlign w:val="center"/>
    </w:tcPr>
    <w:tblStylePr w:type="firstRow">
      <w:pPr>
        <w:jc w:val="center"/>
      </w:pPr>
      <w:rPr>
        <w:b/>
        <w:sz w:val="20"/>
      </w:rPr>
      <w:tblPr/>
      <w:tcPr>
        <w:shd w:val="clear" w:color="auto" w:fill="F5F5F5"/>
        <w:vAlign w:val="center"/>
      </w:tcPr>
    </w:tblStylePr>
    <w:tblStylePr w:type="firstCol">
      <w:pPr>
        <w:jc w:val="center"/>
      </w:pPr>
      <w:rPr>
        <w:b/>
        <w:sz w:val="20"/>
      </w:rPr>
      <w:tblPr/>
      <w:tcPr>
        <w:shd w:val="clear" w:color="auto" w:fill="F5F5F5"/>
        <w:vAlign w:val="center"/>
      </w:tcPr>
    </w:tblStylePr>
  </w:style>
  <w:style w:type="paragraph" w:customStyle="1" w:styleId="TDC12">
    <w:name w:val="TDC 표 캡션 1"/>
    <w:basedOn w:val="ae"/>
    <w:next w:val="TDC10"/>
    <w:uiPriority w:val="41"/>
    <w:qFormat/>
    <w:pPr>
      <w:keepNext/>
      <w:keepLines/>
      <w:spacing w:before="120" w:after="60" w:line="276" w:lineRule="auto"/>
    </w:pPr>
    <w:rPr>
      <w:b/>
      <w:szCs w:val="20"/>
    </w:rPr>
  </w:style>
  <w:style w:type="paragraph" w:customStyle="1" w:styleId="TDC22">
    <w:name w:val="TDC 표 캡션 2"/>
    <w:basedOn w:val="ae"/>
    <w:next w:val="TDC20"/>
    <w:uiPriority w:val="41"/>
    <w:qFormat/>
    <w:pPr>
      <w:keepNext/>
      <w:keepLines/>
      <w:spacing w:before="120" w:after="60" w:line="276" w:lineRule="auto"/>
      <w:ind w:left="198"/>
    </w:pPr>
    <w:rPr>
      <w:b/>
      <w:szCs w:val="20"/>
    </w:rPr>
  </w:style>
  <w:style w:type="paragraph" w:customStyle="1" w:styleId="TDC32">
    <w:name w:val="TDC 표 캡션 3"/>
    <w:basedOn w:val="ae"/>
    <w:next w:val="TDC30"/>
    <w:uiPriority w:val="41"/>
    <w:qFormat/>
    <w:pPr>
      <w:keepNext/>
      <w:keepLines/>
      <w:spacing w:before="120" w:after="60" w:line="276" w:lineRule="auto"/>
      <w:ind w:left="397"/>
    </w:pPr>
    <w:rPr>
      <w:b/>
      <w:szCs w:val="20"/>
    </w:rPr>
  </w:style>
  <w:style w:type="paragraph" w:customStyle="1" w:styleId="TDC42">
    <w:name w:val="TDC 표 캡션 4"/>
    <w:basedOn w:val="ae"/>
    <w:next w:val="TDC40"/>
    <w:uiPriority w:val="41"/>
    <w:qFormat/>
    <w:pPr>
      <w:keepNext/>
      <w:keepLines/>
      <w:spacing w:before="120" w:after="60" w:line="276" w:lineRule="auto"/>
      <w:ind w:left="595"/>
    </w:pPr>
    <w:rPr>
      <w:b/>
      <w:szCs w:val="20"/>
    </w:rPr>
  </w:style>
  <w:style w:type="paragraph" w:customStyle="1" w:styleId="TDC52">
    <w:name w:val="TDC 표 캡션 5"/>
    <w:basedOn w:val="ae"/>
    <w:next w:val="TDC50"/>
    <w:uiPriority w:val="41"/>
    <w:qFormat/>
    <w:pPr>
      <w:keepNext/>
      <w:keepLines/>
      <w:spacing w:before="120" w:after="60" w:line="276" w:lineRule="auto"/>
      <w:ind w:left="794"/>
    </w:pPr>
    <w:rPr>
      <w:b/>
      <w:szCs w:val="20"/>
    </w:rPr>
  </w:style>
  <w:style w:type="paragraph" w:customStyle="1" w:styleId="TDC62">
    <w:name w:val="TDC 표 캡션 6"/>
    <w:basedOn w:val="ae"/>
    <w:next w:val="TDC60"/>
    <w:uiPriority w:val="41"/>
    <w:qFormat/>
    <w:pPr>
      <w:keepNext/>
      <w:keepLines/>
      <w:spacing w:before="120" w:after="60" w:line="276" w:lineRule="auto"/>
      <w:ind w:left="992"/>
    </w:pPr>
    <w:rPr>
      <w:b/>
      <w:szCs w:val="20"/>
    </w:rPr>
  </w:style>
  <w:style w:type="paragraph" w:customStyle="1" w:styleId="TDC13">
    <w:name w:val="TDC 주석 1"/>
    <w:basedOn w:val="ae"/>
    <w:next w:val="TDC10"/>
    <w:uiPriority w:val="43"/>
    <w:qFormat/>
    <w:pPr>
      <w:spacing w:before="80" w:after="120"/>
    </w:pPr>
    <w:rPr>
      <w:szCs w:val="20"/>
    </w:rPr>
  </w:style>
  <w:style w:type="paragraph" w:customStyle="1" w:styleId="TDC23">
    <w:name w:val="TDC 주석 2"/>
    <w:basedOn w:val="ae"/>
    <w:next w:val="TDC20"/>
    <w:uiPriority w:val="43"/>
    <w:qFormat/>
    <w:pPr>
      <w:spacing w:before="80" w:after="120"/>
      <w:ind w:left="198"/>
    </w:pPr>
    <w:rPr>
      <w:szCs w:val="20"/>
    </w:rPr>
  </w:style>
  <w:style w:type="paragraph" w:customStyle="1" w:styleId="TDC33">
    <w:name w:val="TDC 주석 3"/>
    <w:basedOn w:val="ae"/>
    <w:next w:val="TDC30"/>
    <w:uiPriority w:val="43"/>
    <w:qFormat/>
    <w:pPr>
      <w:spacing w:before="80" w:after="120"/>
      <w:ind w:left="397"/>
    </w:pPr>
    <w:rPr>
      <w:szCs w:val="20"/>
    </w:rPr>
  </w:style>
  <w:style w:type="paragraph" w:customStyle="1" w:styleId="TDC43">
    <w:name w:val="TDC 주석 4"/>
    <w:basedOn w:val="ae"/>
    <w:next w:val="TDC40"/>
    <w:uiPriority w:val="43"/>
    <w:qFormat/>
    <w:pPr>
      <w:spacing w:before="80" w:after="120"/>
      <w:ind w:left="595"/>
    </w:pPr>
    <w:rPr>
      <w:szCs w:val="20"/>
    </w:rPr>
  </w:style>
  <w:style w:type="paragraph" w:customStyle="1" w:styleId="TDC53">
    <w:name w:val="TDC 주석 5"/>
    <w:basedOn w:val="ae"/>
    <w:next w:val="TDC50"/>
    <w:uiPriority w:val="43"/>
    <w:qFormat/>
    <w:pPr>
      <w:spacing w:before="80" w:after="120"/>
      <w:ind w:left="794"/>
    </w:pPr>
    <w:rPr>
      <w:szCs w:val="20"/>
    </w:rPr>
  </w:style>
  <w:style w:type="paragraph" w:customStyle="1" w:styleId="TDC63">
    <w:name w:val="TDC 주석 6"/>
    <w:basedOn w:val="ae"/>
    <w:next w:val="TDC60"/>
    <w:uiPriority w:val="43"/>
    <w:qFormat/>
    <w:pPr>
      <w:spacing w:before="80" w:after="120"/>
      <w:ind w:left="992"/>
    </w:pPr>
    <w:rPr>
      <w:szCs w:val="20"/>
    </w:rPr>
  </w:style>
  <w:style w:type="paragraph" w:customStyle="1" w:styleId="TDC14">
    <w:name w:val="TDC 그림 1"/>
    <w:basedOn w:val="ae"/>
    <w:next w:val="TDC10"/>
    <w:uiPriority w:val="40"/>
    <w:qFormat/>
    <w:pPr>
      <w:keepNext/>
      <w:spacing w:before="160" w:after="120" w:line="240" w:lineRule="auto"/>
      <w:jc w:val="center"/>
    </w:pPr>
    <w:rPr>
      <w:szCs w:val="20"/>
    </w:rPr>
  </w:style>
  <w:style w:type="paragraph" w:customStyle="1" w:styleId="TDC24">
    <w:name w:val="TDC 그림 2"/>
    <w:basedOn w:val="ae"/>
    <w:next w:val="TDC20"/>
    <w:uiPriority w:val="40"/>
    <w:qFormat/>
    <w:pPr>
      <w:keepNext/>
      <w:spacing w:before="160" w:after="120" w:line="240" w:lineRule="auto"/>
      <w:ind w:left="198"/>
      <w:jc w:val="center"/>
    </w:pPr>
    <w:rPr>
      <w:szCs w:val="20"/>
    </w:rPr>
  </w:style>
  <w:style w:type="paragraph" w:customStyle="1" w:styleId="TDC34">
    <w:name w:val="TDC 그림 3"/>
    <w:basedOn w:val="ae"/>
    <w:next w:val="TDC30"/>
    <w:uiPriority w:val="40"/>
    <w:qFormat/>
    <w:pPr>
      <w:keepNext/>
      <w:spacing w:before="160" w:after="120" w:line="240" w:lineRule="auto"/>
      <w:ind w:left="397"/>
      <w:jc w:val="center"/>
    </w:pPr>
    <w:rPr>
      <w:szCs w:val="20"/>
    </w:rPr>
  </w:style>
  <w:style w:type="paragraph" w:customStyle="1" w:styleId="TDC44">
    <w:name w:val="TDC 그림 4"/>
    <w:basedOn w:val="ae"/>
    <w:next w:val="TDC40"/>
    <w:uiPriority w:val="40"/>
    <w:qFormat/>
    <w:pPr>
      <w:keepNext/>
      <w:spacing w:before="160" w:after="120" w:line="240" w:lineRule="auto"/>
      <w:ind w:left="595"/>
      <w:jc w:val="center"/>
    </w:pPr>
    <w:rPr>
      <w:szCs w:val="20"/>
    </w:rPr>
  </w:style>
  <w:style w:type="paragraph" w:customStyle="1" w:styleId="TDC54">
    <w:name w:val="TDC 그림 5"/>
    <w:basedOn w:val="ae"/>
    <w:next w:val="TDC50"/>
    <w:uiPriority w:val="40"/>
    <w:qFormat/>
    <w:pPr>
      <w:keepNext/>
      <w:spacing w:before="160" w:after="120" w:line="240" w:lineRule="auto"/>
      <w:ind w:left="794"/>
      <w:jc w:val="center"/>
    </w:pPr>
    <w:rPr>
      <w:szCs w:val="20"/>
    </w:rPr>
  </w:style>
  <w:style w:type="paragraph" w:customStyle="1" w:styleId="TDC64">
    <w:name w:val="TDC 그림 6"/>
    <w:basedOn w:val="ae"/>
    <w:next w:val="TDC60"/>
    <w:uiPriority w:val="40"/>
    <w:qFormat/>
    <w:pPr>
      <w:keepNext/>
      <w:spacing w:before="160" w:after="120" w:line="240" w:lineRule="auto"/>
      <w:ind w:left="992"/>
      <w:jc w:val="center"/>
    </w:pPr>
    <w:rPr>
      <w:szCs w:val="20"/>
    </w:rPr>
  </w:style>
  <w:style w:type="paragraph" w:customStyle="1" w:styleId="TDC15">
    <w:name w:val="TDC 그림 캡션 1"/>
    <w:basedOn w:val="ae"/>
    <w:next w:val="TDC10"/>
    <w:uiPriority w:val="42"/>
    <w:qFormat/>
    <w:pPr>
      <w:keepLines/>
      <w:spacing w:after="200" w:line="264" w:lineRule="auto"/>
      <w:jc w:val="center"/>
    </w:pPr>
    <w:rPr>
      <w:b/>
      <w:szCs w:val="20"/>
    </w:rPr>
  </w:style>
  <w:style w:type="paragraph" w:customStyle="1" w:styleId="TDC25">
    <w:name w:val="TDC 그림 캡션 2"/>
    <w:basedOn w:val="ae"/>
    <w:next w:val="TDC20"/>
    <w:uiPriority w:val="42"/>
    <w:qFormat/>
    <w:pPr>
      <w:keepLines/>
      <w:spacing w:after="200" w:line="264" w:lineRule="auto"/>
      <w:ind w:left="198"/>
      <w:jc w:val="center"/>
    </w:pPr>
    <w:rPr>
      <w:b/>
      <w:szCs w:val="20"/>
    </w:rPr>
  </w:style>
  <w:style w:type="paragraph" w:customStyle="1" w:styleId="TDC35">
    <w:name w:val="TDC 그림 캡션 3"/>
    <w:basedOn w:val="ae"/>
    <w:next w:val="TDC30"/>
    <w:uiPriority w:val="42"/>
    <w:qFormat/>
    <w:pPr>
      <w:keepLines/>
      <w:spacing w:after="200" w:line="264" w:lineRule="auto"/>
      <w:ind w:left="397"/>
      <w:jc w:val="center"/>
    </w:pPr>
    <w:rPr>
      <w:b/>
      <w:szCs w:val="20"/>
    </w:rPr>
  </w:style>
  <w:style w:type="paragraph" w:customStyle="1" w:styleId="TDC45">
    <w:name w:val="TDC 그림 캡션 4"/>
    <w:basedOn w:val="ae"/>
    <w:next w:val="TDC40"/>
    <w:uiPriority w:val="42"/>
    <w:qFormat/>
    <w:pPr>
      <w:keepLines/>
      <w:spacing w:after="200" w:line="264" w:lineRule="auto"/>
      <w:ind w:left="595"/>
      <w:jc w:val="center"/>
    </w:pPr>
    <w:rPr>
      <w:b/>
      <w:szCs w:val="20"/>
    </w:rPr>
  </w:style>
  <w:style w:type="paragraph" w:customStyle="1" w:styleId="TDC55">
    <w:name w:val="TDC 그림 캡션 5"/>
    <w:basedOn w:val="ae"/>
    <w:next w:val="TDC50"/>
    <w:uiPriority w:val="42"/>
    <w:qFormat/>
    <w:pPr>
      <w:keepLines/>
      <w:spacing w:after="200" w:line="264" w:lineRule="auto"/>
      <w:ind w:left="794"/>
      <w:jc w:val="center"/>
    </w:pPr>
    <w:rPr>
      <w:b/>
      <w:szCs w:val="20"/>
    </w:rPr>
  </w:style>
  <w:style w:type="paragraph" w:customStyle="1" w:styleId="TDC65">
    <w:name w:val="TDC 그림 캡션 6"/>
    <w:basedOn w:val="ae"/>
    <w:next w:val="TDC60"/>
    <w:uiPriority w:val="42"/>
    <w:qFormat/>
    <w:pPr>
      <w:keepLines/>
      <w:spacing w:after="200" w:line="264" w:lineRule="auto"/>
      <w:ind w:left="992"/>
      <w:jc w:val="center"/>
    </w:pPr>
    <w:rPr>
      <w:b/>
      <w:szCs w:val="20"/>
    </w:rPr>
  </w:style>
  <w:style w:type="paragraph" w:customStyle="1" w:styleId="TDC16">
    <w:name w:val="TDC 수식 1"/>
    <w:basedOn w:val="ae"/>
    <w:next w:val="TDC10"/>
    <w:uiPriority w:val="44"/>
    <w:qFormat/>
    <w:pPr>
      <w:keepLines/>
      <w:spacing w:before="240" w:after="240"/>
      <w:jc w:val="center"/>
    </w:pPr>
    <w:rPr>
      <w:rFonts w:ascii="Cambria Math" w:hAnsi="Cambria Math"/>
      <w:szCs w:val="20"/>
    </w:rPr>
  </w:style>
  <w:style w:type="paragraph" w:customStyle="1" w:styleId="TDC26">
    <w:name w:val="TDC 수식 2"/>
    <w:basedOn w:val="ae"/>
    <w:next w:val="TDC20"/>
    <w:uiPriority w:val="44"/>
    <w:qFormat/>
    <w:pPr>
      <w:keepLines/>
      <w:spacing w:before="240" w:after="240"/>
      <w:ind w:left="198"/>
      <w:jc w:val="center"/>
    </w:pPr>
    <w:rPr>
      <w:rFonts w:ascii="Cambria Math" w:hAnsi="Cambria Math"/>
      <w:szCs w:val="20"/>
    </w:rPr>
  </w:style>
  <w:style w:type="paragraph" w:customStyle="1" w:styleId="TDC36">
    <w:name w:val="TDC 수식 3"/>
    <w:basedOn w:val="ae"/>
    <w:next w:val="TDC30"/>
    <w:uiPriority w:val="44"/>
    <w:qFormat/>
    <w:pPr>
      <w:keepLines/>
      <w:spacing w:before="240" w:after="240"/>
      <w:ind w:left="397"/>
      <w:jc w:val="center"/>
    </w:pPr>
    <w:rPr>
      <w:rFonts w:ascii="Cambria Math" w:hAnsi="Cambria Math"/>
      <w:szCs w:val="20"/>
    </w:rPr>
  </w:style>
  <w:style w:type="paragraph" w:customStyle="1" w:styleId="TDC46">
    <w:name w:val="TDC 수식 4"/>
    <w:basedOn w:val="ae"/>
    <w:next w:val="TDC40"/>
    <w:uiPriority w:val="44"/>
    <w:qFormat/>
    <w:pPr>
      <w:keepLines/>
      <w:spacing w:before="240" w:after="240"/>
      <w:ind w:left="595"/>
      <w:jc w:val="center"/>
    </w:pPr>
    <w:rPr>
      <w:rFonts w:ascii="Cambria Math" w:hAnsi="Cambria Math"/>
      <w:szCs w:val="20"/>
    </w:rPr>
  </w:style>
  <w:style w:type="paragraph" w:customStyle="1" w:styleId="TDC56">
    <w:name w:val="TDC 수식 5"/>
    <w:basedOn w:val="ae"/>
    <w:next w:val="TDC50"/>
    <w:uiPriority w:val="44"/>
    <w:qFormat/>
    <w:pPr>
      <w:keepLines/>
      <w:spacing w:before="240" w:after="240"/>
      <w:ind w:left="794"/>
      <w:jc w:val="center"/>
    </w:pPr>
    <w:rPr>
      <w:rFonts w:ascii="Cambria Math" w:hAnsi="Cambria Math"/>
      <w:szCs w:val="20"/>
    </w:rPr>
  </w:style>
  <w:style w:type="paragraph" w:customStyle="1" w:styleId="TDC66">
    <w:name w:val="TDC 수식 6"/>
    <w:basedOn w:val="ae"/>
    <w:next w:val="TDC60"/>
    <w:uiPriority w:val="44"/>
    <w:qFormat/>
    <w:pPr>
      <w:keepLines/>
      <w:spacing w:before="240" w:after="240"/>
      <w:ind w:left="992"/>
      <w:jc w:val="center"/>
    </w:pPr>
    <w:rPr>
      <w:rFonts w:ascii="Cambria Math" w:hAnsi="Cambria Math"/>
      <w:szCs w:val="20"/>
    </w:rPr>
  </w:style>
  <w:style w:type="paragraph" w:customStyle="1" w:styleId="TDCe">
    <w:name w:val="TDC 표 항목"/>
    <w:basedOn w:val="ae"/>
    <w:uiPriority w:val="31"/>
    <w:qFormat/>
    <w:pPr>
      <w:spacing w:after="0" w:line="276" w:lineRule="auto"/>
      <w:jc w:val="center"/>
    </w:pPr>
    <w:rPr>
      <w:b/>
      <w:szCs w:val="20"/>
    </w:rPr>
  </w:style>
  <w:style w:type="paragraph" w:customStyle="1" w:styleId="TDCf">
    <w:name w:val="TDC 표 설명"/>
    <w:basedOn w:val="ae"/>
    <w:uiPriority w:val="31"/>
    <w:qFormat/>
    <w:pPr>
      <w:spacing w:after="0" w:line="276" w:lineRule="auto"/>
      <w:jc w:val="left"/>
    </w:pPr>
    <w:rPr>
      <w:szCs w:val="20"/>
    </w:rPr>
  </w:style>
  <w:style w:type="paragraph" w:customStyle="1" w:styleId="ae">
    <w:name w:val="공통 양식 본문 기반"/>
    <w:qFormat/>
    <w:rsid w:val="00FC693F"/>
    <w:pPr>
      <w:snapToGrid w:val="0"/>
      <w:spacing w:line="300" w:lineRule="auto"/>
    </w:pPr>
    <w:rPr>
      <w:rFonts w:ascii="맑은 고딕" w:eastAsia="맑은 고딕" w:hAnsi="맑은 고딕" w:cs="맑은 고딕"/>
      <w:color w:val="000000"/>
      <w:lang w:val="ko-KR"/>
    </w:rPr>
  </w:style>
  <w:style w:type="table" w:customStyle="1" w:styleId="af">
    <w:name w:val="공통 양식 표 기반"/>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029">
      <w:bodyDiv w:val="1"/>
      <w:marLeft w:val="0"/>
      <w:marRight w:val="0"/>
      <w:marTop w:val="0"/>
      <w:marBottom w:val="0"/>
      <w:divBdr>
        <w:top w:val="none" w:sz="0" w:space="0" w:color="auto"/>
        <w:left w:val="none" w:sz="0" w:space="0" w:color="auto"/>
        <w:bottom w:val="none" w:sz="0" w:space="0" w:color="auto"/>
        <w:right w:val="none" w:sz="0" w:space="0" w:color="auto"/>
      </w:divBdr>
    </w:div>
    <w:div w:id="4215672">
      <w:bodyDiv w:val="1"/>
      <w:marLeft w:val="0"/>
      <w:marRight w:val="0"/>
      <w:marTop w:val="0"/>
      <w:marBottom w:val="0"/>
      <w:divBdr>
        <w:top w:val="none" w:sz="0" w:space="0" w:color="auto"/>
        <w:left w:val="none" w:sz="0" w:space="0" w:color="auto"/>
        <w:bottom w:val="none" w:sz="0" w:space="0" w:color="auto"/>
        <w:right w:val="none" w:sz="0" w:space="0" w:color="auto"/>
      </w:divBdr>
    </w:div>
    <w:div w:id="5181166">
      <w:bodyDiv w:val="1"/>
      <w:marLeft w:val="0"/>
      <w:marRight w:val="0"/>
      <w:marTop w:val="0"/>
      <w:marBottom w:val="0"/>
      <w:divBdr>
        <w:top w:val="none" w:sz="0" w:space="0" w:color="auto"/>
        <w:left w:val="none" w:sz="0" w:space="0" w:color="auto"/>
        <w:bottom w:val="none" w:sz="0" w:space="0" w:color="auto"/>
        <w:right w:val="none" w:sz="0" w:space="0" w:color="auto"/>
      </w:divBdr>
    </w:div>
    <w:div w:id="5376844">
      <w:bodyDiv w:val="1"/>
      <w:marLeft w:val="0"/>
      <w:marRight w:val="0"/>
      <w:marTop w:val="0"/>
      <w:marBottom w:val="0"/>
      <w:divBdr>
        <w:top w:val="none" w:sz="0" w:space="0" w:color="auto"/>
        <w:left w:val="none" w:sz="0" w:space="0" w:color="auto"/>
        <w:bottom w:val="none" w:sz="0" w:space="0" w:color="auto"/>
        <w:right w:val="none" w:sz="0" w:space="0" w:color="auto"/>
      </w:divBdr>
    </w:div>
    <w:div w:id="6101877">
      <w:bodyDiv w:val="1"/>
      <w:marLeft w:val="0"/>
      <w:marRight w:val="0"/>
      <w:marTop w:val="0"/>
      <w:marBottom w:val="0"/>
      <w:divBdr>
        <w:top w:val="none" w:sz="0" w:space="0" w:color="auto"/>
        <w:left w:val="none" w:sz="0" w:space="0" w:color="auto"/>
        <w:bottom w:val="none" w:sz="0" w:space="0" w:color="auto"/>
        <w:right w:val="none" w:sz="0" w:space="0" w:color="auto"/>
      </w:divBdr>
    </w:div>
    <w:div w:id="6368503">
      <w:bodyDiv w:val="1"/>
      <w:marLeft w:val="0"/>
      <w:marRight w:val="0"/>
      <w:marTop w:val="0"/>
      <w:marBottom w:val="0"/>
      <w:divBdr>
        <w:top w:val="none" w:sz="0" w:space="0" w:color="auto"/>
        <w:left w:val="none" w:sz="0" w:space="0" w:color="auto"/>
        <w:bottom w:val="none" w:sz="0" w:space="0" w:color="auto"/>
        <w:right w:val="none" w:sz="0" w:space="0" w:color="auto"/>
      </w:divBdr>
    </w:div>
    <w:div w:id="7221325">
      <w:bodyDiv w:val="1"/>
      <w:marLeft w:val="0"/>
      <w:marRight w:val="0"/>
      <w:marTop w:val="0"/>
      <w:marBottom w:val="0"/>
      <w:divBdr>
        <w:top w:val="none" w:sz="0" w:space="0" w:color="auto"/>
        <w:left w:val="none" w:sz="0" w:space="0" w:color="auto"/>
        <w:bottom w:val="none" w:sz="0" w:space="0" w:color="auto"/>
        <w:right w:val="none" w:sz="0" w:space="0" w:color="auto"/>
      </w:divBdr>
    </w:div>
    <w:div w:id="9069222">
      <w:bodyDiv w:val="1"/>
      <w:marLeft w:val="0"/>
      <w:marRight w:val="0"/>
      <w:marTop w:val="0"/>
      <w:marBottom w:val="0"/>
      <w:divBdr>
        <w:top w:val="none" w:sz="0" w:space="0" w:color="auto"/>
        <w:left w:val="none" w:sz="0" w:space="0" w:color="auto"/>
        <w:bottom w:val="none" w:sz="0" w:space="0" w:color="auto"/>
        <w:right w:val="none" w:sz="0" w:space="0" w:color="auto"/>
      </w:divBdr>
    </w:div>
    <w:div w:id="9382895">
      <w:bodyDiv w:val="1"/>
      <w:marLeft w:val="0"/>
      <w:marRight w:val="0"/>
      <w:marTop w:val="0"/>
      <w:marBottom w:val="0"/>
      <w:divBdr>
        <w:top w:val="none" w:sz="0" w:space="0" w:color="auto"/>
        <w:left w:val="none" w:sz="0" w:space="0" w:color="auto"/>
        <w:bottom w:val="none" w:sz="0" w:space="0" w:color="auto"/>
        <w:right w:val="none" w:sz="0" w:space="0" w:color="auto"/>
      </w:divBdr>
    </w:div>
    <w:div w:id="10305864">
      <w:bodyDiv w:val="1"/>
      <w:marLeft w:val="0"/>
      <w:marRight w:val="0"/>
      <w:marTop w:val="0"/>
      <w:marBottom w:val="0"/>
      <w:divBdr>
        <w:top w:val="none" w:sz="0" w:space="0" w:color="auto"/>
        <w:left w:val="none" w:sz="0" w:space="0" w:color="auto"/>
        <w:bottom w:val="none" w:sz="0" w:space="0" w:color="auto"/>
        <w:right w:val="none" w:sz="0" w:space="0" w:color="auto"/>
      </w:divBdr>
    </w:div>
    <w:div w:id="13576854">
      <w:bodyDiv w:val="1"/>
      <w:marLeft w:val="0"/>
      <w:marRight w:val="0"/>
      <w:marTop w:val="0"/>
      <w:marBottom w:val="0"/>
      <w:divBdr>
        <w:top w:val="none" w:sz="0" w:space="0" w:color="auto"/>
        <w:left w:val="none" w:sz="0" w:space="0" w:color="auto"/>
        <w:bottom w:val="none" w:sz="0" w:space="0" w:color="auto"/>
        <w:right w:val="none" w:sz="0" w:space="0" w:color="auto"/>
      </w:divBdr>
    </w:div>
    <w:div w:id="14507835">
      <w:bodyDiv w:val="1"/>
      <w:marLeft w:val="0"/>
      <w:marRight w:val="0"/>
      <w:marTop w:val="0"/>
      <w:marBottom w:val="0"/>
      <w:divBdr>
        <w:top w:val="none" w:sz="0" w:space="0" w:color="auto"/>
        <w:left w:val="none" w:sz="0" w:space="0" w:color="auto"/>
        <w:bottom w:val="none" w:sz="0" w:space="0" w:color="auto"/>
        <w:right w:val="none" w:sz="0" w:space="0" w:color="auto"/>
      </w:divBdr>
    </w:div>
    <w:div w:id="17002638">
      <w:bodyDiv w:val="1"/>
      <w:marLeft w:val="0"/>
      <w:marRight w:val="0"/>
      <w:marTop w:val="0"/>
      <w:marBottom w:val="0"/>
      <w:divBdr>
        <w:top w:val="none" w:sz="0" w:space="0" w:color="auto"/>
        <w:left w:val="none" w:sz="0" w:space="0" w:color="auto"/>
        <w:bottom w:val="none" w:sz="0" w:space="0" w:color="auto"/>
        <w:right w:val="none" w:sz="0" w:space="0" w:color="auto"/>
      </w:divBdr>
    </w:div>
    <w:div w:id="21758102">
      <w:bodyDiv w:val="1"/>
      <w:marLeft w:val="0"/>
      <w:marRight w:val="0"/>
      <w:marTop w:val="0"/>
      <w:marBottom w:val="0"/>
      <w:divBdr>
        <w:top w:val="none" w:sz="0" w:space="0" w:color="auto"/>
        <w:left w:val="none" w:sz="0" w:space="0" w:color="auto"/>
        <w:bottom w:val="none" w:sz="0" w:space="0" w:color="auto"/>
        <w:right w:val="none" w:sz="0" w:space="0" w:color="auto"/>
      </w:divBdr>
    </w:div>
    <w:div w:id="23143507">
      <w:bodyDiv w:val="1"/>
      <w:marLeft w:val="0"/>
      <w:marRight w:val="0"/>
      <w:marTop w:val="0"/>
      <w:marBottom w:val="0"/>
      <w:divBdr>
        <w:top w:val="none" w:sz="0" w:space="0" w:color="auto"/>
        <w:left w:val="none" w:sz="0" w:space="0" w:color="auto"/>
        <w:bottom w:val="none" w:sz="0" w:space="0" w:color="auto"/>
        <w:right w:val="none" w:sz="0" w:space="0" w:color="auto"/>
      </w:divBdr>
    </w:div>
    <w:div w:id="23798876">
      <w:bodyDiv w:val="1"/>
      <w:marLeft w:val="0"/>
      <w:marRight w:val="0"/>
      <w:marTop w:val="0"/>
      <w:marBottom w:val="0"/>
      <w:divBdr>
        <w:top w:val="none" w:sz="0" w:space="0" w:color="auto"/>
        <w:left w:val="none" w:sz="0" w:space="0" w:color="auto"/>
        <w:bottom w:val="none" w:sz="0" w:space="0" w:color="auto"/>
        <w:right w:val="none" w:sz="0" w:space="0" w:color="auto"/>
      </w:divBdr>
    </w:div>
    <w:div w:id="24454119">
      <w:bodyDiv w:val="1"/>
      <w:marLeft w:val="0"/>
      <w:marRight w:val="0"/>
      <w:marTop w:val="0"/>
      <w:marBottom w:val="0"/>
      <w:divBdr>
        <w:top w:val="none" w:sz="0" w:space="0" w:color="auto"/>
        <w:left w:val="none" w:sz="0" w:space="0" w:color="auto"/>
        <w:bottom w:val="none" w:sz="0" w:space="0" w:color="auto"/>
        <w:right w:val="none" w:sz="0" w:space="0" w:color="auto"/>
      </w:divBdr>
    </w:div>
    <w:div w:id="24719095">
      <w:bodyDiv w:val="1"/>
      <w:marLeft w:val="0"/>
      <w:marRight w:val="0"/>
      <w:marTop w:val="0"/>
      <w:marBottom w:val="0"/>
      <w:divBdr>
        <w:top w:val="none" w:sz="0" w:space="0" w:color="auto"/>
        <w:left w:val="none" w:sz="0" w:space="0" w:color="auto"/>
        <w:bottom w:val="none" w:sz="0" w:space="0" w:color="auto"/>
        <w:right w:val="none" w:sz="0" w:space="0" w:color="auto"/>
      </w:divBdr>
    </w:div>
    <w:div w:id="24839545">
      <w:bodyDiv w:val="1"/>
      <w:marLeft w:val="0"/>
      <w:marRight w:val="0"/>
      <w:marTop w:val="0"/>
      <w:marBottom w:val="0"/>
      <w:divBdr>
        <w:top w:val="none" w:sz="0" w:space="0" w:color="auto"/>
        <w:left w:val="none" w:sz="0" w:space="0" w:color="auto"/>
        <w:bottom w:val="none" w:sz="0" w:space="0" w:color="auto"/>
        <w:right w:val="none" w:sz="0" w:space="0" w:color="auto"/>
      </w:divBdr>
    </w:div>
    <w:div w:id="25644756">
      <w:bodyDiv w:val="1"/>
      <w:marLeft w:val="0"/>
      <w:marRight w:val="0"/>
      <w:marTop w:val="0"/>
      <w:marBottom w:val="0"/>
      <w:divBdr>
        <w:top w:val="none" w:sz="0" w:space="0" w:color="auto"/>
        <w:left w:val="none" w:sz="0" w:space="0" w:color="auto"/>
        <w:bottom w:val="none" w:sz="0" w:space="0" w:color="auto"/>
        <w:right w:val="none" w:sz="0" w:space="0" w:color="auto"/>
      </w:divBdr>
    </w:div>
    <w:div w:id="25952765">
      <w:bodyDiv w:val="1"/>
      <w:marLeft w:val="0"/>
      <w:marRight w:val="0"/>
      <w:marTop w:val="0"/>
      <w:marBottom w:val="0"/>
      <w:divBdr>
        <w:top w:val="none" w:sz="0" w:space="0" w:color="auto"/>
        <w:left w:val="none" w:sz="0" w:space="0" w:color="auto"/>
        <w:bottom w:val="none" w:sz="0" w:space="0" w:color="auto"/>
        <w:right w:val="none" w:sz="0" w:space="0" w:color="auto"/>
      </w:divBdr>
    </w:div>
    <w:div w:id="27488667">
      <w:bodyDiv w:val="1"/>
      <w:marLeft w:val="0"/>
      <w:marRight w:val="0"/>
      <w:marTop w:val="0"/>
      <w:marBottom w:val="0"/>
      <w:divBdr>
        <w:top w:val="none" w:sz="0" w:space="0" w:color="auto"/>
        <w:left w:val="none" w:sz="0" w:space="0" w:color="auto"/>
        <w:bottom w:val="none" w:sz="0" w:space="0" w:color="auto"/>
        <w:right w:val="none" w:sz="0" w:space="0" w:color="auto"/>
      </w:divBdr>
    </w:div>
    <w:div w:id="28846977">
      <w:bodyDiv w:val="1"/>
      <w:marLeft w:val="0"/>
      <w:marRight w:val="0"/>
      <w:marTop w:val="0"/>
      <w:marBottom w:val="0"/>
      <w:divBdr>
        <w:top w:val="none" w:sz="0" w:space="0" w:color="auto"/>
        <w:left w:val="none" w:sz="0" w:space="0" w:color="auto"/>
        <w:bottom w:val="none" w:sz="0" w:space="0" w:color="auto"/>
        <w:right w:val="none" w:sz="0" w:space="0" w:color="auto"/>
      </w:divBdr>
    </w:div>
    <w:div w:id="29569905">
      <w:bodyDiv w:val="1"/>
      <w:marLeft w:val="0"/>
      <w:marRight w:val="0"/>
      <w:marTop w:val="0"/>
      <w:marBottom w:val="0"/>
      <w:divBdr>
        <w:top w:val="none" w:sz="0" w:space="0" w:color="auto"/>
        <w:left w:val="none" w:sz="0" w:space="0" w:color="auto"/>
        <w:bottom w:val="none" w:sz="0" w:space="0" w:color="auto"/>
        <w:right w:val="none" w:sz="0" w:space="0" w:color="auto"/>
      </w:divBdr>
    </w:div>
    <w:div w:id="30612174">
      <w:bodyDiv w:val="1"/>
      <w:marLeft w:val="0"/>
      <w:marRight w:val="0"/>
      <w:marTop w:val="0"/>
      <w:marBottom w:val="0"/>
      <w:divBdr>
        <w:top w:val="none" w:sz="0" w:space="0" w:color="auto"/>
        <w:left w:val="none" w:sz="0" w:space="0" w:color="auto"/>
        <w:bottom w:val="none" w:sz="0" w:space="0" w:color="auto"/>
        <w:right w:val="none" w:sz="0" w:space="0" w:color="auto"/>
      </w:divBdr>
    </w:div>
    <w:div w:id="35550724">
      <w:bodyDiv w:val="1"/>
      <w:marLeft w:val="0"/>
      <w:marRight w:val="0"/>
      <w:marTop w:val="0"/>
      <w:marBottom w:val="0"/>
      <w:divBdr>
        <w:top w:val="none" w:sz="0" w:space="0" w:color="auto"/>
        <w:left w:val="none" w:sz="0" w:space="0" w:color="auto"/>
        <w:bottom w:val="none" w:sz="0" w:space="0" w:color="auto"/>
        <w:right w:val="none" w:sz="0" w:space="0" w:color="auto"/>
      </w:divBdr>
    </w:div>
    <w:div w:id="36010848">
      <w:bodyDiv w:val="1"/>
      <w:marLeft w:val="0"/>
      <w:marRight w:val="0"/>
      <w:marTop w:val="0"/>
      <w:marBottom w:val="0"/>
      <w:divBdr>
        <w:top w:val="none" w:sz="0" w:space="0" w:color="auto"/>
        <w:left w:val="none" w:sz="0" w:space="0" w:color="auto"/>
        <w:bottom w:val="none" w:sz="0" w:space="0" w:color="auto"/>
        <w:right w:val="none" w:sz="0" w:space="0" w:color="auto"/>
      </w:divBdr>
    </w:div>
    <w:div w:id="36777357">
      <w:bodyDiv w:val="1"/>
      <w:marLeft w:val="0"/>
      <w:marRight w:val="0"/>
      <w:marTop w:val="0"/>
      <w:marBottom w:val="0"/>
      <w:divBdr>
        <w:top w:val="none" w:sz="0" w:space="0" w:color="auto"/>
        <w:left w:val="none" w:sz="0" w:space="0" w:color="auto"/>
        <w:bottom w:val="none" w:sz="0" w:space="0" w:color="auto"/>
        <w:right w:val="none" w:sz="0" w:space="0" w:color="auto"/>
      </w:divBdr>
    </w:div>
    <w:div w:id="39324045">
      <w:bodyDiv w:val="1"/>
      <w:marLeft w:val="0"/>
      <w:marRight w:val="0"/>
      <w:marTop w:val="0"/>
      <w:marBottom w:val="0"/>
      <w:divBdr>
        <w:top w:val="none" w:sz="0" w:space="0" w:color="auto"/>
        <w:left w:val="none" w:sz="0" w:space="0" w:color="auto"/>
        <w:bottom w:val="none" w:sz="0" w:space="0" w:color="auto"/>
        <w:right w:val="none" w:sz="0" w:space="0" w:color="auto"/>
      </w:divBdr>
    </w:div>
    <w:div w:id="40399156">
      <w:bodyDiv w:val="1"/>
      <w:marLeft w:val="0"/>
      <w:marRight w:val="0"/>
      <w:marTop w:val="0"/>
      <w:marBottom w:val="0"/>
      <w:divBdr>
        <w:top w:val="none" w:sz="0" w:space="0" w:color="auto"/>
        <w:left w:val="none" w:sz="0" w:space="0" w:color="auto"/>
        <w:bottom w:val="none" w:sz="0" w:space="0" w:color="auto"/>
        <w:right w:val="none" w:sz="0" w:space="0" w:color="auto"/>
      </w:divBdr>
    </w:div>
    <w:div w:id="41296693">
      <w:bodyDiv w:val="1"/>
      <w:marLeft w:val="0"/>
      <w:marRight w:val="0"/>
      <w:marTop w:val="0"/>
      <w:marBottom w:val="0"/>
      <w:divBdr>
        <w:top w:val="none" w:sz="0" w:space="0" w:color="auto"/>
        <w:left w:val="none" w:sz="0" w:space="0" w:color="auto"/>
        <w:bottom w:val="none" w:sz="0" w:space="0" w:color="auto"/>
        <w:right w:val="none" w:sz="0" w:space="0" w:color="auto"/>
      </w:divBdr>
    </w:div>
    <w:div w:id="42684196">
      <w:bodyDiv w:val="1"/>
      <w:marLeft w:val="0"/>
      <w:marRight w:val="0"/>
      <w:marTop w:val="0"/>
      <w:marBottom w:val="0"/>
      <w:divBdr>
        <w:top w:val="none" w:sz="0" w:space="0" w:color="auto"/>
        <w:left w:val="none" w:sz="0" w:space="0" w:color="auto"/>
        <w:bottom w:val="none" w:sz="0" w:space="0" w:color="auto"/>
        <w:right w:val="none" w:sz="0" w:space="0" w:color="auto"/>
      </w:divBdr>
    </w:div>
    <w:div w:id="47804623">
      <w:bodyDiv w:val="1"/>
      <w:marLeft w:val="0"/>
      <w:marRight w:val="0"/>
      <w:marTop w:val="0"/>
      <w:marBottom w:val="0"/>
      <w:divBdr>
        <w:top w:val="none" w:sz="0" w:space="0" w:color="auto"/>
        <w:left w:val="none" w:sz="0" w:space="0" w:color="auto"/>
        <w:bottom w:val="none" w:sz="0" w:space="0" w:color="auto"/>
        <w:right w:val="none" w:sz="0" w:space="0" w:color="auto"/>
      </w:divBdr>
    </w:div>
    <w:div w:id="48572753">
      <w:bodyDiv w:val="1"/>
      <w:marLeft w:val="0"/>
      <w:marRight w:val="0"/>
      <w:marTop w:val="0"/>
      <w:marBottom w:val="0"/>
      <w:divBdr>
        <w:top w:val="none" w:sz="0" w:space="0" w:color="auto"/>
        <w:left w:val="none" w:sz="0" w:space="0" w:color="auto"/>
        <w:bottom w:val="none" w:sz="0" w:space="0" w:color="auto"/>
        <w:right w:val="none" w:sz="0" w:space="0" w:color="auto"/>
      </w:divBdr>
    </w:div>
    <w:div w:id="51316673">
      <w:bodyDiv w:val="1"/>
      <w:marLeft w:val="0"/>
      <w:marRight w:val="0"/>
      <w:marTop w:val="0"/>
      <w:marBottom w:val="0"/>
      <w:divBdr>
        <w:top w:val="none" w:sz="0" w:space="0" w:color="auto"/>
        <w:left w:val="none" w:sz="0" w:space="0" w:color="auto"/>
        <w:bottom w:val="none" w:sz="0" w:space="0" w:color="auto"/>
        <w:right w:val="none" w:sz="0" w:space="0" w:color="auto"/>
      </w:divBdr>
    </w:div>
    <w:div w:id="51542384">
      <w:bodyDiv w:val="1"/>
      <w:marLeft w:val="0"/>
      <w:marRight w:val="0"/>
      <w:marTop w:val="0"/>
      <w:marBottom w:val="0"/>
      <w:divBdr>
        <w:top w:val="none" w:sz="0" w:space="0" w:color="auto"/>
        <w:left w:val="none" w:sz="0" w:space="0" w:color="auto"/>
        <w:bottom w:val="none" w:sz="0" w:space="0" w:color="auto"/>
        <w:right w:val="none" w:sz="0" w:space="0" w:color="auto"/>
      </w:divBdr>
    </w:div>
    <w:div w:id="51932319">
      <w:bodyDiv w:val="1"/>
      <w:marLeft w:val="0"/>
      <w:marRight w:val="0"/>
      <w:marTop w:val="0"/>
      <w:marBottom w:val="0"/>
      <w:divBdr>
        <w:top w:val="none" w:sz="0" w:space="0" w:color="auto"/>
        <w:left w:val="none" w:sz="0" w:space="0" w:color="auto"/>
        <w:bottom w:val="none" w:sz="0" w:space="0" w:color="auto"/>
        <w:right w:val="none" w:sz="0" w:space="0" w:color="auto"/>
      </w:divBdr>
    </w:div>
    <w:div w:id="53747757">
      <w:bodyDiv w:val="1"/>
      <w:marLeft w:val="0"/>
      <w:marRight w:val="0"/>
      <w:marTop w:val="0"/>
      <w:marBottom w:val="0"/>
      <w:divBdr>
        <w:top w:val="none" w:sz="0" w:space="0" w:color="auto"/>
        <w:left w:val="none" w:sz="0" w:space="0" w:color="auto"/>
        <w:bottom w:val="none" w:sz="0" w:space="0" w:color="auto"/>
        <w:right w:val="none" w:sz="0" w:space="0" w:color="auto"/>
      </w:divBdr>
    </w:div>
    <w:div w:id="55402235">
      <w:bodyDiv w:val="1"/>
      <w:marLeft w:val="0"/>
      <w:marRight w:val="0"/>
      <w:marTop w:val="0"/>
      <w:marBottom w:val="0"/>
      <w:divBdr>
        <w:top w:val="none" w:sz="0" w:space="0" w:color="auto"/>
        <w:left w:val="none" w:sz="0" w:space="0" w:color="auto"/>
        <w:bottom w:val="none" w:sz="0" w:space="0" w:color="auto"/>
        <w:right w:val="none" w:sz="0" w:space="0" w:color="auto"/>
      </w:divBdr>
    </w:div>
    <w:div w:id="55981487">
      <w:bodyDiv w:val="1"/>
      <w:marLeft w:val="0"/>
      <w:marRight w:val="0"/>
      <w:marTop w:val="0"/>
      <w:marBottom w:val="0"/>
      <w:divBdr>
        <w:top w:val="none" w:sz="0" w:space="0" w:color="auto"/>
        <w:left w:val="none" w:sz="0" w:space="0" w:color="auto"/>
        <w:bottom w:val="none" w:sz="0" w:space="0" w:color="auto"/>
        <w:right w:val="none" w:sz="0" w:space="0" w:color="auto"/>
      </w:divBdr>
    </w:div>
    <w:div w:id="56124172">
      <w:bodyDiv w:val="1"/>
      <w:marLeft w:val="0"/>
      <w:marRight w:val="0"/>
      <w:marTop w:val="0"/>
      <w:marBottom w:val="0"/>
      <w:divBdr>
        <w:top w:val="none" w:sz="0" w:space="0" w:color="auto"/>
        <w:left w:val="none" w:sz="0" w:space="0" w:color="auto"/>
        <w:bottom w:val="none" w:sz="0" w:space="0" w:color="auto"/>
        <w:right w:val="none" w:sz="0" w:space="0" w:color="auto"/>
      </w:divBdr>
    </w:div>
    <w:div w:id="60951004">
      <w:bodyDiv w:val="1"/>
      <w:marLeft w:val="0"/>
      <w:marRight w:val="0"/>
      <w:marTop w:val="0"/>
      <w:marBottom w:val="0"/>
      <w:divBdr>
        <w:top w:val="none" w:sz="0" w:space="0" w:color="auto"/>
        <w:left w:val="none" w:sz="0" w:space="0" w:color="auto"/>
        <w:bottom w:val="none" w:sz="0" w:space="0" w:color="auto"/>
        <w:right w:val="none" w:sz="0" w:space="0" w:color="auto"/>
      </w:divBdr>
    </w:div>
    <w:div w:id="62722315">
      <w:bodyDiv w:val="1"/>
      <w:marLeft w:val="0"/>
      <w:marRight w:val="0"/>
      <w:marTop w:val="0"/>
      <w:marBottom w:val="0"/>
      <w:divBdr>
        <w:top w:val="none" w:sz="0" w:space="0" w:color="auto"/>
        <w:left w:val="none" w:sz="0" w:space="0" w:color="auto"/>
        <w:bottom w:val="none" w:sz="0" w:space="0" w:color="auto"/>
        <w:right w:val="none" w:sz="0" w:space="0" w:color="auto"/>
      </w:divBdr>
    </w:div>
    <w:div w:id="64374833">
      <w:bodyDiv w:val="1"/>
      <w:marLeft w:val="0"/>
      <w:marRight w:val="0"/>
      <w:marTop w:val="0"/>
      <w:marBottom w:val="0"/>
      <w:divBdr>
        <w:top w:val="none" w:sz="0" w:space="0" w:color="auto"/>
        <w:left w:val="none" w:sz="0" w:space="0" w:color="auto"/>
        <w:bottom w:val="none" w:sz="0" w:space="0" w:color="auto"/>
        <w:right w:val="none" w:sz="0" w:space="0" w:color="auto"/>
      </w:divBdr>
    </w:div>
    <w:div w:id="66348564">
      <w:bodyDiv w:val="1"/>
      <w:marLeft w:val="0"/>
      <w:marRight w:val="0"/>
      <w:marTop w:val="0"/>
      <w:marBottom w:val="0"/>
      <w:divBdr>
        <w:top w:val="none" w:sz="0" w:space="0" w:color="auto"/>
        <w:left w:val="none" w:sz="0" w:space="0" w:color="auto"/>
        <w:bottom w:val="none" w:sz="0" w:space="0" w:color="auto"/>
        <w:right w:val="none" w:sz="0" w:space="0" w:color="auto"/>
      </w:divBdr>
    </w:div>
    <w:div w:id="68040087">
      <w:bodyDiv w:val="1"/>
      <w:marLeft w:val="0"/>
      <w:marRight w:val="0"/>
      <w:marTop w:val="0"/>
      <w:marBottom w:val="0"/>
      <w:divBdr>
        <w:top w:val="none" w:sz="0" w:space="0" w:color="auto"/>
        <w:left w:val="none" w:sz="0" w:space="0" w:color="auto"/>
        <w:bottom w:val="none" w:sz="0" w:space="0" w:color="auto"/>
        <w:right w:val="none" w:sz="0" w:space="0" w:color="auto"/>
      </w:divBdr>
    </w:div>
    <w:div w:id="68813098">
      <w:bodyDiv w:val="1"/>
      <w:marLeft w:val="0"/>
      <w:marRight w:val="0"/>
      <w:marTop w:val="0"/>
      <w:marBottom w:val="0"/>
      <w:divBdr>
        <w:top w:val="none" w:sz="0" w:space="0" w:color="auto"/>
        <w:left w:val="none" w:sz="0" w:space="0" w:color="auto"/>
        <w:bottom w:val="none" w:sz="0" w:space="0" w:color="auto"/>
        <w:right w:val="none" w:sz="0" w:space="0" w:color="auto"/>
      </w:divBdr>
    </w:div>
    <w:div w:id="68894132">
      <w:bodyDiv w:val="1"/>
      <w:marLeft w:val="0"/>
      <w:marRight w:val="0"/>
      <w:marTop w:val="0"/>
      <w:marBottom w:val="0"/>
      <w:divBdr>
        <w:top w:val="none" w:sz="0" w:space="0" w:color="auto"/>
        <w:left w:val="none" w:sz="0" w:space="0" w:color="auto"/>
        <w:bottom w:val="none" w:sz="0" w:space="0" w:color="auto"/>
        <w:right w:val="none" w:sz="0" w:space="0" w:color="auto"/>
      </w:divBdr>
    </w:div>
    <w:div w:id="68969530">
      <w:bodyDiv w:val="1"/>
      <w:marLeft w:val="0"/>
      <w:marRight w:val="0"/>
      <w:marTop w:val="0"/>
      <w:marBottom w:val="0"/>
      <w:divBdr>
        <w:top w:val="none" w:sz="0" w:space="0" w:color="auto"/>
        <w:left w:val="none" w:sz="0" w:space="0" w:color="auto"/>
        <w:bottom w:val="none" w:sz="0" w:space="0" w:color="auto"/>
        <w:right w:val="none" w:sz="0" w:space="0" w:color="auto"/>
      </w:divBdr>
    </w:div>
    <w:div w:id="70276770">
      <w:bodyDiv w:val="1"/>
      <w:marLeft w:val="0"/>
      <w:marRight w:val="0"/>
      <w:marTop w:val="0"/>
      <w:marBottom w:val="0"/>
      <w:divBdr>
        <w:top w:val="none" w:sz="0" w:space="0" w:color="auto"/>
        <w:left w:val="none" w:sz="0" w:space="0" w:color="auto"/>
        <w:bottom w:val="none" w:sz="0" w:space="0" w:color="auto"/>
        <w:right w:val="none" w:sz="0" w:space="0" w:color="auto"/>
      </w:divBdr>
    </w:div>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74785852">
      <w:bodyDiv w:val="1"/>
      <w:marLeft w:val="0"/>
      <w:marRight w:val="0"/>
      <w:marTop w:val="0"/>
      <w:marBottom w:val="0"/>
      <w:divBdr>
        <w:top w:val="none" w:sz="0" w:space="0" w:color="auto"/>
        <w:left w:val="none" w:sz="0" w:space="0" w:color="auto"/>
        <w:bottom w:val="none" w:sz="0" w:space="0" w:color="auto"/>
        <w:right w:val="none" w:sz="0" w:space="0" w:color="auto"/>
      </w:divBdr>
    </w:div>
    <w:div w:id="75716114">
      <w:bodyDiv w:val="1"/>
      <w:marLeft w:val="0"/>
      <w:marRight w:val="0"/>
      <w:marTop w:val="0"/>
      <w:marBottom w:val="0"/>
      <w:divBdr>
        <w:top w:val="none" w:sz="0" w:space="0" w:color="auto"/>
        <w:left w:val="none" w:sz="0" w:space="0" w:color="auto"/>
        <w:bottom w:val="none" w:sz="0" w:space="0" w:color="auto"/>
        <w:right w:val="none" w:sz="0" w:space="0" w:color="auto"/>
      </w:divBdr>
    </w:div>
    <w:div w:id="76750532">
      <w:bodyDiv w:val="1"/>
      <w:marLeft w:val="0"/>
      <w:marRight w:val="0"/>
      <w:marTop w:val="0"/>
      <w:marBottom w:val="0"/>
      <w:divBdr>
        <w:top w:val="none" w:sz="0" w:space="0" w:color="auto"/>
        <w:left w:val="none" w:sz="0" w:space="0" w:color="auto"/>
        <w:bottom w:val="none" w:sz="0" w:space="0" w:color="auto"/>
        <w:right w:val="none" w:sz="0" w:space="0" w:color="auto"/>
      </w:divBdr>
    </w:div>
    <w:div w:id="77140180">
      <w:bodyDiv w:val="1"/>
      <w:marLeft w:val="0"/>
      <w:marRight w:val="0"/>
      <w:marTop w:val="0"/>
      <w:marBottom w:val="0"/>
      <w:divBdr>
        <w:top w:val="none" w:sz="0" w:space="0" w:color="auto"/>
        <w:left w:val="none" w:sz="0" w:space="0" w:color="auto"/>
        <w:bottom w:val="none" w:sz="0" w:space="0" w:color="auto"/>
        <w:right w:val="none" w:sz="0" w:space="0" w:color="auto"/>
      </w:divBdr>
    </w:div>
    <w:div w:id="79763089">
      <w:bodyDiv w:val="1"/>
      <w:marLeft w:val="0"/>
      <w:marRight w:val="0"/>
      <w:marTop w:val="0"/>
      <w:marBottom w:val="0"/>
      <w:divBdr>
        <w:top w:val="none" w:sz="0" w:space="0" w:color="auto"/>
        <w:left w:val="none" w:sz="0" w:space="0" w:color="auto"/>
        <w:bottom w:val="none" w:sz="0" w:space="0" w:color="auto"/>
        <w:right w:val="none" w:sz="0" w:space="0" w:color="auto"/>
      </w:divBdr>
    </w:div>
    <w:div w:id="80562926">
      <w:bodyDiv w:val="1"/>
      <w:marLeft w:val="0"/>
      <w:marRight w:val="0"/>
      <w:marTop w:val="0"/>
      <w:marBottom w:val="0"/>
      <w:divBdr>
        <w:top w:val="none" w:sz="0" w:space="0" w:color="auto"/>
        <w:left w:val="none" w:sz="0" w:space="0" w:color="auto"/>
        <w:bottom w:val="none" w:sz="0" w:space="0" w:color="auto"/>
        <w:right w:val="none" w:sz="0" w:space="0" w:color="auto"/>
      </w:divBdr>
    </w:div>
    <w:div w:id="81536916">
      <w:bodyDiv w:val="1"/>
      <w:marLeft w:val="0"/>
      <w:marRight w:val="0"/>
      <w:marTop w:val="0"/>
      <w:marBottom w:val="0"/>
      <w:divBdr>
        <w:top w:val="none" w:sz="0" w:space="0" w:color="auto"/>
        <w:left w:val="none" w:sz="0" w:space="0" w:color="auto"/>
        <w:bottom w:val="none" w:sz="0" w:space="0" w:color="auto"/>
        <w:right w:val="none" w:sz="0" w:space="0" w:color="auto"/>
      </w:divBdr>
    </w:div>
    <w:div w:id="84228804">
      <w:bodyDiv w:val="1"/>
      <w:marLeft w:val="0"/>
      <w:marRight w:val="0"/>
      <w:marTop w:val="0"/>
      <w:marBottom w:val="0"/>
      <w:divBdr>
        <w:top w:val="none" w:sz="0" w:space="0" w:color="auto"/>
        <w:left w:val="none" w:sz="0" w:space="0" w:color="auto"/>
        <w:bottom w:val="none" w:sz="0" w:space="0" w:color="auto"/>
        <w:right w:val="none" w:sz="0" w:space="0" w:color="auto"/>
      </w:divBdr>
    </w:div>
    <w:div w:id="84814952">
      <w:bodyDiv w:val="1"/>
      <w:marLeft w:val="0"/>
      <w:marRight w:val="0"/>
      <w:marTop w:val="0"/>
      <w:marBottom w:val="0"/>
      <w:divBdr>
        <w:top w:val="none" w:sz="0" w:space="0" w:color="auto"/>
        <w:left w:val="none" w:sz="0" w:space="0" w:color="auto"/>
        <w:bottom w:val="none" w:sz="0" w:space="0" w:color="auto"/>
        <w:right w:val="none" w:sz="0" w:space="0" w:color="auto"/>
      </w:divBdr>
    </w:div>
    <w:div w:id="85345868">
      <w:bodyDiv w:val="1"/>
      <w:marLeft w:val="0"/>
      <w:marRight w:val="0"/>
      <w:marTop w:val="0"/>
      <w:marBottom w:val="0"/>
      <w:divBdr>
        <w:top w:val="none" w:sz="0" w:space="0" w:color="auto"/>
        <w:left w:val="none" w:sz="0" w:space="0" w:color="auto"/>
        <w:bottom w:val="none" w:sz="0" w:space="0" w:color="auto"/>
        <w:right w:val="none" w:sz="0" w:space="0" w:color="auto"/>
      </w:divBdr>
    </w:div>
    <w:div w:id="88157103">
      <w:bodyDiv w:val="1"/>
      <w:marLeft w:val="0"/>
      <w:marRight w:val="0"/>
      <w:marTop w:val="0"/>
      <w:marBottom w:val="0"/>
      <w:divBdr>
        <w:top w:val="none" w:sz="0" w:space="0" w:color="auto"/>
        <w:left w:val="none" w:sz="0" w:space="0" w:color="auto"/>
        <w:bottom w:val="none" w:sz="0" w:space="0" w:color="auto"/>
        <w:right w:val="none" w:sz="0" w:space="0" w:color="auto"/>
      </w:divBdr>
    </w:div>
    <w:div w:id="88279865">
      <w:bodyDiv w:val="1"/>
      <w:marLeft w:val="0"/>
      <w:marRight w:val="0"/>
      <w:marTop w:val="0"/>
      <w:marBottom w:val="0"/>
      <w:divBdr>
        <w:top w:val="none" w:sz="0" w:space="0" w:color="auto"/>
        <w:left w:val="none" w:sz="0" w:space="0" w:color="auto"/>
        <w:bottom w:val="none" w:sz="0" w:space="0" w:color="auto"/>
        <w:right w:val="none" w:sz="0" w:space="0" w:color="auto"/>
      </w:divBdr>
    </w:div>
    <w:div w:id="90318514">
      <w:bodyDiv w:val="1"/>
      <w:marLeft w:val="0"/>
      <w:marRight w:val="0"/>
      <w:marTop w:val="0"/>
      <w:marBottom w:val="0"/>
      <w:divBdr>
        <w:top w:val="none" w:sz="0" w:space="0" w:color="auto"/>
        <w:left w:val="none" w:sz="0" w:space="0" w:color="auto"/>
        <w:bottom w:val="none" w:sz="0" w:space="0" w:color="auto"/>
        <w:right w:val="none" w:sz="0" w:space="0" w:color="auto"/>
      </w:divBdr>
    </w:div>
    <w:div w:id="91826006">
      <w:bodyDiv w:val="1"/>
      <w:marLeft w:val="0"/>
      <w:marRight w:val="0"/>
      <w:marTop w:val="0"/>
      <w:marBottom w:val="0"/>
      <w:divBdr>
        <w:top w:val="none" w:sz="0" w:space="0" w:color="auto"/>
        <w:left w:val="none" w:sz="0" w:space="0" w:color="auto"/>
        <w:bottom w:val="none" w:sz="0" w:space="0" w:color="auto"/>
        <w:right w:val="none" w:sz="0" w:space="0" w:color="auto"/>
      </w:divBdr>
    </w:div>
    <w:div w:id="91979031">
      <w:bodyDiv w:val="1"/>
      <w:marLeft w:val="0"/>
      <w:marRight w:val="0"/>
      <w:marTop w:val="0"/>
      <w:marBottom w:val="0"/>
      <w:divBdr>
        <w:top w:val="none" w:sz="0" w:space="0" w:color="auto"/>
        <w:left w:val="none" w:sz="0" w:space="0" w:color="auto"/>
        <w:bottom w:val="none" w:sz="0" w:space="0" w:color="auto"/>
        <w:right w:val="none" w:sz="0" w:space="0" w:color="auto"/>
      </w:divBdr>
    </w:div>
    <w:div w:id="94139259">
      <w:bodyDiv w:val="1"/>
      <w:marLeft w:val="0"/>
      <w:marRight w:val="0"/>
      <w:marTop w:val="0"/>
      <w:marBottom w:val="0"/>
      <w:divBdr>
        <w:top w:val="none" w:sz="0" w:space="0" w:color="auto"/>
        <w:left w:val="none" w:sz="0" w:space="0" w:color="auto"/>
        <w:bottom w:val="none" w:sz="0" w:space="0" w:color="auto"/>
        <w:right w:val="none" w:sz="0" w:space="0" w:color="auto"/>
      </w:divBdr>
    </w:div>
    <w:div w:id="95294340">
      <w:bodyDiv w:val="1"/>
      <w:marLeft w:val="0"/>
      <w:marRight w:val="0"/>
      <w:marTop w:val="0"/>
      <w:marBottom w:val="0"/>
      <w:divBdr>
        <w:top w:val="none" w:sz="0" w:space="0" w:color="auto"/>
        <w:left w:val="none" w:sz="0" w:space="0" w:color="auto"/>
        <w:bottom w:val="none" w:sz="0" w:space="0" w:color="auto"/>
        <w:right w:val="none" w:sz="0" w:space="0" w:color="auto"/>
      </w:divBdr>
    </w:div>
    <w:div w:id="99420355">
      <w:bodyDiv w:val="1"/>
      <w:marLeft w:val="0"/>
      <w:marRight w:val="0"/>
      <w:marTop w:val="0"/>
      <w:marBottom w:val="0"/>
      <w:divBdr>
        <w:top w:val="none" w:sz="0" w:space="0" w:color="auto"/>
        <w:left w:val="none" w:sz="0" w:space="0" w:color="auto"/>
        <w:bottom w:val="none" w:sz="0" w:space="0" w:color="auto"/>
        <w:right w:val="none" w:sz="0" w:space="0" w:color="auto"/>
      </w:divBdr>
    </w:div>
    <w:div w:id="99882312">
      <w:bodyDiv w:val="1"/>
      <w:marLeft w:val="0"/>
      <w:marRight w:val="0"/>
      <w:marTop w:val="0"/>
      <w:marBottom w:val="0"/>
      <w:divBdr>
        <w:top w:val="none" w:sz="0" w:space="0" w:color="auto"/>
        <w:left w:val="none" w:sz="0" w:space="0" w:color="auto"/>
        <w:bottom w:val="none" w:sz="0" w:space="0" w:color="auto"/>
        <w:right w:val="none" w:sz="0" w:space="0" w:color="auto"/>
      </w:divBdr>
    </w:div>
    <w:div w:id="101150041">
      <w:bodyDiv w:val="1"/>
      <w:marLeft w:val="0"/>
      <w:marRight w:val="0"/>
      <w:marTop w:val="0"/>
      <w:marBottom w:val="0"/>
      <w:divBdr>
        <w:top w:val="none" w:sz="0" w:space="0" w:color="auto"/>
        <w:left w:val="none" w:sz="0" w:space="0" w:color="auto"/>
        <w:bottom w:val="none" w:sz="0" w:space="0" w:color="auto"/>
        <w:right w:val="none" w:sz="0" w:space="0" w:color="auto"/>
      </w:divBdr>
    </w:div>
    <w:div w:id="101799940">
      <w:bodyDiv w:val="1"/>
      <w:marLeft w:val="0"/>
      <w:marRight w:val="0"/>
      <w:marTop w:val="0"/>
      <w:marBottom w:val="0"/>
      <w:divBdr>
        <w:top w:val="none" w:sz="0" w:space="0" w:color="auto"/>
        <w:left w:val="none" w:sz="0" w:space="0" w:color="auto"/>
        <w:bottom w:val="none" w:sz="0" w:space="0" w:color="auto"/>
        <w:right w:val="none" w:sz="0" w:space="0" w:color="auto"/>
      </w:divBdr>
    </w:div>
    <w:div w:id="102264194">
      <w:bodyDiv w:val="1"/>
      <w:marLeft w:val="0"/>
      <w:marRight w:val="0"/>
      <w:marTop w:val="0"/>
      <w:marBottom w:val="0"/>
      <w:divBdr>
        <w:top w:val="none" w:sz="0" w:space="0" w:color="auto"/>
        <w:left w:val="none" w:sz="0" w:space="0" w:color="auto"/>
        <w:bottom w:val="none" w:sz="0" w:space="0" w:color="auto"/>
        <w:right w:val="none" w:sz="0" w:space="0" w:color="auto"/>
      </w:divBdr>
    </w:div>
    <w:div w:id="102966817">
      <w:bodyDiv w:val="1"/>
      <w:marLeft w:val="0"/>
      <w:marRight w:val="0"/>
      <w:marTop w:val="0"/>
      <w:marBottom w:val="0"/>
      <w:divBdr>
        <w:top w:val="none" w:sz="0" w:space="0" w:color="auto"/>
        <w:left w:val="none" w:sz="0" w:space="0" w:color="auto"/>
        <w:bottom w:val="none" w:sz="0" w:space="0" w:color="auto"/>
        <w:right w:val="none" w:sz="0" w:space="0" w:color="auto"/>
      </w:divBdr>
    </w:div>
    <w:div w:id="104932501">
      <w:bodyDiv w:val="1"/>
      <w:marLeft w:val="0"/>
      <w:marRight w:val="0"/>
      <w:marTop w:val="0"/>
      <w:marBottom w:val="0"/>
      <w:divBdr>
        <w:top w:val="none" w:sz="0" w:space="0" w:color="auto"/>
        <w:left w:val="none" w:sz="0" w:space="0" w:color="auto"/>
        <w:bottom w:val="none" w:sz="0" w:space="0" w:color="auto"/>
        <w:right w:val="none" w:sz="0" w:space="0" w:color="auto"/>
      </w:divBdr>
    </w:div>
    <w:div w:id="106118742">
      <w:bodyDiv w:val="1"/>
      <w:marLeft w:val="0"/>
      <w:marRight w:val="0"/>
      <w:marTop w:val="0"/>
      <w:marBottom w:val="0"/>
      <w:divBdr>
        <w:top w:val="none" w:sz="0" w:space="0" w:color="auto"/>
        <w:left w:val="none" w:sz="0" w:space="0" w:color="auto"/>
        <w:bottom w:val="none" w:sz="0" w:space="0" w:color="auto"/>
        <w:right w:val="none" w:sz="0" w:space="0" w:color="auto"/>
      </w:divBdr>
    </w:div>
    <w:div w:id="107627698">
      <w:bodyDiv w:val="1"/>
      <w:marLeft w:val="0"/>
      <w:marRight w:val="0"/>
      <w:marTop w:val="0"/>
      <w:marBottom w:val="0"/>
      <w:divBdr>
        <w:top w:val="none" w:sz="0" w:space="0" w:color="auto"/>
        <w:left w:val="none" w:sz="0" w:space="0" w:color="auto"/>
        <w:bottom w:val="none" w:sz="0" w:space="0" w:color="auto"/>
        <w:right w:val="none" w:sz="0" w:space="0" w:color="auto"/>
      </w:divBdr>
    </w:div>
    <w:div w:id="108595415">
      <w:bodyDiv w:val="1"/>
      <w:marLeft w:val="0"/>
      <w:marRight w:val="0"/>
      <w:marTop w:val="0"/>
      <w:marBottom w:val="0"/>
      <w:divBdr>
        <w:top w:val="none" w:sz="0" w:space="0" w:color="auto"/>
        <w:left w:val="none" w:sz="0" w:space="0" w:color="auto"/>
        <w:bottom w:val="none" w:sz="0" w:space="0" w:color="auto"/>
        <w:right w:val="none" w:sz="0" w:space="0" w:color="auto"/>
      </w:divBdr>
    </w:div>
    <w:div w:id="109250925">
      <w:bodyDiv w:val="1"/>
      <w:marLeft w:val="0"/>
      <w:marRight w:val="0"/>
      <w:marTop w:val="0"/>
      <w:marBottom w:val="0"/>
      <w:divBdr>
        <w:top w:val="none" w:sz="0" w:space="0" w:color="auto"/>
        <w:left w:val="none" w:sz="0" w:space="0" w:color="auto"/>
        <w:bottom w:val="none" w:sz="0" w:space="0" w:color="auto"/>
        <w:right w:val="none" w:sz="0" w:space="0" w:color="auto"/>
      </w:divBdr>
    </w:div>
    <w:div w:id="113014924">
      <w:bodyDiv w:val="1"/>
      <w:marLeft w:val="0"/>
      <w:marRight w:val="0"/>
      <w:marTop w:val="0"/>
      <w:marBottom w:val="0"/>
      <w:divBdr>
        <w:top w:val="none" w:sz="0" w:space="0" w:color="auto"/>
        <w:left w:val="none" w:sz="0" w:space="0" w:color="auto"/>
        <w:bottom w:val="none" w:sz="0" w:space="0" w:color="auto"/>
        <w:right w:val="none" w:sz="0" w:space="0" w:color="auto"/>
      </w:divBdr>
    </w:div>
    <w:div w:id="115485112">
      <w:bodyDiv w:val="1"/>
      <w:marLeft w:val="0"/>
      <w:marRight w:val="0"/>
      <w:marTop w:val="0"/>
      <w:marBottom w:val="0"/>
      <w:divBdr>
        <w:top w:val="none" w:sz="0" w:space="0" w:color="auto"/>
        <w:left w:val="none" w:sz="0" w:space="0" w:color="auto"/>
        <w:bottom w:val="none" w:sz="0" w:space="0" w:color="auto"/>
        <w:right w:val="none" w:sz="0" w:space="0" w:color="auto"/>
      </w:divBdr>
    </w:div>
    <w:div w:id="119154648">
      <w:bodyDiv w:val="1"/>
      <w:marLeft w:val="0"/>
      <w:marRight w:val="0"/>
      <w:marTop w:val="0"/>
      <w:marBottom w:val="0"/>
      <w:divBdr>
        <w:top w:val="none" w:sz="0" w:space="0" w:color="auto"/>
        <w:left w:val="none" w:sz="0" w:space="0" w:color="auto"/>
        <w:bottom w:val="none" w:sz="0" w:space="0" w:color="auto"/>
        <w:right w:val="none" w:sz="0" w:space="0" w:color="auto"/>
      </w:divBdr>
    </w:div>
    <w:div w:id="119308157">
      <w:bodyDiv w:val="1"/>
      <w:marLeft w:val="0"/>
      <w:marRight w:val="0"/>
      <w:marTop w:val="0"/>
      <w:marBottom w:val="0"/>
      <w:divBdr>
        <w:top w:val="none" w:sz="0" w:space="0" w:color="auto"/>
        <w:left w:val="none" w:sz="0" w:space="0" w:color="auto"/>
        <w:bottom w:val="none" w:sz="0" w:space="0" w:color="auto"/>
        <w:right w:val="none" w:sz="0" w:space="0" w:color="auto"/>
      </w:divBdr>
    </w:div>
    <w:div w:id="120732305">
      <w:bodyDiv w:val="1"/>
      <w:marLeft w:val="0"/>
      <w:marRight w:val="0"/>
      <w:marTop w:val="0"/>
      <w:marBottom w:val="0"/>
      <w:divBdr>
        <w:top w:val="none" w:sz="0" w:space="0" w:color="auto"/>
        <w:left w:val="none" w:sz="0" w:space="0" w:color="auto"/>
        <w:bottom w:val="none" w:sz="0" w:space="0" w:color="auto"/>
        <w:right w:val="none" w:sz="0" w:space="0" w:color="auto"/>
      </w:divBdr>
    </w:div>
    <w:div w:id="122623702">
      <w:bodyDiv w:val="1"/>
      <w:marLeft w:val="0"/>
      <w:marRight w:val="0"/>
      <w:marTop w:val="0"/>
      <w:marBottom w:val="0"/>
      <w:divBdr>
        <w:top w:val="none" w:sz="0" w:space="0" w:color="auto"/>
        <w:left w:val="none" w:sz="0" w:space="0" w:color="auto"/>
        <w:bottom w:val="none" w:sz="0" w:space="0" w:color="auto"/>
        <w:right w:val="none" w:sz="0" w:space="0" w:color="auto"/>
      </w:divBdr>
    </w:div>
    <w:div w:id="122962222">
      <w:bodyDiv w:val="1"/>
      <w:marLeft w:val="0"/>
      <w:marRight w:val="0"/>
      <w:marTop w:val="0"/>
      <w:marBottom w:val="0"/>
      <w:divBdr>
        <w:top w:val="none" w:sz="0" w:space="0" w:color="auto"/>
        <w:left w:val="none" w:sz="0" w:space="0" w:color="auto"/>
        <w:bottom w:val="none" w:sz="0" w:space="0" w:color="auto"/>
        <w:right w:val="none" w:sz="0" w:space="0" w:color="auto"/>
      </w:divBdr>
    </w:div>
    <w:div w:id="123695198">
      <w:bodyDiv w:val="1"/>
      <w:marLeft w:val="0"/>
      <w:marRight w:val="0"/>
      <w:marTop w:val="0"/>
      <w:marBottom w:val="0"/>
      <w:divBdr>
        <w:top w:val="none" w:sz="0" w:space="0" w:color="auto"/>
        <w:left w:val="none" w:sz="0" w:space="0" w:color="auto"/>
        <w:bottom w:val="none" w:sz="0" w:space="0" w:color="auto"/>
        <w:right w:val="none" w:sz="0" w:space="0" w:color="auto"/>
      </w:divBdr>
    </w:div>
    <w:div w:id="124203890">
      <w:bodyDiv w:val="1"/>
      <w:marLeft w:val="0"/>
      <w:marRight w:val="0"/>
      <w:marTop w:val="0"/>
      <w:marBottom w:val="0"/>
      <w:divBdr>
        <w:top w:val="none" w:sz="0" w:space="0" w:color="auto"/>
        <w:left w:val="none" w:sz="0" w:space="0" w:color="auto"/>
        <w:bottom w:val="none" w:sz="0" w:space="0" w:color="auto"/>
        <w:right w:val="none" w:sz="0" w:space="0" w:color="auto"/>
      </w:divBdr>
    </w:div>
    <w:div w:id="129061275">
      <w:bodyDiv w:val="1"/>
      <w:marLeft w:val="0"/>
      <w:marRight w:val="0"/>
      <w:marTop w:val="0"/>
      <w:marBottom w:val="0"/>
      <w:divBdr>
        <w:top w:val="none" w:sz="0" w:space="0" w:color="auto"/>
        <w:left w:val="none" w:sz="0" w:space="0" w:color="auto"/>
        <w:bottom w:val="none" w:sz="0" w:space="0" w:color="auto"/>
        <w:right w:val="none" w:sz="0" w:space="0" w:color="auto"/>
      </w:divBdr>
    </w:div>
    <w:div w:id="133180884">
      <w:bodyDiv w:val="1"/>
      <w:marLeft w:val="0"/>
      <w:marRight w:val="0"/>
      <w:marTop w:val="0"/>
      <w:marBottom w:val="0"/>
      <w:divBdr>
        <w:top w:val="none" w:sz="0" w:space="0" w:color="auto"/>
        <w:left w:val="none" w:sz="0" w:space="0" w:color="auto"/>
        <w:bottom w:val="none" w:sz="0" w:space="0" w:color="auto"/>
        <w:right w:val="none" w:sz="0" w:space="0" w:color="auto"/>
      </w:divBdr>
    </w:div>
    <w:div w:id="134226440">
      <w:bodyDiv w:val="1"/>
      <w:marLeft w:val="0"/>
      <w:marRight w:val="0"/>
      <w:marTop w:val="0"/>
      <w:marBottom w:val="0"/>
      <w:divBdr>
        <w:top w:val="none" w:sz="0" w:space="0" w:color="auto"/>
        <w:left w:val="none" w:sz="0" w:space="0" w:color="auto"/>
        <w:bottom w:val="none" w:sz="0" w:space="0" w:color="auto"/>
        <w:right w:val="none" w:sz="0" w:space="0" w:color="auto"/>
      </w:divBdr>
    </w:div>
    <w:div w:id="135417164">
      <w:bodyDiv w:val="1"/>
      <w:marLeft w:val="0"/>
      <w:marRight w:val="0"/>
      <w:marTop w:val="0"/>
      <w:marBottom w:val="0"/>
      <w:divBdr>
        <w:top w:val="none" w:sz="0" w:space="0" w:color="auto"/>
        <w:left w:val="none" w:sz="0" w:space="0" w:color="auto"/>
        <w:bottom w:val="none" w:sz="0" w:space="0" w:color="auto"/>
        <w:right w:val="none" w:sz="0" w:space="0" w:color="auto"/>
      </w:divBdr>
    </w:div>
    <w:div w:id="136653561">
      <w:bodyDiv w:val="1"/>
      <w:marLeft w:val="0"/>
      <w:marRight w:val="0"/>
      <w:marTop w:val="0"/>
      <w:marBottom w:val="0"/>
      <w:divBdr>
        <w:top w:val="none" w:sz="0" w:space="0" w:color="auto"/>
        <w:left w:val="none" w:sz="0" w:space="0" w:color="auto"/>
        <w:bottom w:val="none" w:sz="0" w:space="0" w:color="auto"/>
        <w:right w:val="none" w:sz="0" w:space="0" w:color="auto"/>
      </w:divBdr>
    </w:div>
    <w:div w:id="138420733">
      <w:bodyDiv w:val="1"/>
      <w:marLeft w:val="0"/>
      <w:marRight w:val="0"/>
      <w:marTop w:val="0"/>
      <w:marBottom w:val="0"/>
      <w:divBdr>
        <w:top w:val="none" w:sz="0" w:space="0" w:color="auto"/>
        <w:left w:val="none" w:sz="0" w:space="0" w:color="auto"/>
        <w:bottom w:val="none" w:sz="0" w:space="0" w:color="auto"/>
        <w:right w:val="none" w:sz="0" w:space="0" w:color="auto"/>
      </w:divBdr>
    </w:div>
    <w:div w:id="138427369">
      <w:bodyDiv w:val="1"/>
      <w:marLeft w:val="0"/>
      <w:marRight w:val="0"/>
      <w:marTop w:val="0"/>
      <w:marBottom w:val="0"/>
      <w:divBdr>
        <w:top w:val="none" w:sz="0" w:space="0" w:color="auto"/>
        <w:left w:val="none" w:sz="0" w:space="0" w:color="auto"/>
        <w:bottom w:val="none" w:sz="0" w:space="0" w:color="auto"/>
        <w:right w:val="none" w:sz="0" w:space="0" w:color="auto"/>
      </w:divBdr>
    </w:div>
    <w:div w:id="142085524">
      <w:bodyDiv w:val="1"/>
      <w:marLeft w:val="0"/>
      <w:marRight w:val="0"/>
      <w:marTop w:val="0"/>
      <w:marBottom w:val="0"/>
      <w:divBdr>
        <w:top w:val="none" w:sz="0" w:space="0" w:color="auto"/>
        <w:left w:val="none" w:sz="0" w:space="0" w:color="auto"/>
        <w:bottom w:val="none" w:sz="0" w:space="0" w:color="auto"/>
        <w:right w:val="none" w:sz="0" w:space="0" w:color="auto"/>
      </w:divBdr>
    </w:div>
    <w:div w:id="142089727">
      <w:bodyDiv w:val="1"/>
      <w:marLeft w:val="0"/>
      <w:marRight w:val="0"/>
      <w:marTop w:val="0"/>
      <w:marBottom w:val="0"/>
      <w:divBdr>
        <w:top w:val="none" w:sz="0" w:space="0" w:color="auto"/>
        <w:left w:val="none" w:sz="0" w:space="0" w:color="auto"/>
        <w:bottom w:val="none" w:sz="0" w:space="0" w:color="auto"/>
        <w:right w:val="none" w:sz="0" w:space="0" w:color="auto"/>
      </w:divBdr>
    </w:div>
    <w:div w:id="144779854">
      <w:bodyDiv w:val="1"/>
      <w:marLeft w:val="0"/>
      <w:marRight w:val="0"/>
      <w:marTop w:val="0"/>
      <w:marBottom w:val="0"/>
      <w:divBdr>
        <w:top w:val="none" w:sz="0" w:space="0" w:color="auto"/>
        <w:left w:val="none" w:sz="0" w:space="0" w:color="auto"/>
        <w:bottom w:val="none" w:sz="0" w:space="0" w:color="auto"/>
        <w:right w:val="none" w:sz="0" w:space="0" w:color="auto"/>
      </w:divBdr>
    </w:div>
    <w:div w:id="145319631">
      <w:bodyDiv w:val="1"/>
      <w:marLeft w:val="0"/>
      <w:marRight w:val="0"/>
      <w:marTop w:val="0"/>
      <w:marBottom w:val="0"/>
      <w:divBdr>
        <w:top w:val="none" w:sz="0" w:space="0" w:color="auto"/>
        <w:left w:val="none" w:sz="0" w:space="0" w:color="auto"/>
        <w:bottom w:val="none" w:sz="0" w:space="0" w:color="auto"/>
        <w:right w:val="none" w:sz="0" w:space="0" w:color="auto"/>
      </w:divBdr>
    </w:div>
    <w:div w:id="146094178">
      <w:bodyDiv w:val="1"/>
      <w:marLeft w:val="0"/>
      <w:marRight w:val="0"/>
      <w:marTop w:val="0"/>
      <w:marBottom w:val="0"/>
      <w:divBdr>
        <w:top w:val="none" w:sz="0" w:space="0" w:color="auto"/>
        <w:left w:val="none" w:sz="0" w:space="0" w:color="auto"/>
        <w:bottom w:val="none" w:sz="0" w:space="0" w:color="auto"/>
        <w:right w:val="none" w:sz="0" w:space="0" w:color="auto"/>
      </w:divBdr>
    </w:div>
    <w:div w:id="146477380">
      <w:bodyDiv w:val="1"/>
      <w:marLeft w:val="0"/>
      <w:marRight w:val="0"/>
      <w:marTop w:val="0"/>
      <w:marBottom w:val="0"/>
      <w:divBdr>
        <w:top w:val="none" w:sz="0" w:space="0" w:color="auto"/>
        <w:left w:val="none" w:sz="0" w:space="0" w:color="auto"/>
        <w:bottom w:val="none" w:sz="0" w:space="0" w:color="auto"/>
        <w:right w:val="none" w:sz="0" w:space="0" w:color="auto"/>
      </w:divBdr>
    </w:div>
    <w:div w:id="147326543">
      <w:bodyDiv w:val="1"/>
      <w:marLeft w:val="0"/>
      <w:marRight w:val="0"/>
      <w:marTop w:val="0"/>
      <w:marBottom w:val="0"/>
      <w:divBdr>
        <w:top w:val="none" w:sz="0" w:space="0" w:color="auto"/>
        <w:left w:val="none" w:sz="0" w:space="0" w:color="auto"/>
        <w:bottom w:val="none" w:sz="0" w:space="0" w:color="auto"/>
        <w:right w:val="none" w:sz="0" w:space="0" w:color="auto"/>
      </w:divBdr>
    </w:div>
    <w:div w:id="148519121">
      <w:bodyDiv w:val="1"/>
      <w:marLeft w:val="0"/>
      <w:marRight w:val="0"/>
      <w:marTop w:val="0"/>
      <w:marBottom w:val="0"/>
      <w:divBdr>
        <w:top w:val="none" w:sz="0" w:space="0" w:color="auto"/>
        <w:left w:val="none" w:sz="0" w:space="0" w:color="auto"/>
        <w:bottom w:val="none" w:sz="0" w:space="0" w:color="auto"/>
        <w:right w:val="none" w:sz="0" w:space="0" w:color="auto"/>
      </w:divBdr>
    </w:div>
    <w:div w:id="149104273">
      <w:bodyDiv w:val="1"/>
      <w:marLeft w:val="0"/>
      <w:marRight w:val="0"/>
      <w:marTop w:val="0"/>
      <w:marBottom w:val="0"/>
      <w:divBdr>
        <w:top w:val="none" w:sz="0" w:space="0" w:color="auto"/>
        <w:left w:val="none" w:sz="0" w:space="0" w:color="auto"/>
        <w:bottom w:val="none" w:sz="0" w:space="0" w:color="auto"/>
        <w:right w:val="none" w:sz="0" w:space="0" w:color="auto"/>
      </w:divBdr>
    </w:div>
    <w:div w:id="150171986">
      <w:bodyDiv w:val="1"/>
      <w:marLeft w:val="0"/>
      <w:marRight w:val="0"/>
      <w:marTop w:val="0"/>
      <w:marBottom w:val="0"/>
      <w:divBdr>
        <w:top w:val="none" w:sz="0" w:space="0" w:color="auto"/>
        <w:left w:val="none" w:sz="0" w:space="0" w:color="auto"/>
        <w:bottom w:val="none" w:sz="0" w:space="0" w:color="auto"/>
        <w:right w:val="none" w:sz="0" w:space="0" w:color="auto"/>
      </w:divBdr>
    </w:div>
    <w:div w:id="153762212">
      <w:bodyDiv w:val="1"/>
      <w:marLeft w:val="0"/>
      <w:marRight w:val="0"/>
      <w:marTop w:val="0"/>
      <w:marBottom w:val="0"/>
      <w:divBdr>
        <w:top w:val="none" w:sz="0" w:space="0" w:color="auto"/>
        <w:left w:val="none" w:sz="0" w:space="0" w:color="auto"/>
        <w:bottom w:val="none" w:sz="0" w:space="0" w:color="auto"/>
        <w:right w:val="none" w:sz="0" w:space="0" w:color="auto"/>
      </w:divBdr>
    </w:div>
    <w:div w:id="154957653">
      <w:bodyDiv w:val="1"/>
      <w:marLeft w:val="0"/>
      <w:marRight w:val="0"/>
      <w:marTop w:val="0"/>
      <w:marBottom w:val="0"/>
      <w:divBdr>
        <w:top w:val="none" w:sz="0" w:space="0" w:color="auto"/>
        <w:left w:val="none" w:sz="0" w:space="0" w:color="auto"/>
        <w:bottom w:val="none" w:sz="0" w:space="0" w:color="auto"/>
        <w:right w:val="none" w:sz="0" w:space="0" w:color="auto"/>
      </w:divBdr>
    </w:div>
    <w:div w:id="155539255">
      <w:bodyDiv w:val="1"/>
      <w:marLeft w:val="0"/>
      <w:marRight w:val="0"/>
      <w:marTop w:val="0"/>
      <w:marBottom w:val="0"/>
      <w:divBdr>
        <w:top w:val="none" w:sz="0" w:space="0" w:color="auto"/>
        <w:left w:val="none" w:sz="0" w:space="0" w:color="auto"/>
        <w:bottom w:val="none" w:sz="0" w:space="0" w:color="auto"/>
        <w:right w:val="none" w:sz="0" w:space="0" w:color="auto"/>
      </w:divBdr>
    </w:div>
    <w:div w:id="160122313">
      <w:bodyDiv w:val="1"/>
      <w:marLeft w:val="0"/>
      <w:marRight w:val="0"/>
      <w:marTop w:val="0"/>
      <w:marBottom w:val="0"/>
      <w:divBdr>
        <w:top w:val="none" w:sz="0" w:space="0" w:color="auto"/>
        <w:left w:val="none" w:sz="0" w:space="0" w:color="auto"/>
        <w:bottom w:val="none" w:sz="0" w:space="0" w:color="auto"/>
        <w:right w:val="none" w:sz="0" w:space="0" w:color="auto"/>
      </w:divBdr>
    </w:div>
    <w:div w:id="161169547">
      <w:bodyDiv w:val="1"/>
      <w:marLeft w:val="0"/>
      <w:marRight w:val="0"/>
      <w:marTop w:val="0"/>
      <w:marBottom w:val="0"/>
      <w:divBdr>
        <w:top w:val="none" w:sz="0" w:space="0" w:color="auto"/>
        <w:left w:val="none" w:sz="0" w:space="0" w:color="auto"/>
        <w:bottom w:val="none" w:sz="0" w:space="0" w:color="auto"/>
        <w:right w:val="none" w:sz="0" w:space="0" w:color="auto"/>
      </w:divBdr>
    </w:div>
    <w:div w:id="164134902">
      <w:bodyDiv w:val="1"/>
      <w:marLeft w:val="0"/>
      <w:marRight w:val="0"/>
      <w:marTop w:val="0"/>
      <w:marBottom w:val="0"/>
      <w:divBdr>
        <w:top w:val="none" w:sz="0" w:space="0" w:color="auto"/>
        <w:left w:val="none" w:sz="0" w:space="0" w:color="auto"/>
        <w:bottom w:val="none" w:sz="0" w:space="0" w:color="auto"/>
        <w:right w:val="none" w:sz="0" w:space="0" w:color="auto"/>
      </w:divBdr>
    </w:div>
    <w:div w:id="164710893">
      <w:bodyDiv w:val="1"/>
      <w:marLeft w:val="0"/>
      <w:marRight w:val="0"/>
      <w:marTop w:val="0"/>
      <w:marBottom w:val="0"/>
      <w:divBdr>
        <w:top w:val="none" w:sz="0" w:space="0" w:color="auto"/>
        <w:left w:val="none" w:sz="0" w:space="0" w:color="auto"/>
        <w:bottom w:val="none" w:sz="0" w:space="0" w:color="auto"/>
        <w:right w:val="none" w:sz="0" w:space="0" w:color="auto"/>
      </w:divBdr>
    </w:div>
    <w:div w:id="166360349">
      <w:bodyDiv w:val="1"/>
      <w:marLeft w:val="0"/>
      <w:marRight w:val="0"/>
      <w:marTop w:val="0"/>
      <w:marBottom w:val="0"/>
      <w:divBdr>
        <w:top w:val="none" w:sz="0" w:space="0" w:color="auto"/>
        <w:left w:val="none" w:sz="0" w:space="0" w:color="auto"/>
        <w:bottom w:val="none" w:sz="0" w:space="0" w:color="auto"/>
        <w:right w:val="none" w:sz="0" w:space="0" w:color="auto"/>
      </w:divBdr>
    </w:div>
    <w:div w:id="166753467">
      <w:bodyDiv w:val="1"/>
      <w:marLeft w:val="0"/>
      <w:marRight w:val="0"/>
      <w:marTop w:val="0"/>
      <w:marBottom w:val="0"/>
      <w:divBdr>
        <w:top w:val="none" w:sz="0" w:space="0" w:color="auto"/>
        <w:left w:val="none" w:sz="0" w:space="0" w:color="auto"/>
        <w:bottom w:val="none" w:sz="0" w:space="0" w:color="auto"/>
        <w:right w:val="none" w:sz="0" w:space="0" w:color="auto"/>
      </w:divBdr>
    </w:div>
    <w:div w:id="169488321">
      <w:bodyDiv w:val="1"/>
      <w:marLeft w:val="0"/>
      <w:marRight w:val="0"/>
      <w:marTop w:val="0"/>
      <w:marBottom w:val="0"/>
      <w:divBdr>
        <w:top w:val="none" w:sz="0" w:space="0" w:color="auto"/>
        <w:left w:val="none" w:sz="0" w:space="0" w:color="auto"/>
        <w:bottom w:val="none" w:sz="0" w:space="0" w:color="auto"/>
        <w:right w:val="none" w:sz="0" w:space="0" w:color="auto"/>
      </w:divBdr>
    </w:div>
    <w:div w:id="171647859">
      <w:bodyDiv w:val="1"/>
      <w:marLeft w:val="0"/>
      <w:marRight w:val="0"/>
      <w:marTop w:val="0"/>
      <w:marBottom w:val="0"/>
      <w:divBdr>
        <w:top w:val="none" w:sz="0" w:space="0" w:color="auto"/>
        <w:left w:val="none" w:sz="0" w:space="0" w:color="auto"/>
        <w:bottom w:val="none" w:sz="0" w:space="0" w:color="auto"/>
        <w:right w:val="none" w:sz="0" w:space="0" w:color="auto"/>
      </w:divBdr>
    </w:div>
    <w:div w:id="174543355">
      <w:bodyDiv w:val="1"/>
      <w:marLeft w:val="0"/>
      <w:marRight w:val="0"/>
      <w:marTop w:val="0"/>
      <w:marBottom w:val="0"/>
      <w:divBdr>
        <w:top w:val="none" w:sz="0" w:space="0" w:color="auto"/>
        <w:left w:val="none" w:sz="0" w:space="0" w:color="auto"/>
        <w:bottom w:val="none" w:sz="0" w:space="0" w:color="auto"/>
        <w:right w:val="none" w:sz="0" w:space="0" w:color="auto"/>
      </w:divBdr>
    </w:div>
    <w:div w:id="176039952">
      <w:bodyDiv w:val="1"/>
      <w:marLeft w:val="0"/>
      <w:marRight w:val="0"/>
      <w:marTop w:val="0"/>
      <w:marBottom w:val="0"/>
      <w:divBdr>
        <w:top w:val="none" w:sz="0" w:space="0" w:color="auto"/>
        <w:left w:val="none" w:sz="0" w:space="0" w:color="auto"/>
        <w:bottom w:val="none" w:sz="0" w:space="0" w:color="auto"/>
        <w:right w:val="none" w:sz="0" w:space="0" w:color="auto"/>
      </w:divBdr>
    </w:div>
    <w:div w:id="181284989">
      <w:bodyDiv w:val="1"/>
      <w:marLeft w:val="0"/>
      <w:marRight w:val="0"/>
      <w:marTop w:val="0"/>
      <w:marBottom w:val="0"/>
      <w:divBdr>
        <w:top w:val="none" w:sz="0" w:space="0" w:color="auto"/>
        <w:left w:val="none" w:sz="0" w:space="0" w:color="auto"/>
        <w:bottom w:val="none" w:sz="0" w:space="0" w:color="auto"/>
        <w:right w:val="none" w:sz="0" w:space="0" w:color="auto"/>
      </w:divBdr>
    </w:div>
    <w:div w:id="181869721">
      <w:bodyDiv w:val="1"/>
      <w:marLeft w:val="0"/>
      <w:marRight w:val="0"/>
      <w:marTop w:val="0"/>
      <w:marBottom w:val="0"/>
      <w:divBdr>
        <w:top w:val="none" w:sz="0" w:space="0" w:color="auto"/>
        <w:left w:val="none" w:sz="0" w:space="0" w:color="auto"/>
        <w:bottom w:val="none" w:sz="0" w:space="0" w:color="auto"/>
        <w:right w:val="none" w:sz="0" w:space="0" w:color="auto"/>
      </w:divBdr>
    </w:div>
    <w:div w:id="182322660">
      <w:bodyDiv w:val="1"/>
      <w:marLeft w:val="0"/>
      <w:marRight w:val="0"/>
      <w:marTop w:val="0"/>
      <w:marBottom w:val="0"/>
      <w:divBdr>
        <w:top w:val="none" w:sz="0" w:space="0" w:color="auto"/>
        <w:left w:val="none" w:sz="0" w:space="0" w:color="auto"/>
        <w:bottom w:val="none" w:sz="0" w:space="0" w:color="auto"/>
        <w:right w:val="none" w:sz="0" w:space="0" w:color="auto"/>
      </w:divBdr>
    </w:div>
    <w:div w:id="182327073">
      <w:bodyDiv w:val="1"/>
      <w:marLeft w:val="0"/>
      <w:marRight w:val="0"/>
      <w:marTop w:val="0"/>
      <w:marBottom w:val="0"/>
      <w:divBdr>
        <w:top w:val="none" w:sz="0" w:space="0" w:color="auto"/>
        <w:left w:val="none" w:sz="0" w:space="0" w:color="auto"/>
        <w:bottom w:val="none" w:sz="0" w:space="0" w:color="auto"/>
        <w:right w:val="none" w:sz="0" w:space="0" w:color="auto"/>
      </w:divBdr>
    </w:div>
    <w:div w:id="184758843">
      <w:bodyDiv w:val="1"/>
      <w:marLeft w:val="0"/>
      <w:marRight w:val="0"/>
      <w:marTop w:val="0"/>
      <w:marBottom w:val="0"/>
      <w:divBdr>
        <w:top w:val="none" w:sz="0" w:space="0" w:color="auto"/>
        <w:left w:val="none" w:sz="0" w:space="0" w:color="auto"/>
        <w:bottom w:val="none" w:sz="0" w:space="0" w:color="auto"/>
        <w:right w:val="none" w:sz="0" w:space="0" w:color="auto"/>
      </w:divBdr>
    </w:div>
    <w:div w:id="186523458">
      <w:bodyDiv w:val="1"/>
      <w:marLeft w:val="0"/>
      <w:marRight w:val="0"/>
      <w:marTop w:val="0"/>
      <w:marBottom w:val="0"/>
      <w:divBdr>
        <w:top w:val="none" w:sz="0" w:space="0" w:color="auto"/>
        <w:left w:val="none" w:sz="0" w:space="0" w:color="auto"/>
        <w:bottom w:val="none" w:sz="0" w:space="0" w:color="auto"/>
        <w:right w:val="none" w:sz="0" w:space="0" w:color="auto"/>
      </w:divBdr>
    </w:div>
    <w:div w:id="187720451">
      <w:bodyDiv w:val="1"/>
      <w:marLeft w:val="0"/>
      <w:marRight w:val="0"/>
      <w:marTop w:val="0"/>
      <w:marBottom w:val="0"/>
      <w:divBdr>
        <w:top w:val="none" w:sz="0" w:space="0" w:color="auto"/>
        <w:left w:val="none" w:sz="0" w:space="0" w:color="auto"/>
        <w:bottom w:val="none" w:sz="0" w:space="0" w:color="auto"/>
        <w:right w:val="none" w:sz="0" w:space="0" w:color="auto"/>
      </w:divBdr>
    </w:div>
    <w:div w:id="188877215">
      <w:bodyDiv w:val="1"/>
      <w:marLeft w:val="0"/>
      <w:marRight w:val="0"/>
      <w:marTop w:val="0"/>
      <w:marBottom w:val="0"/>
      <w:divBdr>
        <w:top w:val="none" w:sz="0" w:space="0" w:color="auto"/>
        <w:left w:val="none" w:sz="0" w:space="0" w:color="auto"/>
        <w:bottom w:val="none" w:sz="0" w:space="0" w:color="auto"/>
        <w:right w:val="none" w:sz="0" w:space="0" w:color="auto"/>
      </w:divBdr>
    </w:div>
    <w:div w:id="189925000">
      <w:bodyDiv w:val="1"/>
      <w:marLeft w:val="0"/>
      <w:marRight w:val="0"/>
      <w:marTop w:val="0"/>
      <w:marBottom w:val="0"/>
      <w:divBdr>
        <w:top w:val="none" w:sz="0" w:space="0" w:color="auto"/>
        <w:left w:val="none" w:sz="0" w:space="0" w:color="auto"/>
        <w:bottom w:val="none" w:sz="0" w:space="0" w:color="auto"/>
        <w:right w:val="none" w:sz="0" w:space="0" w:color="auto"/>
      </w:divBdr>
    </w:div>
    <w:div w:id="191572759">
      <w:bodyDiv w:val="1"/>
      <w:marLeft w:val="0"/>
      <w:marRight w:val="0"/>
      <w:marTop w:val="0"/>
      <w:marBottom w:val="0"/>
      <w:divBdr>
        <w:top w:val="none" w:sz="0" w:space="0" w:color="auto"/>
        <w:left w:val="none" w:sz="0" w:space="0" w:color="auto"/>
        <w:bottom w:val="none" w:sz="0" w:space="0" w:color="auto"/>
        <w:right w:val="none" w:sz="0" w:space="0" w:color="auto"/>
      </w:divBdr>
    </w:div>
    <w:div w:id="192037438">
      <w:bodyDiv w:val="1"/>
      <w:marLeft w:val="0"/>
      <w:marRight w:val="0"/>
      <w:marTop w:val="0"/>
      <w:marBottom w:val="0"/>
      <w:divBdr>
        <w:top w:val="none" w:sz="0" w:space="0" w:color="auto"/>
        <w:left w:val="none" w:sz="0" w:space="0" w:color="auto"/>
        <w:bottom w:val="none" w:sz="0" w:space="0" w:color="auto"/>
        <w:right w:val="none" w:sz="0" w:space="0" w:color="auto"/>
      </w:divBdr>
    </w:div>
    <w:div w:id="194074886">
      <w:bodyDiv w:val="1"/>
      <w:marLeft w:val="0"/>
      <w:marRight w:val="0"/>
      <w:marTop w:val="0"/>
      <w:marBottom w:val="0"/>
      <w:divBdr>
        <w:top w:val="none" w:sz="0" w:space="0" w:color="auto"/>
        <w:left w:val="none" w:sz="0" w:space="0" w:color="auto"/>
        <w:bottom w:val="none" w:sz="0" w:space="0" w:color="auto"/>
        <w:right w:val="none" w:sz="0" w:space="0" w:color="auto"/>
      </w:divBdr>
    </w:div>
    <w:div w:id="194319338">
      <w:bodyDiv w:val="1"/>
      <w:marLeft w:val="0"/>
      <w:marRight w:val="0"/>
      <w:marTop w:val="0"/>
      <w:marBottom w:val="0"/>
      <w:divBdr>
        <w:top w:val="none" w:sz="0" w:space="0" w:color="auto"/>
        <w:left w:val="none" w:sz="0" w:space="0" w:color="auto"/>
        <w:bottom w:val="none" w:sz="0" w:space="0" w:color="auto"/>
        <w:right w:val="none" w:sz="0" w:space="0" w:color="auto"/>
      </w:divBdr>
    </w:div>
    <w:div w:id="196241814">
      <w:bodyDiv w:val="1"/>
      <w:marLeft w:val="0"/>
      <w:marRight w:val="0"/>
      <w:marTop w:val="0"/>
      <w:marBottom w:val="0"/>
      <w:divBdr>
        <w:top w:val="none" w:sz="0" w:space="0" w:color="auto"/>
        <w:left w:val="none" w:sz="0" w:space="0" w:color="auto"/>
        <w:bottom w:val="none" w:sz="0" w:space="0" w:color="auto"/>
        <w:right w:val="none" w:sz="0" w:space="0" w:color="auto"/>
      </w:divBdr>
    </w:div>
    <w:div w:id="198278092">
      <w:bodyDiv w:val="1"/>
      <w:marLeft w:val="0"/>
      <w:marRight w:val="0"/>
      <w:marTop w:val="0"/>
      <w:marBottom w:val="0"/>
      <w:divBdr>
        <w:top w:val="none" w:sz="0" w:space="0" w:color="auto"/>
        <w:left w:val="none" w:sz="0" w:space="0" w:color="auto"/>
        <w:bottom w:val="none" w:sz="0" w:space="0" w:color="auto"/>
        <w:right w:val="none" w:sz="0" w:space="0" w:color="auto"/>
      </w:divBdr>
    </w:div>
    <w:div w:id="198854993">
      <w:bodyDiv w:val="1"/>
      <w:marLeft w:val="0"/>
      <w:marRight w:val="0"/>
      <w:marTop w:val="0"/>
      <w:marBottom w:val="0"/>
      <w:divBdr>
        <w:top w:val="none" w:sz="0" w:space="0" w:color="auto"/>
        <w:left w:val="none" w:sz="0" w:space="0" w:color="auto"/>
        <w:bottom w:val="none" w:sz="0" w:space="0" w:color="auto"/>
        <w:right w:val="none" w:sz="0" w:space="0" w:color="auto"/>
      </w:divBdr>
    </w:div>
    <w:div w:id="199250168">
      <w:bodyDiv w:val="1"/>
      <w:marLeft w:val="0"/>
      <w:marRight w:val="0"/>
      <w:marTop w:val="0"/>
      <w:marBottom w:val="0"/>
      <w:divBdr>
        <w:top w:val="none" w:sz="0" w:space="0" w:color="auto"/>
        <w:left w:val="none" w:sz="0" w:space="0" w:color="auto"/>
        <w:bottom w:val="none" w:sz="0" w:space="0" w:color="auto"/>
        <w:right w:val="none" w:sz="0" w:space="0" w:color="auto"/>
      </w:divBdr>
    </w:div>
    <w:div w:id="199442326">
      <w:bodyDiv w:val="1"/>
      <w:marLeft w:val="0"/>
      <w:marRight w:val="0"/>
      <w:marTop w:val="0"/>
      <w:marBottom w:val="0"/>
      <w:divBdr>
        <w:top w:val="none" w:sz="0" w:space="0" w:color="auto"/>
        <w:left w:val="none" w:sz="0" w:space="0" w:color="auto"/>
        <w:bottom w:val="none" w:sz="0" w:space="0" w:color="auto"/>
        <w:right w:val="none" w:sz="0" w:space="0" w:color="auto"/>
      </w:divBdr>
    </w:div>
    <w:div w:id="204492411">
      <w:bodyDiv w:val="1"/>
      <w:marLeft w:val="0"/>
      <w:marRight w:val="0"/>
      <w:marTop w:val="0"/>
      <w:marBottom w:val="0"/>
      <w:divBdr>
        <w:top w:val="none" w:sz="0" w:space="0" w:color="auto"/>
        <w:left w:val="none" w:sz="0" w:space="0" w:color="auto"/>
        <w:bottom w:val="none" w:sz="0" w:space="0" w:color="auto"/>
        <w:right w:val="none" w:sz="0" w:space="0" w:color="auto"/>
      </w:divBdr>
    </w:div>
    <w:div w:id="205601648">
      <w:bodyDiv w:val="1"/>
      <w:marLeft w:val="0"/>
      <w:marRight w:val="0"/>
      <w:marTop w:val="0"/>
      <w:marBottom w:val="0"/>
      <w:divBdr>
        <w:top w:val="none" w:sz="0" w:space="0" w:color="auto"/>
        <w:left w:val="none" w:sz="0" w:space="0" w:color="auto"/>
        <w:bottom w:val="none" w:sz="0" w:space="0" w:color="auto"/>
        <w:right w:val="none" w:sz="0" w:space="0" w:color="auto"/>
      </w:divBdr>
    </w:div>
    <w:div w:id="206845773">
      <w:bodyDiv w:val="1"/>
      <w:marLeft w:val="0"/>
      <w:marRight w:val="0"/>
      <w:marTop w:val="0"/>
      <w:marBottom w:val="0"/>
      <w:divBdr>
        <w:top w:val="none" w:sz="0" w:space="0" w:color="auto"/>
        <w:left w:val="none" w:sz="0" w:space="0" w:color="auto"/>
        <w:bottom w:val="none" w:sz="0" w:space="0" w:color="auto"/>
        <w:right w:val="none" w:sz="0" w:space="0" w:color="auto"/>
      </w:divBdr>
    </w:div>
    <w:div w:id="207492012">
      <w:bodyDiv w:val="1"/>
      <w:marLeft w:val="0"/>
      <w:marRight w:val="0"/>
      <w:marTop w:val="0"/>
      <w:marBottom w:val="0"/>
      <w:divBdr>
        <w:top w:val="none" w:sz="0" w:space="0" w:color="auto"/>
        <w:left w:val="none" w:sz="0" w:space="0" w:color="auto"/>
        <w:bottom w:val="none" w:sz="0" w:space="0" w:color="auto"/>
        <w:right w:val="none" w:sz="0" w:space="0" w:color="auto"/>
      </w:divBdr>
    </w:div>
    <w:div w:id="210120326">
      <w:bodyDiv w:val="1"/>
      <w:marLeft w:val="0"/>
      <w:marRight w:val="0"/>
      <w:marTop w:val="0"/>
      <w:marBottom w:val="0"/>
      <w:divBdr>
        <w:top w:val="none" w:sz="0" w:space="0" w:color="auto"/>
        <w:left w:val="none" w:sz="0" w:space="0" w:color="auto"/>
        <w:bottom w:val="none" w:sz="0" w:space="0" w:color="auto"/>
        <w:right w:val="none" w:sz="0" w:space="0" w:color="auto"/>
      </w:divBdr>
    </w:div>
    <w:div w:id="213077637">
      <w:bodyDiv w:val="1"/>
      <w:marLeft w:val="0"/>
      <w:marRight w:val="0"/>
      <w:marTop w:val="0"/>
      <w:marBottom w:val="0"/>
      <w:divBdr>
        <w:top w:val="none" w:sz="0" w:space="0" w:color="auto"/>
        <w:left w:val="none" w:sz="0" w:space="0" w:color="auto"/>
        <w:bottom w:val="none" w:sz="0" w:space="0" w:color="auto"/>
        <w:right w:val="none" w:sz="0" w:space="0" w:color="auto"/>
      </w:divBdr>
    </w:div>
    <w:div w:id="213583293">
      <w:bodyDiv w:val="1"/>
      <w:marLeft w:val="0"/>
      <w:marRight w:val="0"/>
      <w:marTop w:val="0"/>
      <w:marBottom w:val="0"/>
      <w:divBdr>
        <w:top w:val="none" w:sz="0" w:space="0" w:color="auto"/>
        <w:left w:val="none" w:sz="0" w:space="0" w:color="auto"/>
        <w:bottom w:val="none" w:sz="0" w:space="0" w:color="auto"/>
        <w:right w:val="none" w:sz="0" w:space="0" w:color="auto"/>
      </w:divBdr>
    </w:div>
    <w:div w:id="213734626">
      <w:bodyDiv w:val="1"/>
      <w:marLeft w:val="0"/>
      <w:marRight w:val="0"/>
      <w:marTop w:val="0"/>
      <w:marBottom w:val="0"/>
      <w:divBdr>
        <w:top w:val="none" w:sz="0" w:space="0" w:color="auto"/>
        <w:left w:val="none" w:sz="0" w:space="0" w:color="auto"/>
        <w:bottom w:val="none" w:sz="0" w:space="0" w:color="auto"/>
        <w:right w:val="none" w:sz="0" w:space="0" w:color="auto"/>
      </w:divBdr>
    </w:div>
    <w:div w:id="213852819">
      <w:bodyDiv w:val="1"/>
      <w:marLeft w:val="0"/>
      <w:marRight w:val="0"/>
      <w:marTop w:val="0"/>
      <w:marBottom w:val="0"/>
      <w:divBdr>
        <w:top w:val="none" w:sz="0" w:space="0" w:color="auto"/>
        <w:left w:val="none" w:sz="0" w:space="0" w:color="auto"/>
        <w:bottom w:val="none" w:sz="0" w:space="0" w:color="auto"/>
        <w:right w:val="none" w:sz="0" w:space="0" w:color="auto"/>
      </w:divBdr>
    </w:div>
    <w:div w:id="214514552">
      <w:bodyDiv w:val="1"/>
      <w:marLeft w:val="0"/>
      <w:marRight w:val="0"/>
      <w:marTop w:val="0"/>
      <w:marBottom w:val="0"/>
      <w:divBdr>
        <w:top w:val="none" w:sz="0" w:space="0" w:color="auto"/>
        <w:left w:val="none" w:sz="0" w:space="0" w:color="auto"/>
        <w:bottom w:val="none" w:sz="0" w:space="0" w:color="auto"/>
        <w:right w:val="none" w:sz="0" w:space="0" w:color="auto"/>
      </w:divBdr>
    </w:div>
    <w:div w:id="215554302">
      <w:bodyDiv w:val="1"/>
      <w:marLeft w:val="0"/>
      <w:marRight w:val="0"/>
      <w:marTop w:val="0"/>
      <w:marBottom w:val="0"/>
      <w:divBdr>
        <w:top w:val="none" w:sz="0" w:space="0" w:color="auto"/>
        <w:left w:val="none" w:sz="0" w:space="0" w:color="auto"/>
        <w:bottom w:val="none" w:sz="0" w:space="0" w:color="auto"/>
        <w:right w:val="none" w:sz="0" w:space="0" w:color="auto"/>
      </w:divBdr>
    </w:div>
    <w:div w:id="218055752">
      <w:bodyDiv w:val="1"/>
      <w:marLeft w:val="0"/>
      <w:marRight w:val="0"/>
      <w:marTop w:val="0"/>
      <w:marBottom w:val="0"/>
      <w:divBdr>
        <w:top w:val="none" w:sz="0" w:space="0" w:color="auto"/>
        <w:left w:val="none" w:sz="0" w:space="0" w:color="auto"/>
        <w:bottom w:val="none" w:sz="0" w:space="0" w:color="auto"/>
        <w:right w:val="none" w:sz="0" w:space="0" w:color="auto"/>
      </w:divBdr>
    </w:div>
    <w:div w:id="219095357">
      <w:bodyDiv w:val="1"/>
      <w:marLeft w:val="0"/>
      <w:marRight w:val="0"/>
      <w:marTop w:val="0"/>
      <w:marBottom w:val="0"/>
      <w:divBdr>
        <w:top w:val="none" w:sz="0" w:space="0" w:color="auto"/>
        <w:left w:val="none" w:sz="0" w:space="0" w:color="auto"/>
        <w:bottom w:val="none" w:sz="0" w:space="0" w:color="auto"/>
        <w:right w:val="none" w:sz="0" w:space="0" w:color="auto"/>
      </w:divBdr>
    </w:div>
    <w:div w:id="219748425">
      <w:bodyDiv w:val="1"/>
      <w:marLeft w:val="0"/>
      <w:marRight w:val="0"/>
      <w:marTop w:val="0"/>
      <w:marBottom w:val="0"/>
      <w:divBdr>
        <w:top w:val="none" w:sz="0" w:space="0" w:color="auto"/>
        <w:left w:val="none" w:sz="0" w:space="0" w:color="auto"/>
        <w:bottom w:val="none" w:sz="0" w:space="0" w:color="auto"/>
        <w:right w:val="none" w:sz="0" w:space="0" w:color="auto"/>
      </w:divBdr>
    </w:div>
    <w:div w:id="221601719">
      <w:bodyDiv w:val="1"/>
      <w:marLeft w:val="0"/>
      <w:marRight w:val="0"/>
      <w:marTop w:val="0"/>
      <w:marBottom w:val="0"/>
      <w:divBdr>
        <w:top w:val="none" w:sz="0" w:space="0" w:color="auto"/>
        <w:left w:val="none" w:sz="0" w:space="0" w:color="auto"/>
        <w:bottom w:val="none" w:sz="0" w:space="0" w:color="auto"/>
        <w:right w:val="none" w:sz="0" w:space="0" w:color="auto"/>
      </w:divBdr>
    </w:div>
    <w:div w:id="221912254">
      <w:bodyDiv w:val="1"/>
      <w:marLeft w:val="0"/>
      <w:marRight w:val="0"/>
      <w:marTop w:val="0"/>
      <w:marBottom w:val="0"/>
      <w:divBdr>
        <w:top w:val="none" w:sz="0" w:space="0" w:color="auto"/>
        <w:left w:val="none" w:sz="0" w:space="0" w:color="auto"/>
        <w:bottom w:val="none" w:sz="0" w:space="0" w:color="auto"/>
        <w:right w:val="none" w:sz="0" w:space="0" w:color="auto"/>
      </w:divBdr>
    </w:div>
    <w:div w:id="222761406">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224268690">
      <w:bodyDiv w:val="1"/>
      <w:marLeft w:val="0"/>
      <w:marRight w:val="0"/>
      <w:marTop w:val="0"/>
      <w:marBottom w:val="0"/>
      <w:divBdr>
        <w:top w:val="none" w:sz="0" w:space="0" w:color="auto"/>
        <w:left w:val="none" w:sz="0" w:space="0" w:color="auto"/>
        <w:bottom w:val="none" w:sz="0" w:space="0" w:color="auto"/>
        <w:right w:val="none" w:sz="0" w:space="0" w:color="auto"/>
      </w:divBdr>
    </w:div>
    <w:div w:id="224924296">
      <w:bodyDiv w:val="1"/>
      <w:marLeft w:val="0"/>
      <w:marRight w:val="0"/>
      <w:marTop w:val="0"/>
      <w:marBottom w:val="0"/>
      <w:divBdr>
        <w:top w:val="none" w:sz="0" w:space="0" w:color="auto"/>
        <w:left w:val="none" w:sz="0" w:space="0" w:color="auto"/>
        <w:bottom w:val="none" w:sz="0" w:space="0" w:color="auto"/>
        <w:right w:val="none" w:sz="0" w:space="0" w:color="auto"/>
      </w:divBdr>
    </w:div>
    <w:div w:id="227303415">
      <w:bodyDiv w:val="1"/>
      <w:marLeft w:val="0"/>
      <w:marRight w:val="0"/>
      <w:marTop w:val="0"/>
      <w:marBottom w:val="0"/>
      <w:divBdr>
        <w:top w:val="none" w:sz="0" w:space="0" w:color="auto"/>
        <w:left w:val="none" w:sz="0" w:space="0" w:color="auto"/>
        <w:bottom w:val="none" w:sz="0" w:space="0" w:color="auto"/>
        <w:right w:val="none" w:sz="0" w:space="0" w:color="auto"/>
      </w:divBdr>
    </w:div>
    <w:div w:id="229534794">
      <w:bodyDiv w:val="1"/>
      <w:marLeft w:val="0"/>
      <w:marRight w:val="0"/>
      <w:marTop w:val="0"/>
      <w:marBottom w:val="0"/>
      <w:divBdr>
        <w:top w:val="none" w:sz="0" w:space="0" w:color="auto"/>
        <w:left w:val="none" w:sz="0" w:space="0" w:color="auto"/>
        <w:bottom w:val="none" w:sz="0" w:space="0" w:color="auto"/>
        <w:right w:val="none" w:sz="0" w:space="0" w:color="auto"/>
      </w:divBdr>
    </w:div>
    <w:div w:id="232159800">
      <w:bodyDiv w:val="1"/>
      <w:marLeft w:val="0"/>
      <w:marRight w:val="0"/>
      <w:marTop w:val="0"/>
      <w:marBottom w:val="0"/>
      <w:divBdr>
        <w:top w:val="none" w:sz="0" w:space="0" w:color="auto"/>
        <w:left w:val="none" w:sz="0" w:space="0" w:color="auto"/>
        <w:bottom w:val="none" w:sz="0" w:space="0" w:color="auto"/>
        <w:right w:val="none" w:sz="0" w:space="0" w:color="auto"/>
      </w:divBdr>
    </w:div>
    <w:div w:id="233012063">
      <w:bodyDiv w:val="1"/>
      <w:marLeft w:val="0"/>
      <w:marRight w:val="0"/>
      <w:marTop w:val="0"/>
      <w:marBottom w:val="0"/>
      <w:divBdr>
        <w:top w:val="none" w:sz="0" w:space="0" w:color="auto"/>
        <w:left w:val="none" w:sz="0" w:space="0" w:color="auto"/>
        <w:bottom w:val="none" w:sz="0" w:space="0" w:color="auto"/>
        <w:right w:val="none" w:sz="0" w:space="0" w:color="auto"/>
      </w:divBdr>
    </w:div>
    <w:div w:id="234243770">
      <w:bodyDiv w:val="1"/>
      <w:marLeft w:val="0"/>
      <w:marRight w:val="0"/>
      <w:marTop w:val="0"/>
      <w:marBottom w:val="0"/>
      <w:divBdr>
        <w:top w:val="none" w:sz="0" w:space="0" w:color="auto"/>
        <w:left w:val="none" w:sz="0" w:space="0" w:color="auto"/>
        <w:bottom w:val="none" w:sz="0" w:space="0" w:color="auto"/>
        <w:right w:val="none" w:sz="0" w:space="0" w:color="auto"/>
      </w:divBdr>
    </w:div>
    <w:div w:id="234435879">
      <w:bodyDiv w:val="1"/>
      <w:marLeft w:val="0"/>
      <w:marRight w:val="0"/>
      <w:marTop w:val="0"/>
      <w:marBottom w:val="0"/>
      <w:divBdr>
        <w:top w:val="none" w:sz="0" w:space="0" w:color="auto"/>
        <w:left w:val="none" w:sz="0" w:space="0" w:color="auto"/>
        <w:bottom w:val="none" w:sz="0" w:space="0" w:color="auto"/>
        <w:right w:val="none" w:sz="0" w:space="0" w:color="auto"/>
      </w:divBdr>
    </w:div>
    <w:div w:id="235674530">
      <w:bodyDiv w:val="1"/>
      <w:marLeft w:val="0"/>
      <w:marRight w:val="0"/>
      <w:marTop w:val="0"/>
      <w:marBottom w:val="0"/>
      <w:divBdr>
        <w:top w:val="none" w:sz="0" w:space="0" w:color="auto"/>
        <w:left w:val="none" w:sz="0" w:space="0" w:color="auto"/>
        <w:bottom w:val="none" w:sz="0" w:space="0" w:color="auto"/>
        <w:right w:val="none" w:sz="0" w:space="0" w:color="auto"/>
      </w:divBdr>
    </w:div>
    <w:div w:id="236283480">
      <w:bodyDiv w:val="1"/>
      <w:marLeft w:val="0"/>
      <w:marRight w:val="0"/>
      <w:marTop w:val="0"/>
      <w:marBottom w:val="0"/>
      <w:divBdr>
        <w:top w:val="none" w:sz="0" w:space="0" w:color="auto"/>
        <w:left w:val="none" w:sz="0" w:space="0" w:color="auto"/>
        <w:bottom w:val="none" w:sz="0" w:space="0" w:color="auto"/>
        <w:right w:val="none" w:sz="0" w:space="0" w:color="auto"/>
      </w:divBdr>
    </w:div>
    <w:div w:id="236596672">
      <w:bodyDiv w:val="1"/>
      <w:marLeft w:val="0"/>
      <w:marRight w:val="0"/>
      <w:marTop w:val="0"/>
      <w:marBottom w:val="0"/>
      <w:divBdr>
        <w:top w:val="none" w:sz="0" w:space="0" w:color="auto"/>
        <w:left w:val="none" w:sz="0" w:space="0" w:color="auto"/>
        <w:bottom w:val="none" w:sz="0" w:space="0" w:color="auto"/>
        <w:right w:val="none" w:sz="0" w:space="0" w:color="auto"/>
      </w:divBdr>
    </w:div>
    <w:div w:id="238834774">
      <w:bodyDiv w:val="1"/>
      <w:marLeft w:val="0"/>
      <w:marRight w:val="0"/>
      <w:marTop w:val="0"/>
      <w:marBottom w:val="0"/>
      <w:divBdr>
        <w:top w:val="none" w:sz="0" w:space="0" w:color="auto"/>
        <w:left w:val="none" w:sz="0" w:space="0" w:color="auto"/>
        <w:bottom w:val="none" w:sz="0" w:space="0" w:color="auto"/>
        <w:right w:val="none" w:sz="0" w:space="0" w:color="auto"/>
      </w:divBdr>
    </w:div>
    <w:div w:id="240678876">
      <w:bodyDiv w:val="1"/>
      <w:marLeft w:val="0"/>
      <w:marRight w:val="0"/>
      <w:marTop w:val="0"/>
      <w:marBottom w:val="0"/>
      <w:divBdr>
        <w:top w:val="none" w:sz="0" w:space="0" w:color="auto"/>
        <w:left w:val="none" w:sz="0" w:space="0" w:color="auto"/>
        <w:bottom w:val="none" w:sz="0" w:space="0" w:color="auto"/>
        <w:right w:val="none" w:sz="0" w:space="0" w:color="auto"/>
      </w:divBdr>
    </w:div>
    <w:div w:id="246816088">
      <w:bodyDiv w:val="1"/>
      <w:marLeft w:val="0"/>
      <w:marRight w:val="0"/>
      <w:marTop w:val="0"/>
      <w:marBottom w:val="0"/>
      <w:divBdr>
        <w:top w:val="none" w:sz="0" w:space="0" w:color="auto"/>
        <w:left w:val="none" w:sz="0" w:space="0" w:color="auto"/>
        <w:bottom w:val="none" w:sz="0" w:space="0" w:color="auto"/>
        <w:right w:val="none" w:sz="0" w:space="0" w:color="auto"/>
      </w:divBdr>
    </w:div>
    <w:div w:id="249319488">
      <w:bodyDiv w:val="1"/>
      <w:marLeft w:val="0"/>
      <w:marRight w:val="0"/>
      <w:marTop w:val="0"/>
      <w:marBottom w:val="0"/>
      <w:divBdr>
        <w:top w:val="none" w:sz="0" w:space="0" w:color="auto"/>
        <w:left w:val="none" w:sz="0" w:space="0" w:color="auto"/>
        <w:bottom w:val="none" w:sz="0" w:space="0" w:color="auto"/>
        <w:right w:val="none" w:sz="0" w:space="0" w:color="auto"/>
      </w:divBdr>
    </w:div>
    <w:div w:id="249659326">
      <w:bodyDiv w:val="1"/>
      <w:marLeft w:val="0"/>
      <w:marRight w:val="0"/>
      <w:marTop w:val="0"/>
      <w:marBottom w:val="0"/>
      <w:divBdr>
        <w:top w:val="none" w:sz="0" w:space="0" w:color="auto"/>
        <w:left w:val="none" w:sz="0" w:space="0" w:color="auto"/>
        <w:bottom w:val="none" w:sz="0" w:space="0" w:color="auto"/>
        <w:right w:val="none" w:sz="0" w:space="0" w:color="auto"/>
      </w:divBdr>
    </w:div>
    <w:div w:id="250090871">
      <w:bodyDiv w:val="1"/>
      <w:marLeft w:val="0"/>
      <w:marRight w:val="0"/>
      <w:marTop w:val="0"/>
      <w:marBottom w:val="0"/>
      <w:divBdr>
        <w:top w:val="none" w:sz="0" w:space="0" w:color="auto"/>
        <w:left w:val="none" w:sz="0" w:space="0" w:color="auto"/>
        <w:bottom w:val="none" w:sz="0" w:space="0" w:color="auto"/>
        <w:right w:val="none" w:sz="0" w:space="0" w:color="auto"/>
      </w:divBdr>
    </w:div>
    <w:div w:id="251932362">
      <w:bodyDiv w:val="1"/>
      <w:marLeft w:val="0"/>
      <w:marRight w:val="0"/>
      <w:marTop w:val="0"/>
      <w:marBottom w:val="0"/>
      <w:divBdr>
        <w:top w:val="none" w:sz="0" w:space="0" w:color="auto"/>
        <w:left w:val="none" w:sz="0" w:space="0" w:color="auto"/>
        <w:bottom w:val="none" w:sz="0" w:space="0" w:color="auto"/>
        <w:right w:val="none" w:sz="0" w:space="0" w:color="auto"/>
      </w:divBdr>
    </w:div>
    <w:div w:id="252519310">
      <w:bodyDiv w:val="1"/>
      <w:marLeft w:val="0"/>
      <w:marRight w:val="0"/>
      <w:marTop w:val="0"/>
      <w:marBottom w:val="0"/>
      <w:divBdr>
        <w:top w:val="none" w:sz="0" w:space="0" w:color="auto"/>
        <w:left w:val="none" w:sz="0" w:space="0" w:color="auto"/>
        <w:bottom w:val="none" w:sz="0" w:space="0" w:color="auto"/>
        <w:right w:val="none" w:sz="0" w:space="0" w:color="auto"/>
      </w:divBdr>
    </w:div>
    <w:div w:id="253982414">
      <w:bodyDiv w:val="1"/>
      <w:marLeft w:val="0"/>
      <w:marRight w:val="0"/>
      <w:marTop w:val="0"/>
      <w:marBottom w:val="0"/>
      <w:divBdr>
        <w:top w:val="none" w:sz="0" w:space="0" w:color="auto"/>
        <w:left w:val="none" w:sz="0" w:space="0" w:color="auto"/>
        <w:bottom w:val="none" w:sz="0" w:space="0" w:color="auto"/>
        <w:right w:val="none" w:sz="0" w:space="0" w:color="auto"/>
      </w:divBdr>
    </w:div>
    <w:div w:id="256717763">
      <w:bodyDiv w:val="1"/>
      <w:marLeft w:val="0"/>
      <w:marRight w:val="0"/>
      <w:marTop w:val="0"/>
      <w:marBottom w:val="0"/>
      <w:divBdr>
        <w:top w:val="none" w:sz="0" w:space="0" w:color="auto"/>
        <w:left w:val="none" w:sz="0" w:space="0" w:color="auto"/>
        <w:bottom w:val="none" w:sz="0" w:space="0" w:color="auto"/>
        <w:right w:val="none" w:sz="0" w:space="0" w:color="auto"/>
      </w:divBdr>
    </w:div>
    <w:div w:id="257755826">
      <w:bodyDiv w:val="1"/>
      <w:marLeft w:val="0"/>
      <w:marRight w:val="0"/>
      <w:marTop w:val="0"/>
      <w:marBottom w:val="0"/>
      <w:divBdr>
        <w:top w:val="none" w:sz="0" w:space="0" w:color="auto"/>
        <w:left w:val="none" w:sz="0" w:space="0" w:color="auto"/>
        <w:bottom w:val="none" w:sz="0" w:space="0" w:color="auto"/>
        <w:right w:val="none" w:sz="0" w:space="0" w:color="auto"/>
      </w:divBdr>
    </w:div>
    <w:div w:id="261843179">
      <w:bodyDiv w:val="1"/>
      <w:marLeft w:val="0"/>
      <w:marRight w:val="0"/>
      <w:marTop w:val="0"/>
      <w:marBottom w:val="0"/>
      <w:divBdr>
        <w:top w:val="none" w:sz="0" w:space="0" w:color="auto"/>
        <w:left w:val="none" w:sz="0" w:space="0" w:color="auto"/>
        <w:bottom w:val="none" w:sz="0" w:space="0" w:color="auto"/>
        <w:right w:val="none" w:sz="0" w:space="0" w:color="auto"/>
      </w:divBdr>
    </w:div>
    <w:div w:id="263390381">
      <w:bodyDiv w:val="1"/>
      <w:marLeft w:val="0"/>
      <w:marRight w:val="0"/>
      <w:marTop w:val="0"/>
      <w:marBottom w:val="0"/>
      <w:divBdr>
        <w:top w:val="none" w:sz="0" w:space="0" w:color="auto"/>
        <w:left w:val="none" w:sz="0" w:space="0" w:color="auto"/>
        <w:bottom w:val="none" w:sz="0" w:space="0" w:color="auto"/>
        <w:right w:val="none" w:sz="0" w:space="0" w:color="auto"/>
      </w:divBdr>
    </w:div>
    <w:div w:id="264120183">
      <w:bodyDiv w:val="1"/>
      <w:marLeft w:val="0"/>
      <w:marRight w:val="0"/>
      <w:marTop w:val="0"/>
      <w:marBottom w:val="0"/>
      <w:divBdr>
        <w:top w:val="none" w:sz="0" w:space="0" w:color="auto"/>
        <w:left w:val="none" w:sz="0" w:space="0" w:color="auto"/>
        <w:bottom w:val="none" w:sz="0" w:space="0" w:color="auto"/>
        <w:right w:val="none" w:sz="0" w:space="0" w:color="auto"/>
      </w:divBdr>
    </w:div>
    <w:div w:id="264314611">
      <w:bodyDiv w:val="1"/>
      <w:marLeft w:val="0"/>
      <w:marRight w:val="0"/>
      <w:marTop w:val="0"/>
      <w:marBottom w:val="0"/>
      <w:divBdr>
        <w:top w:val="none" w:sz="0" w:space="0" w:color="auto"/>
        <w:left w:val="none" w:sz="0" w:space="0" w:color="auto"/>
        <w:bottom w:val="none" w:sz="0" w:space="0" w:color="auto"/>
        <w:right w:val="none" w:sz="0" w:space="0" w:color="auto"/>
      </w:divBdr>
    </w:div>
    <w:div w:id="267396958">
      <w:bodyDiv w:val="1"/>
      <w:marLeft w:val="0"/>
      <w:marRight w:val="0"/>
      <w:marTop w:val="0"/>
      <w:marBottom w:val="0"/>
      <w:divBdr>
        <w:top w:val="none" w:sz="0" w:space="0" w:color="auto"/>
        <w:left w:val="none" w:sz="0" w:space="0" w:color="auto"/>
        <w:bottom w:val="none" w:sz="0" w:space="0" w:color="auto"/>
        <w:right w:val="none" w:sz="0" w:space="0" w:color="auto"/>
      </w:divBdr>
    </w:div>
    <w:div w:id="271935434">
      <w:bodyDiv w:val="1"/>
      <w:marLeft w:val="0"/>
      <w:marRight w:val="0"/>
      <w:marTop w:val="0"/>
      <w:marBottom w:val="0"/>
      <w:divBdr>
        <w:top w:val="none" w:sz="0" w:space="0" w:color="auto"/>
        <w:left w:val="none" w:sz="0" w:space="0" w:color="auto"/>
        <w:bottom w:val="none" w:sz="0" w:space="0" w:color="auto"/>
        <w:right w:val="none" w:sz="0" w:space="0" w:color="auto"/>
      </w:divBdr>
    </w:div>
    <w:div w:id="272713645">
      <w:bodyDiv w:val="1"/>
      <w:marLeft w:val="0"/>
      <w:marRight w:val="0"/>
      <w:marTop w:val="0"/>
      <w:marBottom w:val="0"/>
      <w:divBdr>
        <w:top w:val="none" w:sz="0" w:space="0" w:color="auto"/>
        <w:left w:val="none" w:sz="0" w:space="0" w:color="auto"/>
        <w:bottom w:val="none" w:sz="0" w:space="0" w:color="auto"/>
        <w:right w:val="none" w:sz="0" w:space="0" w:color="auto"/>
      </w:divBdr>
    </w:div>
    <w:div w:id="273438763">
      <w:bodyDiv w:val="1"/>
      <w:marLeft w:val="0"/>
      <w:marRight w:val="0"/>
      <w:marTop w:val="0"/>
      <w:marBottom w:val="0"/>
      <w:divBdr>
        <w:top w:val="none" w:sz="0" w:space="0" w:color="auto"/>
        <w:left w:val="none" w:sz="0" w:space="0" w:color="auto"/>
        <w:bottom w:val="none" w:sz="0" w:space="0" w:color="auto"/>
        <w:right w:val="none" w:sz="0" w:space="0" w:color="auto"/>
      </w:divBdr>
    </w:div>
    <w:div w:id="275525758">
      <w:bodyDiv w:val="1"/>
      <w:marLeft w:val="0"/>
      <w:marRight w:val="0"/>
      <w:marTop w:val="0"/>
      <w:marBottom w:val="0"/>
      <w:divBdr>
        <w:top w:val="none" w:sz="0" w:space="0" w:color="auto"/>
        <w:left w:val="none" w:sz="0" w:space="0" w:color="auto"/>
        <w:bottom w:val="none" w:sz="0" w:space="0" w:color="auto"/>
        <w:right w:val="none" w:sz="0" w:space="0" w:color="auto"/>
      </w:divBdr>
    </w:div>
    <w:div w:id="276259006">
      <w:bodyDiv w:val="1"/>
      <w:marLeft w:val="0"/>
      <w:marRight w:val="0"/>
      <w:marTop w:val="0"/>
      <w:marBottom w:val="0"/>
      <w:divBdr>
        <w:top w:val="none" w:sz="0" w:space="0" w:color="auto"/>
        <w:left w:val="none" w:sz="0" w:space="0" w:color="auto"/>
        <w:bottom w:val="none" w:sz="0" w:space="0" w:color="auto"/>
        <w:right w:val="none" w:sz="0" w:space="0" w:color="auto"/>
      </w:divBdr>
    </w:div>
    <w:div w:id="276640961">
      <w:bodyDiv w:val="1"/>
      <w:marLeft w:val="0"/>
      <w:marRight w:val="0"/>
      <w:marTop w:val="0"/>
      <w:marBottom w:val="0"/>
      <w:divBdr>
        <w:top w:val="none" w:sz="0" w:space="0" w:color="auto"/>
        <w:left w:val="none" w:sz="0" w:space="0" w:color="auto"/>
        <w:bottom w:val="none" w:sz="0" w:space="0" w:color="auto"/>
        <w:right w:val="none" w:sz="0" w:space="0" w:color="auto"/>
      </w:divBdr>
    </w:div>
    <w:div w:id="277759775">
      <w:bodyDiv w:val="1"/>
      <w:marLeft w:val="0"/>
      <w:marRight w:val="0"/>
      <w:marTop w:val="0"/>
      <w:marBottom w:val="0"/>
      <w:divBdr>
        <w:top w:val="none" w:sz="0" w:space="0" w:color="auto"/>
        <w:left w:val="none" w:sz="0" w:space="0" w:color="auto"/>
        <w:bottom w:val="none" w:sz="0" w:space="0" w:color="auto"/>
        <w:right w:val="none" w:sz="0" w:space="0" w:color="auto"/>
      </w:divBdr>
    </w:div>
    <w:div w:id="278267743">
      <w:bodyDiv w:val="1"/>
      <w:marLeft w:val="0"/>
      <w:marRight w:val="0"/>
      <w:marTop w:val="0"/>
      <w:marBottom w:val="0"/>
      <w:divBdr>
        <w:top w:val="none" w:sz="0" w:space="0" w:color="auto"/>
        <w:left w:val="none" w:sz="0" w:space="0" w:color="auto"/>
        <w:bottom w:val="none" w:sz="0" w:space="0" w:color="auto"/>
        <w:right w:val="none" w:sz="0" w:space="0" w:color="auto"/>
      </w:divBdr>
    </w:div>
    <w:div w:id="280654077">
      <w:bodyDiv w:val="1"/>
      <w:marLeft w:val="0"/>
      <w:marRight w:val="0"/>
      <w:marTop w:val="0"/>
      <w:marBottom w:val="0"/>
      <w:divBdr>
        <w:top w:val="none" w:sz="0" w:space="0" w:color="auto"/>
        <w:left w:val="none" w:sz="0" w:space="0" w:color="auto"/>
        <w:bottom w:val="none" w:sz="0" w:space="0" w:color="auto"/>
        <w:right w:val="none" w:sz="0" w:space="0" w:color="auto"/>
      </w:divBdr>
    </w:div>
    <w:div w:id="280654990">
      <w:bodyDiv w:val="1"/>
      <w:marLeft w:val="0"/>
      <w:marRight w:val="0"/>
      <w:marTop w:val="0"/>
      <w:marBottom w:val="0"/>
      <w:divBdr>
        <w:top w:val="none" w:sz="0" w:space="0" w:color="auto"/>
        <w:left w:val="none" w:sz="0" w:space="0" w:color="auto"/>
        <w:bottom w:val="none" w:sz="0" w:space="0" w:color="auto"/>
        <w:right w:val="none" w:sz="0" w:space="0" w:color="auto"/>
      </w:divBdr>
    </w:div>
    <w:div w:id="281814951">
      <w:bodyDiv w:val="1"/>
      <w:marLeft w:val="0"/>
      <w:marRight w:val="0"/>
      <w:marTop w:val="0"/>
      <w:marBottom w:val="0"/>
      <w:divBdr>
        <w:top w:val="none" w:sz="0" w:space="0" w:color="auto"/>
        <w:left w:val="none" w:sz="0" w:space="0" w:color="auto"/>
        <w:bottom w:val="none" w:sz="0" w:space="0" w:color="auto"/>
        <w:right w:val="none" w:sz="0" w:space="0" w:color="auto"/>
      </w:divBdr>
    </w:div>
    <w:div w:id="282006391">
      <w:bodyDiv w:val="1"/>
      <w:marLeft w:val="0"/>
      <w:marRight w:val="0"/>
      <w:marTop w:val="0"/>
      <w:marBottom w:val="0"/>
      <w:divBdr>
        <w:top w:val="none" w:sz="0" w:space="0" w:color="auto"/>
        <w:left w:val="none" w:sz="0" w:space="0" w:color="auto"/>
        <w:bottom w:val="none" w:sz="0" w:space="0" w:color="auto"/>
        <w:right w:val="none" w:sz="0" w:space="0" w:color="auto"/>
      </w:divBdr>
    </w:div>
    <w:div w:id="283273294">
      <w:bodyDiv w:val="1"/>
      <w:marLeft w:val="0"/>
      <w:marRight w:val="0"/>
      <w:marTop w:val="0"/>
      <w:marBottom w:val="0"/>
      <w:divBdr>
        <w:top w:val="none" w:sz="0" w:space="0" w:color="auto"/>
        <w:left w:val="none" w:sz="0" w:space="0" w:color="auto"/>
        <w:bottom w:val="none" w:sz="0" w:space="0" w:color="auto"/>
        <w:right w:val="none" w:sz="0" w:space="0" w:color="auto"/>
      </w:divBdr>
    </w:div>
    <w:div w:id="286401232">
      <w:bodyDiv w:val="1"/>
      <w:marLeft w:val="0"/>
      <w:marRight w:val="0"/>
      <w:marTop w:val="0"/>
      <w:marBottom w:val="0"/>
      <w:divBdr>
        <w:top w:val="none" w:sz="0" w:space="0" w:color="auto"/>
        <w:left w:val="none" w:sz="0" w:space="0" w:color="auto"/>
        <w:bottom w:val="none" w:sz="0" w:space="0" w:color="auto"/>
        <w:right w:val="none" w:sz="0" w:space="0" w:color="auto"/>
      </w:divBdr>
    </w:div>
    <w:div w:id="290133471">
      <w:bodyDiv w:val="1"/>
      <w:marLeft w:val="0"/>
      <w:marRight w:val="0"/>
      <w:marTop w:val="0"/>
      <w:marBottom w:val="0"/>
      <w:divBdr>
        <w:top w:val="none" w:sz="0" w:space="0" w:color="auto"/>
        <w:left w:val="none" w:sz="0" w:space="0" w:color="auto"/>
        <w:bottom w:val="none" w:sz="0" w:space="0" w:color="auto"/>
        <w:right w:val="none" w:sz="0" w:space="0" w:color="auto"/>
      </w:divBdr>
    </w:div>
    <w:div w:id="291516917">
      <w:bodyDiv w:val="1"/>
      <w:marLeft w:val="0"/>
      <w:marRight w:val="0"/>
      <w:marTop w:val="0"/>
      <w:marBottom w:val="0"/>
      <w:divBdr>
        <w:top w:val="none" w:sz="0" w:space="0" w:color="auto"/>
        <w:left w:val="none" w:sz="0" w:space="0" w:color="auto"/>
        <w:bottom w:val="none" w:sz="0" w:space="0" w:color="auto"/>
        <w:right w:val="none" w:sz="0" w:space="0" w:color="auto"/>
      </w:divBdr>
    </w:div>
    <w:div w:id="297104155">
      <w:bodyDiv w:val="1"/>
      <w:marLeft w:val="0"/>
      <w:marRight w:val="0"/>
      <w:marTop w:val="0"/>
      <w:marBottom w:val="0"/>
      <w:divBdr>
        <w:top w:val="none" w:sz="0" w:space="0" w:color="auto"/>
        <w:left w:val="none" w:sz="0" w:space="0" w:color="auto"/>
        <w:bottom w:val="none" w:sz="0" w:space="0" w:color="auto"/>
        <w:right w:val="none" w:sz="0" w:space="0" w:color="auto"/>
      </w:divBdr>
    </w:div>
    <w:div w:id="298194064">
      <w:bodyDiv w:val="1"/>
      <w:marLeft w:val="0"/>
      <w:marRight w:val="0"/>
      <w:marTop w:val="0"/>
      <w:marBottom w:val="0"/>
      <w:divBdr>
        <w:top w:val="none" w:sz="0" w:space="0" w:color="auto"/>
        <w:left w:val="none" w:sz="0" w:space="0" w:color="auto"/>
        <w:bottom w:val="none" w:sz="0" w:space="0" w:color="auto"/>
        <w:right w:val="none" w:sz="0" w:space="0" w:color="auto"/>
      </w:divBdr>
    </w:div>
    <w:div w:id="302390056">
      <w:bodyDiv w:val="1"/>
      <w:marLeft w:val="0"/>
      <w:marRight w:val="0"/>
      <w:marTop w:val="0"/>
      <w:marBottom w:val="0"/>
      <w:divBdr>
        <w:top w:val="none" w:sz="0" w:space="0" w:color="auto"/>
        <w:left w:val="none" w:sz="0" w:space="0" w:color="auto"/>
        <w:bottom w:val="none" w:sz="0" w:space="0" w:color="auto"/>
        <w:right w:val="none" w:sz="0" w:space="0" w:color="auto"/>
      </w:divBdr>
    </w:div>
    <w:div w:id="305595936">
      <w:bodyDiv w:val="1"/>
      <w:marLeft w:val="0"/>
      <w:marRight w:val="0"/>
      <w:marTop w:val="0"/>
      <w:marBottom w:val="0"/>
      <w:divBdr>
        <w:top w:val="none" w:sz="0" w:space="0" w:color="auto"/>
        <w:left w:val="none" w:sz="0" w:space="0" w:color="auto"/>
        <w:bottom w:val="none" w:sz="0" w:space="0" w:color="auto"/>
        <w:right w:val="none" w:sz="0" w:space="0" w:color="auto"/>
      </w:divBdr>
    </w:div>
    <w:div w:id="306861186">
      <w:bodyDiv w:val="1"/>
      <w:marLeft w:val="0"/>
      <w:marRight w:val="0"/>
      <w:marTop w:val="0"/>
      <w:marBottom w:val="0"/>
      <w:divBdr>
        <w:top w:val="none" w:sz="0" w:space="0" w:color="auto"/>
        <w:left w:val="none" w:sz="0" w:space="0" w:color="auto"/>
        <w:bottom w:val="none" w:sz="0" w:space="0" w:color="auto"/>
        <w:right w:val="none" w:sz="0" w:space="0" w:color="auto"/>
      </w:divBdr>
    </w:div>
    <w:div w:id="307975698">
      <w:bodyDiv w:val="1"/>
      <w:marLeft w:val="0"/>
      <w:marRight w:val="0"/>
      <w:marTop w:val="0"/>
      <w:marBottom w:val="0"/>
      <w:divBdr>
        <w:top w:val="none" w:sz="0" w:space="0" w:color="auto"/>
        <w:left w:val="none" w:sz="0" w:space="0" w:color="auto"/>
        <w:bottom w:val="none" w:sz="0" w:space="0" w:color="auto"/>
        <w:right w:val="none" w:sz="0" w:space="0" w:color="auto"/>
      </w:divBdr>
    </w:div>
    <w:div w:id="308944304">
      <w:bodyDiv w:val="1"/>
      <w:marLeft w:val="0"/>
      <w:marRight w:val="0"/>
      <w:marTop w:val="0"/>
      <w:marBottom w:val="0"/>
      <w:divBdr>
        <w:top w:val="none" w:sz="0" w:space="0" w:color="auto"/>
        <w:left w:val="none" w:sz="0" w:space="0" w:color="auto"/>
        <w:bottom w:val="none" w:sz="0" w:space="0" w:color="auto"/>
        <w:right w:val="none" w:sz="0" w:space="0" w:color="auto"/>
      </w:divBdr>
    </w:div>
    <w:div w:id="310253430">
      <w:bodyDiv w:val="1"/>
      <w:marLeft w:val="0"/>
      <w:marRight w:val="0"/>
      <w:marTop w:val="0"/>
      <w:marBottom w:val="0"/>
      <w:divBdr>
        <w:top w:val="none" w:sz="0" w:space="0" w:color="auto"/>
        <w:left w:val="none" w:sz="0" w:space="0" w:color="auto"/>
        <w:bottom w:val="none" w:sz="0" w:space="0" w:color="auto"/>
        <w:right w:val="none" w:sz="0" w:space="0" w:color="auto"/>
      </w:divBdr>
    </w:div>
    <w:div w:id="310404340">
      <w:bodyDiv w:val="1"/>
      <w:marLeft w:val="0"/>
      <w:marRight w:val="0"/>
      <w:marTop w:val="0"/>
      <w:marBottom w:val="0"/>
      <w:divBdr>
        <w:top w:val="none" w:sz="0" w:space="0" w:color="auto"/>
        <w:left w:val="none" w:sz="0" w:space="0" w:color="auto"/>
        <w:bottom w:val="none" w:sz="0" w:space="0" w:color="auto"/>
        <w:right w:val="none" w:sz="0" w:space="0" w:color="auto"/>
      </w:divBdr>
    </w:div>
    <w:div w:id="312685728">
      <w:bodyDiv w:val="1"/>
      <w:marLeft w:val="0"/>
      <w:marRight w:val="0"/>
      <w:marTop w:val="0"/>
      <w:marBottom w:val="0"/>
      <w:divBdr>
        <w:top w:val="none" w:sz="0" w:space="0" w:color="auto"/>
        <w:left w:val="none" w:sz="0" w:space="0" w:color="auto"/>
        <w:bottom w:val="none" w:sz="0" w:space="0" w:color="auto"/>
        <w:right w:val="none" w:sz="0" w:space="0" w:color="auto"/>
      </w:divBdr>
    </w:div>
    <w:div w:id="313267627">
      <w:bodyDiv w:val="1"/>
      <w:marLeft w:val="0"/>
      <w:marRight w:val="0"/>
      <w:marTop w:val="0"/>
      <w:marBottom w:val="0"/>
      <w:divBdr>
        <w:top w:val="none" w:sz="0" w:space="0" w:color="auto"/>
        <w:left w:val="none" w:sz="0" w:space="0" w:color="auto"/>
        <w:bottom w:val="none" w:sz="0" w:space="0" w:color="auto"/>
        <w:right w:val="none" w:sz="0" w:space="0" w:color="auto"/>
      </w:divBdr>
    </w:div>
    <w:div w:id="314141543">
      <w:bodyDiv w:val="1"/>
      <w:marLeft w:val="0"/>
      <w:marRight w:val="0"/>
      <w:marTop w:val="0"/>
      <w:marBottom w:val="0"/>
      <w:divBdr>
        <w:top w:val="none" w:sz="0" w:space="0" w:color="auto"/>
        <w:left w:val="none" w:sz="0" w:space="0" w:color="auto"/>
        <w:bottom w:val="none" w:sz="0" w:space="0" w:color="auto"/>
        <w:right w:val="none" w:sz="0" w:space="0" w:color="auto"/>
      </w:divBdr>
    </w:div>
    <w:div w:id="315650482">
      <w:bodyDiv w:val="1"/>
      <w:marLeft w:val="0"/>
      <w:marRight w:val="0"/>
      <w:marTop w:val="0"/>
      <w:marBottom w:val="0"/>
      <w:divBdr>
        <w:top w:val="none" w:sz="0" w:space="0" w:color="auto"/>
        <w:left w:val="none" w:sz="0" w:space="0" w:color="auto"/>
        <w:bottom w:val="none" w:sz="0" w:space="0" w:color="auto"/>
        <w:right w:val="none" w:sz="0" w:space="0" w:color="auto"/>
      </w:divBdr>
    </w:div>
    <w:div w:id="315885627">
      <w:bodyDiv w:val="1"/>
      <w:marLeft w:val="0"/>
      <w:marRight w:val="0"/>
      <w:marTop w:val="0"/>
      <w:marBottom w:val="0"/>
      <w:divBdr>
        <w:top w:val="none" w:sz="0" w:space="0" w:color="auto"/>
        <w:left w:val="none" w:sz="0" w:space="0" w:color="auto"/>
        <w:bottom w:val="none" w:sz="0" w:space="0" w:color="auto"/>
        <w:right w:val="none" w:sz="0" w:space="0" w:color="auto"/>
      </w:divBdr>
    </w:div>
    <w:div w:id="323238348">
      <w:bodyDiv w:val="1"/>
      <w:marLeft w:val="0"/>
      <w:marRight w:val="0"/>
      <w:marTop w:val="0"/>
      <w:marBottom w:val="0"/>
      <w:divBdr>
        <w:top w:val="none" w:sz="0" w:space="0" w:color="auto"/>
        <w:left w:val="none" w:sz="0" w:space="0" w:color="auto"/>
        <w:bottom w:val="none" w:sz="0" w:space="0" w:color="auto"/>
        <w:right w:val="none" w:sz="0" w:space="0" w:color="auto"/>
      </w:divBdr>
    </w:div>
    <w:div w:id="324405382">
      <w:bodyDiv w:val="1"/>
      <w:marLeft w:val="0"/>
      <w:marRight w:val="0"/>
      <w:marTop w:val="0"/>
      <w:marBottom w:val="0"/>
      <w:divBdr>
        <w:top w:val="none" w:sz="0" w:space="0" w:color="auto"/>
        <w:left w:val="none" w:sz="0" w:space="0" w:color="auto"/>
        <w:bottom w:val="none" w:sz="0" w:space="0" w:color="auto"/>
        <w:right w:val="none" w:sz="0" w:space="0" w:color="auto"/>
      </w:divBdr>
    </w:div>
    <w:div w:id="327565977">
      <w:bodyDiv w:val="1"/>
      <w:marLeft w:val="0"/>
      <w:marRight w:val="0"/>
      <w:marTop w:val="0"/>
      <w:marBottom w:val="0"/>
      <w:divBdr>
        <w:top w:val="none" w:sz="0" w:space="0" w:color="auto"/>
        <w:left w:val="none" w:sz="0" w:space="0" w:color="auto"/>
        <w:bottom w:val="none" w:sz="0" w:space="0" w:color="auto"/>
        <w:right w:val="none" w:sz="0" w:space="0" w:color="auto"/>
      </w:divBdr>
    </w:div>
    <w:div w:id="327707363">
      <w:bodyDiv w:val="1"/>
      <w:marLeft w:val="0"/>
      <w:marRight w:val="0"/>
      <w:marTop w:val="0"/>
      <w:marBottom w:val="0"/>
      <w:divBdr>
        <w:top w:val="none" w:sz="0" w:space="0" w:color="auto"/>
        <w:left w:val="none" w:sz="0" w:space="0" w:color="auto"/>
        <w:bottom w:val="none" w:sz="0" w:space="0" w:color="auto"/>
        <w:right w:val="none" w:sz="0" w:space="0" w:color="auto"/>
      </w:divBdr>
    </w:div>
    <w:div w:id="327758084">
      <w:bodyDiv w:val="1"/>
      <w:marLeft w:val="0"/>
      <w:marRight w:val="0"/>
      <w:marTop w:val="0"/>
      <w:marBottom w:val="0"/>
      <w:divBdr>
        <w:top w:val="none" w:sz="0" w:space="0" w:color="auto"/>
        <w:left w:val="none" w:sz="0" w:space="0" w:color="auto"/>
        <w:bottom w:val="none" w:sz="0" w:space="0" w:color="auto"/>
        <w:right w:val="none" w:sz="0" w:space="0" w:color="auto"/>
      </w:divBdr>
    </w:div>
    <w:div w:id="329990991">
      <w:bodyDiv w:val="1"/>
      <w:marLeft w:val="0"/>
      <w:marRight w:val="0"/>
      <w:marTop w:val="0"/>
      <w:marBottom w:val="0"/>
      <w:divBdr>
        <w:top w:val="none" w:sz="0" w:space="0" w:color="auto"/>
        <w:left w:val="none" w:sz="0" w:space="0" w:color="auto"/>
        <w:bottom w:val="none" w:sz="0" w:space="0" w:color="auto"/>
        <w:right w:val="none" w:sz="0" w:space="0" w:color="auto"/>
      </w:divBdr>
    </w:div>
    <w:div w:id="329992155">
      <w:bodyDiv w:val="1"/>
      <w:marLeft w:val="0"/>
      <w:marRight w:val="0"/>
      <w:marTop w:val="0"/>
      <w:marBottom w:val="0"/>
      <w:divBdr>
        <w:top w:val="none" w:sz="0" w:space="0" w:color="auto"/>
        <w:left w:val="none" w:sz="0" w:space="0" w:color="auto"/>
        <w:bottom w:val="none" w:sz="0" w:space="0" w:color="auto"/>
        <w:right w:val="none" w:sz="0" w:space="0" w:color="auto"/>
      </w:divBdr>
    </w:div>
    <w:div w:id="331301871">
      <w:bodyDiv w:val="1"/>
      <w:marLeft w:val="0"/>
      <w:marRight w:val="0"/>
      <w:marTop w:val="0"/>
      <w:marBottom w:val="0"/>
      <w:divBdr>
        <w:top w:val="none" w:sz="0" w:space="0" w:color="auto"/>
        <w:left w:val="none" w:sz="0" w:space="0" w:color="auto"/>
        <w:bottom w:val="none" w:sz="0" w:space="0" w:color="auto"/>
        <w:right w:val="none" w:sz="0" w:space="0" w:color="auto"/>
      </w:divBdr>
    </w:div>
    <w:div w:id="334692375">
      <w:bodyDiv w:val="1"/>
      <w:marLeft w:val="0"/>
      <w:marRight w:val="0"/>
      <w:marTop w:val="0"/>
      <w:marBottom w:val="0"/>
      <w:divBdr>
        <w:top w:val="none" w:sz="0" w:space="0" w:color="auto"/>
        <w:left w:val="none" w:sz="0" w:space="0" w:color="auto"/>
        <w:bottom w:val="none" w:sz="0" w:space="0" w:color="auto"/>
        <w:right w:val="none" w:sz="0" w:space="0" w:color="auto"/>
      </w:divBdr>
    </w:div>
    <w:div w:id="336807483">
      <w:bodyDiv w:val="1"/>
      <w:marLeft w:val="0"/>
      <w:marRight w:val="0"/>
      <w:marTop w:val="0"/>
      <w:marBottom w:val="0"/>
      <w:divBdr>
        <w:top w:val="none" w:sz="0" w:space="0" w:color="auto"/>
        <w:left w:val="none" w:sz="0" w:space="0" w:color="auto"/>
        <w:bottom w:val="none" w:sz="0" w:space="0" w:color="auto"/>
        <w:right w:val="none" w:sz="0" w:space="0" w:color="auto"/>
      </w:divBdr>
    </w:div>
    <w:div w:id="338046854">
      <w:bodyDiv w:val="1"/>
      <w:marLeft w:val="0"/>
      <w:marRight w:val="0"/>
      <w:marTop w:val="0"/>
      <w:marBottom w:val="0"/>
      <w:divBdr>
        <w:top w:val="none" w:sz="0" w:space="0" w:color="auto"/>
        <w:left w:val="none" w:sz="0" w:space="0" w:color="auto"/>
        <w:bottom w:val="none" w:sz="0" w:space="0" w:color="auto"/>
        <w:right w:val="none" w:sz="0" w:space="0" w:color="auto"/>
      </w:divBdr>
    </w:div>
    <w:div w:id="339115832">
      <w:bodyDiv w:val="1"/>
      <w:marLeft w:val="0"/>
      <w:marRight w:val="0"/>
      <w:marTop w:val="0"/>
      <w:marBottom w:val="0"/>
      <w:divBdr>
        <w:top w:val="none" w:sz="0" w:space="0" w:color="auto"/>
        <w:left w:val="none" w:sz="0" w:space="0" w:color="auto"/>
        <w:bottom w:val="none" w:sz="0" w:space="0" w:color="auto"/>
        <w:right w:val="none" w:sz="0" w:space="0" w:color="auto"/>
      </w:divBdr>
    </w:div>
    <w:div w:id="339507117">
      <w:bodyDiv w:val="1"/>
      <w:marLeft w:val="0"/>
      <w:marRight w:val="0"/>
      <w:marTop w:val="0"/>
      <w:marBottom w:val="0"/>
      <w:divBdr>
        <w:top w:val="none" w:sz="0" w:space="0" w:color="auto"/>
        <w:left w:val="none" w:sz="0" w:space="0" w:color="auto"/>
        <w:bottom w:val="none" w:sz="0" w:space="0" w:color="auto"/>
        <w:right w:val="none" w:sz="0" w:space="0" w:color="auto"/>
      </w:divBdr>
    </w:div>
    <w:div w:id="339697860">
      <w:bodyDiv w:val="1"/>
      <w:marLeft w:val="0"/>
      <w:marRight w:val="0"/>
      <w:marTop w:val="0"/>
      <w:marBottom w:val="0"/>
      <w:divBdr>
        <w:top w:val="none" w:sz="0" w:space="0" w:color="auto"/>
        <w:left w:val="none" w:sz="0" w:space="0" w:color="auto"/>
        <w:bottom w:val="none" w:sz="0" w:space="0" w:color="auto"/>
        <w:right w:val="none" w:sz="0" w:space="0" w:color="auto"/>
      </w:divBdr>
    </w:div>
    <w:div w:id="343826931">
      <w:bodyDiv w:val="1"/>
      <w:marLeft w:val="0"/>
      <w:marRight w:val="0"/>
      <w:marTop w:val="0"/>
      <w:marBottom w:val="0"/>
      <w:divBdr>
        <w:top w:val="none" w:sz="0" w:space="0" w:color="auto"/>
        <w:left w:val="none" w:sz="0" w:space="0" w:color="auto"/>
        <w:bottom w:val="none" w:sz="0" w:space="0" w:color="auto"/>
        <w:right w:val="none" w:sz="0" w:space="0" w:color="auto"/>
      </w:divBdr>
    </w:div>
    <w:div w:id="345790739">
      <w:bodyDiv w:val="1"/>
      <w:marLeft w:val="0"/>
      <w:marRight w:val="0"/>
      <w:marTop w:val="0"/>
      <w:marBottom w:val="0"/>
      <w:divBdr>
        <w:top w:val="none" w:sz="0" w:space="0" w:color="auto"/>
        <w:left w:val="none" w:sz="0" w:space="0" w:color="auto"/>
        <w:bottom w:val="none" w:sz="0" w:space="0" w:color="auto"/>
        <w:right w:val="none" w:sz="0" w:space="0" w:color="auto"/>
      </w:divBdr>
    </w:div>
    <w:div w:id="346030617">
      <w:bodyDiv w:val="1"/>
      <w:marLeft w:val="0"/>
      <w:marRight w:val="0"/>
      <w:marTop w:val="0"/>
      <w:marBottom w:val="0"/>
      <w:divBdr>
        <w:top w:val="none" w:sz="0" w:space="0" w:color="auto"/>
        <w:left w:val="none" w:sz="0" w:space="0" w:color="auto"/>
        <w:bottom w:val="none" w:sz="0" w:space="0" w:color="auto"/>
        <w:right w:val="none" w:sz="0" w:space="0" w:color="auto"/>
      </w:divBdr>
    </w:div>
    <w:div w:id="346754189">
      <w:bodyDiv w:val="1"/>
      <w:marLeft w:val="0"/>
      <w:marRight w:val="0"/>
      <w:marTop w:val="0"/>
      <w:marBottom w:val="0"/>
      <w:divBdr>
        <w:top w:val="none" w:sz="0" w:space="0" w:color="auto"/>
        <w:left w:val="none" w:sz="0" w:space="0" w:color="auto"/>
        <w:bottom w:val="none" w:sz="0" w:space="0" w:color="auto"/>
        <w:right w:val="none" w:sz="0" w:space="0" w:color="auto"/>
      </w:divBdr>
    </w:div>
    <w:div w:id="348486629">
      <w:bodyDiv w:val="1"/>
      <w:marLeft w:val="0"/>
      <w:marRight w:val="0"/>
      <w:marTop w:val="0"/>
      <w:marBottom w:val="0"/>
      <w:divBdr>
        <w:top w:val="none" w:sz="0" w:space="0" w:color="auto"/>
        <w:left w:val="none" w:sz="0" w:space="0" w:color="auto"/>
        <w:bottom w:val="none" w:sz="0" w:space="0" w:color="auto"/>
        <w:right w:val="none" w:sz="0" w:space="0" w:color="auto"/>
      </w:divBdr>
    </w:div>
    <w:div w:id="349649197">
      <w:bodyDiv w:val="1"/>
      <w:marLeft w:val="0"/>
      <w:marRight w:val="0"/>
      <w:marTop w:val="0"/>
      <w:marBottom w:val="0"/>
      <w:divBdr>
        <w:top w:val="none" w:sz="0" w:space="0" w:color="auto"/>
        <w:left w:val="none" w:sz="0" w:space="0" w:color="auto"/>
        <w:bottom w:val="none" w:sz="0" w:space="0" w:color="auto"/>
        <w:right w:val="none" w:sz="0" w:space="0" w:color="auto"/>
      </w:divBdr>
    </w:div>
    <w:div w:id="351345214">
      <w:bodyDiv w:val="1"/>
      <w:marLeft w:val="0"/>
      <w:marRight w:val="0"/>
      <w:marTop w:val="0"/>
      <w:marBottom w:val="0"/>
      <w:divBdr>
        <w:top w:val="none" w:sz="0" w:space="0" w:color="auto"/>
        <w:left w:val="none" w:sz="0" w:space="0" w:color="auto"/>
        <w:bottom w:val="none" w:sz="0" w:space="0" w:color="auto"/>
        <w:right w:val="none" w:sz="0" w:space="0" w:color="auto"/>
      </w:divBdr>
    </w:div>
    <w:div w:id="351878858">
      <w:bodyDiv w:val="1"/>
      <w:marLeft w:val="0"/>
      <w:marRight w:val="0"/>
      <w:marTop w:val="0"/>
      <w:marBottom w:val="0"/>
      <w:divBdr>
        <w:top w:val="none" w:sz="0" w:space="0" w:color="auto"/>
        <w:left w:val="none" w:sz="0" w:space="0" w:color="auto"/>
        <w:bottom w:val="none" w:sz="0" w:space="0" w:color="auto"/>
        <w:right w:val="none" w:sz="0" w:space="0" w:color="auto"/>
      </w:divBdr>
    </w:div>
    <w:div w:id="353112385">
      <w:bodyDiv w:val="1"/>
      <w:marLeft w:val="0"/>
      <w:marRight w:val="0"/>
      <w:marTop w:val="0"/>
      <w:marBottom w:val="0"/>
      <w:divBdr>
        <w:top w:val="none" w:sz="0" w:space="0" w:color="auto"/>
        <w:left w:val="none" w:sz="0" w:space="0" w:color="auto"/>
        <w:bottom w:val="none" w:sz="0" w:space="0" w:color="auto"/>
        <w:right w:val="none" w:sz="0" w:space="0" w:color="auto"/>
      </w:divBdr>
    </w:div>
    <w:div w:id="354504079">
      <w:bodyDiv w:val="1"/>
      <w:marLeft w:val="0"/>
      <w:marRight w:val="0"/>
      <w:marTop w:val="0"/>
      <w:marBottom w:val="0"/>
      <w:divBdr>
        <w:top w:val="none" w:sz="0" w:space="0" w:color="auto"/>
        <w:left w:val="none" w:sz="0" w:space="0" w:color="auto"/>
        <w:bottom w:val="none" w:sz="0" w:space="0" w:color="auto"/>
        <w:right w:val="none" w:sz="0" w:space="0" w:color="auto"/>
      </w:divBdr>
    </w:div>
    <w:div w:id="355427567">
      <w:bodyDiv w:val="1"/>
      <w:marLeft w:val="0"/>
      <w:marRight w:val="0"/>
      <w:marTop w:val="0"/>
      <w:marBottom w:val="0"/>
      <w:divBdr>
        <w:top w:val="none" w:sz="0" w:space="0" w:color="auto"/>
        <w:left w:val="none" w:sz="0" w:space="0" w:color="auto"/>
        <w:bottom w:val="none" w:sz="0" w:space="0" w:color="auto"/>
        <w:right w:val="none" w:sz="0" w:space="0" w:color="auto"/>
      </w:divBdr>
    </w:div>
    <w:div w:id="356741844">
      <w:bodyDiv w:val="1"/>
      <w:marLeft w:val="0"/>
      <w:marRight w:val="0"/>
      <w:marTop w:val="0"/>
      <w:marBottom w:val="0"/>
      <w:divBdr>
        <w:top w:val="none" w:sz="0" w:space="0" w:color="auto"/>
        <w:left w:val="none" w:sz="0" w:space="0" w:color="auto"/>
        <w:bottom w:val="none" w:sz="0" w:space="0" w:color="auto"/>
        <w:right w:val="none" w:sz="0" w:space="0" w:color="auto"/>
      </w:divBdr>
    </w:div>
    <w:div w:id="362488087">
      <w:bodyDiv w:val="1"/>
      <w:marLeft w:val="0"/>
      <w:marRight w:val="0"/>
      <w:marTop w:val="0"/>
      <w:marBottom w:val="0"/>
      <w:divBdr>
        <w:top w:val="none" w:sz="0" w:space="0" w:color="auto"/>
        <w:left w:val="none" w:sz="0" w:space="0" w:color="auto"/>
        <w:bottom w:val="none" w:sz="0" w:space="0" w:color="auto"/>
        <w:right w:val="none" w:sz="0" w:space="0" w:color="auto"/>
      </w:divBdr>
    </w:div>
    <w:div w:id="363410024">
      <w:bodyDiv w:val="1"/>
      <w:marLeft w:val="0"/>
      <w:marRight w:val="0"/>
      <w:marTop w:val="0"/>
      <w:marBottom w:val="0"/>
      <w:divBdr>
        <w:top w:val="none" w:sz="0" w:space="0" w:color="auto"/>
        <w:left w:val="none" w:sz="0" w:space="0" w:color="auto"/>
        <w:bottom w:val="none" w:sz="0" w:space="0" w:color="auto"/>
        <w:right w:val="none" w:sz="0" w:space="0" w:color="auto"/>
      </w:divBdr>
    </w:div>
    <w:div w:id="363991592">
      <w:bodyDiv w:val="1"/>
      <w:marLeft w:val="0"/>
      <w:marRight w:val="0"/>
      <w:marTop w:val="0"/>
      <w:marBottom w:val="0"/>
      <w:divBdr>
        <w:top w:val="none" w:sz="0" w:space="0" w:color="auto"/>
        <w:left w:val="none" w:sz="0" w:space="0" w:color="auto"/>
        <w:bottom w:val="none" w:sz="0" w:space="0" w:color="auto"/>
        <w:right w:val="none" w:sz="0" w:space="0" w:color="auto"/>
      </w:divBdr>
    </w:div>
    <w:div w:id="364714472">
      <w:bodyDiv w:val="1"/>
      <w:marLeft w:val="0"/>
      <w:marRight w:val="0"/>
      <w:marTop w:val="0"/>
      <w:marBottom w:val="0"/>
      <w:divBdr>
        <w:top w:val="none" w:sz="0" w:space="0" w:color="auto"/>
        <w:left w:val="none" w:sz="0" w:space="0" w:color="auto"/>
        <w:bottom w:val="none" w:sz="0" w:space="0" w:color="auto"/>
        <w:right w:val="none" w:sz="0" w:space="0" w:color="auto"/>
      </w:divBdr>
    </w:div>
    <w:div w:id="365567564">
      <w:bodyDiv w:val="1"/>
      <w:marLeft w:val="0"/>
      <w:marRight w:val="0"/>
      <w:marTop w:val="0"/>
      <w:marBottom w:val="0"/>
      <w:divBdr>
        <w:top w:val="none" w:sz="0" w:space="0" w:color="auto"/>
        <w:left w:val="none" w:sz="0" w:space="0" w:color="auto"/>
        <w:bottom w:val="none" w:sz="0" w:space="0" w:color="auto"/>
        <w:right w:val="none" w:sz="0" w:space="0" w:color="auto"/>
      </w:divBdr>
    </w:div>
    <w:div w:id="366493307">
      <w:bodyDiv w:val="1"/>
      <w:marLeft w:val="0"/>
      <w:marRight w:val="0"/>
      <w:marTop w:val="0"/>
      <w:marBottom w:val="0"/>
      <w:divBdr>
        <w:top w:val="none" w:sz="0" w:space="0" w:color="auto"/>
        <w:left w:val="none" w:sz="0" w:space="0" w:color="auto"/>
        <w:bottom w:val="none" w:sz="0" w:space="0" w:color="auto"/>
        <w:right w:val="none" w:sz="0" w:space="0" w:color="auto"/>
      </w:divBdr>
    </w:div>
    <w:div w:id="374234291">
      <w:bodyDiv w:val="1"/>
      <w:marLeft w:val="0"/>
      <w:marRight w:val="0"/>
      <w:marTop w:val="0"/>
      <w:marBottom w:val="0"/>
      <w:divBdr>
        <w:top w:val="none" w:sz="0" w:space="0" w:color="auto"/>
        <w:left w:val="none" w:sz="0" w:space="0" w:color="auto"/>
        <w:bottom w:val="none" w:sz="0" w:space="0" w:color="auto"/>
        <w:right w:val="none" w:sz="0" w:space="0" w:color="auto"/>
      </w:divBdr>
    </w:div>
    <w:div w:id="376129575">
      <w:bodyDiv w:val="1"/>
      <w:marLeft w:val="0"/>
      <w:marRight w:val="0"/>
      <w:marTop w:val="0"/>
      <w:marBottom w:val="0"/>
      <w:divBdr>
        <w:top w:val="none" w:sz="0" w:space="0" w:color="auto"/>
        <w:left w:val="none" w:sz="0" w:space="0" w:color="auto"/>
        <w:bottom w:val="none" w:sz="0" w:space="0" w:color="auto"/>
        <w:right w:val="none" w:sz="0" w:space="0" w:color="auto"/>
      </w:divBdr>
    </w:div>
    <w:div w:id="377096120">
      <w:bodyDiv w:val="1"/>
      <w:marLeft w:val="0"/>
      <w:marRight w:val="0"/>
      <w:marTop w:val="0"/>
      <w:marBottom w:val="0"/>
      <w:divBdr>
        <w:top w:val="none" w:sz="0" w:space="0" w:color="auto"/>
        <w:left w:val="none" w:sz="0" w:space="0" w:color="auto"/>
        <w:bottom w:val="none" w:sz="0" w:space="0" w:color="auto"/>
        <w:right w:val="none" w:sz="0" w:space="0" w:color="auto"/>
      </w:divBdr>
    </w:div>
    <w:div w:id="378668411">
      <w:bodyDiv w:val="1"/>
      <w:marLeft w:val="0"/>
      <w:marRight w:val="0"/>
      <w:marTop w:val="0"/>
      <w:marBottom w:val="0"/>
      <w:divBdr>
        <w:top w:val="none" w:sz="0" w:space="0" w:color="auto"/>
        <w:left w:val="none" w:sz="0" w:space="0" w:color="auto"/>
        <w:bottom w:val="none" w:sz="0" w:space="0" w:color="auto"/>
        <w:right w:val="none" w:sz="0" w:space="0" w:color="auto"/>
      </w:divBdr>
    </w:div>
    <w:div w:id="379864859">
      <w:bodyDiv w:val="1"/>
      <w:marLeft w:val="0"/>
      <w:marRight w:val="0"/>
      <w:marTop w:val="0"/>
      <w:marBottom w:val="0"/>
      <w:divBdr>
        <w:top w:val="none" w:sz="0" w:space="0" w:color="auto"/>
        <w:left w:val="none" w:sz="0" w:space="0" w:color="auto"/>
        <w:bottom w:val="none" w:sz="0" w:space="0" w:color="auto"/>
        <w:right w:val="none" w:sz="0" w:space="0" w:color="auto"/>
      </w:divBdr>
    </w:div>
    <w:div w:id="381446807">
      <w:bodyDiv w:val="1"/>
      <w:marLeft w:val="0"/>
      <w:marRight w:val="0"/>
      <w:marTop w:val="0"/>
      <w:marBottom w:val="0"/>
      <w:divBdr>
        <w:top w:val="none" w:sz="0" w:space="0" w:color="auto"/>
        <w:left w:val="none" w:sz="0" w:space="0" w:color="auto"/>
        <w:bottom w:val="none" w:sz="0" w:space="0" w:color="auto"/>
        <w:right w:val="none" w:sz="0" w:space="0" w:color="auto"/>
      </w:divBdr>
    </w:div>
    <w:div w:id="381907431">
      <w:bodyDiv w:val="1"/>
      <w:marLeft w:val="0"/>
      <w:marRight w:val="0"/>
      <w:marTop w:val="0"/>
      <w:marBottom w:val="0"/>
      <w:divBdr>
        <w:top w:val="none" w:sz="0" w:space="0" w:color="auto"/>
        <w:left w:val="none" w:sz="0" w:space="0" w:color="auto"/>
        <w:bottom w:val="none" w:sz="0" w:space="0" w:color="auto"/>
        <w:right w:val="none" w:sz="0" w:space="0" w:color="auto"/>
      </w:divBdr>
    </w:div>
    <w:div w:id="382337756">
      <w:bodyDiv w:val="1"/>
      <w:marLeft w:val="0"/>
      <w:marRight w:val="0"/>
      <w:marTop w:val="0"/>
      <w:marBottom w:val="0"/>
      <w:divBdr>
        <w:top w:val="none" w:sz="0" w:space="0" w:color="auto"/>
        <w:left w:val="none" w:sz="0" w:space="0" w:color="auto"/>
        <w:bottom w:val="none" w:sz="0" w:space="0" w:color="auto"/>
        <w:right w:val="none" w:sz="0" w:space="0" w:color="auto"/>
      </w:divBdr>
    </w:div>
    <w:div w:id="391852354">
      <w:bodyDiv w:val="1"/>
      <w:marLeft w:val="0"/>
      <w:marRight w:val="0"/>
      <w:marTop w:val="0"/>
      <w:marBottom w:val="0"/>
      <w:divBdr>
        <w:top w:val="none" w:sz="0" w:space="0" w:color="auto"/>
        <w:left w:val="none" w:sz="0" w:space="0" w:color="auto"/>
        <w:bottom w:val="none" w:sz="0" w:space="0" w:color="auto"/>
        <w:right w:val="none" w:sz="0" w:space="0" w:color="auto"/>
      </w:divBdr>
    </w:div>
    <w:div w:id="397439977">
      <w:bodyDiv w:val="1"/>
      <w:marLeft w:val="0"/>
      <w:marRight w:val="0"/>
      <w:marTop w:val="0"/>
      <w:marBottom w:val="0"/>
      <w:divBdr>
        <w:top w:val="none" w:sz="0" w:space="0" w:color="auto"/>
        <w:left w:val="none" w:sz="0" w:space="0" w:color="auto"/>
        <w:bottom w:val="none" w:sz="0" w:space="0" w:color="auto"/>
        <w:right w:val="none" w:sz="0" w:space="0" w:color="auto"/>
      </w:divBdr>
    </w:div>
    <w:div w:id="397632268">
      <w:bodyDiv w:val="1"/>
      <w:marLeft w:val="0"/>
      <w:marRight w:val="0"/>
      <w:marTop w:val="0"/>
      <w:marBottom w:val="0"/>
      <w:divBdr>
        <w:top w:val="none" w:sz="0" w:space="0" w:color="auto"/>
        <w:left w:val="none" w:sz="0" w:space="0" w:color="auto"/>
        <w:bottom w:val="none" w:sz="0" w:space="0" w:color="auto"/>
        <w:right w:val="none" w:sz="0" w:space="0" w:color="auto"/>
      </w:divBdr>
    </w:div>
    <w:div w:id="397871482">
      <w:bodyDiv w:val="1"/>
      <w:marLeft w:val="0"/>
      <w:marRight w:val="0"/>
      <w:marTop w:val="0"/>
      <w:marBottom w:val="0"/>
      <w:divBdr>
        <w:top w:val="none" w:sz="0" w:space="0" w:color="auto"/>
        <w:left w:val="none" w:sz="0" w:space="0" w:color="auto"/>
        <w:bottom w:val="none" w:sz="0" w:space="0" w:color="auto"/>
        <w:right w:val="none" w:sz="0" w:space="0" w:color="auto"/>
      </w:divBdr>
    </w:div>
    <w:div w:id="402263582">
      <w:bodyDiv w:val="1"/>
      <w:marLeft w:val="0"/>
      <w:marRight w:val="0"/>
      <w:marTop w:val="0"/>
      <w:marBottom w:val="0"/>
      <w:divBdr>
        <w:top w:val="none" w:sz="0" w:space="0" w:color="auto"/>
        <w:left w:val="none" w:sz="0" w:space="0" w:color="auto"/>
        <w:bottom w:val="none" w:sz="0" w:space="0" w:color="auto"/>
        <w:right w:val="none" w:sz="0" w:space="0" w:color="auto"/>
      </w:divBdr>
    </w:div>
    <w:div w:id="403072058">
      <w:bodyDiv w:val="1"/>
      <w:marLeft w:val="0"/>
      <w:marRight w:val="0"/>
      <w:marTop w:val="0"/>
      <w:marBottom w:val="0"/>
      <w:divBdr>
        <w:top w:val="none" w:sz="0" w:space="0" w:color="auto"/>
        <w:left w:val="none" w:sz="0" w:space="0" w:color="auto"/>
        <w:bottom w:val="none" w:sz="0" w:space="0" w:color="auto"/>
        <w:right w:val="none" w:sz="0" w:space="0" w:color="auto"/>
      </w:divBdr>
    </w:div>
    <w:div w:id="404105228">
      <w:bodyDiv w:val="1"/>
      <w:marLeft w:val="0"/>
      <w:marRight w:val="0"/>
      <w:marTop w:val="0"/>
      <w:marBottom w:val="0"/>
      <w:divBdr>
        <w:top w:val="none" w:sz="0" w:space="0" w:color="auto"/>
        <w:left w:val="none" w:sz="0" w:space="0" w:color="auto"/>
        <w:bottom w:val="none" w:sz="0" w:space="0" w:color="auto"/>
        <w:right w:val="none" w:sz="0" w:space="0" w:color="auto"/>
      </w:divBdr>
    </w:div>
    <w:div w:id="407115588">
      <w:bodyDiv w:val="1"/>
      <w:marLeft w:val="0"/>
      <w:marRight w:val="0"/>
      <w:marTop w:val="0"/>
      <w:marBottom w:val="0"/>
      <w:divBdr>
        <w:top w:val="none" w:sz="0" w:space="0" w:color="auto"/>
        <w:left w:val="none" w:sz="0" w:space="0" w:color="auto"/>
        <w:bottom w:val="none" w:sz="0" w:space="0" w:color="auto"/>
        <w:right w:val="none" w:sz="0" w:space="0" w:color="auto"/>
      </w:divBdr>
    </w:div>
    <w:div w:id="407772348">
      <w:bodyDiv w:val="1"/>
      <w:marLeft w:val="0"/>
      <w:marRight w:val="0"/>
      <w:marTop w:val="0"/>
      <w:marBottom w:val="0"/>
      <w:divBdr>
        <w:top w:val="none" w:sz="0" w:space="0" w:color="auto"/>
        <w:left w:val="none" w:sz="0" w:space="0" w:color="auto"/>
        <w:bottom w:val="none" w:sz="0" w:space="0" w:color="auto"/>
        <w:right w:val="none" w:sz="0" w:space="0" w:color="auto"/>
      </w:divBdr>
    </w:div>
    <w:div w:id="408159647">
      <w:bodyDiv w:val="1"/>
      <w:marLeft w:val="0"/>
      <w:marRight w:val="0"/>
      <w:marTop w:val="0"/>
      <w:marBottom w:val="0"/>
      <w:divBdr>
        <w:top w:val="none" w:sz="0" w:space="0" w:color="auto"/>
        <w:left w:val="none" w:sz="0" w:space="0" w:color="auto"/>
        <w:bottom w:val="none" w:sz="0" w:space="0" w:color="auto"/>
        <w:right w:val="none" w:sz="0" w:space="0" w:color="auto"/>
      </w:divBdr>
    </w:div>
    <w:div w:id="408506804">
      <w:bodyDiv w:val="1"/>
      <w:marLeft w:val="0"/>
      <w:marRight w:val="0"/>
      <w:marTop w:val="0"/>
      <w:marBottom w:val="0"/>
      <w:divBdr>
        <w:top w:val="none" w:sz="0" w:space="0" w:color="auto"/>
        <w:left w:val="none" w:sz="0" w:space="0" w:color="auto"/>
        <w:bottom w:val="none" w:sz="0" w:space="0" w:color="auto"/>
        <w:right w:val="none" w:sz="0" w:space="0" w:color="auto"/>
      </w:divBdr>
    </w:div>
    <w:div w:id="412508066">
      <w:bodyDiv w:val="1"/>
      <w:marLeft w:val="0"/>
      <w:marRight w:val="0"/>
      <w:marTop w:val="0"/>
      <w:marBottom w:val="0"/>
      <w:divBdr>
        <w:top w:val="none" w:sz="0" w:space="0" w:color="auto"/>
        <w:left w:val="none" w:sz="0" w:space="0" w:color="auto"/>
        <w:bottom w:val="none" w:sz="0" w:space="0" w:color="auto"/>
        <w:right w:val="none" w:sz="0" w:space="0" w:color="auto"/>
      </w:divBdr>
    </w:div>
    <w:div w:id="414937016">
      <w:bodyDiv w:val="1"/>
      <w:marLeft w:val="0"/>
      <w:marRight w:val="0"/>
      <w:marTop w:val="0"/>
      <w:marBottom w:val="0"/>
      <w:divBdr>
        <w:top w:val="none" w:sz="0" w:space="0" w:color="auto"/>
        <w:left w:val="none" w:sz="0" w:space="0" w:color="auto"/>
        <w:bottom w:val="none" w:sz="0" w:space="0" w:color="auto"/>
        <w:right w:val="none" w:sz="0" w:space="0" w:color="auto"/>
      </w:divBdr>
    </w:div>
    <w:div w:id="416055058">
      <w:bodyDiv w:val="1"/>
      <w:marLeft w:val="0"/>
      <w:marRight w:val="0"/>
      <w:marTop w:val="0"/>
      <w:marBottom w:val="0"/>
      <w:divBdr>
        <w:top w:val="none" w:sz="0" w:space="0" w:color="auto"/>
        <w:left w:val="none" w:sz="0" w:space="0" w:color="auto"/>
        <w:bottom w:val="none" w:sz="0" w:space="0" w:color="auto"/>
        <w:right w:val="none" w:sz="0" w:space="0" w:color="auto"/>
      </w:divBdr>
    </w:div>
    <w:div w:id="416512371">
      <w:bodyDiv w:val="1"/>
      <w:marLeft w:val="0"/>
      <w:marRight w:val="0"/>
      <w:marTop w:val="0"/>
      <w:marBottom w:val="0"/>
      <w:divBdr>
        <w:top w:val="none" w:sz="0" w:space="0" w:color="auto"/>
        <w:left w:val="none" w:sz="0" w:space="0" w:color="auto"/>
        <w:bottom w:val="none" w:sz="0" w:space="0" w:color="auto"/>
        <w:right w:val="none" w:sz="0" w:space="0" w:color="auto"/>
      </w:divBdr>
    </w:div>
    <w:div w:id="416709872">
      <w:bodyDiv w:val="1"/>
      <w:marLeft w:val="0"/>
      <w:marRight w:val="0"/>
      <w:marTop w:val="0"/>
      <w:marBottom w:val="0"/>
      <w:divBdr>
        <w:top w:val="none" w:sz="0" w:space="0" w:color="auto"/>
        <w:left w:val="none" w:sz="0" w:space="0" w:color="auto"/>
        <w:bottom w:val="none" w:sz="0" w:space="0" w:color="auto"/>
        <w:right w:val="none" w:sz="0" w:space="0" w:color="auto"/>
      </w:divBdr>
    </w:div>
    <w:div w:id="417215250">
      <w:bodyDiv w:val="1"/>
      <w:marLeft w:val="0"/>
      <w:marRight w:val="0"/>
      <w:marTop w:val="0"/>
      <w:marBottom w:val="0"/>
      <w:divBdr>
        <w:top w:val="none" w:sz="0" w:space="0" w:color="auto"/>
        <w:left w:val="none" w:sz="0" w:space="0" w:color="auto"/>
        <w:bottom w:val="none" w:sz="0" w:space="0" w:color="auto"/>
        <w:right w:val="none" w:sz="0" w:space="0" w:color="auto"/>
      </w:divBdr>
    </w:div>
    <w:div w:id="418411408">
      <w:bodyDiv w:val="1"/>
      <w:marLeft w:val="0"/>
      <w:marRight w:val="0"/>
      <w:marTop w:val="0"/>
      <w:marBottom w:val="0"/>
      <w:divBdr>
        <w:top w:val="none" w:sz="0" w:space="0" w:color="auto"/>
        <w:left w:val="none" w:sz="0" w:space="0" w:color="auto"/>
        <w:bottom w:val="none" w:sz="0" w:space="0" w:color="auto"/>
        <w:right w:val="none" w:sz="0" w:space="0" w:color="auto"/>
      </w:divBdr>
    </w:div>
    <w:div w:id="419107176">
      <w:bodyDiv w:val="1"/>
      <w:marLeft w:val="0"/>
      <w:marRight w:val="0"/>
      <w:marTop w:val="0"/>
      <w:marBottom w:val="0"/>
      <w:divBdr>
        <w:top w:val="none" w:sz="0" w:space="0" w:color="auto"/>
        <w:left w:val="none" w:sz="0" w:space="0" w:color="auto"/>
        <w:bottom w:val="none" w:sz="0" w:space="0" w:color="auto"/>
        <w:right w:val="none" w:sz="0" w:space="0" w:color="auto"/>
      </w:divBdr>
    </w:div>
    <w:div w:id="419253776">
      <w:bodyDiv w:val="1"/>
      <w:marLeft w:val="0"/>
      <w:marRight w:val="0"/>
      <w:marTop w:val="0"/>
      <w:marBottom w:val="0"/>
      <w:divBdr>
        <w:top w:val="none" w:sz="0" w:space="0" w:color="auto"/>
        <w:left w:val="none" w:sz="0" w:space="0" w:color="auto"/>
        <w:bottom w:val="none" w:sz="0" w:space="0" w:color="auto"/>
        <w:right w:val="none" w:sz="0" w:space="0" w:color="auto"/>
      </w:divBdr>
    </w:div>
    <w:div w:id="419327767">
      <w:bodyDiv w:val="1"/>
      <w:marLeft w:val="0"/>
      <w:marRight w:val="0"/>
      <w:marTop w:val="0"/>
      <w:marBottom w:val="0"/>
      <w:divBdr>
        <w:top w:val="none" w:sz="0" w:space="0" w:color="auto"/>
        <w:left w:val="none" w:sz="0" w:space="0" w:color="auto"/>
        <w:bottom w:val="none" w:sz="0" w:space="0" w:color="auto"/>
        <w:right w:val="none" w:sz="0" w:space="0" w:color="auto"/>
      </w:divBdr>
    </w:div>
    <w:div w:id="419643277">
      <w:bodyDiv w:val="1"/>
      <w:marLeft w:val="0"/>
      <w:marRight w:val="0"/>
      <w:marTop w:val="0"/>
      <w:marBottom w:val="0"/>
      <w:divBdr>
        <w:top w:val="none" w:sz="0" w:space="0" w:color="auto"/>
        <w:left w:val="none" w:sz="0" w:space="0" w:color="auto"/>
        <w:bottom w:val="none" w:sz="0" w:space="0" w:color="auto"/>
        <w:right w:val="none" w:sz="0" w:space="0" w:color="auto"/>
      </w:divBdr>
    </w:div>
    <w:div w:id="419644640">
      <w:bodyDiv w:val="1"/>
      <w:marLeft w:val="0"/>
      <w:marRight w:val="0"/>
      <w:marTop w:val="0"/>
      <w:marBottom w:val="0"/>
      <w:divBdr>
        <w:top w:val="none" w:sz="0" w:space="0" w:color="auto"/>
        <w:left w:val="none" w:sz="0" w:space="0" w:color="auto"/>
        <w:bottom w:val="none" w:sz="0" w:space="0" w:color="auto"/>
        <w:right w:val="none" w:sz="0" w:space="0" w:color="auto"/>
      </w:divBdr>
    </w:div>
    <w:div w:id="421147315">
      <w:bodyDiv w:val="1"/>
      <w:marLeft w:val="0"/>
      <w:marRight w:val="0"/>
      <w:marTop w:val="0"/>
      <w:marBottom w:val="0"/>
      <w:divBdr>
        <w:top w:val="none" w:sz="0" w:space="0" w:color="auto"/>
        <w:left w:val="none" w:sz="0" w:space="0" w:color="auto"/>
        <w:bottom w:val="none" w:sz="0" w:space="0" w:color="auto"/>
        <w:right w:val="none" w:sz="0" w:space="0" w:color="auto"/>
      </w:divBdr>
    </w:div>
    <w:div w:id="421924304">
      <w:bodyDiv w:val="1"/>
      <w:marLeft w:val="0"/>
      <w:marRight w:val="0"/>
      <w:marTop w:val="0"/>
      <w:marBottom w:val="0"/>
      <w:divBdr>
        <w:top w:val="none" w:sz="0" w:space="0" w:color="auto"/>
        <w:left w:val="none" w:sz="0" w:space="0" w:color="auto"/>
        <w:bottom w:val="none" w:sz="0" w:space="0" w:color="auto"/>
        <w:right w:val="none" w:sz="0" w:space="0" w:color="auto"/>
      </w:divBdr>
    </w:div>
    <w:div w:id="422189740">
      <w:bodyDiv w:val="1"/>
      <w:marLeft w:val="0"/>
      <w:marRight w:val="0"/>
      <w:marTop w:val="0"/>
      <w:marBottom w:val="0"/>
      <w:divBdr>
        <w:top w:val="none" w:sz="0" w:space="0" w:color="auto"/>
        <w:left w:val="none" w:sz="0" w:space="0" w:color="auto"/>
        <w:bottom w:val="none" w:sz="0" w:space="0" w:color="auto"/>
        <w:right w:val="none" w:sz="0" w:space="0" w:color="auto"/>
      </w:divBdr>
    </w:div>
    <w:div w:id="422383968">
      <w:bodyDiv w:val="1"/>
      <w:marLeft w:val="0"/>
      <w:marRight w:val="0"/>
      <w:marTop w:val="0"/>
      <w:marBottom w:val="0"/>
      <w:divBdr>
        <w:top w:val="none" w:sz="0" w:space="0" w:color="auto"/>
        <w:left w:val="none" w:sz="0" w:space="0" w:color="auto"/>
        <w:bottom w:val="none" w:sz="0" w:space="0" w:color="auto"/>
        <w:right w:val="none" w:sz="0" w:space="0" w:color="auto"/>
      </w:divBdr>
    </w:div>
    <w:div w:id="425002302">
      <w:bodyDiv w:val="1"/>
      <w:marLeft w:val="0"/>
      <w:marRight w:val="0"/>
      <w:marTop w:val="0"/>
      <w:marBottom w:val="0"/>
      <w:divBdr>
        <w:top w:val="none" w:sz="0" w:space="0" w:color="auto"/>
        <w:left w:val="none" w:sz="0" w:space="0" w:color="auto"/>
        <w:bottom w:val="none" w:sz="0" w:space="0" w:color="auto"/>
        <w:right w:val="none" w:sz="0" w:space="0" w:color="auto"/>
      </w:divBdr>
    </w:div>
    <w:div w:id="425732652">
      <w:bodyDiv w:val="1"/>
      <w:marLeft w:val="0"/>
      <w:marRight w:val="0"/>
      <w:marTop w:val="0"/>
      <w:marBottom w:val="0"/>
      <w:divBdr>
        <w:top w:val="none" w:sz="0" w:space="0" w:color="auto"/>
        <w:left w:val="none" w:sz="0" w:space="0" w:color="auto"/>
        <w:bottom w:val="none" w:sz="0" w:space="0" w:color="auto"/>
        <w:right w:val="none" w:sz="0" w:space="0" w:color="auto"/>
      </w:divBdr>
    </w:div>
    <w:div w:id="425854970">
      <w:bodyDiv w:val="1"/>
      <w:marLeft w:val="0"/>
      <w:marRight w:val="0"/>
      <w:marTop w:val="0"/>
      <w:marBottom w:val="0"/>
      <w:divBdr>
        <w:top w:val="none" w:sz="0" w:space="0" w:color="auto"/>
        <w:left w:val="none" w:sz="0" w:space="0" w:color="auto"/>
        <w:bottom w:val="none" w:sz="0" w:space="0" w:color="auto"/>
        <w:right w:val="none" w:sz="0" w:space="0" w:color="auto"/>
      </w:divBdr>
    </w:div>
    <w:div w:id="426384315">
      <w:bodyDiv w:val="1"/>
      <w:marLeft w:val="0"/>
      <w:marRight w:val="0"/>
      <w:marTop w:val="0"/>
      <w:marBottom w:val="0"/>
      <w:divBdr>
        <w:top w:val="none" w:sz="0" w:space="0" w:color="auto"/>
        <w:left w:val="none" w:sz="0" w:space="0" w:color="auto"/>
        <w:bottom w:val="none" w:sz="0" w:space="0" w:color="auto"/>
        <w:right w:val="none" w:sz="0" w:space="0" w:color="auto"/>
      </w:divBdr>
    </w:div>
    <w:div w:id="427234086">
      <w:bodyDiv w:val="1"/>
      <w:marLeft w:val="0"/>
      <w:marRight w:val="0"/>
      <w:marTop w:val="0"/>
      <w:marBottom w:val="0"/>
      <w:divBdr>
        <w:top w:val="none" w:sz="0" w:space="0" w:color="auto"/>
        <w:left w:val="none" w:sz="0" w:space="0" w:color="auto"/>
        <w:bottom w:val="none" w:sz="0" w:space="0" w:color="auto"/>
        <w:right w:val="none" w:sz="0" w:space="0" w:color="auto"/>
      </w:divBdr>
    </w:div>
    <w:div w:id="428739773">
      <w:bodyDiv w:val="1"/>
      <w:marLeft w:val="0"/>
      <w:marRight w:val="0"/>
      <w:marTop w:val="0"/>
      <w:marBottom w:val="0"/>
      <w:divBdr>
        <w:top w:val="none" w:sz="0" w:space="0" w:color="auto"/>
        <w:left w:val="none" w:sz="0" w:space="0" w:color="auto"/>
        <w:bottom w:val="none" w:sz="0" w:space="0" w:color="auto"/>
        <w:right w:val="none" w:sz="0" w:space="0" w:color="auto"/>
      </w:divBdr>
    </w:div>
    <w:div w:id="428820582">
      <w:bodyDiv w:val="1"/>
      <w:marLeft w:val="0"/>
      <w:marRight w:val="0"/>
      <w:marTop w:val="0"/>
      <w:marBottom w:val="0"/>
      <w:divBdr>
        <w:top w:val="none" w:sz="0" w:space="0" w:color="auto"/>
        <w:left w:val="none" w:sz="0" w:space="0" w:color="auto"/>
        <w:bottom w:val="none" w:sz="0" w:space="0" w:color="auto"/>
        <w:right w:val="none" w:sz="0" w:space="0" w:color="auto"/>
      </w:divBdr>
    </w:div>
    <w:div w:id="430010061">
      <w:bodyDiv w:val="1"/>
      <w:marLeft w:val="0"/>
      <w:marRight w:val="0"/>
      <w:marTop w:val="0"/>
      <w:marBottom w:val="0"/>
      <w:divBdr>
        <w:top w:val="none" w:sz="0" w:space="0" w:color="auto"/>
        <w:left w:val="none" w:sz="0" w:space="0" w:color="auto"/>
        <w:bottom w:val="none" w:sz="0" w:space="0" w:color="auto"/>
        <w:right w:val="none" w:sz="0" w:space="0" w:color="auto"/>
      </w:divBdr>
    </w:div>
    <w:div w:id="431556923">
      <w:bodyDiv w:val="1"/>
      <w:marLeft w:val="0"/>
      <w:marRight w:val="0"/>
      <w:marTop w:val="0"/>
      <w:marBottom w:val="0"/>
      <w:divBdr>
        <w:top w:val="none" w:sz="0" w:space="0" w:color="auto"/>
        <w:left w:val="none" w:sz="0" w:space="0" w:color="auto"/>
        <w:bottom w:val="none" w:sz="0" w:space="0" w:color="auto"/>
        <w:right w:val="none" w:sz="0" w:space="0" w:color="auto"/>
      </w:divBdr>
    </w:div>
    <w:div w:id="431704576">
      <w:bodyDiv w:val="1"/>
      <w:marLeft w:val="0"/>
      <w:marRight w:val="0"/>
      <w:marTop w:val="0"/>
      <w:marBottom w:val="0"/>
      <w:divBdr>
        <w:top w:val="none" w:sz="0" w:space="0" w:color="auto"/>
        <w:left w:val="none" w:sz="0" w:space="0" w:color="auto"/>
        <w:bottom w:val="none" w:sz="0" w:space="0" w:color="auto"/>
        <w:right w:val="none" w:sz="0" w:space="0" w:color="auto"/>
      </w:divBdr>
    </w:div>
    <w:div w:id="432747279">
      <w:bodyDiv w:val="1"/>
      <w:marLeft w:val="0"/>
      <w:marRight w:val="0"/>
      <w:marTop w:val="0"/>
      <w:marBottom w:val="0"/>
      <w:divBdr>
        <w:top w:val="none" w:sz="0" w:space="0" w:color="auto"/>
        <w:left w:val="none" w:sz="0" w:space="0" w:color="auto"/>
        <w:bottom w:val="none" w:sz="0" w:space="0" w:color="auto"/>
        <w:right w:val="none" w:sz="0" w:space="0" w:color="auto"/>
      </w:divBdr>
    </w:div>
    <w:div w:id="434373683">
      <w:bodyDiv w:val="1"/>
      <w:marLeft w:val="0"/>
      <w:marRight w:val="0"/>
      <w:marTop w:val="0"/>
      <w:marBottom w:val="0"/>
      <w:divBdr>
        <w:top w:val="none" w:sz="0" w:space="0" w:color="auto"/>
        <w:left w:val="none" w:sz="0" w:space="0" w:color="auto"/>
        <w:bottom w:val="none" w:sz="0" w:space="0" w:color="auto"/>
        <w:right w:val="none" w:sz="0" w:space="0" w:color="auto"/>
      </w:divBdr>
    </w:div>
    <w:div w:id="435367847">
      <w:bodyDiv w:val="1"/>
      <w:marLeft w:val="0"/>
      <w:marRight w:val="0"/>
      <w:marTop w:val="0"/>
      <w:marBottom w:val="0"/>
      <w:divBdr>
        <w:top w:val="none" w:sz="0" w:space="0" w:color="auto"/>
        <w:left w:val="none" w:sz="0" w:space="0" w:color="auto"/>
        <w:bottom w:val="none" w:sz="0" w:space="0" w:color="auto"/>
        <w:right w:val="none" w:sz="0" w:space="0" w:color="auto"/>
      </w:divBdr>
    </w:div>
    <w:div w:id="441850750">
      <w:bodyDiv w:val="1"/>
      <w:marLeft w:val="0"/>
      <w:marRight w:val="0"/>
      <w:marTop w:val="0"/>
      <w:marBottom w:val="0"/>
      <w:divBdr>
        <w:top w:val="none" w:sz="0" w:space="0" w:color="auto"/>
        <w:left w:val="none" w:sz="0" w:space="0" w:color="auto"/>
        <w:bottom w:val="none" w:sz="0" w:space="0" w:color="auto"/>
        <w:right w:val="none" w:sz="0" w:space="0" w:color="auto"/>
      </w:divBdr>
    </w:div>
    <w:div w:id="446004097">
      <w:bodyDiv w:val="1"/>
      <w:marLeft w:val="0"/>
      <w:marRight w:val="0"/>
      <w:marTop w:val="0"/>
      <w:marBottom w:val="0"/>
      <w:divBdr>
        <w:top w:val="none" w:sz="0" w:space="0" w:color="auto"/>
        <w:left w:val="none" w:sz="0" w:space="0" w:color="auto"/>
        <w:bottom w:val="none" w:sz="0" w:space="0" w:color="auto"/>
        <w:right w:val="none" w:sz="0" w:space="0" w:color="auto"/>
      </w:divBdr>
    </w:div>
    <w:div w:id="447820606">
      <w:bodyDiv w:val="1"/>
      <w:marLeft w:val="0"/>
      <w:marRight w:val="0"/>
      <w:marTop w:val="0"/>
      <w:marBottom w:val="0"/>
      <w:divBdr>
        <w:top w:val="none" w:sz="0" w:space="0" w:color="auto"/>
        <w:left w:val="none" w:sz="0" w:space="0" w:color="auto"/>
        <w:bottom w:val="none" w:sz="0" w:space="0" w:color="auto"/>
        <w:right w:val="none" w:sz="0" w:space="0" w:color="auto"/>
      </w:divBdr>
    </w:div>
    <w:div w:id="449318796">
      <w:bodyDiv w:val="1"/>
      <w:marLeft w:val="0"/>
      <w:marRight w:val="0"/>
      <w:marTop w:val="0"/>
      <w:marBottom w:val="0"/>
      <w:divBdr>
        <w:top w:val="none" w:sz="0" w:space="0" w:color="auto"/>
        <w:left w:val="none" w:sz="0" w:space="0" w:color="auto"/>
        <w:bottom w:val="none" w:sz="0" w:space="0" w:color="auto"/>
        <w:right w:val="none" w:sz="0" w:space="0" w:color="auto"/>
      </w:divBdr>
    </w:div>
    <w:div w:id="450368561">
      <w:bodyDiv w:val="1"/>
      <w:marLeft w:val="0"/>
      <w:marRight w:val="0"/>
      <w:marTop w:val="0"/>
      <w:marBottom w:val="0"/>
      <w:divBdr>
        <w:top w:val="none" w:sz="0" w:space="0" w:color="auto"/>
        <w:left w:val="none" w:sz="0" w:space="0" w:color="auto"/>
        <w:bottom w:val="none" w:sz="0" w:space="0" w:color="auto"/>
        <w:right w:val="none" w:sz="0" w:space="0" w:color="auto"/>
      </w:divBdr>
    </w:div>
    <w:div w:id="451217710">
      <w:bodyDiv w:val="1"/>
      <w:marLeft w:val="0"/>
      <w:marRight w:val="0"/>
      <w:marTop w:val="0"/>
      <w:marBottom w:val="0"/>
      <w:divBdr>
        <w:top w:val="none" w:sz="0" w:space="0" w:color="auto"/>
        <w:left w:val="none" w:sz="0" w:space="0" w:color="auto"/>
        <w:bottom w:val="none" w:sz="0" w:space="0" w:color="auto"/>
        <w:right w:val="none" w:sz="0" w:space="0" w:color="auto"/>
      </w:divBdr>
    </w:div>
    <w:div w:id="451443375">
      <w:bodyDiv w:val="1"/>
      <w:marLeft w:val="0"/>
      <w:marRight w:val="0"/>
      <w:marTop w:val="0"/>
      <w:marBottom w:val="0"/>
      <w:divBdr>
        <w:top w:val="none" w:sz="0" w:space="0" w:color="auto"/>
        <w:left w:val="none" w:sz="0" w:space="0" w:color="auto"/>
        <w:bottom w:val="none" w:sz="0" w:space="0" w:color="auto"/>
        <w:right w:val="none" w:sz="0" w:space="0" w:color="auto"/>
      </w:divBdr>
    </w:div>
    <w:div w:id="454370388">
      <w:bodyDiv w:val="1"/>
      <w:marLeft w:val="0"/>
      <w:marRight w:val="0"/>
      <w:marTop w:val="0"/>
      <w:marBottom w:val="0"/>
      <w:divBdr>
        <w:top w:val="none" w:sz="0" w:space="0" w:color="auto"/>
        <w:left w:val="none" w:sz="0" w:space="0" w:color="auto"/>
        <w:bottom w:val="none" w:sz="0" w:space="0" w:color="auto"/>
        <w:right w:val="none" w:sz="0" w:space="0" w:color="auto"/>
      </w:divBdr>
    </w:div>
    <w:div w:id="460539488">
      <w:bodyDiv w:val="1"/>
      <w:marLeft w:val="0"/>
      <w:marRight w:val="0"/>
      <w:marTop w:val="0"/>
      <w:marBottom w:val="0"/>
      <w:divBdr>
        <w:top w:val="none" w:sz="0" w:space="0" w:color="auto"/>
        <w:left w:val="none" w:sz="0" w:space="0" w:color="auto"/>
        <w:bottom w:val="none" w:sz="0" w:space="0" w:color="auto"/>
        <w:right w:val="none" w:sz="0" w:space="0" w:color="auto"/>
      </w:divBdr>
    </w:div>
    <w:div w:id="462189326">
      <w:bodyDiv w:val="1"/>
      <w:marLeft w:val="0"/>
      <w:marRight w:val="0"/>
      <w:marTop w:val="0"/>
      <w:marBottom w:val="0"/>
      <w:divBdr>
        <w:top w:val="none" w:sz="0" w:space="0" w:color="auto"/>
        <w:left w:val="none" w:sz="0" w:space="0" w:color="auto"/>
        <w:bottom w:val="none" w:sz="0" w:space="0" w:color="auto"/>
        <w:right w:val="none" w:sz="0" w:space="0" w:color="auto"/>
      </w:divBdr>
    </w:div>
    <w:div w:id="462820039">
      <w:bodyDiv w:val="1"/>
      <w:marLeft w:val="0"/>
      <w:marRight w:val="0"/>
      <w:marTop w:val="0"/>
      <w:marBottom w:val="0"/>
      <w:divBdr>
        <w:top w:val="none" w:sz="0" w:space="0" w:color="auto"/>
        <w:left w:val="none" w:sz="0" w:space="0" w:color="auto"/>
        <w:bottom w:val="none" w:sz="0" w:space="0" w:color="auto"/>
        <w:right w:val="none" w:sz="0" w:space="0" w:color="auto"/>
      </w:divBdr>
    </w:div>
    <w:div w:id="465198613">
      <w:bodyDiv w:val="1"/>
      <w:marLeft w:val="0"/>
      <w:marRight w:val="0"/>
      <w:marTop w:val="0"/>
      <w:marBottom w:val="0"/>
      <w:divBdr>
        <w:top w:val="none" w:sz="0" w:space="0" w:color="auto"/>
        <w:left w:val="none" w:sz="0" w:space="0" w:color="auto"/>
        <w:bottom w:val="none" w:sz="0" w:space="0" w:color="auto"/>
        <w:right w:val="none" w:sz="0" w:space="0" w:color="auto"/>
      </w:divBdr>
    </w:div>
    <w:div w:id="465240634">
      <w:bodyDiv w:val="1"/>
      <w:marLeft w:val="0"/>
      <w:marRight w:val="0"/>
      <w:marTop w:val="0"/>
      <w:marBottom w:val="0"/>
      <w:divBdr>
        <w:top w:val="none" w:sz="0" w:space="0" w:color="auto"/>
        <w:left w:val="none" w:sz="0" w:space="0" w:color="auto"/>
        <w:bottom w:val="none" w:sz="0" w:space="0" w:color="auto"/>
        <w:right w:val="none" w:sz="0" w:space="0" w:color="auto"/>
      </w:divBdr>
    </w:div>
    <w:div w:id="466047971">
      <w:bodyDiv w:val="1"/>
      <w:marLeft w:val="0"/>
      <w:marRight w:val="0"/>
      <w:marTop w:val="0"/>
      <w:marBottom w:val="0"/>
      <w:divBdr>
        <w:top w:val="none" w:sz="0" w:space="0" w:color="auto"/>
        <w:left w:val="none" w:sz="0" w:space="0" w:color="auto"/>
        <w:bottom w:val="none" w:sz="0" w:space="0" w:color="auto"/>
        <w:right w:val="none" w:sz="0" w:space="0" w:color="auto"/>
      </w:divBdr>
    </w:div>
    <w:div w:id="466124208">
      <w:bodyDiv w:val="1"/>
      <w:marLeft w:val="0"/>
      <w:marRight w:val="0"/>
      <w:marTop w:val="0"/>
      <w:marBottom w:val="0"/>
      <w:divBdr>
        <w:top w:val="none" w:sz="0" w:space="0" w:color="auto"/>
        <w:left w:val="none" w:sz="0" w:space="0" w:color="auto"/>
        <w:bottom w:val="none" w:sz="0" w:space="0" w:color="auto"/>
        <w:right w:val="none" w:sz="0" w:space="0" w:color="auto"/>
      </w:divBdr>
    </w:div>
    <w:div w:id="470095930">
      <w:bodyDiv w:val="1"/>
      <w:marLeft w:val="0"/>
      <w:marRight w:val="0"/>
      <w:marTop w:val="0"/>
      <w:marBottom w:val="0"/>
      <w:divBdr>
        <w:top w:val="none" w:sz="0" w:space="0" w:color="auto"/>
        <w:left w:val="none" w:sz="0" w:space="0" w:color="auto"/>
        <w:bottom w:val="none" w:sz="0" w:space="0" w:color="auto"/>
        <w:right w:val="none" w:sz="0" w:space="0" w:color="auto"/>
      </w:divBdr>
    </w:div>
    <w:div w:id="471483614">
      <w:bodyDiv w:val="1"/>
      <w:marLeft w:val="0"/>
      <w:marRight w:val="0"/>
      <w:marTop w:val="0"/>
      <w:marBottom w:val="0"/>
      <w:divBdr>
        <w:top w:val="none" w:sz="0" w:space="0" w:color="auto"/>
        <w:left w:val="none" w:sz="0" w:space="0" w:color="auto"/>
        <w:bottom w:val="none" w:sz="0" w:space="0" w:color="auto"/>
        <w:right w:val="none" w:sz="0" w:space="0" w:color="auto"/>
      </w:divBdr>
    </w:div>
    <w:div w:id="471484276">
      <w:bodyDiv w:val="1"/>
      <w:marLeft w:val="0"/>
      <w:marRight w:val="0"/>
      <w:marTop w:val="0"/>
      <w:marBottom w:val="0"/>
      <w:divBdr>
        <w:top w:val="none" w:sz="0" w:space="0" w:color="auto"/>
        <w:left w:val="none" w:sz="0" w:space="0" w:color="auto"/>
        <w:bottom w:val="none" w:sz="0" w:space="0" w:color="auto"/>
        <w:right w:val="none" w:sz="0" w:space="0" w:color="auto"/>
      </w:divBdr>
    </w:div>
    <w:div w:id="475223408">
      <w:bodyDiv w:val="1"/>
      <w:marLeft w:val="0"/>
      <w:marRight w:val="0"/>
      <w:marTop w:val="0"/>
      <w:marBottom w:val="0"/>
      <w:divBdr>
        <w:top w:val="none" w:sz="0" w:space="0" w:color="auto"/>
        <w:left w:val="none" w:sz="0" w:space="0" w:color="auto"/>
        <w:bottom w:val="none" w:sz="0" w:space="0" w:color="auto"/>
        <w:right w:val="none" w:sz="0" w:space="0" w:color="auto"/>
      </w:divBdr>
    </w:div>
    <w:div w:id="481309771">
      <w:bodyDiv w:val="1"/>
      <w:marLeft w:val="0"/>
      <w:marRight w:val="0"/>
      <w:marTop w:val="0"/>
      <w:marBottom w:val="0"/>
      <w:divBdr>
        <w:top w:val="none" w:sz="0" w:space="0" w:color="auto"/>
        <w:left w:val="none" w:sz="0" w:space="0" w:color="auto"/>
        <w:bottom w:val="none" w:sz="0" w:space="0" w:color="auto"/>
        <w:right w:val="none" w:sz="0" w:space="0" w:color="auto"/>
      </w:divBdr>
    </w:div>
    <w:div w:id="482233828">
      <w:bodyDiv w:val="1"/>
      <w:marLeft w:val="0"/>
      <w:marRight w:val="0"/>
      <w:marTop w:val="0"/>
      <w:marBottom w:val="0"/>
      <w:divBdr>
        <w:top w:val="none" w:sz="0" w:space="0" w:color="auto"/>
        <w:left w:val="none" w:sz="0" w:space="0" w:color="auto"/>
        <w:bottom w:val="none" w:sz="0" w:space="0" w:color="auto"/>
        <w:right w:val="none" w:sz="0" w:space="0" w:color="auto"/>
      </w:divBdr>
    </w:div>
    <w:div w:id="483546363">
      <w:bodyDiv w:val="1"/>
      <w:marLeft w:val="0"/>
      <w:marRight w:val="0"/>
      <w:marTop w:val="0"/>
      <w:marBottom w:val="0"/>
      <w:divBdr>
        <w:top w:val="none" w:sz="0" w:space="0" w:color="auto"/>
        <w:left w:val="none" w:sz="0" w:space="0" w:color="auto"/>
        <w:bottom w:val="none" w:sz="0" w:space="0" w:color="auto"/>
        <w:right w:val="none" w:sz="0" w:space="0" w:color="auto"/>
      </w:divBdr>
    </w:div>
    <w:div w:id="489440538">
      <w:bodyDiv w:val="1"/>
      <w:marLeft w:val="0"/>
      <w:marRight w:val="0"/>
      <w:marTop w:val="0"/>
      <w:marBottom w:val="0"/>
      <w:divBdr>
        <w:top w:val="none" w:sz="0" w:space="0" w:color="auto"/>
        <w:left w:val="none" w:sz="0" w:space="0" w:color="auto"/>
        <w:bottom w:val="none" w:sz="0" w:space="0" w:color="auto"/>
        <w:right w:val="none" w:sz="0" w:space="0" w:color="auto"/>
      </w:divBdr>
    </w:div>
    <w:div w:id="491222669">
      <w:bodyDiv w:val="1"/>
      <w:marLeft w:val="0"/>
      <w:marRight w:val="0"/>
      <w:marTop w:val="0"/>
      <w:marBottom w:val="0"/>
      <w:divBdr>
        <w:top w:val="none" w:sz="0" w:space="0" w:color="auto"/>
        <w:left w:val="none" w:sz="0" w:space="0" w:color="auto"/>
        <w:bottom w:val="none" w:sz="0" w:space="0" w:color="auto"/>
        <w:right w:val="none" w:sz="0" w:space="0" w:color="auto"/>
      </w:divBdr>
    </w:div>
    <w:div w:id="494418215">
      <w:bodyDiv w:val="1"/>
      <w:marLeft w:val="0"/>
      <w:marRight w:val="0"/>
      <w:marTop w:val="0"/>
      <w:marBottom w:val="0"/>
      <w:divBdr>
        <w:top w:val="none" w:sz="0" w:space="0" w:color="auto"/>
        <w:left w:val="none" w:sz="0" w:space="0" w:color="auto"/>
        <w:bottom w:val="none" w:sz="0" w:space="0" w:color="auto"/>
        <w:right w:val="none" w:sz="0" w:space="0" w:color="auto"/>
      </w:divBdr>
    </w:div>
    <w:div w:id="494759144">
      <w:bodyDiv w:val="1"/>
      <w:marLeft w:val="0"/>
      <w:marRight w:val="0"/>
      <w:marTop w:val="0"/>
      <w:marBottom w:val="0"/>
      <w:divBdr>
        <w:top w:val="none" w:sz="0" w:space="0" w:color="auto"/>
        <w:left w:val="none" w:sz="0" w:space="0" w:color="auto"/>
        <w:bottom w:val="none" w:sz="0" w:space="0" w:color="auto"/>
        <w:right w:val="none" w:sz="0" w:space="0" w:color="auto"/>
      </w:divBdr>
    </w:div>
    <w:div w:id="495389991">
      <w:bodyDiv w:val="1"/>
      <w:marLeft w:val="0"/>
      <w:marRight w:val="0"/>
      <w:marTop w:val="0"/>
      <w:marBottom w:val="0"/>
      <w:divBdr>
        <w:top w:val="none" w:sz="0" w:space="0" w:color="auto"/>
        <w:left w:val="none" w:sz="0" w:space="0" w:color="auto"/>
        <w:bottom w:val="none" w:sz="0" w:space="0" w:color="auto"/>
        <w:right w:val="none" w:sz="0" w:space="0" w:color="auto"/>
      </w:divBdr>
    </w:div>
    <w:div w:id="497380651">
      <w:bodyDiv w:val="1"/>
      <w:marLeft w:val="0"/>
      <w:marRight w:val="0"/>
      <w:marTop w:val="0"/>
      <w:marBottom w:val="0"/>
      <w:divBdr>
        <w:top w:val="none" w:sz="0" w:space="0" w:color="auto"/>
        <w:left w:val="none" w:sz="0" w:space="0" w:color="auto"/>
        <w:bottom w:val="none" w:sz="0" w:space="0" w:color="auto"/>
        <w:right w:val="none" w:sz="0" w:space="0" w:color="auto"/>
      </w:divBdr>
    </w:div>
    <w:div w:id="502672960">
      <w:bodyDiv w:val="1"/>
      <w:marLeft w:val="0"/>
      <w:marRight w:val="0"/>
      <w:marTop w:val="0"/>
      <w:marBottom w:val="0"/>
      <w:divBdr>
        <w:top w:val="none" w:sz="0" w:space="0" w:color="auto"/>
        <w:left w:val="none" w:sz="0" w:space="0" w:color="auto"/>
        <w:bottom w:val="none" w:sz="0" w:space="0" w:color="auto"/>
        <w:right w:val="none" w:sz="0" w:space="0" w:color="auto"/>
      </w:divBdr>
    </w:div>
    <w:div w:id="504319788">
      <w:bodyDiv w:val="1"/>
      <w:marLeft w:val="0"/>
      <w:marRight w:val="0"/>
      <w:marTop w:val="0"/>
      <w:marBottom w:val="0"/>
      <w:divBdr>
        <w:top w:val="none" w:sz="0" w:space="0" w:color="auto"/>
        <w:left w:val="none" w:sz="0" w:space="0" w:color="auto"/>
        <w:bottom w:val="none" w:sz="0" w:space="0" w:color="auto"/>
        <w:right w:val="none" w:sz="0" w:space="0" w:color="auto"/>
      </w:divBdr>
    </w:div>
    <w:div w:id="505829760">
      <w:bodyDiv w:val="1"/>
      <w:marLeft w:val="0"/>
      <w:marRight w:val="0"/>
      <w:marTop w:val="0"/>
      <w:marBottom w:val="0"/>
      <w:divBdr>
        <w:top w:val="none" w:sz="0" w:space="0" w:color="auto"/>
        <w:left w:val="none" w:sz="0" w:space="0" w:color="auto"/>
        <w:bottom w:val="none" w:sz="0" w:space="0" w:color="auto"/>
        <w:right w:val="none" w:sz="0" w:space="0" w:color="auto"/>
      </w:divBdr>
    </w:div>
    <w:div w:id="508833879">
      <w:bodyDiv w:val="1"/>
      <w:marLeft w:val="0"/>
      <w:marRight w:val="0"/>
      <w:marTop w:val="0"/>
      <w:marBottom w:val="0"/>
      <w:divBdr>
        <w:top w:val="none" w:sz="0" w:space="0" w:color="auto"/>
        <w:left w:val="none" w:sz="0" w:space="0" w:color="auto"/>
        <w:bottom w:val="none" w:sz="0" w:space="0" w:color="auto"/>
        <w:right w:val="none" w:sz="0" w:space="0" w:color="auto"/>
      </w:divBdr>
    </w:div>
    <w:div w:id="510921801">
      <w:bodyDiv w:val="1"/>
      <w:marLeft w:val="0"/>
      <w:marRight w:val="0"/>
      <w:marTop w:val="0"/>
      <w:marBottom w:val="0"/>
      <w:divBdr>
        <w:top w:val="none" w:sz="0" w:space="0" w:color="auto"/>
        <w:left w:val="none" w:sz="0" w:space="0" w:color="auto"/>
        <w:bottom w:val="none" w:sz="0" w:space="0" w:color="auto"/>
        <w:right w:val="none" w:sz="0" w:space="0" w:color="auto"/>
      </w:divBdr>
    </w:div>
    <w:div w:id="512106681">
      <w:bodyDiv w:val="1"/>
      <w:marLeft w:val="0"/>
      <w:marRight w:val="0"/>
      <w:marTop w:val="0"/>
      <w:marBottom w:val="0"/>
      <w:divBdr>
        <w:top w:val="none" w:sz="0" w:space="0" w:color="auto"/>
        <w:left w:val="none" w:sz="0" w:space="0" w:color="auto"/>
        <w:bottom w:val="none" w:sz="0" w:space="0" w:color="auto"/>
        <w:right w:val="none" w:sz="0" w:space="0" w:color="auto"/>
      </w:divBdr>
    </w:div>
    <w:div w:id="513374283">
      <w:bodyDiv w:val="1"/>
      <w:marLeft w:val="0"/>
      <w:marRight w:val="0"/>
      <w:marTop w:val="0"/>
      <w:marBottom w:val="0"/>
      <w:divBdr>
        <w:top w:val="none" w:sz="0" w:space="0" w:color="auto"/>
        <w:left w:val="none" w:sz="0" w:space="0" w:color="auto"/>
        <w:bottom w:val="none" w:sz="0" w:space="0" w:color="auto"/>
        <w:right w:val="none" w:sz="0" w:space="0" w:color="auto"/>
      </w:divBdr>
    </w:div>
    <w:div w:id="513958633">
      <w:bodyDiv w:val="1"/>
      <w:marLeft w:val="0"/>
      <w:marRight w:val="0"/>
      <w:marTop w:val="0"/>
      <w:marBottom w:val="0"/>
      <w:divBdr>
        <w:top w:val="none" w:sz="0" w:space="0" w:color="auto"/>
        <w:left w:val="none" w:sz="0" w:space="0" w:color="auto"/>
        <w:bottom w:val="none" w:sz="0" w:space="0" w:color="auto"/>
        <w:right w:val="none" w:sz="0" w:space="0" w:color="auto"/>
      </w:divBdr>
    </w:div>
    <w:div w:id="514346771">
      <w:bodyDiv w:val="1"/>
      <w:marLeft w:val="0"/>
      <w:marRight w:val="0"/>
      <w:marTop w:val="0"/>
      <w:marBottom w:val="0"/>
      <w:divBdr>
        <w:top w:val="none" w:sz="0" w:space="0" w:color="auto"/>
        <w:left w:val="none" w:sz="0" w:space="0" w:color="auto"/>
        <w:bottom w:val="none" w:sz="0" w:space="0" w:color="auto"/>
        <w:right w:val="none" w:sz="0" w:space="0" w:color="auto"/>
      </w:divBdr>
    </w:div>
    <w:div w:id="515651839">
      <w:bodyDiv w:val="1"/>
      <w:marLeft w:val="0"/>
      <w:marRight w:val="0"/>
      <w:marTop w:val="0"/>
      <w:marBottom w:val="0"/>
      <w:divBdr>
        <w:top w:val="none" w:sz="0" w:space="0" w:color="auto"/>
        <w:left w:val="none" w:sz="0" w:space="0" w:color="auto"/>
        <w:bottom w:val="none" w:sz="0" w:space="0" w:color="auto"/>
        <w:right w:val="none" w:sz="0" w:space="0" w:color="auto"/>
      </w:divBdr>
    </w:div>
    <w:div w:id="516508866">
      <w:bodyDiv w:val="1"/>
      <w:marLeft w:val="0"/>
      <w:marRight w:val="0"/>
      <w:marTop w:val="0"/>
      <w:marBottom w:val="0"/>
      <w:divBdr>
        <w:top w:val="none" w:sz="0" w:space="0" w:color="auto"/>
        <w:left w:val="none" w:sz="0" w:space="0" w:color="auto"/>
        <w:bottom w:val="none" w:sz="0" w:space="0" w:color="auto"/>
        <w:right w:val="none" w:sz="0" w:space="0" w:color="auto"/>
      </w:divBdr>
    </w:div>
    <w:div w:id="517735442">
      <w:bodyDiv w:val="1"/>
      <w:marLeft w:val="0"/>
      <w:marRight w:val="0"/>
      <w:marTop w:val="0"/>
      <w:marBottom w:val="0"/>
      <w:divBdr>
        <w:top w:val="none" w:sz="0" w:space="0" w:color="auto"/>
        <w:left w:val="none" w:sz="0" w:space="0" w:color="auto"/>
        <w:bottom w:val="none" w:sz="0" w:space="0" w:color="auto"/>
        <w:right w:val="none" w:sz="0" w:space="0" w:color="auto"/>
      </w:divBdr>
    </w:div>
    <w:div w:id="519049891">
      <w:bodyDiv w:val="1"/>
      <w:marLeft w:val="0"/>
      <w:marRight w:val="0"/>
      <w:marTop w:val="0"/>
      <w:marBottom w:val="0"/>
      <w:divBdr>
        <w:top w:val="none" w:sz="0" w:space="0" w:color="auto"/>
        <w:left w:val="none" w:sz="0" w:space="0" w:color="auto"/>
        <w:bottom w:val="none" w:sz="0" w:space="0" w:color="auto"/>
        <w:right w:val="none" w:sz="0" w:space="0" w:color="auto"/>
      </w:divBdr>
    </w:div>
    <w:div w:id="519121751">
      <w:bodyDiv w:val="1"/>
      <w:marLeft w:val="0"/>
      <w:marRight w:val="0"/>
      <w:marTop w:val="0"/>
      <w:marBottom w:val="0"/>
      <w:divBdr>
        <w:top w:val="none" w:sz="0" w:space="0" w:color="auto"/>
        <w:left w:val="none" w:sz="0" w:space="0" w:color="auto"/>
        <w:bottom w:val="none" w:sz="0" w:space="0" w:color="auto"/>
        <w:right w:val="none" w:sz="0" w:space="0" w:color="auto"/>
      </w:divBdr>
    </w:div>
    <w:div w:id="519398612">
      <w:bodyDiv w:val="1"/>
      <w:marLeft w:val="0"/>
      <w:marRight w:val="0"/>
      <w:marTop w:val="0"/>
      <w:marBottom w:val="0"/>
      <w:divBdr>
        <w:top w:val="none" w:sz="0" w:space="0" w:color="auto"/>
        <w:left w:val="none" w:sz="0" w:space="0" w:color="auto"/>
        <w:bottom w:val="none" w:sz="0" w:space="0" w:color="auto"/>
        <w:right w:val="none" w:sz="0" w:space="0" w:color="auto"/>
      </w:divBdr>
    </w:div>
    <w:div w:id="519902536">
      <w:bodyDiv w:val="1"/>
      <w:marLeft w:val="0"/>
      <w:marRight w:val="0"/>
      <w:marTop w:val="0"/>
      <w:marBottom w:val="0"/>
      <w:divBdr>
        <w:top w:val="none" w:sz="0" w:space="0" w:color="auto"/>
        <w:left w:val="none" w:sz="0" w:space="0" w:color="auto"/>
        <w:bottom w:val="none" w:sz="0" w:space="0" w:color="auto"/>
        <w:right w:val="none" w:sz="0" w:space="0" w:color="auto"/>
      </w:divBdr>
    </w:div>
    <w:div w:id="520554906">
      <w:bodyDiv w:val="1"/>
      <w:marLeft w:val="0"/>
      <w:marRight w:val="0"/>
      <w:marTop w:val="0"/>
      <w:marBottom w:val="0"/>
      <w:divBdr>
        <w:top w:val="none" w:sz="0" w:space="0" w:color="auto"/>
        <w:left w:val="none" w:sz="0" w:space="0" w:color="auto"/>
        <w:bottom w:val="none" w:sz="0" w:space="0" w:color="auto"/>
        <w:right w:val="none" w:sz="0" w:space="0" w:color="auto"/>
      </w:divBdr>
    </w:div>
    <w:div w:id="521671127">
      <w:bodyDiv w:val="1"/>
      <w:marLeft w:val="0"/>
      <w:marRight w:val="0"/>
      <w:marTop w:val="0"/>
      <w:marBottom w:val="0"/>
      <w:divBdr>
        <w:top w:val="none" w:sz="0" w:space="0" w:color="auto"/>
        <w:left w:val="none" w:sz="0" w:space="0" w:color="auto"/>
        <w:bottom w:val="none" w:sz="0" w:space="0" w:color="auto"/>
        <w:right w:val="none" w:sz="0" w:space="0" w:color="auto"/>
      </w:divBdr>
    </w:div>
    <w:div w:id="522285532">
      <w:bodyDiv w:val="1"/>
      <w:marLeft w:val="0"/>
      <w:marRight w:val="0"/>
      <w:marTop w:val="0"/>
      <w:marBottom w:val="0"/>
      <w:divBdr>
        <w:top w:val="none" w:sz="0" w:space="0" w:color="auto"/>
        <w:left w:val="none" w:sz="0" w:space="0" w:color="auto"/>
        <w:bottom w:val="none" w:sz="0" w:space="0" w:color="auto"/>
        <w:right w:val="none" w:sz="0" w:space="0" w:color="auto"/>
      </w:divBdr>
    </w:div>
    <w:div w:id="523834914">
      <w:bodyDiv w:val="1"/>
      <w:marLeft w:val="0"/>
      <w:marRight w:val="0"/>
      <w:marTop w:val="0"/>
      <w:marBottom w:val="0"/>
      <w:divBdr>
        <w:top w:val="none" w:sz="0" w:space="0" w:color="auto"/>
        <w:left w:val="none" w:sz="0" w:space="0" w:color="auto"/>
        <w:bottom w:val="none" w:sz="0" w:space="0" w:color="auto"/>
        <w:right w:val="none" w:sz="0" w:space="0" w:color="auto"/>
      </w:divBdr>
    </w:div>
    <w:div w:id="524635593">
      <w:bodyDiv w:val="1"/>
      <w:marLeft w:val="0"/>
      <w:marRight w:val="0"/>
      <w:marTop w:val="0"/>
      <w:marBottom w:val="0"/>
      <w:divBdr>
        <w:top w:val="none" w:sz="0" w:space="0" w:color="auto"/>
        <w:left w:val="none" w:sz="0" w:space="0" w:color="auto"/>
        <w:bottom w:val="none" w:sz="0" w:space="0" w:color="auto"/>
        <w:right w:val="none" w:sz="0" w:space="0" w:color="auto"/>
      </w:divBdr>
    </w:div>
    <w:div w:id="525102071">
      <w:bodyDiv w:val="1"/>
      <w:marLeft w:val="0"/>
      <w:marRight w:val="0"/>
      <w:marTop w:val="0"/>
      <w:marBottom w:val="0"/>
      <w:divBdr>
        <w:top w:val="none" w:sz="0" w:space="0" w:color="auto"/>
        <w:left w:val="none" w:sz="0" w:space="0" w:color="auto"/>
        <w:bottom w:val="none" w:sz="0" w:space="0" w:color="auto"/>
        <w:right w:val="none" w:sz="0" w:space="0" w:color="auto"/>
      </w:divBdr>
    </w:div>
    <w:div w:id="528758742">
      <w:bodyDiv w:val="1"/>
      <w:marLeft w:val="0"/>
      <w:marRight w:val="0"/>
      <w:marTop w:val="0"/>
      <w:marBottom w:val="0"/>
      <w:divBdr>
        <w:top w:val="none" w:sz="0" w:space="0" w:color="auto"/>
        <w:left w:val="none" w:sz="0" w:space="0" w:color="auto"/>
        <w:bottom w:val="none" w:sz="0" w:space="0" w:color="auto"/>
        <w:right w:val="none" w:sz="0" w:space="0" w:color="auto"/>
      </w:divBdr>
    </w:div>
    <w:div w:id="533615795">
      <w:bodyDiv w:val="1"/>
      <w:marLeft w:val="0"/>
      <w:marRight w:val="0"/>
      <w:marTop w:val="0"/>
      <w:marBottom w:val="0"/>
      <w:divBdr>
        <w:top w:val="none" w:sz="0" w:space="0" w:color="auto"/>
        <w:left w:val="none" w:sz="0" w:space="0" w:color="auto"/>
        <w:bottom w:val="none" w:sz="0" w:space="0" w:color="auto"/>
        <w:right w:val="none" w:sz="0" w:space="0" w:color="auto"/>
      </w:divBdr>
    </w:div>
    <w:div w:id="534853270">
      <w:bodyDiv w:val="1"/>
      <w:marLeft w:val="0"/>
      <w:marRight w:val="0"/>
      <w:marTop w:val="0"/>
      <w:marBottom w:val="0"/>
      <w:divBdr>
        <w:top w:val="none" w:sz="0" w:space="0" w:color="auto"/>
        <w:left w:val="none" w:sz="0" w:space="0" w:color="auto"/>
        <w:bottom w:val="none" w:sz="0" w:space="0" w:color="auto"/>
        <w:right w:val="none" w:sz="0" w:space="0" w:color="auto"/>
      </w:divBdr>
    </w:div>
    <w:div w:id="535822766">
      <w:bodyDiv w:val="1"/>
      <w:marLeft w:val="0"/>
      <w:marRight w:val="0"/>
      <w:marTop w:val="0"/>
      <w:marBottom w:val="0"/>
      <w:divBdr>
        <w:top w:val="none" w:sz="0" w:space="0" w:color="auto"/>
        <w:left w:val="none" w:sz="0" w:space="0" w:color="auto"/>
        <w:bottom w:val="none" w:sz="0" w:space="0" w:color="auto"/>
        <w:right w:val="none" w:sz="0" w:space="0" w:color="auto"/>
      </w:divBdr>
    </w:div>
    <w:div w:id="536241097">
      <w:bodyDiv w:val="1"/>
      <w:marLeft w:val="0"/>
      <w:marRight w:val="0"/>
      <w:marTop w:val="0"/>
      <w:marBottom w:val="0"/>
      <w:divBdr>
        <w:top w:val="none" w:sz="0" w:space="0" w:color="auto"/>
        <w:left w:val="none" w:sz="0" w:space="0" w:color="auto"/>
        <w:bottom w:val="none" w:sz="0" w:space="0" w:color="auto"/>
        <w:right w:val="none" w:sz="0" w:space="0" w:color="auto"/>
      </w:divBdr>
    </w:div>
    <w:div w:id="536815626">
      <w:bodyDiv w:val="1"/>
      <w:marLeft w:val="0"/>
      <w:marRight w:val="0"/>
      <w:marTop w:val="0"/>
      <w:marBottom w:val="0"/>
      <w:divBdr>
        <w:top w:val="none" w:sz="0" w:space="0" w:color="auto"/>
        <w:left w:val="none" w:sz="0" w:space="0" w:color="auto"/>
        <w:bottom w:val="none" w:sz="0" w:space="0" w:color="auto"/>
        <w:right w:val="none" w:sz="0" w:space="0" w:color="auto"/>
      </w:divBdr>
    </w:div>
    <w:div w:id="537355476">
      <w:bodyDiv w:val="1"/>
      <w:marLeft w:val="0"/>
      <w:marRight w:val="0"/>
      <w:marTop w:val="0"/>
      <w:marBottom w:val="0"/>
      <w:divBdr>
        <w:top w:val="none" w:sz="0" w:space="0" w:color="auto"/>
        <w:left w:val="none" w:sz="0" w:space="0" w:color="auto"/>
        <w:bottom w:val="none" w:sz="0" w:space="0" w:color="auto"/>
        <w:right w:val="none" w:sz="0" w:space="0" w:color="auto"/>
      </w:divBdr>
    </w:div>
    <w:div w:id="537471371">
      <w:bodyDiv w:val="1"/>
      <w:marLeft w:val="0"/>
      <w:marRight w:val="0"/>
      <w:marTop w:val="0"/>
      <w:marBottom w:val="0"/>
      <w:divBdr>
        <w:top w:val="none" w:sz="0" w:space="0" w:color="auto"/>
        <w:left w:val="none" w:sz="0" w:space="0" w:color="auto"/>
        <w:bottom w:val="none" w:sz="0" w:space="0" w:color="auto"/>
        <w:right w:val="none" w:sz="0" w:space="0" w:color="auto"/>
      </w:divBdr>
    </w:div>
    <w:div w:id="539434739">
      <w:bodyDiv w:val="1"/>
      <w:marLeft w:val="0"/>
      <w:marRight w:val="0"/>
      <w:marTop w:val="0"/>
      <w:marBottom w:val="0"/>
      <w:divBdr>
        <w:top w:val="none" w:sz="0" w:space="0" w:color="auto"/>
        <w:left w:val="none" w:sz="0" w:space="0" w:color="auto"/>
        <w:bottom w:val="none" w:sz="0" w:space="0" w:color="auto"/>
        <w:right w:val="none" w:sz="0" w:space="0" w:color="auto"/>
      </w:divBdr>
    </w:div>
    <w:div w:id="542332967">
      <w:bodyDiv w:val="1"/>
      <w:marLeft w:val="0"/>
      <w:marRight w:val="0"/>
      <w:marTop w:val="0"/>
      <w:marBottom w:val="0"/>
      <w:divBdr>
        <w:top w:val="none" w:sz="0" w:space="0" w:color="auto"/>
        <w:left w:val="none" w:sz="0" w:space="0" w:color="auto"/>
        <w:bottom w:val="none" w:sz="0" w:space="0" w:color="auto"/>
        <w:right w:val="none" w:sz="0" w:space="0" w:color="auto"/>
      </w:divBdr>
    </w:div>
    <w:div w:id="542404051">
      <w:bodyDiv w:val="1"/>
      <w:marLeft w:val="0"/>
      <w:marRight w:val="0"/>
      <w:marTop w:val="0"/>
      <w:marBottom w:val="0"/>
      <w:divBdr>
        <w:top w:val="none" w:sz="0" w:space="0" w:color="auto"/>
        <w:left w:val="none" w:sz="0" w:space="0" w:color="auto"/>
        <w:bottom w:val="none" w:sz="0" w:space="0" w:color="auto"/>
        <w:right w:val="none" w:sz="0" w:space="0" w:color="auto"/>
      </w:divBdr>
    </w:div>
    <w:div w:id="542448435">
      <w:bodyDiv w:val="1"/>
      <w:marLeft w:val="0"/>
      <w:marRight w:val="0"/>
      <w:marTop w:val="0"/>
      <w:marBottom w:val="0"/>
      <w:divBdr>
        <w:top w:val="none" w:sz="0" w:space="0" w:color="auto"/>
        <w:left w:val="none" w:sz="0" w:space="0" w:color="auto"/>
        <w:bottom w:val="none" w:sz="0" w:space="0" w:color="auto"/>
        <w:right w:val="none" w:sz="0" w:space="0" w:color="auto"/>
      </w:divBdr>
    </w:div>
    <w:div w:id="542865427">
      <w:bodyDiv w:val="1"/>
      <w:marLeft w:val="0"/>
      <w:marRight w:val="0"/>
      <w:marTop w:val="0"/>
      <w:marBottom w:val="0"/>
      <w:divBdr>
        <w:top w:val="none" w:sz="0" w:space="0" w:color="auto"/>
        <w:left w:val="none" w:sz="0" w:space="0" w:color="auto"/>
        <w:bottom w:val="none" w:sz="0" w:space="0" w:color="auto"/>
        <w:right w:val="none" w:sz="0" w:space="0" w:color="auto"/>
      </w:divBdr>
    </w:div>
    <w:div w:id="548811048">
      <w:bodyDiv w:val="1"/>
      <w:marLeft w:val="0"/>
      <w:marRight w:val="0"/>
      <w:marTop w:val="0"/>
      <w:marBottom w:val="0"/>
      <w:divBdr>
        <w:top w:val="none" w:sz="0" w:space="0" w:color="auto"/>
        <w:left w:val="none" w:sz="0" w:space="0" w:color="auto"/>
        <w:bottom w:val="none" w:sz="0" w:space="0" w:color="auto"/>
        <w:right w:val="none" w:sz="0" w:space="0" w:color="auto"/>
      </w:divBdr>
    </w:div>
    <w:div w:id="549458217">
      <w:bodyDiv w:val="1"/>
      <w:marLeft w:val="0"/>
      <w:marRight w:val="0"/>
      <w:marTop w:val="0"/>
      <w:marBottom w:val="0"/>
      <w:divBdr>
        <w:top w:val="none" w:sz="0" w:space="0" w:color="auto"/>
        <w:left w:val="none" w:sz="0" w:space="0" w:color="auto"/>
        <w:bottom w:val="none" w:sz="0" w:space="0" w:color="auto"/>
        <w:right w:val="none" w:sz="0" w:space="0" w:color="auto"/>
      </w:divBdr>
    </w:div>
    <w:div w:id="549801571">
      <w:bodyDiv w:val="1"/>
      <w:marLeft w:val="0"/>
      <w:marRight w:val="0"/>
      <w:marTop w:val="0"/>
      <w:marBottom w:val="0"/>
      <w:divBdr>
        <w:top w:val="none" w:sz="0" w:space="0" w:color="auto"/>
        <w:left w:val="none" w:sz="0" w:space="0" w:color="auto"/>
        <w:bottom w:val="none" w:sz="0" w:space="0" w:color="auto"/>
        <w:right w:val="none" w:sz="0" w:space="0" w:color="auto"/>
      </w:divBdr>
    </w:div>
    <w:div w:id="550961825">
      <w:bodyDiv w:val="1"/>
      <w:marLeft w:val="0"/>
      <w:marRight w:val="0"/>
      <w:marTop w:val="0"/>
      <w:marBottom w:val="0"/>
      <w:divBdr>
        <w:top w:val="none" w:sz="0" w:space="0" w:color="auto"/>
        <w:left w:val="none" w:sz="0" w:space="0" w:color="auto"/>
        <w:bottom w:val="none" w:sz="0" w:space="0" w:color="auto"/>
        <w:right w:val="none" w:sz="0" w:space="0" w:color="auto"/>
      </w:divBdr>
    </w:div>
    <w:div w:id="551425116">
      <w:bodyDiv w:val="1"/>
      <w:marLeft w:val="0"/>
      <w:marRight w:val="0"/>
      <w:marTop w:val="0"/>
      <w:marBottom w:val="0"/>
      <w:divBdr>
        <w:top w:val="none" w:sz="0" w:space="0" w:color="auto"/>
        <w:left w:val="none" w:sz="0" w:space="0" w:color="auto"/>
        <w:bottom w:val="none" w:sz="0" w:space="0" w:color="auto"/>
        <w:right w:val="none" w:sz="0" w:space="0" w:color="auto"/>
      </w:divBdr>
    </w:div>
    <w:div w:id="552079839">
      <w:bodyDiv w:val="1"/>
      <w:marLeft w:val="0"/>
      <w:marRight w:val="0"/>
      <w:marTop w:val="0"/>
      <w:marBottom w:val="0"/>
      <w:divBdr>
        <w:top w:val="none" w:sz="0" w:space="0" w:color="auto"/>
        <w:left w:val="none" w:sz="0" w:space="0" w:color="auto"/>
        <w:bottom w:val="none" w:sz="0" w:space="0" w:color="auto"/>
        <w:right w:val="none" w:sz="0" w:space="0" w:color="auto"/>
      </w:divBdr>
    </w:div>
    <w:div w:id="552086845">
      <w:bodyDiv w:val="1"/>
      <w:marLeft w:val="0"/>
      <w:marRight w:val="0"/>
      <w:marTop w:val="0"/>
      <w:marBottom w:val="0"/>
      <w:divBdr>
        <w:top w:val="none" w:sz="0" w:space="0" w:color="auto"/>
        <w:left w:val="none" w:sz="0" w:space="0" w:color="auto"/>
        <w:bottom w:val="none" w:sz="0" w:space="0" w:color="auto"/>
        <w:right w:val="none" w:sz="0" w:space="0" w:color="auto"/>
      </w:divBdr>
    </w:div>
    <w:div w:id="555429374">
      <w:bodyDiv w:val="1"/>
      <w:marLeft w:val="0"/>
      <w:marRight w:val="0"/>
      <w:marTop w:val="0"/>
      <w:marBottom w:val="0"/>
      <w:divBdr>
        <w:top w:val="none" w:sz="0" w:space="0" w:color="auto"/>
        <w:left w:val="none" w:sz="0" w:space="0" w:color="auto"/>
        <w:bottom w:val="none" w:sz="0" w:space="0" w:color="auto"/>
        <w:right w:val="none" w:sz="0" w:space="0" w:color="auto"/>
      </w:divBdr>
    </w:div>
    <w:div w:id="557088022">
      <w:bodyDiv w:val="1"/>
      <w:marLeft w:val="0"/>
      <w:marRight w:val="0"/>
      <w:marTop w:val="0"/>
      <w:marBottom w:val="0"/>
      <w:divBdr>
        <w:top w:val="none" w:sz="0" w:space="0" w:color="auto"/>
        <w:left w:val="none" w:sz="0" w:space="0" w:color="auto"/>
        <w:bottom w:val="none" w:sz="0" w:space="0" w:color="auto"/>
        <w:right w:val="none" w:sz="0" w:space="0" w:color="auto"/>
      </w:divBdr>
    </w:div>
    <w:div w:id="558055046">
      <w:bodyDiv w:val="1"/>
      <w:marLeft w:val="0"/>
      <w:marRight w:val="0"/>
      <w:marTop w:val="0"/>
      <w:marBottom w:val="0"/>
      <w:divBdr>
        <w:top w:val="none" w:sz="0" w:space="0" w:color="auto"/>
        <w:left w:val="none" w:sz="0" w:space="0" w:color="auto"/>
        <w:bottom w:val="none" w:sz="0" w:space="0" w:color="auto"/>
        <w:right w:val="none" w:sz="0" w:space="0" w:color="auto"/>
      </w:divBdr>
    </w:div>
    <w:div w:id="560141388">
      <w:bodyDiv w:val="1"/>
      <w:marLeft w:val="0"/>
      <w:marRight w:val="0"/>
      <w:marTop w:val="0"/>
      <w:marBottom w:val="0"/>
      <w:divBdr>
        <w:top w:val="none" w:sz="0" w:space="0" w:color="auto"/>
        <w:left w:val="none" w:sz="0" w:space="0" w:color="auto"/>
        <w:bottom w:val="none" w:sz="0" w:space="0" w:color="auto"/>
        <w:right w:val="none" w:sz="0" w:space="0" w:color="auto"/>
      </w:divBdr>
    </w:div>
    <w:div w:id="560412382">
      <w:bodyDiv w:val="1"/>
      <w:marLeft w:val="0"/>
      <w:marRight w:val="0"/>
      <w:marTop w:val="0"/>
      <w:marBottom w:val="0"/>
      <w:divBdr>
        <w:top w:val="none" w:sz="0" w:space="0" w:color="auto"/>
        <w:left w:val="none" w:sz="0" w:space="0" w:color="auto"/>
        <w:bottom w:val="none" w:sz="0" w:space="0" w:color="auto"/>
        <w:right w:val="none" w:sz="0" w:space="0" w:color="auto"/>
      </w:divBdr>
    </w:div>
    <w:div w:id="560750010">
      <w:bodyDiv w:val="1"/>
      <w:marLeft w:val="0"/>
      <w:marRight w:val="0"/>
      <w:marTop w:val="0"/>
      <w:marBottom w:val="0"/>
      <w:divBdr>
        <w:top w:val="none" w:sz="0" w:space="0" w:color="auto"/>
        <w:left w:val="none" w:sz="0" w:space="0" w:color="auto"/>
        <w:bottom w:val="none" w:sz="0" w:space="0" w:color="auto"/>
        <w:right w:val="none" w:sz="0" w:space="0" w:color="auto"/>
      </w:divBdr>
    </w:div>
    <w:div w:id="563174838">
      <w:bodyDiv w:val="1"/>
      <w:marLeft w:val="0"/>
      <w:marRight w:val="0"/>
      <w:marTop w:val="0"/>
      <w:marBottom w:val="0"/>
      <w:divBdr>
        <w:top w:val="none" w:sz="0" w:space="0" w:color="auto"/>
        <w:left w:val="none" w:sz="0" w:space="0" w:color="auto"/>
        <w:bottom w:val="none" w:sz="0" w:space="0" w:color="auto"/>
        <w:right w:val="none" w:sz="0" w:space="0" w:color="auto"/>
      </w:divBdr>
    </w:div>
    <w:div w:id="565996720">
      <w:bodyDiv w:val="1"/>
      <w:marLeft w:val="0"/>
      <w:marRight w:val="0"/>
      <w:marTop w:val="0"/>
      <w:marBottom w:val="0"/>
      <w:divBdr>
        <w:top w:val="none" w:sz="0" w:space="0" w:color="auto"/>
        <w:left w:val="none" w:sz="0" w:space="0" w:color="auto"/>
        <w:bottom w:val="none" w:sz="0" w:space="0" w:color="auto"/>
        <w:right w:val="none" w:sz="0" w:space="0" w:color="auto"/>
      </w:divBdr>
    </w:div>
    <w:div w:id="567619072">
      <w:bodyDiv w:val="1"/>
      <w:marLeft w:val="0"/>
      <w:marRight w:val="0"/>
      <w:marTop w:val="0"/>
      <w:marBottom w:val="0"/>
      <w:divBdr>
        <w:top w:val="none" w:sz="0" w:space="0" w:color="auto"/>
        <w:left w:val="none" w:sz="0" w:space="0" w:color="auto"/>
        <w:bottom w:val="none" w:sz="0" w:space="0" w:color="auto"/>
        <w:right w:val="none" w:sz="0" w:space="0" w:color="auto"/>
      </w:divBdr>
    </w:div>
    <w:div w:id="569971916">
      <w:bodyDiv w:val="1"/>
      <w:marLeft w:val="0"/>
      <w:marRight w:val="0"/>
      <w:marTop w:val="0"/>
      <w:marBottom w:val="0"/>
      <w:divBdr>
        <w:top w:val="none" w:sz="0" w:space="0" w:color="auto"/>
        <w:left w:val="none" w:sz="0" w:space="0" w:color="auto"/>
        <w:bottom w:val="none" w:sz="0" w:space="0" w:color="auto"/>
        <w:right w:val="none" w:sz="0" w:space="0" w:color="auto"/>
      </w:divBdr>
    </w:div>
    <w:div w:id="572161551">
      <w:bodyDiv w:val="1"/>
      <w:marLeft w:val="0"/>
      <w:marRight w:val="0"/>
      <w:marTop w:val="0"/>
      <w:marBottom w:val="0"/>
      <w:divBdr>
        <w:top w:val="none" w:sz="0" w:space="0" w:color="auto"/>
        <w:left w:val="none" w:sz="0" w:space="0" w:color="auto"/>
        <w:bottom w:val="none" w:sz="0" w:space="0" w:color="auto"/>
        <w:right w:val="none" w:sz="0" w:space="0" w:color="auto"/>
      </w:divBdr>
    </w:div>
    <w:div w:id="572469459">
      <w:bodyDiv w:val="1"/>
      <w:marLeft w:val="0"/>
      <w:marRight w:val="0"/>
      <w:marTop w:val="0"/>
      <w:marBottom w:val="0"/>
      <w:divBdr>
        <w:top w:val="none" w:sz="0" w:space="0" w:color="auto"/>
        <w:left w:val="none" w:sz="0" w:space="0" w:color="auto"/>
        <w:bottom w:val="none" w:sz="0" w:space="0" w:color="auto"/>
        <w:right w:val="none" w:sz="0" w:space="0" w:color="auto"/>
      </w:divBdr>
    </w:div>
    <w:div w:id="574432141">
      <w:bodyDiv w:val="1"/>
      <w:marLeft w:val="0"/>
      <w:marRight w:val="0"/>
      <w:marTop w:val="0"/>
      <w:marBottom w:val="0"/>
      <w:divBdr>
        <w:top w:val="none" w:sz="0" w:space="0" w:color="auto"/>
        <w:left w:val="none" w:sz="0" w:space="0" w:color="auto"/>
        <w:bottom w:val="none" w:sz="0" w:space="0" w:color="auto"/>
        <w:right w:val="none" w:sz="0" w:space="0" w:color="auto"/>
      </w:divBdr>
    </w:div>
    <w:div w:id="576718663">
      <w:bodyDiv w:val="1"/>
      <w:marLeft w:val="0"/>
      <w:marRight w:val="0"/>
      <w:marTop w:val="0"/>
      <w:marBottom w:val="0"/>
      <w:divBdr>
        <w:top w:val="none" w:sz="0" w:space="0" w:color="auto"/>
        <w:left w:val="none" w:sz="0" w:space="0" w:color="auto"/>
        <w:bottom w:val="none" w:sz="0" w:space="0" w:color="auto"/>
        <w:right w:val="none" w:sz="0" w:space="0" w:color="auto"/>
      </w:divBdr>
    </w:div>
    <w:div w:id="585849056">
      <w:bodyDiv w:val="1"/>
      <w:marLeft w:val="0"/>
      <w:marRight w:val="0"/>
      <w:marTop w:val="0"/>
      <w:marBottom w:val="0"/>
      <w:divBdr>
        <w:top w:val="none" w:sz="0" w:space="0" w:color="auto"/>
        <w:left w:val="none" w:sz="0" w:space="0" w:color="auto"/>
        <w:bottom w:val="none" w:sz="0" w:space="0" w:color="auto"/>
        <w:right w:val="none" w:sz="0" w:space="0" w:color="auto"/>
      </w:divBdr>
    </w:div>
    <w:div w:id="587424941">
      <w:bodyDiv w:val="1"/>
      <w:marLeft w:val="0"/>
      <w:marRight w:val="0"/>
      <w:marTop w:val="0"/>
      <w:marBottom w:val="0"/>
      <w:divBdr>
        <w:top w:val="none" w:sz="0" w:space="0" w:color="auto"/>
        <w:left w:val="none" w:sz="0" w:space="0" w:color="auto"/>
        <w:bottom w:val="none" w:sz="0" w:space="0" w:color="auto"/>
        <w:right w:val="none" w:sz="0" w:space="0" w:color="auto"/>
      </w:divBdr>
    </w:div>
    <w:div w:id="590966649">
      <w:bodyDiv w:val="1"/>
      <w:marLeft w:val="0"/>
      <w:marRight w:val="0"/>
      <w:marTop w:val="0"/>
      <w:marBottom w:val="0"/>
      <w:divBdr>
        <w:top w:val="none" w:sz="0" w:space="0" w:color="auto"/>
        <w:left w:val="none" w:sz="0" w:space="0" w:color="auto"/>
        <w:bottom w:val="none" w:sz="0" w:space="0" w:color="auto"/>
        <w:right w:val="none" w:sz="0" w:space="0" w:color="auto"/>
      </w:divBdr>
    </w:div>
    <w:div w:id="592200220">
      <w:bodyDiv w:val="1"/>
      <w:marLeft w:val="0"/>
      <w:marRight w:val="0"/>
      <w:marTop w:val="0"/>
      <w:marBottom w:val="0"/>
      <w:divBdr>
        <w:top w:val="none" w:sz="0" w:space="0" w:color="auto"/>
        <w:left w:val="none" w:sz="0" w:space="0" w:color="auto"/>
        <w:bottom w:val="none" w:sz="0" w:space="0" w:color="auto"/>
        <w:right w:val="none" w:sz="0" w:space="0" w:color="auto"/>
      </w:divBdr>
    </w:div>
    <w:div w:id="592209386">
      <w:bodyDiv w:val="1"/>
      <w:marLeft w:val="0"/>
      <w:marRight w:val="0"/>
      <w:marTop w:val="0"/>
      <w:marBottom w:val="0"/>
      <w:divBdr>
        <w:top w:val="none" w:sz="0" w:space="0" w:color="auto"/>
        <w:left w:val="none" w:sz="0" w:space="0" w:color="auto"/>
        <w:bottom w:val="none" w:sz="0" w:space="0" w:color="auto"/>
        <w:right w:val="none" w:sz="0" w:space="0" w:color="auto"/>
      </w:divBdr>
    </w:div>
    <w:div w:id="598760748">
      <w:bodyDiv w:val="1"/>
      <w:marLeft w:val="0"/>
      <w:marRight w:val="0"/>
      <w:marTop w:val="0"/>
      <w:marBottom w:val="0"/>
      <w:divBdr>
        <w:top w:val="none" w:sz="0" w:space="0" w:color="auto"/>
        <w:left w:val="none" w:sz="0" w:space="0" w:color="auto"/>
        <w:bottom w:val="none" w:sz="0" w:space="0" w:color="auto"/>
        <w:right w:val="none" w:sz="0" w:space="0" w:color="auto"/>
      </w:divBdr>
    </w:div>
    <w:div w:id="600456024">
      <w:bodyDiv w:val="1"/>
      <w:marLeft w:val="0"/>
      <w:marRight w:val="0"/>
      <w:marTop w:val="0"/>
      <w:marBottom w:val="0"/>
      <w:divBdr>
        <w:top w:val="none" w:sz="0" w:space="0" w:color="auto"/>
        <w:left w:val="none" w:sz="0" w:space="0" w:color="auto"/>
        <w:bottom w:val="none" w:sz="0" w:space="0" w:color="auto"/>
        <w:right w:val="none" w:sz="0" w:space="0" w:color="auto"/>
      </w:divBdr>
    </w:div>
    <w:div w:id="601032969">
      <w:bodyDiv w:val="1"/>
      <w:marLeft w:val="0"/>
      <w:marRight w:val="0"/>
      <w:marTop w:val="0"/>
      <w:marBottom w:val="0"/>
      <w:divBdr>
        <w:top w:val="none" w:sz="0" w:space="0" w:color="auto"/>
        <w:left w:val="none" w:sz="0" w:space="0" w:color="auto"/>
        <w:bottom w:val="none" w:sz="0" w:space="0" w:color="auto"/>
        <w:right w:val="none" w:sz="0" w:space="0" w:color="auto"/>
      </w:divBdr>
    </w:div>
    <w:div w:id="601687161">
      <w:bodyDiv w:val="1"/>
      <w:marLeft w:val="0"/>
      <w:marRight w:val="0"/>
      <w:marTop w:val="0"/>
      <w:marBottom w:val="0"/>
      <w:divBdr>
        <w:top w:val="none" w:sz="0" w:space="0" w:color="auto"/>
        <w:left w:val="none" w:sz="0" w:space="0" w:color="auto"/>
        <w:bottom w:val="none" w:sz="0" w:space="0" w:color="auto"/>
        <w:right w:val="none" w:sz="0" w:space="0" w:color="auto"/>
      </w:divBdr>
    </w:div>
    <w:div w:id="601915097">
      <w:bodyDiv w:val="1"/>
      <w:marLeft w:val="0"/>
      <w:marRight w:val="0"/>
      <w:marTop w:val="0"/>
      <w:marBottom w:val="0"/>
      <w:divBdr>
        <w:top w:val="none" w:sz="0" w:space="0" w:color="auto"/>
        <w:left w:val="none" w:sz="0" w:space="0" w:color="auto"/>
        <w:bottom w:val="none" w:sz="0" w:space="0" w:color="auto"/>
        <w:right w:val="none" w:sz="0" w:space="0" w:color="auto"/>
      </w:divBdr>
    </w:div>
    <w:div w:id="602612140">
      <w:bodyDiv w:val="1"/>
      <w:marLeft w:val="0"/>
      <w:marRight w:val="0"/>
      <w:marTop w:val="0"/>
      <w:marBottom w:val="0"/>
      <w:divBdr>
        <w:top w:val="none" w:sz="0" w:space="0" w:color="auto"/>
        <w:left w:val="none" w:sz="0" w:space="0" w:color="auto"/>
        <w:bottom w:val="none" w:sz="0" w:space="0" w:color="auto"/>
        <w:right w:val="none" w:sz="0" w:space="0" w:color="auto"/>
      </w:divBdr>
    </w:div>
    <w:div w:id="603266370">
      <w:bodyDiv w:val="1"/>
      <w:marLeft w:val="0"/>
      <w:marRight w:val="0"/>
      <w:marTop w:val="0"/>
      <w:marBottom w:val="0"/>
      <w:divBdr>
        <w:top w:val="none" w:sz="0" w:space="0" w:color="auto"/>
        <w:left w:val="none" w:sz="0" w:space="0" w:color="auto"/>
        <w:bottom w:val="none" w:sz="0" w:space="0" w:color="auto"/>
        <w:right w:val="none" w:sz="0" w:space="0" w:color="auto"/>
      </w:divBdr>
    </w:div>
    <w:div w:id="608588698">
      <w:bodyDiv w:val="1"/>
      <w:marLeft w:val="0"/>
      <w:marRight w:val="0"/>
      <w:marTop w:val="0"/>
      <w:marBottom w:val="0"/>
      <w:divBdr>
        <w:top w:val="none" w:sz="0" w:space="0" w:color="auto"/>
        <w:left w:val="none" w:sz="0" w:space="0" w:color="auto"/>
        <w:bottom w:val="none" w:sz="0" w:space="0" w:color="auto"/>
        <w:right w:val="none" w:sz="0" w:space="0" w:color="auto"/>
      </w:divBdr>
    </w:div>
    <w:div w:id="608858284">
      <w:bodyDiv w:val="1"/>
      <w:marLeft w:val="0"/>
      <w:marRight w:val="0"/>
      <w:marTop w:val="0"/>
      <w:marBottom w:val="0"/>
      <w:divBdr>
        <w:top w:val="none" w:sz="0" w:space="0" w:color="auto"/>
        <w:left w:val="none" w:sz="0" w:space="0" w:color="auto"/>
        <w:bottom w:val="none" w:sz="0" w:space="0" w:color="auto"/>
        <w:right w:val="none" w:sz="0" w:space="0" w:color="auto"/>
      </w:divBdr>
    </w:div>
    <w:div w:id="609432726">
      <w:bodyDiv w:val="1"/>
      <w:marLeft w:val="0"/>
      <w:marRight w:val="0"/>
      <w:marTop w:val="0"/>
      <w:marBottom w:val="0"/>
      <w:divBdr>
        <w:top w:val="none" w:sz="0" w:space="0" w:color="auto"/>
        <w:left w:val="none" w:sz="0" w:space="0" w:color="auto"/>
        <w:bottom w:val="none" w:sz="0" w:space="0" w:color="auto"/>
        <w:right w:val="none" w:sz="0" w:space="0" w:color="auto"/>
      </w:divBdr>
    </w:div>
    <w:div w:id="613752126">
      <w:bodyDiv w:val="1"/>
      <w:marLeft w:val="0"/>
      <w:marRight w:val="0"/>
      <w:marTop w:val="0"/>
      <w:marBottom w:val="0"/>
      <w:divBdr>
        <w:top w:val="none" w:sz="0" w:space="0" w:color="auto"/>
        <w:left w:val="none" w:sz="0" w:space="0" w:color="auto"/>
        <w:bottom w:val="none" w:sz="0" w:space="0" w:color="auto"/>
        <w:right w:val="none" w:sz="0" w:space="0" w:color="auto"/>
      </w:divBdr>
    </w:div>
    <w:div w:id="620653825">
      <w:bodyDiv w:val="1"/>
      <w:marLeft w:val="0"/>
      <w:marRight w:val="0"/>
      <w:marTop w:val="0"/>
      <w:marBottom w:val="0"/>
      <w:divBdr>
        <w:top w:val="none" w:sz="0" w:space="0" w:color="auto"/>
        <w:left w:val="none" w:sz="0" w:space="0" w:color="auto"/>
        <w:bottom w:val="none" w:sz="0" w:space="0" w:color="auto"/>
        <w:right w:val="none" w:sz="0" w:space="0" w:color="auto"/>
      </w:divBdr>
    </w:div>
    <w:div w:id="621617571">
      <w:bodyDiv w:val="1"/>
      <w:marLeft w:val="0"/>
      <w:marRight w:val="0"/>
      <w:marTop w:val="0"/>
      <w:marBottom w:val="0"/>
      <w:divBdr>
        <w:top w:val="none" w:sz="0" w:space="0" w:color="auto"/>
        <w:left w:val="none" w:sz="0" w:space="0" w:color="auto"/>
        <w:bottom w:val="none" w:sz="0" w:space="0" w:color="auto"/>
        <w:right w:val="none" w:sz="0" w:space="0" w:color="auto"/>
      </w:divBdr>
    </w:div>
    <w:div w:id="622733294">
      <w:bodyDiv w:val="1"/>
      <w:marLeft w:val="0"/>
      <w:marRight w:val="0"/>
      <w:marTop w:val="0"/>
      <w:marBottom w:val="0"/>
      <w:divBdr>
        <w:top w:val="none" w:sz="0" w:space="0" w:color="auto"/>
        <w:left w:val="none" w:sz="0" w:space="0" w:color="auto"/>
        <w:bottom w:val="none" w:sz="0" w:space="0" w:color="auto"/>
        <w:right w:val="none" w:sz="0" w:space="0" w:color="auto"/>
      </w:divBdr>
    </w:div>
    <w:div w:id="622930959">
      <w:bodyDiv w:val="1"/>
      <w:marLeft w:val="0"/>
      <w:marRight w:val="0"/>
      <w:marTop w:val="0"/>
      <w:marBottom w:val="0"/>
      <w:divBdr>
        <w:top w:val="none" w:sz="0" w:space="0" w:color="auto"/>
        <w:left w:val="none" w:sz="0" w:space="0" w:color="auto"/>
        <w:bottom w:val="none" w:sz="0" w:space="0" w:color="auto"/>
        <w:right w:val="none" w:sz="0" w:space="0" w:color="auto"/>
      </w:divBdr>
    </w:div>
    <w:div w:id="626543209">
      <w:bodyDiv w:val="1"/>
      <w:marLeft w:val="0"/>
      <w:marRight w:val="0"/>
      <w:marTop w:val="0"/>
      <w:marBottom w:val="0"/>
      <w:divBdr>
        <w:top w:val="none" w:sz="0" w:space="0" w:color="auto"/>
        <w:left w:val="none" w:sz="0" w:space="0" w:color="auto"/>
        <w:bottom w:val="none" w:sz="0" w:space="0" w:color="auto"/>
        <w:right w:val="none" w:sz="0" w:space="0" w:color="auto"/>
      </w:divBdr>
    </w:div>
    <w:div w:id="631404773">
      <w:bodyDiv w:val="1"/>
      <w:marLeft w:val="0"/>
      <w:marRight w:val="0"/>
      <w:marTop w:val="0"/>
      <w:marBottom w:val="0"/>
      <w:divBdr>
        <w:top w:val="none" w:sz="0" w:space="0" w:color="auto"/>
        <w:left w:val="none" w:sz="0" w:space="0" w:color="auto"/>
        <w:bottom w:val="none" w:sz="0" w:space="0" w:color="auto"/>
        <w:right w:val="none" w:sz="0" w:space="0" w:color="auto"/>
      </w:divBdr>
    </w:div>
    <w:div w:id="632562860">
      <w:bodyDiv w:val="1"/>
      <w:marLeft w:val="0"/>
      <w:marRight w:val="0"/>
      <w:marTop w:val="0"/>
      <w:marBottom w:val="0"/>
      <w:divBdr>
        <w:top w:val="none" w:sz="0" w:space="0" w:color="auto"/>
        <w:left w:val="none" w:sz="0" w:space="0" w:color="auto"/>
        <w:bottom w:val="none" w:sz="0" w:space="0" w:color="auto"/>
        <w:right w:val="none" w:sz="0" w:space="0" w:color="auto"/>
      </w:divBdr>
    </w:div>
    <w:div w:id="632905101">
      <w:bodyDiv w:val="1"/>
      <w:marLeft w:val="0"/>
      <w:marRight w:val="0"/>
      <w:marTop w:val="0"/>
      <w:marBottom w:val="0"/>
      <w:divBdr>
        <w:top w:val="none" w:sz="0" w:space="0" w:color="auto"/>
        <w:left w:val="none" w:sz="0" w:space="0" w:color="auto"/>
        <w:bottom w:val="none" w:sz="0" w:space="0" w:color="auto"/>
        <w:right w:val="none" w:sz="0" w:space="0" w:color="auto"/>
      </w:divBdr>
    </w:div>
    <w:div w:id="634725282">
      <w:bodyDiv w:val="1"/>
      <w:marLeft w:val="0"/>
      <w:marRight w:val="0"/>
      <w:marTop w:val="0"/>
      <w:marBottom w:val="0"/>
      <w:divBdr>
        <w:top w:val="none" w:sz="0" w:space="0" w:color="auto"/>
        <w:left w:val="none" w:sz="0" w:space="0" w:color="auto"/>
        <w:bottom w:val="none" w:sz="0" w:space="0" w:color="auto"/>
        <w:right w:val="none" w:sz="0" w:space="0" w:color="auto"/>
      </w:divBdr>
    </w:div>
    <w:div w:id="635528187">
      <w:bodyDiv w:val="1"/>
      <w:marLeft w:val="0"/>
      <w:marRight w:val="0"/>
      <w:marTop w:val="0"/>
      <w:marBottom w:val="0"/>
      <w:divBdr>
        <w:top w:val="none" w:sz="0" w:space="0" w:color="auto"/>
        <w:left w:val="none" w:sz="0" w:space="0" w:color="auto"/>
        <w:bottom w:val="none" w:sz="0" w:space="0" w:color="auto"/>
        <w:right w:val="none" w:sz="0" w:space="0" w:color="auto"/>
      </w:divBdr>
    </w:div>
    <w:div w:id="635795123">
      <w:bodyDiv w:val="1"/>
      <w:marLeft w:val="0"/>
      <w:marRight w:val="0"/>
      <w:marTop w:val="0"/>
      <w:marBottom w:val="0"/>
      <w:divBdr>
        <w:top w:val="none" w:sz="0" w:space="0" w:color="auto"/>
        <w:left w:val="none" w:sz="0" w:space="0" w:color="auto"/>
        <w:bottom w:val="none" w:sz="0" w:space="0" w:color="auto"/>
        <w:right w:val="none" w:sz="0" w:space="0" w:color="auto"/>
      </w:divBdr>
    </w:div>
    <w:div w:id="638339261">
      <w:bodyDiv w:val="1"/>
      <w:marLeft w:val="0"/>
      <w:marRight w:val="0"/>
      <w:marTop w:val="0"/>
      <w:marBottom w:val="0"/>
      <w:divBdr>
        <w:top w:val="none" w:sz="0" w:space="0" w:color="auto"/>
        <w:left w:val="none" w:sz="0" w:space="0" w:color="auto"/>
        <w:bottom w:val="none" w:sz="0" w:space="0" w:color="auto"/>
        <w:right w:val="none" w:sz="0" w:space="0" w:color="auto"/>
      </w:divBdr>
    </w:div>
    <w:div w:id="638655869">
      <w:bodyDiv w:val="1"/>
      <w:marLeft w:val="0"/>
      <w:marRight w:val="0"/>
      <w:marTop w:val="0"/>
      <w:marBottom w:val="0"/>
      <w:divBdr>
        <w:top w:val="none" w:sz="0" w:space="0" w:color="auto"/>
        <w:left w:val="none" w:sz="0" w:space="0" w:color="auto"/>
        <w:bottom w:val="none" w:sz="0" w:space="0" w:color="auto"/>
        <w:right w:val="none" w:sz="0" w:space="0" w:color="auto"/>
      </w:divBdr>
    </w:div>
    <w:div w:id="639384155">
      <w:bodyDiv w:val="1"/>
      <w:marLeft w:val="0"/>
      <w:marRight w:val="0"/>
      <w:marTop w:val="0"/>
      <w:marBottom w:val="0"/>
      <w:divBdr>
        <w:top w:val="none" w:sz="0" w:space="0" w:color="auto"/>
        <w:left w:val="none" w:sz="0" w:space="0" w:color="auto"/>
        <w:bottom w:val="none" w:sz="0" w:space="0" w:color="auto"/>
        <w:right w:val="none" w:sz="0" w:space="0" w:color="auto"/>
      </w:divBdr>
    </w:div>
    <w:div w:id="643117761">
      <w:bodyDiv w:val="1"/>
      <w:marLeft w:val="0"/>
      <w:marRight w:val="0"/>
      <w:marTop w:val="0"/>
      <w:marBottom w:val="0"/>
      <w:divBdr>
        <w:top w:val="none" w:sz="0" w:space="0" w:color="auto"/>
        <w:left w:val="none" w:sz="0" w:space="0" w:color="auto"/>
        <w:bottom w:val="none" w:sz="0" w:space="0" w:color="auto"/>
        <w:right w:val="none" w:sz="0" w:space="0" w:color="auto"/>
      </w:divBdr>
    </w:div>
    <w:div w:id="643387276">
      <w:bodyDiv w:val="1"/>
      <w:marLeft w:val="0"/>
      <w:marRight w:val="0"/>
      <w:marTop w:val="0"/>
      <w:marBottom w:val="0"/>
      <w:divBdr>
        <w:top w:val="none" w:sz="0" w:space="0" w:color="auto"/>
        <w:left w:val="none" w:sz="0" w:space="0" w:color="auto"/>
        <w:bottom w:val="none" w:sz="0" w:space="0" w:color="auto"/>
        <w:right w:val="none" w:sz="0" w:space="0" w:color="auto"/>
      </w:divBdr>
    </w:div>
    <w:div w:id="643698285">
      <w:bodyDiv w:val="1"/>
      <w:marLeft w:val="0"/>
      <w:marRight w:val="0"/>
      <w:marTop w:val="0"/>
      <w:marBottom w:val="0"/>
      <w:divBdr>
        <w:top w:val="none" w:sz="0" w:space="0" w:color="auto"/>
        <w:left w:val="none" w:sz="0" w:space="0" w:color="auto"/>
        <w:bottom w:val="none" w:sz="0" w:space="0" w:color="auto"/>
        <w:right w:val="none" w:sz="0" w:space="0" w:color="auto"/>
      </w:divBdr>
    </w:div>
    <w:div w:id="644353996">
      <w:bodyDiv w:val="1"/>
      <w:marLeft w:val="0"/>
      <w:marRight w:val="0"/>
      <w:marTop w:val="0"/>
      <w:marBottom w:val="0"/>
      <w:divBdr>
        <w:top w:val="none" w:sz="0" w:space="0" w:color="auto"/>
        <w:left w:val="none" w:sz="0" w:space="0" w:color="auto"/>
        <w:bottom w:val="none" w:sz="0" w:space="0" w:color="auto"/>
        <w:right w:val="none" w:sz="0" w:space="0" w:color="auto"/>
      </w:divBdr>
    </w:div>
    <w:div w:id="648169060">
      <w:bodyDiv w:val="1"/>
      <w:marLeft w:val="0"/>
      <w:marRight w:val="0"/>
      <w:marTop w:val="0"/>
      <w:marBottom w:val="0"/>
      <w:divBdr>
        <w:top w:val="none" w:sz="0" w:space="0" w:color="auto"/>
        <w:left w:val="none" w:sz="0" w:space="0" w:color="auto"/>
        <w:bottom w:val="none" w:sz="0" w:space="0" w:color="auto"/>
        <w:right w:val="none" w:sz="0" w:space="0" w:color="auto"/>
      </w:divBdr>
    </w:div>
    <w:div w:id="649362255">
      <w:bodyDiv w:val="1"/>
      <w:marLeft w:val="0"/>
      <w:marRight w:val="0"/>
      <w:marTop w:val="0"/>
      <w:marBottom w:val="0"/>
      <w:divBdr>
        <w:top w:val="none" w:sz="0" w:space="0" w:color="auto"/>
        <w:left w:val="none" w:sz="0" w:space="0" w:color="auto"/>
        <w:bottom w:val="none" w:sz="0" w:space="0" w:color="auto"/>
        <w:right w:val="none" w:sz="0" w:space="0" w:color="auto"/>
      </w:divBdr>
    </w:div>
    <w:div w:id="650408824">
      <w:bodyDiv w:val="1"/>
      <w:marLeft w:val="0"/>
      <w:marRight w:val="0"/>
      <w:marTop w:val="0"/>
      <w:marBottom w:val="0"/>
      <w:divBdr>
        <w:top w:val="none" w:sz="0" w:space="0" w:color="auto"/>
        <w:left w:val="none" w:sz="0" w:space="0" w:color="auto"/>
        <w:bottom w:val="none" w:sz="0" w:space="0" w:color="auto"/>
        <w:right w:val="none" w:sz="0" w:space="0" w:color="auto"/>
      </w:divBdr>
    </w:div>
    <w:div w:id="654144715">
      <w:bodyDiv w:val="1"/>
      <w:marLeft w:val="0"/>
      <w:marRight w:val="0"/>
      <w:marTop w:val="0"/>
      <w:marBottom w:val="0"/>
      <w:divBdr>
        <w:top w:val="none" w:sz="0" w:space="0" w:color="auto"/>
        <w:left w:val="none" w:sz="0" w:space="0" w:color="auto"/>
        <w:bottom w:val="none" w:sz="0" w:space="0" w:color="auto"/>
        <w:right w:val="none" w:sz="0" w:space="0" w:color="auto"/>
      </w:divBdr>
    </w:div>
    <w:div w:id="654147577">
      <w:bodyDiv w:val="1"/>
      <w:marLeft w:val="0"/>
      <w:marRight w:val="0"/>
      <w:marTop w:val="0"/>
      <w:marBottom w:val="0"/>
      <w:divBdr>
        <w:top w:val="none" w:sz="0" w:space="0" w:color="auto"/>
        <w:left w:val="none" w:sz="0" w:space="0" w:color="auto"/>
        <w:bottom w:val="none" w:sz="0" w:space="0" w:color="auto"/>
        <w:right w:val="none" w:sz="0" w:space="0" w:color="auto"/>
      </w:divBdr>
    </w:div>
    <w:div w:id="655185147">
      <w:bodyDiv w:val="1"/>
      <w:marLeft w:val="0"/>
      <w:marRight w:val="0"/>
      <w:marTop w:val="0"/>
      <w:marBottom w:val="0"/>
      <w:divBdr>
        <w:top w:val="none" w:sz="0" w:space="0" w:color="auto"/>
        <w:left w:val="none" w:sz="0" w:space="0" w:color="auto"/>
        <w:bottom w:val="none" w:sz="0" w:space="0" w:color="auto"/>
        <w:right w:val="none" w:sz="0" w:space="0" w:color="auto"/>
      </w:divBdr>
    </w:div>
    <w:div w:id="657078886">
      <w:bodyDiv w:val="1"/>
      <w:marLeft w:val="0"/>
      <w:marRight w:val="0"/>
      <w:marTop w:val="0"/>
      <w:marBottom w:val="0"/>
      <w:divBdr>
        <w:top w:val="none" w:sz="0" w:space="0" w:color="auto"/>
        <w:left w:val="none" w:sz="0" w:space="0" w:color="auto"/>
        <w:bottom w:val="none" w:sz="0" w:space="0" w:color="auto"/>
        <w:right w:val="none" w:sz="0" w:space="0" w:color="auto"/>
      </w:divBdr>
    </w:div>
    <w:div w:id="657615600">
      <w:bodyDiv w:val="1"/>
      <w:marLeft w:val="0"/>
      <w:marRight w:val="0"/>
      <w:marTop w:val="0"/>
      <w:marBottom w:val="0"/>
      <w:divBdr>
        <w:top w:val="none" w:sz="0" w:space="0" w:color="auto"/>
        <w:left w:val="none" w:sz="0" w:space="0" w:color="auto"/>
        <w:bottom w:val="none" w:sz="0" w:space="0" w:color="auto"/>
        <w:right w:val="none" w:sz="0" w:space="0" w:color="auto"/>
      </w:divBdr>
    </w:div>
    <w:div w:id="657658261">
      <w:bodyDiv w:val="1"/>
      <w:marLeft w:val="0"/>
      <w:marRight w:val="0"/>
      <w:marTop w:val="0"/>
      <w:marBottom w:val="0"/>
      <w:divBdr>
        <w:top w:val="none" w:sz="0" w:space="0" w:color="auto"/>
        <w:left w:val="none" w:sz="0" w:space="0" w:color="auto"/>
        <w:bottom w:val="none" w:sz="0" w:space="0" w:color="auto"/>
        <w:right w:val="none" w:sz="0" w:space="0" w:color="auto"/>
      </w:divBdr>
    </w:div>
    <w:div w:id="657921399">
      <w:bodyDiv w:val="1"/>
      <w:marLeft w:val="0"/>
      <w:marRight w:val="0"/>
      <w:marTop w:val="0"/>
      <w:marBottom w:val="0"/>
      <w:divBdr>
        <w:top w:val="none" w:sz="0" w:space="0" w:color="auto"/>
        <w:left w:val="none" w:sz="0" w:space="0" w:color="auto"/>
        <w:bottom w:val="none" w:sz="0" w:space="0" w:color="auto"/>
        <w:right w:val="none" w:sz="0" w:space="0" w:color="auto"/>
      </w:divBdr>
    </w:div>
    <w:div w:id="659385779">
      <w:bodyDiv w:val="1"/>
      <w:marLeft w:val="0"/>
      <w:marRight w:val="0"/>
      <w:marTop w:val="0"/>
      <w:marBottom w:val="0"/>
      <w:divBdr>
        <w:top w:val="none" w:sz="0" w:space="0" w:color="auto"/>
        <w:left w:val="none" w:sz="0" w:space="0" w:color="auto"/>
        <w:bottom w:val="none" w:sz="0" w:space="0" w:color="auto"/>
        <w:right w:val="none" w:sz="0" w:space="0" w:color="auto"/>
      </w:divBdr>
    </w:div>
    <w:div w:id="660695714">
      <w:bodyDiv w:val="1"/>
      <w:marLeft w:val="0"/>
      <w:marRight w:val="0"/>
      <w:marTop w:val="0"/>
      <w:marBottom w:val="0"/>
      <w:divBdr>
        <w:top w:val="none" w:sz="0" w:space="0" w:color="auto"/>
        <w:left w:val="none" w:sz="0" w:space="0" w:color="auto"/>
        <w:bottom w:val="none" w:sz="0" w:space="0" w:color="auto"/>
        <w:right w:val="none" w:sz="0" w:space="0" w:color="auto"/>
      </w:divBdr>
    </w:div>
    <w:div w:id="661275817">
      <w:bodyDiv w:val="1"/>
      <w:marLeft w:val="0"/>
      <w:marRight w:val="0"/>
      <w:marTop w:val="0"/>
      <w:marBottom w:val="0"/>
      <w:divBdr>
        <w:top w:val="none" w:sz="0" w:space="0" w:color="auto"/>
        <w:left w:val="none" w:sz="0" w:space="0" w:color="auto"/>
        <w:bottom w:val="none" w:sz="0" w:space="0" w:color="auto"/>
        <w:right w:val="none" w:sz="0" w:space="0" w:color="auto"/>
      </w:divBdr>
    </w:div>
    <w:div w:id="662045751">
      <w:bodyDiv w:val="1"/>
      <w:marLeft w:val="0"/>
      <w:marRight w:val="0"/>
      <w:marTop w:val="0"/>
      <w:marBottom w:val="0"/>
      <w:divBdr>
        <w:top w:val="none" w:sz="0" w:space="0" w:color="auto"/>
        <w:left w:val="none" w:sz="0" w:space="0" w:color="auto"/>
        <w:bottom w:val="none" w:sz="0" w:space="0" w:color="auto"/>
        <w:right w:val="none" w:sz="0" w:space="0" w:color="auto"/>
      </w:divBdr>
    </w:div>
    <w:div w:id="662245504">
      <w:bodyDiv w:val="1"/>
      <w:marLeft w:val="0"/>
      <w:marRight w:val="0"/>
      <w:marTop w:val="0"/>
      <w:marBottom w:val="0"/>
      <w:divBdr>
        <w:top w:val="none" w:sz="0" w:space="0" w:color="auto"/>
        <w:left w:val="none" w:sz="0" w:space="0" w:color="auto"/>
        <w:bottom w:val="none" w:sz="0" w:space="0" w:color="auto"/>
        <w:right w:val="none" w:sz="0" w:space="0" w:color="auto"/>
      </w:divBdr>
    </w:div>
    <w:div w:id="664359190">
      <w:bodyDiv w:val="1"/>
      <w:marLeft w:val="0"/>
      <w:marRight w:val="0"/>
      <w:marTop w:val="0"/>
      <w:marBottom w:val="0"/>
      <w:divBdr>
        <w:top w:val="none" w:sz="0" w:space="0" w:color="auto"/>
        <w:left w:val="none" w:sz="0" w:space="0" w:color="auto"/>
        <w:bottom w:val="none" w:sz="0" w:space="0" w:color="auto"/>
        <w:right w:val="none" w:sz="0" w:space="0" w:color="auto"/>
      </w:divBdr>
    </w:div>
    <w:div w:id="667365314">
      <w:bodyDiv w:val="1"/>
      <w:marLeft w:val="0"/>
      <w:marRight w:val="0"/>
      <w:marTop w:val="0"/>
      <w:marBottom w:val="0"/>
      <w:divBdr>
        <w:top w:val="none" w:sz="0" w:space="0" w:color="auto"/>
        <w:left w:val="none" w:sz="0" w:space="0" w:color="auto"/>
        <w:bottom w:val="none" w:sz="0" w:space="0" w:color="auto"/>
        <w:right w:val="none" w:sz="0" w:space="0" w:color="auto"/>
      </w:divBdr>
    </w:div>
    <w:div w:id="668019825">
      <w:bodyDiv w:val="1"/>
      <w:marLeft w:val="0"/>
      <w:marRight w:val="0"/>
      <w:marTop w:val="0"/>
      <w:marBottom w:val="0"/>
      <w:divBdr>
        <w:top w:val="none" w:sz="0" w:space="0" w:color="auto"/>
        <w:left w:val="none" w:sz="0" w:space="0" w:color="auto"/>
        <w:bottom w:val="none" w:sz="0" w:space="0" w:color="auto"/>
        <w:right w:val="none" w:sz="0" w:space="0" w:color="auto"/>
      </w:divBdr>
    </w:div>
    <w:div w:id="668409731">
      <w:bodyDiv w:val="1"/>
      <w:marLeft w:val="0"/>
      <w:marRight w:val="0"/>
      <w:marTop w:val="0"/>
      <w:marBottom w:val="0"/>
      <w:divBdr>
        <w:top w:val="none" w:sz="0" w:space="0" w:color="auto"/>
        <w:left w:val="none" w:sz="0" w:space="0" w:color="auto"/>
        <w:bottom w:val="none" w:sz="0" w:space="0" w:color="auto"/>
        <w:right w:val="none" w:sz="0" w:space="0" w:color="auto"/>
      </w:divBdr>
    </w:div>
    <w:div w:id="668600296">
      <w:bodyDiv w:val="1"/>
      <w:marLeft w:val="0"/>
      <w:marRight w:val="0"/>
      <w:marTop w:val="0"/>
      <w:marBottom w:val="0"/>
      <w:divBdr>
        <w:top w:val="none" w:sz="0" w:space="0" w:color="auto"/>
        <w:left w:val="none" w:sz="0" w:space="0" w:color="auto"/>
        <w:bottom w:val="none" w:sz="0" w:space="0" w:color="auto"/>
        <w:right w:val="none" w:sz="0" w:space="0" w:color="auto"/>
      </w:divBdr>
    </w:div>
    <w:div w:id="669330472">
      <w:bodyDiv w:val="1"/>
      <w:marLeft w:val="0"/>
      <w:marRight w:val="0"/>
      <w:marTop w:val="0"/>
      <w:marBottom w:val="0"/>
      <w:divBdr>
        <w:top w:val="none" w:sz="0" w:space="0" w:color="auto"/>
        <w:left w:val="none" w:sz="0" w:space="0" w:color="auto"/>
        <w:bottom w:val="none" w:sz="0" w:space="0" w:color="auto"/>
        <w:right w:val="none" w:sz="0" w:space="0" w:color="auto"/>
      </w:divBdr>
    </w:div>
    <w:div w:id="669915431">
      <w:bodyDiv w:val="1"/>
      <w:marLeft w:val="0"/>
      <w:marRight w:val="0"/>
      <w:marTop w:val="0"/>
      <w:marBottom w:val="0"/>
      <w:divBdr>
        <w:top w:val="none" w:sz="0" w:space="0" w:color="auto"/>
        <w:left w:val="none" w:sz="0" w:space="0" w:color="auto"/>
        <w:bottom w:val="none" w:sz="0" w:space="0" w:color="auto"/>
        <w:right w:val="none" w:sz="0" w:space="0" w:color="auto"/>
      </w:divBdr>
    </w:div>
    <w:div w:id="674765079">
      <w:bodyDiv w:val="1"/>
      <w:marLeft w:val="0"/>
      <w:marRight w:val="0"/>
      <w:marTop w:val="0"/>
      <w:marBottom w:val="0"/>
      <w:divBdr>
        <w:top w:val="none" w:sz="0" w:space="0" w:color="auto"/>
        <w:left w:val="none" w:sz="0" w:space="0" w:color="auto"/>
        <w:bottom w:val="none" w:sz="0" w:space="0" w:color="auto"/>
        <w:right w:val="none" w:sz="0" w:space="0" w:color="auto"/>
      </w:divBdr>
    </w:div>
    <w:div w:id="682245691">
      <w:bodyDiv w:val="1"/>
      <w:marLeft w:val="0"/>
      <w:marRight w:val="0"/>
      <w:marTop w:val="0"/>
      <w:marBottom w:val="0"/>
      <w:divBdr>
        <w:top w:val="none" w:sz="0" w:space="0" w:color="auto"/>
        <w:left w:val="none" w:sz="0" w:space="0" w:color="auto"/>
        <w:bottom w:val="none" w:sz="0" w:space="0" w:color="auto"/>
        <w:right w:val="none" w:sz="0" w:space="0" w:color="auto"/>
      </w:divBdr>
    </w:div>
    <w:div w:id="682516638">
      <w:bodyDiv w:val="1"/>
      <w:marLeft w:val="0"/>
      <w:marRight w:val="0"/>
      <w:marTop w:val="0"/>
      <w:marBottom w:val="0"/>
      <w:divBdr>
        <w:top w:val="none" w:sz="0" w:space="0" w:color="auto"/>
        <w:left w:val="none" w:sz="0" w:space="0" w:color="auto"/>
        <w:bottom w:val="none" w:sz="0" w:space="0" w:color="auto"/>
        <w:right w:val="none" w:sz="0" w:space="0" w:color="auto"/>
      </w:divBdr>
    </w:div>
    <w:div w:id="682976293">
      <w:bodyDiv w:val="1"/>
      <w:marLeft w:val="0"/>
      <w:marRight w:val="0"/>
      <w:marTop w:val="0"/>
      <w:marBottom w:val="0"/>
      <w:divBdr>
        <w:top w:val="none" w:sz="0" w:space="0" w:color="auto"/>
        <w:left w:val="none" w:sz="0" w:space="0" w:color="auto"/>
        <w:bottom w:val="none" w:sz="0" w:space="0" w:color="auto"/>
        <w:right w:val="none" w:sz="0" w:space="0" w:color="auto"/>
      </w:divBdr>
    </w:div>
    <w:div w:id="683287691">
      <w:bodyDiv w:val="1"/>
      <w:marLeft w:val="0"/>
      <w:marRight w:val="0"/>
      <w:marTop w:val="0"/>
      <w:marBottom w:val="0"/>
      <w:divBdr>
        <w:top w:val="none" w:sz="0" w:space="0" w:color="auto"/>
        <w:left w:val="none" w:sz="0" w:space="0" w:color="auto"/>
        <w:bottom w:val="none" w:sz="0" w:space="0" w:color="auto"/>
        <w:right w:val="none" w:sz="0" w:space="0" w:color="auto"/>
      </w:divBdr>
    </w:div>
    <w:div w:id="685058850">
      <w:bodyDiv w:val="1"/>
      <w:marLeft w:val="0"/>
      <w:marRight w:val="0"/>
      <w:marTop w:val="0"/>
      <w:marBottom w:val="0"/>
      <w:divBdr>
        <w:top w:val="none" w:sz="0" w:space="0" w:color="auto"/>
        <w:left w:val="none" w:sz="0" w:space="0" w:color="auto"/>
        <w:bottom w:val="none" w:sz="0" w:space="0" w:color="auto"/>
        <w:right w:val="none" w:sz="0" w:space="0" w:color="auto"/>
      </w:divBdr>
    </w:div>
    <w:div w:id="685257059">
      <w:bodyDiv w:val="1"/>
      <w:marLeft w:val="0"/>
      <w:marRight w:val="0"/>
      <w:marTop w:val="0"/>
      <w:marBottom w:val="0"/>
      <w:divBdr>
        <w:top w:val="none" w:sz="0" w:space="0" w:color="auto"/>
        <w:left w:val="none" w:sz="0" w:space="0" w:color="auto"/>
        <w:bottom w:val="none" w:sz="0" w:space="0" w:color="auto"/>
        <w:right w:val="none" w:sz="0" w:space="0" w:color="auto"/>
      </w:divBdr>
    </w:div>
    <w:div w:id="686372983">
      <w:bodyDiv w:val="1"/>
      <w:marLeft w:val="0"/>
      <w:marRight w:val="0"/>
      <w:marTop w:val="0"/>
      <w:marBottom w:val="0"/>
      <w:divBdr>
        <w:top w:val="none" w:sz="0" w:space="0" w:color="auto"/>
        <w:left w:val="none" w:sz="0" w:space="0" w:color="auto"/>
        <w:bottom w:val="none" w:sz="0" w:space="0" w:color="auto"/>
        <w:right w:val="none" w:sz="0" w:space="0" w:color="auto"/>
      </w:divBdr>
    </w:div>
    <w:div w:id="686564493">
      <w:bodyDiv w:val="1"/>
      <w:marLeft w:val="0"/>
      <w:marRight w:val="0"/>
      <w:marTop w:val="0"/>
      <w:marBottom w:val="0"/>
      <w:divBdr>
        <w:top w:val="none" w:sz="0" w:space="0" w:color="auto"/>
        <w:left w:val="none" w:sz="0" w:space="0" w:color="auto"/>
        <w:bottom w:val="none" w:sz="0" w:space="0" w:color="auto"/>
        <w:right w:val="none" w:sz="0" w:space="0" w:color="auto"/>
      </w:divBdr>
    </w:div>
    <w:div w:id="687875366">
      <w:bodyDiv w:val="1"/>
      <w:marLeft w:val="0"/>
      <w:marRight w:val="0"/>
      <w:marTop w:val="0"/>
      <w:marBottom w:val="0"/>
      <w:divBdr>
        <w:top w:val="none" w:sz="0" w:space="0" w:color="auto"/>
        <w:left w:val="none" w:sz="0" w:space="0" w:color="auto"/>
        <w:bottom w:val="none" w:sz="0" w:space="0" w:color="auto"/>
        <w:right w:val="none" w:sz="0" w:space="0" w:color="auto"/>
      </w:divBdr>
    </w:div>
    <w:div w:id="689646939">
      <w:bodyDiv w:val="1"/>
      <w:marLeft w:val="0"/>
      <w:marRight w:val="0"/>
      <w:marTop w:val="0"/>
      <w:marBottom w:val="0"/>
      <w:divBdr>
        <w:top w:val="none" w:sz="0" w:space="0" w:color="auto"/>
        <w:left w:val="none" w:sz="0" w:space="0" w:color="auto"/>
        <w:bottom w:val="none" w:sz="0" w:space="0" w:color="auto"/>
        <w:right w:val="none" w:sz="0" w:space="0" w:color="auto"/>
      </w:divBdr>
    </w:div>
    <w:div w:id="690567824">
      <w:bodyDiv w:val="1"/>
      <w:marLeft w:val="0"/>
      <w:marRight w:val="0"/>
      <w:marTop w:val="0"/>
      <w:marBottom w:val="0"/>
      <w:divBdr>
        <w:top w:val="none" w:sz="0" w:space="0" w:color="auto"/>
        <w:left w:val="none" w:sz="0" w:space="0" w:color="auto"/>
        <w:bottom w:val="none" w:sz="0" w:space="0" w:color="auto"/>
        <w:right w:val="none" w:sz="0" w:space="0" w:color="auto"/>
      </w:divBdr>
    </w:div>
    <w:div w:id="690765069">
      <w:bodyDiv w:val="1"/>
      <w:marLeft w:val="0"/>
      <w:marRight w:val="0"/>
      <w:marTop w:val="0"/>
      <w:marBottom w:val="0"/>
      <w:divBdr>
        <w:top w:val="none" w:sz="0" w:space="0" w:color="auto"/>
        <w:left w:val="none" w:sz="0" w:space="0" w:color="auto"/>
        <w:bottom w:val="none" w:sz="0" w:space="0" w:color="auto"/>
        <w:right w:val="none" w:sz="0" w:space="0" w:color="auto"/>
      </w:divBdr>
    </w:div>
    <w:div w:id="690880914">
      <w:bodyDiv w:val="1"/>
      <w:marLeft w:val="0"/>
      <w:marRight w:val="0"/>
      <w:marTop w:val="0"/>
      <w:marBottom w:val="0"/>
      <w:divBdr>
        <w:top w:val="none" w:sz="0" w:space="0" w:color="auto"/>
        <w:left w:val="none" w:sz="0" w:space="0" w:color="auto"/>
        <w:bottom w:val="none" w:sz="0" w:space="0" w:color="auto"/>
        <w:right w:val="none" w:sz="0" w:space="0" w:color="auto"/>
      </w:divBdr>
    </w:div>
    <w:div w:id="692608985">
      <w:bodyDiv w:val="1"/>
      <w:marLeft w:val="0"/>
      <w:marRight w:val="0"/>
      <w:marTop w:val="0"/>
      <w:marBottom w:val="0"/>
      <w:divBdr>
        <w:top w:val="none" w:sz="0" w:space="0" w:color="auto"/>
        <w:left w:val="none" w:sz="0" w:space="0" w:color="auto"/>
        <w:bottom w:val="none" w:sz="0" w:space="0" w:color="auto"/>
        <w:right w:val="none" w:sz="0" w:space="0" w:color="auto"/>
      </w:divBdr>
    </w:div>
    <w:div w:id="694619976">
      <w:bodyDiv w:val="1"/>
      <w:marLeft w:val="0"/>
      <w:marRight w:val="0"/>
      <w:marTop w:val="0"/>
      <w:marBottom w:val="0"/>
      <w:divBdr>
        <w:top w:val="none" w:sz="0" w:space="0" w:color="auto"/>
        <w:left w:val="none" w:sz="0" w:space="0" w:color="auto"/>
        <w:bottom w:val="none" w:sz="0" w:space="0" w:color="auto"/>
        <w:right w:val="none" w:sz="0" w:space="0" w:color="auto"/>
      </w:divBdr>
    </w:div>
    <w:div w:id="697656934">
      <w:bodyDiv w:val="1"/>
      <w:marLeft w:val="0"/>
      <w:marRight w:val="0"/>
      <w:marTop w:val="0"/>
      <w:marBottom w:val="0"/>
      <w:divBdr>
        <w:top w:val="none" w:sz="0" w:space="0" w:color="auto"/>
        <w:left w:val="none" w:sz="0" w:space="0" w:color="auto"/>
        <w:bottom w:val="none" w:sz="0" w:space="0" w:color="auto"/>
        <w:right w:val="none" w:sz="0" w:space="0" w:color="auto"/>
      </w:divBdr>
    </w:div>
    <w:div w:id="698238415">
      <w:bodyDiv w:val="1"/>
      <w:marLeft w:val="0"/>
      <w:marRight w:val="0"/>
      <w:marTop w:val="0"/>
      <w:marBottom w:val="0"/>
      <w:divBdr>
        <w:top w:val="none" w:sz="0" w:space="0" w:color="auto"/>
        <w:left w:val="none" w:sz="0" w:space="0" w:color="auto"/>
        <w:bottom w:val="none" w:sz="0" w:space="0" w:color="auto"/>
        <w:right w:val="none" w:sz="0" w:space="0" w:color="auto"/>
      </w:divBdr>
    </w:div>
    <w:div w:id="699087576">
      <w:bodyDiv w:val="1"/>
      <w:marLeft w:val="0"/>
      <w:marRight w:val="0"/>
      <w:marTop w:val="0"/>
      <w:marBottom w:val="0"/>
      <w:divBdr>
        <w:top w:val="none" w:sz="0" w:space="0" w:color="auto"/>
        <w:left w:val="none" w:sz="0" w:space="0" w:color="auto"/>
        <w:bottom w:val="none" w:sz="0" w:space="0" w:color="auto"/>
        <w:right w:val="none" w:sz="0" w:space="0" w:color="auto"/>
      </w:divBdr>
    </w:div>
    <w:div w:id="699475079">
      <w:bodyDiv w:val="1"/>
      <w:marLeft w:val="0"/>
      <w:marRight w:val="0"/>
      <w:marTop w:val="0"/>
      <w:marBottom w:val="0"/>
      <w:divBdr>
        <w:top w:val="none" w:sz="0" w:space="0" w:color="auto"/>
        <w:left w:val="none" w:sz="0" w:space="0" w:color="auto"/>
        <w:bottom w:val="none" w:sz="0" w:space="0" w:color="auto"/>
        <w:right w:val="none" w:sz="0" w:space="0" w:color="auto"/>
      </w:divBdr>
    </w:div>
    <w:div w:id="702755173">
      <w:bodyDiv w:val="1"/>
      <w:marLeft w:val="0"/>
      <w:marRight w:val="0"/>
      <w:marTop w:val="0"/>
      <w:marBottom w:val="0"/>
      <w:divBdr>
        <w:top w:val="none" w:sz="0" w:space="0" w:color="auto"/>
        <w:left w:val="none" w:sz="0" w:space="0" w:color="auto"/>
        <w:bottom w:val="none" w:sz="0" w:space="0" w:color="auto"/>
        <w:right w:val="none" w:sz="0" w:space="0" w:color="auto"/>
      </w:divBdr>
    </w:div>
    <w:div w:id="703018755">
      <w:bodyDiv w:val="1"/>
      <w:marLeft w:val="0"/>
      <w:marRight w:val="0"/>
      <w:marTop w:val="0"/>
      <w:marBottom w:val="0"/>
      <w:divBdr>
        <w:top w:val="none" w:sz="0" w:space="0" w:color="auto"/>
        <w:left w:val="none" w:sz="0" w:space="0" w:color="auto"/>
        <w:bottom w:val="none" w:sz="0" w:space="0" w:color="auto"/>
        <w:right w:val="none" w:sz="0" w:space="0" w:color="auto"/>
      </w:divBdr>
    </w:div>
    <w:div w:id="704410726">
      <w:bodyDiv w:val="1"/>
      <w:marLeft w:val="0"/>
      <w:marRight w:val="0"/>
      <w:marTop w:val="0"/>
      <w:marBottom w:val="0"/>
      <w:divBdr>
        <w:top w:val="none" w:sz="0" w:space="0" w:color="auto"/>
        <w:left w:val="none" w:sz="0" w:space="0" w:color="auto"/>
        <w:bottom w:val="none" w:sz="0" w:space="0" w:color="auto"/>
        <w:right w:val="none" w:sz="0" w:space="0" w:color="auto"/>
      </w:divBdr>
    </w:div>
    <w:div w:id="707805230">
      <w:bodyDiv w:val="1"/>
      <w:marLeft w:val="0"/>
      <w:marRight w:val="0"/>
      <w:marTop w:val="0"/>
      <w:marBottom w:val="0"/>
      <w:divBdr>
        <w:top w:val="none" w:sz="0" w:space="0" w:color="auto"/>
        <w:left w:val="none" w:sz="0" w:space="0" w:color="auto"/>
        <w:bottom w:val="none" w:sz="0" w:space="0" w:color="auto"/>
        <w:right w:val="none" w:sz="0" w:space="0" w:color="auto"/>
      </w:divBdr>
    </w:div>
    <w:div w:id="712317005">
      <w:bodyDiv w:val="1"/>
      <w:marLeft w:val="0"/>
      <w:marRight w:val="0"/>
      <w:marTop w:val="0"/>
      <w:marBottom w:val="0"/>
      <w:divBdr>
        <w:top w:val="none" w:sz="0" w:space="0" w:color="auto"/>
        <w:left w:val="none" w:sz="0" w:space="0" w:color="auto"/>
        <w:bottom w:val="none" w:sz="0" w:space="0" w:color="auto"/>
        <w:right w:val="none" w:sz="0" w:space="0" w:color="auto"/>
      </w:divBdr>
    </w:div>
    <w:div w:id="712341552">
      <w:bodyDiv w:val="1"/>
      <w:marLeft w:val="0"/>
      <w:marRight w:val="0"/>
      <w:marTop w:val="0"/>
      <w:marBottom w:val="0"/>
      <w:divBdr>
        <w:top w:val="none" w:sz="0" w:space="0" w:color="auto"/>
        <w:left w:val="none" w:sz="0" w:space="0" w:color="auto"/>
        <w:bottom w:val="none" w:sz="0" w:space="0" w:color="auto"/>
        <w:right w:val="none" w:sz="0" w:space="0" w:color="auto"/>
      </w:divBdr>
    </w:div>
    <w:div w:id="714819936">
      <w:bodyDiv w:val="1"/>
      <w:marLeft w:val="0"/>
      <w:marRight w:val="0"/>
      <w:marTop w:val="0"/>
      <w:marBottom w:val="0"/>
      <w:divBdr>
        <w:top w:val="none" w:sz="0" w:space="0" w:color="auto"/>
        <w:left w:val="none" w:sz="0" w:space="0" w:color="auto"/>
        <w:bottom w:val="none" w:sz="0" w:space="0" w:color="auto"/>
        <w:right w:val="none" w:sz="0" w:space="0" w:color="auto"/>
      </w:divBdr>
    </w:div>
    <w:div w:id="716050230">
      <w:bodyDiv w:val="1"/>
      <w:marLeft w:val="0"/>
      <w:marRight w:val="0"/>
      <w:marTop w:val="0"/>
      <w:marBottom w:val="0"/>
      <w:divBdr>
        <w:top w:val="none" w:sz="0" w:space="0" w:color="auto"/>
        <w:left w:val="none" w:sz="0" w:space="0" w:color="auto"/>
        <w:bottom w:val="none" w:sz="0" w:space="0" w:color="auto"/>
        <w:right w:val="none" w:sz="0" w:space="0" w:color="auto"/>
      </w:divBdr>
    </w:div>
    <w:div w:id="721556554">
      <w:bodyDiv w:val="1"/>
      <w:marLeft w:val="0"/>
      <w:marRight w:val="0"/>
      <w:marTop w:val="0"/>
      <w:marBottom w:val="0"/>
      <w:divBdr>
        <w:top w:val="none" w:sz="0" w:space="0" w:color="auto"/>
        <w:left w:val="none" w:sz="0" w:space="0" w:color="auto"/>
        <w:bottom w:val="none" w:sz="0" w:space="0" w:color="auto"/>
        <w:right w:val="none" w:sz="0" w:space="0" w:color="auto"/>
      </w:divBdr>
    </w:div>
    <w:div w:id="721948525">
      <w:bodyDiv w:val="1"/>
      <w:marLeft w:val="0"/>
      <w:marRight w:val="0"/>
      <w:marTop w:val="0"/>
      <w:marBottom w:val="0"/>
      <w:divBdr>
        <w:top w:val="none" w:sz="0" w:space="0" w:color="auto"/>
        <w:left w:val="none" w:sz="0" w:space="0" w:color="auto"/>
        <w:bottom w:val="none" w:sz="0" w:space="0" w:color="auto"/>
        <w:right w:val="none" w:sz="0" w:space="0" w:color="auto"/>
      </w:divBdr>
    </w:div>
    <w:div w:id="724139872">
      <w:bodyDiv w:val="1"/>
      <w:marLeft w:val="0"/>
      <w:marRight w:val="0"/>
      <w:marTop w:val="0"/>
      <w:marBottom w:val="0"/>
      <w:divBdr>
        <w:top w:val="none" w:sz="0" w:space="0" w:color="auto"/>
        <w:left w:val="none" w:sz="0" w:space="0" w:color="auto"/>
        <w:bottom w:val="none" w:sz="0" w:space="0" w:color="auto"/>
        <w:right w:val="none" w:sz="0" w:space="0" w:color="auto"/>
      </w:divBdr>
    </w:div>
    <w:div w:id="725566109">
      <w:bodyDiv w:val="1"/>
      <w:marLeft w:val="0"/>
      <w:marRight w:val="0"/>
      <w:marTop w:val="0"/>
      <w:marBottom w:val="0"/>
      <w:divBdr>
        <w:top w:val="none" w:sz="0" w:space="0" w:color="auto"/>
        <w:left w:val="none" w:sz="0" w:space="0" w:color="auto"/>
        <w:bottom w:val="none" w:sz="0" w:space="0" w:color="auto"/>
        <w:right w:val="none" w:sz="0" w:space="0" w:color="auto"/>
      </w:divBdr>
    </w:div>
    <w:div w:id="727535940">
      <w:bodyDiv w:val="1"/>
      <w:marLeft w:val="0"/>
      <w:marRight w:val="0"/>
      <w:marTop w:val="0"/>
      <w:marBottom w:val="0"/>
      <w:divBdr>
        <w:top w:val="none" w:sz="0" w:space="0" w:color="auto"/>
        <w:left w:val="none" w:sz="0" w:space="0" w:color="auto"/>
        <w:bottom w:val="none" w:sz="0" w:space="0" w:color="auto"/>
        <w:right w:val="none" w:sz="0" w:space="0" w:color="auto"/>
      </w:divBdr>
    </w:div>
    <w:div w:id="731660649">
      <w:bodyDiv w:val="1"/>
      <w:marLeft w:val="0"/>
      <w:marRight w:val="0"/>
      <w:marTop w:val="0"/>
      <w:marBottom w:val="0"/>
      <w:divBdr>
        <w:top w:val="none" w:sz="0" w:space="0" w:color="auto"/>
        <w:left w:val="none" w:sz="0" w:space="0" w:color="auto"/>
        <w:bottom w:val="none" w:sz="0" w:space="0" w:color="auto"/>
        <w:right w:val="none" w:sz="0" w:space="0" w:color="auto"/>
      </w:divBdr>
    </w:div>
    <w:div w:id="731998881">
      <w:bodyDiv w:val="1"/>
      <w:marLeft w:val="0"/>
      <w:marRight w:val="0"/>
      <w:marTop w:val="0"/>
      <w:marBottom w:val="0"/>
      <w:divBdr>
        <w:top w:val="none" w:sz="0" w:space="0" w:color="auto"/>
        <w:left w:val="none" w:sz="0" w:space="0" w:color="auto"/>
        <w:bottom w:val="none" w:sz="0" w:space="0" w:color="auto"/>
        <w:right w:val="none" w:sz="0" w:space="0" w:color="auto"/>
      </w:divBdr>
    </w:div>
    <w:div w:id="732510559">
      <w:bodyDiv w:val="1"/>
      <w:marLeft w:val="0"/>
      <w:marRight w:val="0"/>
      <w:marTop w:val="0"/>
      <w:marBottom w:val="0"/>
      <w:divBdr>
        <w:top w:val="none" w:sz="0" w:space="0" w:color="auto"/>
        <w:left w:val="none" w:sz="0" w:space="0" w:color="auto"/>
        <w:bottom w:val="none" w:sz="0" w:space="0" w:color="auto"/>
        <w:right w:val="none" w:sz="0" w:space="0" w:color="auto"/>
      </w:divBdr>
    </w:div>
    <w:div w:id="734623733">
      <w:bodyDiv w:val="1"/>
      <w:marLeft w:val="0"/>
      <w:marRight w:val="0"/>
      <w:marTop w:val="0"/>
      <w:marBottom w:val="0"/>
      <w:divBdr>
        <w:top w:val="none" w:sz="0" w:space="0" w:color="auto"/>
        <w:left w:val="none" w:sz="0" w:space="0" w:color="auto"/>
        <w:bottom w:val="none" w:sz="0" w:space="0" w:color="auto"/>
        <w:right w:val="none" w:sz="0" w:space="0" w:color="auto"/>
      </w:divBdr>
    </w:div>
    <w:div w:id="737556638">
      <w:bodyDiv w:val="1"/>
      <w:marLeft w:val="0"/>
      <w:marRight w:val="0"/>
      <w:marTop w:val="0"/>
      <w:marBottom w:val="0"/>
      <w:divBdr>
        <w:top w:val="none" w:sz="0" w:space="0" w:color="auto"/>
        <w:left w:val="none" w:sz="0" w:space="0" w:color="auto"/>
        <w:bottom w:val="none" w:sz="0" w:space="0" w:color="auto"/>
        <w:right w:val="none" w:sz="0" w:space="0" w:color="auto"/>
      </w:divBdr>
    </w:div>
    <w:div w:id="739863956">
      <w:bodyDiv w:val="1"/>
      <w:marLeft w:val="0"/>
      <w:marRight w:val="0"/>
      <w:marTop w:val="0"/>
      <w:marBottom w:val="0"/>
      <w:divBdr>
        <w:top w:val="none" w:sz="0" w:space="0" w:color="auto"/>
        <w:left w:val="none" w:sz="0" w:space="0" w:color="auto"/>
        <w:bottom w:val="none" w:sz="0" w:space="0" w:color="auto"/>
        <w:right w:val="none" w:sz="0" w:space="0" w:color="auto"/>
      </w:divBdr>
    </w:div>
    <w:div w:id="741104709">
      <w:bodyDiv w:val="1"/>
      <w:marLeft w:val="0"/>
      <w:marRight w:val="0"/>
      <w:marTop w:val="0"/>
      <w:marBottom w:val="0"/>
      <w:divBdr>
        <w:top w:val="none" w:sz="0" w:space="0" w:color="auto"/>
        <w:left w:val="none" w:sz="0" w:space="0" w:color="auto"/>
        <w:bottom w:val="none" w:sz="0" w:space="0" w:color="auto"/>
        <w:right w:val="none" w:sz="0" w:space="0" w:color="auto"/>
      </w:divBdr>
    </w:div>
    <w:div w:id="741369539">
      <w:bodyDiv w:val="1"/>
      <w:marLeft w:val="0"/>
      <w:marRight w:val="0"/>
      <w:marTop w:val="0"/>
      <w:marBottom w:val="0"/>
      <w:divBdr>
        <w:top w:val="none" w:sz="0" w:space="0" w:color="auto"/>
        <w:left w:val="none" w:sz="0" w:space="0" w:color="auto"/>
        <w:bottom w:val="none" w:sz="0" w:space="0" w:color="auto"/>
        <w:right w:val="none" w:sz="0" w:space="0" w:color="auto"/>
      </w:divBdr>
    </w:div>
    <w:div w:id="742533659">
      <w:bodyDiv w:val="1"/>
      <w:marLeft w:val="0"/>
      <w:marRight w:val="0"/>
      <w:marTop w:val="0"/>
      <w:marBottom w:val="0"/>
      <w:divBdr>
        <w:top w:val="none" w:sz="0" w:space="0" w:color="auto"/>
        <w:left w:val="none" w:sz="0" w:space="0" w:color="auto"/>
        <w:bottom w:val="none" w:sz="0" w:space="0" w:color="auto"/>
        <w:right w:val="none" w:sz="0" w:space="0" w:color="auto"/>
      </w:divBdr>
    </w:div>
    <w:div w:id="742798831">
      <w:bodyDiv w:val="1"/>
      <w:marLeft w:val="0"/>
      <w:marRight w:val="0"/>
      <w:marTop w:val="0"/>
      <w:marBottom w:val="0"/>
      <w:divBdr>
        <w:top w:val="none" w:sz="0" w:space="0" w:color="auto"/>
        <w:left w:val="none" w:sz="0" w:space="0" w:color="auto"/>
        <w:bottom w:val="none" w:sz="0" w:space="0" w:color="auto"/>
        <w:right w:val="none" w:sz="0" w:space="0" w:color="auto"/>
      </w:divBdr>
    </w:div>
    <w:div w:id="744841134">
      <w:bodyDiv w:val="1"/>
      <w:marLeft w:val="0"/>
      <w:marRight w:val="0"/>
      <w:marTop w:val="0"/>
      <w:marBottom w:val="0"/>
      <w:divBdr>
        <w:top w:val="none" w:sz="0" w:space="0" w:color="auto"/>
        <w:left w:val="none" w:sz="0" w:space="0" w:color="auto"/>
        <w:bottom w:val="none" w:sz="0" w:space="0" w:color="auto"/>
        <w:right w:val="none" w:sz="0" w:space="0" w:color="auto"/>
      </w:divBdr>
    </w:div>
    <w:div w:id="745423804">
      <w:bodyDiv w:val="1"/>
      <w:marLeft w:val="0"/>
      <w:marRight w:val="0"/>
      <w:marTop w:val="0"/>
      <w:marBottom w:val="0"/>
      <w:divBdr>
        <w:top w:val="none" w:sz="0" w:space="0" w:color="auto"/>
        <w:left w:val="none" w:sz="0" w:space="0" w:color="auto"/>
        <w:bottom w:val="none" w:sz="0" w:space="0" w:color="auto"/>
        <w:right w:val="none" w:sz="0" w:space="0" w:color="auto"/>
      </w:divBdr>
    </w:div>
    <w:div w:id="748160931">
      <w:bodyDiv w:val="1"/>
      <w:marLeft w:val="0"/>
      <w:marRight w:val="0"/>
      <w:marTop w:val="0"/>
      <w:marBottom w:val="0"/>
      <w:divBdr>
        <w:top w:val="none" w:sz="0" w:space="0" w:color="auto"/>
        <w:left w:val="none" w:sz="0" w:space="0" w:color="auto"/>
        <w:bottom w:val="none" w:sz="0" w:space="0" w:color="auto"/>
        <w:right w:val="none" w:sz="0" w:space="0" w:color="auto"/>
      </w:divBdr>
    </w:div>
    <w:div w:id="748432017">
      <w:bodyDiv w:val="1"/>
      <w:marLeft w:val="0"/>
      <w:marRight w:val="0"/>
      <w:marTop w:val="0"/>
      <w:marBottom w:val="0"/>
      <w:divBdr>
        <w:top w:val="none" w:sz="0" w:space="0" w:color="auto"/>
        <w:left w:val="none" w:sz="0" w:space="0" w:color="auto"/>
        <w:bottom w:val="none" w:sz="0" w:space="0" w:color="auto"/>
        <w:right w:val="none" w:sz="0" w:space="0" w:color="auto"/>
      </w:divBdr>
    </w:div>
    <w:div w:id="751241554">
      <w:bodyDiv w:val="1"/>
      <w:marLeft w:val="0"/>
      <w:marRight w:val="0"/>
      <w:marTop w:val="0"/>
      <w:marBottom w:val="0"/>
      <w:divBdr>
        <w:top w:val="none" w:sz="0" w:space="0" w:color="auto"/>
        <w:left w:val="none" w:sz="0" w:space="0" w:color="auto"/>
        <w:bottom w:val="none" w:sz="0" w:space="0" w:color="auto"/>
        <w:right w:val="none" w:sz="0" w:space="0" w:color="auto"/>
      </w:divBdr>
    </w:div>
    <w:div w:id="751465630">
      <w:bodyDiv w:val="1"/>
      <w:marLeft w:val="0"/>
      <w:marRight w:val="0"/>
      <w:marTop w:val="0"/>
      <w:marBottom w:val="0"/>
      <w:divBdr>
        <w:top w:val="none" w:sz="0" w:space="0" w:color="auto"/>
        <w:left w:val="none" w:sz="0" w:space="0" w:color="auto"/>
        <w:bottom w:val="none" w:sz="0" w:space="0" w:color="auto"/>
        <w:right w:val="none" w:sz="0" w:space="0" w:color="auto"/>
      </w:divBdr>
    </w:div>
    <w:div w:id="752557064">
      <w:bodyDiv w:val="1"/>
      <w:marLeft w:val="0"/>
      <w:marRight w:val="0"/>
      <w:marTop w:val="0"/>
      <w:marBottom w:val="0"/>
      <w:divBdr>
        <w:top w:val="none" w:sz="0" w:space="0" w:color="auto"/>
        <w:left w:val="none" w:sz="0" w:space="0" w:color="auto"/>
        <w:bottom w:val="none" w:sz="0" w:space="0" w:color="auto"/>
        <w:right w:val="none" w:sz="0" w:space="0" w:color="auto"/>
      </w:divBdr>
    </w:div>
    <w:div w:id="755131730">
      <w:bodyDiv w:val="1"/>
      <w:marLeft w:val="0"/>
      <w:marRight w:val="0"/>
      <w:marTop w:val="0"/>
      <w:marBottom w:val="0"/>
      <w:divBdr>
        <w:top w:val="none" w:sz="0" w:space="0" w:color="auto"/>
        <w:left w:val="none" w:sz="0" w:space="0" w:color="auto"/>
        <w:bottom w:val="none" w:sz="0" w:space="0" w:color="auto"/>
        <w:right w:val="none" w:sz="0" w:space="0" w:color="auto"/>
      </w:divBdr>
    </w:div>
    <w:div w:id="757137574">
      <w:bodyDiv w:val="1"/>
      <w:marLeft w:val="0"/>
      <w:marRight w:val="0"/>
      <w:marTop w:val="0"/>
      <w:marBottom w:val="0"/>
      <w:divBdr>
        <w:top w:val="none" w:sz="0" w:space="0" w:color="auto"/>
        <w:left w:val="none" w:sz="0" w:space="0" w:color="auto"/>
        <w:bottom w:val="none" w:sz="0" w:space="0" w:color="auto"/>
        <w:right w:val="none" w:sz="0" w:space="0" w:color="auto"/>
      </w:divBdr>
    </w:div>
    <w:div w:id="757334725">
      <w:bodyDiv w:val="1"/>
      <w:marLeft w:val="0"/>
      <w:marRight w:val="0"/>
      <w:marTop w:val="0"/>
      <w:marBottom w:val="0"/>
      <w:divBdr>
        <w:top w:val="none" w:sz="0" w:space="0" w:color="auto"/>
        <w:left w:val="none" w:sz="0" w:space="0" w:color="auto"/>
        <w:bottom w:val="none" w:sz="0" w:space="0" w:color="auto"/>
        <w:right w:val="none" w:sz="0" w:space="0" w:color="auto"/>
      </w:divBdr>
    </w:div>
    <w:div w:id="760102397">
      <w:bodyDiv w:val="1"/>
      <w:marLeft w:val="0"/>
      <w:marRight w:val="0"/>
      <w:marTop w:val="0"/>
      <w:marBottom w:val="0"/>
      <w:divBdr>
        <w:top w:val="none" w:sz="0" w:space="0" w:color="auto"/>
        <w:left w:val="none" w:sz="0" w:space="0" w:color="auto"/>
        <w:bottom w:val="none" w:sz="0" w:space="0" w:color="auto"/>
        <w:right w:val="none" w:sz="0" w:space="0" w:color="auto"/>
      </w:divBdr>
    </w:div>
    <w:div w:id="761217912">
      <w:bodyDiv w:val="1"/>
      <w:marLeft w:val="0"/>
      <w:marRight w:val="0"/>
      <w:marTop w:val="0"/>
      <w:marBottom w:val="0"/>
      <w:divBdr>
        <w:top w:val="none" w:sz="0" w:space="0" w:color="auto"/>
        <w:left w:val="none" w:sz="0" w:space="0" w:color="auto"/>
        <w:bottom w:val="none" w:sz="0" w:space="0" w:color="auto"/>
        <w:right w:val="none" w:sz="0" w:space="0" w:color="auto"/>
      </w:divBdr>
    </w:div>
    <w:div w:id="761729484">
      <w:bodyDiv w:val="1"/>
      <w:marLeft w:val="0"/>
      <w:marRight w:val="0"/>
      <w:marTop w:val="0"/>
      <w:marBottom w:val="0"/>
      <w:divBdr>
        <w:top w:val="none" w:sz="0" w:space="0" w:color="auto"/>
        <w:left w:val="none" w:sz="0" w:space="0" w:color="auto"/>
        <w:bottom w:val="none" w:sz="0" w:space="0" w:color="auto"/>
        <w:right w:val="none" w:sz="0" w:space="0" w:color="auto"/>
      </w:divBdr>
    </w:div>
    <w:div w:id="763038985">
      <w:bodyDiv w:val="1"/>
      <w:marLeft w:val="0"/>
      <w:marRight w:val="0"/>
      <w:marTop w:val="0"/>
      <w:marBottom w:val="0"/>
      <w:divBdr>
        <w:top w:val="none" w:sz="0" w:space="0" w:color="auto"/>
        <w:left w:val="none" w:sz="0" w:space="0" w:color="auto"/>
        <w:bottom w:val="none" w:sz="0" w:space="0" w:color="auto"/>
        <w:right w:val="none" w:sz="0" w:space="0" w:color="auto"/>
      </w:divBdr>
    </w:div>
    <w:div w:id="768698155">
      <w:bodyDiv w:val="1"/>
      <w:marLeft w:val="0"/>
      <w:marRight w:val="0"/>
      <w:marTop w:val="0"/>
      <w:marBottom w:val="0"/>
      <w:divBdr>
        <w:top w:val="none" w:sz="0" w:space="0" w:color="auto"/>
        <w:left w:val="none" w:sz="0" w:space="0" w:color="auto"/>
        <w:bottom w:val="none" w:sz="0" w:space="0" w:color="auto"/>
        <w:right w:val="none" w:sz="0" w:space="0" w:color="auto"/>
      </w:divBdr>
    </w:div>
    <w:div w:id="772358835">
      <w:bodyDiv w:val="1"/>
      <w:marLeft w:val="0"/>
      <w:marRight w:val="0"/>
      <w:marTop w:val="0"/>
      <w:marBottom w:val="0"/>
      <w:divBdr>
        <w:top w:val="none" w:sz="0" w:space="0" w:color="auto"/>
        <w:left w:val="none" w:sz="0" w:space="0" w:color="auto"/>
        <w:bottom w:val="none" w:sz="0" w:space="0" w:color="auto"/>
        <w:right w:val="none" w:sz="0" w:space="0" w:color="auto"/>
      </w:divBdr>
    </w:div>
    <w:div w:id="780030560">
      <w:bodyDiv w:val="1"/>
      <w:marLeft w:val="0"/>
      <w:marRight w:val="0"/>
      <w:marTop w:val="0"/>
      <w:marBottom w:val="0"/>
      <w:divBdr>
        <w:top w:val="none" w:sz="0" w:space="0" w:color="auto"/>
        <w:left w:val="none" w:sz="0" w:space="0" w:color="auto"/>
        <w:bottom w:val="none" w:sz="0" w:space="0" w:color="auto"/>
        <w:right w:val="none" w:sz="0" w:space="0" w:color="auto"/>
      </w:divBdr>
    </w:div>
    <w:div w:id="782500101">
      <w:bodyDiv w:val="1"/>
      <w:marLeft w:val="0"/>
      <w:marRight w:val="0"/>
      <w:marTop w:val="0"/>
      <w:marBottom w:val="0"/>
      <w:divBdr>
        <w:top w:val="none" w:sz="0" w:space="0" w:color="auto"/>
        <w:left w:val="none" w:sz="0" w:space="0" w:color="auto"/>
        <w:bottom w:val="none" w:sz="0" w:space="0" w:color="auto"/>
        <w:right w:val="none" w:sz="0" w:space="0" w:color="auto"/>
      </w:divBdr>
    </w:div>
    <w:div w:id="786630945">
      <w:bodyDiv w:val="1"/>
      <w:marLeft w:val="0"/>
      <w:marRight w:val="0"/>
      <w:marTop w:val="0"/>
      <w:marBottom w:val="0"/>
      <w:divBdr>
        <w:top w:val="none" w:sz="0" w:space="0" w:color="auto"/>
        <w:left w:val="none" w:sz="0" w:space="0" w:color="auto"/>
        <w:bottom w:val="none" w:sz="0" w:space="0" w:color="auto"/>
        <w:right w:val="none" w:sz="0" w:space="0" w:color="auto"/>
      </w:divBdr>
    </w:div>
    <w:div w:id="786775889">
      <w:bodyDiv w:val="1"/>
      <w:marLeft w:val="0"/>
      <w:marRight w:val="0"/>
      <w:marTop w:val="0"/>
      <w:marBottom w:val="0"/>
      <w:divBdr>
        <w:top w:val="none" w:sz="0" w:space="0" w:color="auto"/>
        <w:left w:val="none" w:sz="0" w:space="0" w:color="auto"/>
        <w:bottom w:val="none" w:sz="0" w:space="0" w:color="auto"/>
        <w:right w:val="none" w:sz="0" w:space="0" w:color="auto"/>
      </w:divBdr>
    </w:div>
    <w:div w:id="788091682">
      <w:bodyDiv w:val="1"/>
      <w:marLeft w:val="0"/>
      <w:marRight w:val="0"/>
      <w:marTop w:val="0"/>
      <w:marBottom w:val="0"/>
      <w:divBdr>
        <w:top w:val="none" w:sz="0" w:space="0" w:color="auto"/>
        <w:left w:val="none" w:sz="0" w:space="0" w:color="auto"/>
        <w:bottom w:val="none" w:sz="0" w:space="0" w:color="auto"/>
        <w:right w:val="none" w:sz="0" w:space="0" w:color="auto"/>
      </w:divBdr>
    </w:div>
    <w:div w:id="788668806">
      <w:bodyDiv w:val="1"/>
      <w:marLeft w:val="0"/>
      <w:marRight w:val="0"/>
      <w:marTop w:val="0"/>
      <w:marBottom w:val="0"/>
      <w:divBdr>
        <w:top w:val="none" w:sz="0" w:space="0" w:color="auto"/>
        <w:left w:val="none" w:sz="0" w:space="0" w:color="auto"/>
        <w:bottom w:val="none" w:sz="0" w:space="0" w:color="auto"/>
        <w:right w:val="none" w:sz="0" w:space="0" w:color="auto"/>
      </w:divBdr>
    </w:div>
    <w:div w:id="789477992">
      <w:bodyDiv w:val="1"/>
      <w:marLeft w:val="0"/>
      <w:marRight w:val="0"/>
      <w:marTop w:val="0"/>
      <w:marBottom w:val="0"/>
      <w:divBdr>
        <w:top w:val="none" w:sz="0" w:space="0" w:color="auto"/>
        <w:left w:val="none" w:sz="0" w:space="0" w:color="auto"/>
        <w:bottom w:val="none" w:sz="0" w:space="0" w:color="auto"/>
        <w:right w:val="none" w:sz="0" w:space="0" w:color="auto"/>
      </w:divBdr>
    </w:div>
    <w:div w:id="791438066">
      <w:bodyDiv w:val="1"/>
      <w:marLeft w:val="0"/>
      <w:marRight w:val="0"/>
      <w:marTop w:val="0"/>
      <w:marBottom w:val="0"/>
      <w:divBdr>
        <w:top w:val="none" w:sz="0" w:space="0" w:color="auto"/>
        <w:left w:val="none" w:sz="0" w:space="0" w:color="auto"/>
        <w:bottom w:val="none" w:sz="0" w:space="0" w:color="auto"/>
        <w:right w:val="none" w:sz="0" w:space="0" w:color="auto"/>
      </w:divBdr>
    </w:div>
    <w:div w:id="794712502">
      <w:bodyDiv w:val="1"/>
      <w:marLeft w:val="0"/>
      <w:marRight w:val="0"/>
      <w:marTop w:val="0"/>
      <w:marBottom w:val="0"/>
      <w:divBdr>
        <w:top w:val="none" w:sz="0" w:space="0" w:color="auto"/>
        <w:left w:val="none" w:sz="0" w:space="0" w:color="auto"/>
        <w:bottom w:val="none" w:sz="0" w:space="0" w:color="auto"/>
        <w:right w:val="none" w:sz="0" w:space="0" w:color="auto"/>
      </w:divBdr>
    </w:div>
    <w:div w:id="796070937">
      <w:bodyDiv w:val="1"/>
      <w:marLeft w:val="0"/>
      <w:marRight w:val="0"/>
      <w:marTop w:val="0"/>
      <w:marBottom w:val="0"/>
      <w:divBdr>
        <w:top w:val="none" w:sz="0" w:space="0" w:color="auto"/>
        <w:left w:val="none" w:sz="0" w:space="0" w:color="auto"/>
        <w:bottom w:val="none" w:sz="0" w:space="0" w:color="auto"/>
        <w:right w:val="none" w:sz="0" w:space="0" w:color="auto"/>
      </w:divBdr>
    </w:div>
    <w:div w:id="796723866">
      <w:bodyDiv w:val="1"/>
      <w:marLeft w:val="0"/>
      <w:marRight w:val="0"/>
      <w:marTop w:val="0"/>
      <w:marBottom w:val="0"/>
      <w:divBdr>
        <w:top w:val="none" w:sz="0" w:space="0" w:color="auto"/>
        <w:left w:val="none" w:sz="0" w:space="0" w:color="auto"/>
        <w:bottom w:val="none" w:sz="0" w:space="0" w:color="auto"/>
        <w:right w:val="none" w:sz="0" w:space="0" w:color="auto"/>
      </w:divBdr>
    </w:div>
    <w:div w:id="796992136">
      <w:bodyDiv w:val="1"/>
      <w:marLeft w:val="0"/>
      <w:marRight w:val="0"/>
      <w:marTop w:val="0"/>
      <w:marBottom w:val="0"/>
      <w:divBdr>
        <w:top w:val="none" w:sz="0" w:space="0" w:color="auto"/>
        <w:left w:val="none" w:sz="0" w:space="0" w:color="auto"/>
        <w:bottom w:val="none" w:sz="0" w:space="0" w:color="auto"/>
        <w:right w:val="none" w:sz="0" w:space="0" w:color="auto"/>
      </w:divBdr>
    </w:div>
    <w:div w:id="798839425">
      <w:bodyDiv w:val="1"/>
      <w:marLeft w:val="0"/>
      <w:marRight w:val="0"/>
      <w:marTop w:val="0"/>
      <w:marBottom w:val="0"/>
      <w:divBdr>
        <w:top w:val="none" w:sz="0" w:space="0" w:color="auto"/>
        <w:left w:val="none" w:sz="0" w:space="0" w:color="auto"/>
        <w:bottom w:val="none" w:sz="0" w:space="0" w:color="auto"/>
        <w:right w:val="none" w:sz="0" w:space="0" w:color="auto"/>
      </w:divBdr>
    </w:div>
    <w:div w:id="800808408">
      <w:bodyDiv w:val="1"/>
      <w:marLeft w:val="0"/>
      <w:marRight w:val="0"/>
      <w:marTop w:val="0"/>
      <w:marBottom w:val="0"/>
      <w:divBdr>
        <w:top w:val="none" w:sz="0" w:space="0" w:color="auto"/>
        <w:left w:val="none" w:sz="0" w:space="0" w:color="auto"/>
        <w:bottom w:val="none" w:sz="0" w:space="0" w:color="auto"/>
        <w:right w:val="none" w:sz="0" w:space="0" w:color="auto"/>
      </w:divBdr>
    </w:div>
    <w:div w:id="801458357">
      <w:bodyDiv w:val="1"/>
      <w:marLeft w:val="0"/>
      <w:marRight w:val="0"/>
      <w:marTop w:val="0"/>
      <w:marBottom w:val="0"/>
      <w:divBdr>
        <w:top w:val="none" w:sz="0" w:space="0" w:color="auto"/>
        <w:left w:val="none" w:sz="0" w:space="0" w:color="auto"/>
        <w:bottom w:val="none" w:sz="0" w:space="0" w:color="auto"/>
        <w:right w:val="none" w:sz="0" w:space="0" w:color="auto"/>
      </w:divBdr>
    </w:div>
    <w:div w:id="802843198">
      <w:bodyDiv w:val="1"/>
      <w:marLeft w:val="0"/>
      <w:marRight w:val="0"/>
      <w:marTop w:val="0"/>
      <w:marBottom w:val="0"/>
      <w:divBdr>
        <w:top w:val="none" w:sz="0" w:space="0" w:color="auto"/>
        <w:left w:val="none" w:sz="0" w:space="0" w:color="auto"/>
        <w:bottom w:val="none" w:sz="0" w:space="0" w:color="auto"/>
        <w:right w:val="none" w:sz="0" w:space="0" w:color="auto"/>
      </w:divBdr>
    </w:div>
    <w:div w:id="803812880">
      <w:bodyDiv w:val="1"/>
      <w:marLeft w:val="0"/>
      <w:marRight w:val="0"/>
      <w:marTop w:val="0"/>
      <w:marBottom w:val="0"/>
      <w:divBdr>
        <w:top w:val="none" w:sz="0" w:space="0" w:color="auto"/>
        <w:left w:val="none" w:sz="0" w:space="0" w:color="auto"/>
        <w:bottom w:val="none" w:sz="0" w:space="0" w:color="auto"/>
        <w:right w:val="none" w:sz="0" w:space="0" w:color="auto"/>
      </w:divBdr>
    </w:div>
    <w:div w:id="809398048">
      <w:bodyDiv w:val="1"/>
      <w:marLeft w:val="0"/>
      <w:marRight w:val="0"/>
      <w:marTop w:val="0"/>
      <w:marBottom w:val="0"/>
      <w:divBdr>
        <w:top w:val="none" w:sz="0" w:space="0" w:color="auto"/>
        <w:left w:val="none" w:sz="0" w:space="0" w:color="auto"/>
        <w:bottom w:val="none" w:sz="0" w:space="0" w:color="auto"/>
        <w:right w:val="none" w:sz="0" w:space="0" w:color="auto"/>
      </w:divBdr>
    </w:div>
    <w:div w:id="811945861">
      <w:bodyDiv w:val="1"/>
      <w:marLeft w:val="0"/>
      <w:marRight w:val="0"/>
      <w:marTop w:val="0"/>
      <w:marBottom w:val="0"/>
      <w:divBdr>
        <w:top w:val="none" w:sz="0" w:space="0" w:color="auto"/>
        <w:left w:val="none" w:sz="0" w:space="0" w:color="auto"/>
        <w:bottom w:val="none" w:sz="0" w:space="0" w:color="auto"/>
        <w:right w:val="none" w:sz="0" w:space="0" w:color="auto"/>
      </w:divBdr>
    </w:div>
    <w:div w:id="812528331">
      <w:bodyDiv w:val="1"/>
      <w:marLeft w:val="0"/>
      <w:marRight w:val="0"/>
      <w:marTop w:val="0"/>
      <w:marBottom w:val="0"/>
      <w:divBdr>
        <w:top w:val="none" w:sz="0" w:space="0" w:color="auto"/>
        <w:left w:val="none" w:sz="0" w:space="0" w:color="auto"/>
        <w:bottom w:val="none" w:sz="0" w:space="0" w:color="auto"/>
        <w:right w:val="none" w:sz="0" w:space="0" w:color="auto"/>
      </w:divBdr>
    </w:div>
    <w:div w:id="813109918">
      <w:bodyDiv w:val="1"/>
      <w:marLeft w:val="0"/>
      <w:marRight w:val="0"/>
      <w:marTop w:val="0"/>
      <w:marBottom w:val="0"/>
      <w:divBdr>
        <w:top w:val="none" w:sz="0" w:space="0" w:color="auto"/>
        <w:left w:val="none" w:sz="0" w:space="0" w:color="auto"/>
        <w:bottom w:val="none" w:sz="0" w:space="0" w:color="auto"/>
        <w:right w:val="none" w:sz="0" w:space="0" w:color="auto"/>
      </w:divBdr>
    </w:div>
    <w:div w:id="816149586">
      <w:bodyDiv w:val="1"/>
      <w:marLeft w:val="0"/>
      <w:marRight w:val="0"/>
      <w:marTop w:val="0"/>
      <w:marBottom w:val="0"/>
      <w:divBdr>
        <w:top w:val="none" w:sz="0" w:space="0" w:color="auto"/>
        <w:left w:val="none" w:sz="0" w:space="0" w:color="auto"/>
        <w:bottom w:val="none" w:sz="0" w:space="0" w:color="auto"/>
        <w:right w:val="none" w:sz="0" w:space="0" w:color="auto"/>
      </w:divBdr>
    </w:div>
    <w:div w:id="818837976">
      <w:bodyDiv w:val="1"/>
      <w:marLeft w:val="0"/>
      <w:marRight w:val="0"/>
      <w:marTop w:val="0"/>
      <w:marBottom w:val="0"/>
      <w:divBdr>
        <w:top w:val="none" w:sz="0" w:space="0" w:color="auto"/>
        <w:left w:val="none" w:sz="0" w:space="0" w:color="auto"/>
        <w:bottom w:val="none" w:sz="0" w:space="0" w:color="auto"/>
        <w:right w:val="none" w:sz="0" w:space="0" w:color="auto"/>
      </w:divBdr>
    </w:div>
    <w:div w:id="821582341">
      <w:bodyDiv w:val="1"/>
      <w:marLeft w:val="0"/>
      <w:marRight w:val="0"/>
      <w:marTop w:val="0"/>
      <w:marBottom w:val="0"/>
      <w:divBdr>
        <w:top w:val="none" w:sz="0" w:space="0" w:color="auto"/>
        <w:left w:val="none" w:sz="0" w:space="0" w:color="auto"/>
        <w:bottom w:val="none" w:sz="0" w:space="0" w:color="auto"/>
        <w:right w:val="none" w:sz="0" w:space="0" w:color="auto"/>
      </w:divBdr>
    </w:div>
    <w:div w:id="821849565">
      <w:bodyDiv w:val="1"/>
      <w:marLeft w:val="0"/>
      <w:marRight w:val="0"/>
      <w:marTop w:val="0"/>
      <w:marBottom w:val="0"/>
      <w:divBdr>
        <w:top w:val="none" w:sz="0" w:space="0" w:color="auto"/>
        <w:left w:val="none" w:sz="0" w:space="0" w:color="auto"/>
        <w:bottom w:val="none" w:sz="0" w:space="0" w:color="auto"/>
        <w:right w:val="none" w:sz="0" w:space="0" w:color="auto"/>
      </w:divBdr>
    </w:div>
    <w:div w:id="824203294">
      <w:bodyDiv w:val="1"/>
      <w:marLeft w:val="0"/>
      <w:marRight w:val="0"/>
      <w:marTop w:val="0"/>
      <w:marBottom w:val="0"/>
      <w:divBdr>
        <w:top w:val="none" w:sz="0" w:space="0" w:color="auto"/>
        <w:left w:val="none" w:sz="0" w:space="0" w:color="auto"/>
        <w:bottom w:val="none" w:sz="0" w:space="0" w:color="auto"/>
        <w:right w:val="none" w:sz="0" w:space="0" w:color="auto"/>
      </w:divBdr>
    </w:div>
    <w:div w:id="824468185">
      <w:bodyDiv w:val="1"/>
      <w:marLeft w:val="0"/>
      <w:marRight w:val="0"/>
      <w:marTop w:val="0"/>
      <w:marBottom w:val="0"/>
      <w:divBdr>
        <w:top w:val="none" w:sz="0" w:space="0" w:color="auto"/>
        <w:left w:val="none" w:sz="0" w:space="0" w:color="auto"/>
        <w:bottom w:val="none" w:sz="0" w:space="0" w:color="auto"/>
        <w:right w:val="none" w:sz="0" w:space="0" w:color="auto"/>
      </w:divBdr>
    </w:div>
    <w:div w:id="826088926">
      <w:bodyDiv w:val="1"/>
      <w:marLeft w:val="0"/>
      <w:marRight w:val="0"/>
      <w:marTop w:val="0"/>
      <w:marBottom w:val="0"/>
      <w:divBdr>
        <w:top w:val="none" w:sz="0" w:space="0" w:color="auto"/>
        <w:left w:val="none" w:sz="0" w:space="0" w:color="auto"/>
        <w:bottom w:val="none" w:sz="0" w:space="0" w:color="auto"/>
        <w:right w:val="none" w:sz="0" w:space="0" w:color="auto"/>
      </w:divBdr>
    </w:div>
    <w:div w:id="827130188">
      <w:bodyDiv w:val="1"/>
      <w:marLeft w:val="0"/>
      <w:marRight w:val="0"/>
      <w:marTop w:val="0"/>
      <w:marBottom w:val="0"/>
      <w:divBdr>
        <w:top w:val="none" w:sz="0" w:space="0" w:color="auto"/>
        <w:left w:val="none" w:sz="0" w:space="0" w:color="auto"/>
        <w:bottom w:val="none" w:sz="0" w:space="0" w:color="auto"/>
        <w:right w:val="none" w:sz="0" w:space="0" w:color="auto"/>
      </w:divBdr>
    </w:div>
    <w:div w:id="828905859">
      <w:bodyDiv w:val="1"/>
      <w:marLeft w:val="0"/>
      <w:marRight w:val="0"/>
      <w:marTop w:val="0"/>
      <w:marBottom w:val="0"/>
      <w:divBdr>
        <w:top w:val="none" w:sz="0" w:space="0" w:color="auto"/>
        <w:left w:val="none" w:sz="0" w:space="0" w:color="auto"/>
        <w:bottom w:val="none" w:sz="0" w:space="0" w:color="auto"/>
        <w:right w:val="none" w:sz="0" w:space="0" w:color="auto"/>
      </w:divBdr>
    </w:div>
    <w:div w:id="832451895">
      <w:bodyDiv w:val="1"/>
      <w:marLeft w:val="0"/>
      <w:marRight w:val="0"/>
      <w:marTop w:val="0"/>
      <w:marBottom w:val="0"/>
      <w:divBdr>
        <w:top w:val="none" w:sz="0" w:space="0" w:color="auto"/>
        <w:left w:val="none" w:sz="0" w:space="0" w:color="auto"/>
        <w:bottom w:val="none" w:sz="0" w:space="0" w:color="auto"/>
        <w:right w:val="none" w:sz="0" w:space="0" w:color="auto"/>
      </w:divBdr>
    </w:div>
    <w:div w:id="832455179">
      <w:bodyDiv w:val="1"/>
      <w:marLeft w:val="0"/>
      <w:marRight w:val="0"/>
      <w:marTop w:val="0"/>
      <w:marBottom w:val="0"/>
      <w:divBdr>
        <w:top w:val="none" w:sz="0" w:space="0" w:color="auto"/>
        <w:left w:val="none" w:sz="0" w:space="0" w:color="auto"/>
        <w:bottom w:val="none" w:sz="0" w:space="0" w:color="auto"/>
        <w:right w:val="none" w:sz="0" w:space="0" w:color="auto"/>
      </w:divBdr>
    </w:div>
    <w:div w:id="834952839">
      <w:bodyDiv w:val="1"/>
      <w:marLeft w:val="0"/>
      <w:marRight w:val="0"/>
      <w:marTop w:val="0"/>
      <w:marBottom w:val="0"/>
      <w:divBdr>
        <w:top w:val="none" w:sz="0" w:space="0" w:color="auto"/>
        <w:left w:val="none" w:sz="0" w:space="0" w:color="auto"/>
        <w:bottom w:val="none" w:sz="0" w:space="0" w:color="auto"/>
        <w:right w:val="none" w:sz="0" w:space="0" w:color="auto"/>
      </w:divBdr>
    </w:div>
    <w:div w:id="835265887">
      <w:bodyDiv w:val="1"/>
      <w:marLeft w:val="0"/>
      <w:marRight w:val="0"/>
      <w:marTop w:val="0"/>
      <w:marBottom w:val="0"/>
      <w:divBdr>
        <w:top w:val="none" w:sz="0" w:space="0" w:color="auto"/>
        <w:left w:val="none" w:sz="0" w:space="0" w:color="auto"/>
        <w:bottom w:val="none" w:sz="0" w:space="0" w:color="auto"/>
        <w:right w:val="none" w:sz="0" w:space="0" w:color="auto"/>
      </w:divBdr>
    </w:div>
    <w:div w:id="836072624">
      <w:bodyDiv w:val="1"/>
      <w:marLeft w:val="0"/>
      <w:marRight w:val="0"/>
      <w:marTop w:val="0"/>
      <w:marBottom w:val="0"/>
      <w:divBdr>
        <w:top w:val="none" w:sz="0" w:space="0" w:color="auto"/>
        <w:left w:val="none" w:sz="0" w:space="0" w:color="auto"/>
        <w:bottom w:val="none" w:sz="0" w:space="0" w:color="auto"/>
        <w:right w:val="none" w:sz="0" w:space="0" w:color="auto"/>
      </w:divBdr>
    </w:div>
    <w:div w:id="842084533">
      <w:bodyDiv w:val="1"/>
      <w:marLeft w:val="0"/>
      <w:marRight w:val="0"/>
      <w:marTop w:val="0"/>
      <w:marBottom w:val="0"/>
      <w:divBdr>
        <w:top w:val="none" w:sz="0" w:space="0" w:color="auto"/>
        <w:left w:val="none" w:sz="0" w:space="0" w:color="auto"/>
        <w:bottom w:val="none" w:sz="0" w:space="0" w:color="auto"/>
        <w:right w:val="none" w:sz="0" w:space="0" w:color="auto"/>
      </w:divBdr>
    </w:div>
    <w:div w:id="844056930">
      <w:bodyDiv w:val="1"/>
      <w:marLeft w:val="0"/>
      <w:marRight w:val="0"/>
      <w:marTop w:val="0"/>
      <w:marBottom w:val="0"/>
      <w:divBdr>
        <w:top w:val="none" w:sz="0" w:space="0" w:color="auto"/>
        <w:left w:val="none" w:sz="0" w:space="0" w:color="auto"/>
        <w:bottom w:val="none" w:sz="0" w:space="0" w:color="auto"/>
        <w:right w:val="none" w:sz="0" w:space="0" w:color="auto"/>
      </w:divBdr>
    </w:div>
    <w:div w:id="844128990">
      <w:bodyDiv w:val="1"/>
      <w:marLeft w:val="0"/>
      <w:marRight w:val="0"/>
      <w:marTop w:val="0"/>
      <w:marBottom w:val="0"/>
      <w:divBdr>
        <w:top w:val="none" w:sz="0" w:space="0" w:color="auto"/>
        <w:left w:val="none" w:sz="0" w:space="0" w:color="auto"/>
        <w:bottom w:val="none" w:sz="0" w:space="0" w:color="auto"/>
        <w:right w:val="none" w:sz="0" w:space="0" w:color="auto"/>
      </w:divBdr>
    </w:div>
    <w:div w:id="846138320">
      <w:bodyDiv w:val="1"/>
      <w:marLeft w:val="0"/>
      <w:marRight w:val="0"/>
      <w:marTop w:val="0"/>
      <w:marBottom w:val="0"/>
      <w:divBdr>
        <w:top w:val="none" w:sz="0" w:space="0" w:color="auto"/>
        <w:left w:val="none" w:sz="0" w:space="0" w:color="auto"/>
        <w:bottom w:val="none" w:sz="0" w:space="0" w:color="auto"/>
        <w:right w:val="none" w:sz="0" w:space="0" w:color="auto"/>
      </w:divBdr>
    </w:div>
    <w:div w:id="848299705">
      <w:bodyDiv w:val="1"/>
      <w:marLeft w:val="0"/>
      <w:marRight w:val="0"/>
      <w:marTop w:val="0"/>
      <w:marBottom w:val="0"/>
      <w:divBdr>
        <w:top w:val="none" w:sz="0" w:space="0" w:color="auto"/>
        <w:left w:val="none" w:sz="0" w:space="0" w:color="auto"/>
        <w:bottom w:val="none" w:sz="0" w:space="0" w:color="auto"/>
        <w:right w:val="none" w:sz="0" w:space="0" w:color="auto"/>
      </w:divBdr>
    </w:div>
    <w:div w:id="848980563">
      <w:bodyDiv w:val="1"/>
      <w:marLeft w:val="0"/>
      <w:marRight w:val="0"/>
      <w:marTop w:val="0"/>
      <w:marBottom w:val="0"/>
      <w:divBdr>
        <w:top w:val="none" w:sz="0" w:space="0" w:color="auto"/>
        <w:left w:val="none" w:sz="0" w:space="0" w:color="auto"/>
        <w:bottom w:val="none" w:sz="0" w:space="0" w:color="auto"/>
        <w:right w:val="none" w:sz="0" w:space="0" w:color="auto"/>
      </w:divBdr>
    </w:div>
    <w:div w:id="851454884">
      <w:bodyDiv w:val="1"/>
      <w:marLeft w:val="0"/>
      <w:marRight w:val="0"/>
      <w:marTop w:val="0"/>
      <w:marBottom w:val="0"/>
      <w:divBdr>
        <w:top w:val="none" w:sz="0" w:space="0" w:color="auto"/>
        <w:left w:val="none" w:sz="0" w:space="0" w:color="auto"/>
        <w:bottom w:val="none" w:sz="0" w:space="0" w:color="auto"/>
        <w:right w:val="none" w:sz="0" w:space="0" w:color="auto"/>
      </w:divBdr>
    </w:div>
    <w:div w:id="851994055">
      <w:bodyDiv w:val="1"/>
      <w:marLeft w:val="0"/>
      <w:marRight w:val="0"/>
      <w:marTop w:val="0"/>
      <w:marBottom w:val="0"/>
      <w:divBdr>
        <w:top w:val="none" w:sz="0" w:space="0" w:color="auto"/>
        <w:left w:val="none" w:sz="0" w:space="0" w:color="auto"/>
        <w:bottom w:val="none" w:sz="0" w:space="0" w:color="auto"/>
        <w:right w:val="none" w:sz="0" w:space="0" w:color="auto"/>
      </w:divBdr>
    </w:div>
    <w:div w:id="853886645">
      <w:bodyDiv w:val="1"/>
      <w:marLeft w:val="0"/>
      <w:marRight w:val="0"/>
      <w:marTop w:val="0"/>
      <w:marBottom w:val="0"/>
      <w:divBdr>
        <w:top w:val="none" w:sz="0" w:space="0" w:color="auto"/>
        <w:left w:val="none" w:sz="0" w:space="0" w:color="auto"/>
        <w:bottom w:val="none" w:sz="0" w:space="0" w:color="auto"/>
        <w:right w:val="none" w:sz="0" w:space="0" w:color="auto"/>
      </w:divBdr>
    </w:div>
    <w:div w:id="854655686">
      <w:bodyDiv w:val="1"/>
      <w:marLeft w:val="0"/>
      <w:marRight w:val="0"/>
      <w:marTop w:val="0"/>
      <w:marBottom w:val="0"/>
      <w:divBdr>
        <w:top w:val="none" w:sz="0" w:space="0" w:color="auto"/>
        <w:left w:val="none" w:sz="0" w:space="0" w:color="auto"/>
        <w:bottom w:val="none" w:sz="0" w:space="0" w:color="auto"/>
        <w:right w:val="none" w:sz="0" w:space="0" w:color="auto"/>
      </w:divBdr>
    </w:div>
    <w:div w:id="857042723">
      <w:bodyDiv w:val="1"/>
      <w:marLeft w:val="0"/>
      <w:marRight w:val="0"/>
      <w:marTop w:val="0"/>
      <w:marBottom w:val="0"/>
      <w:divBdr>
        <w:top w:val="none" w:sz="0" w:space="0" w:color="auto"/>
        <w:left w:val="none" w:sz="0" w:space="0" w:color="auto"/>
        <w:bottom w:val="none" w:sz="0" w:space="0" w:color="auto"/>
        <w:right w:val="none" w:sz="0" w:space="0" w:color="auto"/>
      </w:divBdr>
    </w:div>
    <w:div w:id="857699598">
      <w:bodyDiv w:val="1"/>
      <w:marLeft w:val="0"/>
      <w:marRight w:val="0"/>
      <w:marTop w:val="0"/>
      <w:marBottom w:val="0"/>
      <w:divBdr>
        <w:top w:val="none" w:sz="0" w:space="0" w:color="auto"/>
        <w:left w:val="none" w:sz="0" w:space="0" w:color="auto"/>
        <w:bottom w:val="none" w:sz="0" w:space="0" w:color="auto"/>
        <w:right w:val="none" w:sz="0" w:space="0" w:color="auto"/>
      </w:divBdr>
    </w:div>
    <w:div w:id="859514271">
      <w:bodyDiv w:val="1"/>
      <w:marLeft w:val="0"/>
      <w:marRight w:val="0"/>
      <w:marTop w:val="0"/>
      <w:marBottom w:val="0"/>
      <w:divBdr>
        <w:top w:val="none" w:sz="0" w:space="0" w:color="auto"/>
        <w:left w:val="none" w:sz="0" w:space="0" w:color="auto"/>
        <w:bottom w:val="none" w:sz="0" w:space="0" w:color="auto"/>
        <w:right w:val="none" w:sz="0" w:space="0" w:color="auto"/>
      </w:divBdr>
    </w:div>
    <w:div w:id="863055061">
      <w:bodyDiv w:val="1"/>
      <w:marLeft w:val="0"/>
      <w:marRight w:val="0"/>
      <w:marTop w:val="0"/>
      <w:marBottom w:val="0"/>
      <w:divBdr>
        <w:top w:val="none" w:sz="0" w:space="0" w:color="auto"/>
        <w:left w:val="none" w:sz="0" w:space="0" w:color="auto"/>
        <w:bottom w:val="none" w:sz="0" w:space="0" w:color="auto"/>
        <w:right w:val="none" w:sz="0" w:space="0" w:color="auto"/>
      </w:divBdr>
    </w:div>
    <w:div w:id="863253926">
      <w:bodyDiv w:val="1"/>
      <w:marLeft w:val="0"/>
      <w:marRight w:val="0"/>
      <w:marTop w:val="0"/>
      <w:marBottom w:val="0"/>
      <w:divBdr>
        <w:top w:val="none" w:sz="0" w:space="0" w:color="auto"/>
        <w:left w:val="none" w:sz="0" w:space="0" w:color="auto"/>
        <w:bottom w:val="none" w:sz="0" w:space="0" w:color="auto"/>
        <w:right w:val="none" w:sz="0" w:space="0" w:color="auto"/>
      </w:divBdr>
    </w:div>
    <w:div w:id="867060230">
      <w:bodyDiv w:val="1"/>
      <w:marLeft w:val="0"/>
      <w:marRight w:val="0"/>
      <w:marTop w:val="0"/>
      <w:marBottom w:val="0"/>
      <w:divBdr>
        <w:top w:val="none" w:sz="0" w:space="0" w:color="auto"/>
        <w:left w:val="none" w:sz="0" w:space="0" w:color="auto"/>
        <w:bottom w:val="none" w:sz="0" w:space="0" w:color="auto"/>
        <w:right w:val="none" w:sz="0" w:space="0" w:color="auto"/>
      </w:divBdr>
    </w:div>
    <w:div w:id="867183787">
      <w:bodyDiv w:val="1"/>
      <w:marLeft w:val="0"/>
      <w:marRight w:val="0"/>
      <w:marTop w:val="0"/>
      <w:marBottom w:val="0"/>
      <w:divBdr>
        <w:top w:val="none" w:sz="0" w:space="0" w:color="auto"/>
        <w:left w:val="none" w:sz="0" w:space="0" w:color="auto"/>
        <w:bottom w:val="none" w:sz="0" w:space="0" w:color="auto"/>
        <w:right w:val="none" w:sz="0" w:space="0" w:color="auto"/>
      </w:divBdr>
    </w:div>
    <w:div w:id="872959466">
      <w:bodyDiv w:val="1"/>
      <w:marLeft w:val="0"/>
      <w:marRight w:val="0"/>
      <w:marTop w:val="0"/>
      <w:marBottom w:val="0"/>
      <w:divBdr>
        <w:top w:val="none" w:sz="0" w:space="0" w:color="auto"/>
        <w:left w:val="none" w:sz="0" w:space="0" w:color="auto"/>
        <w:bottom w:val="none" w:sz="0" w:space="0" w:color="auto"/>
        <w:right w:val="none" w:sz="0" w:space="0" w:color="auto"/>
      </w:divBdr>
    </w:div>
    <w:div w:id="875239647">
      <w:bodyDiv w:val="1"/>
      <w:marLeft w:val="0"/>
      <w:marRight w:val="0"/>
      <w:marTop w:val="0"/>
      <w:marBottom w:val="0"/>
      <w:divBdr>
        <w:top w:val="none" w:sz="0" w:space="0" w:color="auto"/>
        <w:left w:val="none" w:sz="0" w:space="0" w:color="auto"/>
        <w:bottom w:val="none" w:sz="0" w:space="0" w:color="auto"/>
        <w:right w:val="none" w:sz="0" w:space="0" w:color="auto"/>
      </w:divBdr>
    </w:div>
    <w:div w:id="878394164">
      <w:bodyDiv w:val="1"/>
      <w:marLeft w:val="0"/>
      <w:marRight w:val="0"/>
      <w:marTop w:val="0"/>
      <w:marBottom w:val="0"/>
      <w:divBdr>
        <w:top w:val="none" w:sz="0" w:space="0" w:color="auto"/>
        <w:left w:val="none" w:sz="0" w:space="0" w:color="auto"/>
        <w:bottom w:val="none" w:sz="0" w:space="0" w:color="auto"/>
        <w:right w:val="none" w:sz="0" w:space="0" w:color="auto"/>
      </w:divBdr>
    </w:div>
    <w:div w:id="878711541">
      <w:bodyDiv w:val="1"/>
      <w:marLeft w:val="0"/>
      <w:marRight w:val="0"/>
      <w:marTop w:val="0"/>
      <w:marBottom w:val="0"/>
      <w:divBdr>
        <w:top w:val="none" w:sz="0" w:space="0" w:color="auto"/>
        <w:left w:val="none" w:sz="0" w:space="0" w:color="auto"/>
        <w:bottom w:val="none" w:sz="0" w:space="0" w:color="auto"/>
        <w:right w:val="none" w:sz="0" w:space="0" w:color="auto"/>
      </w:divBdr>
    </w:div>
    <w:div w:id="878974594">
      <w:bodyDiv w:val="1"/>
      <w:marLeft w:val="0"/>
      <w:marRight w:val="0"/>
      <w:marTop w:val="0"/>
      <w:marBottom w:val="0"/>
      <w:divBdr>
        <w:top w:val="none" w:sz="0" w:space="0" w:color="auto"/>
        <w:left w:val="none" w:sz="0" w:space="0" w:color="auto"/>
        <w:bottom w:val="none" w:sz="0" w:space="0" w:color="auto"/>
        <w:right w:val="none" w:sz="0" w:space="0" w:color="auto"/>
      </w:divBdr>
    </w:div>
    <w:div w:id="880552223">
      <w:bodyDiv w:val="1"/>
      <w:marLeft w:val="0"/>
      <w:marRight w:val="0"/>
      <w:marTop w:val="0"/>
      <w:marBottom w:val="0"/>
      <w:divBdr>
        <w:top w:val="none" w:sz="0" w:space="0" w:color="auto"/>
        <w:left w:val="none" w:sz="0" w:space="0" w:color="auto"/>
        <w:bottom w:val="none" w:sz="0" w:space="0" w:color="auto"/>
        <w:right w:val="none" w:sz="0" w:space="0" w:color="auto"/>
      </w:divBdr>
    </w:div>
    <w:div w:id="883097641">
      <w:bodyDiv w:val="1"/>
      <w:marLeft w:val="0"/>
      <w:marRight w:val="0"/>
      <w:marTop w:val="0"/>
      <w:marBottom w:val="0"/>
      <w:divBdr>
        <w:top w:val="none" w:sz="0" w:space="0" w:color="auto"/>
        <w:left w:val="none" w:sz="0" w:space="0" w:color="auto"/>
        <w:bottom w:val="none" w:sz="0" w:space="0" w:color="auto"/>
        <w:right w:val="none" w:sz="0" w:space="0" w:color="auto"/>
      </w:divBdr>
    </w:div>
    <w:div w:id="886840169">
      <w:bodyDiv w:val="1"/>
      <w:marLeft w:val="0"/>
      <w:marRight w:val="0"/>
      <w:marTop w:val="0"/>
      <w:marBottom w:val="0"/>
      <w:divBdr>
        <w:top w:val="none" w:sz="0" w:space="0" w:color="auto"/>
        <w:left w:val="none" w:sz="0" w:space="0" w:color="auto"/>
        <w:bottom w:val="none" w:sz="0" w:space="0" w:color="auto"/>
        <w:right w:val="none" w:sz="0" w:space="0" w:color="auto"/>
      </w:divBdr>
    </w:div>
    <w:div w:id="891189808">
      <w:bodyDiv w:val="1"/>
      <w:marLeft w:val="0"/>
      <w:marRight w:val="0"/>
      <w:marTop w:val="0"/>
      <w:marBottom w:val="0"/>
      <w:divBdr>
        <w:top w:val="none" w:sz="0" w:space="0" w:color="auto"/>
        <w:left w:val="none" w:sz="0" w:space="0" w:color="auto"/>
        <w:bottom w:val="none" w:sz="0" w:space="0" w:color="auto"/>
        <w:right w:val="none" w:sz="0" w:space="0" w:color="auto"/>
      </w:divBdr>
    </w:div>
    <w:div w:id="899681105">
      <w:bodyDiv w:val="1"/>
      <w:marLeft w:val="0"/>
      <w:marRight w:val="0"/>
      <w:marTop w:val="0"/>
      <w:marBottom w:val="0"/>
      <w:divBdr>
        <w:top w:val="none" w:sz="0" w:space="0" w:color="auto"/>
        <w:left w:val="none" w:sz="0" w:space="0" w:color="auto"/>
        <w:bottom w:val="none" w:sz="0" w:space="0" w:color="auto"/>
        <w:right w:val="none" w:sz="0" w:space="0" w:color="auto"/>
      </w:divBdr>
    </w:div>
    <w:div w:id="902718964">
      <w:bodyDiv w:val="1"/>
      <w:marLeft w:val="0"/>
      <w:marRight w:val="0"/>
      <w:marTop w:val="0"/>
      <w:marBottom w:val="0"/>
      <w:divBdr>
        <w:top w:val="none" w:sz="0" w:space="0" w:color="auto"/>
        <w:left w:val="none" w:sz="0" w:space="0" w:color="auto"/>
        <w:bottom w:val="none" w:sz="0" w:space="0" w:color="auto"/>
        <w:right w:val="none" w:sz="0" w:space="0" w:color="auto"/>
      </w:divBdr>
    </w:div>
    <w:div w:id="903951478">
      <w:bodyDiv w:val="1"/>
      <w:marLeft w:val="0"/>
      <w:marRight w:val="0"/>
      <w:marTop w:val="0"/>
      <w:marBottom w:val="0"/>
      <w:divBdr>
        <w:top w:val="none" w:sz="0" w:space="0" w:color="auto"/>
        <w:left w:val="none" w:sz="0" w:space="0" w:color="auto"/>
        <w:bottom w:val="none" w:sz="0" w:space="0" w:color="auto"/>
        <w:right w:val="none" w:sz="0" w:space="0" w:color="auto"/>
      </w:divBdr>
    </w:div>
    <w:div w:id="906454868">
      <w:bodyDiv w:val="1"/>
      <w:marLeft w:val="0"/>
      <w:marRight w:val="0"/>
      <w:marTop w:val="0"/>
      <w:marBottom w:val="0"/>
      <w:divBdr>
        <w:top w:val="none" w:sz="0" w:space="0" w:color="auto"/>
        <w:left w:val="none" w:sz="0" w:space="0" w:color="auto"/>
        <w:bottom w:val="none" w:sz="0" w:space="0" w:color="auto"/>
        <w:right w:val="none" w:sz="0" w:space="0" w:color="auto"/>
      </w:divBdr>
    </w:div>
    <w:div w:id="910772892">
      <w:bodyDiv w:val="1"/>
      <w:marLeft w:val="0"/>
      <w:marRight w:val="0"/>
      <w:marTop w:val="0"/>
      <w:marBottom w:val="0"/>
      <w:divBdr>
        <w:top w:val="none" w:sz="0" w:space="0" w:color="auto"/>
        <w:left w:val="none" w:sz="0" w:space="0" w:color="auto"/>
        <w:bottom w:val="none" w:sz="0" w:space="0" w:color="auto"/>
        <w:right w:val="none" w:sz="0" w:space="0" w:color="auto"/>
      </w:divBdr>
    </w:div>
    <w:div w:id="911425214">
      <w:bodyDiv w:val="1"/>
      <w:marLeft w:val="0"/>
      <w:marRight w:val="0"/>
      <w:marTop w:val="0"/>
      <w:marBottom w:val="0"/>
      <w:divBdr>
        <w:top w:val="none" w:sz="0" w:space="0" w:color="auto"/>
        <w:left w:val="none" w:sz="0" w:space="0" w:color="auto"/>
        <w:bottom w:val="none" w:sz="0" w:space="0" w:color="auto"/>
        <w:right w:val="none" w:sz="0" w:space="0" w:color="auto"/>
      </w:divBdr>
    </w:div>
    <w:div w:id="911504521">
      <w:bodyDiv w:val="1"/>
      <w:marLeft w:val="0"/>
      <w:marRight w:val="0"/>
      <w:marTop w:val="0"/>
      <w:marBottom w:val="0"/>
      <w:divBdr>
        <w:top w:val="none" w:sz="0" w:space="0" w:color="auto"/>
        <w:left w:val="none" w:sz="0" w:space="0" w:color="auto"/>
        <w:bottom w:val="none" w:sz="0" w:space="0" w:color="auto"/>
        <w:right w:val="none" w:sz="0" w:space="0" w:color="auto"/>
      </w:divBdr>
    </w:div>
    <w:div w:id="915169038">
      <w:bodyDiv w:val="1"/>
      <w:marLeft w:val="0"/>
      <w:marRight w:val="0"/>
      <w:marTop w:val="0"/>
      <w:marBottom w:val="0"/>
      <w:divBdr>
        <w:top w:val="none" w:sz="0" w:space="0" w:color="auto"/>
        <w:left w:val="none" w:sz="0" w:space="0" w:color="auto"/>
        <w:bottom w:val="none" w:sz="0" w:space="0" w:color="auto"/>
        <w:right w:val="none" w:sz="0" w:space="0" w:color="auto"/>
      </w:divBdr>
    </w:div>
    <w:div w:id="916129191">
      <w:bodyDiv w:val="1"/>
      <w:marLeft w:val="0"/>
      <w:marRight w:val="0"/>
      <w:marTop w:val="0"/>
      <w:marBottom w:val="0"/>
      <w:divBdr>
        <w:top w:val="none" w:sz="0" w:space="0" w:color="auto"/>
        <w:left w:val="none" w:sz="0" w:space="0" w:color="auto"/>
        <w:bottom w:val="none" w:sz="0" w:space="0" w:color="auto"/>
        <w:right w:val="none" w:sz="0" w:space="0" w:color="auto"/>
      </w:divBdr>
    </w:div>
    <w:div w:id="916666074">
      <w:bodyDiv w:val="1"/>
      <w:marLeft w:val="0"/>
      <w:marRight w:val="0"/>
      <w:marTop w:val="0"/>
      <w:marBottom w:val="0"/>
      <w:divBdr>
        <w:top w:val="none" w:sz="0" w:space="0" w:color="auto"/>
        <w:left w:val="none" w:sz="0" w:space="0" w:color="auto"/>
        <w:bottom w:val="none" w:sz="0" w:space="0" w:color="auto"/>
        <w:right w:val="none" w:sz="0" w:space="0" w:color="auto"/>
      </w:divBdr>
    </w:div>
    <w:div w:id="916866912">
      <w:bodyDiv w:val="1"/>
      <w:marLeft w:val="0"/>
      <w:marRight w:val="0"/>
      <w:marTop w:val="0"/>
      <w:marBottom w:val="0"/>
      <w:divBdr>
        <w:top w:val="none" w:sz="0" w:space="0" w:color="auto"/>
        <w:left w:val="none" w:sz="0" w:space="0" w:color="auto"/>
        <w:bottom w:val="none" w:sz="0" w:space="0" w:color="auto"/>
        <w:right w:val="none" w:sz="0" w:space="0" w:color="auto"/>
      </w:divBdr>
    </w:div>
    <w:div w:id="917132974">
      <w:bodyDiv w:val="1"/>
      <w:marLeft w:val="0"/>
      <w:marRight w:val="0"/>
      <w:marTop w:val="0"/>
      <w:marBottom w:val="0"/>
      <w:divBdr>
        <w:top w:val="none" w:sz="0" w:space="0" w:color="auto"/>
        <w:left w:val="none" w:sz="0" w:space="0" w:color="auto"/>
        <w:bottom w:val="none" w:sz="0" w:space="0" w:color="auto"/>
        <w:right w:val="none" w:sz="0" w:space="0" w:color="auto"/>
      </w:divBdr>
    </w:div>
    <w:div w:id="918949215">
      <w:bodyDiv w:val="1"/>
      <w:marLeft w:val="0"/>
      <w:marRight w:val="0"/>
      <w:marTop w:val="0"/>
      <w:marBottom w:val="0"/>
      <w:divBdr>
        <w:top w:val="none" w:sz="0" w:space="0" w:color="auto"/>
        <w:left w:val="none" w:sz="0" w:space="0" w:color="auto"/>
        <w:bottom w:val="none" w:sz="0" w:space="0" w:color="auto"/>
        <w:right w:val="none" w:sz="0" w:space="0" w:color="auto"/>
      </w:divBdr>
    </w:div>
    <w:div w:id="921916811">
      <w:bodyDiv w:val="1"/>
      <w:marLeft w:val="0"/>
      <w:marRight w:val="0"/>
      <w:marTop w:val="0"/>
      <w:marBottom w:val="0"/>
      <w:divBdr>
        <w:top w:val="none" w:sz="0" w:space="0" w:color="auto"/>
        <w:left w:val="none" w:sz="0" w:space="0" w:color="auto"/>
        <w:bottom w:val="none" w:sz="0" w:space="0" w:color="auto"/>
        <w:right w:val="none" w:sz="0" w:space="0" w:color="auto"/>
      </w:divBdr>
    </w:div>
    <w:div w:id="923613839">
      <w:bodyDiv w:val="1"/>
      <w:marLeft w:val="0"/>
      <w:marRight w:val="0"/>
      <w:marTop w:val="0"/>
      <w:marBottom w:val="0"/>
      <w:divBdr>
        <w:top w:val="none" w:sz="0" w:space="0" w:color="auto"/>
        <w:left w:val="none" w:sz="0" w:space="0" w:color="auto"/>
        <w:bottom w:val="none" w:sz="0" w:space="0" w:color="auto"/>
        <w:right w:val="none" w:sz="0" w:space="0" w:color="auto"/>
      </w:divBdr>
    </w:div>
    <w:div w:id="923686543">
      <w:bodyDiv w:val="1"/>
      <w:marLeft w:val="0"/>
      <w:marRight w:val="0"/>
      <w:marTop w:val="0"/>
      <w:marBottom w:val="0"/>
      <w:divBdr>
        <w:top w:val="none" w:sz="0" w:space="0" w:color="auto"/>
        <w:left w:val="none" w:sz="0" w:space="0" w:color="auto"/>
        <w:bottom w:val="none" w:sz="0" w:space="0" w:color="auto"/>
        <w:right w:val="none" w:sz="0" w:space="0" w:color="auto"/>
      </w:divBdr>
    </w:div>
    <w:div w:id="928388418">
      <w:bodyDiv w:val="1"/>
      <w:marLeft w:val="0"/>
      <w:marRight w:val="0"/>
      <w:marTop w:val="0"/>
      <w:marBottom w:val="0"/>
      <w:divBdr>
        <w:top w:val="none" w:sz="0" w:space="0" w:color="auto"/>
        <w:left w:val="none" w:sz="0" w:space="0" w:color="auto"/>
        <w:bottom w:val="none" w:sz="0" w:space="0" w:color="auto"/>
        <w:right w:val="none" w:sz="0" w:space="0" w:color="auto"/>
      </w:divBdr>
    </w:div>
    <w:div w:id="929237586">
      <w:bodyDiv w:val="1"/>
      <w:marLeft w:val="0"/>
      <w:marRight w:val="0"/>
      <w:marTop w:val="0"/>
      <w:marBottom w:val="0"/>
      <w:divBdr>
        <w:top w:val="none" w:sz="0" w:space="0" w:color="auto"/>
        <w:left w:val="none" w:sz="0" w:space="0" w:color="auto"/>
        <w:bottom w:val="none" w:sz="0" w:space="0" w:color="auto"/>
        <w:right w:val="none" w:sz="0" w:space="0" w:color="auto"/>
      </w:divBdr>
    </w:div>
    <w:div w:id="929509523">
      <w:bodyDiv w:val="1"/>
      <w:marLeft w:val="0"/>
      <w:marRight w:val="0"/>
      <w:marTop w:val="0"/>
      <w:marBottom w:val="0"/>
      <w:divBdr>
        <w:top w:val="none" w:sz="0" w:space="0" w:color="auto"/>
        <w:left w:val="none" w:sz="0" w:space="0" w:color="auto"/>
        <w:bottom w:val="none" w:sz="0" w:space="0" w:color="auto"/>
        <w:right w:val="none" w:sz="0" w:space="0" w:color="auto"/>
      </w:divBdr>
    </w:div>
    <w:div w:id="931157911">
      <w:bodyDiv w:val="1"/>
      <w:marLeft w:val="0"/>
      <w:marRight w:val="0"/>
      <w:marTop w:val="0"/>
      <w:marBottom w:val="0"/>
      <w:divBdr>
        <w:top w:val="none" w:sz="0" w:space="0" w:color="auto"/>
        <w:left w:val="none" w:sz="0" w:space="0" w:color="auto"/>
        <w:bottom w:val="none" w:sz="0" w:space="0" w:color="auto"/>
        <w:right w:val="none" w:sz="0" w:space="0" w:color="auto"/>
      </w:divBdr>
    </w:div>
    <w:div w:id="933977600">
      <w:bodyDiv w:val="1"/>
      <w:marLeft w:val="0"/>
      <w:marRight w:val="0"/>
      <w:marTop w:val="0"/>
      <w:marBottom w:val="0"/>
      <w:divBdr>
        <w:top w:val="none" w:sz="0" w:space="0" w:color="auto"/>
        <w:left w:val="none" w:sz="0" w:space="0" w:color="auto"/>
        <w:bottom w:val="none" w:sz="0" w:space="0" w:color="auto"/>
        <w:right w:val="none" w:sz="0" w:space="0" w:color="auto"/>
      </w:divBdr>
    </w:div>
    <w:div w:id="936523707">
      <w:bodyDiv w:val="1"/>
      <w:marLeft w:val="0"/>
      <w:marRight w:val="0"/>
      <w:marTop w:val="0"/>
      <w:marBottom w:val="0"/>
      <w:divBdr>
        <w:top w:val="none" w:sz="0" w:space="0" w:color="auto"/>
        <w:left w:val="none" w:sz="0" w:space="0" w:color="auto"/>
        <w:bottom w:val="none" w:sz="0" w:space="0" w:color="auto"/>
        <w:right w:val="none" w:sz="0" w:space="0" w:color="auto"/>
      </w:divBdr>
    </w:div>
    <w:div w:id="937446150">
      <w:bodyDiv w:val="1"/>
      <w:marLeft w:val="0"/>
      <w:marRight w:val="0"/>
      <w:marTop w:val="0"/>
      <w:marBottom w:val="0"/>
      <w:divBdr>
        <w:top w:val="none" w:sz="0" w:space="0" w:color="auto"/>
        <w:left w:val="none" w:sz="0" w:space="0" w:color="auto"/>
        <w:bottom w:val="none" w:sz="0" w:space="0" w:color="auto"/>
        <w:right w:val="none" w:sz="0" w:space="0" w:color="auto"/>
      </w:divBdr>
    </w:div>
    <w:div w:id="942952809">
      <w:bodyDiv w:val="1"/>
      <w:marLeft w:val="0"/>
      <w:marRight w:val="0"/>
      <w:marTop w:val="0"/>
      <w:marBottom w:val="0"/>
      <w:divBdr>
        <w:top w:val="none" w:sz="0" w:space="0" w:color="auto"/>
        <w:left w:val="none" w:sz="0" w:space="0" w:color="auto"/>
        <w:bottom w:val="none" w:sz="0" w:space="0" w:color="auto"/>
        <w:right w:val="none" w:sz="0" w:space="0" w:color="auto"/>
      </w:divBdr>
    </w:div>
    <w:div w:id="943457200">
      <w:bodyDiv w:val="1"/>
      <w:marLeft w:val="0"/>
      <w:marRight w:val="0"/>
      <w:marTop w:val="0"/>
      <w:marBottom w:val="0"/>
      <w:divBdr>
        <w:top w:val="none" w:sz="0" w:space="0" w:color="auto"/>
        <w:left w:val="none" w:sz="0" w:space="0" w:color="auto"/>
        <w:bottom w:val="none" w:sz="0" w:space="0" w:color="auto"/>
        <w:right w:val="none" w:sz="0" w:space="0" w:color="auto"/>
      </w:divBdr>
    </w:div>
    <w:div w:id="943810314">
      <w:bodyDiv w:val="1"/>
      <w:marLeft w:val="0"/>
      <w:marRight w:val="0"/>
      <w:marTop w:val="0"/>
      <w:marBottom w:val="0"/>
      <w:divBdr>
        <w:top w:val="none" w:sz="0" w:space="0" w:color="auto"/>
        <w:left w:val="none" w:sz="0" w:space="0" w:color="auto"/>
        <w:bottom w:val="none" w:sz="0" w:space="0" w:color="auto"/>
        <w:right w:val="none" w:sz="0" w:space="0" w:color="auto"/>
      </w:divBdr>
    </w:div>
    <w:div w:id="951017279">
      <w:bodyDiv w:val="1"/>
      <w:marLeft w:val="0"/>
      <w:marRight w:val="0"/>
      <w:marTop w:val="0"/>
      <w:marBottom w:val="0"/>
      <w:divBdr>
        <w:top w:val="none" w:sz="0" w:space="0" w:color="auto"/>
        <w:left w:val="none" w:sz="0" w:space="0" w:color="auto"/>
        <w:bottom w:val="none" w:sz="0" w:space="0" w:color="auto"/>
        <w:right w:val="none" w:sz="0" w:space="0" w:color="auto"/>
      </w:divBdr>
    </w:div>
    <w:div w:id="956764982">
      <w:bodyDiv w:val="1"/>
      <w:marLeft w:val="0"/>
      <w:marRight w:val="0"/>
      <w:marTop w:val="0"/>
      <w:marBottom w:val="0"/>
      <w:divBdr>
        <w:top w:val="none" w:sz="0" w:space="0" w:color="auto"/>
        <w:left w:val="none" w:sz="0" w:space="0" w:color="auto"/>
        <w:bottom w:val="none" w:sz="0" w:space="0" w:color="auto"/>
        <w:right w:val="none" w:sz="0" w:space="0" w:color="auto"/>
      </w:divBdr>
    </w:div>
    <w:div w:id="957296993">
      <w:bodyDiv w:val="1"/>
      <w:marLeft w:val="0"/>
      <w:marRight w:val="0"/>
      <w:marTop w:val="0"/>
      <w:marBottom w:val="0"/>
      <w:divBdr>
        <w:top w:val="none" w:sz="0" w:space="0" w:color="auto"/>
        <w:left w:val="none" w:sz="0" w:space="0" w:color="auto"/>
        <w:bottom w:val="none" w:sz="0" w:space="0" w:color="auto"/>
        <w:right w:val="none" w:sz="0" w:space="0" w:color="auto"/>
      </w:divBdr>
    </w:div>
    <w:div w:id="957564708">
      <w:bodyDiv w:val="1"/>
      <w:marLeft w:val="0"/>
      <w:marRight w:val="0"/>
      <w:marTop w:val="0"/>
      <w:marBottom w:val="0"/>
      <w:divBdr>
        <w:top w:val="none" w:sz="0" w:space="0" w:color="auto"/>
        <w:left w:val="none" w:sz="0" w:space="0" w:color="auto"/>
        <w:bottom w:val="none" w:sz="0" w:space="0" w:color="auto"/>
        <w:right w:val="none" w:sz="0" w:space="0" w:color="auto"/>
      </w:divBdr>
    </w:div>
    <w:div w:id="959074836">
      <w:bodyDiv w:val="1"/>
      <w:marLeft w:val="0"/>
      <w:marRight w:val="0"/>
      <w:marTop w:val="0"/>
      <w:marBottom w:val="0"/>
      <w:divBdr>
        <w:top w:val="none" w:sz="0" w:space="0" w:color="auto"/>
        <w:left w:val="none" w:sz="0" w:space="0" w:color="auto"/>
        <w:bottom w:val="none" w:sz="0" w:space="0" w:color="auto"/>
        <w:right w:val="none" w:sz="0" w:space="0" w:color="auto"/>
      </w:divBdr>
    </w:div>
    <w:div w:id="960308635">
      <w:bodyDiv w:val="1"/>
      <w:marLeft w:val="0"/>
      <w:marRight w:val="0"/>
      <w:marTop w:val="0"/>
      <w:marBottom w:val="0"/>
      <w:divBdr>
        <w:top w:val="none" w:sz="0" w:space="0" w:color="auto"/>
        <w:left w:val="none" w:sz="0" w:space="0" w:color="auto"/>
        <w:bottom w:val="none" w:sz="0" w:space="0" w:color="auto"/>
        <w:right w:val="none" w:sz="0" w:space="0" w:color="auto"/>
      </w:divBdr>
    </w:div>
    <w:div w:id="961349796">
      <w:bodyDiv w:val="1"/>
      <w:marLeft w:val="0"/>
      <w:marRight w:val="0"/>
      <w:marTop w:val="0"/>
      <w:marBottom w:val="0"/>
      <w:divBdr>
        <w:top w:val="none" w:sz="0" w:space="0" w:color="auto"/>
        <w:left w:val="none" w:sz="0" w:space="0" w:color="auto"/>
        <w:bottom w:val="none" w:sz="0" w:space="0" w:color="auto"/>
        <w:right w:val="none" w:sz="0" w:space="0" w:color="auto"/>
      </w:divBdr>
    </w:div>
    <w:div w:id="961418420">
      <w:bodyDiv w:val="1"/>
      <w:marLeft w:val="0"/>
      <w:marRight w:val="0"/>
      <w:marTop w:val="0"/>
      <w:marBottom w:val="0"/>
      <w:divBdr>
        <w:top w:val="none" w:sz="0" w:space="0" w:color="auto"/>
        <w:left w:val="none" w:sz="0" w:space="0" w:color="auto"/>
        <w:bottom w:val="none" w:sz="0" w:space="0" w:color="auto"/>
        <w:right w:val="none" w:sz="0" w:space="0" w:color="auto"/>
      </w:divBdr>
    </w:div>
    <w:div w:id="963006412">
      <w:bodyDiv w:val="1"/>
      <w:marLeft w:val="0"/>
      <w:marRight w:val="0"/>
      <w:marTop w:val="0"/>
      <w:marBottom w:val="0"/>
      <w:divBdr>
        <w:top w:val="none" w:sz="0" w:space="0" w:color="auto"/>
        <w:left w:val="none" w:sz="0" w:space="0" w:color="auto"/>
        <w:bottom w:val="none" w:sz="0" w:space="0" w:color="auto"/>
        <w:right w:val="none" w:sz="0" w:space="0" w:color="auto"/>
      </w:divBdr>
    </w:div>
    <w:div w:id="963077036">
      <w:bodyDiv w:val="1"/>
      <w:marLeft w:val="0"/>
      <w:marRight w:val="0"/>
      <w:marTop w:val="0"/>
      <w:marBottom w:val="0"/>
      <w:divBdr>
        <w:top w:val="none" w:sz="0" w:space="0" w:color="auto"/>
        <w:left w:val="none" w:sz="0" w:space="0" w:color="auto"/>
        <w:bottom w:val="none" w:sz="0" w:space="0" w:color="auto"/>
        <w:right w:val="none" w:sz="0" w:space="0" w:color="auto"/>
      </w:divBdr>
    </w:div>
    <w:div w:id="963462692">
      <w:bodyDiv w:val="1"/>
      <w:marLeft w:val="0"/>
      <w:marRight w:val="0"/>
      <w:marTop w:val="0"/>
      <w:marBottom w:val="0"/>
      <w:divBdr>
        <w:top w:val="none" w:sz="0" w:space="0" w:color="auto"/>
        <w:left w:val="none" w:sz="0" w:space="0" w:color="auto"/>
        <w:bottom w:val="none" w:sz="0" w:space="0" w:color="auto"/>
        <w:right w:val="none" w:sz="0" w:space="0" w:color="auto"/>
      </w:divBdr>
    </w:div>
    <w:div w:id="967933356">
      <w:bodyDiv w:val="1"/>
      <w:marLeft w:val="0"/>
      <w:marRight w:val="0"/>
      <w:marTop w:val="0"/>
      <w:marBottom w:val="0"/>
      <w:divBdr>
        <w:top w:val="none" w:sz="0" w:space="0" w:color="auto"/>
        <w:left w:val="none" w:sz="0" w:space="0" w:color="auto"/>
        <w:bottom w:val="none" w:sz="0" w:space="0" w:color="auto"/>
        <w:right w:val="none" w:sz="0" w:space="0" w:color="auto"/>
      </w:divBdr>
    </w:div>
    <w:div w:id="968785606">
      <w:bodyDiv w:val="1"/>
      <w:marLeft w:val="0"/>
      <w:marRight w:val="0"/>
      <w:marTop w:val="0"/>
      <w:marBottom w:val="0"/>
      <w:divBdr>
        <w:top w:val="none" w:sz="0" w:space="0" w:color="auto"/>
        <w:left w:val="none" w:sz="0" w:space="0" w:color="auto"/>
        <w:bottom w:val="none" w:sz="0" w:space="0" w:color="auto"/>
        <w:right w:val="none" w:sz="0" w:space="0" w:color="auto"/>
      </w:divBdr>
    </w:div>
    <w:div w:id="971903923">
      <w:bodyDiv w:val="1"/>
      <w:marLeft w:val="0"/>
      <w:marRight w:val="0"/>
      <w:marTop w:val="0"/>
      <w:marBottom w:val="0"/>
      <w:divBdr>
        <w:top w:val="none" w:sz="0" w:space="0" w:color="auto"/>
        <w:left w:val="none" w:sz="0" w:space="0" w:color="auto"/>
        <w:bottom w:val="none" w:sz="0" w:space="0" w:color="auto"/>
        <w:right w:val="none" w:sz="0" w:space="0" w:color="auto"/>
      </w:divBdr>
    </w:div>
    <w:div w:id="977538489">
      <w:bodyDiv w:val="1"/>
      <w:marLeft w:val="0"/>
      <w:marRight w:val="0"/>
      <w:marTop w:val="0"/>
      <w:marBottom w:val="0"/>
      <w:divBdr>
        <w:top w:val="none" w:sz="0" w:space="0" w:color="auto"/>
        <w:left w:val="none" w:sz="0" w:space="0" w:color="auto"/>
        <w:bottom w:val="none" w:sz="0" w:space="0" w:color="auto"/>
        <w:right w:val="none" w:sz="0" w:space="0" w:color="auto"/>
      </w:divBdr>
    </w:div>
    <w:div w:id="978269710">
      <w:bodyDiv w:val="1"/>
      <w:marLeft w:val="0"/>
      <w:marRight w:val="0"/>
      <w:marTop w:val="0"/>
      <w:marBottom w:val="0"/>
      <w:divBdr>
        <w:top w:val="none" w:sz="0" w:space="0" w:color="auto"/>
        <w:left w:val="none" w:sz="0" w:space="0" w:color="auto"/>
        <w:bottom w:val="none" w:sz="0" w:space="0" w:color="auto"/>
        <w:right w:val="none" w:sz="0" w:space="0" w:color="auto"/>
      </w:divBdr>
    </w:div>
    <w:div w:id="979269024">
      <w:bodyDiv w:val="1"/>
      <w:marLeft w:val="0"/>
      <w:marRight w:val="0"/>
      <w:marTop w:val="0"/>
      <w:marBottom w:val="0"/>
      <w:divBdr>
        <w:top w:val="none" w:sz="0" w:space="0" w:color="auto"/>
        <w:left w:val="none" w:sz="0" w:space="0" w:color="auto"/>
        <w:bottom w:val="none" w:sz="0" w:space="0" w:color="auto"/>
        <w:right w:val="none" w:sz="0" w:space="0" w:color="auto"/>
      </w:divBdr>
    </w:div>
    <w:div w:id="980579282">
      <w:bodyDiv w:val="1"/>
      <w:marLeft w:val="0"/>
      <w:marRight w:val="0"/>
      <w:marTop w:val="0"/>
      <w:marBottom w:val="0"/>
      <w:divBdr>
        <w:top w:val="none" w:sz="0" w:space="0" w:color="auto"/>
        <w:left w:val="none" w:sz="0" w:space="0" w:color="auto"/>
        <w:bottom w:val="none" w:sz="0" w:space="0" w:color="auto"/>
        <w:right w:val="none" w:sz="0" w:space="0" w:color="auto"/>
      </w:divBdr>
    </w:div>
    <w:div w:id="982123671">
      <w:bodyDiv w:val="1"/>
      <w:marLeft w:val="0"/>
      <w:marRight w:val="0"/>
      <w:marTop w:val="0"/>
      <w:marBottom w:val="0"/>
      <w:divBdr>
        <w:top w:val="none" w:sz="0" w:space="0" w:color="auto"/>
        <w:left w:val="none" w:sz="0" w:space="0" w:color="auto"/>
        <w:bottom w:val="none" w:sz="0" w:space="0" w:color="auto"/>
        <w:right w:val="none" w:sz="0" w:space="0" w:color="auto"/>
      </w:divBdr>
    </w:div>
    <w:div w:id="982155220">
      <w:bodyDiv w:val="1"/>
      <w:marLeft w:val="0"/>
      <w:marRight w:val="0"/>
      <w:marTop w:val="0"/>
      <w:marBottom w:val="0"/>
      <w:divBdr>
        <w:top w:val="none" w:sz="0" w:space="0" w:color="auto"/>
        <w:left w:val="none" w:sz="0" w:space="0" w:color="auto"/>
        <w:bottom w:val="none" w:sz="0" w:space="0" w:color="auto"/>
        <w:right w:val="none" w:sz="0" w:space="0" w:color="auto"/>
      </w:divBdr>
    </w:div>
    <w:div w:id="982587935">
      <w:bodyDiv w:val="1"/>
      <w:marLeft w:val="0"/>
      <w:marRight w:val="0"/>
      <w:marTop w:val="0"/>
      <w:marBottom w:val="0"/>
      <w:divBdr>
        <w:top w:val="none" w:sz="0" w:space="0" w:color="auto"/>
        <w:left w:val="none" w:sz="0" w:space="0" w:color="auto"/>
        <w:bottom w:val="none" w:sz="0" w:space="0" w:color="auto"/>
        <w:right w:val="none" w:sz="0" w:space="0" w:color="auto"/>
      </w:divBdr>
    </w:div>
    <w:div w:id="988442910">
      <w:bodyDiv w:val="1"/>
      <w:marLeft w:val="0"/>
      <w:marRight w:val="0"/>
      <w:marTop w:val="0"/>
      <w:marBottom w:val="0"/>
      <w:divBdr>
        <w:top w:val="none" w:sz="0" w:space="0" w:color="auto"/>
        <w:left w:val="none" w:sz="0" w:space="0" w:color="auto"/>
        <w:bottom w:val="none" w:sz="0" w:space="0" w:color="auto"/>
        <w:right w:val="none" w:sz="0" w:space="0" w:color="auto"/>
      </w:divBdr>
    </w:div>
    <w:div w:id="989603011">
      <w:bodyDiv w:val="1"/>
      <w:marLeft w:val="0"/>
      <w:marRight w:val="0"/>
      <w:marTop w:val="0"/>
      <w:marBottom w:val="0"/>
      <w:divBdr>
        <w:top w:val="none" w:sz="0" w:space="0" w:color="auto"/>
        <w:left w:val="none" w:sz="0" w:space="0" w:color="auto"/>
        <w:bottom w:val="none" w:sz="0" w:space="0" w:color="auto"/>
        <w:right w:val="none" w:sz="0" w:space="0" w:color="auto"/>
      </w:divBdr>
    </w:div>
    <w:div w:id="994381383">
      <w:bodyDiv w:val="1"/>
      <w:marLeft w:val="0"/>
      <w:marRight w:val="0"/>
      <w:marTop w:val="0"/>
      <w:marBottom w:val="0"/>
      <w:divBdr>
        <w:top w:val="none" w:sz="0" w:space="0" w:color="auto"/>
        <w:left w:val="none" w:sz="0" w:space="0" w:color="auto"/>
        <w:bottom w:val="none" w:sz="0" w:space="0" w:color="auto"/>
        <w:right w:val="none" w:sz="0" w:space="0" w:color="auto"/>
      </w:divBdr>
    </w:div>
    <w:div w:id="995648908">
      <w:bodyDiv w:val="1"/>
      <w:marLeft w:val="0"/>
      <w:marRight w:val="0"/>
      <w:marTop w:val="0"/>
      <w:marBottom w:val="0"/>
      <w:divBdr>
        <w:top w:val="none" w:sz="0" w:space="0" w:color="auto"/>
        <w:left w:val="none" w:sz="0" w:space="0" w:color="auto"/>
        <w:bottom w:val="none" w:sz="0" w:space="0" w:color="auto"/>
        <w:right w:val="none" w:sz="0" w:space="0" w:color="auto"/>
      </w:divBdr>
    </w:div>
    <w:div w:id="997537547">
      <w:bodyDiv w:val="1"/>
      <w:marLeft w:val="0"/>
      <w:marRight w:val="0"/>
      <w:marTop w:val="0"/>
      <w:marBottom w:val="0"/>
      <w:divBdr>
        <w:top w:val="none" w:sz="0" w:space="0" w:color="auto"/>
        <w:left w:val="none" w:sz="0" w:space="0" w:color="auto"/>
        <w:bottom w:val="none" w:sz="0" w:space="0" w:color="auto"/>
        <w:right w:val="none" w:sz="0" w:space="0" w:color="auto"/>
      </w:divBdr>
    </w:div>
    <w:div w:id="998966632">
      <w:bodyDiv w:val="1"/>
      <w:marLeft w:val="0"/>
      <w:marRight w:val="0"/>
      <w:marTop w:val="0"/>
      <w:marBottom w:val="0"/>
      <w:divBdr>
        <w:top w:val="none" w:sz="0" w:space="0" w:color="auto"/>
        <w:left w:val="none" w:sz="0" w:space="0" w:color="auto"/>
        <w:bottom w:val="none" w:sz="0" w:space="0" w:color="auto"/>
        <w:right w:val="none" w:sz="0" w:space="0" w:color="auto"/>
      </w:divBdr>
    </w:div>
    <w:div w:id="999885458">
      <w:bodyDiv w:val="1"/>
      <w:marLeft w:val="0"/>
      <w:marRight w:val="0"/>
      <w:marTop w:val="0"/>
      <w:marBottom w:val="0"/>
      <w:divBdr>
        <w:top w:val="none" w:sz="0" w:space="0" w:color="auto"/>
        <w:left w:val="none" w:sz="0" w:space="0" w:color="auto"/>
        <w:bottom w:val="none" w:sz="0" w:space="0" w:color="auto"/>
        <w:right w:val="none" w:sz="0" w:space="0" w:color="auto"/>
      </w:divBdr>
    </w:div>
    <w:div w:id="1000817985">
      <w:bodyDiv w:val="1"/>
      <w:marLeft w:val="0"/>
      <w:marRight w:val="0"/>
      <w:marTop w:val="0"/>
      <w:marBottom w:val="0"/>
      <w:divBdr>
        <w:top w:val="none" w:sz="0" w:space="0" w:color="auto"/>
        <w:left w:val="none" w:sz="0" w:space="0" w:color="auto"/>
        <w:bottom w:val="none" w:sz="0" w:space="0" w:color="auto"/>
        <w:right w:val="none" w:sz="0" w:space="0" w:color="auto"/>
      </w:divBdr>
    </w:div>
    <w:div w:id="1003780361">
      <w:bodyDiv w:val="1"/>
      <w:marLeft w:val="0"/>
      <w:marRight w:val="0"/>
      <w:marTop w:val="0"/>
      <w:marBottom w:val="0"/>
      <w:divBdr>
        <w:top w:val="none" w:sz="0" w:space="0" w:color="auto"/>
        <w:left w:val="none" w:sz="0" w:space="0" w:color="auto"/>
        <w:bottom w:val="none" w:sz="0" w:space="0" w:color="auto"/>
        <w:right w:val="none" w:sz="0" w:space="0" w:color="auto"/>
      </w:divBdr>
    </w:div>
    <w:div w:id="1005399362">
      <w:bodyDiv w:val="1"/>
      <w:marLeft w:val="0"/>
      <w:marRight w:val="0"/>
      <w:marTop w:val="0"/>
      <w:marBottom w:val="0"/>
      <w:divBdr>
        <w:top w:val="none" w:sz="0" w:space="0" w:color="auto"/>
        <w:left w:val="none" w:sz="0" w:space="0" w:color="auto"/>
        <w:bottom w:val="none" w:sz="0" w:space="0" w:color="auto"/>
        <w:right w:val="none" w:sz="0" w:space="0" w:color="auto"/>
      </w:divBdr>
    </w:div>
    <w:div w:id="1005747438">
      <w:bodyDiv w:val="1"/>
      <w:marLeft w:val="0"/>
      <w:marRight w:val="0"/>
      <w:marTop w:val="0"/>
      <w:marBottom w:val="0"/>
      <w:divBdr>
        <w:top w:val="none" w:sz="0" w:space="0" w:color="auto"/>
        <w:left w:val="none" w:sz="0" w:space="0" w:color="auto"/>
        <w:bottom w:val="none" w:sz="0" w:space="0" w:color="auto"/>
        <w:right w:val="none" w:sz="0" w:space="0" w:color="auto"/>
      </w:divBdr>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006516120">
      <w:bodyDiv w:val="1"/>
      <w:marLeft w:val="0"/>
      <w:marRight w:val="0"/>
      <w:marTop w:val="0"/>
      <w:marBottom w:val="0"/>
      <w:divBdr>
        <w:top w:val="none" w:sz="0" w:space="0" w:color="auto"/>
        <w:left w:val="none" w:sz="0" w:space="0" w:color="auto"/>
        <w:bottom w:val="none" w:sz="0" w:space="0" w:color="auto"/>
        <w:right w:val="none" w:sz="0" w:space="0" w:color="auto"/>
      </w:divBdr>
    </w:div>
    <w:div w:id="1008562941">
      <w:bodyDiv w:val="1"/>
      <w:marLeft w:val="0"/>
      <w:marRight w:val="0"/>
      <w:marTop w:val="0"/>
      <w:marBottom w:val="0"/>
      <w:divBdr>
        <w:top w:val="none" w:sz="0" w:space="0" w:color="auto"/>
        <w:left w:val="none" w:sz="0" w:space="0" w:color="auto"/>
        <w:bottom w:val="none" w:sz="0" w:space="0" w:color="auto"/>
        <w:right w:val="none" w:sz="0" w:space="0" w:color="auto"/>
      </w:divBdr>
    </w:div>
    <w:div w:id="1008799408">
      <w:bodyDiv w:val="1"/>
      <w:marLeft w:val="0"/>
      <w:marRight w:val="0"/>
      <w:marTop w:val="0"/>
      <w:marBottom w:val="0"/>
      <w:divBdr>
        <w:top w:val="none" w:sz="0" w:space="0" w:color="auto"/>
        <w:left w:val="none" w:sz="0" w:space="0" w:color="auto"/>
        <w:bottom w:val="none" w:sz="0" w:space="0" w:color="auto"/>
        <w:right w:val="none" w:sz="0" w:space="0" w:color="auto"/>
      </w:divBdr>
    </w:div>
    <w:div w:id="1010184425">
      <w:bodyDiv w:val="1"/>
      <w:marLeft w:val="0"/>
      <w:marRight w:val="0"/>
      <w:marTop w:val="0"/>
      <w:marBottom w:val="0"/>
      <w:divBdr>
        <w:top w:val="none" w:sz="0" w:space="0" w:color="auto"/>
        <w:left w:val="none" w:sz="0" w:space="0" w:color="auto"/>
        <w:bottom w:val="none" w:sz="0" w:space="0" w:color="auto"/>
        <w:right w:val="none" w:sz="0" w:space="0" w:color="auto"/>
      </w:divBdr>
    </w:div>
    <w:div w:id="1011370974">
      <w:bodyDiv w:val="1"/>
      <w:marLeft w:val="0"/>
      <w:marRight w:val="0"/>
      <w:marTop w:val="0"/>
      <w:marBottom w:val="0"/>
      <w:divBdr>
        <w:top w:val="none" w:sz="0" w:space="0" w:color="auto"/>
        <w:left w:val="none" w:sz="0" w:space="0" w:color="auto"/>
        <w:bottom w:val="none" w:sz="0" w:space="0" w:color="auto"/>
        <w:right w:val="none" w:sz="0" w:space="0" w:color="auto"/>
      </w:divBdr>
    </w:div>
    <w:div w:id="1015960888">
      <w:bodyDiv w:val="1"/>
      <w:marLeft w:val="0"/>
      <w:marRight w:val="0"/>
      <w:marTop w:val="0"/>
      <w:marBottom w:val="0"/>
      <w:divBdr>
        <w:top w:val="none" w:sz="0" w:space="0" w:color="auto"/>
        <w:left w:val="none" w:sz="0" w:space="0" w:color="auto"/>
        <w:bottom w:val="none" w:sz="0" w:space="0" w:color="auto"/>
        <w:right w:val="none" w:sz="0" w:space="0" w:color="auto"/>
      </w:divBdr>
    </w:div>
    <w:div w:id="1019088494">
      <w:bodyDiv w:val="1"/>
      <w:marLeft w:val="0"/>
      <w:marRight w:val="0"/>
      <w:marTop w:val="0"/>
      <w:marBottom w:val="0"/>
      <w:divBdr>
        <w:top w:val="none" w:sz="0" w:space="0" w:color="auto"/>
        <w:left w:val="none" w:sz="0" w:space="0" w:color="auto"/>
        <w:bottom w:val="none" w:sz="0" w:space="0" w:color="auto"/>
        <w:right w:val="none" w:sz="0" w:space="0" w:color="auto"/>
      </w:divBdr>
    </w:div>
    <w:div w:id="1019505334">
      <w:bodyDiv w:val="1"/>
      <w:marLeft w:val="0"/>
      <w:marRight w:val="0"/>
      <w:marTop w:val="0"/>
      <w:marBottom w:val="0"/>
      <w:divBdr>
        <w:top w:val="none" w:sz="0" w:space="0" w:color="auto"/>
        <w:left w:val="none" w:sz="0" w:space="0" w:color="auto"/>
        <w:bottom w:val="none" w:sz="0" w:space="0" w:color="auto"/>
        <w:right w:val="none" w:sz="0" w:space="0" w:color="auto"/>
      </w:divBdr>
    </w:div>
    <w:div w:id="1019623081">
      <w:bodyDiv w:val="1"/>
      <w:marLeft w:val="0"/>
      <w:marRight w:val="0"/>
      <w:marTop w:val="0"/>
      <w:marBottom w:val="0"/>
      <w:divBdr>
        <w:top w:val="none" w:sz="0" w:space="0" w:color="auto"/>
        <w:left w:val="none" w:sz="0" w:space="0" w:color="auto"/>
        <w:bottom w:val="none" w:sz="0" w:space="0" w:color="auto"/>
        <w:right w:val="none" w:sz="0" w:space="0" w:color="auto"/>
      </w:divBdr>
    </w:div>
    <w:div w:id="1021013196">
      <w:bodyDiv w:val="1"/>
      <w:marLeft w:val="0"/>
      <w:marRight w:val="0"/>
      <w:marTop w:val="0"/>
      <w:marBottom w:val="0"/>
      <w:divBdr>
        <w:top w:val="none" w:sz="0" w:space="0" w:color="auto"/>
        <w:left w:val="none" w:sz="0" w:space="0" w:color="auto"/>
        <w:bottom w:val="none" w:sz="0" w:space="0" w:color="auto"/>
        <w:right w:val="none" w:sz="0" w:space="0" w:color="auto"/>
      </w:divBdr>
    </w:div>
    <w:div w:id="1021323275">
      <w:bodyDiv w:val="1"/>
      <w:marLeft w:val="0"/>
      <w:marRight w:val="0"/>
      <w:marTop w:val="0"/>
      <w:marBottom w:val="0"/>
      <w:divBdr>
        <w:top w:val="none" w:sz="0" w:space="0" w:color="auto"/>
        <w:left w:val="none" w:sz="0" w:space="0" w:color="auto"/>
        <w:bottom w:val="none" w:sz="0" w:space="0" w:color="auto"/>
        <w:right w:val="none" w:sz="0" w:space="0" w:color="auto"/>
      </w:divBdr>
    </w:div>
    <w:div w:id="1022897204">
      <w:bodyDiv w:val="1"/>
      <w:marLeft w:val="0"/>
      <w:marRight w:val="0"/>
      <w:marTop w:val="0"/>
      <w:marBottom w:val="0"/>
      <w:divBdr>
        <w:top w:val="none" w:sz="0" w:space="0" w:color="auto"/>
        <w:left w:val="none" w:sz="0" w:space="0" w:color="auto"/>
        <w:bottom w:val="none" w:sz="0" w:space="0" w:color="auto"/>
        <w:right w:val="none" w:sz="0" w:space="0" w:color="auto"/>
      </w:divBdr>
    </w:div>
    <w:div w:id="1022902851">
      <w:bodyDiv w:val="1"/>
      <w:marLeft w:val="0"/>
      <w:marRight w:val="0"/>
      <w:marTop w:val="0"/>
      <w:marBottom w:val="0"/>
      <w:divBdr>
        <w:top w:val="none" w:sz="0" w:space="0" w:color="auto"/>
        <w:left w:val="none" w:sz="0" w:space="0" w:color="auto"/>
        <w:bottom w:val="none" w:sz="0" w:space="0" w:color="auto"/>
        <w:right w:val="none" w:sz="0" w:space="0" w:color="auto"/>
      </w:divBdr>
    </w:div>
    <w:div w:id="1025785241">
      <w:bodyDiv w:val="1"/>
      <w:marLeft w:val="0"/>
      <w:marRight w:val="0"/>
      <w:marTop w:val="0"/>
      <w:marBottom w:val="0"/>
      <w:divBdr>
        <w:top w:val="none" w:sz="0" w:space="0" w:color="auto"/>
        <w:left w:val="none" w:sz="0" w:space="0" w:color="auto"/>
        <w:bottom w:val="none" w:sz="0" w:space="0" w:color="auto"/>
        <w:right w:val="none" w:sz="0" w:space="0" w:color="auto"/>
      </w:divBdr>
    </w:div>
    <w:div w:id="1025907528">
      <w:bodyDiv w:val="1"/>
      <w:marLeft w:val="0"/>
      <w:marRight w:val="0"/>
      <w:marTop w:val="0"/>
      <w:marBottom w:val="0"/>
      <w:divBdr>
        <w:top w:val="none" w:sz="0" w:space="0" w:color="auto"/>
        <w:left w:val="none" w:sz="0" w:space="0" w:color="auto"/>
        <w:bottom w:val="none" w:sz="0" w:space="0" w:color="auto"/>
        <w:right w:val="none" w:sz="0" w:space="0" w:color="auto"/>
      </w:divBdr>
    </w:div>
    <w:div w:id="1027491109">
      <w:bodyDiv w:val="1"/>
      <w:marLeft w:val="0"/>
      <w:marRight w:val="0"/>
      <w:marTop w:val="0"/>
      <w:marBottom w:val="0"/>
      <w:divBdr>
        <w:top w:val="none" w:sz="0" w:space="0" w:color="auto"/>
        <w:left w:val="none" w:sz="0" w:space="0" w:color="auto"/>
        <w:bottom w:val="none" w:sz="0" w:space="0" w:color="auto"/>
        <w:right w:val="none" w:sz="0" w:space="0" w:color="auto"/>
      </w:divBdr>
    </w:div>
    <w:div w:id="1027608621">
      <w:bodyDiv w:val="1"/>
      <w:marLeft w:val="0"/>
      <w:marRight w:val="0"/>
      <w:marTop w:val="0"/>
      <w:marBottom w:val="0"/>
      <w:divBdr>
        <w:top w:val="none" w:sz="0" w:space="0" w:color="auto"/>
        <w:left w:val="none" w:sz="0" w:space="0" w:color="auto"/>
        <w:bottom w:val="none" w:sz="0" w:space="0" w:color="auto"/>
        <w:right w:val="none" w:sz="0" w:space="0" w:color="auto"/>
      </w:divBdr>
    </w:div>
    <w:div w:id="1029724054">
      <w:bodyDiv w:val="1"/>
      <w:marLeft w:val="0"/>
      <w:marRight w:val="0"/>
      <w:marTop w:val="0"/>
      <w:marBottom w:val="0"/>
      <w:divBdr>
        <w:top w:val="none" w:sz="0" w:space="0" w:color="auto"/>
        <w:left w:val="none" w:sz="0" w:space="0" w:color="auto"/>
        <w:bottom w:val="none" w:sz="0" w:space="0" w:color="auto"/>
        <w:right w:val="none" w:sz="0" w:space="0" w:color="auto"/>
      </w:divBdr>
    </w:div>
    <w:div w:id="1030179328">
      <w:bodyDiv w:val="1"/>
      <w:marLeft w:val="0"/>
      <w:marRight w:val="0"/>
      <w:marTop w:val="0"/>
      <w:marBottom w:val="0"/>
      <w:divBdr>
        <w:top w:val="none" w:sz="0" w:space="0" w:color="auto"/>
        <w:left w:val="none" w:sz="0" w:space="0" w:color="auto"/>
        <w:bottom w:val="none" w:sz="0" w:space="0" w:color="auto"/>
        <w:right w:val="none" w:sz="0" w:space="0" w:color="auto"/>
      </w:divBdr>
    </w:div>
    <w:div w:id="1032652924">
      <w:bodyDiv w:val="1"/>
      <w:marLeft w:val="0"/>
      <w:marRight w:val="0"/>
      <w:marTop w:val="0"/>
      <w:marBottom w:val="0"/>
      <w:divBdr>
        <w:top w:val="none" w:sz="0" w:space="0" w:color="auto"/>
        <w:left w:val="none" w:sz="0" w:space="0" w:color="auto"/>
        <w:bottom w:val="none" w:sz="0" w:space="0" w:color="auto"/>
        <w:right w:val="none" w:sz="0" w:space="0" w:color="auto"/>
      </w:divBdr>
    </w:div>
    <w:div w:id="1037314297">
      <w:bodyDiv w:val="1"/>
      <w:marLeft w:val="0"/>
      <w:marRight w:val="0"/>
      <w:marTop w:val="0"/>
      <w:marBottom w:val="0"/>
      <w:divBdr>
        <w:top w:val="none" w:sz="0" w:space="0" w:color="auto"/>
        <w:left w:val="none" w:sz="0" w:space="0" w:color="auto"/>
        <w:bottom w:val="none" w:sz="0" w:space="0" w:color="auto"/>
        <w:right w:val="none" w:sz="0" w:space="0" w:color="auto"/>
      </w:divBdr>
    </w:div>
    <w:div w:id="1041440958">
      <w:bodyDiv w:val="1"/>
      <w:marLeft w:val="0"/>
      <w:marRight w:val="0"/>
      <w:marTop w:val="0"/>
      <w:marBottom w:val="0"/>
      <w:divBdr>
        <w:top w:val="none" w:sz="0" w:space="0" w:color="auto"/>
        <w:left w:val="none" w:sz="0" w:space="0" w:color="auto"/>
        <w:bottom w:val="none" w:sz="0" w:space="0" w:color="auto"/>
        <w:right w:val="none" w:sz="0" w:space="0" w:color="auto"/>
      </w:divBdr>
    </w:div>
    <w:div w:id="1041981850">
      <w:bodyDiv w:val="1"/>
      <w:marLeft w:val="0"/>
      <w:marRight w:val="0"/>
      <w:marTop w:val="0"/>
      <w:marBottom w:val="0"/>
      <w:divBdr>
        <w:top w:val="none" w:sz="0" w:space="0" w:color="auto"/>
        <w:left w:val="none" w:sz="0" w:space="0" w:color="auto"/>
        <w:bottom w:val="none" w:sz="0" w:space="0" w:color="auto"/>
        <w:right w:val="none" w:sz="0" w:space="0" w:color="auto"/>
      </w:divBdr>
    </w:div>
    <w:div w:id="1044329232">
      <w:bodyDiv w:val="1"/>
      <w:marLeft w:val="0"/>
      <w:marRight w:val="0"/>
      <w:marTop w:val="0"/>
      <w:marBottom w:val="0"/>
      <w:divBdr>
        <w:top w:val="none" w:sz="0" w:space="0" w:color="auto"/>
        <w:left w:val="none" w:sz="0" w:space="0" w:color="auto"/>
        <w:bottom w:val="none" w:sz="0" w:space="0" w:color="auto"/>
        <w:right w:val="none" w:sz="0" w:space="0" w:color="auto"/>
      </w:divBdr>
    </w:div>
    <w:div w:id="1045983558">
      <w:bodyDiv w:val="1"/>
      <w:marLeft w:val="0"/>
      <w:marRight w:val="0"/>
      <w:marTop w:val="0"/>
      <w:marBottom w:val="0"/>
      <w:divBdr>
        <w:top w:val="none" w:sz="0" w:space="0" w:color="auto"/>
        <w:left w:val="none" w:sz="0" w:space="0" w:color="auto"/>
        <w:bottom w:val="none" w:sz="0" w:space="0" w:color="auto"/>
        <w:right w:val="none" w:sz="0" w:space="0" w:color="auto"/>
      </w:divBdr>
    </w:div>
    <w:div w:id="1047072035">
      <w:bodyDiv w:val="1"/>
      <w:marLeft w:val="0"/>
      <w:marRight w:val="0"/>
      <w:marTop w:val="0"/>
      <w:marBottom w:val="0"/>
      <w:divBdr>
        <w:top w:val="none" w:sz="0" w:space="0" w:color="auto"/>
        <w:left w:val="none" w:sz="0" w:space="0" w:color="auto"/>
        <w:bottom w:val="none" w:sz="0" w:space="0" w:color="auto"/>
        <w:right w:val="none" w:sz="0" w:space="0" w:color="auto"/>
      </w:divBdr>
    </w:div>
    <w:div w:id="1048146528">
      <w:bodyDiv w:val="1"/>
      <w:marLeft w:val="0"/>
      <w:marRight w:val="0"/>
      <w:marTop w:val="0"/>
      <w:marBottom w:val="0"/>
      <w:divBdr>
        <w:top w:val="none" w:sz="0" w:space="0" w:color="auto"/>
        <w:left w:val="none" w:sz="0" w:space="0" w:color="auto"/>
        <w:bottom w:val="none" w:sz="0" w:space="0" w:color="auto"/>
        <w:right w:val="none" w:sz="0" w:space="0" w:color="auto"/>
      </w:divBdr>
    </w:div>
    <w:div w:id="1055278033">
      <w:bodyDiv w:val="1"/>
      <w:marLeft w:val="0"/>
      <w:marRight w:val="0"/>
      <w:marTop w:val="0"/>
      <w:marBottom w:val="0"/>
      <w:divBdr>
        <w:top w:val="none" w:sz="0" w:space="0" w:color="auto"/>
        <w:left w:val="none" w:sz="0" w:space="0" w:color="auto"/>
        <w:bottom w:val="none" w:sz="0" w:space="0" w:color="auto"/>
        <w:right w:val="none" w:sz="0" w:space="0" w:color="auto"/>
      </w:divBdr>
    </w:div>
    <w:div w:id="1055590969">
      <w:bodyDiv w:val="1"/>
      <w:marLeft w:val="0"/>
      <w:marRight w:val="0"/>
      <w:marTop w:val="0"/>
      <w:marBottom w:val="0"/>
      <w:divBdr>
        <w:top w:val="none" w:sz="0" w:space="0" w:color="auto"/>
        <w:left w:val="none" w:sz="0" w:space="0" w:color="auto"/>
        <w:bottom w:val="none" w:sz="0" w:space="0" w:color="auto"/>
        <w:right w:val="none" w:sz="0" w:space="0" w:color="auto"/>
      </w:divBdr>
    </w:div>
    <w:div w:id="1055620356">
      <w:bodyDiv w:val="1"/>
      <w:marLeft w:val="0"/>
      <w:marRight w:val="0"/>
      <w:marTop w:val="0"/>
      <w:marBottom w:val="0"/>
      <w:divBdr>
        <w:top w:val="none" w:sz="0" w:space="0" w:color="auto"/>
        <w:left w:val="none" w:sz="0" w:space="0" w:color="auto"/>
        <w:bottom w:val="none" w:sz="0" w:space="0" w:color="auto"/>
        <w:right w:val="none" w:sz="0" w:space="0" w:color="auto"/>
      </w:divBdr>
    </w:div>
    <w:div w:id="1056011446">
      <w:bodyDiv w:val="1"/>
      <w:marLeft w:val="0"/>
      <w:marRight w:val="0"/>
      <w:marTop w:val="0"/>
      <w:marBottom w:val="0"/>
      <w:divBdr>
        <w:top w:val="none" w:sz="0" w:space="0" w:color="auto"/>
        <w:left w:val="none" w:sz="0" w:space="0" w:color="auto"/>
        <w:bottom w:val="none" w:sz="0" w:space="0" w:color="auto"/>
        <w:right w:val="none" w:sz="0" w:space="0" w:color="auto"/>
      </w:divBdr>
    </w:div>
    <w:div w:id="1060444034">
      <w:bodyDiv w:val="1"/>
      <w:marLeft w:val="0"/>
      <w:marRight w:val="0"/>
      <w:marTop w:val="0"/>
      <w:marBottom w:val="0"/>
      <w:divBdr>
        <w:top w:val="none" w:sz="0" w:space="0" w:color="auto"/>
        <w:left w:val="none" w:sz="0" w:space="0" w:color="auto"/>
        <w:bottom w:val="none" w:sz="0" w:space="0" w:color="auto"/>
        <w:right w:val="none" w:sz="0" w:space="0" w:color="auto"/>
      </w:divBdr>
    </w:div>
    <w:div w:id="1062215308">
      <w:bodyDiv w:val="1"/>
      <w:marLeft w:val="0"/>
      <w:marRight w:val="0"/>
      <w:marTop w:val="0"/>
      <w:marBottom w:val="0"/>
      <w:divBdr>
        <w:top w:val="none" w:sz="0" w:space="0" w:color="auto"/>
        <w:left w:val="none" w:sz="0" w:space="0" w:color="auto"/>
        <w:bottom w:val="none" w:sz="0" w:space="0" w:color="auto"/>
        <w:right w:val="none" w:sz="0" w:space="0" w:color="auto"/>
      </w:divBdr>
    </w:div>
    <w:div w:id="1065298785">
      <w:bodyDiv w:val="1"/>
      <w:marLeft w:val="0"/>
      <w:marRight w:val="0"/>
      <w:marTop w:val="0"/>
      <w:marBottom w:val="0"/>
      <w:divBdr>
        <w:top w:val="none" w:sz="0" w:space="0" w:color="auto"/>
        <w:left w:val="none" w:sz="0" w:space="0" w:color="auto"/>
        <w:bottom w:val="none" w:sz="0" w:space="0" w:color="auto"/>
        <w:right w:val="none" w:sz="0" w:space="0" w:color="auto"/>
      </w:divBdr>
    </w:div>
    <w:div w:id="1066688188">
      <w:bodyDiv w:val="1"/>
      <w:marLeft w:val="0"/>
      <w:marRight w:val="0"/>
      <w:marTop w:val="0"/>
      <w:marBottom w:val="0"/>
      <w:divBdr>
        <w:top w:val="none" w:sz="0" w:space="0" w:color="auto"/>
        <w:left w:val="none" w:sz="0" w:space="0" w:color="auto"/>
        <w:bottom w:val="none" w:sz="0" w:space="0" w:color="auto"/>
        <w:right w:val="none" w:sz="0" w:space="0" w:color="auto"/>
      </w:divBdr>
    </w:div>
    <w:div w:id="1070494115">
      <w:bodyDiv w:val="1"/>
      <w:marLeft w:val="0"/>
      <w:marRight w:val="0"/>
      <w:marTop w:val="0"/>
      <w:marBottom w:val="0"/>
      <w:divBdr>
        <w:top w:val="none" w:sz="0" w:space="0" w:color="auto"/>
        <w:left w:val="none" w:sz="0" w:space="0" w:color="auto"/>
        <w:bottom w:val="none" w:sz="0" w:space="0" w:color="auto"/>
        <w:right w:val="none" w:sz="0" w:space="0" w:color="auto"/>
      </w:divBdr>
    </w:div>
    <w:div w:id="1075009868">
      <w:bodyDiv w:val="1"/>
      <w:marLeft w:val="0"/>
      <w:marRight w:val="0"/>
      <w:marTop w:val="0"/>
      <w:marBottom w:val="0"/>
      <w:divBdr>
        <w:top w:val="none" w:sz="0" w:space="0" w:color="auto"/>
        <w:left w:val="none" w:sz="0" w:space="0" w:color="auto"/>
        <w:bottom w:val="none" w:sz="0" w:space="0" w:color="auto"/>
        <w:right w:val="none" w:sz="0" w:space="0" w:color="auto"/>
      </w:divBdr>
    </w:div>
    <w:div w:id="1075205729">
      <w:bodyDiv w:val="1"/>
      <w:marLeft w:val="0"/>
      <w:marRight w:val="0"/>
      <w:marTop w:val="0"/>
      <w:marBottom w:val="0"/>
      <w:divBdr>
        <w:top w:val="none" w:sz="0" w:space="0" w:color="auto"/>
        <w:left w:val="none" w:sz="0" w:space="0" w:color="auto"/>
        <w:bottom w:val="none" w:sz="0" w:space="0" w:color="auto"/>
        <w:right w:val="none" w:sz="0" w:space="0" w:color="auto"/>
      </w:divBdr>
    </w:div>
    <w:div w:id="1075471775">
      <w:bodyDiv w:val="1"/>
      <w:marLeft w:val="0"/>
      <w:marRight w:val="0"/>
      <w:marTop w:val="0"/>
      <w:marBottom w:val="0"/>
      <w:divBdr>
        <w:top w:val="none" w:sz="0" w:space="0" w:color="auto"/>
        <w:left w:val="none" w:sz="0" w:space="0" w:color="auto"/>
        <w:bottom w:val="none" w:sz="0" w:space="0" w:color="auto"/>
        <w:right w:val="none" w:sz="0" w:space="0" w:color="auto"/>
      </w:divBdr>
    </w:div>
    <w:div w:id="1077480635">
      <w:bodyDiv w:val="1"/>
      <w:marLeft w:val="0"/>
      <w:marRight w:val="0"/>
      <w:marTop w:val="0"/>
      <w:marBottom w:val="0"/>
      <w:divBdr>
        <w:top w:val="none" w:sz="0" w:space="0" w:color="auto"/>
        <w:left w:val="none" w:sz="0" w:space="0" w:color="auto"/>
        <w:bottom w:val="none" w:sz="0" w:space="0" w:color="auto"/>
        <w:right w:val="none" w:sz="0" w:space="0" w:color="auto"/>
      </w:divBdr>
    </w:div>
    <w:div w:id="1077871540">
      <w:bodyDiv w:val="1"/>
      <w:marLeft w:val="0"/>
      <w:marRight w:val="0"/>
      <w:marTop w:val="0"/>
      <w:marBottom w:val="0"/>
      <w:divBdr>
        <w:top w:val="none" w:sz="0" w:space="0" w:color="auto"/>
        <w:left w:val="none" w:sz="0" w:space="0" w:color="auto"/>
        <w:bottom w:val="none" w:sz="0" w:space="0" w:color="auto"/>
        <w:right w:val="none" w:sz="0" w:space="0" w:color="auto"/>
      </w:divBdr>
    </w:div>
    <w:div w:id="1078674461">
      <w:bodyDiv w:val="1"/>
      <w:marLeft w:val="0"/>
      <w:marRight w:val="0"/>
      <w:marTop w:val="0"/>
      <w:marBottom w:val="0"/>
      <w:divBdr>
        <w:top w:val="none" w:sz="0" w:space="0" w:color="auto"/>
        <w:left w:val="none" w:sz="0" w:space="0" w:color="auto"/>
        <w:bottom w:val="none" w:sz="0" w:space="0" w:color="auto"/>
        <w:right w:val="none" w:sz="0" w:space="0" w:color="auto"/>
      </w:divBdr>
    </w:div>
    <w:div w:id="1080446034">
      <w:bodyDiv w:val="1"/>
      <w:marLeft w:val="0"/>
      <w:marRight w:val="0"/>
      <w:marTop w:val="0"/>
      <w:marBottom w:val="0"/>
      <w:divBdr>
        <w:top w:val="none" w:sz="0" w:space="0" w:color="auto"/>
        <w:left w:val="none" w:sz="0" w:space="0" w:color="auto"/>
        <w:bottom w:val="none" w:sz="0" w:space="0" w:color="auto"/>
        <w:right w:val="none" w:sz="0" w:space="0" w:color="auto"/>
      </w:divBdr>
    </w:div>
    <w:div w:id="1080832076">
      <w:bodyDiv w:val="1"/>
      <w:marLeft w:val="0"/>
      <w:marRight w:val="0"/>
      <w:marTop w:val="0"/>
      <w:marBottom w:val="0"/>
      <w:divBdr>
        <w:top w:val="none" w:sz="0" w:space="0" w:color="auto"/>
        <w:left w:val="none" w:sz="0" w:space="0" w:color="auto"/>
        <w:bottom w:val="none" w:sz="0" w:space="0" w:color="auto"/>
        <w:right w:val="none" w:sz="0" w:space="0" w:color="auto"/>
      </w:divBdr>
    </w:div>
    <w:div w:id="1081219736">
      <w:bodyDiv w:val="1"/>
      <w:marLeft w:val="0"/>
      <w:marRight w:val="0"/>
      <w:marTop w:val="0"/>
      <w:marBottom w:val="0"/>
      <w:divBdr>
        <w:top w:val="none" w:sz="0" w:space="0" w:color="auto"/>
        <w:left w:val="none" w:sz="0" w:space="0" w:color="auto"/>
        <w:bottom w:val="none" w:sz="0" w:space="0" w:color="auto"/>
        <w:right w:val="none" w:sz="0" w:space="0" w:color="auto"/>
      </w:divBdr>
    </w:div>
    <w:div w:id="1082028861">
      <w:bodyDiv w:val="1"/>
      <w:marLeft w:val="0"/>
      <w:marRight w:val="0"/>
      <w:marTop w:val="0"/>
      <w:marBottom w:val="0"/>
      <w:divBdr>
        <w:top w:val="none" w:sz="0" w:space="0" w:color="auto"/>
        <w:left w:val="none" w:sz="0" w:space="0" w:color="auto"/>
        <w:bottom w:val="none" w:sz="0" w:space="0" w:color="auto"/>
        <w:right w:val="none" w:sz="0" w:space="0" w:color="auto"/>
      </w:divBdr>
    </w:div>
    <w:div w:id="1082214091">
      <w:bodyDiv w:val="1"/>
      <w:marLeft w:val="0"/>
      <w:marRight w:val="0"/>
      <w:marTop w:val="0"/>
      <w:marBottom w:val="0"/>
      <w:divBdr>
        <w:top w:val="none" w:sz="0" w:space="0" w:color="auto"/>
        <w:left w:val="none" w:sz="0" w:space="0" w:color="auto"/>
        <w:bottom w:val="none" w:sz="0" w:space="0" w:color="auto"/>
        <w:right w:val="none" w:sz="0" w:space="0" w:color="auto"/>
      </w:divBdr>
    </w:div>
    <w:div w:id="1083260615">
      <w:bodyDiv w:val="1"/>
      <w:marLeft w:val="0"/>
      <w:marRight w:val="0"/>
      <w:marTop w:val="0"/>
      <w:marBottom w:val="0"/>
      <w:divBdr>
        <w:top w:val="none" w:sz="0" w:space="0" w:color="auto"/>
        <w:left w:val="none" w:sz="0" w:space="0" w:color="auto"/>
        <w:bottom w:val="none" w:sz="0" w:space="0" w:color="auto"/>
        <w:right w:val="none" w:sz="0" w:space="0" w:color="auto"/>
      </w:divBdr>
    </w:div>
    <w:div w:id="1084061138">
      <w:bodyDiv w:val="1"/>
      <w:marLeft w:val="0"/>
      <w:marRight w:val="0"/>
      <w:marTop w:val="0"/>
      <w:marBottom w:val="0"/>
      <w:divBdr>
        <w:top w:val="none" w:sz="0" w:space="0" w:color="auto"/>
        <w:left w:val="none" w:sz="0" w:space="0" w:color="auto"/>
        <w:bottom w:val="none" w:sz="0" w:space="0" w:color="auto"/>
        <w:right w:val="none" w:sz="0" w:space="0" w:color="auto"/>
      </w:divBdr>
    </w:div>
    <w:div w:id="1084062074">
      <w:bodyDiv w:val="1"/>
      <w:marLeft w:val="0"/>
      <w:marRight w:val="0"/>
      <w:marTop w:val="0"/>
      <w:marBottom w:val="0"/>
      <w:divBdr>
        <w:top w:val="none" w:sz="0" w:space="0" w:color="auto"/>
        <w:left w:val="none" w:sz="0" w:space="0" w:color="auto"/>
        <w:bottom w:val="none" w:sz="0" w:space="0" w:color="auto"/>
        <w:right w:val="none" w:sz="0" w:space="0" w:color="auto"/>
      </w:divBdr>
    </w:div>
    <w:div w:id="1084647075">
      <w:bodyDiv w:val="1"/>
      <w:marLeft w:val="0"/>
      <w:marRight w:val="0"/>
      <w:marTop w:val="0"/>
      <w:marBottom w:val="0"/>
      <w:divBdr>
        <w:top w:val="none" w:sz="0" w:space="0" w:color="auto"/>
        <w:left w:val="none" w:sz="0" w:space="0" w:color="auto"/>
        <w:bottom w:val="none" w:sz="0" w:space="0" w:color="auto"/>
        <w:right w:val="none" w:sz="0" w:space="0" w:color="auto"/>
      </w:divBdr>
    </w:div>
    <w:div w:id="1090656803">
      <w:bodyDiv w:val="1"/>
      <w:marLeft w:val="0"/>
      <w:marRight w:val="0"/>
      <w:marTop w:val="0"/>
      <w:marBottom w:val="0"/>
      <w:divBdr>
        <w:top w:val="none" w:sz="0" w:space="0" w:color="auto"/>
        <w:left w:val="none" w:sz="0" w:space="0" w:color="auto"/>
        <w:bottom w:val="none" w:sz="0" w:space="0" w:color="auto"/>
        <w:right w:val="none" w:sz="0" w:space="0" w:color="auto"/>
      </w:divBdr>
    </w:div>
    <w:div w:id="1091200454">
      <w:bodyDiv w:val="1"/>
      <w:marLeft w:val="0"/>
      <w:marRight w:val="0"/>
      <w:marTop w:val="0"/>
      <w:marBottom w:val="0"/>
      <w:divBdr>
        <w:top w:val="none" w:sz="0" w:space="0" w:color="auto"/>
        <w:left w:val="none" w:sz="0" w:space="0" w:color="auto"/>
        <w:bottom w:val="none" w:sz="0" w:space="0" w:color="auto"/>
        <w:right w:val="none" w:sz="0" w:space="0" w:color="auto"/>
      </w:divBdr>
    </w:div>
    <w:div w:id="1091507755">
      <w:bodyDiv w:val="1"/>
      <w:marLeft w:val="0"/>
      <w:marRight w:val="0"/>
      <w:marTop w:val="0"/>
      <w:marBottom w:val="0"/>
      <w:divBdr>
        <w:top w:val="none" w:sz="0" w:space="0" w:color="auto"/>
        <w:left w:val="none" w:sz="0" w:space="0" w:color="auto"/>
        <w:bottom w:val="none" w:sz="0" w:space="0" w:color="auto"/>
        <w:right w:val="none" w:sz="0" w:space="0" w:color="auto"/>
      </w:divBdr>
    </w:div>
    <w:div w:id="1094471013">
      <w:bodyDiv w:val="1"/>
      <w:marLeft w:val="0"/>
      <w:marRight w:val="0"/>
      <w:marTop w:val="0"/>
      <w:marBottom w:val="0"/>
      <w:divBdr>
        <w:top w:val="none" w:sz="0" w:space="0" w:color="auto"/>
        <w:left w:val="none" w:sz="0" w:space="0" w:color="auto"/>
        <w:bottom w:val="none" w:sz="0" w:space="0" w:color="auto"/>
        <w:right w:val="none" w:sz="0" w:space="0" w:color="auto"/>
      </w:divBdr>
    </w:div>
    <w:div w:id="1094518341">
      <w:bodyDiv w:val="1"/>
      <w:marLeft w:val="0"/>
      <w:marRight w:val="0"/>
      <w:marTop w:val="0"/>
      <w:marBottom w:val="0"/>
      <w:divBdr>
        <w:top w:val="none" w:sz="0" w:space="0" w:color="auto"/>
        <w:left w:val="none" w:sz="0" w:space="0" w:color="auto"/>
        <w:bottom w:val="none" w:sz="0" w:space="0" w:color="auto"/>
        <w:right w:val="none" w:sz="0" w:space="0" w:color="auto"/>
      </w:divBdr>
    </w:div>
    <w:div w:id="1097600052">
      <w:bodyDiv w:val="1"/>
      <w:marLeft w:val="0"/>
      <w:marRight w:val="0"/>
      <w:marTop w:val="0"/>
      <w:marBottom w:val="0"/>
      <w:divBdr>
        <w:top w:val="none" w:sz="0" w:space="0" w:color="auto"/>
        <w:left w:val="none" w:sz="0" w:space="0" w:color="auto"/>
        <w:bottom w:val="none" w:sz="0" w:space="0" w:color="auto"/>
        <w:right w:val="none" w:sz="0" w:space="0" w:color="auto"/>
      </w:divBdr>
    </w:div>
    <w:div w:id="1099760890">
      <w:bodyDiv w:val="1"/>
      <w:marLeft w:val="0"/>
      <w:marRight w:val="0"/>
      <w:marTop w:val="0"/>
      <w:marBottom w:val="0"/>
      <w:divBdr>
        <w:top w:val="none" w:sz="0" w:space="0" w:color="auto"/>
        <w:left w:val="none" w:sz="0" w:space="0" w:color="auto"/>
        <w:bottom w:val="none" w:sz="0" w:space="0" w:color="auto"/>
        <w:right w:val="none" w:sz="0" w:space="0" w:color="auto"/>
      </w:divBdr>
    </w:div>
    <w:div w:id="1103919699">
      <w:bodyDiv w:val="1"/>
      <w:marLeft w:val="0"/>
      <w:marRight w:val="0"/>
      <w:marTop w:val="0"/>
      <w:marBottom w:val="0"/>
      <w:divBdr>
        <w:top w:val="none" w:sz="0" w:space="0" w:color="auto"/>
        <w:left w:val="none" w:sz="0" w:space="0" w:color="auto"/>
        <w:bottom w:val="none" w:sz="0" w:space="0" w:color="auto"/>
        <w:right w:val="none" w:sz="0" w:space="0" w:color="auto"/>
      </w:divBdr>
    </w:div>
    <w:div w:id="1104958509">
      <w:bodyDiv w:val="1"/>
      <w:marLeft w:val="0"/>
      <w:marRight w:val="0"/>
      <w:marTop w:val="0"/>
      <w:marBottom w:val="0"/>
      <w:divBdr>
        <w:top w:val="none" w:sz="0" w:space="0" w:color="auto"/>
        <w:left w:val="none" w:sz="0" w:space="0" w:color="auto"/>
        <w:bottom w:val="none" w:sz="0" w:space="0" w:color="auto"/>
        <w:right w:val="none" w:sz="0" w:space="0" w:color="auto"/>
      </w:divBdr>
    </w:div>
    <w:div w:id="1108743797">
      <w:bodyDiv w:val="1"/>
      <w:marLeft w:val="0"/>
      <w:marRight w:val="0"/>
      <w:marTop w:val="0"/>
      <w:marBottom w:val="0"/>
      <w:divBdr>
        <w:top w:val="none" w:sz="0" w:space="0" w:color="auto"/>
        <w:left w:val="none" w:sz="0" w:space="0" w:color="auto"/>
        <w:bottom w:val="none" w:sz="0" w:space="0" w:color="auto"/>
        <w:right w:val="none" w:sz="0" w:space="0" w:color="auto"/>
      </w:divBdr>
    </w:div>
    <w:div w:id="1111315769">
      <w:bodyDiv w:val="1"/>
      <w:marLeft w:val="0"/>
      <w:marRight w:val="0"/>
      <w:marTop w:val="0"/>
      <w:marBottom w:val="0"/>
      <w:divBdr>
        <w:top w:val="none" w:sz="0" w:space="0" w:color="auto"/>
        <w:left w:val="none" w:sz="0" w:space="0" w:color="auto"/>
        <w:bottom w:val="none" w:sz="0" w:space="0" w:color="auto"/>
        <w:right w:val="none" w:sz="0" w:space="0" w:color="auto"/>
      </w:divBdr>
    </w:div>
    <w:div w:id="1122189744">
      <w:bodyDiv w:val="1"/>
      <w:marLeft w:val="0"/>
      <w:marRight w:val="0"/>
      <w:marTop w:val="0"/>
      <w:marBottom w:val="0"/>
      <w:divBdr>
        <w:top w:val="none" w:sz="0" w:space="0" w:color="auto"/>
        <w:left w:val="none" w:sz="0" w:space="0" w:color="auto"/>
        <w:bottom w:val="none" w:sz="0" w:space="0" w:color="auto"/>
        <w:right w:val="none" w:sz="0" w:space="0" w:color="auto"/>
      </w:divBdr>
    </w:div>
    <w:div w:id="1125200814">
      <w:bodyDiv w:val="1"/>
      <w:marLeft w:val="0"/>
      <w:marRight w:val="0"/>
      <w:marTop w:val="0"/>
      <w:marBottom w:val="0"/>
      <w:divBdr>
        <w:top w:val="none" w:sz="0" w:space="0" w:color="auto"/>
        <w:left w:val="none" w:sz="0" w:space="0" w:color="auto"/>
        <w:bottom w:val="none" w:sz="0" w:space="0" w:color="auto"/>
        <w:right w:val="none" w:sz="0" w:space="0" w:color="auto"/>
      </w:divBdr>
    </w:div>
    <w:div w:id="1127117006">
      <w:bodyDiv w:val="1"/>
      <w:marLeft w:val="0"/>
      <w:marRight w:val="0"/>
      <w:marTop w:val="0"/>
      <w:marBottom w:val="0"/>
      <w:divBdr>
        <w:top w:val="none" w:sz="0" w:space="0" w:color="auto"/>
        <w:left w:val="none" w:sz="0" w:space="0" w:color="auto"/>
        <w:bottom w:val="none" w:sz="0" w:space="0" w:color="auto"/>
        <w:right w:val="none" w:sz="0" w:space="0" w:color="auto"/>
      </w:divBdr>
    </w:div>
    <w:div w:id="1128663551">
      <w:bodyDiv w:val="1"/>
      <w:marLeft w:val="0"/>
      <w:marRight w:val="0"/>
      <w:marTop w:val="0"/>
      <w:marBottom w:val="0"/>
      <w:divBdr>
        <w:top w:val="none" w:sz="0" w:space="0" w:color="auto"/>
        <w:left w:val="none" w:sz="0" w:space="0" w:color="auto"/>
        <w:bottom w:val="none" w:sz="0" w:space="0" w:color="auto"/>
        <w:right w:val="none" w:sz="0" w:space="0" w:color="auto"/>
      </w:divBdr>
    </w:div>
    <w:div w:id="1128813571">
      <w:bodyDiv w:val="1"/>
      <w:marLeft w:val="0"/>
      <w:marRight w:val="0"/>
      <w:marTop w:val="0"/>
      <w:marBottom w:val="0"/>
      <w:divBdr>
        <w:top w:val="none" w:sz="0" w:space="0" w:color="auto"/>
        <w:left w:val="none" w:sz="0" w:space="0" w:color="auto"/>
        <w:bottom w:val="none" w:sz="0" w:space="0" w:color="auto"/>
        <w:right w:val="none" w:sz="0" w:space="0" w:color="auto"/>
      </w:divBdr>
    </w:div>
    <w:div w:id="1129933878">
      <w:bodyDiv w:val="1"/>
      <w:marLeft w:val="0"/>
      <w:marRight w:val="0"/>
      <w:marTop w:val="0"/>
      <w:marBottom w:val="0"/>
      <w:divBdr>
        <w:top w:val="none" w:sz="0" w:space="0" w:color="auto"/>
        <w:left w:val="none" w:sz="0" w:space="0" w:color="auto"/>
        <w:bottom w:val="none" w:sz="0" w:space="0" w:color="auto"/>
        <w:right w:val="none" w:sz="0" w:space="0" w:color="auto"/>
      </w:divBdr>
    </w:div>
    <w:div w:id="1130175450">
      <w:bodyDiv w:val="1"/>
      <w:marLeft w:val="0"/>
      <w:marRight w:val="0"/>
      <w:marTop w:val="0"/>
      <w:marBottom w:val="0"/>
      <w:divBdr>
        <w:top w:val="none" w:sz="0" w:space="0" w:color="auto"/>
        <w:left w:val="none" w:sz="0" w:space="0" w:color="auto"/>
        <w:bottom w:val="none" w:sz="0" w:space="0" w:color="auto"/>
        <w:right w:val="none" w:sz="0" w:space="0" w:color="auto"/>
      </w:divBdr>
    </w:div>
    <w:div w:id="1130511790">
      <w:bodyDiv w:val="1"/>
      <w:marLeft w:val="0"/>
      <w:marRight w:val="0"/>
      <w:marTop w:val="0"/>
      <w:marBottom w:val="0"/>
      <w:divBdr>
        <w:top w:val="none" w:sz="0" w:space="0" w:color="auto"/>
        <w:left w:val="none" w:sz="0" w:space="0" w:color="auto"/>
        <w:bottom w:val="none" w:sz="0" w:space="0" w:color="auto"/>
        <w:right w:val="none" w:sz="0" w:space="0" w:color="auto"/>
      </w:divBdr>
    </w:div>
    <w:div w:id="1132404600">
      <w:bodyDiv w:val="1"/>
      <w:marLeft w:val="0"/>
      <w:marRight w:val="0"/>
      <w:marTop w:val="0"/>
      <w:marBottom w:val="0"/>
      <w:divBdr>
        <w:top w:val="none" w:sz="0" w:space="0" w:color="auto"/>
        <w:left w:val="none" w:sz="0" w:space="0" w:color="auto"/>
        <w:bottom w:val="none" w:sz="0" w:space="0" w:color="auto"/>
        <w:right w:val="none" w:sz="0" w:space="0" w:color="auto"/>
      </w:divBdr>
    </w:div>
    <w:div w:id="1133329867">
      <w:bodyDiv w:val="1"/>
      <w:marLeft w:val="0"/>
      <w:marRight w:val="0"/>
      <w:marTop w:val="0"/>
      <w:marBottom w:val="0"/>
      <w:divBdr>
        <w:top w:val="none" w:sz="0" w:space="0" w:color="auto"/>
        <w:left w:val="none" w:sz="0" w:space="0" w:color="auto"/>
        <w:bottom w:val="none" w:sz="0" w:space="0" w:color="auto"/>
        <w:right w:val="none" w:sz="0" w:space="0" w:color="auto"/>
      </w:divBdr>
    </w:div>
    <w:div w:id="1133594803">
      <w:bodyDiv w:val="1"/>
      <w:marLeft w:val="0"/>
      <w:marRight w:val="0"/>
      <w:marTop w:val="0"/>
      <w:marBottom w:val="0"/>
      <w:divBdr>
        <w:top w:val="none" w:sz="0" w:space="0" w:color="auto"/>
        <w:left w:val="none" w:sz="0" w:space="0" w:color="auto"/>
        <w:bottom w:val="none" w:sz="0" w:space="0" w:color="auto"/>
        <w:right w:val="none" w:sz="0" w:space="0" w:color="auto"/>
      </w:divBdr>
    </w:div>
    <w:div w:id="1134524946">
      <w:bodyDiv w:val="1"/>
      <w:marLeft w:val="0"/>
      <w:marRight w:val="0"/>
      <w:marTop w:val="0"/>
      <w:marBottom w:val="0"/>
      <w:divBdr>
        <w:top w:val="none" w:sz="0" w:space="0" w:color="auto"/>
        <w:left w:val="none" w:sz="0" w:space="0" w:color="auto"/>
        <w:bottom w:val="none" w:sz="0" w:space="0" w:color="auto"/>
        <w:right w:val="none" w:sz="0" w:space="0" w:color="auto"/>
      </w:divBdr>
    </w:div>
    <w:div w:id="1136264191">
      <w:bodyDiv w:val="1"/>
      <w:marLeft w:val="0"/>
      <w:marRight w:val="0"/>
      <w:marTop w:val="0"/>
      <w:marBottom w:val="0"/>
      <w:divBdr>
        <w:top w:val="none" w:sz="0" w:space="0" w:color="auto"/>
        <w:left w:val="none" w:sz="0" w:space="0" w:color="auto"/>
        <w:bottom w:val="none" w:sz="0" w:space="0" w:color="auto"/>
        <w:right w:val="none" w:sz="0" w:space="0" w:color="auto"/>
      </w:divBdr>
    </w:div>
    <w:div w:id="1136608696">
      <w:bodyDiv w:val="1"/>
      <w:marLeft w:val="0"/>
      <w:marRight w:val="0"/>
      <w:marTop w:val="0"/>
      <w:marBottom w:val="0"/>
      <w:divBdr>
        <w:top w:val="none" w:sz="0" w:space="0" w:color="auto"/>
        <w:left w:val="none" w:sz="0" w:space="0" w:color="auto"/>
        <w:bottom w:val="none" w:sz="0" w:space="0" w:color="auto"/>
        <w:right w:val="none" w:sz="0" w:space="0" w:color="auto"/>
      </w:divBdr>
    </w:div>
    <w:div w:id="1136726941">
      <w:bodyDiv w:val="1"/>
      <w:marLeft w:val="0"/>
      <w:marRight w:val="0"/>
      <w:marTop w:val="0"/>
      <w:marBottom w:val="0"/>
      <w:divBdr>
        <w:top w:val="none" w:sz="0" w:space="0" w:color="auto"/>
        <w:left w:val="none" w:sz="0" w:space="0" w:color="auto"/>
        <w:bottom w:val="none" w:sz="0" w:space="0" w:color="auto"/>
        <w:right w:val="none" w:sz="0" w:space="0" w:color="auto"/>
      </w:divBdr>
    </w:div>
    <w:div w:id="1140458743">
      <w:bodyDiv w:val="1"/>
      <w:marLeft w:val="0"/>
      <w:marRight w:val="0"/>
      <w:marTop w:val="0"/>
      <w:marBottom w:val="0"/>
      <w:divBdr>
        <w:top w:val="none" w:sz="0" w:space="0" w:color="auto"/>
        <w:left w:val="none" w:sz="0" w:space="0" w:color="auto"/>
        <w:bottom w:val="none" w:sz="0" w:space="0" w:color="auto"/>
        <w:right w:val="none" w:sz="0" w:space="0" w:color="auto"/>
      </w:divBdr>
    </w:div>
    <w:div w:id="1141970261">
      <w:bodyDiv w:val="1"/>
      <w:marLeft w:val="0"/>
      <w:marRight w:val="0"/>
      <w:marTop w:val="0"/>
      <w:marBottom w:val="0"/>
      <w:divBdr>
        <w:top w:val="none" w:sz="0" w:space="0" w:color="auto"/>
        <w:left w:val="none" w:sz="0" w:space="0" w:color="auto"/>
        <w:bottom w:val="none" w:sz="0" w:space="0" w:color="auto"/>
        <w:right w:val="none" w:sz="0" w:space="0" w:color="auto"/>
      </w:divBdr>
    </w:div>
    <w:div w:id="1142424102">
      <w:bodyDiv w:val="1"/>
      <w:marLeft w:val="0"/>
      <w:marRight w:val="0"/>
      <w:marTop w:val="0"/>
      <w:marBottom w:val="0"/>
      <w:divBdr>
        <w:top w:val="none" w:sz="0" w:space="0" w:color="auto"/>
        <w:left w:val="none" w:sz="0" w:space="0" w:color="auto"/>
        <w:bottom w:val="none" w:sz="0" w:space="0" w:color="auto"/>
        <w:right w:val="none" w:sz="0" w:space="0" w:color="auto"/>
      </w:divBdr>
    </w:div>
    <w:div w:id="1144855338">
      <w:bodyDiv w:val="1"/>
      <w:marLeft w:val="0"/>
      <w:marRight w:val="0"/>
      <w:marTop w:val="0"/>
      <w:marBottom w:val="0"/>
      <w:divBdr>
        <w:top w:val="none" w:sz="0" w:space="0" w:color="auto"/>
        <w:left w:val="none" w:sz="0" w:space="0" w:color="auto"/>
        <w:bottom w:val="none" w:sz="0" w:space="0" w:color="auto"/>
        <w:right w:val="none" w:sz="0" w:space="0" w:color="auto"/>
      </w:divBdr>
    </w:div>
    <w:div w:id="1147433104">
      <w:bodyDiv w:val="1"/>
      <w:marLeft w:val="0"/>
      <w:marRight w:val="0"/>
      <w:marTop w:val="0"/>
      <w:marBottom w:val="0"/>
      <w:divBdr>
        <w:top w:val="none" w:sz="0" w:space="0" w:color="auto"/>
        <w:left w:val="none" w:sz="0" w:space="0" w:color="auto"/>
        <w:bottom w:val="none" w:sz="0" w:space="0" w:color="auto"/>
        <w:right w:val="none" w:sz="0" w:space="0" w:color="auto"/>
      </w:divBdr>
    </w:div>
    <w:div w:id="1149202019">
      <w:bodyDiv w:val="1"/>
      <w:marLeft w:val="0"/>
      <w:marRight w:val="0"/>
      <w:marTop w:val="0"/>
      <w:marBottom w:val="0"/>
      <w:divBdr>
        <w:top w:val="none" w:sz="0" w:space="0" w:color="auto"/>
        <w:left w:val="none" w:sz="0" w:space="0" w:color="auto"/>
        <w:bottom w:val="none" w:sz="0" w:space="0" w:color="auto"/>
        <w:right w:val="none" w:sz="0" w:space="0" w:color="auto"/>
      </w:divBdr>
    </w:div>
    <w:div w:id="1150484618">
      <w:bodyDiv w:val="1"/>
      <w:marLeft w:val="0"/>
      <w:marRight w:val="0"/>
      <w:marTop w:val="0"/>
      <w:marBottom w:val="0"/>
      <w:divBdr>
        <w:top w:val="none" w:sz="0" w:space="0" w:color="auto"/>
        <w:left w:val="none" w:sz="0" w:space="0" w:color="auto"/>
        <w:bottom w:val="none" w:sz="0" w:space="0" w:color="auto"/>
        <w:right w:val="none" w:sz="0" w:space="0" w:color="auto"/>
      </w:divBdr>
    </w:div>
    <w:div w:id="1150751920">
      <w:bodyDiv w:val="1"/>
      <w:marLeft w:val="0"/>
      <w:marRight w:val="0"/>
      <w:marTop w:val="0"/>
      <w:marBottom w:val="0"/>
      <w:divBdr>
        <w:top w:val="none" w:sz="0" w:space="0" w:color="auto"/>
        <w:left w:val="none" w:sz="0" w:space="0" w:color="auto"/>
        <w:bottom w:val="none" w:sz="0" w:space="0" w:color="auto"/>
        <w:right w:val="none" w:sz="0" w:space="0" w:color="auto"/>
      </w:divBdr>
    </w:div>
    <w:div w:id="1154296525">
      <w:bodyDiv w:val="1"/>
      <w:marLeft w:val="0"/>
      <w:marRight w:val="0"/>
      <w:marTop w:val="0"/>
      <w:marBottom w:val="0"/>
      <w:divBdr>
        <w:top w:val="none" w:sz="0" w:space="0" w:color="auto"/>
        <w:left w:val="none" w:sz="0" w:space="0" w:color="auto"/>
        <w:bottom w:val="none" w:sz="0" w:space="0" w:color="auto"/>
        <w:right w:val="none" w:sz="0" w:space="0" w:color="auto"/>
      </w:divBdr>
    </w:div>
    <w:div w:id="1155802369">
      <w:bodyDiv w:val="1"/>
      <w:marLeft w:val="0"/>
      <w:marRight w:val="0"/>
      <w:marTop w:val="0"/>
      <w:marBottom w:val="0"/>
      <w:divBdr>
        <w:top w:val="none" w:sz="0" w:space="0" w:color="auto"/>
        <w:left w:val="none" w:sz="0" w:space="0" w:color="auto"/>
        <w:bottom w:val="none" w:sz="0" w:space="0" w:color="auto"/>
        <w:right w:val="none" w:sz="0" w:space="0" w:color="auto"/>
      </w:divBdr>
    </w:div>
    <w:div w:id="1157572119">
      <w:bodyDiv w:val="1"/>
      <w:marLeft w:val="0"/>
      <w:marRight w:val="0"/>
      <w:marTop w:val="0"/>
      <w:marBottom w:val="0"/>
      <w:divBdr>
        <w:top w:val="none" w:sz="0" w:space="0" w:color="auto"/>
        <w:left w:val="none" w:sz="0" w:space="0" w:color="auto"/>
        <w:bottom w:val="none" w:sz="0" w:space="0" w:color="auto"/>
        <w:right w:val="none" w:sz="0" w:space="0" w:color="auto"/>
      </w:divBdr>
    </w:div>
    <w:div w:id="1158419226">
      <w:bodyDiv w:val="1"/>
      <w:marLeft w:val="0"/>
      <w:marRight w:val="0"/>
      <w:marTop w:val="0"/>
      <w:marBottom w:val="0"/>
      <w:divBdr>
        <w:top w:val="none" w:sz="0" w:space="0" w:color="auto"/>
        <w:left w:val="none" w:sz="0" w:space="0" w:color="auto"/>
        <w:bottom w:val="none" w:sz="0" w:space="0" w:color="auto"/>
        <w:right w:val="none" w:sz="0" w:space="0" w:color="auto"/>
      </w:divBdr>
    </w:div>
    <w:div w:id="1158499579">
      <w:bodyDiv w:val="1"/>
      <w:marLeft w:val="0"/>
      <w:marRight w:val="0"/>
      <w:marTop w:val="0"/>
      <w:marBottom w:val="0"/>
      <w:divBdr>
        <w:top w:val="none" w:sz="0" w:space="0" w:color="auto"/>
        <w:left w:val="none" w:sz="0" w:space="0" w:color="auto"/>
        <w:bottom w:val="none" w:sz="0" w:space="0" w:color="auto"/>
        <w:right w:val="none" w:sz="0" w:space="0" w:color="auto"/>
      </w:divBdr>
    </w:div>
    <w:div w:id="1158879847">
      <w:bodyDiv w:val="1"/>
      <w:marLeft w:val="0"/>
      <w:marRight w:val="0"/>
      <w:marTop w:val="0"/>
      <w:marBottom w:val="0"/>
      <w:divBdr>
        <w:top w:val="none" w:sz="0" w:space="0" w:color="auto"/>
        <w:left w:val="none" w:sz="0" w:space="0" w:color="auto"/>
        <w:bottom w:val="none" w:sz="0" w:space="0" w:color="auto"/>
        <w:right w:val="none" w:sz="0" w:space="0" w:color="auto"/>
      </w:divBdr>
    </w:div>
    <w:div w:id="1161971293">
      <w:bodyDiv w:val="1"/>
      <w:marLeft w:val="0"/>
      <w:marRight w:val="0"/>
      <w:marTop w:val="0"/>
      <w:marBottom w:val="0"/>
      <w:divBdr>
        <w:top w:val="none" w:sz="0" w:space="0" w:color="auto"/>
        <w:left w:val="none" w:sz="0" w:space="0" w:color="auto"/>
        <w:bottom w:val="none" w:sz="0" w:space="0" w:color="auto"/>
        <w:right w:val="none" w:sz="0" w:space="0" w:color="auto"/>
      </w:divBdr>
    </w:div>
    <w:div w:id="1162501063">
      <w:bodyDiv w:val="1"/>
      <w:marLeft w:val="0"/>
      <w:marRight w:val="0"/>
      <w:marTop w:val="0"/>
      <w:marBottom w:val="0"/>
      <w:divBdr>
        <w:top w:val="none" w:sz="0" w:space="0" w:color="auto"/>
        <w:left w:val="none" w:sz="0" w:space="0" w:color="auto"/>
        <w:bottom w:val="none" w:sz="0" w:space="0" w:color="auto"/>
        <w:right w:val="none" w:sz="0" w:space="0" w:color="auto"/>
      </w:divBdr>
    </w:div>
    <w:div w:id="1165046525">
      <w:bodyDiv w:val="1"/>
      <w:marLeft w:val="0"/>
      <w:marRight w:val="0"/>
      <w:marTop w:val="0"/>
      <w:marBottom w:val="0"/>
      <w:divBdr>
        <w:top w:val="none" w:sz="0" w:space="0" w:color="auto"/>
        <w:left w:val="none" w:sz="0" w:space="0" w:color="auto"/>
        <w:bottom w:val="none" w:sz="0" w:space="0" w:color="auto"/>
        <w:right w:val="none" w:sz="0" w:space="0" w:color="auto"/>
      </w:divBdr>
    </w:div>
    <w:div w:id="1165047203">
      <w:bodyDiv w:val="1"/>
      <w:marLeft w:val="0"/>
      <w:marRight w:val="0"/>
      <w:marTop w:val="0"/>
      <w:marBottom w:val="0"/>
      <w:divBdr>
        <w:top w:val="none" w:sz="0" w:space="0" w:color="auto"/>
        <w:left w:val="none" w:sz="0" w:space="0" w:color="auto"/>
        <w:bottom w:val="none" w:sz="0" w:space="0" w:color="auto"/>
        <w:right w:val="none" w:sz="0" w:space="0" w:color="auto"/>
      </w:divBdr>
    </w:div>
    <w:div w:id="1170145646">
      <w:bodyDiv w:val="1"/>
      <w:marLeft w:val="0"/>
      <w:marRight w:val="0"/>
      <w:marTop w:val="0"/>
      <w:marBottom w:val="0"/>
      <w:divBdr>
        <w:top w:val="none" w:sz="0" w:space="0" w:color="auto"/>
        <w:left w:val="none" w:sz="0" w:space="0" w:color="auto"/>
        <w:bottom w:val="none" w:sz="0" w:space="0" w:color="auto"/>
        <w:right w:val="none" w:sz="0" w:space="0" w:color="auto"/>
      </w:divBdr>
    </w:div>
    <w:div w:id="1173061451">
      <w:bodyDiv w:val="1"/>
      <w:marLeft w:val="0"/>
      <w:marRight w:val="0"/>
      <w:marTop w:val="0"/>
      <w:marBottom w:val="0"/>
      <w:divBdr>
        <w:top w:val="none" w:sz="0" w:space="0" w:color="auto"/>
        <w:left w:val="none" w:sz="0" w:space="0" w:color="auto"/>
        <w:bottom w:val="none" w:sz="0" w:space="0" w:color="auto"/>
        <w:right w:val="none" w:sz="0" w:space="0" w:color="auto"/>
      </w:divBdr>
    </w:div>
    <w:div w:id="1174295998">
      <w:bodyDiv w:val="1"/>
      <w:marLeft w:val="0"/>
      <w:marRight w:val="0"/>
      <w:marTop w:val="0"/>
      <w:marBottom w:val="0"/>
      <w:divBdr>
        <w:top w:val="none" w:sz="0" w:space="0" w:color="auto"/>
        <w:left w:val="none" w:sz="0" w:space="0" w:color="auto"/>
        <w:bottom w:val="none" w:sz="0" w:space="0" w:color="auto"/>
        <w:right w:val="none" w:sz="0" w:space="0" w:color="auto"/>
      </w:divBdr>
    </w:div>
    <w:div w:id="1174807060">
      <w:bodyDiv w:val="1"/>
      <w:marLeft w:val="0"/>
      <w:marRight w:val="0"/>
      <w:marTop w:val="0"/>
      <w:marBottom w:val="0"/>
      <w:divBdr>
        <w:top w:val="none" w:sz="0" w:space="0" w:color="auto"/>
        <w:left w:val="none" w:sz="0" w:space="0" w:color="auto"/>
        <w:bottom w:val="none" w:sz="0" w:space="0" w:color="auto"/>
        <w:right w:val="none" w:sz="0" w:space="0" w:color="auto"/>
      </w:divBdr>
    </w:div>
    <w:div w:id="1174882258">
      <w:bodyDiv w:val="1"/>
      <w:marLeft w:val="0"/>
      <w:marRight w:val="0"/>
      <w:marTop w:val="0"/>
      <w:marBottom w:val="0"/>
      <w:divBdr>
        <w:top w:val="none" w:sz="0" w:space="0" w:color="auto"/>
        <w:left w:val="none" w:sz="0" w:space="0" w:color="auto"/>
        <w:bottom w:val="none" w:sz="0" w:space="0" w:color="auto"/>
        <w:right w:val="none" w:sz="0" w:space="0" w:color="auto"/>
      </w:divBdr>
    </w:div>
    <w:div w:id="1177498228">
      <w:bodyDiv w:val="1"/>
      <w:marLeft w:val="0"/>
      <w:marRight w:val="0"/>
      <w:marTop w:val="0"/>
      <w:marBottom w:val="0"/>
      <w:divBdr>
        <w:top w:val="none" w:sz="0" w:space="0" w:color="auto"/>
        <w:left w:val="none" w:sz="0" w:space="0" w:color="auto"/>
        <w:bottom w:val="none" w:sz="0" w:space="0" w:color="auto"/>
        <w:right w:val="none" w:sz="0" w:space="0" w:color="auto"/>
      </w:divBdr>
    </w:div>
    <w:div w:id="1177503679">
      <w:bodyDiv w:val="1"/>
      <w:marLeft w:val="0"/>
      <w:marRight w:val="0"/>
      <w:marTop w:val="0"/>
      <w:marBottom w:val="0"/>
      <w:divBdr>
        <w:top w:val="none" w:sz="0" w:space="0" w:color="auto"/>
        <w:left w:val="none" w:sz="0" w:space="0" w:color="auto"/>
        <w:bottom w:val="none" w:sz="0" w:space="0" w:color="auto"/>
        <w:right w:val="none" w:sz="0" w:space="0" w:color="auto"/>
      </w:divBdr>
    </w:div>
    <w:div w:id="1178814215">
      <w:bodyDiv w:val="1"/>
      <w:marLeft w:val="0"/>
      <w:marRight w:val="0"/>
      <w:marTop w:val="0"/>
      <w:marBottom w:val="0"/>
      <w:divBdr>
        <w:top w:val="none" w:sz="0" w:space="0" w:color="auto"/>
        <w:left w:val="none" w:sz="0" w:space="0" w:color="auto"/>
        <w:bottom w:val="none" w:sz="0" w:space="0" w:color="auto"/>
        <w:right w:val="none" w:sz="0" w:space="0" w:color="auto"/>
      </w:divBdr>
    </w:div>
    <w:div w:id="1179194913">
      <w:bodyDiv w:val="1"/>
      <w:marLeft w:val="0"/>
      <w:marRight w:val="0"/>
      <w:marTop w:val="0"/>
      <w:marBottom w:val="0"/>
      <w:divBdr>
        <w:top w:val="none" w:sz="0" w:space="0" w:color="auto"/>
        <w:left w:val="none" w:sz="0" w:space="0" w:color="auto"/>
        <w:bottom w:val="none" w:sz="0" w:space="0" w:color="auto"/>
        <w:right w:val="none" w:sz="0" w:space="0" w:color="auto"/>
      </w:divBdr>
    </w:div>
    <w:div w:id="1179276907">
      <w:bodyDiv w:val="1"/>
      <w:marLeft w:val="0"/>
      <w:marRight w:val="0"/>
      <w:marTop w:val="0"/>
      <w:marBottom w:val="0"/>
      <w:divBdr>
        <w:top w:val="none" w:sz="0" w:space="0" w:color="auto"/>
        <w:left w:val="none" w:sz="0" w:space="0" w:color="auto"/>
        <w:bottom w:val="none" w:sz="0" w:space="0" w:color="auto"/>
        <w:right w:val="none" w:sz="0" w:space="0" w:color="auto"/>
      </w:divBdr>
    </w:div>
    <w:div w:id="1179463372">
      <w:bodyDiv w:val="1"/>
      <w:marLeft w:val="0"/>
      <w:marRight w:val="0"/>
      <w:marTop w:val="0"/>
      <w:marBottom w:val="0"/>
      <w:divBdr>
        <w:top w:val="none" w:sz="0" w:space="0" w:color="auto"/>
        <w:left w:val="none" w:sz="0" w:space="0" w:color="auto"/>
        <w:bottom w:val="none" w:sz="0" w:space="0" w:color="auto"/>
        <w:right w:val="none" w:sz="0" w:space="0" w:color="auto"/>
      </w:divBdr>
    </w:div>
    <w:div w:id="1182553448">
      <w:bodyDiv w:val="1"/>
      <w:marLeft w:val="0"/>
      <w:marRight w:val="0"/>
      <w:marTop w:val="0"/>
      <w:marBottom w:val="0"/>
      <w:divBdr>
        <w:top w:val="none" w:sz="0" w:space="0" w:color="auto"/>
        <w:left w:val="none" w:sz="0" w:space="0" w:color="auto"/>
        <w:bottom w:val="none" w:sz="0" w:space="0" w:color="auto"/>
        <w:right w:val="none" w:sz="0" w:space="0" w:color="auto"/>
      </w:divBdr>
    </w:div>
    <w:div w:id="1184317269">
      <w:bodyDiv w:val="1"/>
      <w:marLeft w:val="0"/>
      <w:marRight w:val="0"/>
      <w:marTop w:val="0"/>
      <w:marBottom w:val="0"/>
      <w:divBdr>
        <w:top w:val="none" w:sz="0" w:space="0" w:color="auto"/>
        <w:left w:val="none" w:sz="0" w:space="0" w:color="auto"/>
        <w:bottom w:val="none" w:sz="0" w:space="0" w:color="auto"/>
        <w:right w:val="none" w:sz="0" w:space="0" w:color="auto"/>
      </w:divBdr>
    </w:div>
    <w:div w:id="1187715168">
      <w:bodyDiv w:val="1"/>
      <w:marLeft w:val="0"/>
      <w:marRight w:val="0"/>
      <w:marTop w:val="0"/>
      <w:marBottom w:val="0"/>
      <w:divBdr>
        <w:top w:val="none" w:sz="0" w:space="0" w:color="auto"/>
        <w:left w:val="none" w:sz="0" w:space="0" w:color="auto"/>
        <w:bottom w:val="none" w:sz="0" w:space="0" w:color="auto"/>
        <w:right w:val="none" w:sz="0" w:space="0" w:color="auto"/>
      </w:divBdr>
    </w:div>
    <w:div w:id="1189217700">
      <w:bodyDiv w:val="1"/>
      <w:marLeft w:val="0"/>
      <w:marRight w:val="0"/>
      <w:marTop w:val="0"/>
      <w:marBottom w:val="0"/>
      <w:divBdr>
        <w:top w:val="none" w:sz="0" w:space="0" w:color="auto"/>
        <w:left w:val="none" w:sz="0" w:space="0" w:color="auto"/>
        <w:bottom w:val="none" w:sz="0" w:space="0" w:color="auto"/>
        <w:right w:val="none" w:sz="0" w:space="0" w:color="auto"/>
      </w:divBdr>
    </w:div>
    <w:div w:id="1191144649">
      <w:bodyDiv w:val="1"/>
      <w:marLeft w:val="0"/>
      <w:marRight w:val="0"/>
      <w:marTop w:val="0"/>
      <w:marBottom w:val="0"/>
      <w:divBdr>
        <w:top w:val="none" w:sz="0" w:space="0" w:color="auto"/>
        <w:left w:val="none" w:sz="0" w:space="0" w:color="auto"/>
        <w:bottom w:val="none" w:sz="0" w:space="0" w:color="auto"/>
        <w:right w:val="none" w:sz="0" w:space="0" w:color="auto"/>
      </w:divBdr>
    </w:div>
    <w:div w:id="1191803502">
      <w:bodyDiv w:val="1"/>
      <w:marLeft w:val="0"/>
      <w:marRight w:val="0"/>
      <w:marTop w:val="0"/>
      <w:marBottom w:val="0"/>
      <w:divBdr>
        <w:top w:val="none" w:sz="0" w:space="0" w:color="auto"/>
        <w:left w:val="none" w:sz="0" w:space="0" w:color="auto"/>
        <w:bottom w:val="none" w:sz="0" w:space="0" w:color="auto"/>
        <w:right w:val="none" w:sz="0" w:space="0" w:color="auto"/>
      </w:divBdr>
    </w:div>
    <w:div w:id="1192181652">
      <w:bodyDiv w:val="1"/>
      <w:marLeft w:val="0"/>
      <w:marRight w:val="0"/>
      <w:marTop w:val="0"/>
      <w:marBottom w:val="0"/>
      <w:divBdr>
        <w:top w:val="none" w:sz="0" w:space="0" w:color="auto"/>
        <w:left w:val="none" w:sz="0" w:space="0" w:color="auto"/>
        <w:bottom w:val="none" w:sz="0" w:space="0" w:color="auto"/>
        <w:right w:val="none" w:sz="0" w:space="0" w:color="auto"/>
      </w:divBdr>
    </w:div>
    <w:div w:id="1193615327">
      <w:bodyDiv w:val="1"/>
      <w:marLeft w:val="0"/>
      <w:marRight w:val="0"/>
      <w:marTop w:val="0"/>
      <w:marBottom w:val="0"/>
      <w:divBdr>
        <w:top w:val="none" w:sz="0" w:space="0" w:color="auto"/>
        <w:left w:val="none" w:sz="0" w:space="0" w:color="auto"/>
        <w:bottom w:val="none" w:sz="0" w:space="0" w:color="auto"/>
        <w:right w:val="none" w:sz="0" w:space="0" w:color="auto"/>
      </w:divBdr>
    </w:div>
    <w:div w:id="1193761159">
      <w:bodyDiv w:val="1"/>
      <w:marLeft w:val="0"/>
      <w:marRight w:val="0"/>
      <w:marTop w:val="0"/>
      <w:marBottom w:val="0"/>
      <w:divBdr>
        <w:top w:val="none" w:sz="0" w:space="0" w:color="auto"/>
        <w:left w:val="none" w:sz="0" w:space="0" w:color="auto"/>
        <w:bottom w:val="none" w:sz="0" w:space="0" w:color="auto"/>
        <w:right w:val="none" w:sz="0" w:space="0" w:color="auto"/>
      </w:divBdr>
    </w:div>
    <w:div w:id="1195770677">
      <w:bodyDiv w:val="1"/>
      <w:marLeft w:val="0"/>
      <w:marRight w:val="0"/>
      <w:marTop w:val="0"/>
      <w:marBottom w:val="0"/>
      <w:divBdr>
        <w:top w:val="none" w:sz="0" w:space="0" w:color="auto"/>
        <w:left w:val="none" w:sz="0" w:space="0" w:color="auto"/>
        <w:bottom w:val="none" w:sz="0" w:space="0" w:color="auto"/>
        <w:right w:val="none" w:sz="0" w:space="0" w:color="auto"/>
      </w:divBdr>
    </w:div>
    <w:div w:id="1197961451">
      <w:bodyDiv w:val="1"/>
      <w:marLeft w:val="0"/>
      <w:marRight w:val="0"/>
      <w:marTop w:val="0"/>
      <w:marBottom w:val="0"/>
      <w:divBdr>
        <w:top w:val="none" w:sz="0" w:space="0" w:color="auto"/>
        <w:left w:val="none" w:sz="0" w:space="0" w:color="auto"/>
        <w:bottom w:val="none" w:sz="0" w:space="0" w:color="auto"/>
        <w:right w:val="none" w:sz="0" w:space="0" w:color="auto"/>
      </w:divBdr>
    </w:div>
    <w:div w:id="1199511060">
      <w:bodyDiv w:val="1"/>
      <w:marLeft w:val="0"/>
      <w:marRight w:val="0"/>
      <w:marTop w:val="0"/>
      <w:marBottom w:val="0"/>
      <w:divBdr>
        <w:top w:val="none" w:sz="0" w:space="0" w:color="auto"/>
        <w:left w:val="none" w:sz="0" w:space="0" w:color="auto"/>
        <w:bottom w:val="none" w:sz="0" w:space="0" w:color="auto"/>
        <w:right w:val="none" w:sz="0" w:space="0" w:color="auto"/>
      </w:divBdr>
    </w:div>
    <w:div w:id="1200051740">
      <w:bodyDiv w:val="1"/>
      <w:marLeft w:val="0"/>
      <w:marRight w:val="0"/>
      <w:marTop w:val="0"/>
      <w:marBottom w:val="0"/>
      <w:divBdr>
        <w:top w:val="none" w:sz="0" w:space="0" w:color="auto"/>
        <w:left w:val="none" w:sz="0" w:space="0" w:color="auto"/>
        <w:bottom w:val="none" w:sz="0" w:space="0" w:color="auto"/>
        <w:right w:val="none" w:sz="0" w:space="0" w:color="auto"/>
      </w:divBdr>
    </w:div>
    <w:div w:id="1200240607">
      <w:bodyDiv w:val="1"/>
      <w:marLeft w:val="0"/>
      <w:marRight w:val="0"/>
      <w:marTop w:val="0"/>
      <w:marBottom w:val="0"/>
      <w:divBdr>
        <w:top w:val="none" w:sz="0" w:space="0" w:color="auto"/>
        <w:left w:val="none" w:sz="0" w:space="0" w:color="auto"/>
        <w:bottom w:val="none" w:sz="0" w:space="0" w:color="auto"/>
        <w:right w:val="none" w:sz="0" w:space="0" w:color="auto"/>
      </w:divBdr>
    </w:div>
    <w:div w:id="1201744794">
      <w:bodyDiv w:val="1"/>
      <w:marLeft w:val="0"/>
      <w:marRight w:val="0"/>
      <w:marTop w:val="0"/>
      <w:marBottom w:val="0"/>
      <w:divBdr>
        <w:top w:val="none" w:sz="0" w:space="0" w:color="auto"/>
        <w:left w:val="none" w:sz="0" w:space="0" w:color="auto"/>
        <w:bottom w:val="none" w:sz="0" w:space="0" w:color="auto"/>
        <w:right w:val="none" w:sz="0" w:space="0" w:color="auto"/>
      </w:divBdr>
    </w:div>
    <w:div w:id="1204057693">
      <w:bodyDiv w:val="1"/>
      <w:marLeft w:val="0"/>
      <w:marRight w:val="0"/>
      <w:marTop w:val="0"/>
      <w:marBottom w:val="0"/>
      <w:divBdr>
        <w:top w:val="none" w:sz="0" w:space="0" w:color="auto"/>
        <w:left w:val="none" w:sz="0" w:space="0" w:color="auto"/>
        <w:bottom w:val="none" w:sz="0" w:space="0" w:color="auto"/>
        <w:right w:val="none" w:sz="0" w:space="0" w:color="auto"/>
      </w:divBdr>
    </w:div>
    <w:div w:id="1205560081">
      <w:bodyDiv w:val="1"/>
      <w:marLeft w:val="0"/>
      <w:marRight w:val="0"/>
      <w:marTop w:val="0"/>
      <w:marBottom w:val="0"/>
      <w:divBdr>
        <w:top w:val="none" w:sz="0" w:space="0" w:color="auto"/>
        <w:left w:val="none" w:sz="0" w:space="0" w:color="auto"/>
        <w:bottom w:val="none" w:sz="0" w:space="0" w:color="auto"/>
        <w:right w:val="none" w:sz="0" w:space="0" w:color="auto"/>
      </w:divBdr>
    </w:div>
    <w:div w:id="1208034114">
      <w:bodyDiv w:val="1"/>
      <w:marLeft w:val="0"/>
      <w:marRight w:val="0"/>
      <w:marTop w:val="0"/>
      <w:marBottom w:val="0"/>
      <w:divBdr>
        <w:top w:val="none" w:sz="0" w:space="0" w:color="auto"/>
        <w:left w:val="none" w:sz="0" w:space="0" w:color="auto"/>
        <w:bottom w:val="none" w:sz="0" w:space="0" w:color="auto"/>
        <w:right w:val="none" w:sz="0" w:space="0" w:color="auto"/>
      </w:divBdr>
    </w:div>
    <w:div w:id="1208227709">
      <w:bodyDiv w:val="1"/>
      <w:marLeft w:val="0"/>
      <w:marRight w:val="0"/>
      <w:marTop w:val="0"/>
      <w:marBottom w:val="0"/>
      <w:divBdr>
        <w:top w:val="none" w:sz="0" w:space="0" w:color="auto"/>
        <w:left w:val="none" w:sz="0" w:space="0" w:color="auto"/>
        <w:bottom w:val="none" w:sz="0" w:space="0" w:color="auto"/>
        <w:right w:val="none" w:sz="0" w:space="0" w:color="auto"/>
      </w:divBdr>
    </w:div>
    <w:div w:id="1209142677">
      <w:bodyDiv w:val="1"/>
      <w:marLeft w:val="0"/>
      <w:marRight w:val="0"/>
      <w:marTop w:val="0"/>
      <w:marBottom w:val="0"/>
      <w:divBdr>
        <w:top w:val="none" w:sz="0" w:space="0" w:color="auto"/>
        <w:left w:val="none" w:sz="0" w:space="0" w:color="auto"/>
        <w:bottom w:val="none" w:sz="0" w:space="0" w:color="auto"/>
        <w:right w:val="none" w:sz="0" w:space="0" w:color="auto"/>
      </w:divBdr>
    </w:div>
    <w:div w:id="1210074252">
      <w:bodyDiv w:val="1"/>
      <w:marLeft w:val="0"/>
      <w:marRight w:val="0"/>
      <w:marTop w:val="0"/>
      <w:marBottom w:val="0"/>
      <w:divBdr>
        <w:top w:val="none" w:sz="0" w:space="0" w:color="auto"/>
        <w:left w:val="none" w:sz="0" w:space="0" w:color="auto"/>
        <w:bottom w:val="none" w:sz="0" w:space="0" w:color="auto"/>
        <w:right w:val="none" w:sz="0" w:space="0" w:color="auto"/>
      </w:divBdr>
    </w:div>
    <w:div w:id="1210190930">
      <w:bodyDiv w:val="1"/>
      <w:marLeft w:val="0"/>
      <w:marRight w:val="0"/>
      <w:marTop w:val="0"/>
      <w:marBottom w:val="0"/>
      <w:divBdr>
        <w:top w:val="none" w:sz="0" w:space="0" w:color="auto"/>
        <w:left w:val="none" w:sz="0" w:space="0" w:color="auto"/>
        <w:bottom w:val="none" w:sz="0" w:space="0" w:color="auto"/>
        <w:right w:val="none" w:sz="0" w:space="0" w:color="auto"/>
      </w:divBdr>
    </w:div>
    <w:div w:id="1210216998">
      <w:bodyDiv w:val="1"/>
      <w:marLeft w:val="0"/>
      <w:marRight w:val="0"/>
      <w:marTop w:val="0"/>
      <w:marBottom w:val="0"/>
      <w:divBdr>
        <w:top w:val="none" w:sz="0" w:space="0" w:color="auto"/>
        <w:left w:val="none" w:sz="0" w:space="0" w:color="auto"/>
        <w:bottom w:val="none" w:sz="0" w:space="0" w:color="auto"/>
        <w:right w:val="none" w:sz="0" w:space="0" w:color="auto"/>
      </w:divBdr>
    </w:div>
    <w:div w:id="1212039545">
      <w:bodyDiv w:val="1"/>
      <w:marLeft w:val="0"/>
      <w:marRight w:val="0"/>
      <w:marTop w:val="0"/>
      <w:marBottom w:val="0"/>
      <w:divBdr>
        <w:top w:val="none" w:sz="0" w:space="0" w:color="auto"/>
        <w:left w:val="none" w:sz="0" w:space="0" w:color="auto"/>
        <w:bottom w:val="none" w:sz="0" w:space="0" w:color="auto"/>
        <w:right w:val="none" w:sz="0" w:space="0" w:color="auto"/>
      </w:divBdr>
    </w:div>
    <w:div w:id="1216160319">
      <w:bodyDiv w:val="1"/>
      <w:marLeft w:val="0"/>
      <w:marRight w:val="0"/>
      <w:marTop w:val="0"/>
      <w:marBottom w:val="0"/>
      <w:divBdr>
        <w:top w:val="none" w:sz="0" w:space="0" w:color="auto"/>
        <w:left w:val="none" w:sz="0" w:space="0" w:color="auto"/>
        <w:bottom w:val="none" w:sz="0" w:space="0" w:color="auto"/>
        <w:right w:val="none" w:sz="0" w:space="0" w:color="auto"/>
      </w:divBdr>
    </w:div>
    <w:div w:id="1216501881">
      <w:bodyDiv w:val="1"/>
      <w:marLeft w:val="0"/>
      <w:marRight w:val="0"/>
      <w:marTop w:val="0"/>
      <w:marBottom w:val="0"/>
      <w:divBdr>
        <w:top w:val="none" w:sz="0" w:space="0" w:color="auto"/>
        <w:left w:val="none" w:sz="0" w:space="0" w:color="auto"/>
        <w:bottom w:val="none" w:sz="0" w:space="0" w:color="auto"/>
        <w:right w:val="none" w:sz="0" w:space="0" w:color="auto"/>
      </w:divBdr>
    </w:div>
    <w:div w:id="1217399755">
      <w:bodyDiv w:val="1"/>
      <w:marLeft w:val="0"/>
      <w:marRight w:val="0"/>
      <w:marTop w:val="0"/>
      <w:marBottom w:val="0"/>
      <w:divBdr>
        <w:top w:val="none" w:sz="0" w:space="0" w:color="auto"/>
        <w:left w:val="none" w:sz="0" w:space="0" w:color="auto"/>
        <w:bottom w:val="none" w:sz="0" w:space="0" w:color="auto"/>
        <w:right w:val="none" w:sz="0" w:space="0" w:color="auto"/>
      </w:divBdr>
    </w:div>
    <w:div w:id="1223521576">
      <w:bodyDiv w:val="1"/>
      <w:marLeft w:val="0"/>
      <w:marRight w:val="0"/>
      <w:marTop w:val="0"/>
      <w:marBottom w:val="0"/>
      <w:divBdr>
        <w:top w:val="none" w:sz="0" w:space="0" w:color="auto"/>
        <w:left w:val="none" w:sz="0" w:space="0" w:color="auto"/>
        <w:bottom w:val="none" w:sz="0" w:space="0" w:color="auto"/>
        <w:right w:val="none" w:sz="0" w:space="0" w:color="auto"/>
      </w:divBdr>
    </w:div>
    <w:div w:id="1225336029">
      <w:bodyDiv w:val="1"/>
      <w:marLeft w:val="0"/>
      <w:marRight w:val="0"/>
      <w:marTop w:val="0"/>
      <w:marBottom w:val="0"/>
      <w:divBdr>
        <w:top w:val="none" w:sz="0" w:space="0" w:color="auto"/>
        <w:left w:val="none" w:sz="0" w:space="0" w:color="auto"/>
        <w:bottom w:val="none" w:sz="0" w:space="0" w:color="auto"/>
        <w:right w:val="none" w:sz="0" w:space="0" w:color="auto"/>
      </w:divBdr>
      <w:divsChild>
        <w:div w:id="591166851">
          <w:marLeft w:val="0"/>
          <w:marRight w:val="0"/>
          <w:marTop w:val="0"/>
          <w:marBottom w:val="0"/>
          <w:divBdr>
            <w:top w:val="none" w:sz="0" w:space="0" w:color="auto"/>
            <w:left w:val="none" w:sz="0" w:space="0" w:color="auto"/>
            <w:bottom w:val="none" w:sz="0" w:space="0" w:color="auto"/>
            <w:right w:val="none" w:sz="0" w:space="0" w:color="auto"/>
          </w:divBdr>
          <w:divsChild>
            <w:div w:id="520168091">
              <w:marLeft w:val="0"/>
              <w:marRight w:val="0"/>
              <w:marTop w:val="0"/>
              <w:marBottom w:val="0"/>
              <w:divBdr>
                <w:top w:val="none" w:sz="0" w:space="0" w:color="auto"/>
                <w:left w:val="none" w:sz="0" w:space="0" w:color="auto"/>
                <w:bottom w:val="none" w:sz="0" w:space="0" w:color="auto"/>
                <w:right w:val="none" w:sz="0" w:space="0" w:color="auto"/>
              </w:divBdr>
              <w:divsChild>
                <w:div w:id="1294868466">
                  <w:marLeft w:val="0"/>
                  <w:marRight w:val="0"/>
                  <w:marTop w:val="0"/>
                  <w:marBottom w:val="0"/>
                  <w:divBdr>
                    <w:top w:val="none" w:sz="0" w:space="0" w:color="auto"/>
                    <w:left w:val="none" w:sz="0" w:space="0" w:color="auto"/>
                    <w:bottom w:val="none" w:sz="0" w:space="0" w:color="auto"/>
                    <w:right w:val="none" w:sz="0" w:space="0" w:color="auto"/>
                  </w:divBdr>
                  <w:divsChild>
                    <w:div w:id="1192493932">
                      <w:marLeft w:val="0"/>
                      <w:marRight w:val="0"/>
                      <w:marTop w:val="0"/>
                      <w:marBottom w:val="0"/>
                      <w:divBdr>
                        <w:top w:val="none" w:sz="0" w:space="0" w:color="auto"/>
                        <w:left w:val="none" w:sz="0" w:space="0" w:color="auto"/>
                        <w:bottom w:val="none" w:sz="0" w:space="0" w:color="auto"/>
                        <w:right w:val="none" w:sz="0" w:space="0" w:color="auto"/>
                      </w:divBdr>
                      <w:divsChild>
                        <w:div w:id="531965483">
                          <w:marLeft w:val="0"/>
                          <w:marRight w:val="0"/>
                          <w:marTop w:val="0"/>
                          <w:marBottom w:val="0"/>
                          <w:divBdr>
                            <w:top w:val="none" w:sz="0" w:space="0" w:color="auto"/>
                            <w:left w:val="none" w:sz="0" w:space="0" w:color="auto"/>
                            <w:bottom w:val="none" w:sz="0" w:space="0" w:color="auto"/>
                            <w:right w:val="none" w:sz="0" w:space="0" w:color="auto"/>
                          </w:divBdr>
                          <w:divsChild>
                            <w:div w:id="1698004077">
                              <w:marLeft w:val="0"/>
                              <w:marRight w:val="0"/>
                              <w:marTop w:val="0"/>
                              <w:marBottom w:val="0"/>
                              <w:divBdr>
                                <w:top w:val="none" w:sz="0" w:space="0" w:color="auto"/>
                                <w:left w:val="none" w:sz="0" w:space="0" w:color="auto"/>
                                <w:bottom w:val="none" w:sz="0" w:space="0" w:color="auto"/>
                                <w:right w:val="none" w:sz="0" w:space="0" w:color="auto"/>
                              </w:divBdr>
                              <w:divsChild>
                                <w:div w:id="1518152222">
                                  <w:marLeft w:val="0"/>
                                  <w:marRight w:val="0"/>
                                  <w:marTop w:val="0"/>
                                  <w:marBottom w:val="0"/>
                                  <w:divBdr>
                                    <w:top w:val="none" w:sz="0" w:space="0" w:color="auto"/>
                                    <w:left w:val="none" w:sz="0" w:space="0" w:color="auto"/>
                                    <w:bottom w:val="none" w:sz="0" w:space="0" w:color="auto"/>
                                    <w:right w:val="none" w:sz="0" w:space="0" w:color="auto"/>
                                  </w:divBdr>
                                  <w:divsChild>
                                    <w:div w:id="1569532763">
                                      <w:marLeft w:val="0"/>
                                      <w:marRight w:val="0"/>
                                      <w:marTop w:val="0"/>
                                      <w:marBottom w:val="0"/>
                                      <w:divBdr>
                                        <w:top w:val="none" w:sz="0" w:space="0" w:color="auto"/>
                                        <w:left w:val="none" w:sz="0" w:space="0" w:color="auto"/>
                                        <w:bottom w:val="none" w:sz="0" w:space="0" w:color="auto"/>
                                        <w:right w:val="none" w:sz="0" w:space="0" w:color="auto"/>
                                      </w:divBdr>
                                      <w:divsChild>
                                        <w:div w:id="130370471">
                                          <w:marLeft w:val="0"/>
                                          <w:marRight w:val="0"/>
                                          <w:marTop w:val="0"/>
                                          <w:marBottom w:val="495"/>
                                          <w:divBdr>
                                            <w:top w:val="none" w:sz="0" w:space="0" w:color="auto"/>
                                            <w:left w:val="none" w:sz="0" w:space="0" w:color="auto"/>
                                            <w:bottom w:val="none" w:sz="0" w:space="0" w:color="auto"/>
                                            <w:right w:val="none" w:sz="0" w:space="0" w:color="auto"/>
                                          </w:divBdr>
                                          <w:divsChild>
                                            <w:div w:id="10279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8146964">
      <w:bodyDiv w:val="1"/>
      <w:marLeft w:val="0"/>
      <w:marRight w:val="0"/>
      <w:marTop w:val="0"/>
      <w:marBottom w:val="0"/>
      <w:divBdr>
        <w:top w:val="none" w:sz="0" w:space="0" w:color="auto"/>
        <w:left w:val="none" w:sz="0" w:space="0" w:color="auto"/>
        <w:bottom w:val="none" w:sz="0" w:space="0" w:color="auto"/>
        <w:right w:val="none" w:sz="0" w:space="0" w:color="auto"/>
      </w:divBdr>
    </w:div>
    <w:div w:id="1231962442">
      <w:bodyDiv w:val="1"/>
      <w:marLeft w:val="0"/>
      <w:marRight w:val="0"/>
      <w:marTop w:val="0"/>
      <w:marBottom w:val="0"/>
      <w:divBdr>
        <w:top w:val="none" w:sz="0" w:space="0" w:color="auto"/>
        <w:left w:val="none" w:sz="0" w:space="0" w:color="auto"/>
        <w:bottom w:val="none" w:sz="0" w:space="0" w:color="auto"/>
        <w:right w:val="none" w:sz="0" w:space="0" w:color="auto"/>
      </w:divBdr>
    </w:div>
    <w:div w:id="1233587487">
      <w:bodyDiv w:val="1"/>
      <w:marLeft w:val="0"/>
      <w:marRight w:val="0"/>
      <w:marTop w:val="0"/>
      <w:marBottom w:val="0"/>
      <w:divBdr>
        <w:top w:val="none" w:sz="0" w:space="0" w:color="auto"/>
        <w:left w:val="none" w:sz="0" w:space="0" w:color="auto"/>
        <w:bottom w:val="none" w:sz="0" w:space="0" w:color="auto"/>
        <w:right w:val="none" w:sz="0" w:space="0" w:color="auto"/>
      </w:divBdr>
    </w:div>
    <w:div w:id="1233930294">
      <w:bodyDiv w:val="1"/>
      <w:marLeft w:val="0"/>
      <w:marRight w:val="0"/>
      <w:marTop w:val="0"/>
      <w:marBottom w:val="0"/>
      <w:divBdr>
        <w:top w:val="none" w:sz="0" w:space="0" w:color="auto"/>
        <w:left w:val="none" w:sz="0" w:space="0" w:color="auto"/>
        <w:bottom w:val="none" w:sz="0" w:space="0" w:color="auto"/>
        <w:right w:val="none" w:sz="0" w:space="0" w:color="auto"/>
      </w:divBdr>
    </w:div>
    <w:div w:id="1235236662">
      <w:bodyDiv w:val="1"/>
      <w:marLeft w:val="0"/>
      <w:marRight w:val="0"/>
      <w:marTop w:val="0"/>
      <w:marBottom w:val="0"/>
      <w:divBdr>
        <w:top w:val="none" w:sz="0" w:space="0" w:color="auto"/>
        <w:left w:val="none" w:sz="0" w:space="0" w:color="auto"/>
        <w:bottom w:val="none" w:sz="0" w:space="0" w:color="auto"/>
        <w:right w:val="none" w:sz="0" w:space="0" w:color="auto"/>
      </w:divBdr>
    </w:div>
    <w:div w:id="1235747461">
      <w:bodyDiv w:val="1"/>
      <w:marLeft w:val="0"/>
      <w:marRight w:val="0"/>
      <w:marTop w:val="0"/>
      <w:marBottom w:val="0"/>
      <w:divBdr>
        <w:top w:val="none" w:sz="0" w:space="0" w:color="auto"/>
        <w:left w:val="none" w:sz="0" w:space="0" w:color="auto"/>
        <w:bottom w:val="none" w:sz="0" w:space="0" w:color="auto"/>
        <w:right w:val="none" w:sz="0" w:space="0" w:color="auto"/>
      </w:divBdr>
    </w:div>
    <w:div w:id="1238133717">
      <w:bodyDiv w:val="1"/>
      <w:marLeft w:val="0"/>
      <w:marRight w:val="0"/>
      <w:marTop w:val="0"/>
      <w:marBottom w:val="0"/>
      <w:divBdr>
        <w:top w:val="none" w:sz="0" w:space="0" w:color="auto"/>
        <w:left w:val="none" w:sz="0" w:space="0" w:color="auto"/>
        <w:bottom w:val="none" w:sz="0" w:space="0" w:color="auto"/>
        <w:right w:val="none" w:sz="0" w:space="0" w:color="auto"/>
      </w:divBdr>
    </w:div>
    <w:div w:id="1240216440">
      <w:bodyDiv w:val="1"/>
      <w:marLeft w:val="0"/>
      <w:marRight w:val="0"/>
      <w:marTop w:val="0"/>
      <w:marBottom w:val="0"/>
      <w:divBdr>
        <w:top w:val="none" w:sz="0" w:space="0" w:color="auto"/>
        <w:left w:val="none" w:sz="0" w:space="0" w:color="auto"/>
        <w:bottom w:val="none" w:sz="0" w:space="0" w:color="auto"/>
        <w:right w:val="none" w:sz="0" w:space="0" w:color="auto"/>
      </w:divBdr>
    </w:div>
    <w:div w:id="1241674930">
      <w:bodyDiv w:val="1"/>
      <w:marLeft w:val="0"/>
      <w:marRight w:val="0"/>
      <w:marTop w:val="0"/>
      <w:marBottom w:val="0"/>
      <w:divBdr>
        <w:top w:val="none" w:sz="0" w:space="0" w:color="auto"/>
        <w:left w:val="none" w:sz="0" w:space="0" w:color="auto"/>
        <w:bottom w:val="none" w:sz="0" w:space="0" w:color="auto"/>
        <w:right w:val="none" w:sz="0" w:space="0" w:color="auto"/>
      </w:divBdr>
    </w:div>
    <w:div w:id="1242255982">
      <w:bodyDiv w:val="1"/>
      <w:marLeft w:val="0"/>
      <w:marRight w:val="0"/>
      <w:marTop w:val="0"/>
      <w:marBottom w:val="0"/>
      <w:divBdr>
        <w:top w:val="none" w:sz="0" w:space="0" w:color="auto"/>
        <w:left w:val="none" w:sz="0" w:space="0" w:color="auto"/>
        <w:bottom w:val="none" w:sz="0" w:space="0" w:color="auto"/>
        <w:right w:val="none" w:sz="0" w:space="0" w:color="auto"/>
      </w:divBdr>
    </w:div>
    <w:div w:id="1244686137">
      <w:bodyDiv w:val="1"/>
      <w:marLeft w:val="0"/>
      <w:marRight w:val="0"/>
      <w:marTop w:val="0"/>
      <w:marBottom w:val="0"/>
      <w:divBdr>
        <w:top w:val="none" w:sz="0" w:space="0" w:color="auto"/>
        <w:left w:val="none" w:sz="0" w:space="0" w:color="auto"/>
        <w:bottom w:val="none" w:sz="0" w:space="0" w:color="auto"/>
        <w:right w:val="none" w:sz="0" w:space="0" w:color="auto"/>
      </w:divBdr>
    </w:div>
    <w:div w:id="1246962275">
      <w:bodyDiv w:val="1"/>
      <w:marLeft w:val="0"/>
      <w:marRight w:val="0"/>
      <w:marTop w:val="0"/>
      <w:marBottom w:val="0"/>
      <w:divBdr>
        <w:top w:val="none" w:sz="0" w:space="0" w:color="auto"/>
        <w:left w:val="none" w:sz="0" w:space="0" w:color="auto"/>
        <w:bottom w:val="none" w:sz="0" w:space="0" w:color="auto"/>
        <w:right w:val="none" w:sz="0" w:space="0" w:color="auto"/>
      </w:divBdr>
    </w:div>
    <w:div w:id="1247572252">
      <w:bodyDiv w:val="1"/>
      <w:marLeft w:val="0"/>
      <w:marRight w:val="0"/>
      <w:marTop w:val="0"/>
      <w:marBottom w:val="0"/>
      <w:divBdr>
        <w:top w:val="none" w:sz="0" w:space="0" w:color="auto"/>
        <w:left w:val="none" w:sz="0" w:space="0" w:color="auto"/>
        <w:bottom w:val="none" w:sz="0" w:space="0" w:color="auto"/>
        <w:right w:val="none" w:sz="0" w:space="0" w:color="auto"/>
      </w:divBdr>
    </w:div>
    <w:div w:id="1247617965">
      <w:bodyDiv w:val="1"/>
      <w:marLeft w:val="0"/>
      <w:marRight w:val="0"/>
      <w:marTop w:val="0"/>
      <w:marBottom w:val="0"/>
      <w:divBdr>
        <w:top w:val="none" w:sz="0" w:space="0" w:color="auto"/>
        <w:left w:val="none" w:sz="0" w:space="0" w:color="auto"/>
        <w:bottom w:val="none" w:sz="0" w:space="0" w:color="auto"/>
        <w:right w:val="none" w:sz="0" w:space="0" w:color="auto"/>
      </w:divBdr>
    </w:div>
    <w:div w:id="1247811479">
      <w:bodyDiv w:val="1"/>
      <w:marLeft w:val="0"/>
      <w:marRight w:val="0"/>
      <w:marTop w:val="0"/>
      <w:marBottom w:val="0"/>
      <w:divBdr>
        <w:top w:val="none" w:sz="0" w:space="0" w:color="auto"/>
        <w:left w:val="none" w:sz="0" w:space="0" w:color="auto"/>
        <w:bottom w:val="none" w:sz="0" w:space="0" w:color="auto"/>
        <w:right w:val="none" w:sz="0" w:space="0" w:color="auto"/>
      </w:divBdr>
    </w:div>
    <w:div w:id="1248343442">
      <w:bodyDiv w:val="1"/>
      <w:marLeft w:val="0"/>
      <w:marRight w:val="0"/>
      <w:marTop w:val="0"/>
      <w:marBottom w:val="0"/>
      <w:divBdr>
        <w:top w:val="none" w:sz="0" w:space="0" w:color="auto"/>
        <w:left w:val="none" w:sz="0" w:space="0" w:color="auto"/>
        <w:bottom w:val="none" w:sz="0" w:space="0" w:color="auto"/>
        <w:right w:val="none" w:sz="0" w:space="0" w:color="auto"/>
      </w:divBdr>
    </w:div>
    <w:div w:id="1248539864">
      <w:bodyDiv w:val="1"/>
      <w:marLeft w:val="0"/>
      <w:marRight w:val="0"/>
      <w:marTop w:val="0"/>
      <w:marBottom w:val="0"/>
      <w:divBdr>
        <w:top w:val="none" w:sz="0" w:space="0" w:color="auto"/>
        <w:left w:val="none" w:sz="0" w:space="0" w:color="auto"/>
        <w:bottom w:val="none" w:sz="0" w:space="0" w:color="auto"/>
        <w:right w:val="none" w:sz="0" w:space="0" w:color="auto"/>
      </w:divBdr>
    </w:div>
    <w:div w:id="1248924753">
      <w:bodyDiv w:val="1"/>
      <w:marLeft w:val="0"/>
      <w:marRight w:val="0"/>
      <w:marTop w:val="0"/>
      <w:marBottom w:val="0"/>
      <w:divBdr>
        <w:top w:val="none" w:sz="0" w:space="0" w:color="auto"/>
        <w:left w:val="none" w:sz="0" w:space="0" w:color="auto"/>
        <w:bottom w:val="none" w:sz="0" w:space="0" w:color="auto"/>
        <w:right w:val="none" w:sz="0" w:space="0" w:color="auto"/>
      </w:divBdr>
    </w:div>
    <w:div w:id="1250046291">
      <w:bodyDiv w:val="1"/>
      <w:marLeft w:val="0"/>
      <w:marRight w:val="0"/>
      <w:marTop w:val="0"/>
      <w:marBottom w:val="0"/>
      <w:divBdr>
        <w:top w:val="none" w:sz="0" w:space="0" w:color="auto"/>
        <w:left w:val="none" w:sz="0" w:space="0" w:color="auto"/>
        <w:bottom w:val="none" w:sz="0" w:space="0" w:color="auto"/>
        <w:right w:val="none" w:sz="0" w:space="0" w:color="auto"/>
      </w:divBdr>
    </w:div>
    <w:div w:id="1250118751">
      <w:bodyDiv w:val="1"/>
      <w:marLeft w:val="0"/>
      <w:marRight w:val="0"/>
      <w:marTop w:val="0"/>
      <w:marBottom w:val="0"/>
      <w:divBdr>
        <w:top w:val="none" w:sz="0" w:space="0" w:color="auto"/>
        <w:left w:val="none" w:sz="0" w:space="0" w:color="auto"/>
        <w:bottom w:val="none" w:sz="0" w:space="0" w:color="auto"/>
        <w:right w:val="none" w:sz="0" w:space="0" w:color="auto"/>
      </w:divBdr>
    </w:div>
    <w:div w:id="1252468367">
      <w:bodyDiv w:val="1"/>
      <w:marLeft w:val="0"/>
      <w:marRight w:val="0"/>
      <w:marTop w:val="0"/>
      <w:marBottom w:val="0"/>
      <w:divBdr>
        <w:top w:val="none" w:sz="0" w:space="0" w:color="auto"/>
        <w:left w:val="none" w:sz="0" w:space="0" w:color="auto"/>
        <w:bottom w:val="none" w:sz="0" w:space="0" w:color="auto"/>
        <w:right w:val="none" w:sz="0" w:space="0" w:color="auto"/>
      </w:divBdr>
    </w:div>
    <w:div w:id="1255212067">
      <w:bodyDiv w:val="1"/>
      <w:marLeft w:val="0"/>
      <w:marRight w:val="0"/>
      <w:marTop w:val="0"/>
      <w:marBottom w:val="0"/>
      <w:divBdr>
        <w:top w:val="none" w:sz="0" w:space="0" w:color="auto"/>
        <w:left w:val="none" w:sz="0" w:space="0" w:color="auto"/>
        <w:bottom w:val="none" w:sz="0" w:space="0" w:color="auto"/>
        <w:right w:val="none" w:sz="0" w:space="0" w:color="auto"/>
      </w:divBdr>
    </w:div>
    <w:div w:id="1258441238">
      <w:bodyDiv w:val="1"/>
      <w:marLeft w:val="0"/>
      <w:marRight w:val="0"/>
      <w:marTop w:val="0"/>
      <w:marBottom w:val="0"/>
      <w:divBdr>
        <w:top w:val="none" w:sz="0" w:space="0" w:color="auto"/>
        <w:left w:val="none" w:sz="0" w:space="0" w:color="auto"/>
        <w:bottom w:val="none" w:sz="0" w:space="0" w:color="auto"/>
        <w:right w:val="none" w:sz="0" w:space="0" w:color="auto"/>
      </w:divBdr>
    </w:div>
    <w:div w:id="1259405648">
      <w:bodyDiv w:val="1"/>
      <w:marLeft w:val="0"/>
      <w:marRight w:val="0"/>
      <w:marTop w:val="0"/>
      <w:marBottom w:val="0"/>
      <w:divBdr>
        <w:top w:val="none" w:sz="0" w:space="0" w:color="auto"/>
        <w:left w:val="none" w:sz="0" w:space="0" w:color="auto"/>
        <w:bottom w:val="none" w:sz="0" w:space="0" w:color="auto"/>
        <w:right w:val="none" w:sz="0" w:space="0" w:color="auto"/>
      </w:divBdr>
    </w:div>
    <w:div w:id="1260674403">
      <w:bodyDiv w:val="1"/>
      <w:marLeft w:val="0"/>
      <w:marRight w:val="0"/>
      <w:marTop w:val="0"/>
      <w:marBottom w:val="0"/>
      <w:divBdr>
        <w:top w:val="none" w:sz="0" w:space="0" w:color="auto"/>
        <w:left w:val="none" w:sz="0" w:space="0" w:color="auto"/>
        <w:bottom w:val="none" w:sz="0" w:space="0" w:color="auto"/>
        <w:right w:val="none" w:sz="0" w:space="0" w:color="auto"/>
      </w:divBdr>
    </w:div>
    <w:div w:id="1261569038">
      <w:bodyDiv w:val="1"/>
      <w:marLeft w:val="0"/>
      <w:marRight w:val="0"/>
      <w:marTop w:val="0"/>
      <w:marBottom w:val="0"/>
      <w:divBdr>
        <w:top w:val="none" w:sz="0" w:space="0" w:color="auto"/>
        <w:left w:val="none" w:sz="0" w:space="0" w:color="auto"/>
        <w:bottom w:val="none" w:sz="0" w:space="0" w:color="auto"/>
        <w:right w:val="none" w:sz="0" w:space="0" w:color="auto"/>
      </w:divBdr>
    </w:div>
    <w:div w:id="1264648848">
      <w:bodyDiv w:val="1"/>
      <w:marLeft w:val="0"/>
      <w:marRight w:val="0"/>
      <w:marTop w:val="0"/>
      <w:marBottom w:val="0"/>
      <w:divBdr>
        <w:top w:val="none" w:sz="0" w:space="0" w:color="auto"/>
        <w:left w:val="none" w:sz="0" w:space="0" w:color="auto"/>
        <w:bottom w:val="none" w:sz="0" w:space="0" w:color="auto"/>
        <w:right w:val="none" w:sz="0" w:space="0" w:color="auto"/>
      </w:divBdr>
    </w:div>
    <w:div w:id="1265459177">
      <w:bodyDiv w:val="1"/>
      <w:marLeft w:val="0"/>
      <w:marRight w:val="0"/>
      <w:marTop w:val="0"/>
      <w:marBottom w:val="0"/>
      <w:divBdr>
        <w:top w:val="none" w:sz="0" w:space="0" w:color="auto"/>
        <w:left w:val="none" w:sz="0" w:space="0" w:color="auto"/>
        <w:bottom w:val="none" w:sz="0" w:space="0" w:color="auto"/>
        <w:right w:val="none" w:sz="0" w:space="0" w:color="auto"/>
      </w:divBdr>
    </w:div>
    <w:div w:id="1267544631">
      <w:bodyDiv w:val="1"/>
      <w:marLeft w:val="0"/>
      <w:marRight w:val="0"/>
      <w:marTop w:val="0"/>
      <w:marBottom w:val="0"/>
      <w:divBdr>
        <w:top w:val="none" w:sz="0" w:space="0" w:color="auto"/>
        <w:left w:val="none" w:sz="0" w:space="0" w:color="auto"/>
        <w:bottom w:val="none" w:sz="0" w:space="0" w:color="auto"/>
        <w:right w:val="none" w:sz="0" w:space="0" w:color="auto"/>
      </w:divBdr>
    </w:div>
    <w:div w:id="1268345777">
      <w:bodyDiv w:val="1"/>
      <w:marLeft w:val="0"/>
      <w:marRight w:val="0"/>
      <w:marTop w:val="0"/>
      <w:marBottom w:val="0"/>
      <w:divBdr>
        <w:top w:val="none" w:sz="0" w:space="0" w:color="auto"/>
        <w:left w:val="none" w:sz="0" w:space="0" w:color="auto"/>
        <w:bottom w:val="none" w:sz="0" w:space="0" w:color="auto"/>
        <w:right w:val="none" w:sz="0" w:space="0" w:color="auto"/>
      </w:divBdr>
    </w:div>
    <w:div w:id="1270239856">
      <w:bodyDiv w:val="1"/>
      <w:marLeft w:val="0"/>
      <w:marRight w:val="0"/>
      <w:marTop w:val="0"/>
      <w:marBottom w:val="0"/>
      <w:divBdr>
        <w:top w:val="none" w:sz="0" w:space="0" w:color="auto"/>
        <w:left w:val="none" w:sz="0" w:space="0" w:color="auto"/>
        <w:bottom w:val="none" w:sz="0" w:space="0" w:color="auto"/>
        <w:right w:val="none" w:sz="0" w:space="0" w:color="auto"/>
      </w:divBdr>
    </w:div>
    <w:div w:id="1270818267">
      <w:bodyDiv w:val="1"/>
      <w:marLeft w:val="0"/>
      <w:marRight w:val="0"/>
      <w:marTop w:val="0"/>
      <w:marBottom w:val="0"/>
      <w:divBdr>
        <w:top w:val="none" w:sz="0" w:space="0" w:color="auto"/>
        <w:left w:val="none" w:sz="0" w:space="0" w:color="auto"/>
        <w:bottom w:val="none" w:sz="0" w:space="0" w:color="auto"/>
        <w:right w:val="none" w:sz="0" w:space="0" w:color="auto"/>
      </w:divBdr>
    </w:div>
    <w:div w:id="1271007743">
      <w:bodyDiv w:val="1"/>
      <w:marLeft w:val="0"/>
      <w:marRight w:val="0"/>
      <w:marTop w:val="0"/>
      <w:marBottom w:val="0"/>
      <w:divBdr>
        <w:top w:val="none" w:sz="0" w:space="0" w:color="auto"/>
        <w:left w:val="none" w:sz="0" w:space="0" w:color="auto"/>
        <w:bottom w:val="none" w:sz="0" w:space="0" w:color="auto"/>
        <w:right w:val="none" w:sz="0" w:space="0" w:color="auto"/>
      </w:divBdr>
    </w:div>
    <w:div w:id="1271930304">
      <w:bodyDiv w:val="1"/>
      <w:marLeft w:val="0"/>
      <w:marRight w:val="0"/>
      <w:marTop w:val="0"/>
      <w:marBottom w:val="0"/>
      <w:divBdr>
        <w:top w:val="none" w:sz="0" w:space="0" w:color="auto"/>
        <w:left w:val="none" w:sz="0" w:space="0" w:color="auto"/>
        <w:bottom w:val="none" w:sz="0" w:space="0" w:color="auto"/>
        <w:right w:val="none" w:sz="0" w:space="0" w:color="auto"/>
      </w:divBdr>
    </w:div>
    <w:div w:id="1275478873">
      <w:bodyDiv w:val="1"/>
      <w:marLeft w:val="0"/>
      <w:marRight w:val="0"/>
      <w:marTop w:val="0"/>
      <w:marBottom w:val="0"/>
      <w:divBdr>
        <w:top w:val="none" w:sz="0" w:space="0" w:color="auto"/>
        <w:left w:val="none" w:sz="0" w:space="0" w:color="auto"/>
        <w:bottom w:val="none" w:sz="0" w:space="0" w:color="auto"/>
        <w:right w:val="none" w:sz="0" w:space="0" w:color="auto"/>
      </w:divBdr>
    </w:div>
    <w:div w:id="1280915069">
      <w:bodyDiv w:val="1"/>
      <w:marLeft w:val="0"/>
      <w:marRight w:val="0"/>
      <w:marTop w:val="0"/>
      <w:marBottom w:val="0"/>
      <w:divBdr>
        <w:top w:val="none" w:sz="0" w:space="0" w:color="auto"/>
        <w:left w:val="none" w:sz="0" w:space="0" w:color="auto"/>
        <w:bottom w:val="none" w:sz="0" w:space="0" w:color="auto"/>
        <w:right w:val="none" w:sz="0" w:space="0" w:color="auto"/>
      </w:divBdr>
    </w:div>
    <w:div w:id="1282613359">
      <w:bodyDiv w:val="1"/>
      <w:marLeft w:val="0"/>
      <w:marRight w:val="0"/>
      <w:marTop w:val="0"/>
      <w:marBottom w:val="0"/>
      <w:divBdr>
        <w:top w:val="none" w:sz="0" w:space="0" w:color="auto"/>
        <w:left w:val="none" w:sz="0" w:space="0" w:color="auto"/>
        <w:bottom w:val="none" w:sz="0" w:space="0" w:color="auto"/>
        <w:right w:val="none" w:sz="0" w:space="0" w:color="auto"/>
      </w:divBdr>
    </w:div>
    <w:div w:id="1284575866">
      <w:bodyDiv w:val="1"/>
      <w:marLeft w:val="0"/>
      <w:marRight w:val="0"/>
      <w:marTop w:val="0"/>
      <w:marBottom w:val="0"/>
      <w:divBdr>
        <w:top w:val="none" w:sz="0" w:space="0" w:color="auto"/>
        <w:left w:val="none" w:sz="0" w:space="0" w:color="auto"/>
        <w:bottom w:val="none" w:sz="0" w:space="0" w:color="auto"/>
        <w:right w:val="none" w:sz="0" w:space="0" w:color="auto"/>
      </w:divBdr>
    </w:div>
    <w:div w:id="1284579497">
      <w:bodyDiv w:val="1"/>
      <w:marLeft w:val="0"/>
      <w:marRight w:val="0"/>
      <w:marTop w:val="0"/>
      <w:marBottom w:val="0"/>
      <w:divBdr>
        <w:top w:val="none" w:sz="0" w:space="0" w:color="auto"/>
        <w:left w:val="none" w:sz="0" w:space="0" w:color="auto"/>
        <w:bottom w:val="none" w:sz="0" w:space="0" w:color="auto"/>
        <w:right w:val="none" w:sz="0" w:space="0" w:color="auto"/>
      </w:divBdr>
    </w:div>
    <w:div w:id="1286039269">
      <w:bodyDiv w:val="1"/>
      <w:marLeft w:val="0"/>
      <w:marRight w:val="0"/>
      <w:marTop w:val="0"/>
      <w:marBottom w:val="0"/>
      <w:divBdr>
        <w:top w:val="none" w:sz="0" w:space="0" w:color="auto"/>
        <w:left w:val="none" w:sz="0" w:space="0" w:color="auto"/>
        <w:bottom w:val="none" w:sz="0" w:space="0" w:color="auto"/>
        <w:right w:val="none" w:sz="0" w:space="0" w:color="auto"/>
      </w:divBdr>
    </w:div>
    <w:div w:id="1290627821">
      <w:bodyDiv w:val="1"/>
      <w:marLeft w:val="0"/>
      <w:marRight w:val="0"/>
      <w:marTop w:val="0"/>
      <w:marBottom w:val="0"/>
      <w:divBdr>
        <w:top w:val="none" w:sz="0" w:space="0" w:color="auto"/>
        <w:left w:val="none" w:sz="0" w:space="0" w:color="auto"/>
        <w:bottom w:val="none" w:sz="0" w:space="0" w:color="auto"/>
        <w:right w:val="none" w:sz="0" w:space="0" w:color="auto"/>
      </w:divBdr>
    </w:div>
    <w:div w:id="1290940850">
      <w:bodyDiv w:val="1"/>
      <w:marLeft w:val="0"/>
      <w:marRight w:val="0"/>
      <w:marTop w:val="0"/>
      <w:marBottom w:val="0"/>
      <w:divBdr>
        <w:top w:val="none" w:sz="0" w:space="0" w:color="auto"/>
        <w:left w:val="none" w:sz="0" w:space="0" w:color="auto"/>
        <w:bottom w:val="none" w:sz="0" w:space="0" w:color="auto"/>
        <w:right w:val="none" w:sz="0" w:space="0" w:color="auto"/>
      </w:divBdr>
    </w:div>
    <w:div w:id="1291934598">
      <w:bodyDiv w:val="1"/>
      <w:marLeft w:val="0"/>
      <w:marRight w:val="0"/>
      <w:marTop w:val="0"/>
      <w:marBottom w:val="0"/>
      <w:divBdr>
        <w:top w:val="none" w:sz="0" w:space="0" w:color="auto"/>
        <w:left w:val="none" w:sz="0" w:space="0" w:color="auto"/>
        <w:bottom w:val="none" w:sz="0" w:space="0" w:color="auto"/>
        <w:right w:val="none" w:sz="0" w:space="0" w:color="auto"/>
      </w:divBdr>
      <w:divsChild>
        <w:div w:id="1832208294">
          <w:marLeft w:val="0"/>
          <w:marRight w:val="0"/>
          <w:marTop w:val="0"/>
          <w:marBottom w:val="0"/>
          <w:divBdr>
            <w:top w:val="none" w:sz="0" w:space="0" w:color="auto"/>
            <w:left w:val="none" w:sz="0" w:space="0" w:color="auto"/>
            <w:bottom w:val="none" w:sz="0" w:space="0" w:color="auto"/>
            <w:right w:val="none" w:sz="0" w:space="0" w:color="auto"/>
          </w:divBdr>
          <w:divsChild>
            <w:div w:id="1402632216">
              <w:marLeft w:val="0"/>
              <w:marRight w:val="0"/>
              <w:marTop w:val="0"/>
              <w:marBottom w:val="0"/>
              <w:divBdr>
                <w:top w:val="none" w:sz="0" w:space="0" w:color="auto"/>
                <w:left w:val="none" w:sz="0" w:space="0" w:color="auto"/>
                <w:bottom w:val="none" w:sz="0" w:space="0" w:color="auto"/>
                <w:right w:val="none" w:sz="0" w:space="0" w:color="auto"/>
              </w:divBdr>
              <w:divsChild>
                <w:div w:id="229851309">
                  <w:marLeft w:val="0"/>
                  <w:marRight w:val="0"/>
                  <w:marTop w:val="0"/>
                  <w:marBottom w:val="0"/>
                  <w:divBdr>
                    <w:top w:val="none" w:sz="0" w:space="0" w:color="auto"/>
                    <w:left w:val="none" w:sz="0" w:space="0" w:color="auto"/>
                    <w:bottom w:val="none" w:sz="0" w:space="0" w:color="auto"/>
                    <w:right w:val="none" w:sz="0" w:space="0" w:color="auto"/>
                  </w:divBdr>
                  <w:divsChild>
                    <w:div w:id="1105728340">
                      <w:marLeft w:val="0"/>
                      <w:marRight w:val="0"/>
                      <w:marTop w:val="0"/>
                      <w:marBottom w:val="0"/>
                      <w:divBdr>
                        <w:top w:val="none" w:sz="0" w:space="0" w:color="auto"/>
                        <w:left w:val="none" w:sz="0" w:space="0" w:color="auto"/>
                        <w:bottom w:val="none" w:sz="0" w:space="0" w:color="auto"/>
                        <w:right w:val="none" w:sz="0" w:space="0" w:color="auto"/>
                      </w:divBdr>
                      <w:divsChild>
                        <w:div w:id="1143503325">
                          <w:marLeft w:val="0"/>
                          <w:marRight w:val="0"/>
                          <w:marTop w:val="0"/>
                          <w:marBottom w:val="0"/>
                          <w:divBdr>
                            <w:top w:val="none" w:sz="0" w:space="0" w:color="auto"/>
                            <w:left w:val="none" w:sz="0" w:space="0" w:color="auto"/>
                            <w:bottom w:val="none" w:sz="0" w:space="0" w:color="auto"/>
                            <w:right w:val="none" w:sz="0" w:space="0" w:color="auto"/>
                          </w:divBdr>
                          <w:divsChild>
                            <w:div w:id="1216159708">
                              <w:marLeft w:val="0"/>
                              <w:marRight w:val="0"/>
                              <w:marTop w:val="0"/>
                              <w:marBottom w:val="0"/>
                              <w:divBdr>
                                <w:top w:val="none" w:sz="0" w:space="0" w:color="auto"/>
                                <w:left w:val="none" w:sz="0" w:space="0" w:color="auto"/>
                                <w:bottom w:val="none" w:sz="0" w:space="0" w:color="auto"/>
                                <w:right w:val="none" w:sz="0" w:space="0" w:color="auto"/>
                              </w:divBdr>
                              <w:divsChild>
                                <w:div w:id="1605529026">
                                  <w:marLeft w:val="0"/>
                                  <w:marRight w:val="0"/>
                                  <w:marTop w:val="0"/>
                                  <w:marBottom w:val="0"/>
                                  <w:divBdr>
                                    <w:top w:val="none" w:sz="0" w:space="0" w:color="auto"/>
                                    <w:left w:val="none" w:sz="0" w:space="0" w:color="auto"/>
                                    <w:bottom w:val="none" w:sz="0" w:space="0" w:color="auto"/>
                                    <w:right w:val="none" w:sz="0" w:space="0" w:color="auto"/>
                                  </w:divBdr>
                                  <w:divsChild>
                                    <w:div w:id="1425763031">
                                      <w:marLeft w:val="0"/>
                                      <w:marRight w:val="0"/>
                                      <w:marTop w:val="0"/>
                                      <w:marBottom w:val="0"/>
                                      <w:divBdr>
                                        <w:top w:val="none" w:sz="0" w:space="0" w:color="auto"/>
                                        <w:left w:val="none" w:sz="0" w:space="0" w:color="auto"/>
                                        <w:bottom w:val="none" w:sz="0" w:space="0" w:color="auto"/>
                                        <w:right w:val="none" w:sz="0" w:space="0" w:color="auto"/>
                                      </w:divBdr>
                                      <w:divsChild>
                                        <w:div w:id="1799377818">
                                          <w:marLeft w:val="0"/>
                                          <w:marRight w:val="0"/>
                                          <w:marTop w:val="0"/>
                                          <w:marBottom w:val="495"/>
                                          <w:divBdr>
                                            <w:top w:val="none" w:sz="0" w:space="0" w:color="auto"/>
                                            <w:left w:val="none" w:sz="0" w:space="0" w:color="auto"/>
                                            <w:bottom w:val="none" w:sz="0" w:space="0" w:color="auto"/>
                                            <w:right w:val="none" w:sz="0" w:space="0" w:color="auto"/>
                                          </w:divBdr>
                                          <w:divsChild>
                                            <w:div w:id="1072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253052">
      <w:bodyDiv w:val="1"/>
      <w:marLeft w:val="0"/>
      <w:marRight w:val="0"/>
      <w:marTop w:val="0"/>
      <w:marBottom w:val="0"/>
      <w:divBdr>
        <w:top w:val="none" w:sz="0" w:space="0" w:color="auto"/>
        <w:left w:val="none" w:sz="0" w:space="0" w:color="auto"/>
        <w:bottom w:val="none" w:sz="0" w:space="0" w:color="auto"/>
        <w:right w:val="none" w:sz="0" w:space="0" w:color="auto"/>
      </w:divBdr>
    </w:div>
    <w:div w:id="1293175490">
      <w:bodyDiv w:val="1"/>
      <w:marLeft w:val="0"/>
      <w:marRight w:val="0"/>
      <w:marTop w:val="0"/>
      <w:marBottom w:val="0"/>
      <w:divBdr>
        <w:top w:val="none" w:sz="0" w:space="0" w:color="auto"/>
        <w:left w:val="none" w:sz="0" w:space="0" w:color="auto"/>
        <w:bottom w:val="none" w:sz="0" w:space="0" w:color="auto"/>
        <w:right w:val="none" w:sz="0" w:space="0" w:color="auto"/>
      </w:divBdr>
    </w:div>
    <w:div w:id="1294868801">
      <w:bodyDiv w:val="1"/>
      <w:marLeft w:val="0"/>
      <w:marRight w:val="0"/>
      <w:marTop w:val="0"/>
      <w:marBottom w:val="0"/>
      <w:divBdr>
        <w:top w:val="none" w:sz="0" w:space="0" w:color="auto"/>
        <w:left w:val="none" w:sz="0" w:space="0" w:color="auto"/>
        <w:bottom w:val="none" w:sz="0" w:space="0" w:color="auto"/>
        <w:right w:val="none" w:sz="0" w:space="0" w:color="auto"/>
      </w:divBdr>
    </w:div>
    <w:div w:id="1297099506">
      <w:bodyDiv w:val="1"/>
      <w:marLeft w:val="0"/>
      <w:marRight w:val="0"/>
      <w:marTop w:val="0"/>
      <w:marBottom w:val="0"/>
      <w:divBdr>
        <w:top w:val="none" w:sz="0" w:space="0" w:color="auto"/>
        <w:left w:val="none" w:sz="0" w:space="0" w:color="auto"/>
        <w:bottom w:val="none" w:sz="0" w:space="0" w:color="auto"/>
        <w:right w:val="none" w:sz="0" w:space="0" w:color="auto"/>
      </w:divBdr>
    </w:div>
    <w:div w:id="1297104681">
      <w:bodyDiv w:val="1"/>
      <w:marLeft w:val="0"/>
      <w:marRight w:val="0"/>
      <w:marTop w:val="0"/>
      <w:marBottom w:val="0"/>
      <w:divBdr>
        <w:top w:val="none" w:sz="0" w:space="0" w:color="auto"/>
        <w:left w:val="none" w:sz="0" w:space="0" w:color="auto"/>
        <w:bottom w:val="none" w:sz="0" w:space="0" w:color="auto"/>
        <w:right w:val="none" w:sz="0" w:space="0" w:color="auto"/>
      </w:divBdr>
    </w:div>
    <w:div w:id="1300260090">
      <w:bodyDiv w:val="1"/>
      <w:marLeft w:val="0"/>
      <w:marRight w:val="0"/>
      <w:marTop w:val="0"/>
      <w:marBottom w:val="0"/>
      <w:divBdr>
        <w:top w:val="none" w:sz="0" w:space="0" w:color="auto"/>
        <w:left w:val="none" w:sz="0" w:space="0" w:color="auto"/>
        <w:bottom w:val="none" w:sz="0" w:space="0" w:color="auto"/>
        <w:right w:val="none" w:sz="0" w:space="0" w:color="auto"/>
      </w:divBdr>
    </w:div>
    <w:div w:id="1301038567">
      <w:bodyDiv w:val="1"/>
      <w:marLeft w:val="0"/>
      <w:marRight w:val="0"/>
      <w:marTop w:val="0"/>
      <w:marBottom w:val="0"/>
      <w:divBdr>
        <w:top w:val="none" w:sz="0" w:space="0" w:color="auto"/>
        <w:left w:val="none" w:sz="0" w:space="0" w:color="auto"/>
        <w:bottom w:val="none" w:sz="0" w:space="0" w:color="auto"/>
        <w:right w:val="none" w:sz="0" w:space="0" w:color="auto"/>
      </w:divBdr>
    </w:div>
    <w:div w:id="1301106909">
      <w:bodyDiv w:val="1"/>
      <w:marLeft w:val="0"/>
      <w:marRight w:val="0"/>
      <w:marTop w:val="0"/>
      <w:marBottom w:val="0"/>
      <w:divBdr>
        <w:top w:val="none" w:sz="0" w:space="0" w:color="auto"/>
        <w:left w:val="none" w:sz="0" w:space="0" w:color="auto"/>
        <w:bottom w:val="none" w:sz="0" w:space="0" w:color="auto"/>
        <w:right w:val="none" w:sz="0" w:space="0" w:color="auto"/>
      </w:divBdr>
    </w:div>
    <w:div w:id="1301959541">
      <w:bodyDiv w:val="1"/>
      <w:marLeft w:val="0"/>
      <w:marRight w:val="0"/>
      <w:marTop w:val="0"/>
      <w:marBottom w:val="0"/>
      <w:divBdr>
        <w:top w:val="none" w:sz="0" w:space="0" w:color="auto"/>
        <w:left w:val="none" w:sz="0" w:space="0" w:color="auto"/>
        <w:bottom w:val="none" w:sz="0" w:space="0" w:color="auto"/>
        <w:right w:val="none" w:sz="0" w:space="0" w:color="auto"/>
      </w:divBdr>
    </w:div>
    <w:div w:id="1305432390">
      <w:bodyDiv w:val="1"/>
      <w:marLeft w:val="0"/>
      <w:marRight w:val="0"/>
      <w:marTop w:val="0"/>
      <w:marBottom w:val="0"/>
      <w:divBdr>
        <w:top w:val="none" w:sz="0" w:space="0" w:color="auto"/>
        <w:left w:val="none" w:sz="0" w:space="0" w:color="auto"/>
        <w:bottom w:val="none" w:sz="0" w:space="0" w:color="auto"/>
        <w:right w:val="none" w:sz="0" w:space="0" w:color="auto"/>
      </w:divBdr>
    </w:div>
    <w:div w:id="1306666219">
      <w:bodyDiv w:val="1"/>
      <w:marLeft w:val="0"/>
      <w:marRight w:val="0"/>
      <w:marTop w:val="0"/>
      <w:marBottom w:val="0"/>
      <w:divBdr>
        <w:top w:val="none" w:sz="0" w:space="0" w:color="auto"/>
        <w:left w:val="none" w:sz="0" w:space="0" w:color="auto"/>
        <w:bottom w:val="none" w:sz="0" w:space="0" w:color="auto"/>
        <w:right w:val="none" w:sz="0" w:space="0" w:color="auto"/>
      </w:divBdr>
    </w:div>
    <w:div w:id="1307314878">
      <w:bodyDiv w:val="1"/>
      <w:marLeft w:val="0"/>
      <w:marRight w:val="0"/>
      <w:marTop w:val="0"/>
      <w:marBottom w:val="0"/>
      <w:divBdr>
        <w:top w:val="none" w:sz="0" w:space="0" w:color="auto"/>
        <w:left w:val="none" w:sz="0" w:space="0" w:color="auto"/>
        <w:bottom w:val="none" w:sz="0" w:space="0" w:color="auto"/>
        <w:right w:val="none" w:sz="0" w:space="0" w:color="auto"/>
      </w:divBdr>
    </w:div>
    <w:div w:id="1307398395">
      <w:bodyDiv w:val="1"/>
      <w:marLeft w:val="0"/>
      <w:marRight w:val="0"/>
      <w:marTop w:val="0"/>
      <w:marBottom w:val="0"/>
      <w:divBdr>
        <w:top w:val="none" w:sz="0" w:space="0" w:color="auto"/>
        <w:left w:val="none" w:sz="0" w:space="0" w:color="auto"/>
        <w:bottom w:val="none" w:sz="0" w:space="0" w:color="auto"/>
        <w:right w:val="none" w:sz="0" w:space="0" w:color="auto"/>
      </w:divBdr>
    </w:div>
    <w:div w:id="1309558502">
      <w:bodyDiv w:val="1"/>
      <w:marLeft w:val="0"/>
      <w:marRight w:val="0"/>
      <w:marTop w:val="0"/>
      <w:marBottom w:val="0"/>
      <w:divBdr>
        <w:top w:val="none" w:sz="0" w:space="0" w:color="auto"/>
        <w:left w:val="none" w:sz="0" w:space="0" w:color="auto"/>
        <w:bottom w:val="none" w:sz="0" w:space="0" w:color="auto"/>
        <w:right w:val="none" w:sz="0" w:space="0" w:color="auto"/>
      </w:divBdr>
    </w:div>
    <w:div w:id="1310817321">
      <w:bodyDiv w:val="1"/>
      <w:marLeft w:val="0"/>
      <w:marRight w:val="0"/>
      <w:marTop w:val="0"/>
      <w:marBottom w:val="0"/>
      <w:divBdr>
        <w:top w:val="none" w:sz="0" w:space="0" w:color="auto"/>
        <w:left w:val="none" w:sz="0" w:space="0" w:color="auto"/>
        <w:bottom w:val="none" w:sz="0" w:space="0" w:color="auto"/>
        <w:right w:val="none" w:sz="0" w:space="0" w:color="auto"/>
      </w:divBdr>
    </w:div>
    <w:div w:id="1311448851">
      <w:bodyDiv w:val="1"/>
      <w:marLeft w:val="0"/>
      <w:marRight w:val="0"/>
      <w:marTop w:val="0"/>
      <w:marBottom w:val="0"/>
      <w:divBdr>
        <w:top w:val="none" w:sz="0" w:space="0" w:color="auto"/>
        <w:left w:val="none" w:sz="0" w:space="0" w:color="auto"/>
        <w:bottom w:val="none" w:sz="0" w:space="0" w:color="auto"/>
        <w:right w:val="none" w:sz="0" w:space="0" w:color="auto"/>
      </w:divBdr>
    </w:div>
    <w:div w:id="1315140049">
      <w:bodyDiv w:val="1"/>
      <w:marLeft w:val="0"/>
      <w:marRight w:val="0"/>
      <w:marTop w:val="0"/>
      <w:marBottom w:val="0"/>
      <w:divBdr>
        <w:top w:val="none" w:sz="0" w:space="0" w:color="auto"/>
        <w:left w:val="none" w:sz="0" w:space="0" w:color="auto"/>
        <w:bottom w:val="none" w:sz="0" w:space="0" w:color="auto"/>
        <w:right w:val="none" w:sz="0" w:space="0" w:color="auto"/>
      </w:divBdr>
    </w:div>
    <w:div w:id="1317763596">
      <w:bodyDiv w:val="1"/>
      <w:marLeft w:val="0"/>
      <w:marRight w:val="0"/>
      <w:marTop w:val="0"/>
      <w:marBottom w:val="0"/>
      <w:divBdr>
        <w:top w:val="none" w:sz="0" w:space="0" w:color="auto"/>
        <w:left w:val="none" w:sz="0" w:space="0" w:color="auto"/>
        <w:bottom w:val="none" w:sz="0" w:space="0" w:color="auto"/>
        <w:right w:val="none" w:sz="0" w:space="0" w:color="auto"/>
      </w:divBdr>
    </w:div>
    <w:div w:id="1320303413">
      <w:bodyDiv w:val="1"/>
      <w:marLeft w:val="0"/>
      <w:marRight w:val="0"/>
      <w:marTop w:val="0"/>
      <w:marBottom w:val="0"/>
      <w:divBdr>
        <w:top w:val="none" w:sz="0" w:space="0" w:color="auto"/>
        <w:left w:val="none" w:sz="0" w:space="0" w:color="auto"/>
        <w:bottom w:val="none" w:sz="0" w:space="0" w:color="auto"/>
        <w:right w:val="none" w:sz="0" w:space="0" w:color="auto"/>
      </w:divBdr>
    </w:div>
    <w:div w:id="1320618183">
      <w:bodyDiv w:val="1"/>
      <w:marLeft w:val="0"/>
      <w:marRight w:val="0"/>
      <w:marTop w:val="0"/>
      <w:marBottom w:val="0"/>
      <w:divBdr>
        <w:top w:val="none" w:sz="0" w:space="0" w:color="auto"/>
        <w:left w:val="none" w:sz="0" w:space="0" w:color="auto"/>
        <w:bottom w:val="none" w:sz="0" w:space="0" w:color="auto"/>
        <w:right w:val="none" w:sz="0" w:space="0" w:color="auto"/>
      </w:divBdr>
    </w:div>
    <w:div w:id="1321274103">
      <w:bodyDiv w:val="1"/>
      <w:marLeft w:val="0"/>
      <w:marRight w:val="0"/>
      <w:marTop w:val="0"/>
      <w:marBottom w:val="0"/>
      <w:divBdr>
        <w:top w:val="none" w:sz="0" w:space="0" w:color="auto"/>
        <w:left w:val="none" w:sz="0" w:space="0" w:color="auto"/>
        <w:bottom w:val="none" w:sz="0" w:space="0" w:color="auto"/>
        <w:right w:val="none" w:sz="0" w:space="0" w:color="auto"/>
      </w:divBdr>
    </w:div>
    <w:div w:id="1322080207">
      <w:bodyDiv w:val="1"/>
      <w:marLeft w:val="0"/>
      <w:marRight w:val="0"/>
      <w:marTop w:val="0"/>
      <w:marBottom w:val="0"/>
      <w:divBdr>
        <w:top w:val="none" w:sz="0" w:space="0" w:color="auto"/>
        <w:left w:val="none" w:sz="0" w:space="0" w:color="auto"/>
        <w:bottom w:val="none" w:sz="0" w:space="0" w:color="auto"/>
        <w:right w:val="none" w:sz="0" w:space="0" w:color="auto"/>
      </w:divBdr>
    </w:div>
    <w:div w:id="1325209106">
      <w:bodyDiv w:val="1"/>
      <w:marLeft w:val="0"/>
      <w:marRight w:val="0"/>
      <w:marTop w:val="0"/>
      <w:marBottom w:val="0"/>
      <w:divBdr>
        <w:top w:val="none" w:sz="0" w:space="0" w:color="auto"/>
        <w:left w:val="none" w:sz="0" w:space="0" w:color="auto"/>
        <w:bottom w:val="none" w:sz="0" w:space="0" w:color="auto"/>
        <w:right w:val="none" w:sz="0" w:space="0" w:color="auto"/>
      </w:divBdr>
    </w:div>
    <w:div w:id="1328631428">
      <w:bodyDiv w:val="1"/>
      <w:marLeft w:val="0"/>
      <w:marRight w:val="0"/>
      <w:marTop w:val="0"/>
      <w:marBottom w:val="0"/>
      <w:divBdr>
        <w:top w:val="none" w:sz="0" w:space="0" w:color="auto"/>
        <w:left w:val="none" w:sz="0" w:space="0" w:color="auto"/>
        <w:bottom w:val="none" w:sz="0" w:space="0" w:color="auto"/>
        <w:right w:val="none" w:sz="0" w:space="0" w:color="auto"/>
      </w:divBdr>
    </w:div>
    <w:div w:id="1329404399">
      <w:bodyDiv w:val="1"/>
      <w:marLeft w:val="0"/>
      <w:marRight w:val="0"/>
      <w:marTop w:val="0"/>
      <w:marBottom w:val="0"/>
      <w:divBdr>
        <w:top w:val="none" w:sz="0" w:space="0" w:color="auto"/>
        <w:left w:val="none" w:sz="0" w:space="0" w:color="auto"/>
        <w:bottom w:val="none" w:sz="0" w:space="0" w:color="auto"/>
        <w:right w:val="none" w:sz="0" w:space="0" w:color="auto"/>
      </w:divBdr>
    </w:div>
    <w:div w:id="1330867102">
      <w:bodyDiv w:val="1"/>
      <w:marLeft w:val="0"/>
      <w:marRight w:val="0"/>
      <w:marTop w:val="0"/>
      <w:marBottom w:val="0"/>
      <w:divBdr>
        <w:top w:val="none" w:sz="0" w:space="0" w:color="auto"/>
        <w:left w:val="none" w:sz="0" w:space="0" w:color="auto"/>
        <w:bottom w:val="none" w:sz="0" w:space="0" w:color="auto"/>
        <w:right w:val="none" w:sz="0" w:space="0" w:color="auto"/>
      </w:divBdr>
    </w:div>
    <w:div w:id="1330980115">
      <w:bodyDiv w:val="1"/>
      <w:marLeft w:val="0"/>
      <w:marRight w:val="0"/>
      <w:marTop w:val="0"/>
      <w:marBottom w:val="0"/>
      <w:divBdr>
        <w:top w:val="none" w:sz="0" w:space="0" w:color="auto"/>
        <w:left w:val="none" w:sz="0" w:space="0" w:color="auto"/>
        <w:bottom w:val="none" w:sz="0" w:space="0" w:color="auto"/>
        <w:right w:val="none" w:sz="0" w:space="0" w:color="auto"/>
      </w:divBdr>
    </w:div>
    <w:div w:id="1331718471">
      <w:bodyDiv w:val="1"/>
      <w:marLeft w:val="0"/>
      <w:marRight w:val="0"/>
      <w:marTop w:val="0"/>
      <w:marBottom w:val="0"/>
      <w:divBdr>
        <w:top w:val="none" w:sz="0" w:space="0" w:color="auto"/>
        <w:left w:val="none" w:sz="0" w:space="0" w:color="auto"/>
        <w:bottom w:val="none" w:sz="0" w:space="0" w:color="auto"/>
        <w:right w:val="none" w:sz="0" w:space="0" w:color="auto"/>
      </w:divBdr>
    </w:div>
    <w:div w:id="1334261188">
      <w:bodyDiv w:val="1"/>
      <w:marLeft w:val="0"/>
      <w:marRight w:val="0"/>
      <w:marTop w:val="0"/>
      <w:marBottom w:val="0"/>
      <w:divBdr>
        <w:top w:val="none" w:sz="0" w:space="0" w:color="auto"/>
        <w:left w:val="none" w:sz="0" w:space="0" w:color="auto"/>
        <w:bottom w:val="none" w:sz="0" w:space="0" w:color="auto"/>
        <w:right w:val="none" w:sz="0" w:space="0" w:color="auto"/>
      </w:divBdr>
    </w:div>
    <w:div w:id="1335109790">
      <w:bodyDiv w:val="1"/>
      <w:marLeft w:val="0"/>
      <w:marRight w:val="0"/>
      <w:marTop w:val="0"/>
      <w:marBottom w:val="0"/>
      <w:divBdr>
        <w:top w:val="none" w:sz="0" w:space="0" w:color="auto"/>
        <w:left w:val="none" w:sz="0" w:space="0" w:color="auto"/>
        <w:bottom w:val="none" w:sz="0" w:space="0" w:color="auto"/>
        <w:right w:val="none" w:sz="0" w:space="0" w:color="auto"/>
      </w:divBdr>
    </w:div>
    <w:div w:id="1337147378">
      <w:bodyDiv w:val="1"/>
      <w:marLeft w:val="0"/>
      <w:marRight w:val="0"/>
      <w:marTop w:val="0"/>
      <w:marBottom w:val="0"/>
      <w:divBdr>
        <w:top w:val="none" w:sz="0" w:space="0" w:color="auto"/>
        <w:left w:val="none" w:sz="0" w:space="0" w:color="auto"/>
        <w:bottom w:val="none" w:sz="0" w:space="0" w:color="auto"/>
        <w:right w:val="none" w:sz="0" w:space="0" w:color="auto"/>
      </w:divBdr>
    </w:div>
    <w:div w:id="1337656082">
      <w:bodyDiv w:val="1"/>
      <w:marLeft w:val="0"/>
      <w:marRight w:val="0"/>
      <w:marTop w:val="0"/>
      <w:marBottom w:val="0"/>
      <w:divBdr>
        <w:top w:val="none" w:sz="0" w:space="0" w:color="auto"/>
        <w:left w:val="none" w:sz="0" w:space="0" w:color="auto"/>
        <w:bottom w:val="none" w:sz="0" w:space="0" w:color="auto"/>
        <w:right w:val="none" w:sz="0" w:space="0" w:color="auto"/>
      </w:divBdr>
    </w:div>
    <w:div w:id="1339425236">
      <w:bodyDiv w:val="1"/>
      <w:marLeft w:val="0"/>
      <w:marRight w:val="0"/>
      <w:marTop w:val="0"/>
      <w:marBottom w:val="0"/>
      <w:divBdr>
        <w:top w:val="none" w:sz="0" w:space="0" w:color="auto"/>
        <w:left w:val="none" w:sz="0" w:space="0" w:color="auto"/>
        <w:bottom w:val="none" w:sz="0" w:space="0" w:color="auto"/>
        <w:right w:val="none" w:sz="0" w:space="0" w:color="auto"/>
      </w:divBdr>
    </w:div>
    <w:div w:id="1345016532">
      <w:bodyDiv w:val="1"/>
      <w:marLeft w:val="0"/>
      <w:marRight w:val="0"/>
      <w:marTop w:val="0"/>
      <w:marBottom w:val="0"/>
      <w:divBdr>
        <w:top w:val="none" w:sz="0" w:space="0" w:color="auto"/>
        <w:left w:val="none" w:sz="0" w:space="0" w:color="auto"/>
        <w:bottom w:val="none" w:sz="0" w:space="0" w:color="auto"/>
        <w:right w:val="none" w:sz="0" w:space="0" w:color="auto"/>
      </w:divBdr>
    </w:div>
    <w:div w:id="1347707024">
      <w:bodyDiv w:val="1"/>
      <w:marLeft w:val="0"/>
      <w:marRight w:val="0"/>
      <w:marTop w:val="0"/>
      <w:marBottom w:val="0"/>
      <w:divBdr>
        <w:top w:val="none" w:sz="0" w:space="0" w:color="auto"/>
        <w:left w:val="none" w:sz="0" w:space="0" w:color="auto"/>
        <w:bottom w:val="none" w:sz="0" w:space="0" w:color="auto"/>
        <w:right w:val="none" w:sz="0" w:space="0" w:color="auto"/>
      </w:divBdr>
    </w:div>
    <w:div w:id="1348482204">
      <w:bodyDiv w:val="1"/>
      <w:marLeft w:val="0"/>
      <w:marRight w:val="0"/>
      <w:marTop w:val="0"/>
      <w:marBottom w:val="0"/>
      <w:divBdr>
        <w:top w:val="none" w:sz="0" w:space="0" w:color="auto"/>
        <w:left w:val="none" w:sz="0" w:space="0" w:color="auto"/>
        <w:bottom w:val="none" w:sz="0" w:space="0" w:color="auto"/>
        <w:right w:val="none" w:sz="0" w:space="0" w:color="auto"/>
      </w:divBdr>
    </w:div>
    <w:div w:id="1349065186">
      <w:bodyDiv w:val="1"/>
      <w:marLeft w:val="0"/>
      <w:marRight w:val="0"/>
      <w:marTop w:val="0"/>
      <w:marBottom w:val="0"/>
      <w:divBdr>
        <w:top w:val="none" w:sz="0" w:space="0" w:color="auto"/>
        <w:left w:val="none" w:sz="0" w:space="0" w:color="auto"/>
        <w:bottom w:val="none" w:sz="0" w:space="0" w:color="auto"/>
        <w:right w:val="none" w:sz="0" w:space="0" w:color="auto"/>
      </w:divBdr>
    </w:div>
    <w:div w:id="1349522994">
      <w:bodyDiv w:val="1"/>
      <w:marLeft w:val="0"/>
      <w:marRight w:val="0"/>
      <w:marTop w:val="0"/>
      <w:marBottom w:val="0"/>
      <w:divBdr>
        <w:top w:val="none" w:sz="0" w:space="0" w:color="auto"/>
        <w:left w:val="none" w:sz="0" w:space="0" w:color="auto"/>
        <w:bottom w:val="none" w:sz="0" w:space="0" w:color="auto"/>
        <w:right w:val="none" w:sz="0" w:space="0" w:color="auto"/>
      </w:divBdr>
    </w:div>
    <w:div w:id="1351449812">
      <w:bodyDiv w:val="1"/>
      <w:marLeft w:val="0"/>
      <w:marRight w:val="0"/>
      <w:marTop w:val="0"/>
      <w:marBottom w:val="0"/>
      <w:divBdr>
        <w:top w:val="none" w:sz="0" w:space="0" w:color="auto"/>
        <w:left w:val="none" w:sz="0" w:space="0" w:color="auto"/>
        <w:bottom w:val="none" w:sz="0" w:space="0" w:color="auto"/>
        <w:right w:val="none" w:sz="0" w:space="0" w:color="auto"/>
      </w:divBdr>
    </w:div>
    <w:div w:id="1359314716">
      <w:bodyDiv w:val="1"/>
      <w:marLeft w:val="0"/>
      <w:marRight w:val="0"/>
      <w:marTop w:val="0"/>
      <w:marBottom w:val="0"/>
      <w:divBdr>
        <w:top w:val="none" w:sz="0" w:space="0" w:color="auto"/>
        <w:left w:val="none" w:sz="0" w:space="0" w:color="auto"/>
        <w:bottom w:val="none" w:sz="0" w:space="0" w:color="auto"/>
        <w:right w:val="none" w:sz="0" w:space="0" w:color="auto"/>
      </w:divBdr>
    </w:div>
    <w:div w:id="1361275378">
      <w:bodyDiv w:val="1"/>
      <w:marLeft w:val="0"/>
      <w:marRight w:val="0"/>
      <w:marTop w:val="0"/>
      <w:marBottom w:val="0"/>
      <w:divBdr>
        <w:top w:val="none" w:sz="0" w:space="0" w:color="auto"/>
        <w:left w:val="none" w:sz="0" w:space="0" w:color="auto"/>
        <w:bottom w:val="none" w:sz="0" w:space="0" w:color="auto"/>
        <w:right w:val="none" w:sz="0" w:space="0" w:color="auto"/>
      </w:divBdr>
    </w:div>
    <w:div w:id="1362240478">
      <w:bodyDiv w:val="1"/>
      <w:marLeft w:val="0"/>
      <w:marRight w:val="0"/>
      <w:marTop w:val="0"/>
      <w:marBottom w:val="0"/>
      <w:divBdr>
        <w:top w:val="none" w:sz="0" w:space="0" w:color="auto"/>
        <w:left w:val="none" w:sz="0" w:space="0" w:color="auto"/>
        <w:bottom w:val="none" w:sz="0" w:space="0" w:color="auto"/>
        <w:right w:val="none" w:sz="0" w:space="0" w:color="auto"/>
      </w:divBdr>
    </w:div>
    <w:div w:id="1363705287">
      <w:bodyDiv w:val="1"/>
      <w:marLeft w:val="0"/>
      <w:marRight w:val="0"/>
      <w:marTop w:val="0"/>
      <w:marBottom w:val="0"/>
      <w:divBdr>
        <w:top w:val="none" w:sz="0" w:space="0" w:color="auto"/>
        <w:left w:val="none" w:sz="0" w:space="0" w:color="auto"/>
        <w:bottom w:val="none" w:sz="0" w:space="0" w:color="auto"/>
        <w:right w:val="none" w:sz="0" w:space="0" w:color="auto"/>
      </w:divBdr>
    </w:div>
    <w:div w:id="1364550538">
      <w:bodyDiv w:val="1"/>
      <w:marLeft w:val="0"/>
      <w:marRight w:val="0"/>
      <w:marTop w:val="0"/>
      <w:marBottom w:val="0"/>
      <w:divBdr>
        <w:top w:val="none" w:sz="0" w:space="0" w:color="auto"/>
        <w:left w:val="none" w:sz="0" w:space="0" w:color="auto"/>
        <w:bottom w:val="none" w:sz="0" w:space="0" w:color="auto"/>
        <w:right w:val="none" w:sz="0" w:space="0" w:color="auto"/>
      </w:divBdr>
    </w:div>
    <w:div w:id="1366445501">
      <w:bodyDiv w:val="1"/>
      <w:marLeft w:val="0"/>
      <w:marRight w:val="0"/>
      <w:marTop w:val="0"/>
      <w:marBottom w:val="0"/>
      <w:divBdr>
        <w:top w:val="none" w:sz="0" w:space="0" w:color="auto"/>
        <w:left w:val="none" w:sz="0" w:space="0" w:color="auto"/>
        <w:bottom w:val="none" w:sz="0" w:space="0" w:color="auto"/>
        <w:right w:val="none" w:sz="0" w:space="0" w:color="auto"/>
      </w:divBdr>
    </w:div>
    <w:div w:id="1369145052">
      <w:bodyDiv w:val="1"/>
      <w:marLeft w:val="0"/>
      <w:marRight w:val="0"/>
      <w:marTop w:val="0"/>
      <w:marBottom w:val="0"/>
      <w:divBdr>
        <w:top w:val="none" w:sz="0" w:space="0" w:color="auto"/>
        <w:left w:val="none" w:sz="0" w:space="0" w:color="auto"/>
        <w:bottom w:val="none" w:sz="0" w:space="0" w:color="auto"/>
        <w:right w:val="none" w:sz="0" w:space="0" w:color="auto"/>
      </w:divBdr>
    </w:div>
    <w:div w:id="1369404849">
      <w:bodyDiv w:val="1"/>
      <w:marLeft w:val="0"/>
      <w:marRight w:val="0"/>
      <w:marTop w:val="0"/>
      <w:marBottom w:val="0"/>
      <w:divBdr>
        <w:top w:val="none" w:sz="0" w:space="0" w:color="auto"/>
        <w:left w:val="none" w:sz="0" w:space="0" w:color="auto"/>
        <w:bottom w:val="none" w:sz="0" w:space="0" w:color="auto"/>
        <w:right w:val="none" w:sz="0" w:space="0" w:color="auto"/>
      </w:divBdr>
    </w:div>
    <w:div w:id="1369835798">
      <w:bodyDiv w:val="1"/>
      <w:marLeft w:val="0"/>
      <w:marRight w:val="0"/>
      <w:marTop w:val="0"/>
      <w:marBottom w:val="0"/>
      <w:divBdr>
        <w:top w:val="none" w:sz="0" w:space="0" w:color="auto"/>
        <w:left w:val="none" w:sz="0" w:space="0" w:color="auto"/>
        <w:bottom w:val="none" w:sz="0" w:space="0" w:color="auto"/>
        <w:right w:val="none" w:sz="0" w:space="0" w:color="auto"/>
      </w:divBdr>
    </w:div>
    <w:div w:id="1371877383">
      <w:bodyDiv w:val="1"/>
      <w:marLeft w:val="0"/>
      <w:marRight w:val="0"/>
      <w:marTop w:val="0"/>
      <w:marBottom w:val="0"/>
      <w:divBdr>
        <w:top w:val="none" w:sz="0" w:space="0" w:color="auto"/>
        <w:left w:val="none" w:sz="0" w:space="0" w:color="auto"/>
        <w:bottom w:val="none" w:sz="0" w:space="0" w:color="auto"/>
        <w:right w:val="none" w:sz="0" w:space="0" w:color="auto"/>
      </w:divBdr>
    </w:div>
    <w:div w:id="1374185191">
      <w:bodyDiv w:val="1"/>
      <w:marLeft w:val="0"/>
      <w:marRight w:val="0"/>
      <w:marTop w:val="0"/>
      <w:marBottom w:val="0"/>
      <w:divBdr>
        <w:top w:val="none" w:sz="0" w:space="0" w:color="auto"/>
        <w:left w:val="none" w:sz="0" w:space="0" w:color="auto"/>
        <w:bottom w:val="none" w:sz="0" w:space="0" w:color="auto"/>
        <w:right w:val="none" w:sz="0" w:space="0" w:color="auto"/>
      </w:divBdr>
    </w:div>
    <w:div w:id="1376197257">
      <w:bodyDiv w:val="1"/>
      <w:marLeft w:val="0"/>
      <w:marRight w:val="0"/>
      <w:marTop w:val="0"/>
      <w:marBottom w:val="0"/>
      <w:divBdr>
        <w:top w:val="none" w:sz="0" w:space="0" w:color="auto"/>
        <w:left w:val="none" w:sz="0" w:space="0" w:color="auto"/>
        <w:bottom w:val="none" w:sz="0" w:space="0" w:color="auto"/>
        <w:right w:val="none" w:sz="0" w:space="0" w:color="auto"/>
      </w:divBdr>
    </w:div>
    <w:div w:id="1376275575">
      <w:bodyDiv w:val="1"/>
      <w:marLeft w:val="0"/>
      <w:marRight w:val="0"/>
      <w:marTop w:val="0"/>
      <w:marBottom w:val="0"/>
      <w:divBdr>
        <w:top w:val="none" w:sz="0" w:space="0" w:color="auto"/>
        <w:left w:val="none" w:sz="0" w:space="0" w:color="auto"/>
        <w:bottom w:val="none" w:sz="0" w:space="0" w:color="auto"/>
        <w:right w:val="none" w:sz="0" w:space="0" w:color="auto"/>
      </w:divBdr>
    </w:div>
    <w:div w:id="1376812081">
      <w:bodyDiv w:val="1"/>
      <w:marLeft w:val="0"/>
      <w:marRight w:val="0"/>
      <w:marTop w:val="0"/>
      <w:marBottom w:val="0"/>
      <w:divBdr>
        <w:top w:val="none" w:sz="0" w:space="0" w:color="auto"/>
        <w:left w:val="none" w:sz="0" w:space="0" w:color="auto"/>
        <w:bottom w:val="none" w:sz="0" w:space="0" w:color="auto"/>
        <w:right w:val="none" w:sz="0" w:space="0" w:color="auto"/>
      </w:divBdr>
    </w:div>
    <w:div w:id="1382632517">
      <w:bodyDiv w:val="1"/>
      <w:marLeft w:val="0"/>
      <w:marRight w:val="0"/>
      <w:marTop w:val="0"/>
      <w:marBottom w:val="0"/>
      <w:divBdr>
        <w:top w:val="none" w:sz="0" w:space="0" w:color="auto"/>
        <w:left w:val="none" w:sz="0" w:space="0" w:color="auto"/>
        <w:bottom w:val="none" w:sz="0" w:space="0" w:color="auto"/>
        <w:right w:val="none" w:sz="0" w:space="0" w:color="auto"/>
      </w:divBdr>
    </w:div>
    <w:div w:id="1382749620">
      <w:bodyDiv w:val="1"/>
      <w:marLeft w:val="0"/>
      <w:marRight w:val="0"/>
      <w:marTop w:val="0"/>
      <w:marBottom w:val="0"/>
      <w:divBdr>
        <w:top w:val="none" w:sz="0" w:space="0" w:color="auto"/>
        <w:left w:val="none" w:sz="0" w:space="0" w:color="auto"/>
        <w:bottom w:val="none" w:sz="0" w:space="0" w:color="auto"/>
        <w:right w:val="none" w:sz="0" w:space="0" w:color="auto"/>
      </w:divBdr>
    </w:div>
    <w:div w:id="1383361776">
      <w:bodyDiv w:val="1"/>
      <w:marLeft w:val="0"/>
      <w:marRight w:val="0"/>
      <w:marTop w:val="0"/>
      <w:marBottom w:val="0"/>
      <w:divBdr>
        <w:top w:val="none" w:sz="0" w:space="0" w:color="auto"/>
        <w:left w:val="none" w:sz="0" w:space="0" w:color="auto"/>
        <w:bottom w:val="none" w:sz="0" w:space="0" w:color="auto"/>
        <w:right w:val="none" w:sz="0" w:space="0" w:color="auto"/>
      </w:divBdr>
    </w:div>
    <w:div w:id="1384210736">
      <w:bodyDiv w:val="1"/>
      <w:marLeft w:val="0"/>
      <w:marRight w:val="0"/>
      <w:marTop w:val="0"/>
      <w:marBottom w:val="0"/>
      <w:divBdr>
        <w:top w:val="none" w:sz="0" w:space="0" w:color="auto"/>
        <w:left w:val="none" w:sz="0" w:space="0" w:color="auto"/>
        <w:bottom w:val="none" w:sz="0" w:space="0" w:color="auto"/>
        <w:right w:val="none" w:sz="0" w:space="0" w:color="auto"/>
      </w:divBdr>
    </w:div>
    <w:div w:id="1384907952">
      <w:bodyDiv w:val="1"/>
      <w:marLeft w:val="0"/>
      <w:marRight w:val="0"/>
      <w:marTop w:val="0"/>
      <w:marBottom w:val="0"/>
      <w:divBdr>
        <w:top w:val="none" w:sz="0" w:space="0" w:color="auto"/>
        <w:left w:val="none" w:sz="0" w:space="0" w:color="auto"/>
        <w:bottom w:val="none" w:sz="0" w:space="0" w:color="auto"/>
        <w:right w:val="none" w:sz="0" w:space="0" w:color="auto"/>
      </w:divBdr>
    </w:div>
    <w:div w:id="1386640832">
      <w:bodyDiv w:val="1"/>
      <w:marLeft w:val="0"/>
      <w:marRight w:val="0"/>
      <w:marTop w:val="0"/>
      <w:marBottom w:val="0"/>
      <w:divBdr>
        <w:top w:val="none" w:sz="0" w:space="0" w:color="auto"/>
        <w:left w:val="none" w:sz="0" w:space="0" w:color="auto"/>
        <w:bottom w:val="none" w:sz="0" w:space="0" w:color="auto"/>
        <w:right w:val="none" w:sz="0" w:space="0" w:color="auto"/>
      </w:divBdr>
    </w:div>
    <w:div w:id="1389919772">
      <w:bodyDiv w:val="1"/>
      <w:marLeft w:val="0"/>
      <w:marRight w:val="0"/>
      <w:marTop w:val="0"/>
      <w:marBottom w:val="0"/>
      <w:divBdr>
        <w:top w:val="none" w:sz="0" w:space="0" w:color="auto"/>
        <w:left w:val="none" w:sz="0" w:space="0" w:color="auto"/>
        <w:bottom w:val="none" w:sz="0" w:space="0" w:color="auto"/>
        <w:right w:val="none" w:sz="0" w:space="0" w:color="auto"/>
      </w:divBdr>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392122357">
      <w:bodyDiv w:val="1"/>
      <w:marLeft w:val="0"/>
      <w:marRight w:val="0"/>
      <w:marTop w:val="0"/>
      <w:marBottom w:val="0"/>
      <w:divBdr>
        <w:top w:val="none" w:sz="0" w:space="0" w:color="auto"/>
        <w:left w:val="none" w:sz="0" w:space="0" w:color="auto"/>
        <w:bottom w:val="none" w:sz="0" w:space="0" w:color="auto"/>
        <w:right w:val="none" w:sz="0" w:space="0" w:color="auto"/>
      </w:divBdr>
    </w:div>
    <w:div w:id="1393041674">
      <w:bodyDiv w:val="1"/>
      <w:marLeft w:val="0"/>
      <w:marRight w:val="0"/>
      <w:marTop w:val="0"/>
      <w:marBottom w:val="0"/>
      <w:divBdr>
        <w:top w:val="none" w:sz="0" w:space="0" w:color="auto"/>
        <w:left w:val="none" w:sz="0" w:space="0" w:color="auto"/>
        <w:bottom w:val="none" w:sz="0" w:space="0" w:color="auto"/>
        <w:right w:val="none" w:sz="0" w:space="0" w:color="auto"/>
      </w:divBdr>
    </w:div>
    <w:div w:id="1394936633">
      <w:bodyDiv w:val="1"/>
      <w:marLeft w:val="0"/>
      <w:marRight w:val="0"/>
      <w:marTop w:val="0"/>
      <w:marBottom w:val="0"/>
      <w:divBdr>
        <w:top w:val="none" w:sz="0" w:space="0" w:color="auto"/>
        <w:left w:val="none" w:sz="0" w:space="0" w:color="auto"/>
        <w:bottom w:val="none" w:sz="0" w:space="0" w:color="auto"/>
        <w:right w:val="none" w:sz="0" w:space="0" w:color="auto"/>
      </w:divBdr>
    </w:div>
    <w:div w:id="1395621249">
      <w:bodyDiv w:val="1"/>
      <w:marLeft w:val="0"/>
      <w:marRight w:val="0"/>
      <w:marTop w:val="0"/>
      <w:marBottom w:val="0"/>
      <w:divBdr>
        <w:top w:val="none" w:sz="0" w:space="0" w:color="auto"/>
        <w:left w:val="none" w:sz="0" w:space="0" w:color="auto"/>
        <w:bottom w:val="none" w:sz="0" w:space="0" w:color="auto"/>
        <w:right w:val="none" w:sz="0" w:space="0" w:color="auto"/>
      </w:divBdr>
    </w:div>
    <w:div w:id="1397777239">
      <w:bodyDiv w:val="1"/>
      <w:marLeft w:val="0"/>
      <w:marRight w:val="0"/>
      <w:marTop w:val="0"/>
      <w:marBottom w:val="0"/>
      <w:divBdr>
        <w:top w:val="none" w:sz="0" w:space="0" w:color="auto"/>
        <w:left w:val="none" w:sz="0" w:space="0" w:color="auto"/>
        <w:bottom w:val="none" w:sz="0" w:space="0" w:color="auto"/>
        <w:right w:val="none" w:sz="0" w:space="0" w:color="auto"/>
      </w:divBdr>
    </w:div>
    <w:div w:id="1397971969">
      <w:bodyDiv w:val="1"/>
      <w:marLeft w:val="0"/>
      <w:marRight w:val="0"/>
      <w:marTop w:val="0"/>
      <w:marBottom w:val="0"/>
      <w:divBdr>
        <w:top w:val="none" w:sz="0" w:space="0" w:color="auto"/>
        <w:left w:val="none" w:sz="0" w:space="0" w:color="auto"/>
        <w:bottom w:val="none" w:sz="0" w:space="0" w:color="auto"/>
        <w:right w:val="none" w:sz="0" w:space="0" w:color="auto"/>
      </w:divBdr>
    </w:div>
    <w:div w:id="1399130359">
      <w:bodyDiv w:val="1"/>
      <w:marLeft w:val="0"/>
      <w:marRight w:val="0"/>
      <w:marTop w:val="0"/>
      <w:marBottom w:val="0"/>
      <w:divBdr>
        <w:top w:val="none" w:sz="0" w:space="0" w:color="auto"/>
        <w:left w:val="none" w:sz="0" w:space="0" w:color="auto"/>
        <w:bottom w:val="none" w:sz="0" w:space="0" w:color="auto"/>
        <w:right w:val="none" w:sz="0" w:space="0" w:color="auto"/>
      </w:divBdr>
    </w:div>
    <w:div w:id="1401439019">
      <w:bodyDiv w:val="1"/>
      <w:marLeft w:val="0"/>
      <w:marRight w:val="0"/>
      <w:marTop w:val="0"/>
      <w:marBottom w:val="0"/>
      <w:divBdr>
        <w:top w:val="none" w:sz="0" w:space="0" w:color="auto"/>
        <w:left w:val="none" w:sz="0" w:space="0" w:color="auto"/>
        <w:bottom w:val="none" w:sz="0" w:space="0" w:color="auto"/>
        <w:right w:val="none" w:sz="0" w:space="0" w:color="auto"/>
      </w:divBdr>
    </w:div>
    <w:div w:id="1402021982">
      <w:bodyDiv w:val="1"/>
      <w:marLeft w:val="0"/>
      <w:marRight w:val="0"/>
      <w:marTop w:val="0"/>
      <w:marBottom w:val="0"/>
      <w:divBdr>
        <w:top w:val="none" w:sz="0" w:space="0" w:color="auto"/>
        <w:left w:val="none" w:sz="0" w:space="0" w:color="auto"/>
        <w:bottom w:val="none" w:sz="0" w:space="0" w:color="auto"/>
        <w:right w:val="none" w:sz="0" w:space="0" w:color="auto"/>
      </w:divBdr>
    </w:div>
    <w:div w:id="1402563125">
      <w:bodyDiv w:val="1"/>
      <w:marLeft w:val="0"/>
      <w:marRight w:val="0"/>
      <w:marTop w:val="0"/>
      <w:marBottom w:val="0"/>
      <w:divBdr>
        <w:top w:val="none" w:sz="0" w:space="0" w:color="auto"/>
        <w:left w:val="none" w:sz="0" w:space="0" w:color="auto"/>
        <w:bottom w:val="none" w:sz="0" w:space="0" w:color="auto"/>
        <w:right w:val="none" w:sz="0" w:space="0" w:color="auto"/>
      </w:divBdr>
    </w:div>
    <w:div w:id="1403329003">
      <w:bodyDiv w:val="1"/>
      <w:marLeft w:val="0"/>
      <w:marRight w:val="0"/>
      <w:marTop w:val="0"/>
      <w:marBottom w:val="0"/>
      <w:divBdr>
        <w:top w:val="none" w:sz="0" w:space="0" w:color="auto"/>
        <w:left w:val="none" w:sz="0" w:space="0" w:color="auto"/>
        <w:bottom w:val="none" w:sz="0" w:space="0" w:color="auto"/>
        <w:right w:val="none" w:sz="0" w:space="0" w:color="auto"/>
      </w:divBdr>
    </w:div>
    <w:div w:id="1403483808">
      <w:bodyDiv w:val="1"/>
      <w:marLeft w:val="0"/>
      <w:marRight w:val="0"/>
      <w:marTop w:val="0"/>
      <w:marBottom w:val="0"/>
      <w:divBdr>
        <w:top w:val="none" w:sz="0" w:space="0" w:color="auto"/>
        <w:left w:val="none" w:sz="0" w:space="0" w:color="auto"/>
        <w:bottom w:val="none" w:sz="0" w:space="0" w:color="auto"/>
        <w:right w:val="none" w:sz="0" w:space="0" w:color="auto"/>
      </w:divBdr>
    </w:div>
    <w:div w:id="1403914091">
      <w:bodyDiv w:val="1"/>
      <w:marLeft w:val="0"/>
      <w:marRight w:val="0"/>
      <w:marTop w:val="0"/>
      <w:marBottom w:val="0"/>
      <w:divBdr>
        <w:top w:val="none" w:sz="0" w:space="0" w:color="auto"/>
        <w:left w:val="none" w:sz="0" w:space="0" w:color="auto"/>
        <w:bottom w:val="none" w:sz="0" w:space="0" w:color="auto"/>
        <w:right w:val="none" w:sz="0" w:space="0" w:color="auto"/>
      </w:divBdr>
    </w:div>
    <w:div w:id="1404255845">
      <w:bodyDiv w:val="1"/>
      <w:marLeft w:val="0"/>
      <w:marRight w:val="0"/>
      <w:marTop w:val="0"/>
      <w:marBottom w:val="0"/>
      <w:divBdr>
        <w:top w:val="none" w:sz="0" w:space="0" w:color="auto"/>
        <w:left w:val="none" w:sz="0" w:space="0" w:color="auto"/>
        <w:bottom w:val="none" w:sz="0" w:space="0" w:color="auto"/>
        <w:right w:val="none" w:sz="0" w:space="0" w:color="auto"/>
      </w:divBdr>
    </w:div>
    <w:div w:id="1404524933">
      <w:bodyDiv w:val="1"/>
      <w:marLeft w:val="0"/>
      <w:marRight w:val="0"/>
      <w:marTop w:val="0"/>
      <w:marBottom w:val="0"/>
      <w:divBdr>
        <w:top w:val="none" w:sz="0" w:space="0" w:color="auto"/>
        <w:left w:val="none" w:sz="0" w:space="0" w:color="auto"/>
        <w:bottom w:val="none" w:sz="0" w:space="0" w:color="auto"/>
        <w:right w:val="none" w:sz="0" w:space="0" w:color="auto"/>
      </w:divBdr>
    </w:div>
    <w:div w:id="1405026372">
      <w:bodyDiv w:val="1"/>
      <w:marLeft w:val="0"/>
      <w:marRight w:val="0"/>
      <w:marTop w:val="0"/>
      <w:marBottom w:val="0"/>
      <w:divBdr>
        <w:top w:val="none" w:sz="0" w:space="0" w:color="auto"/>
        <w:left w:val="none" w:sz="0" w:space="0" w:color="auto"/>
        <w:bottom w:val="none" w:sz="0" w:space="0" w:color="auto"/>
        <w:right w:val="none" w:sz="0" w:space="0" w:color="auto"/>
      </w:divBdr>
    </w:div>
    <w:div w:id="1405765102">
      <w:bodyDiv w:val="1"/>
      <w:marLeft w:val="0"/>
      <w:marRight w:val="0"/>
      <w:marTop w:val="0"/>
      <w:marBottom w:val="0"/>
      <w:divBdr>
        <w:top w:val="none" w:sz="0" w:space="0" w:color="auto"/>
        <w:left w:val="none" w:sz="0" w:space="0" w:color="auto"/>
        <w:bottom w:val="none" w:sz="0" w:space="0" w:color="auto"/>
        <w:right w:val="none" w:sz="0" w:space="0" w:color="auto"/>
      </w:divBdr>
    </w:div>
    <w:div w:id="1405880024">
      <w:bodyDiv w:val="1"/>
      <w:marLeft w:val="0"/>
      <w:marRight w:val="0"/>
      <w:marTop w:val="0"/>
      <w:marBottom w:val="0"/>
      <w:divBdr>
        <w:top w:val="none" w:sz="0" w:space="0" w:color="auto"/>
        <w:left w:val="none" w:sz="0" w:space="0" w:color="auto"/>
        <w:bottom w:val="none" w:sz="0" w:space="0" w:color="auto"/>
        <w:right w:val="none" w:sz="0" w:space="0" w:color="auto"/>
      </w:divBdr>
    </w:div>
    <w:div w:id="1406951607">
      <w:bodyDiv w:val="1"/>
      <w:marLeft w:val="0"/>
      <w:marRight w:val="0"/>
      <w:marTop w:val="0"/>
      <w:marBottom w:val="0"/>
      <w:divBdr>
        <w:top w:val="none" w:sz="0" w:space="0" w:color="auto"/>
        <w:left w:val="none" w:sz="0" w:space="0" w:color="auto"/>
        <w:bottom w:val="none" w:sz="0" w:space="0" w:color="auto"/>
        <w:right w:val="none" w:sz="0" w:space="0" w:color="auto"/>
      </w:divBdr>
    </w:div>
    <w:div w:id="1408262899">
      <w:bodyDiv w:val="1"/>
      <w:marLeft w:val="0"/>
      <w:marRight w:val="0"/>
      <w:marTop w:val="0"/>
      <w:marBottom w:val="0"/>
      <w:divBdr>
        <w:top w:val="none" w:sz="0" w:space="0" w:color="auto"/>
        <w:left w:val="none" w:sz="0" w:space="0" w:color="auto"/>
        <w:bottom w:val="none" w:sz="0" w:space="0" w:color="auto"/>
        <w:right w:val="none" w:sz="0" w:space="0" w:color="auto"/>
      </w:divBdr>
    </w:div>
    <w:div w:id="1409113878">
      <w:bodyDiv w:val="1"/>
      <w:marLeft w:val="0"/>
      <w:marRight w:val="0"/>
      <w:marTop w:val="0"/>
      <w:marBottom w:val="0"/>
      <w:divBdr>
        <w:top w:val="none" w:sz="0" w:space="0" w:color="auto"/>
        <w:left w:val="none" w:sz="0" w:space="0" w:color="auto"/>
        <w:bottom w:val="none" w:sz="0" w:space="0" w:color="auto"/>
        <w:right w:val="none" w:sz="0" w:space="0" w:color="auto"/>
      </w:divBdr>
    </w:div>
    <w:div w:id="1409812622">
      <w:bodyDiv w:val="1"/>
      <w:marLeft w:val="0"/>
      <w:marRight w:val="0"/>
      <w:marTop w:val="0"/>
      <w:marBottom w:val="0"/>
      <w:divBdr>
        <w:top w:val="none" w:sz="0" w:space="0" w:color="auto"/>
        <w:left w:val="none" w:sz="0" w:space="0" w:color="auto"/>
        <w:bottom w:val="none" w:sz="0" w:space="0" w:color="auto"/>
        <w:right w:val="none" w:sz="0" w:space="0" w:color="auto"/>
      </w:divBdr>
    </w:div>
    <w:div w:id="1411582593">
      <w:bodyDiv w:val="1"/>
      <w:marLeft w:val="0"/>
      <w:marRight w:val="0"/>
      <w:marTop w:val="0"/>
      <w:marBottom w:val="0"/>
      <w:divBdr>
        <w:top w:val="none" w:sz="0" w:space="0" w:color="auto"/>
        <w:left w:val="none" w:sz="0" w:space="0" w:color="auto"/>
        <w:bottom w:val="none" w:sz="0" w:space="0" w:color="auto"/>
        <w:right w:val="none" w:sz="0" w:space="0" w:color="auto"/>
      </w:divBdr>
    </w:div>
    <w:div w:id="1412894562">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419213067">
      <w:bodyDiv w:val="1"/>
      <w:marLeft w:val="0"/>
      <w:marRight w:val="0"/>
      <w:marTop w:val="0"/>
      <w:marBottom w:val="0"/>
      <w:divBdr>
        <w:top w:val="none" w:sz="0" w:space="0" w:color="auto"/>
        <w:left w:val="none" w:sz="0" w:space="0" w:color="auto"/>
        <w:bottom w:val="none" w:sz="0" w:space="0" w:color="auto"/>
        <w:right w:val="none" w:sz="0" w:space="0" w:color="auto"/>
      </w:divBdr>
    </w:div>
    <w:div w:id="1421022495">
      <w:bodyDiv w:val="1"/>
      <w:marLeft w:val="0"/>
      <w:marRight w:val="0"/>
      <w:marTop w:val="0"/>
      <w:marBottom w:val="0"/>
      <w:divBdr>
        <w:top w:val="none" w:sz="0" w:space="0" w:color="auto"/>
        <w:left w:val="none" w:sz="0" w:space="0" w:color="auto"/>
        <w:bottom w:val="none" w:sz="0" w:space="0" w:color="auto"/>
        <w:right w:val="none" w:sz="0" w:space="0" w:color="auto"/>
      </w:divBdr>
    </w:div>
    <w:div w:id="1422487779">
      <w:bodyDiv w:val="1"/>
      <w:marLeft w:val="0"/>
      <w:marRight w:val="0"/>
      <w:marTop w:val="0"/>
      <w:marBottom w:val="0"/>
      <w:divBdr>
        <w:top w:val="none" w:sz="0" w:space="0" w:color="auto"/>
        <w:left w:val="none" w:sz="0" w:space="0" w:color="auto"/>
        <w:bottom w:val="none" w:sz="0" w:space="0" w:color="auto"/>
        <w:right w:val="none" w:sz="0" w:space="0" w:color="auto"/>
      </w:divBdr>
    </w:div>
    <w:div w:id="1423184724">
      <w:bodyDiv w:val="1"/>
      <w:marLeft w:val="0"/>
      <w:marRight w:val="0"/>
      <w:marTop w:val="0"/>
      <w:marBottom w:val="0"/>
      <w:divBdr>
        <w:top w:val="none" w:sz="0" w:space="0" w:color="auto"/>
        <w:left w:val="none" w:sz="0" w:space="0" w:color="auto"/>
        <w:bottom w:val="none" w:sz="0" w:space="0" w:color="auto"/>
        <w:right w:val="none" w:sz="0" w:space="0" w:color="auto"/>
      </w:divBdr>
    </w:div>
    <w:div w:id="1423642467">
      <w:bodyDiv w:val="1"/>
      <w:marLeft w:val="0"/>
      <w:marRight w:val="0"/>
      <w:marTop w:val="0"/>
      <w:marBottom w:val="0"/>
      <w:divBdr>
        <w:top w:val="none" w:sz="0" w:space="0" w:color="auto"/>
        <w:left w:val="none" w:sz="0" w:space="0" w:color="auto"/>
        <w:bottom w:val="none" w:sz="0" w:space="0" w:color="auto"/>
        <w:right w:val="none" w:sz="0" w:space="0" w:color="auto"/>
      </w:divBdr>
    </w:div>
    <w:div w:id="1424456103">
      <w:bodyDiv w:val="1"/>
      <w:marLeft w:val="0"/>
      <w:marRight w:val="0"/>
      <w:marTop w:val="0"/>
      <w:marBottom w:val="0"/>
      <w:divBdr>
        <w:top w:val="none" w:sz="0" w:space="0" w:color="auto"/>
        <w:left w:val="none" w:sz="0" w:space="0" w:color="auto"/>
        <w:bottom w:val="none" w:sz="0" w:space="0" w:color="auto"/>
        <w:right w:val="none" w:sz="0" w:space="0" w:color="auto"/>
      </w:divBdr>
    </w:div>
    <w:div w:id="1426799620">
      <w:bodyDiv w:val="1"/>
      <w:marLeft w:val="0"/>
      <w:marRight w:val="0"/>
      <w:marTop w:val="0"/>
      <w:marBottom w:val="0"/>
      <w:divBdr>
        <w:top w:val="none" w:sz="0" w:space="0" w:color="auto"/>
        <w:left w:val="none" w:sz="0" w:space="0" w:color="auto"/>
        <w:bottom w:val="none" w:sz="0" w:space="0" w:color="auto"/>
        <w:right w:val="none" w:sz="0" w:space="0" w:color="auto"/>
      </w:divBdr>
    </w:div>
    <w:div w:id="1426850776">
      <w:bodyDiv w:val="1"/>
      <w:marLeft w:val="0"/>
      <w:marRight w:val="0"/>
      <w:marTop w:val="0"/>
      <w:marBottom w:val="0"/>
      <w:divBdr>
        <w:top w:val="none" w:sz="0" w:space="0" w:color="auto"/>
        <w:left w:val="none" w:sz="0" w:space="0" w:color="auto"/>
        <w:bottom w:val="none" w:sz="0" w:space="0" w:color="auto"/>
        <w:right w:val="none" w:sz="0" w:space="0" w:color="auto"/>
      </w:divBdr>
    </w:div>
    <w:div w:id="1426877119">
      <w:bodyDiv w:val="1"/>
      <w:marLeft w:val="0"/>
      <w:marRight w:val="0"/>
      <w:marTop w:val="0"/>
      <w:marBottom w:val="0"/>
      <w:divBdr>
        <w:top w:val="none" w:sz="0" w:space="0" w:color="auto"/>
        <w:left w:val="none" w:sz="0" w:space="0" w:color="auto"/>
        <w:bottom w:val="none" w:sz="0" w:space="0" w:color="auto"/>
        <w:right w:val="none" w:sz="0" w:space="0" w:color="auto"/>
      </w:divBdr>
    </w:div>
    <w:div w:id="1429035925">
      <w:bodyDiv w:val="1"/>
      <w:marLeft w:val="0"/>
      <w:marRight w:val="0"/>
      <w:marTop w:val="0"/>
      <w:marBottom w:val="0"/>
      <w:divBdr>
        <w:top w:val="none" w:sz="0" w:space="0" w:color="auto"/>
        <w:left w:val="none" w:sz="0" w:space="0" w:color="auto"/>
        <w:bottom w:val="none" w:sz="0" w:space="0" w:color="auto"/>
        <w:right w:val="none" w:sz="0" w:space="0" w:color="auto"/>
      </w:divBdr>
    </w:div>
    <w:div w:id="1429960625">
      <w:bodyDiv w:val="1"/>
      <w:marLeft w:val="0"/>
      <w:marRight w:val="0"/>
      <w:marTop w:val="0"/>
      <w:marBottom w:val="0"/>
      <w:divBdr>
        <w:top w:val="none" w:sz="0" w:space="0" w:color="auto"/>
        <w:left w:val="none" w:sz="0" w:space="0" w:color="auto"/>
        <w:bottom w:val="none" w:sz="0" w:space="0" w:color="auto"/>
        <w:right w:val="none" w:sz="0" w:space="0" w:color="auto"/>
      </w:divBdr>
    </w:div>
    <w:div w:id="1431582551">
      <w:bodyDiv w:val="1"/>
      <w:marLeft w:val="0"/>
      <w:marRight w:val="0"/>
      <w:marTop w:val="0"/>
      <w:marBottom w:val="0"/>
      <w:divBdr>
        <w:top w:val="none" w:sz="0" w:space="0" w:color="auto"/>
        <w:left w:val="none" w:sz="0" w:space="0" w:color="auto"/>
        <w:bottom w:val="none" w:sz="0" w:space="0" w:color="auto"/>
        <w:right w:val="none" w:sz="0" w:space="0" w:color="auto"/>
      </w:divBdr>
    </w:div>
    <w:div w:id="1433673105">
      <w:bodyDiv w:val="1"/>
      <w:marLeft w:val="0"/>
      <w:marRight w:val="0"/>
      <w:marTop w:val="0"/>
      <w:marBottom w:val="0"/>
      <w:divBdr>
        <w:top w:val="none" w:sz="0" w:space="0" w:color="auto"/>
        <w:left w:val="none" w:sz="0" w:space="0" w:color="auto"/>
        <w:bottom w:val="none" w:sz="0" w:space="0" w:color="auto"/>
        <w:right w:val="none" w:sz="0" w:space="0" w:color="auto"/>
      </w:divBdr>
    </w:div>
    <w:div w:id="1436637593">
      <w:bodyDiv w:val="1"/>
      <w:marLeft w:val="0"/>
      <w:marRight w:val="0"/>
      <w:marTop w:val="0"/>
      <w:marBottom w:val="0"/>
      <w:divBdr>
        <w:top w:val="none" w:sz="0" w:space="0" w:color="auto"/>
        <w:left w:val="none" w:sz="0" w:space="0" w:color="auto"/>
        <w:bottom w:val="none" w:sz="0" w:space="0" w:color="auto"/>
        <w:right w:val="none" w:sz="0" w:space="0" w:color="auto"/>
      </w:divBdr>
    </w:div>
    <w:div w:id="1436707552">
      <w:bodyDiv w:val="1"/>
      <w:marLeft w:val="0"/>
      <w:marRight w:val="0"/>
      <w:marTop w:val="0"/>
      <w:marBottom w:val="0"/>
      <w:divBdr>
        <w:top w:val="none" w:sz="0" w:space="0" w:color="auto"/>
        <w:left w:val="none" w:sz="0" w:space="0" w:color="auto"/>
        <w:bottom w:val="none" w:sz="0" w:space="0" w:color="auto"/>
        <w:right w:val="none" w:sz="0" w:space="0" w:color="auto"/>
      </w:divBdr>
    </w:div>
    <w:div w:id="1439106524">
      <w:bodyDiv w:val="1"/>
      <w:marLeft w:val="0"/>
      <w:marRight w:val="0"/>
      <w:marTop w:val="0"/>
      <w:marBottom w:val="0"/>
      <w:divBdr>
        <w:top w:val="none" w:sz="0" w:space="0" w:color="auto"/>
        <w:left w:val="none" w:sz="0" w:space="0" w:color="auto"/>
        <w:bottom w:val="none" w:sz="0" w:space="0" w:color="auto"/>
        <w:right w:val="none" w:sz="0" w:space="0" w:color="auto"/>
      </w:divBdr>
    </w:div>
    <w:div w:id="1440367899">
      <w:bodyDiv w:val="1"/>
      <w:marLeft w:val="0"/>
      <w:marRight w:val="0"/>
      <w:marTop w:val="0"/>
      <w:marBottom w:val="0"/>
      <w:divBdr>
        <w:top w:val="none" w:sz="0" w:space="0" w:color="auto"/>
        <w:left w:val="none" w:sz="0" w:space="0" w:color="auto"/>
        <w:bottom w:val="none" w:sz="0" w:space="0" w:color="auto"/>
        <w:right w:val="none" w:sz="0" w:space="0" w:color="auto"/>
      </w:divBdr>
    </w:div>
    <w:div w:id="1440568938">
      <w:bodyDiv w:val="1"/>
      <w:marLeft w:val="0"/>
      <w:marRight w:val="0"/>
      <w:marTop w:val="0"/>
      <w:marBottom w:val="0"/>
      <w:divBdr>
        <w:top w:val="none" w:sz="0" w:space="0" w:color="auto"/>
        <w:left w:val="none" w:sz="0" w:space="0" w:color="auto"/>
        <w:bottom w:val="none" w:sz="0" w:space="0" w:color="auto"/>
        <w:right w:val="none" w:sz="0" w:space="0" w:color="auto"/>
      </w:divBdr>
    </w:div>
    <w:div w:id="1440681714">
      <w:bodyDiv w:val="1"/>
      <w:marLeft w:val="0"/>
      <w:marRight w:val="0"/>
      <w:marTop w:val="0"/>
      <w:marBottom w:val="0"/>
      <w:divBdr>
        <w:top w:val="none" w:sz="0" w:space="0" w:color="auto"/>
        <w:left w:val="none" w:sz="0" w:space="0" w:color="auto"/>
        <w:bottom w:val="none" w:sz="0" w:space="0" w:color="auto"/>
        <w:right w:val="none" w:sz="0" w:space="0" w:color="auto"/>
      </w:divBdr>
    </w:div>
    <w:div w:id="1441804537">
      <w:bodyDiv w:val="1"/>
      <w:marLeft w:val="0"/>
      <w:marRight w:val="0"/>
      <w:marTop w:val="0"/>
      <w:marBottom w:val="0"/>
      <w:divBdr>
        <w:top w:val="none" w:sz="0" w:space="0" w:color="auto"/>
        <w:left w:val="none" w:sz="0" w:space="0" w:color="auto"/>
        <w:bottom w:val="none" w:sz="0" w:space="0" w:color="auto"/>
        <w:right w:val="none" w:sz="0" w:space="0" w:color="auto"/>
      </w:divBdr>
    </w:div>
    <w:div w:id="1442918751">
      <w:bodyDiv w:val="1"/>
      <w:marLeft w:val="0"/>
      <w:marRight w:val="0"/>
      <w:marTop w:val="0"/>
      <w:marBottom w:val="0"/>
      <w:divBdr>
        <w:top w:val="none" w:sz="0" w:space="0" w:color="auto"/>
        <w:left w:val="none" w:sz="0" w:space="0" w:color="auto"/>
        <w:bottom w:val="none" w:sz="0" w:space="0" w:color="auto"/>
        <w:right w:val="none" w:sz="0" w:space="0" w:color="auto"/>
      </w:divBdr>
    </w:div>
    <w:div w:id="1449162422">
      <w:bodyDiv w:val="1"/>
      <w:marLeft w:val="0"/>
      <w:marRight w:val="0"/>
      <w:marTop w:val="0"/>
      <w:marBottom w:val="0"/>
      <w:divBdr>
        <w:top w:val="none" w:sz="0" w:space="0" w:color="auto"/>
        <w:left w:val="none" w:sz="0" w:space="0" w:color="auto"/>
        <w:bottom w:val="none" w:sz="0" w:space="0" w:color="auto"/>
        <w:right w:val="none" w:sz="0" w:space="0" w:color="auto"/>
      </w:divBdr>
    </w:div>
    <w:div w:id="1449272872">
      <w:bodyDiv w:val="1"/>
      <w:marLeft w:val="0"/>
      <w:marRight w:val="0"/>
      <w:marTop w:val="0"/>
      <w:marBottom w:val="0"/>
      <w:divBdr>
        <w:top w:val="none" w:sz="0" w:space="0" w:color="auto"/>
        <w:left w:val="none" w:sz="0" w:space="0" w:color="auto"/>
        <w:bottom w:val="none" w:sz="0" w:space="0" w:color="auto"/>
        <w:right w:val="none" w:sz="0" w:space="0" w:color="auto"/>
      </w:divBdr>
    </w:div>
    <w:div w:id="1451707357">
      <w:bodyDiv w:val="1"/>
      <w:marLeft w:val="0"/>
      <w:marRight w:val="0"/>
      <w:marTop w:val="0"/>
      <w:marBottom w:val="0"/>
      <w:divBdr>
        <w:top w:val="none" w:sz="0" w:space="0" w:color="auto"/>
        <w:left w:val="none" w:sz="0" w:space="0" w:color="auto"/>
        <w:bottom w:val="none" w:sz="0" w:space="0" w:color="auto"/>
        <w:right w:val="none" w:sz="0" w:space="0" w:color="auto"/>
      </w:divBdr>
    </w:div>
    <w:div w:id="1452625149">
      <w:bodyDiv w:val="1"/>
      <w:marLeft w:val="0"/>
      <w:marRight w:val="0"/>
      <w:marTop w:val="0"/>
      <w:marBottom w:val="0"/>
      <w:divBdr>
        <w:top w:val="none" w:sz="0" w:space="0" w:color="auto"/>
        <w:left w:val="none" w:sz="0" w:space="0" w:color="auto"/>
        <w:bottom w:val="none" w:sz="0" w:space="0" w:color="auto"/>
        <w:right w:val="none" w:sz="0" w:space="0" w:color="auto"/>
      </w:divBdr>
    </w:div>
    <w:div w:id="1453669042">
      <w:bodyDiv w:val="1"/>
      <w:marLeft w:val="0"/>
      <w:marRight w:val="0"/>
      <w:marTop w:val="0"/>
      <w:marBottom w:val="0"/>
      <w:divBdr>
        <w:top w:val="none" w:sz="0" w:space="0" w:color="auto"/>
        <w:left w:val="none" w:sz="0" w:space="0" w:color="auto"/>
        <w:bottom w:val="none" w:sz="0" w:space="0" w:color="auto"/>
        <w:right w:val="none" w:sz="0" w:space="0" w:color="auto"/>
      </w:divBdr>
    </w:div>
    <w:div w:id="1453786455">
      <w:bodyDiv w:val="1"/>
      <w:marLeft w:val="0"/>
      <w:marRight w:val="0"/>
      <w:marTop w:val="0"/>
      <w:marBottom w:val="0"/>
      <w:divBdr>
        <w:top w:val="none" w:sz="0" w:space="0" w:color="auto"/>
        <w:left w:val="none" w:sz="0" w:space="0" w:color="auto"/>
        <w:bottom w:val="none" w:sz="0" w:space="0" w:color="auto"/>
        <w:right w:val="none" w:sz="0" w:space="0" w:color="auto"/>
      </w:divBdr>
    </w:div>
    <w:div w:id="1455565626">
      <w:bodyDiv w:val="1"/>
      <w:marLeft w:val="0"/>
      <w:marRight w:val="0"/>
      <w:marTop w:val="0"/>
      <w:marBottom w:val="0"/>
      <w:divBdr>
        <w:top w:val="none" w:sz="0" w:space="0" w:color="auto"/>
        <w:left w:val="none" w:sz="0" w:space="0" w:color="auto"/>
        <w:bottom w:val="none" w:sz="0" w:space="0" w:color="auto"/>
        <w:right w:val="none" w:sz="0" w:space="0" w:color="auto"/>
      </w:divBdr>
    </w:div>
    <w:div w:id="1455714709">
      <w:bodyDiv w:val="1"/>
      <w:marLeft w:val="0"/>
      <w:marRight w:val="0"/>
      <w:marTop w:val="0"/>
      <w:marBottom w:val="0"/>
      <w:divBdr>
        <w:top w:val="none" w:sz="0" w:space="0" w:color="auto"/>
        <w:left w:val="none" w:sz="0" w:space="0" w:color="auto"/>
        <w:bottom w:val="none" w:sz="0" w:space="0" w:color="auto"/>
        <w:right w:val="none" w:sz="0" w:space="0" w:color="auto"/>
      </w:divBdr>
    </w:div>
    <w:div w:id="1456169236">
      <w:bodyDiv w:val="1"/>
      <w:marLeft w:val="0"/>
      <w:marRight w:val="0"/>
      <w:marTop w:val="0"/>
      <w:marBottom w:val="0"/>
      <w:divBdr>
        <w:top w:val="none" w:sz="0" w:space="0" w:color="auto"/>
        <w:left w:val="none" w:sz="0" w:space="0" w:color="auto"/>
        <w:bottom w:val="none" w:sz="0" w:space="0" w:color="auto"/>
        <w:right w:val="none" w:sz="0" w:space="0" w:color="auto"/>
      </w:divBdr>
    </w:div>
    <w:div w:id="1456368647">
      <w:bodyDiv w:val="1"/>
      <w:marLeft w:val="0"/>
      <w:marRight w:val="0"/>
      <w:marTop w:val="0"/>
      <w:marBottom w:val="0"/>
      <w:divBdr>
        <w:top w:val="none" w:sz="0" w:space="0" w:color="auto"/>
        <w:left w:val="none" w:sz="0" w:space="0" w:color="auto"/>
        <w:bottom w:val="none" w:sz="0" w:space="0" w:color="auto"/>
        <w:right w:val="none" w:sz="0" w:space="0" w:color="auto"/>
      </w:divBdr>
    </w:div>
    <w:div w:id="1456409424">
      <w:bodyDiv w:val="1"/>
      <w:marLeft w:val="0"/>
      <w:marRight w:val="0"/>
      <w:marTop w:val="0"/>
      <w:marBottom w:val="0"/>
      <w:divBdr>
        <w:top w:val="none" w:sz="0" w:space="0" w:color="auto"/>
        <w:left w:val="none" w:sz="0" w:space="0" w:color="auto"/>
        <w:bottom w:val="none" w:sz="0" w:space="0" w:color="auto"/>
        <w:right w:val="none" w:sz="0" w:space="0" w:color="auto"/>
      </w:divBdr>
    </w:div>
    <w:div w:id="1457019112">
      <w:bodyDiv w:val="1"/>
      <w:marLeft w:val="0"/>
      <w:marRight w:val="0"/>
      <w:marTop w:val="0"/>
      <w:marBottom w:val="0"/>
      <w:divBdr>
        <w:top w:val="none" w:sz="0" w:space="0" w:color="auto"/>
        <w:left w:val="none" w:sz="0" w:space="0" w:color="auto"/>
        <w:bottom w:val="none" w:sz="0" w:space="0" w:color="auto"/>
        <w:right w:val="none" w:sz="0" w:space="0" w:color="auto"/>
      </w:divBdr>
    </w:div>
    <w:div w:id="1458723977">
      <w:bodyDiv w:val="1"/>
      <w:marLeft w:val="0"/>
      <w:marRight w:val="0"/>
      <w:marTop w:val="0"/>
      <w:marBottom w:val="0"/>
      <w:divBdr>
        <w:top w:val="none" w:sz="0" w:space="0" w:color="auto"/>
        <w:left w:val="none" w:sz="0" w:space="0" w:color="auto"/>
        <w:bottom w:val="none" w:sz="0" w:space="0" w:color="auto"/>
        <w:right w:val="none" w:sz="0" w:space="0" w:color="auto"/>
      </w:divBdr>
    </w:div>
    <w:div w:id="1458989250">
      <w:bodyDiv w:val="1"/>
      <w:marLeft w:val="0"/>
      <w:marRight w:val="0"/>
      <w:marTop w:val="0"/>
      <w:marBottom w:val="0"/>
      <w:divBdr>
        <w:top w:val="none" w:sz="0" w:space="0" w:color="auto"/>
        <w:left w:val="none" w:sz="0" w:space="0" w:color="auto"/>
        <w:bottom w:val="none" w:sz="0" w:space="0" w:color="auto"/>
        <w:right w:val="none" w:sz="0" w:space="0" w:color="auto"/>
      </w:divBdr>
    </w:div>
    <w:div w:id="1460108297">
      <w:bodyDiv w:val="1"/>
      <w:marLeft w:val="0"/>
      <w:marRight w:val="0"/>
      <w:marTop w:val="0"/>
      <w:marBottom w:val="0"/>
      <w:divBdr>
        <w:top w:val="none" w:sz="0" w:space="0" w:color="auto"/>
        <w:left w:val="none" w:sz="0" w:space="0" w:color="auto"/>
        <w:bottom w:val="none" w:sz="0" w:space="0" w:color="auto"/>
        <w:right w:val="none" w:sz="0" w:space="0" w:color="auto"/>
      </w:divBdr>
    </w:div>
    <w:div w:id="1461192881">
      <w:bodyDiv w:val="1"/>
      <w:marLeft w:val="0"/>
      <w:marRight w:val="0"/>
      <w:marTop w:val="0"/>
      <w:marBottom w:val="0"/>
      <w:divBdr>
        <w:top w:val="none" w:sz="0" w:space="0" w:color="auto"/>
        <w:left w:val="none" w:sz="0" w:space="0" w:color="auto"/>
        <w:bottom w:val="none" w:sz="0" w:space="0" w:color="auto"/>
        <w:right w:val="none" w:sz="0" w:space="0" w:color="auto"/>
      </w:divBdr>
    </w:div>
    <w:div w:id="1461193216">
      <w:bodyDiv w:val="1"/>
      <w:marLeft w:val="0"/>
      <w:marRight w:val="0"/>
      <w:marTop w:val="0"/>
      <w:marBottom w:val="0"/>
      <w:divBdr>
        <w:top w:val="none" w:sz="0" w:space="0" w:color="auto"/>
        <w:left w:val="none" w:sz="0" w:space="0" w:color="auto"/>
        <w:bottom w:val="none" w:sz="0" w:space="0" w:color="auto"/>
        <w:right w:val="none" w:sz="0" w:space="0" w:color="auto"/>
      </w:divBdr>
    </w:div>
    <w:div w:id="1462647108">
      <w:bodyDiv w:val="1"/>
      <w:marLeft w:val="0"/>
      <w:marRight w:val="0"/>
      <w:marTop w:val="0"/>
      <w:marBottom w:val="0"/>
      <w:divBdr>
        <w:top w:val="none" w:sz="0" w:space="0" w:color="auto"/>
        <w:left w:val="none" w:sz="0" w:space="0" w:color="auto"/>
        <w:bottom w:val="none" w:sz="0" w:space="0" w:color="auto"/>
        <w:right w:val="none" w:sz="0" w:space="0" w:color="auto"/>
      </w:divBdr>
    </w:div>
    <w:div w:id="1463883570">
      <w:bodyDiv w:val="1"/>
      <w:marLeft w:val="0"/>
      <w:marRight w:val="0"/>
      <w:marTop w:val="0"/>
      <w:marBottom w:val="0"/>
      <w:divBdr>
        <w:top w:val="none" w:sz="0" w:space="0" w:color="auto"/>
        <w:left w:val="none" w:sz="0" w:space="0" w:color="auto"/>
        <w:bottom w:val="none" w:sz="0" w:space="0" w:color="auto"/>
        <w:right w:val="none" w:sz="0" w:space="0" w:color="auto"/>
      </w:divBdr>
    </w:div>
    <w:div w:id="1465392416">
      <w:bodyDiv w:val="1"/>
      <w:marLeft w:val="0"/>
      <w:marRight w:val="0"/>
      <w:marTop w:val="0"/>
      <w:marBottom w:val="0"/>
      <w:divBdr>
        <w:top w:val="none" w:sz="0" w:space="0" w:color="auto"/>
        <w:left w:val="none" w:sz="0" w:space="0" w:color="auto"/>
        <w:bottom w:val="none" w:sz="0" w:space="0" w:color="auto"/>
        <w:right w:val="none" w:sz="0" w:space="0" w:color="auto"/>
      </w:divBdr>
    </w:div>
    <w:div w:id="1465394242">
      <w:bodyDiv w:val="1"/>
      <w:marLeft w:val="0"/>
      <w:marRight w:val="0"/>
      <w:marTop w:val="0"/>
      <w:marBottom w:val="0"/>
      <w:divBdr>
        <w:top w:val="none" w:sz="0" w:space="0" w:color="auto"/>
        <w:left w:val="none" w:sz="0" w:space="0" w:color="auto"/>
        <w:bottom w:val="none" w:sz="0" w:space="0" w:color="auto"/>
        <w:right w:val="none" w:sz="0" w:space="0" w:color="auto"/>
      </w:divBdr>
    </w:div>
    <w:div w:id="1465734049">
      <w:bodyDiv w:val="1"/>
      <w:marLeft w:val="0"/>
      <w:marRight w:val="0"/>
      <w:marTop w:val="0"/>
      <w:marBottom w:val="0"/>
      <w:divBdr>
        <w:top w:val="none" w:sz="0" w:space="0" w:color="auto"/>
        <w:left w:val="none" w:sz="0" w:space="0" w:color="auto"/>
        <w:bottom w:val="none" w:sz="0" w:space="0" w:color="auto"/>
        <w:right w:val="none" w:sz="0" w:space="0" w:color="auto"/>
      </w:divBdr>
    </w:div>
    <w:div w:id="1470436932">
      <w:bodyDiv w:val="1"/>
      <w:marLeft w:val="0"/>
      <w:marRight w:val="0"/>
      <w:marTop w:val="0"/>
      <w:marBottom w:val="0"/>
      <w:divBdr>
        <w:top w:val="none" w:sz="0" w:space="0" w:color="auto"/>
        <w:left w:val="none" w:sz="0" w:space="0" w:color="auto"/>
        <w:bottom w:val="none" w:sz="0" w:space="0" w:color="auto"/>
        <w:right w:val="none" w:sz="0" w:space="0" w:color="auto"/>
      </w:divBdr>
    </w:div>
    <w:div w:id="1471902507">
      <w:bodyDiv w:val="1"/>
      <w:marLeft w:val="0"/>
      <w:marRight w:val="0"/>
      <w:marTop w:val="0"/>
      <w:marBottom w:val="0"/>
      <w:divBdr>
        <w:top w:val="none" w:sz="0" w:space="0" w:color="auto"/>
        <w:left w:val="none" w:sz="0" w:space="0" w:color="auto"/>
        <w:bottom w:val="none" w:sz="0" w:space="0" w:color="auto"/>
        <w:right w:val="none" w:sz="0" w:space="0" w:color="auto"/>
      </w:divBdr>
    </w:div>
    <w:div w:id="1472747796">
      <w:bodyDiv w:val="1"/>
      <w:marLeft w:val="0"/>
      <w:marRight w:val="0"/>
      <w:marTop w:val="0"/>
      <w:marBottom w:val="0"/>
      <w:divBdr>
        <w:top w:val="none" w:sz="0" w:space="0" w:color="auto"/>
        <w:left w:val="none" w:sz="0" w:space="0" w:color="auto"/>
        <w:bottom w:val="none" w:sz="0" w:space="0" w:color="auto"/>
        <w:right w:val="none" w:sz="0" w:space="0" w:color="auto"/>
      </w:divBdr>
    </w:div>
    <w:div w:id="1473254394">
      <w:bodyDiv w:val="1"/>
      <w:marLeft w:val="0"/>
      <w:marRight w:val="0"/>
      <w:marTop w:val="0"/>
      <w:marBottom w:val="0"/>
      <w:divBdr>
        <w:top w:val="none" w:sz="0" w:space="0" w:color="auto"/>
        <w:left w:val="none" w:sz="0" w:space="0" w:color="auto"/>
        <w:bottom w:val="none" w:sz="0" w:space="0" w:color="auto"/>
        <w:right w:val="none" w:sz="0" w:space="0" w:color="auto"/>
      </w:divBdr>
    </w:div>
    <w:div w:id="1474449814">
      <w:bodyDiv w:val="1"/>
      <w:marLeft w:val="0"/>
      <w:marRight w:val="0"/>
      <w:marTop w:val="0"/>
      <w:marBottom w:val="0"/>
      <w:divBdr>
        <w:top w:val="none" w:sz="0" w:space="0" w:color="auto"/>
        <w:left w:val="none" w:sz="0" w:space="0" w:color="auto"/>
        <w:bottom w:val="none" w:sz="0" w:space="0" w:color="auto"/>
        <w:right w:val="none" w:sz="0" w:space="0" w:color="auto"/>
      </w:divBdr>
    </w:div>
    <w:div w:id="1475105297">
      <w:bodyDiv w:val="1"/>
      <w:marLeft w:val="0"/>
      <w:marRight w:val="0"/>
      <w:marTop w:val="0"/>
      <w:marBottom w:val="0"/>
      <w:divBdr>
        <w:top w:val="none" w:sz="0" w:space="0" w:color="auto"/>
        <w:left w:val="none" w:sz="0" w:space="0" w:color="auto"/>
        <w:bottom w:val="none" w:sz="0" w:space="0" w:color="auto"/>
        <w:right w:val="none" w:sz="0" w:space="0" w:color="auto"/>
      </w:divBdr>
    </w:div>
    <w:div w:id="1475365043">
      <w:bodyDiv w:val="1"/>
      <w:marLeft w:val="0"/>
      <w:marRight w:val="0"/>
      <w:marTop w:val="0"/>
      <w:marBottom w:val="0"/>
      <w:divBdr>
        <w:top w:val="none" w:sz="0" w:space="0" w:color="auto"/>
        <w:left w:val="none" w:sz="0" w:space="0" w:color="auto"/>
        <w:bottom w:val="none" w:sz="0" w:space="0" w:color="auto"/>
        <w:right w:val="none" w:sz="0" w:space="0" w:color="auto"/>
      </w:divBdr>
    </w:div>
    <w:div w:id="1476290040">
      <w:bodyDiv w:val="1"/>
      <w:marLeft w:val="0"/>
      <w:marRight w:val="0"/>
      <w:marTop w:val="0"/>
      <w:marBottom w:val="0"/>
      <w:divBdr>
        <w:top w:val="none" w:sz="0" w:space="0" w:color="auto"/>
        <w:left w:val="none" w:sz="0" w:space="0" w:color="auto"/>
        <w:bottom w:val="none" w:sz="0" w:space="0" w:color="auto"/>
        <w:right w:val="none" w:sz="0" w:space="0" w:color="auto"/>
      </w:divBdr>
    </w:div>
    <w:div w:id="1476795509">
      <w:bodyDiv w:val="1"/>
      <w:marLeft w:val="0"/>
      <w:marRight w:val="0"/>
      <w:marTop w:val="0"/>
      <w:marBottom w:val="0"/>
      <w:divBdr>
        <w:top w:val="none" w:sz="0" w:space="0" w:color="auto"/>
        <w:left w:val="none" w:sz="0" w:space="0" w:color="auto"/>
        <w:bottom w:val="none" w:sz="0" w:space="0" w:color="auto"/>
        <w:right w:val="none" w:sz="0" w:space="0" w:color="auto"/>
      </w:divBdr>
    </w:div>
    <w:div w:id="1483235069">
      <w:bodyDiv w:val="1"/>
      <w:marLeft w:val="0"/>
      <w:marRight w:val="0"/>
      <w:marTop w:val="0"/>
      <w:marBottom w:val="0"/>
      <w:divBdr>
        <w:top w:val="none" w:sz="0" w:space="0" w:color="auto"/>
        <w:left w:val="none" w:sz="0" w:space="0" w:color="auto"/>
        <w:bottom w:val="none" w:sz="0" w:space="0" w:color="auto"/>
        <w:right w:val="none" w:sz="0" w:space="0" w:color="auto"/>
      </w:divBdr>
    </w:div>
    <w:div w:id="1483813838">
      <w:bodyDiv w:val="1"/>
      <w:marLeft w:val="0"/>
      <w:marRight w:val="0"/>
      <w:marTop w:val="0"/>
      <w:marBottom w:val="0"/>
      <w:divBdr>
        <w:top w:val="none" w:sz="0" w:space="0" w:color="auto"/>
        <w:left w:val="none" w:sz="0" w:space="0" w:color="auto"/>
        <w:bottom w:val="none" w:sz="0" w:space="0" w:color="auto"/>
        <w:right w:val="none" w:sz="0" w:space="0" w:color="auto"/>
      </w:divBdr>
    </w:div>
    <w:div w:id="1485969502">
      <w:bodyDiv w:val="1"/>
      <w:marLeft w:val="0"/>
      <w:marRight w:val="0"/>
      <w:marTop w:val="0"/>
      <w:marBottom w:val="0"/>
      <w:divBdr>
        <w:top w:val="none" w:sz="0" w:space="0" w:color="auto"/>
        <w:left w:val="none" w:sz="0" w:space="0" w:color="auto"/>
        <w:bottom w:val="none" w:sz="0" w:space="0" w:color="auto"/>
        <w:right w:val="none" w:sz="0" w:space="0" w:color="auto"/>
      </w:divBdr>
    </w:div>
    <w:div w:id="1487745630">
      <w:bodyDiv w:val="1"/>
      <w:marLeft w:val="0"/>
      <w:marRight w:val="0"/>
      <w:marTop w:val="0"/>
      <w:marBottom w:val="0"/>
      <w:divBdr>
        <w:top w:val="none" w:sz="0" w:space="0" w:color="auto"/>
        <w:left w:val="none" w:sz="0" w:space="0" w:color="auto"/>
        <w:bottom w:val="none" w:sz="0" w:space="0" w:color="auto"/>
        <w:right w:val="none" w:sz="0" w:space="0" w:color="auto"/>
      </w:divBdr>
    </w:div>
    <w:div w:id="1488135183">
      <w:bodyDiv w:val="1"/>
      <w:marLeft w:val="0"/>
      <w:marRight w:val="0"/>
      <w:marTop w:val="0"/>
      <w:marBottom w:val="0"/>
      <w:divBdr>
        <w:top w:val="none" w:sz="0" w:space="0" w:color="auto"/>
        <w:left w:val="none" w:sz="0" w:space="0" w:color="auto"/>
        <w:bottom w:val="none" w:sz="0" w:space="0" w:color="auto"/>
        <w:right w:val="none" w:sz="0" w:space="0" w:color="auto"/>
      </w:divBdr>
    </w:div>
    <w:div w:id="1490171947">
      <w:bodyDiv w:val="1"/>
      <w:marLeft w:val="0"/>
      <w:marRight w:val="0"/>
      <w:marTop w:val="0"/>
      <w:marBottom w:val="0"/>
      <w:divBdr>
        <w:top w:val="none" w:sz="0" w:space="0" w:color="auto"/>
        <w:left w:val="none" w:sz="0" w:space="0" w:color="auto"/>
        <w:bottom w:val="none" w:sz="0" w:space="0" w:color="auto"/>
        <w:right w:val="none" w:sz="0" w:space="0" w:color="auto"/>
      </w:divBdr>
    </w:div>
    <w:div w:id="1490243911">
      <w:bodyDiv w:val="1"/>
      <w:marLeft w:val="0"/>
      <w:marRight w:val="0"/>
      <w:marTop w:val="0"/>
      <w:marBottom w:val="0"/>
      <w:divBdr>
        <w:top w:val="none" w:sz="0" w:space="0" w:color="auto"/>
        <w:left w:val="none" w:sz="0" w:space="0" w:color="auto"/>
        <w:bottom w:val="none" w:sz="0" w:space="0" w:color="auto"/>
        <w:right w:val="none" w:sz="0" w:space="0" w:color="auto"/>
      </w:divBdr>
    </w:div>
    <w:div w:id="1495340699">
      <w:bodyDiv w:val="1"/>
      <w:marLeft w:val="0"/>
      <w:marRight w:val="0"/>
      <w:marTop w:val="0"/>
      <w:marBottom w:val="0"/>
      <w:divBdr>
        <w:top w:val="none" w:sz="0" w:space="0" w:color="auto"/>
        <w:left w:val="none" w:sz="0" w:space="0" w:color="auto"/>
        <w:bottom w:val="none" w:sz="0" w:space="0" w:color="auto"/>
        <w:right w:val="none" w:sz="0" w:space="0" w:color="auto"/>
      </w:divBdr>
    </w:div>
    <w:div w:id="1495686212">
      <w:bodyDiv w:val="1"/>
      <w:marLeft w:val="0"/>
      <w:marRight w:val="0"/>
      <w:marTop w:val="0"/>
      <w:marBottom w:val="0"/>
      <w:divBdr>
        <w:top w:val="none" w:sz="0" w:space="0" w:color="auto"/>
        <w:left w:val="none" w:sz="0" w:space="0" w:color="auto"/>
        <w:bottom w:val="none" w:sz="0" w:space="0" w:color="auto"/>
        <w:right w:val="none" w:sz="0" w:space="0" w:color="auto"/>
      </w:divBdr>
    </w:div>
    <w:div w:id="1495876352">
      <w:bodyDiv w:val="1"/>
      <w:marLeft w:val="0"/>
      <w:marRight w:val="0"/>
      <w:marTop w:val="0"/>
      <w:marBottom w:val="0"/>
      <w:divBdr>
        <w:top w:val="none" w:sz="0" w:space="0" w:color="auto"/>
        <w:left w:val="none" w:sz="0" w:space="0" w:color="auto"/>
        <w:bottom w:val="none" w:sz="0" w:space="0" w:color="auto"/>
        <w:right w:val="none" w:sz="0" w:space="0" w:color="auto"/>
      </w:divBdr>
    </w:div>
    <w:div w:id="1499614547">
      <w:bodyDiv w:val="1"/>
      <w:marLeft w:val="0"/>
      <w:marRight w:val="0"/>
      <w:marTop w:val="0"/>
      <w:marBottom w:val="0"/>
      <w:divBdr>
        <w:top w:val="none" w:sz="0" w:space="0" w:color="auto"/>
        <w:left w:val="none" w:sz="0" w:space="0" w:color="auto"/>
        <w:bottom w:val="none" w:sz="0" w:space="0" w:color="auto"/>
        <w:right w:val="none" w:sz="0" w:space="0" w:color="auto"/>
      </w:divBdr>
    </w:div>
    <w:div w:id="1501775202">
      <w:bodyDiv w:val="1"/>
      <w:marLeft w:val="0"/>
      <w:marRight w:val="0"/>
      <w:marTop w:val="0"/>
      <w:marBottom w:val="0"/>
      <w:divBdr>
        <w:top w:val="none" w:sz="0" w:space="0" w:color="auto"/>
        <w:left w:val="none" w:sz="0" w:space="0" w:color="auto"/>
        <w:bottom w:val="none" w:sz="0" w:space="0" w:color="auto"/>
        <w:right w:val="none" w:sz="0" w:space="0" w:color="auto"/>
      </w:divBdr>
    </w:div>
    <w:div w:id="1501967373">
      <w:bodyDiv w:val="1"/>
      <w:marLeft w:val="0"/>
      <w:marRight w:val="0"/>
      <w:marTop w:val="0"/>
      <w:marBottom w:val="0"/>
      <w:divBdr>
        <w:top w:val="none" w:sz="0" w:space="0" w:color="auto"/>
        <w:left w:val="none" w:sz="0" w:space="0" w:color="auto"/>
        <w:bottom w:val="none" w:sz="0" w:space="0" w:color="auto"/>
        <w:right w:val="none" w:sz="0" w:space="0" w:color="auto"/>
      </w:divBdr>
    </w:div>
    <w:div w:id="1503668189">
      <w:bodyDiv w:val="1"/>
      <w:marLeft w:val="0"/>
      <w:marRight w:val="0"/>
      <w:marTop w:val="0"/>
      <w:marBottom w:val="0"/>
      <w:divBdr>
        <w:top w:val="none" w:sz="0" w:space="0" w:color="auto"/>
        <w:left w:val="none" w:sz="0" w:space="0" w:color="auto"/>
        <w:bottom w:val="none" w:sz="0" w:space="0" w:color="auto"/>
        <w:right w:val="none" w:sz="0" w:space="0" w:color="auto"/>
      </w:divBdr>
    </w:div>
    <w:div w:id="1504474929">
      <w:bodyDiv w:val="1"/>
      <w:marLeft w:val="0"/>
      <w:marRight w:val="0"/>
      <w:marTop w:val="0"/>
      <w:marBottom w:val="0"/>
      <w:divBdr>
        <w:top w:val="none" w:sz="0" w:space="0" w:color="auto"/>
        <w:left w:val="none" w:sz="0" w:space="0" w:color="auto"/>
        <w:bottom w:val="none" w:sz="0" w:space="0" w:color="auto"/>
        <w:right w:val="none" w:sz="0" w:space="0" w:color="auto"/>
      </w:divBdr>
    </w:div>
    <w:div w:id="1509099401">
      <w:bodyDiv w:val="1"/>
      <w:marLeft w:val="0"/>
      <w:marRight w:val="0"/>
      <w:marTop w:val="0"/>
      <w:marBottom w:val="0"/>
      <w:divBdr>
        <w:top w:val="none" w:sz="0" w:space="0" w:color="auto"/>
        <w:left w:val="none" w:sz="0" w:space="0" w:color="auto"/>
        <w:bottom w:val="none" w:sz="0" w:space="0" w:color="auto"/>
        <w:right w:val="none" w:sz="0" w:space="0" w:color="auto"/>
      </w:divBdr>
    </w:div>
    <w:div w:id="1510942977">
      <w:bodyDiv w:val="1"/>
      <w:marLeft w:val="0"/>
      <w:marRight w:val="0"/>
      <w:marTop w:val="0"/>
      <w:marBottom w:val="0"/>
      <w:divBdr>
        <w:top w:val="none" w:sz="0" w:space="0" w:color="auto"/>
        <w:left w:val="none" w:sz="0" w:space="0" w:color="auto"/>
        <w:bottom w:val="none" w:sz="0" w:space="0" w:color="auto"/>
        <w:right w:val="none" w:sz="0" w:space="0" w:color="auto"/>
      </w:divBdr>
    </w:div>
    <w:div w:id="1511019182">
      <w:bodyDiv w:val="1"/>
      <w:marLeft w:val="0"/>
      <w:marRight w:val="0"/>
      <w:marTop w:val="0"/>
      <w:marBottom w:val="0"/>
      <w:divBdr>
        <w:top w:val="none" w:sz="0" w:space="0" w:color="auto"/>
        <w:left w:val="none" w:sz="0" w:space="0" w:color="auto"/>
        <w:bottom w:val="none" w:sz="0" w:space="0" w:color="auto"/>
        <w:right w:val="none" w:sz="0" w:space="0" w:color="auto"/>
      </w:divBdr>
    </w:div>
    <w:div w:id="1511020004">
      <w:bodyDiv w:val="1"/>
      <w:marLeft w:val="0"/>
      <w:marRight w:val="0"/>
      <w:marTop w:val="0"/>
      <w:marBottom w:val="0"/>
      <w:divBdr>
        <w:top w:val="none" w:sz="0" w:space="0" w:color="auto"/>
        <w:left w:val="none" w:sz="0" w:space="0" w:color="auto"/>
        <w:bottom w:val="none" w:sz="0" w:space="0" w:color="auto"/>
        <w:right w:val="none" w:sz="0" w:space="0" w:color="auto"/>
      </w:divBdr>
    </w:div>
    <w:div w:id="1514371698">
      <w:bodyDiv w:val="1"/>
      <w:marLeft w:val="0"/>
      <w:marRight w:val="0"/>
      <w:marTop w:val="0"/>
      <w:marBottom w:val="0"/>
      <w:divBdr>
        <w:top w:val="none" w:sz="0" w:space="0" w:color="auto"/>
        <w:left w:val="none" w:sz="0" w:space="0" w:color="auto"/>
        <w:bottom w:val="none" w:sz="0" w:space="0" w:color="auto"/>
        <w:right w:val="none" w:sz="0" w:space="0" w:color="auto"/>
      </w:divBdr>
    </w:div>
    <w:div w:id="1516656176">
      <w:bodyDiv w:val="1"/>
      <w:marLeft w:val="0"/>
      <w:marRight w:val="0"/>
      <w:marTop w:val="0"/>
      <w:marBottom w:val="0"/>
      <w:divBdr>
        <w:top w:val="none" w:sz="0" w:space="0" w:color="auto"/>
        <w:left w:val="none" w:sz="0" w:space="0" w:color="auto"/>
        <w:bottom w:val="none" w:sz="0" w:space="0" w:color="auto"/>
        <w:right w:val="none" w:sz="0" w:space="0" w:color="auto"/>
      </w:divBdr>
    </w:div>
    <w:div w:id="1518345253">
      <w:bodyDiv w:val="1"/>
      <w:marLeft w:val="0"/>
      <w:marRight w:val="0"/>
      <w:marTop w:val="0"/>
      <w:marBottom w:val="0"/>
      <w:divBdr>
        <w:top w:val="none" w:sz="0" w:space="0" w:color="auto"/>
        <w:left w:val="none" w:sz="0" w:space="0" w:color="auto"/>
        <w:bottom w:val="none" w:sz="0" w:space="0" w:color="auto"/>
        <w:right w:val="none" w:sz="0" w:space="0" w:color="auto"/>
      </w:divBdr>
    </w:div>
    <w:div w:id="1518545975">
      <w:bodyDiv w:val="1"/>
      <w:marLeft w:val="0"/>
      <w:marRight w:val="0"/>
      <w:marTop w:val="0"/>
      <w:marBottom w:val="0"/>
      <w:divBdr>
        <w:top w:val="none" w:sz="0" w:space="0" w:color="auto"/>
        <w:left w:val="none" w:sz="0" w:space="0" w:color="auto"/>
        <w:bottom w:val="none" w:sz="0" w:space="0" w:color="auto"/>
        <w:right w:val="none" w:sz="0" w:space="0" w:color="auto"/>
      </w:divBdr>
    </w:div>
    <w:div w:id="1524322346">
      <w:bodyDiv w:val="1"/>
      <w:marLeft w:val="0"/>
      <w:marRight w:val="0"/>
      <w:marTop w:val="0"/>
      <w:marBottom w:val="0"/>
      <w:divBdr>
        <w:top w:val="none" w:sz="0" w:space="0" w:color="auto"/>
        <w:left w:val="none" w:sz="0" w:space="0" w:color="auto"/>
        <w:bottom w:val="none" w:sz="0" w:space="0" w:color="auto"/>
        <w:right w:val="none" w:sz="0" w:space="0" w:color="auto"/>
      </w:divBdr>
    </w:div>
    <w:div w:id="1524904821">
      <w:bodyDiv w:val="1"/>
      <w:marLeft w:val="0"/>
      <w:marRight w:val="0"/>
      <w:marTop w:val="0"/>
      <w:marBottom w:val="0"/>
      <w:divBdr>
        <w:top w:val="none" w:sz="0" w:space="0" w:color="auto"/>
        <w:left w:val="none" w:sz="0" w:space="0" w:color="auto"/>
        <w:bottom w:val="none" w:sz="0" w:space="0" w:color="auto"/>
        <w:right w:val="none" w:sz="0" w:space="0" w:color="auto"/>
      </w:divBdr>
    </w:div>
    <w:div w:id="1527257083">
      <w:bodyDiv w:val="1"/>
      <w:marLeft w:val="0"/>
      <w:marRight w:val="0"/>
      <w:marTop w:val="0"/>
      <w:marBottom w:val="0"/>
      <w:divBdr>
        <w:top w:val="none" w:sz="0" w:space="0" w:color="auto"/>
        <w:left w:val="none" w:sz="0" w:space="0" w:color="auto"/>
        <w:bottom w:val="none" w:sz="0" w:space="0" w:color="auto"/>
        <w:right w:val="none" w:sz="0" w:space="0" w:color="auto"/>
      </w:divBdr>
    </w:div>
    <w:div w:id="1528328089">
      <w:bodyDiv w:val="1"/>
      <w:marLeft w:val="0"/>
      <w:marRight w:val="0"/>
      <w:marTop w:val="0"/>
      <w:marBottom w:val="0"/>
      <w:divBdr>
        <w:top w:val="none" w:sz="0" w:space="0" w:color="auto"/>
        <w:left w:val="none" w:sz="0" w:space="0" w:color="auto"/>
        <w:bottom w:val="none" w:sz="0" w:space="0" w:color="auto"/>
        <w:right w:val="none" w:sz="0" w:space="0" w:color="auto"/>
      </w:divBdr>
    </w:div>
    <w:div w:id="1528790951">
      <w:bodyDiv w:val="1"/>
      <w:marLeft w:val="0"/>
      <w:marRight w:val="0"/>
      <w:marTop w:val="0"/>
      <w:marBottom w:val="0"/>
      <w:divBdr>
        <w:top w:val="none" w:sz="0" w:space="0" w:color="auto"/>
        <w:left w:val="none" w:sz="0" w:space="0" w:color="auto"/>
        <w:bottom w:val="none" w:sz="0" w:space="0" w:color="auto"/>
        <w:right w:val="none" w:sz="0" w:space="0" w:color="auto"/>
      </w:divBdr>
    </w:div>
    <w:div w:id="1529634242">
      <w:bodyDiv w:val="1"/>
      <w:marLeft w:val="0"/>
      <w:marRight w:val="0"/>
      <w:marTop w:val="0"/>
      <w:marBottom w:val="0"/>
      <w:divBdr>
        <w:top w:val="none" w:sz="0" w:space="0" w:color="auto"/>
        <w:left w:val="none" w:sz="0" w:space="0" w:color="auto"/>
        <w:bottom w:val="none" w:sz="0" w:space="0" w:color="auto"/>
        <w:right w:val="none" w:sz="0" w:space="0" w:color="auto"/>
      </w:divBdr>
    </w:div>
    <w:div w:id="1530339237">
      <w:bodyDiv w:val="1"/>
      <w:marLeft w:val="0"/>
      <w:marRight w:val="0"/>
      <w:marTop w:val="0"/>
      <w:marBottom w:val="0"/>
      <w:divBdr>
        <w:top w:val="none" w:sz="0" w:space="0" w:color="auto"/>
        <w:left w:val="none" w:sz="0" w:space="0" w:color="auto"/>
        <w:bottom w:val="none" w:sz="0" w:space="0" w:color="auto"/>
        <w:right w:val="none" w:sz="0" w:space="0" w:color="auto"/>
      </w:divBdr>
    </w:div>
    <w:div w:id="1531725715">
      <w:bodyDiv w:val="1"/>
      <w:marLeft w:val="0"/>
      <w:marRight w:val="0"/>
      <w:marTop w:val="0"/>
      <w:marBottom w:val="0"/>
      <w:divBdr>
        <w:top w:val="none" w:sz="0" w:space="0" w:color="auto"/>
        <w:left w:val="none" w:sz="0" w:space="0" w:color="auto"/>
        <w:bottom w:val="none" w:sz="0" w:space="0" w:color="auto"/>
        <w:right w:val="none" w:sz="0" w:space="0" w:color="auto"/>
      </w:divBdr>
    </w:div>
    <w:div w:id="1531912815">
      <w:bodyDiv w:val="1"/>
      <w:marLeft w:val="0"/>
      <w:marRight w:val="0"/>
      <w:marTop w:val="0"/>
      <w:marBottom w:val="0"/>
      <w:divBdr>
        <w:top w:val="none" w:sz="0" w:space="0" w:color="auto"/>
        <w:left w:val="none" w:sz="0" w:space="0" w:color="auto"/>
        <w:bottom w:val="none" w:sz="0" w:space="0" w:color="auto"/>
        <w:right w:val="none" w:sz="0" w:space="0" w:color="auto"/>
      </w:divBdr>
    </w:div>
    <w:div w:id="1534533230">
      <w:bodyDiv w:val="1"/>
      <w:marLeft w:val="0"/>
      <w:marRight w:val="0"/>
      <w:marTop w:val="0"/>
      <w:marBottom w:val="0"/>
      <w:divBdr>
        <w:top w:val="none" w:sz="0" w:space="0" w:color="auto"/>
        <w:left w:val="none" w:sz="0" w:space="0" w:color="auto"/>
        <w:bottom w:val="none" w:sz="0" w:space="0" w:color="auto"/>
        <w:right w:val="none" w:sz="0" w:space="0" w:color="auto"/>
      </w:divBdr>
    </w:div>
    <w:div w:id="1534732163">
      <w:bodyDiv w:val="1"/>
      <w:marLeft w:val="0"/>
      <w:marRight w:val="0"/>
      <w:marTop w:val="0"/>
      <w:marBottom w:val="0"/>
      <w:divBdr>
        <w:top w:val="none" w:sz="0" w:space="0" w:color="auto"/>
        <w:left w:val="none" w:sz="0" w:space="0" w:color="auto"/>
        <w:bottom w:val="none" w:sz="0" w:space="0" w:color="auto"/>
        <w:right w:val="none" w:sz="0" w:space="0" w:color="auto"/>
      </w:divBdr>
    </w:div>
    <w:div w:id="1535197315">
      <w:bodyDiv w:val="1"/>
      <w:marLeft w:val="0"/>
      <w:marRight w:val="0"/>
      <w:marTop w:val="0"/>
      <w:marBottom w:val="0"/>
      <w:divBdr>
        <w:top w:val="none" w:sz="0" w:space="0" w:color="auto"/>
        <w:left w:val="none" w:sz="0" w:space="0" w:color="auto"/>
        <w:bottom w:val="none" w:sz="0" w:space="0" w:color="auto"/>
        <w:right w:val="none" w:sz="0" w:space="0" w:color="auto"/>
      </w:divBdr>
    </w:div>
    <w:div w:id="1536847820">
      <w:bodyDiv w:val="1"/>
      <w:marLeft w:val="0"/>
      <w:marRight w:val="0"/>
      <w:marTop w:val="0"/>
      <w:marBottom w:val="0"/>
      <w:divBdr>
        <w:top w:val="none" w:sz="0" w:space="0" w:color="auto"/>
        <w:left w:val="none" w:sz="0" w:space="0" w:color="auto"/>
        <w:bottom w:val="none" w:sz="0" w:space="0" w:color="auto"/>
        <w:right w:val="none" w:sz="0" w:space="0" w:color="auto"/>
      </w:divBdr>
    </w:div>
    <w:div w:id="1542133314">
      <w:bodyDiv w:val="1"/>
      <w:marLeft w:val="0"/>
      <w:marRight w:val="0"/>
      <w:marTop w:val="0"/>
      <w:marBottom w:val="0"/>
      <w:divBdr>
        <w:top w:val="none" w:sz="0" w:space="0" w:color="auto"/>
        <w:left w:val="none" w:sz="0" w:space="0" w:color="auto"/>
        <w:bottom w:val="none" w:sz="0" w:space="0" w:color="auto"/>
        <w:right w:val="none" w:sz="0" w:space="0" w:color="auto"/>
      </w:divBdr>
    </w:div>
    <w:div w:id="1545411164">
      <w:bodyDiv w:val="1"/>
      <w:marLeft w:val="0"/>
      <w:marRight w:val="0"/>
      <w:marTop w:val="0"/>
      <w:marBottom w:val="0"/>
      <w:divBdr>
        <w:top w:val="none" w:sz="0" w:space="0" w:color="auto"/>
        <w:left w:val="none" w:sz="0" w:space="0" w:color="auto"/>
        <w:bottom w:val="none" w:sz="0" w:space="0" w:color="auto"/>
        <w:right w:val="none" w:sz="0" w:space="0" w:color="auto"/>
      </w:divBdr>
    </w:div>
    <w:div w:id="1549141662">
      <w:bodyDiv w:val="1"/>
      <w:marLeft w:val="0"/>
      <w:marRight w:val="0"/>
      <w:marTop w:val="0"/>
      <w:marBottom w:val="0"/>
      <w:divBdr>
        <w:top w:val="none" w:sz="0" w:space="0" w:color="auto"/>
        <w:left w:val="none" w:sz="0" w:space="0" w:color="auto"/>
        <w:bottom w:val="none" w:sz="0" w:space="0" w:color="auto"/>
        <w:right w:val="none" w:sz="0" w:space="0" w:color="auto"/>
      </w:divBdr>
    </w:div>
    <w:div w:id="1549533280">
      <w:bodyDiv w:val="1"/>
      <w:marLeft w:val="0"/>
      <w:marRight w:val="0"/>
      <w:marTop w:val="0"/>
      <w:marBottom w:val="0"/>
      <w:divBdr>
        <w:top w:val="none" w:sz="0" w:space="0" w:color="auto"/>
        <w:left w:val="none" w:sz="0" w:space="0" w:color="auto"/>
        <w:bottom w:val="none" w:sz="0" w:space="0" w:color="auto"/>
        <w:right w:val="none" w:sz="0" w:space="0" w:color="auto"/>
      </w:divBdr>
    </w:div>
    <w:div w:id="1553228885">
      <w:bodyDiv w:val="1"/>
      <w:marLeft w:val="0"/>
      <w:marRight w:val="0"/>
      <w:marTop w:val="0"/>
      <w:marBottom w:val="0"/>
      <w:divBdr>
        <w:top w:val="none" w:sz="0" w:space="0" w:color="auto"/>
        <w:left w:val="none" w:sz="0" w:space="0" w:color="auto"/>
        <w:bottom w:val="none" w:sz="0" w:space="0" w:color="auto"/>
        <w:right w:val="none" w:sz="0" w:space="0" w:color="auto"/>
      </w:divBdr>
    </w:div>
    <w:div w:id="1553465479">
      <w:bodyDiv w:val="1"/>
      <w:marLeft w:val="0"/>
      <w:marRight w:val="0"/>
      <w:marTop w:val="0"/>
      <w:marBottom w:val="0"/>
      <w:divBdr>
        <w:top w:val="none" w:sz="0" w:space="0" w:color="auto"/>
        <w:left w:val="none" w:sz="0" w:space="0" w:color="auto"/>
        <w:bottom w:val="none" w:sz="0" w:space="0" w:color="auto"/>
        <w:right w:val="none" w:sz="0" w:space="0" w:color="auto"/>
      </w:divBdr>
    </w:div>
    <w:div w:id="1556549894">
      <w:bodyDiv w:val="1"/>
      <w:marLeft w:val="0"/>
      <w:marRight w:val="0"/>
      <w:marTop w:val="0"/>
      <w:marBottom w:val="0"/>
      <w:divBdr>
        <w:top w:val="none" w:sz="0" w:space="0" w:color="auto"/>
        <w:left w:val="none" w:sz="0" w:space="0" w:color="auto"/>
        <w:bottom w:val="none" w:sz="0" w:space="0" w:color="auto"/>
        <w:right w:val="none" w:sz="0" w:space="0" w:color="auto"/>
      </w:divBdr>
    </w:div>
    <w:div w:id="1556773910">
      <w:bodyDiv w:val="1"/>
      <w:marLeft w:val="0"/>
      <w:marRight w:val="0"/>
      <w:marTop w:val="0"/>
      <w:marBottom w:val="0"/>
      <w:divBdr>
        <w:top w:val="none" w:sz="0" w:space="0" w:color="auto"/>
        <w:left w:val="none" w:sz="0" w:space="0" w:color="auto"/>
        <w:bottom w:val="none" w:sz="0" w:space="0" w:color="auto"/>
        <w:right w:val="none" w:sz="0" w:space="0" w:color="auto"/>
      </w:divBdr>
    </w:div>
    <w:div w:id="1558079595">
      <w:bodyDiv w:val="1"/>
      <w:marLeft w:val="0"/>
      <w:marRight w:val="0"/>
      <w:marTop w:val="0"/>
      <w:marBottom w:val="0"/>
      <w:divBdr>
        <w:top w:val="none" w:sz="0" w:space="0" w:color="auto"/>
        <w:left w:val="none" w:sz="0" w:space="0" w:color="auto"/>
        <w:bottom w:val="none" w:sz="0" w:space="0" w:color="auto"/>
        <w:right w:val="none" w:sz="0" w:space="0" w:color="auto"/>
      </w:divBdr>
    </w:div>
    <w:div w:id="1558391875">
      <w:bodyDiv w:val="1"/>
      <w:marLeft w:val="0"/>
      <w:marRight w:val="0"/>
      <w:marTop w:val="0"/>
      <w:marBottom w:val="0"/>
      <w:divBdr>
        <w:top w:val="none" w:sz="0" w:space="0" w:color="auto"/>
        <w:left w:val="none" w:sz="0" w:space="0" w:color="auto"/>
        <w:bottom w:val="none" w:sz="0" w:space="0" w:color="auto"/>
        <w:right w:val="none" w:sz="0" w:space="0" w:color="auto"/>
      </w:divBdr>
    </w:div>
    <w:div w:id="1558468613">
      <w:bodyDiv w:val="1"/>
      <w:marLeft w:val="0"/>
      <w:marRight w:val="0"/>
      <w:marTop w:val="0"/>
      <w:marBottom w:val="0"/>
      <w:divBdr>
        <w:top w:val="none" w:sz="0" w:space="0" w:color="auto"/>
        <w:left w:val="none" w:sz="0" w:space="0" w:color="auto"/>
        <w:bottom w:val="none" w:sz="0" w:space="0" w:color="auto"/>
        <w:right w:val="none" w:sz="0" w:space="0" w:color="auto"/>
      </w:divBdr>
    </w:div>
    <w:div w:id="1559442153">
      <w:bodyDiv w:val="1"/>
      <w:marLeft w:val="0"/>
      <w:marRight w:val="0"/>
      <w:marTop w:val="0"/>
      <w:marBottom w:val="0"/>
      <w:divBdr>
        <w:top w:val="none" w:sz="0" w:space="0" w:color="auto"/>
        <w:left w:val="none" w:sz="0" w:space="0" w:color="auto"/>
        <w:bottom w:val="none" w:sz="0" w:space="0" w:color="auto"/>
        <w:right w:val="none" w:sz="0" w:space="0" w:color="auto"/>
      </w:divBdr>
    </w:div>
    <w:div w:id="1565414170">
      <w:bodyDiv w:val="1"/>
      <w:marLeft w:val="0"/>
      <w:marRight w:val="0"/>
      <w:marTop w:val="0"/>
      <w:marBottom w:val="0"/>
      <w:divBdr>
        <w:top w:val="none" w:sz="0" w:space="0" w:color="auto"/>
        <w:left w:val="none" w:sz="0" w:space="0" w:color="auto"/>
        <w:bottom w:val="none" w:sz="0" w:space="0" w:color="auto"/>
        <w:right w:val="none" w:sz="0" w:space="0" w:color="auto"/>
      </w:divBdr>
    </w:div>
    <w:div w:id="1567834322">
      <w:bodyDiv w:val="1"/>
      <w:marLeft w:val="0"/>
      <w:marRight w:val="0"/>
      <w:marTop w:val="0"/>
      <w:marBottom w:val="0"/>
      <w:divBdr>
        <w:top w:val="none" w:sz="0" w:space="0" w:color="auto"/>
        <w:left w:val="none" w:sz="0" w:space="0" w:color="auto"/>
        <w:bottom w:val="none" w:sz="0" w:space="0" w:color="auto"/>
        <w:right w:val="none" w:sz="0" w:space="0" w:color="auto"/>
      </w:divBdr>
    </w:div>
    <w:div w:id="1568111249">
      <w:bodyDiv w:val="1"/>
      <w:marLeft w:val="0"/>
      <w:marRight w:val="0"/>
      <w:marTop w:val="0"/>
      <w:marBottom w:val="0"/>
      <w:divBdr>
        <w:top w:val="none" w:sz="0" w:space="0" w:color="auto"/>
        <w:left w:val="none" w:sz="0" w:space="0" w:color="auto"/>
        <w:bottom w:val="none" w:sz="0" w:space="0" w:color="auto"/>
        <w:right w:val="none" w:sz="0" w:space="0" w:color="auto"/>
      </w:divBdr>
    </w:div>
    <w:div w:id="1568763140">
      <w:bodyDiv w:val="1"/>
      <w:marLeft w:val="0"/>
      <w:marRight w:val="0"/>
      <w:marTop w:val="0"/>
      <w:marBottom w:val="0"/>
      <w:divBdr>
        <w:top w:val="none" w:sz="0" w:space="0" w:color="auto"/>
        <w:left w:val="none" w:sz="0" w:space="0" w:color="auto"/>
        <w:bottom w:val="none" w:sz="0" w:space="0" w:color="auto"/>
        <w:right w:val="none" w:sz="0" w:space="0" w:color="auto"/>
      </w:divBdr>
    </w:div>
    <w:div w:id="1568997926">
      <w:bodyDiv w:val="1"/>
      <w:marLeft w:val="0"/>
      <w:marRight w:val="0"/>
      <w:marTop w:val="0"/>
      <w:marBottom w:val="0"/>
      <w:divBdr>
        <w:top w:val="none" w:sz="0" w:space="0" w:color="auto"/>
        <w:left w:val="none" w:sz="0" w:space="0" w:color="auto"/>
        <w:bottom w:val="none" w:sz="0" w:space="0" w:color="auto"/>
        <w:right w:val="none" w:sz="0" w:space="0" w:color="auto"/>
      </w:divBdr>
    </w:div>
    <w:div w:id="1572084896">
      <w:bodyDiv w:val="1"/>
      <w:marLeft w:val="0"/>
      <w:marRight w:val="0"/>
      <w:marTop w:val="0"/>
      <w:marBottom w:val="0"/>
      <w:divBdr>
        <w:top w:val="none" w:sz="0" w:space="0" w:color="auto"/>
        <w:left w:val="none" w:sz="0" w:space="0" w:color="auto"/>
        <w:bottom w:val="none" w:sz="0" w:space="0" w:color="auto"/>
        <w:right w:val="none" w:sz="0" w:space="0" w:color="auto"/>
      </w:divBdr>
    </w:div>
    <w:div w:id="1577592200">
      <w:bodyDiv w:val="1"/>
      <w:marLeft w:val="0"/>
      <w:marRight w:val="0"/>
      <w:marTop w:val="0"/>
      <w:marBottom w:val="0"/>
      <w:divBdr>
        <w:top w:val="none" w:sz="0" w:space="0" w:color="auto"/>
        <w:left w:val="none" w:sz="0" w:space="0" w:color="auto"/>
        <w:bottom w:val="none" w:sz="0" w:space="0" w:color="auto"/>
        <w:right w:val="none" w:sz="0" w:space="0" w:color="auto"/>
      </w:divBdr>
    </w:div>
    <w:div w:id="1578173370">
      <w:bodyDiv w:val="1"/>
      <w:marLeft w:val="0"/>
      <w:marRight w:val="0"/>
      <w:marTop w:val="0"/>
      <w:marBottom w:val="0"/>
      <w:divBdr>
        <w:top w:val="none" w:sz="0" w:space="0" w:color="auto"/>
        <w:left w:val="none" w:sz="0" w:space="0" w:color="auto"/>
        <w:bottom w:val="none" w:sz="0" w:space="0" w:color="auto"/>
        <w:right w:val="none" w:sz="0" w:space="0" w:color="auto"/>
      </w:divBdr>
    </w:div>
    <w:div w:id="1578201030">
      <w:bodyDiv w:val="1"/>
      <w:marLeft w:val="0"/>
      <w:marRight w:val="0"/>
      <w:marTop w:val="0"/>
      <w:marBottom w:val="0"/>
      <w:divBdr>
        <w:top w:val="none" w:sz="0" w:space="0" w:color="auto"/>
        <w:left w:val="none" w:sz="0" w:space="0" w:color="auto"/>
        <w:bottom w:val="none" w:sz="0" w:space="0" w:color="auto"/>
        <w:right w:val="none" w:sz="0" w:space="0" w:color="auto"/>
      </w:divBdr>
    </w:div>
    <w:div w:id="1578323162">
      <w:bodyDiv w:val="1"/>
      <w:marLeft w:val="0"/>
      <w:marRight w:val="0"/>
      <w:marTop w:val="0"/>
      <w:marBottom w:val="0"/>
      <w:divBdr>
        <w:top w:val="none" w:sz="0" w:space="0" w:color="auto"/>
        <w:left w:val="none" w:sz="0" w:space="0" w:color="auto"/>
        <w:bottom w:val="none" w:sz="0" w:space="0" w:color="auto"/>
        <w:right w:val="none" w:sz="0" w:space="0" w:color="auto"/>
      </w:divBdr>
    </w:div>
    <w:div w:id="1578829859">
      <w:bodyDiv w:val="1"/>
      <w:marLeft w:val="0"/>
      <w:marRight w:val="0"/>
      <w:marTop w:val="0"/>
      <w:marBottom w:val="0"/>
      <w:divBdr>
        <w:top w:val="none" w:sz="0" w:space="0" w:color="auto"/>
        <w:left w:val="none" w:sz="0" w:space="0" w:color="auto"/>
        <w:bottom w:val="none" w:sz="0" w:space="0" w:color="auto"/>
        <w:right w:val="none" w:sz="0" w:space="0" w:color="auto"/>
      </w:divBdr>
    </w:div>
    <w:div w:id="1579829812">
      <w:bodyDiv w:val="1"/>
      <w:marLeft w:val="0"/>
      <w:marRight w:val="0"/>
      <w:marTop w:val="0"/>
      <w:marBottom w:val="0"/>
      <w:divBdr>
        <w:top w:val="none" w:sz="0" w:space="0" w:color="auto"/>
        <w:left w:val="none" w:sz="0" w:space="0" w:color="auto"/>
        <w:bottom w:val="none" w:sz="0" w:space="0" w:color="auto"/>
        <w:right w:val="none" w:sz="0" w:space="0" w:color="auto"/>
      </w:divBdr>
    </w:div>
    <w:div w:id="1580597633">
      <w:bodyDiv w:val="1"/>
      <w:marLeft w:val="0"/>
      <w:marRight w:val="0"/>
      <w:marTop w:val="0"/>
      <w:marBottom w:val="0"/>
      <w:divBdr>
        <w:top w:val="none" w:sz="0" w:space="0" w:color="auto"/>
        <w:left w:val="none" w:sz="0" w:space="0" w:color="auto"/>
        <w:bottom w:val="none" w:sz="0" w:space="0" w:color="auto"/>
        <w:right w:val="none" w:sz="0" w:space="0" w:color="auto"/>
      </w:divBdr>
    </w:div>
    <w:div w:id="1584297891">
      <w:bodyDiv w:val="1"/>
      <w:marLeft w:val="0"/>
      <w:marRight w:val="0"/>
      <w:marTop w:val="0"/>
      <w:marBottom w:val="0"/>
      <w:divBdr>
        <w:top w:val="none" w:sz="0" w:space="0" w:color="auto"/>
        <w:left w:val="none" w:sz="0" w:space="0" w:color="auto"/>
        <w:bottom w:val="none" w:sz="0" w:space="0" w:color="auto"/>
        <w:right w:val="none" w:sz="0" w:space="0" w:color="auto"/>
      </w:divBdr>
    </w:div>
    <w:div w:id="1584990087">
      <w:bodyDiv w:val="1"/>
      <w:marLeft w:val="0"/>
      <w:marRight w:val="0"/>
      <w:marTop w:val="0"/>
      <w:marBottom w:val="0"/>
      <w:divBdr>
        <w:top w:val="none" w:sz="0" w:space="0" w:color="auto"/>
        <w:left w:val="none" w:sz="0" w:space="0" w:color="auto"/>
        <w:bottom w:val="none" w:sz="0" w:space="0" w:color="auto"/>
        <w:right w:val="none" w:sz="0" w:space="0" w:color="auto"/>
      </w:divBdr>
    </w:div>
    <w:div w:id="1589266676">
      <w:bodyDiv w:val="1"/>
      <w:marLeft w:val="0"/>
      <w:marRight w:val="0"/>
      <w:marTop w:val="0"/>
      <w:marBottom w:val="0"/>
      <w:divBdr>
        <w:top w:val="none" w:sz="0" w:space="0" w:color="auto"/>
        <w:left w:val="none" w:sz="0" w:space="0" w:color="auto"/>
        <w:bottom w:val="none" w:sz="0" w:space="0" w:color="auto"/>
        <w:right w:val="none" w:sz="0" w:space="0" w:color="auto"/>
      </w:divBdr>
    </w:div>
    <w:div w:id="1590696859">
      <w:bodyDiv w:val="1"/>
      <w:marLeft w:val="0"/>
      <w:marRight w:val="0"/>
      <w:marTop w:val="0"/>
      <w:marBottom w:val="0"/>
      <w:divBdr>
        <w:top w:val="none" w:sz="0" w:space="0" w:color="auto"/>
        <w:left w:val="none" w:sz="0" w:space="0" w:color="auto"/>
        <w:bottom w:val="none" w:sz="0" w:space="0" w:color="auto"/>
        <w:right w:val="none" w:sz="0" w:space="0" w:color="auto"/>
      </w:divBdr>
    </w:div>
    <w:div w:id="1591043962">
      <w:bodyDiv w:val="1"/>
      <w:marLeft w:val="0"/>
      <w:marRight w:val="0"/>
      <w:marTop w:val="0"/>
      <w:marBottom w:val="0"/>
      <w:divBdr>
        <w:top w:val="none" w:sz="0" w:space="0" w:color="auto"/>
        <w:left w:val="none" w:sz="0" w:space="0" w:color="auto"/>
        <w:bottom w:val="none" w:sz="0" w:space="0" w:color="auto"/>
        <w:right w:val="none" w:sz="0" w:space="0" w:color="auto"/>
      </w:divBdr>
    </w:div>
    <w:div w:id="1592005138">
      <w:bodyDiv w:val="1"/>
      <w:marLeft w:val="0"/>
      <w:marRight w:val="0"/>
      <w:marTop w:val="0"/>
      <w:marBottom w:val="0"/>
      <w:divBdr>
        <w:top w:val="none" w:sz="0" w:space="0" w:color="auto"/>
        <w:left w:val="none" w:sz="0" w:space="0" w:color="auto"/>
        <w:bottom w:val="none" w:sz="0" w:space="0" w:color="auto"/>
        <w:right w:val="none" w:sz="0" w:space="0" w:color="auto"/>
      </w:divBdr>
    </w:div>
    <w:div w:id="1592398147">
      <w:bodyDiv w:val="1"/>
      <w:marLeft w:val="0"/>
      <w:marRight w:val="0"/>
      <w:marTop w:val="0"/>
      <w:marBottom w:val="0"/>
      <w:divBdr>
        <w:top w:val="none" w:sz="0" w:space="0" w:color="auto"/>
        <w:left w:val="none" w:sz="0" w:space="0" w:color="auto"/>
        <w:bottom w:val="none" w:sz="0" w:space="0" w:color="auto"/>
        <w:right w:val="none" w:sz="0" w:space="0" w:color="auto"/>
      </w:divBdr>
    </w:div>
    <w:div w:id="1596358620">
      <w:bodyDiv w:val="1"/>
      <w:marLeft w:val="0"/>
      <w:marRight w:val="0"/>
      <w:marTop w:val="0"/>
      <w:marBottom w:val="0"/>
      <w:divBdr>
        <w:top w:val="none" w:sz="0" w:space="0" w:color="auto"/>
        <w:left w:val="none" w:sz="0" w:space="0" w:color="auto"/>
        <w:bottom w:val="none" w:sz="0" w:space="0" w:color="auto"/>
        <w:right w:val="none" w:sz="0" w:space="0" w:color="auto"/>
      </w:divBdr>
    </w:div>
    <w:div w:id="1596473844">
      <w:bodyDiv w:val="1"/>
      <w:marLeft w:val="0"/>
      <w:marRight w:val="0"/>
      <w:marTop w:val="0"/>
      <w:marBottom w:val="0"/>
      <w:divBdr>
        <w:top w:val="none" w:sz="0" w:space="0" w:color="auto"/>
        <w:left w:val="none" w:sz="0" w:space="0" w:color="auto"/>
        <w:bottom w:val="none" w:sz="0" w:space="0" w:color="auto"/>
        <w:right w:val="none" w:sz="0" w:space="0" w:color="auto"/>
      </w:divBdr>
    </w:div>
    <w:div w:id="1597402007">
      <w:bodyDiv w:val="1"/>
      <w:marLeft w:val="0"/>
      <w:marRight w:val="0"/>
      <w:marTop w:val="0"/>
      <w:marBottom w:val="0"/>
      <w:divBdr>
        <w:top w:val="none" w:sz="0" w:space="0" w:color="auto"/>
        <w:left w:val="none" w:sz="0" w:space="0" w:color="auto"/>
        <w:bottom w:val="none" w:sz="0" w:space="0" w:color="auto"/>
        <w:right w:val="none" w:sz="0" w:space="0" w:color="auto"/>
      </w:divBdr>
    </w:div>
    <w:div w:id="1598250418">
      <w:bodyDiv w:val="1"/>
      <w:marLeft w:val="0"/>
      <w:marRight w:val="0"/>
      <w:marTop w:val="0"/>
      <w:marBottom w:val="0"/>
      <w:divBdr>
        <w:top w:val="none" w:sz="0" w:space="0" w:color="auto"/>
        <w:left w:val="none" w:sz="0" w:space="0" w:color="auto"/>
        <w:bottom w:val="none" w:sz="0" w:space="0" w:color="auto"/>
        <w:right w:val="none" w:sz="0" w:space="0" w:color="auto"/>
      </w:divBdr>
    </w:div>
    <w:div w:id="1599290137">
      <w:bodyDiv w:val="1"/>
      <w:marLeft w:val="0"/>
      <w:marRight w:val="0"/>
      <w:marTop w:val="0"/>
      <w:marBottom w:val="0"/>
      <w:divBdr>
        <w:top w:val="none" w:sz="0" w:space="0" w:color="auto"/>
        <w:left w:val="none" w:sz="0" w:space="0" w:color="auto"/>
        <w:bottom w:val="none" w:sz="0" w:space="0" w:color="auto"/>
        <w:right w:val="none" w:sz="0" w:space="0" w:color="auto"/>
      </w:divBdr>
    </w:div>
    <w:div w:id="1599947226">
      <w:bodyDiv w:val="1"/>
      <w:marLeft w:val="0"/>
      <w:marRight w:val="0"/>
      <w:marTop w:val="0"/>
      <w:marBottom w:val="0"/>
      <w:divBdr>
        <w:top w:val="none" w:sz="0" w:space="0" w:color="auto"/>
        <w:left w:val="none" w:sz="0" w:space="0" w:color="auto"/>
        <w:bottom w:val="none" w:sz="0" w:space="0" w:color="auto"/>
        <w:right w:val="none" w:sz="0" w:space="0" w:color="auto"/>
      </w:divBdr>
    </w:div>
    <w:div w:id="1602950716">
      <w:bodyDiv w:val="1"/>
      <w:marLeft w:val="0"/>
      <w:marRight w:val="0"/>
      <w:marTop w:val="0"/>
      <w:marBottom w:val="0"/>
      <w:divBdr>
        <w:top w:val="none" w:sz="0" w:space="0" w:color="auto"/>
        <w:left w:val="none" w:sz="0" w:space="0" w:color="auto"/>
        <w:bottom w:val="none" w:sz="0" w:space="0" w:color="auto"/>
        <w:right w:val="none" w:sz="0" w:space="0" w:color="auto"/>
      </w:divBdr>
    </w:div>
    <w:div w:id="1602958730">
      <w:bodyDiv w:val="1"/>
      <w:marLeft w:val="0"/>
      <w:marRight w:val="0"/>
      <w:marTop w:val="0"/>
      <w:marBottom w:val="0"/>
      <w:divBdr>
        <w:top w:val="none" w:sz="0" w:space="0" w:color="auto"/>
        <w:left w:val="none" w:sz="0" w:space="0" w:color="auto"/>
        <w:bottom w:val="none" w:sz="0" w:space="0" w:color="auto"/>
        <w:right w:val="none" w:sz="0" w:space="0" w:color="auto"/>
      </w:divBdr>
    </w:div>
    <w:div w:id="1612585211">
      <w:bodyDiv w:val="1"/>
      <w:marLeft w:val="0"/>
      <w:marRight w:val="0"/>
      <w:marTop w:val="0"/>
      <w:marBottom w:val="0"/>
      <w:divBdr>
        <w:top w:val="none" w:sz="0" w:space="0" w:color="auto"/>
        <w:left w:val="none" w:sz="0" w:space="0" w:color="auto"/>
        <w:bottom w:val="none" w:sz="0" w:space="0" w:color="auto"/>
        <w:right w:val="none" w:sz="0" w:space="0" w:color="auto"/>
      </w:divBdr>
    </w:div>
    <w:div w:id="1613004296">
      <w:bodyDiv w:val="1"/>
      <w:marLeft w:val="0"/>
      <w:marRight w:val="0"/>
      <w:marTop w:val="0"/>
      <w:marBottom w:val="0"/>
      <w:divBdr>
        <w:top w:val="none" w:sz="0" w:space="0" w:color="auto"/>
        <w:left w:val="none" w:sz="0" w:space="0" w:color="auto"/>
        <w:bottom w:val="none" w:sz="0" w:space="0" w:color="auto"/>
        <w:right w:val="none" w:sz="0" w:space="0" w:color="auto"/>
      </w:divBdr>
    </w:div>
    <w:div w:id="1614248947">
      <w:bodyDiv w:val="1"/>
      <w:marLeft w:val="0"/>
      <w:marRight w:val="0"/>
      <w:marTop w:val="0"/>
      <w:marBottom w:val="0"/>
      <w:divBdr>
        <w:top w:val="none" w:sz="0" w:space="0" w:color="auto"/>
        <w:left w:val="none" w:sz="0" w:space="0" w:color="auto"/>
        <w:bottom w:val="none" w:sz="0" w:space="0" w:color="auto"/>
        <w:right w:val="none" w:sz="0" w:space="0" w:color="auto"/>
      </w:divBdr>
    </w:div>
    <w:div w:id="1614751671">
      <w:bodyDiv w:val="1"/>
      <w:marLeft w:val="0"/>
      <w:marRight w:val="0"/>
      <w:marTop w:val="0"/>
      <w:marBottom w:val="0"/>
      <w:divBdr>
        <w:top w:val="none" w:sz="0" w:space="0" w:color="auto"/>
        <w:left w:val="none" w:sz="0" w:space="0" w:color="auto"/>
        <w:bottom w:val="none" w:sz="0" w:space="0" w:color="auto"/>
        <w:right w:val="none" w:sz="0" w:space="0" w:color="auto"/>
      </w:divBdr>
    </w:div>
    <w:div w:id="1615283615">
      <w:bodyDiv w:val="1"/>
      <w:marLeft w:val="0"/>
      <w:marRight w:val="0"/>
      <w:marTop w:val="0"/>
      <w:marBottom w:val="0"/>
      <w:divBdr>
        <w:top w:val="none" w:sz="0" w:space="0" w:color="auto"/>
        <w:left w:val="none" w:sz="0" w:space="0" w:color="auto"/>
        <w:bottom w:val="none" w:sz="0" w:space="0" w:color="auto"/>
        <w:right w:val="none" w:sz="0" w:space="0" w:color="auto"/>
      </w:divBdr>
    </w:div>
    <w:div w:id="1616256665">
      <w:bodyDiv w:val="1"/>
      <w:marLeft w:val="0"/>
      <w:marRight w:val="0"/>
      <w:marTop w:val="0"/>
      <w:marBottom w:val="0"/>
      <w:divBdr>
        <w:top w:val="none" w:sz="0" w:space="0" w:color="auto"/>
        <w:left w:val="none" w:sz="0" w:space="0" w:color="auto"/>
        <w:bottom w:val="none" w:sz="0" w:space="0" w:color="auto"/>
        <w:right w:val="none" w:sz="0" w:space="0" w:color="auto"/>
      </w:divBdr>
    </w:div>
    <w:div w:id="1616714333">
      <w:bodyDiv w:val="1"/>
      <w:marLeft w:val="0"/>
      <w:marRight w:val="0"/>
      <w:marTop w:val="0"/>
      <w:marBottom w:val="0"/>
      <w:divBdr>
        <w:top w:val="none" w:sz="0" w:space="0" w:color="auto"/>
        <w:left w:val="none" w:sz="0" w:space="0" w:color="auto"/>
        <w:bottom w:val="none" w:sz="0" w:space="0" w:color="auto"/>
        <w:right w:val="none" w:sz="0" w:space="0" w:color="auto"/>
      </w:divBdr>
    </w:div>
    <w:div w:id="1617906664">
      <w:bodyDiv w:val="1"/>
      <w:marLeft w:val="0"/>
      <w:marRight w:val="0"/>
      <w:marTop w:val="0"/>
      <w:marBottom w:val="0"/>
      <w:divBdr>
        <w:top w:val="none" w:sz="0" w:space="0" w:color="auto"/>
        <w:left w:val="none" w:sz="0" w:space="0" w:color="auto"/>
        <w:bottom w:val="none" w:sz="0" w:space="0" w:color="auto"/>
        <w:right w:val="none" w:sz="0" w:space="0" w:color="auto"/>
      </w:divBdr>
    </w:div>
    <w:div w:id="1626541755">
      <w:bodyDiv w:val="1"/>
      <w:marLeft w:val="0"/>
      <w:marRight w:val="0"/>
      <w:marTop w:val="0"/>
      <w:marBottom w:val="0"/>
      <w:divBdr>
        <w:top w:val="none" w:sz="0" w:space="0" w:color="auto"/>
        <w:left w:val="none" w:sz="0" w:space="0" w:color="auto"/>
        <w:bottom w:val="none" w:sz="0" w:space="0" w:color="auto"/>
        <w:right w:val="none" w:sz="0" w:space="0" w:color="auto"/>
      </w:divBdr>
    </w:div>
    <w:div w:id="1629816080">
      <w:bodyDiv w:val="1"/>
      <w:marLeft w:val="0"/>
      <w:marRight w:val="0"/>
      <w:marTop w:val="0"/>
      <w:marBottom w:val="0"/>
      <w:divBdr>
        <w:top w:val="none" w:sz="0" w:space="0" w:color="auto"/>
        <w:left w:val="none" w:sz="0" w:space="0" w:color="auto"/>
        <w:bottom w:val="none" w:sz="0" w:space="0" w:color="auto"/>
        <w:right w:val="none" w:sz="0" w:space="0" w:color="auto"/>
      </w:divBdr>
    </w:div>
    <w:div w:id="1632056888">
      <w:bodyDiv w:val="1"/>
      <w:marLeft w:val="0"/>
      <w:marRight w:val="0"/>
      <w:marTop w:val="0"/>
      <w:marBottom w:val="0"/>
      <w:divBdr>
        <w:top w:val="none" w:sz="0" w:space="0" w:color="auto"/>
        <w:left w:val="none" w:sz="0" w:space="0" w:color="auto"/>
        <w:bottom w:val="none" w:sz="0" w:space="0" w:color="auto"/>
        <w:right w:val="none" w:sz="0" w:space="0" w:color="auto"/>
      </w:divBdr>
    </w:div>
    <w:div w:id="1632206691">
      <w:bodyDiv w:val="1"/>
      <w:marLeft w:val="0"/>
      <w:marRight w:val="0"/>
      <w:marTop w:val="0"/>
      <w:marBottom w:val="0"/>
      <w:divBdr>
        <w:top w:val="none" w:sz="0" w:space="0" w:color="auto"/>
        <w:left w:val="none" w:sz="0" w:space="0" w:color="auto"/>
        <w:bottom w:val="none" w:sz="0" w:space="0" w:color="auto"/>
        <w:right w:val="none" w:sz="0" w:space="0" w:color="auto"/>
      </w:divBdr>
    </w:div>
    <w:div w:id="1633292392">
      <w:bodyDiv w:val="1"/>
      <w:marLeft w:val="0"/>
      <w:marRight w:val="0"/>
      <w:marTop w:val="0"/>
      <w:marBottom w:val="0"/>
      <w:divBdr>
        <w:top w:val="none" w:sz="0" w:space="0" w:color="auto"/>
        <w:left w:val="none" w:sz="0" w:space="0" w:color="auto"/>
        <w:bottom w:val="none" w:sz="0" w:space="0" w:color="auto"/>
        <w:right w:val="none" w:sz="0" w:space="0" w:color="auto"/>
      </w:divBdr>
    </w:div>
    <w:div w:id="1633369456">
      <w:bodyDiv w:val="1"/>
      <w:marLeft w:val="0"/>
      <w:marRight w:val="0"/>
      <w:marTop w:val="0"/>
      <w:marBottom w:val="0"/>
      <w:divBdr>
        <w:top w:val="none" w:sz="0" w:space="0" w:color="auto"/>
        <w:left w:val="none" w:sz="0" w:space="0" w:color="auto"/>
        <w:bottom w:val="none" w:sz="0" w:space="0" w:color="auto"/>
        <w:right w:val="none" w:sz="0" w:space="0" w:color="auto"/>
      </w:divBdr>
    </w:div>
    <w:div w:id="1636134652">
      <w:bodyDiv w:val="1"/>
      <w:marLeft w:val="0"/>
      <w:marRight w:val="0"/>
      <w:marTop w:val="0"/>
      <w:marBottom w:val="0"/>
      <w:divBdr>
        <w:top w:val="none" w:sz="0" w:space="0" w:color="auto"/>
        <w:left w:val="none" w:sz="0" w:space="0" w:color="auto"/>
        <w:bottom w:val="none" w:sz="0" w:space="0" w:color="auto"/>
        <w:right w:val="none" w:sz="0" w:space="0" w:color="auto"/>
      </w:divBdr>
    </w:div>
    <w:div w:id="1638029773">
      <w:bodyDiv w:val="1"/>
      <w:marLeft w:val="0"/>
      <w:marRight w:val="0"/>
      <w:marTop w:val="0"/>
      <w:marBottom w:val="0"/>
      <w:divBdr>
        <w:top w:val="none" w:sz="0" w:space="0" w:color="auto"/>
        <w:left w:val="none" w:sz="0" w:space="0" w:color="auto"/>
        <w:bottom w:val="none" w:sz="0" w:space="0" w:color="auto"/>
        <w:right w:val="none" w:sz="0" w:space="0" w:color="auto"/>
      </w:divBdr>
    </w:div>
    <w:div w:id="1638796061">
      <w:bodyDiv w:val="1"/>
      <w:marLeft w:val="0"/>
      <w:marRight w:val="0"/>
      <w:marTop w:val="0"/>
      <w:marBottom w:val="0"/>
      <w:divBdr>
        <w:top w:val="none" w:sz="0" w:space="0" w:color="auto"/>
        <w:left w:val="none" w:sz="0" w:space="0" w:color="auto"/>
        <w:bottom w:val="none" w:sz="0" w:space="0" w:color="auto"/>
        <w:right w:val="none" w:sz="0" w:space="0" w:color="auto"/>
      </w:divBdr>
    </w:div>
    <w:div w:id="1638804438">
      <w:bodyDiv w:val="1"/>
      <w:marLeft w:val="0"/>
      <w:marRight w:val="0"/>
      <w:marTop w:val="0"/>
      <w:marBottom w:val="0"/>
      <w:divBdr>
        <w:top w:val="none" w:sz="0" w:space="0" w:color="auto"/>
        <w:left w:val="none" w:sz="0" w:space="0" w:color="auto"/>
        <w:bottom w:val="none" w:sz="0" w:space="0" w:color="auto"/>
        <w:right w:val="none" w:sz="0" w:space="0" w:color="auto"/>
      </w:divBdr>
    </w:div>
    <w:div w:id="1640263598">
      <w:bodyDiv w:val="1"/>
      <w:marLeft w:val="0"/>
      <w:marRight w:val="0"/>
      <w:marTop w:val="0"/>
      <w:marBottom w:val="0"/>
      <w:divBdr>
        <w:top w:val="none" w:sz="0" w:space="0" w:color="auto"/>
        <w:left w:val="none" w:sz="0" w:space="0" w:color="auto"/>
        <w:bottom w:val="none" w:sz="0" w:space="0" w:color="auto"/>
        <w:right w:val="none" w:sz="0" w:space="0" w:color="auto"/>
      </w:divBdr>
    </w:div>
    <w:div w:id="1640454491">
      <w:bodyDiv w:val="1"/>
      <w:marLeft w:val="0"/>
      <w:marRight w:val="0"/>
      <w:marTop w:val="0"/>
      <w:marBottom w:val="0"/>
      <w:divBdr>
        <w:top w:val="none" w:sz="0" w:space="0" w:color="auto"/>
        <w:left w:val="none" w:sz="0" w:space="0" w:color="auto"/>
        <w:bottom w:val="none" w:sz="0" w:space="0" w:color="auto"/>
        <w:right w:val="none" w:sz="0" w:space="0" w:color="auto"/>
      </w:divBdr>
    </w:div>
    <w:div w:id="1642269143">
      <w:bodyDiv w:val="1"/>
      <w:marLeft w:val="0"/>
      <w:marRight w:val="0"/>
      <w:marTop w:val="0"/>
      <w:marBottom w:val="0"/>
      <w:divBdr>
        <w:top w:val="none" w:sz="0" w:space="0" w:color="auto"/>
        <w:left w:val="none" w:sz="0" w:space="0" w:color="auto"/>
        <w:bottom w:val="none" w:sz="0" w:space="0" w:color="auto"/>
        <w:right w:val="none" w:sz="0" w:space="0" w:color="auto"/>
      </w:divBdr>
    </w:div>
    <w:div w:id="1645309795">
      <w:bodyDiv w:val="1"/>
      <w:marLeft w:val="0"/>
      <w:marRight w:val="0"/>
      <w:marTop w:val="0"/>
      <w:marBottom w:val="0"/>
      <w:divBdr>
        <w:top w:val="none" w:sz="0" w:space="0" w:color="auto"/>
        <w:left w:val="none" w:sz="0" w:space="0" w:color="auto"/>
        <w:bottom w:val="none" w:sz="0" w:space="0" w:color="auto"/>
        <w:right w:val="none" w:sz="0" w:space="0" w:color="auto"/>
      </w:divBdr>
    </w:div>
    <w:div w:id="1646735637">
      <w:bodyDiv w:val="1"/>
      <w:marLeft w:val="0"/>
      <w:marRight w:val="0"/>
      <w:marTop w:val="0"/>
      <w:marBottom w:val="0"/>
      <w:divBdr>
        <w:top w:val="none" w:sz="0" w:space="0" w:color="auto"/>
        <w:left w:val="none" w:sz="0" w:space="0" w:color="auto"/>
        <w:bottom w:val="none" w:sz="0" w:space="0" w:color="auto"/>
        <w:right w:val="none" w:sz="0" w:space="0" w:color="auto"/>
      </w:divBdr>
    </w:div>
    <w:div w:id="1647708955">
      <w:bodyDiv w:val="1"/>
      <w:marLeft w:val="0"/>
      <w:marRight w:val="0"/>
      <w:marTop w:val="0"/>
      <w:marBottom w:val="0"/>
      <w:divBdr>
        <w:top w:val="none" w:sz="0" w:space="0" w:color="auto"/>
        <w:left w:val="none" w:sz="0" w:space="0" w:color="auto"/>
        <w:bottom w:val="none" w:sz="0" w:space="0" w:color="auto"/>
        <w:right w:val="none" w:sz="0" w:space="0" w:color="auto"/>
      </w:divBdr>
    </w:div>
    <w:div w:id="1648509763">
      <w:bodyDiv w:val="1"/>
      <w:marLeft w:val="0"/>
      <w:marRight w:val="0"/>
      <w:marTop w:val="0"/>
      <w:marBottom w:val="0"/>
      <w:divBdr>
        <w:top w:val="none" w:sz="0" w:space="0" w:color="auto"/>
        <w:left w:val="none" w:sz="0" w:space="0" w:color="auto"/>
        <w:bottom w:val="none" w:sz="0" w:space="0" w:color="auto"/>
        <w:right w:val="none" w:sz="0" w:space="0" w:color="auto"/>
      </w:divBdr>
    </w:div>
    <w:div w:id="1648970243">
      <w:bodyDiv w:val="1"/>
      <w:marLeft w:val="0"/>
      <w:marRight w:val="0"/>
      <w:marTop w:val="0"/>
      <w:marBottom w:val="0"/>
      <w:divBdr>
        <w:top w:val="none" w:sz="0" w:space="0" w:color="auto"/>
        <w:left w:val="none" w:sz="0" w:space="0" w:color="auto"/>
        <w:bottom w:val="none" w:sz="0" w:space="0" w:color="auto"/>
        <w:right w:val="none" w:sz="0" w:space="0" w:color="auto"/>
      </w:divBdr>
    </w:div>
    <w:div w:id="1650556111">
      <w:bodyDiv w:val="1"/>
      <w:marLeft w:val="0"/>
      <w:marRight w:val="0"/>
      <w:marTop w:val="0"/>
      <w:marBottom w:val="0"/>
      <w:divBdr>
        <w:top w:val="none" w:sz="0" w:space="0" w:color="auto"/>
        <w:left w:val="none" w:sz="0" w:space="0" w:color="auto"/>
        <w:bottom w:val="none" w:sz="0" w:space="0" w:color="auto"/>
        <w:right w:val="none" w:sz="0" w:space="0" w:color="auto"/>
      </w:divBdr>
    </w:div>
    <w:div w:id="1651208468">
      <w:bodyDiv w:val="1"/>
      <w:marLeft w:val="0"/>
      <w:marRight w:val="0"/>
      <w:marTop w:val="0"/>
      <w:marBottom w:val="0"/>
      <w:divBdr>
        <w:top w:val="none" w:sz="0" w:space="0" w:color="auto"/>
        <w:left w:val="none" w:sz="0" w:space="0" w:color="auto"/>
        <w:bottom w:val="none" w:sz="0" w:space="0" w:color="auto"/>
        <w:right w:val="none" w:sz="0" w:space="0" w:color="auto"/>
      </w:divBdr>
    </w:div>
    <w:div w:id="1651904490">
      <w:bodyDiv w:val="1"/>
      <w:marLeft w:val="0"/>
      <w:marRight w:val="0"/>
      <w:marTop w:val="0"/>
      <w:marBottom w:val="0"/>
      <w:divBdr>
        <w:top w:val="none" w:sz="0" w:space="0" w:color="auto"/>
        <w:left w:val="none" w:sz="0" w:space="0" w:color="auto"/>
        <w:bottom w:val="none" w:sz="0" w:space="0" w:color="auto"/>
        <w:right w:val="none" w:sz="0" w:space="0" w:color="auto"/>
      </w:divBdr>
    </w:div>
    <w:div w:id="1654870434">
      <w:bodyDiv w:val="1"/>
      <w:marLeft w:val="0"/>
      <w:marRight w:val="0"/>
      <w:marTop w:val="0"/>
      <w:marBottom w:val="0"/>
      <w:divBdr>
        <w:top w:val="none" w:sz="0" w:space="0" w:color="auto"/>
        <w:left w:val="none" w:sz="0" w:space="0" w:color="auto"/>
        <w:bottom w:val="none" w:sz="0" w:space="0" w:color="auto"/>
        <w:right w:val="none" w:sz="0" w:space="0" w:color="auto"/>
      </w:divBdr>
    </w:div>
    <w:div w:id="1655791912">
      <w:bodyDiv w:val="1"/>
      <w:marLeft w:val="0"/>
      <w:marRight w:val="0"/>
      <w:marTop w:val="0"/>
      <w:marBottom w:val="0"/>
      <w:divBdr>
        <w:top w:val="none" w:sz="0" w:space="0" w:color="auto"/>
        <w:left w:val="none" w:sz="0" w:space="0" w:color="auto"/>
        <w:bottom w:val="none" w:sz="0" w:space="0" w:color="auto"/>
        <w:right w:val="none" w:sz="0" w:space="0" w:color="auto"/>
      </w:divBdr>
    </w:div>
    <w:div w:id="1656107978">
      <w:bodyDiv w:val="1"/>
      <w:marLeft w:val="0"/>
      <w:marRight w:val="0"/>
      <w:marTop w:val="0"/>
      <w:marBottom w:val="0"/>
      <w:divBdr>
        <w:top w:val="none" w:sz="0" w:space="0" w:color="auto"/>
        <w:left w:val="none" w:sz="0" w:space="0" w:color="auto"/>
        <w:bottom w:val="none" w:sz="0" w:space="0" w:color="auto"/>
        <w:right w:val="none" w:sz="0" w:space="0" w:color="auto"/>
      </w:divBdr>
    </w:div>
    <w:div w:id="1656252679">
      <w:bodyDiv w:val="1"/>
      <w:marLeft w:val="0"/>
      <w:marRight w:val="0"/>
      <w:marTop w:val="0"/>
      <w:marBottom w:val="0"/>
      <w:divBdr>
        <w:top w:val="none" w:sz="0" w:space="0" w:color="auto"/>
        <w:left w:val="none" w:sz="0" w:space="0" w:color="auto"/>
        <w:bottom w:val="none" w:sz="0" w:space="0" w:color="auto"/>
        <w:right w:val="none" w:sz="0" w:space="0" w:color="auto"/>
      </w:divBdr>
    </w:div>
    <w:div w:id="1657032118">
      <w:bodyDiv w:val="1"/>
      <w:marLeft w:val="0"/>
      <w:marRight w:val="0"/>
      <w:marTop w:val="0"/>
      <w:marBottom w:val="0"/>
      <w:divBdr>
        <w:top w:val="none" w:sz="0" w:space="0" w:color="auto"/>
        <w:left w:val="none" w:sz="0" w:space="0" w:color="auto"/>
        <w:bottom w:val="none" w:sz="0" w:space="0" w:color="auto"/>
        <w:right w:val="none" w:sz="0" w:space="0" w:color="auto"/>
      </w:divBdr>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
    <w:div w:id="1659768939">
      <w:bodyDiv w:val="1"/>
      <w:marLeft w:val="0"/>
      <w:marRight w:val="0"/>
      <w:marTop w:val="0"/>
      <w:marBottom w:val="0"/>
      <w:divBdr>
        <w:top w:val="none" w:sz="0" w:space="0" w:color="auto"/>
        <w:left w:val="none" w:sz="0" w:space="0" w:color="auto"/>
        <w:bottom w:val="none" w:sz="0" w:space="0" w:color="auto"/>
        <w:right w:val="none" w:sz="0" w:space="0" w:color="auto"/>
      </w:divBdr>
    </w:div>
    <w:div w:id="1662736016">
      <w:bodyDiv w:val="1"/>
      <w:marLeft w:val="0"/>
      <w:marRight w:val="0"/>
      <w:marTop w:val="0"/>
      <w:marBottom w:val="0"/>
      <w:divBdr>
        <w:top w:val="none" w:sz="0" w:space="0" w:color="auto"/>
        <w:left w:val="none" w:sz="0" w:space="0" w:color="auto"/>
        <w:bottom w:val="none" w:sz="0" w:space="0" w:color="auto"/>
        <w:right w:val="none" w:sz="0" w:space="0" w:color="auto"/>
      </w:divBdr>
    </w:div>
    <w:div w:id="1662926691">
      <w:bodyDiv w:val="1"/>
      <w:marLeft w:val="0"/>
      <w:marRight w:val="0"/>
      <w:marTop w:val="0"/>
      <w:marBottom w:val="0"/>
      <w:divBdr>
        <w:top w:val="none" w:sz="0" w:space="0" w:color="auto"/>
        <w:left w:val="none" w:sz="0" w:space="0" w:color="auto"/>
        <w:bottom w:val="none" w:sz="0" w:space="0" w:color="auto"/>
        <w:right w:val="none" w:sz="0" w:space="0" w:color="auto"/>
      </w:divBdr>
    </w:div>
    <w:div w:id="1664234126">
      <w:bodyDiv w:val="1"/>
      <w:marLeft w:val="0"/>
      <w:marRight w:val="0"/>
      <w:marTop w:val="0"/>
      <w:marBottom w:val="0"/>
      <w:divBdr>
        <w:top w:val="none" w:sz="0" w:space="0" w:color="auto"/>
        <w:left w:val="none" w:sz="0" w:space="0" w:color="auto"/>
        <w:bottom w:val="none" w:sz="0" w:space="0" w:color="auto"/>
        <w:right w:val="none" w:sz="0" w:space="0" w:color="auto"/>
      </w:divBdr>
    </w:div>
    <w:div w:id="1664964720">
      <w:bodyDiv w:val="1"/>
      <w:marLeft w:val="0"/>
      <w:marRight w:val="0"/>
      <w:marTop w:val="0"/>
      <w:marBottom w:val="0"/>
      <w:divBdr>
        <w:top w:val="none" w:sz="0" w:space="0" w:color="auto"/>
        <w:left w:val="none" w:sz="0" w:space="0" w:color="auto"/>
        <w:bottom w:val="none" w:sz="0" w:space="0" w:color="auto"/>
        <w:right w:val="none" w:sz="0" w:space="0" w:color="auto"/>
      </w:divBdr>
    </w:div>
    <w:div w:id="1666279973">
      <w:bodyDiv w:val="1"/>
      <w:marLeft w:val="0"/>
      <w:marRight w:val="0"/>
      <w:marTop w:val="0"/>
      <w:marBottom w:val="0"/>
      <w:divBdr>
        <w:top w:val="none" w:sz="0" w:space="0" w:color="auto"/>
        <w:left w:val="none" w:sz="0" w:space="0" w:color="auto"/>
        <w:bottom w:val="none" w:sz="0" w:space="0" w:color="auto"/>
        <w:right w:val="none" w:sz="0" w:space="0" w:color="auto"/>
      </w:divBdr>
    </w:div>
    <w:div w:id="1667783733">
      <w:bodyDiv w:val="1"/>
      <w:marLeft w:val="0"/>
      <w:marRight w:val="0"/>
      <w:marTop w:val="0"/>
      <w:marBottom w:val="0"/>
      <w:divBdr>
        <w:top w:val="none" w:sz="0" w:space="0" w:color="auto"/>
        <w:left w:val="none" w:sz="0" w:space="0" w:color="auto"/>
        <w:bottom w:val="none" w:sz="0" w:space="0" w:color="auto"/>
        <w:right w:val="none" w:sz="0" w:space="0" w:color="auto"/>
      </w:divBdr>
    </w:div>
    <w:div w:id="1668098095">
      <w:bodyDiv w:val="1"/>
      <w:marLeft w:val="0"/>
      <w:marRight w:val="0"/>
      <w:marTop w:val="0"/>
      <w:marBottom w:val="0"/>
      <w:divBdr>
        <w:top w:val="none" w:sz="0" w:space="0" w:color="auto"/>
        <w:left w:val="none" w:sz="0" w:space="0" w:color="auto"/>
        <w:bottom w:val="none" w:sz="0" w:space="0" w:color="auto"/>
        <w:right w:val="none" w:sz="0" w:space="0" w:color="auto"/>
      </w:divBdr>
    </w:div>
    <w:div w:id="1669362754">
      <w:bodyDiv w:val="1"/>
      <w:marLeft w:val="0"/>
      <w:marRight w:val="0"/>
      <w:marTop w:val="0"/>
      <w:marBottom w:val="0"/>
      <w:divBdr>
        <w:top w:val="none" w:sz="0" w:space="0" w:color="auto"/>
        <w:left w:val="none" w:sz="0" w:space="0" w:color="auto"/>
        <w:bottom w:val="none" w:sz="0" w:space="0" w:color="auto"/>
        <w:right w:val="none" w:sz="0" w:space="0" w:color="auto"/>
      </w:divBdr>
    </w:div>
    <w:div w:id="1670327881">
      <w:bodyDiv w:val="1"/>
      <w:marLeft w:val="0"/>
      <w:marRight w:val="0"/>
      <w:marTop w:val="0"/>
      <w:marBottom w:val="0"/>
      <w:divBdr>
        <w:top w:val="none" w:sz="0" w:space="0" w:color="auto"/>
        <w:left w:val="none" w:sz="0" w:space="0" w:color="auto"/>
        <w:bottom w:val="none" w:sz="0" w:space="0" w:color="auto"/>
        <w:right w:val="none" w:sz="0" w:space="0" w:color="auto"/>
      </w:divBdr>
    </w:div>
    <w:div w:id="1671106070">
      <w:bodyDiv w:val="1"/>
      <w:marLeft w:val="0"/>
      <w:marRight w:val="0"/>
      <w:marTop w:val="0"/>
      <w:marBottom w:val="0"/>
      <w:divBdr>
        <w:top w:val="none" w:sz="0" w:space="0" w:color="auto"/>
        <w:left w:val="none" w:sz="0" w:space="0" w:color="auto"/>
        <w:bottom w:val="none" w:sz="0" w:space="0" w:color="auto"/>
        <w:right w:val="none" w:sz="0" w:space="0" w:color="auto"/>
      </w:divBdr>
    </w:div>
    <w:div w:id="1672171544">
      <w:bodyDiv w:val="1"/>
      <w:marLeft w:val="0"/>
      <w:marRight w:val="0"/>
      <w:marTop w:val="0"/>
      <w:marBottom w:val="0"/>
      <w:divBdr>
        <w:top w:val="none" w:sz="0" w:space="0" w:color="auto"/>
        <w:left w:val="none" w:sz="0" w:space="0" w:color="auto"/>
        <w:bottom w:val="none" w:sz="0" w:space="0" w:color="auto"/>
        <w:right w:val="none" w:sz="0" w:space="0" w:color="auto"/>
      </w:divBdr>
    </w:div>
    <w:div w:id="1672216769">
      <w:bodyDiv w:val="1"/>
      <w:marLeft w:val="0"/>
      <w:marRight w:val="0"/>
      <w:marTop w:val="0"/>
      <w:marBottom w:val="0"/>
      <w:divBdr>
        <w:top w:val="none" w:sz="0" w:space="0" w:color="auto"/>
        <w:left w:val="none" w:sz="0" w:space="0" w:color="auto"/>
        <w:bottom w:val="none" w:sz="0" w:space="0" w:color="auto"/>
        <w:right w:val="none" w:sz="0" w:space="0" w:color="auto"/>
      </w:divBdr>
    </w:div>
    <w:div w:id="1672565770">
      <w:bodyDiv w:val="1"/>
      <w:marLeft w:val="0"/>
      <w:marRight w:val="0"/>
      <w:marTop w:val="0"/>
      <w:marBottom w:val="0"/>
      <w:divBdr>
        <w:top w:val="none" w:sz="0" w:space="0" w:color="auto"/>
        <w:left w:val="none" w:sz="0" w:space="0" w:color="auto"/>
        <w:bottom w:val="none" w:sz="0" w:space="0" w:color="auto"/>
        <w:right w:val="none" w:sz="0" w:space="0" w:color="auto"/>
      </w:divBdr>
    </w:div>
    <w:div w:id="1677730188">
      <w:bodyDiv w:val="1"/>
      <w:marLeft w:val="0"/>
      <w:marRight w:val="0"/>
      <w:marTop w:val="0"/>
      <w:marBottom w:val="0"/>
      <w:divBdr>
        <w:top w:val="none" w:sz="0" w:space="0" w:color="auto"/>
        <w:left w:val="none" w:sz="0" w:space="0" w:color="auto"/>
        <w:bottom w:val="none" w:sz="0" w:space="0" w:color="auto"/>
        <w:right w:val="none" w:sz="0" w:space="0" w:color="auto"/>
      </w:divBdr>
    </w:div>
    <w:div w:id="1680160478">
      <w:bodyDiv w:val="1"/>
      <w:marLeft w:val="0"/>
      <w:marRight w:val="0"/>
      <w:marTop w:val="0"/>
      <w:marBottom w:val="0"/>
      <w:divBdr>
        <w:top w:val="none" w:sz="0" w:space="0" w:color="auto"/>
        <w:left w:val="none" w:sz="0" w:space="0" w:color="auto"/>
        <w:bottom w:val="none" w:sz="0" w:space="0" w:color="auto"/>
        <w:right w:val="none" w:sz="0" w:space="0" w:color="auto"/>
      </w:divBdr>
    </w:div>
    <w:div w:id="1680617812">
      <w:bodyDiv w:val="1"/>
      <w:marLeft w:val="0"/>
      <w:marRight w:val="0"/>
      <w:marTop w:val="0"/>
      <w:marBottom w:val="0"/>
      <w:divBdr>
        <w:top w:val="none" w:sz="0" w:space="0" w:color="auto"/>
        <w:left w:val="none" w:sz="0" w:space="0" w:color="auto"/>
        <w:bottom w:val="none" w:sz="0" w:space="0" w:color="auto"/>
        <w:right w:val="none" w:sz="0" w:space="0" w:color="auto"/>
      </w:divBdr>
    </w:div>
    <w:div w:id="1682928401">
      <w:bodyDiv w:val="1"/>
      <w:marLeft w:val="0"/>
      <w:marRight w:val="0"/>
      <w:marTop w:val="0"/>
      <w:marBottom w:val="0"/>
      <w:divBdr>
        <w:top w:val="none" w:sz="0" w:space="0" w:color="auto"/>
        <w:left w:val="none" w:sz="0" w:space="0" w:color="auto"/>
        <w:bottom w:val="none" w:sz="0" w:space="0" w:color="auto"/>
        <w:right w:val="none" w:sz="0" w:space="0" w:color="auto"/>
      </w:divBdr>
    </w:div>
    <w:div w:id="1683509592">
      <w:bodyDiv w:val="1"/>
      <w:marLeft w:val="0"/>
      <w:marRight w:val="0"/>
      <w:marTop w:val="0"/>
      <w:marBottom w:val="0"/>
      <w:divBdr>
        <w:top w:val="none" w:sz="0" w:space="0" w:color="auto"/>
        <w:left w:val="none" w:sz="0" w:space="0" w:color="auto"/>
        <w:bottom w:val="none" w:sz="0" w:space="0" w:color="auto"/>
        <w:right w:val="none" w:sz="0" w:space="0" w:color="auto"/>
      </w:divBdr>
    </w:div>
    <w:div w:id="1687907149">
      <w:bodyDiv w:val="1"/>
      <w:marLeft w:val="0"/>
      <w:marRight w:val="0"/>
      <w:marTop w:val="0"/>
      <w:marBottom w:val="0"/>
      <w:divBdr>
        <w:top w:val="none" w:sz="0" w:space="0" w:color="auto"/>
        <w:left w:val="none" w:sz="0" w:space="0" w:color="auto"/>
        <w:bottom w:val="none" w:sz="0" w:space="0" w:color="auto"/>
        <w:right w:val="none" w:sz="0" w:space="0" w:color="auto"/>
      </w:divBdr>
    </w:div>
    <w:div w:id="1689331805">
      <w:bodyDiv w:val="1"/>
      <w:marLeft w:val="0"/>
      <w:marRight w:val="0"/>
      <w:marTop w:val="0"/>
      <w:marBottom w:val="0"/>
      <w:divBdr>
        <w:top w:val="none" w:sz="0" w:space="0" w:color="auto"/>
        <w:left w:val="none" w:sz="0" w:space="0" w:color="auto"/>
        <w:bottom w:val="none" w:sz="0" w:space="0" w:color="auto"/>
        <w:right w:val="none" w:sz="0" w:space="0" w:color="auto"/>
      </w:divBdr>
    </w:div>
    <w:div w:id="1689522696">
      <w:bodyDiv w:val="1"/>
      <w:marLeft w:val="0"/>
      <w:marRight w:val="0"/>
      <w:marTop w:val="0"/>
      <w:marBottom w:val="0"/>
      <w:divBdr>
        <w:top w:val="none" w:sz="0" w:space="0" w:color="auto"/>
        <w:left w:val="none" w:sz="0" w:space="0" w:color="auto"/>
        <w:bottom w:val="none" w:sz="0" w:space="0" w:color="auto"/>
        <w:right w:val="none" w:sz="0" w:space="0" w:color="auto"/>
      </w:divBdr>
    </w:div>
    <w:div w:id="1689529314">
      <w:bodyDiv w:val="1"/>
      <w:marLeft w:val="0"/>
      <w:marRight w:val="0"/>
      <w:marTop w:val="0"/>
      <w:marBottom w:val="0"/>
      <w:divBdr>
        <w:top w:val="none" w:sz="0" w:space="0" w:color="auto"/>
        <w:left w:val="none" w:sz="0" w:space="0" w:color="auto"/>
        <w:bottom w:val="none" w:sz="0" w:space="0" w:color="auto"/>
        <w:right w:val="none" w:sz="0" w:space="0" w:color="auto"/>
      </w:divBdr>
    </w:div>
    <w:div w:id="1690523055">
      <w:bodyDiv w:val="1"/>
      <w:marLeft w:val="0"/>
      <w:marRight w:val="0"/>
      <w:marTop w:val="0"/>
      <w:marBottom w:val="0"/>
      <w:divBdr>
        <w:top w:val="none" w:sz="0" w:space="0" w:color="auto"/>
        <w:left w:val="none" w:sz="0" w:space="0" w:color="auto"/>
        <w:bottom w:val="none" w:sz="0" w:space="0" w:color="auto"/>
        <w:right w:val="none" w:sz="0" w:space="0" w:color="auto"/>
      </w:divBdr>
    </w:div>
    <w:div w:id="1691644859">
      <w:bodyDiv w:val="1"/>
      <w:marLeft w:val="0"/>
      <w:marRight w:val="0"/>
      <w:marTop w:val="0"/>
      <w:marBottom w:val="0"/>
      <w:divBdr>
        <w:top w:val="none" w:sz="0" w:space="0" w:color="auto"/>
        <w:left w:val="none" w:sz="0" w:space="0" w:color="auto"/>
        <w:bottom w:val="none" w:sz="0" w:space="0" w:color="auto"/>
        <w:right w:val="none" w:sz="0" w:space="0" w:color="auto"/>
      </w:divBdr>
    </w:div>
    <w:div w:id="1692101509">
      <w:bodyDiv w:val="1"/>
      <w:marLeft w:val="0"/>
      <w:marRight w:val="0"/>
      <w:marTop w:val="0"/>
      <w:marBottom w:val="0"/>
      <w:divBdr>
        <w:top w:val="none" w:sz="0" w:space="0" w:color="auto"/>
        <w:left w:val="none" w:sz="0" w:space="0" w:color="auto"/>
        <w:bottom w:val="none" w:sz="0" w:space="0" w:color="auto"/>
        <w:right w:val="none" w:sz="0" w:space="0" w:color="auto"/>
      </w:divBdr>
    </w:div>
    <w:div w:id="1695108636">
      <w:bodyDiv w:val="1"/>
      <w:marLeft w:val="0"/>
      <w:marRight w:val="0"/>
      <w:marTop w:val="0"/>
      <w:marBottom w:val="0"/>
      <w:divBdr>
        <w:top w:val="none" w:sz="0" w:space="0" w:color="auto"/>
        <w:left w:val="none" w:sz="0" w:space="0" w:color="auto"/>
        <w:bottom w:val="none" w:sz="0" w:space="0" w:color="auto"/>
        <w:right w:val="none" w:sz="0" w:space="0" w:color="auto"/>
      </w:divBdr>
    </w:div>
    <w:div w:id="1701473576">
      <w:bodyDiv w:val="1"/>
      <w:marLeft w:val="0"/>
      <w:marRight w:val="0"/>
      <w:marTop w:val="0"/>
      <w:marBottom w:val="0"/>
      <w:divBdr>
        <w:top w:val="none" w:sz="0" w:space="0" w:color="auto"/>
        <w:left w:val="none" w:sz="0" w:space="0" w:color="auto"/>
        <w:bottom w:val="none" w:sz="0" w:space="0" w:color="auto"/>
        <w:right w:val="none" w:sz="0" w:space="0" w:color="auto"/>
      </w:divBdr>
    </w:div>
    <w:div w:id="1701587943">
      <w:bodyDiv w:val="1"/>
      <w:marLeft w:val="0"/>
      <w:marRight w:val="0"/>
      <w:marTop w:val="0"/>
      <w:marBottom w:val="0"/>
      <w:divBdr>
        <w:top w:val="none" w:sz="0" w:space="0" w:color="auto"/>
        <w:left w:val="none" w:sz="0" w:space="0" w:color="auto"/>
        <w:bottom w:val="none" w:sz="0" w:space="0" w:color="auto"/>
        <w:right w:val="none" w:sz="0" w:space="0" w:color="auto"/>
      </w:divBdr>
    </w:div>
    <w:div w:id="1703288271">
      <w:bodyDiv w:val="1"/>
      <w:marLeft w:val="0"/>
      <w:marRight w:val="0"/>
      <w:marTop w:val="0"/>
      <w:marBottom w:val="0"/>
      <w:divBdr>
        <w:top w:val="none" w:sz="0" w:space="0" w:color="auto"/>
        <w:left w:val="none" w:sz="0" w:space="0" w:color="auto"/>
        <w:bottom w:val="none" w:sz="0" w:space="0" w:color="auto"/>
        <w:right w:val="none" w:sz="0" w:space="0" w:color="auto"/>
      </w:divBdr>
    </w:div>
    <w:div w:id="1703700430">
      <w:bodyDiv w:val="1"/>
      <w:marLeft w:val="0"/>
      <w:marRight w:val="0"/>
      <w:marTop w:val="0"/>
      <w:marBottom w:val="0"/>
      <w:divBdr>
        <w:top w:val="none" w:sz="0" w:space="0" w:color="auto"/>
        <w:left w:val="none" w:sz="0" w:space="0" w:color="auto"/>
        <w:bottom w:val="none" w:sz="0" w:space="0" w:color="auto"/>
        <w:right w:val="none" w:sz="0" w:space="0" w:color="auto"/>
      </w:divBdr>
    </w:div>
    <w:div w:id="1704556588">
      <w:bodyDiv w:val="1"/>
      <w:marLeft w:val="0"/>
      <w:marRight w:val="0"/>
      <w:marTop w:val="0"/>
      <w:marBottom w:val="0"/>
      <w:divBdr>
        <w:top w:val="none" w:sz="0" w:space="0" w:color="auto"/>
        <w:left w:val="none" w:sz="0" w:space="0" w:color="auto"/>
        <w:bottom w:val="none" w:sz="0" w:space="0" w:color="auto"/>
        <w:right w:val="none" w:sz="0" w:space="0" w:color="auto"/>
      </w:divBdr>
    </w:div>
    <w:div w:id="1706516226">
      <w:bodyDiv w:val="1"/>
      <w:marLeft w:val="0"/>
      <w:marRight w:val="0"/>
      <w:marTop w:val="0"/>
      <w:marBottom w:val="0"/>
      <w:divBdr>
        <w:top w:val="none" w:sz="0" w:space="0" w:color="auto"/>
        <w:left w:val="none" w:sz="0" w:space="0" w:color="auto"/>
        <w:bottom w:val="none" w:sz="0" w:space="0" w:color="auto"/>
        <w:right w:val="none" w:sz="0" w:space="0" w:color="auto"/>
      </w:divBdr>
    </w:div>
    <w:div w:id="1710373889">
      <w:bodyDiv w:val="1"/>
      <w:marLeft w:val="0"/>
      <w:marRight w:val="0"/>
      <w:marTop w:val="0"/>
      <w:marBottom w:val="0"/>
      <w:divBdr>
        <w:top w:val="none" w:sz="0" w:space="0" w:color="auto"/>
        <w:left w:val="none" w:sz="0" w:space="0" w:color="auto"/>
        <w:bottom w:val="none" w:sz="0" w:space="0" w:color="auto"/>
        <w:right w:val="none" w:sz="0" w:space="0" w:color="auto"/>
      </w:divBdr>
    </w:div>
    <w:div w:id="1711226230">
      <w:bodyDiv w:val="1"/>
      <w:marLeft w:val="0"/>
      <w:marRight w:val="0"/>
      <w:marTop w:val="0"/>
      <w:marBottom w:val="0"/>
      <w:divBdr>
        <w:top w:val="none" w:sz="0" w:space="0" w:color="auto"/>
        <w:left w:val="none" w:sz="0" w:space="0" w:color="auto"/>
        <w:bottom w:val="none" w:sz="0" w:space="0" w:color="auto"/>
        <w:right w:val="none" w:sz="0" w:space="0" w:color="auto"/>
      </w:divBdr>
    </w:div>
    <w:div w:id="1711760878">
      <w:bodyDiv w:val="1"/>
      <w:marLeft w:val="0"/>
      <w:marRight w:val="0"/>
      <w:marTop w:val="0"/>
      <w:marBottom w:val="0"/>
      <w:divBdr>
        <w:top w:val="none" w:sz="0" w:space="0" w:color="auto"/>
        <w:left w:val="none" w:sz="0" w:space="0" w:color="auto"/>
        <w:bottom w:val="none" w:sz="0" w:space="0" w:color="auto"/>
        <w:right w:val="none" w:sz="0" w:space="0" w:color="auto"/>
      </w:divBdr>
    </w:div>
    <w:div w:id="1714228236">
      <w:bodyDiv w:val="1"/>
      <w:marLeft w:val="0"/>
      <w:marRight w:val="0"/>
      <w:marTop w:val="0"/>
      <w:marBottom w:val="0"/>
      <w:divBdr>
        <w:top w:val="none" w:sz="0" w:space="0" w:color="auto"/>
        <w:left w:val="none" w:sz="0" w:space="0" w:color="auto"/>
        <w:bottom w:val="none" w:sz="0" w:space="0" w:color="auto"/>
        <w:right w:val="none" w:sz="0" w:space="0" w:color="auto"/>
      </w:divBdr>
    </w:div>
    <w:div w:id="1714308355">
      <w:bodyDiv w:val="1"/>
      <w:marLeft w:val="0"/>
      <w:marRight w:val="0"/>
      <w:marTop w:val="0"/>
      <w:marBottom w:val="0"/>
      <w:divBdr>
        <w:top w:val="none" w:sz="0" w:space="0" w:color="auto"/>
        <w:left w:val="none" w:sz="0" w:space="0" w:color="auto"/>
        <w:bottom w:val="none" w:sz="0" w:space="0" w:color="auto"/>
        <w:right w:val="none" w:sz="0" w:space="0" w:color="auto"/>
      </w:divBdr>
    </w:div>
    <w:div w:id="1714379883">
      <w:bodyDiv w:val="1"/>
      <w:marLeft w:val="0"/>
      <w:marRight w:val="0"/>
      <w:marTop w:val="0"/>
      <w:marBottom w:val="0"/>
      <w:divBdr>
        <w:top w:val="none" w:sz="0" w:space="0" w:color="auto"/>
        <w:left w:val="none" w:sz="0" w:space="0" w:color="auto"/>
        <w:bottom w:val="none" w:sz="0" w:space="0" w:color="auto"/>
        <w:right w:val="none" w:sz="0" w:space="0" w:color="auto"/>
      </w:divBdr>
    </w:div>
    <w:div w:id="1715234393">
      <w:bodyDiv w:val="1"/>
      <w:marLeft w:val="0"/>
      <w:marRight w:val="0"/>
      <w:marTop w:val="0"/>
      <w:marBottom w:val="0"/>
      <w:divBdr>
        <w:top w:val="none" w:sz="0" w:space="0" w:color="auto"/>
        <w:left w:val="none" w:sz="0" w:space="0" w:color="auto"/>
        <w:bottom w:val="none" w:sz="0" w:space="0" w:color="auto"/>
        <w:right w:val="none" w:sz="0" w:space="0" w:color="auto"/>
      </w:divBdr>
    </w:div>
    <w:div w:id="1716463369">
      <w:bodyDiv w:val="1"/>
      <w:marLeft w:val="0"/>
      <w:marRight w:val="0"/>
      <w:marTop w:val="0"/>
      <w:marBottom w:val="0"/>
      <w:divBdr>
        <w:top w:val="none" w:sz="0" w:space="0" w:color="auto"/>
        <w:left w:val="none" w:sz="0" w:space="0" w:color="auto"/>
        <w:bottom w:val="none" w:sz="0" w:space="0" w:color="auto"/>
        <w:right w:val="none" w:sz="0" w:space="0" w:color="auto"/>
      </w:divBdr>
    </w:div>
    <w:div w:id="1717001493">
      <w:bodyDiv w:val="1"/>
      <w:marLeft w:val="0"/>
      <w:marRight w:val="0"/>
      <w:marTop w:val="0"/>
      <w:marBottom w:val="0"/>
      <w:divBdr>
        <w:top w:val="none" w:sz="0" w:space="0" w:color="auto"/>
        <w:left w:val="none" w:sz="0" w:space="0" w:color="auto"/>
        <w:bottom w:val="none" w:sz="0" w:space="0" w:color="auto"/>
        <w:right w:val="none" w:sz="0" w:space="0" w:color="auto"/>
      </w:divBdr>
    </w:div>
    <w:div w:id="1717465889">
      <w:bodyDiv w:val="1"/>
      <w:marLeft w:val="0"/>
      <w:marRight w:val="0"/>
      <w:marTop w:val="0"/>
      <w:marBottom w:val="0"/>
      <w:divBdr>
        <w:top w:val="none" w:sz="0" w:space="0" w:color="auto"/>
        <w:left w:val="none" w:sz="0" w:space="0" w:color="auto"/>
        <w:bottom w:val="none" w:sz="0" w:space="0" w:color="auto"/>
        <w:right w:val="none" w:sz="0" w:space="0" w:color="auto"/>
      </w:divBdr>
    </w:div>
    <w:div w:id="1717971946">
      <w:bodyDiv w:val="1"/>
      <w:marLeft w:val="0"/>
      <w:marRight w:val="0"/>
      <w:marTop w:val="0"/>
      <w:marBottom w:val="0"/>
      <w:divBdr>
        <w:top w:val="none" w:sz="0" w:space="0" w:color="auto"/>
        <w:left w:val="none" w:sz="0" w:space="0" w:color="auto"/>
        <w:bottom w:val="none" w:sz="0" w:space="0" w:color="auto"/>
        <w:right w:val="none" w:sz="0" w:space="0" w:color="auto"/>
      </w:divBdr>
    </w:div>
    <w:div w:id="1721050235">
      <w:bodyDiv w:val="1"/>
      <w:marLeft w:val="0"/>
      <w:marRight w:val="0"/>
      <w:marTop w:val="0"/>
      <w:marBottom w:val="0"/>
      <w:divBdr>
        <w:top w:val="none" w:sz="0" w:space="0" w:color="auto"/>
        <w:left w:val="none" w:sz="0" w:space="0" w:color="auto"/>
        <w:bottom w:val="none" w:sz="0" w:space="0" w:color="auto"/>
        <w:right w:val="none" w:sz="0" w:space="0" w:color="auto"/>
      </w:divBdr>
    </w:div>
    <w:div w:id="1721199516">
      <w:bodyDiv w:val="1"/>
      <w:marLeft w:val="0"/>
      <w:marRight w:val="0"/>
      <w:marTop w:val="0"/>
      <w:marBottom w:val="0"/>
      <w:divBdr>
        <w:top w:val="none" w:sz="0" w:space="0" w:color="auto"/>
        <w:left w:val="none" w:sz="0" w:space="0" w:color="auto"/>
        <w:bottom w:val="none" w:sz="0" w:space="0" w:color="auto"/>
        <w:right w:val="none" w:sz="0" w:space="0" w:color="auto"/>
      </w:divBdr>
    </w:div>
    <w:div w:id="1724714588">
      <w:bodyDiv w:val="1"/>
      <w:marLeft w:val="0"/>
      <w:marRight w:val="0"/>
      <w:marTop w:val="0"/>
      <w:marBottom w:val="0"/>
      <w:divBdr>
        <w:top w:val="none" w:sz="0" w:space="0" w:color="auto"/>
        <w:left w:val="none" w:sz="0" w:space="0" w:color="auto"/>
        <w:bottom w:val="none" w:sz="0" w:space="0" w:color="auto"/>
        <w:right w:val="none" w:sz="0" w:space="0" w:color="auto"/>
      </w:divBdr>
    </w:div>
    <w:div w:id="1726492182">
      <w:bodyDiv w:val="1"/>
      <w:marLeft w:val="0"/>
      <w:marRight w:val="0"/>
      <w:marTop w:val="0"/>
      <w:marBottom w:val="0"/>
      <w:divBdr>
        <w:top w:val="none" w:sz="0" w:space="0" w:color="auto"/>
        <w:left w:val="none" w:sz="0" w:space="0" w:color="auto"/>
        <w:bottom w:val="none" w:sz="0" w:space="0" w:color="auto"/>
        <w:right w:val="none" w:sz="0" w:space="0" w:color="auto"/>
      </w:divBdr>
    </w:div>
    <w:div w:id="1727601975">
      <w:bodyDiv w:val="1"/>
      <w:marLeft w:val="0"/>
      <w:marRight w:val="0"/>
      <w:marTop w:val="0"/>
      <w:marBottom w:val="0"/>
      <w:divBdr>
        <w:top w:val="none" w:sz="0" w:space="0" w:color="auto"/>
        <w:left w:val="none" w:sz="0" w:space="0" w:color="auto"/>
        <w:bottom w:val="none" w:sz="0" w:space="0" w:color="auto"/>
        <w:right w:val="none" w:sz="0" w:space="0" w:color="auto"/>
      </w:divBdr>
    </w:div>
    <w:div w:id="1730415754">
      <w:bodyDiv w:val="1"/>
      <w:marLeft w:val="0"/>
      <w:marRight w:val="0"/>
      <w:marTop w:val="0"/>
      <w:marBottom w:val="0"/>
      <w:divBdr>
        <w:top w:val="none" w:sz="0" w:space="0" w:color="auto"/>
        <w:left w:val="none" w:sz="0" w:space="0" w:color="auto"/>
        <w:bottom w:val="none" w:sz="0" w:space="0" w:color="auto"/>
        <w:right w:val="none" w:sz="0" w:space="0" w:color="auto"/>
      </w:divBdr>
    </w:div>
    <w:div w:id="1731732120">
      <w:bodyDiv w:val="1"/>
      <w:marLeft w:val="0"/>
      <w:marRight w:val="0"/>
      <w:marTop w:val="0"/>
      <w:marBottom w:val="0"/>
      <w:divBdr>
        <w:top w:val="none" w:sz="0" w:space="0" w:color="auto"/>
        <w:left w:val="none" w:sz="0" w:space="0" w:color="auto"/>
        <w:bottom w:val="none" w:sz="0" w:space="0" w:color="auto"/>
        <w:right w:val="none" w:sz="0" w:space="0" w:color="auto"/>
      </w:divBdr>
    </w:div>
    <w:div w:id="1735617205">
      <w:bodyDiv w:val="1"/>
      <w:marLeft w:val="0"/>
      <w:marRight w:val="0"/>
      <w:marTop w:val="0"/>
      <w:marBottom w:val="0"/>
      <w:divBdr>
        <w:top w:val="none" w:sz="0" w:space="0" w:color="auto"/>
        <w:left w:val="none" w:sz="0" w:space="0" w:color="auto"/>
        <w:bottom w:val="none" w:sz="0" w:space="0" w:color="auto"/>
        <w:right w:val="none" w:sz="0" w:space="0" w:color="auto"/>
      </w:divBdr>
    </w:div>
    <w:div w:id="1739401635">
      <w:bodyDiv w:val="1"/>
      <w:marLeft w:val="0"/>
      <w:marRight w:val="0"/>
      <w:marTop w:val="0"/>
      <w:marBottom w:val="0"/>
      <w:divBdr>
        <w:top w:val="none" w:sz="0" w:space="0" w:color="auto"/>
        <w:left w:val="none" w:sz="0" w:space="0" w:color="auto"/>
        <w:bottom w:val="none" w:sz="0" w:space="0" w:color="auto"/>
        <w:right w:val="none" w:sz="0" w:space="0" w:color="auto"/>
      </w:divBdr>
    </w:div>
    <w:div w:id="1739790480">
      <w:bodyDiv w:val="1"/>
      <w:marLeft w:val="0"/>
      <w:marRight w:val="0"/>
      <w:marTop w:val="0"/>
      <w:marBottom w:val="0"/>
      <w:divBdr>
        <w:top w:val="none" w:sz="0" w:space="0" w:color="auto"/>
        <w:left w:val="none" w:sz="0" w:space="0" w:color="auto"/>
        <w:bottom w:val="none" w:sz="0" w:space="0" w:color="auto"/>
        <w:right w:val="none" w:sz="0" w:space="0" w:color="auto"/>
      </w:divBdr>
    </w:div>
    <w:div w:id="1739938486">
      <w:bodyDiv w:val="1"/>
      <w:marLeft w:val="0"/>
      <w:marRight w:val="0"/>
      <w:marTop w:val="0"/>
      <w:marBottom w:val="0"/>
      <w:divBdr>
        <w:top w:val="none" w:sz="0" w:space="0" w:color="auto"/>
        <w:left w:val="none" w:sz="0" w:space="0" w:color="auto"/>
        <w:bottom w:val="none" w:sz="0" w:space="0" w:color="auto"/>
        <w:right w:val="none" w:sz="0" w:space="0" w:color="auto"/>
      </w:divBdr>
    </w:div>
    <w:div w:id="1740902815">
      <w:bodyDiv w:val="1"/>
      <w:marLeft w:val="0"/>
      <w:marRight w:val="0"/>
      <w:marTop w:val="0"/>
      <w:marBottom w:val="0"/>
      <w:divBdr>
        <w:top w:val="none" w:sz="0" w:space="0" w:color="auto"/>
        <w:left w:val="none" w:sz="0" w:space="0" w:color="auto"/>
        <w:bottom w:val="none" w:sz="0" w:space="0" w:color="auto"/>
        <w:right w:val="none" w:sz="0" w:space="0" w:color="auto"/>
      </w:divBdr>
    </w:div>
    <w:div w:id="1742363975">
      <w:bodyDiv w:val="1"/>
      <w:marLeft w:val="0"/>
      <w:marRight w:val="0"/>
      <w:marTop w:val="0"/>
      <w:marBottom w:val="0"/>
      <w:divBdr>
        <w:top w:val="none" w:sz="0" w:space="0" w:color="auto"/>
        <w:left w:val="none" w:sz="0" w:space="0" w:color="auto"/>
        <w:bottom w:val="none" w:sz="0" w:space="0" w:color="auto"/>
        <w:right w:val="none" w:sz="0" w:space="0" w:color="auto"/>
      </w:divBdr>
    </w:div>
    <w:div w:id="1742370444">
      <w:bodyDiv w:val="1"/>
      <w:marLeft w:val="0"/>
      <w:marRight w:val="0"/>
      <w:marTop w:val="0"/>
      <w:marBottom w:val="0"/>
      <w:divBdr>
        <w:top w:val="none" w:sz="0" w:space="0" w:color="auto"/>
        <w:left w:val="none" w:sz="0" w:space="0" w:color="auto"/>
        <w:bottom w:val="none" w:sz="0" w:space="0" w:color="auto"/>
        <w:right w:val="none" w:sz="0" w:space="0" w:color="auto"/>
      </w:divBdr>
    </w:div>
    <w:div w:id="1743140381">
      <w:bodyDiv w:val="1"/>
      <w:marLeft w:val="0"/>
      <w:marRight w:val="0"/>
      <w:marTop w:val="0"/>
      <w:marBottom w:val="0"/>
      <w:divBdr>
        <w:top w:val="none" w:sz="0" w:space="0" w:color="auto"/>
        <w:left w:val="none" w:sz="0" w:space="0" w:color="auto"/>
        <w:bottom w:val="none" w:sz="0" w:space="0" w:color="auto"/>
        <w:right w:val="none" w:sz="0" w:space="0" w:color="auto"/>
      </w:divBdr>
    </w:div>
    <w:div w:id="1743216938">
      <w:bodyDiv w:val="1"/>
      <w:marLeft w:val="0"/>
      <w:marRight w:val="0"/>
      <w:marTop w:val="0"/>
      <w:marBottom w:val="0"/>
      <w:divBdr>
        <w:top w:val="none" w:sz="0" w:space="0" w:color="auto"/>
        <w:left w:val="none" w:sz="0" w:space="0" w:color="auto"/>
        <w:bottom w:val="none" w:sz="0" w:space="0" w:color="auto"/>
        <w:right w:val="none" w:sz="0" w:space="0" w:color="auto"/>
      </w:divBdr>
    </w:div>
    <w:div w:id="1745102873">
      <w:bodyDiv w:val="1"/>
      <w:marLeft w:val="0"/>
      <w:marRight w:val="0"/>
      <w:marTop w:val="0"/>
      <w:marBottom w:val="0"/>
      <w:divBdr>
        <w:top w:val="none" w:sz="0" w:space="0" w:color="auto"/>
        <w:left w:val="none" w:sz="0" w:space="0" w:color="auto"/>
        <w:bottom w:val="none" w:sz="0" w:space="0" w:color="auto"/>
        <w:right w:val="none" w:sz="0" w:space="0" w:color="auto"/>
      </w:divBdr>
    </w:div>
    <w:div w:id="1747680502">
      <w:bodyDiv w:val="1"/>
      <w:marLeft w:val="0"/>
      <w:marRight w:val="0"/>
      <w:marTop w:val="0"/>
      <w:marBottom w:val="0"/>
      <w:divBdr>
        <w:top w:val="none" w:sz="0" w:space="0" w:color="auto"/>
        <w:left w:val="none" w:sz="0" w:space="0" w:color="auto"/>
        <w:bottom w:val="none" w:sz="0" w:space="0" w:color="auto"/>
        <w:right w:val="none" w:sz="0" w:space="0" w:color="auto"/>
      </w:divBdr>
    </w:div>
    <w:div w:id="1751073142">
      <w:bodyDiv w:val="1"/>
      <w:marLeft w:val="0"/>
      <w:marRight w:val="0"/>
      <w:marTop w:val="0"/>
      <w:marBottom w:val="0"/>
      <w:divBdr>
        <w:top w:val="none" w:sz="0" w:space="0" w:color="auto"/>
        <w:left w:val="none" w:sz="0" w:space="0" w:color="auto"/>
        <w:bottom w:val="none" w:sz="0" w:space="0" w:color="auto"/>
        <w:right w:val="none" w:sz="0" w:space="0" w:color="auto"/>
      </w:divBdr>
    </w:div>
    <w:div w:id="1751271896">
      <w:bodyDiv w:val="1"/>
      <w:marLeft w:val="0"/>
      <w:marRight w:val="0"/>
      <w:marTop w:val="0"/>
      <w:marBottom w:val="0"/>
      <w:divBdr>
        <w:top w:val="none" w:sz="0" w:space="0" w:color="auto"/>
        <w:left w:val="none" w:sz="0" w:space="0" w:color="auto"/>
        <w:bottom w:val="none" w:sz="0" w:space="0" w:color="auto"/>
        <w:right w:val="none" w:sz="0" w:space="0" w:color="auto"/>
      </w:divBdr>
    </w:div>
    <w:div w:id="1751852229">
      <w:bodyDiv w:val="1"/>
      <w:marLeft w:val="0"/>
      <w:marRight w:val="0"/>
      <w:marTop w:val="0"/>
      <w:marBottom w:val="0"/>
      <w:divBdr>
        <w:top w:val="none" w:sz="0" w:space="0" w:color="auto"/>
        <w:left w:val="none" w:sz="0" w:space="0" w:color="auto"/>
        <w:bottom w:val="none" w:sz="0" w:space="0" w:color="auto"/>
        <w:right w:val="none" w:sz="0" w:space="0" w:color="auto"/>
      </w:divBdr>
    </w:div>
    <w:div w:id="1754550933">
      <w:bodyDiv w:val="1"/>
      <w:marLeft w:val="0"/>
      <w:marRight w:val="0"/>
      <w:marTop w:val="0"/>
      <w:marBottom w:val="0"/>
      <w:divBdr>
        <w:top w:val="none" w:sz="0" w:space="0" w:color="auto"/>
        <w:left w:val="none" w:sz="0" w:space="0" w:color="auto"/>
        <w:bottom w:val="none" w:sz="0" w:space="0" w:color="auto"/>
        <w:right w:val="none" w:sz="0" w:space="0" w:color="auto"/>
      </w:divBdr>
    </w:div>
    <w:div w:id="1757752827">
      <w:bodyDiv w:val="1"/>
      <w:marLeft w:val="0"/>
      <w:marRight w:val="0"/>
      <w:marTop w:val="0"/>
      <w:marBottom w:val="0"/>
      <w:divBdr>
        <w:top w:val="none" w:sz="0" w:space="0" w:color="auto"/>
        <w:left w:val="none" w:sz="0" w:space="0" w:color="auto"/>
        <w:bottom w:val="none" w:sz="0" w:space="0" w:color="auto"/>
        <w:right w:val="none" w:sz="0" w:space="0" w:color="auto"/>
      </w:divBdr>
    </w:div>
    <w:div w:id="1758087293">
      <w:bodyDiv w:val="1"/>
      <w:marLeft w:val="0"/>
      <w:marRight w:val="0"/>
      <w:marTop w:val="0"/>
      <w:marBottom w:val="0"/>
      <w:divBdr>
        <w:top w:val="none" w:sz="0" w:space="0" w:color="auto"/>
        <w:left w:val="none" w:sz="0" w:space="0" w:color="auto"/>
        <w:bottom w:val="none" w:sz="0" w:space="0" w:color="auto"/>
        <w:right w:val="none" w:sz="0" w:space="0" w:color="auto"/>
      </w:divBdr>
    </w:div>
    <w:div w:id="1764184355">
      <w:bodyDiv w:val="1"/>
      <w:marLeft w:val="0"/>
      <w:marRight w:val="0"/>
      <w:marTop w:val="0"/>
      <w:marBottom w:val="0"/>
      <w:divBdr>
        <w:top w:val="none" w:sz="0" w:space="0" w:color="auto"/>
        <w:left w:val="none" w:sz="0" w:space="0" w:color="auto"/>
        <w:bottom w:val="none" w:sz="0" w:space="0" w:color="auto"/>
        <w:right w:val="none" w:sz="0" w:space="0" w:color="auto"/>
      </w:divBdr>
    </w:div>
    <w:div w:id="1766917129">
      <w:bodyDiv w:val="1"/>
      <w:marLeft w:val="0"/>
      <w:marRight w:val="0"/>
      <w:marTop w:val="0"/>
      <w:marBottom w:val="0"/>
      <w:divBdr>
        <w:top w:val="none" w:sz="0" w:space="0" w:color="auto"/>
        <w:left w:val="none" w:sz="0" w:space="0" w:color="auto"/>
        <w:bottom w:val="none" w:sz="0" w:space="0" w:color="auto"/>
        <w:right w:val="none" w:sz="0" w:space="0" w:color="auto"/>
      </w:divBdr>
    </w:div>
    <w:div w:id="1766998567">
      <w:bodyDiv w:val="1"/>
      <w:marLeft w:val="0"/>
      <w:marRight w:val="0"/>
      <w:marTop w:val="0"/>
      <w:marBottom w:val="0"/>
      <w:divBdr>
        <w:top w:val="none" w:sz="0" w:space="0" w:color="auto"/>
        <w:left w:val="none" w:sz="0" w:space="0" w:color="auto"/>
        <w:bottom w:val="none" w:sz="0" w:space="0" w:color="auto"/>
        <w:right w:val="none" w:sz="0" w:space="0" w:color="auto"/>
      </w:divBdr>
    </w:div>
    <w:div w:id="1768848482">
      <w:bodyDiv w:val="1"/>
      <w:marLeft w:val="0"/>
      <w:marRight w:val="0"/>
      <w:marTop w:val="0"/>
      <w:marBottom w:val="0"/>
      <w:divBdr>
        <w:top w:val="none" w:sz="0" w:space="0" w:color="auto"/>
        <w:left w:val="none" w:sz="0" w:space="0" w:color="auto"/>
        <w:bottom w:val="none" w:sz="0" w:space="0" w:color="auto"/>
        <w:right w:val="none" w:sz="0" w:space="0" w:color="auto"/>
      </w:divBdr>
    </w:div>
    <w:div w:id="1771664208">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 w:id="1774087563">
      <w:bodyDiv w:val="1"/>
      <w:marLeft w:val="0"/>
      <w:marRight w:val="0"/>
      <w:marTop w:val="0"/>
      <w:marBottom w:val="0"/>
      <w:divBdr>
        <w:top w:val="none" w:sz="0" w:space="0" w:color="auto"/>
        <w:left w:val="none" w:sz="0" w:space="0" w:color="auto"/>
        <w:bottom w:val="none" w:sz="0" w:space="0" w:color="auto"/>
        <w:right w:val="none" w:sz="0" w:space="0" w:color="auto"/>
      </w:divBdr>
    </w:div>
    <w:div w:id="1779255835">
      <w:bodyDiv w:val="1"/>
      <w:marLeft w:val="0"/>
      <w:marRight w:val="0"/>
      <w:marTop w:val="0"/>
      <w:marBottom w:val="0"/>
      <w:divBdr>
        <w:top w:val="none" w:sz="0" w:space="0" w:color="auto"/>
        <w:left w:val="none" w:sz="0" w:space="0" w:color="auto"/>
        <w:bottom w:val="none" w:sz="0" w:space="0" w:color="auto"/>
        <w:right w:val="none" w:sz="0" w:space="0" w:color="auto"/>
      </w:divBdr>
    </w:div>
    <w:div w:id="1779645357">
      <w:bodyDiv w:val="1"/>
      <w:marLeft w:val="0"/>
      <w:marRight w:val="0"/>
      <w:marTop w:val="0"/>
      <w:marBottom w:val="0"/>
      <w:divBdr>
        <w:top w:val="none" w:sz="0" w:space="0" w:color="auto"/>
        <w:left w:val="none" w:sz="0" w:space="0" w:color="auto"/>
        <w:bottom w:val="none" w:sz="0" w:space="0" w:color="auto"/>
        <w:right w:val="none" w:sz="0" w:space="0" w:color="auto"/>
      </w:divBdr>
    </w:div>
    <w:div w:id="1781339999">
      <w:bodyDiv w:val="1"/>
      <w:marLeft w:val="0"/>
      <w:marRight w:val="0"/>
      <w:marTop w:val="0"/>
      <w:marBottom w:val="0"/>
      <w:divBdr>
        <w:top w:val="none" w:sz="0" w:space="0" w:color="auto"/>
        <w:left w:val="none" w:sz="0" w:space="0" w:color="auto"/>
        <w:bottom w:val="none" w:sz="0" w:space="0" w:color="auto"/>
        <w:right w:val="none" w:sz="0" w:space="0" w:color="auto"/>
      </w:divBdr>
    </w:div>
    <w:div w:id="1782145718">
      <w:bodyDiv w:val="1"/>
      <w:marLeft w:val="0"/>
      <w:marRight w:val="0"/>
      <w:marTop w:val="0"/>
      <w:marBottom w:val="0"/>
      <w:divBdr>
        <w:top w:val="none" w:sz="0" w:space="0" w:color="auto"/>
        <w:left w:val="none" w:sz="0" w:space="0" w:color="auto"/>
        <w:bottom w:val="none" w:sz="0" w:space="0" w:color="auto"/>
        <w:right w:val="none" w:sz="0" w:space="0" w:color="auto"/>
      </w:divBdr>
    </w:div>
    <w:div w:id="1784961074">
      <w:bodyDiv w:val="1"/>
      <w:marLeft w:val="0"/>
      <w:marRight w:val="0"/>
      <w:marTop w:val="0"/>
      <w:marBottom w:val="0"/>
      <w:divBdr>
        <w:top w:val="none" w:sz="0" w:space="0" w:color="auto"/>
        <w:left w:val="none" w:sz="0" w:space="0" w:color="auto"/>
        <w:bottom w:val="none" w:sz="0" w:space="0" w:color="auto"/>
        <w:right w:val="none" w:sz="0" w:space="0" w:color="auto"/>
      </w:divBdr>
    </w:div>
    <w:div w:id="1788742823">
      <w:bodyDiv w:val="1"/>
      <w:marLeft w:val="0"/>
      <w:marRight w:val="0"/>
      <w:marTop w:val="0"/>
      <w:marBottom w:val="0"/>
      <w:divBdr>
        <w:top w:val="none" w:sz="0" w:space="0" w:color="auto"/>
        <w:left w:val="none" w:sz="0" w:space="0" w:color="auto"/>
        <w:bottom w:val="none" w:sz="0" w:space="0" w:color="auto"/>
        <w:right w:val="none" w:sz="0" w:space="0" w:color="auto"/>
      </w:divBdr>
    </w:div>
    <w:div w:id="1791436967">
      <w:bodyDiv w:val="1"/>
      <w:marLeft w:val="0"/>
      <w:marRight w:val="0"/>
      <w:marTop w:val="0"/>
      <w:marBottom w:val="0"/>
      <w:divBdr>
        <w:top w:val="none" w:sz="0" w:space="0" w:color="auto"/>
        <w:left w:val="none" w:sz="0" w:space="0" w:color="auto"/>
        <w:bottom w:val="none" w:sz="0" w:space="0" w:color="auto"/>
        <w:right w:val="none" w:sz="0" w:space="0" w:color="auto"/>
      </w:divBdr>
    </w:div>
    <w:div w:id="1791438481">
      <w:bodyDiv w:val="1"/>
      <w:marLeft w:val="0"/>
      <w:marRight w:val="0"/>
      <w:marTop w:val="0"/>
      <w:marBottom w:val="0"/>
      <w:divBdr>
        <w:top w:val="none" w:sz="0" w:space="0" w:color="auto"/>
        <w:left w:val="none" w:sz="0" w:space="0" w:color="auto"/>
        <w:bottom w:val="none" w:sz="0" w:space="0" w:color="auto"/>
        <w:right w:val="none" w:sz="0" w:space="0" w:color="auto"/>
      </w:divBdr>
    </w:div>
    <w:div w:id="1791633106">
      <w:bodyDiv w:val="1"/>
      <w:marLeft w:val="0"/>
      <w:marRight w:val="0"/>
      <w:marTop w:val="0"/>
      <w:marBottom w:val="0"/>
      <w:divBdr>
        <w:top w:val="none" w:sz="0" w:space="0" w:color="auto"/>
        <w:left w:val="none" w:sz="0" w:space="0" w:color="auto"/>
        <w:bottom w:val="none" w:sz="0" w:space="0" w:color="auto"/>
        <w:right w:val="none" w:sz="0" w:space="0" w:color="auto"/>
      </w:divBdr>
    </w:div>
    <w:div w:id="1791824445">
      <w:bodyDiv w:val="1"/>
      <w:marLeft w:val="0"/>
      <w:marRight w:val="0"/>
      <w:marTop w:val="0"/>
      <w:marBottom w:val="0"/>
      <w:divBdr>
        <w:top w:val="none" w:sz="0" w:space="0" w:color="auto"/>
        <w:left w:val="none" w:sz="0" w:space="0" w:color="auto"/>
        <w:bottom w:val="none" w:sz="0" w:space="0" w:color="auto"/>
        <w:right w:val="none" w:sz="0" w:space="0" w:color="auto"/>
      </w:divBdr>
    </w:div>
    <w:div w:id="1793092593">
      <w:bodyDiv w:val="1"/>
      <w:marLeft w:val="0"/>
      <w:marRight w:val="0"/>
      <w:marTop w:val="0"/>
      <w:marBottom w:val="0"/>
      <w:divBdr>
        <w:top w:val="none" w:sz="0" w:space="0" w:color="auto"/>
        <w:left w:val="none" w:sz="0" w:space="0" w:color="auto"/>
        <w:bottom w:val="none" w:sz="0" w:space="0" w:color="auto"/>
        <w:right w:val="none" w:sz="0" w:space="0" w:color="auto"/>
      </w:divBdr>
    </w:div>
    <w:div w:id="1797412095">
      <w:bodyDiv w:val="1"/>
      <w:marLeft w:val="0"/>
      <w:marRight w:val="0"/>
      <w:marTop w:val="0"/>
      <w:marBottom w:val="0"/>
      <w:divBdr>
        <w:top w:val="none" w:sz="0" w:space="0" w:color="auto"/>
        <w:left w:val="none" w:sz="0" w:space="0" w:color="auto"/>
        <w:bottom w:val="none" w:sz="0" w:space="0" w:color="auto"/>
        <w:right w:val="none" w:sz="0" w:space="0" w:color="auto"/>
      </w:divBdr>
    </w:div>
    <w:div w:id="1797990028">
      <w:bodyDiv w:val="1"/>
      <w:marLeft w:val="0"/>
      <w:marRight w:val="0"/>
      <w:marTop w:val="0"/>
      <w:marBottom w:val="0"/>
      <w:divBdr>
        <w:top w:val="none" w:sz="0" w:space="0" w:color="auto"/>
        <w:left w:val="none" w:sz="0" w:space="0" w:color="auto"/>
        <w:bottom w:val="none" w:sz="0" w:space="0" w:color="auto"/>
        <w:right w:val="none" w:sz="0" w:space="0" w:color="auto"/>
      </w:divBdr>
    </w:div>
    <w:div w:id="1800025250">
      <w:bodyDiv w:val="1"/>
      <w:marLeft w:val="0"/>
      <w:marRight w:val="0"/>
      <w:marTop w:val="0"/>
      <w:marBottom w:val="0"/>
      <w:divBdr>
        <w:top w:val="none" w:sz="0" w:space="0" w:color="auto"/>
        <w:left w:val="none" w:sz="0" w:space="0" w:color="auto"/>
        <w:bottom w:val="none" w:sz="0" w:space="0" w:color="auto"/>
        <w:right w:val="none" w:sz="0" w:space="0" w:color="auto"/>
      </w:divBdr>
    </w:div>
    <w:div w:id="1803183903">
      <w:bodyDiv w:val="1"/>
      <w:marLeft w:val="0"/>
      <w:marRight w:val="0"/>
      <w:marTop w:val="0"/>
      <w:marBottom w:val="0"/>
      <w:divBdr>
        <w:top w:val="none" w:sz="0" w:space="0" w:color="auto"/>
        <w:left w:val="none" w:sz="0" w:space="0" w:color="auto"/>
        <w:bottom w:val="none" w:sz="0" w:space="0" w:color="auto"/>
        <w:right w:val="none" w:sz="0" w:space="0" w:color="auto"/>
      </w:divBdr>
    </w:div>
    <w:div w:id="1803494793">
      <w:bodyDiv w:val="1"/>
      <w:marLeft w:val="0"/>
      <w:marRight w:val="0"/>
      <w:marTop w:val="0"/>
      <w:marBottom w:val="0"/>
      <w:divBdr>
        <w:top w:val="none" w:sz="0" w:space="0" w:color="auto"/>
        <w:left w:val="none" w:sz="0" w:space="0" w:color="auto"/>
        <w:bottom w:val="none" w:sz="0" w:space="0" w:color="auto"/>
        <w:right w:val="none" w:sz="0" w:space="0" w:color="auto"/>
      </w:divBdr>
    </w:div>
    <w:div w:id="1803646378">
      <w:bodyDiv w:val="1"/>
      <w:marLeft w:val="0"/>
      <w:marRight w:val="0"/>
      <w:marTop w:val="0"/>
      <w:marBottom w:val="0"/>
      <w:divBdr>
        <w:top w:val="none" w:sz="0" w:space="0" w:color="auto"/>
        <w:left w:val="none" w:sz="0" w:space="0" w:color="auto"/>
        <w:bottom w:val="none" w:sz="0" w:space="0" w:color="auto"/>
        <w:right w:val="none" w:sz="0" w:space="0" w:color="auto"/>
      </w:divBdr>
    </w:div>
    <w:div w:id="1805810680">
      <w:bodyDiv w:val="1"/>
      <w:marLeft w:val="0"/>
      <w:marRight w:val="0"/>
      <w:marTop w:val="0"/>
      <w:marBottom w:val="0"/>
      <w:divBdr>
        <w:top w:val="none" w:sz="0" w:space="0" w:color="auto"/>
        <w:left w:val="none" w:sz="0" w:space="0" w:color="auto"/>
        <w:bottom w:val="none" w:sz="0" w:space="0" w:color="auto"/>
        <w:right w:val="none" w:sz="0" w:space="0" w:color="auto"/>
      </w:divBdr>
    </w:div>
    <w:div w:id="1806700263">
      <w:bodyDiv w:val="1"/>
      <w:marLeft w:val="0"/>
      <w:marRight w:val="0"/>
      <w:marTop w:val="0"/>
      <w:marBottom w:val="0"/>
      <w:divBdr>
        <w:top w:val="none" w:sz="0" w:space="0" w:color="auto"/>
        <w:left w:val="none" w:sz="0" w:space="0" w:color="auto"/>
        <w:bottom w:val="none" w:sz="0" w:space="0" w:color="auto"/>
        <w:right w:val="none" w:sz="0" w:space="0" w:color="auto"/>
      </w:divBdr>
    </w:div>
    <w:div w:id="1808012875">
      <w:bodyDiv w:val="1"/>
      <w:marLeft w:val="0"/>
      <w:marRight w:val="0"/>
      <w:marTop w:val="0"/>
      <w:marBottom w:val="0"/>
      <w:divBdr>
        <w:top w:val="none" w:sz="0" w:space="0" w:color="auto"/>
        <w:left w:val="none" w:sz="0" w:space="0" w:color="auto"/>
        <w:bottom w:val="none" w:sz="0" w:space="0" w:color="auto"/>
        <w:right w:val="none" w:sz="0" w:space="0" w:color="auto"/>
      </w:divBdr>
    </w:div>
    <w:div w:id="1809318842">
      <w:bodyDiv w:val="1"/>
      <w:marLeft w:val="0"/>
      <w:marRight w:val="0"/>
      <w:marTop w:val="0"/>
      <w:marBottom w:val="0"/>
      <w:divBdr>
        <w:top w:val="none" w:sz="0" w:space="0" w:color="auto"/>
        <w:left w:val="none" w:sz="0" w:space="0" w:color="auto"/>
        <w:bottom w:val="none" w:sz="0" w:space="0" w:color="auto"/>
        <w:right w:val="none" w:sz="0" w:space="0" w:color="auto"/>
      </w:divBdr>
    </w:div>
    <w:div w:id="1811433367">
      <w:bodyDiv w:val="1"/>
      <w:marLeft w:val="0"/>
      <w:marRight w:val="0"/>
      <w:marTop w:val="0"/>
      <w:marBottom w:val="0"/>
      <w:divBdr>
        <w:top w:val="none" w:sz="0" w:space="0" w:color="auto"/>
        <w:left w:val="none" w:sz="0" w:space="0" w:color="auto"/>
        <w:bottom w:val="none" w:sz="0" w:space="0" w:color="auto"/>
        <w:right w:val="none" w:sz="0" w:space="0" w:color="auto"/>
      </w:divBdr>
    </w:div>
    <w:div w:id="1812137069">
      <w:bodyDiv w:val="1"/>
      <w:marLeft w:val="0"/>
      <w:marRight w:val="0"/>
      <w:marTop w:val="0"/>
      <w:marBottom w:val="0"/>
      <w:divBdr>
        <w:top w:val="none" w:sz="0" w:space="0" w:color="auto"/>
        <w:left w:val="none" w:sz="0" w:space="0" w:color="auto"/>
        <w:bottom w:val="none" w:sz="0" w:space="0" w:color="auto"/>
        <w:right w:val="none" w:sz="0" w:space="0" w:color="auto"/>
      </w:divBdr>
    </w:div>
    <w:div w:id="1814562511">
      <w:bodyDiv w:val="1"/>
      <w:marLeft w:val="0"/>
      <w:marRight w:val="0"/>
      <w:marTop w:val="0"/>
      <w:marBottom w:val="0"/>
      <w:divBdr>
        <w:top w:val="none" w:sz="0" w:space="0" w:color="auto"/>
        <w:left w:val="none" w:sz="0" w:space="0" w:color="auto"/>
        <w:bottom w:val="none" w:sz="0" w:space="0" w:color="auto"/>
        <w:right w:val="none" w:sz="0" w:space="0" w:color="auto"/>
      </w:divBdr>
    </w:div>
    <w:div w:id="1814788526">
      <w:bodyDiv w:val="1"/>
      <w:marLeft w:val="0"/>
      <w:marRight w:val="0"/>
      <w:marTop w:val="0"/>
      <w:marBottom w:val="0"/>
      <w:divBdr>
        <w:top w:val="none" w:sz="0" w:space="0" w:color="auto"/>
        <w:left w:val="none" w:sz="0" w:space="0" w:color="auto"/>
        <w:bottom w:val="none" w:sz="0" w:space="0" w:color="auto"/>
        <w:right w:val="none" w:sz="0" w:space="0" w:color="auto"/>
      </w:divBdr>
    </w:div>
    <w:div w:id="1815176447">
      <w:bodyDiv w:val="1"/>
      <w:marLeft w:val="0"/>
      <w:marRight w:val="0"/>
      <w:marTop w:val="0"/>
      <w:marBottom w:val="0"/>
      <w:divBdr>
        <w:top w:val="none" w:sz="0" w:space="0" w:color="auto"/>
        <w:left w:val="none" w:sz="0" w:space="0" w:color="auto"/>
        <w:bottom w:val="none" w:sz="0" w:space="0" w:color="auto"/>
        <w:right w:val="none" w:sz="0" w:space="0" w:color="auto"/>
      </w:divBdr>
    </w:div>
    <w:div w:id="1816989737">
      <w:bodyDiv w:val="1"/>
      <w:marLeft w:val="0"/>
      <w:marRight w:val="0"/>
      <w:marTop w:val="0"/>
      <w:marBottom w:val="0"/>
      <w:divBdr>
        <w:top w:val="none" w:sz="0" w:space="0" w:color="auto"/>
        <w:left w:val="none" w:sz="0" w:space="0" w:color="auto"/>
        <w:bottom w:val="none" w:sz="0" w:space="0" w:color="auto"/>
        <w:right w:val="none" w:sz="0" w:space="0" w:color="auto"/>
      </w:divBdr>
    </w:div>
    <w:div w:id="1817186444">
      <w:bodyDiv w:val="1"/>
      <w:marLeft w:val="0"/>
      <w:marRight w:val="0"/>
      <w:marTop w:val="0"/>
      <w:marBottom w:val="0"/>
      <w:divBdr>
        <w:top w:val="none" w:sz="0" w:space="0" w:color="auto"/>
        <w:left w:val="none" w:sz="0" w:space="0" w:color="auto"/>
        <w:bottom w:val="none" w:sz="0" w:space="0" w:color="auto"/>
        <w:right w:val="none" w:sz="0" w:space="0" w:color="auto"/>
      </w:divBdr>
    </w:div>
    <w:div w:id="1818909292">
      <w:bodyDiv w:val="1"/>
      <w:marLeft w:val="0"/>
      <w:marRight w:val="0"/>
      <w:marTop w:val="0"/>
      <w:marBottom w:val="0"/>
      <w:divBdr>
        <w:top w:val="none" w:sz="0" w:space="0" w:color="auto"/>
        <w:left w:val="none" w:sz="0" w:space="0" w:color="auto"/>
        <w:bottom w:val="none" w:sz="0" w:space="0" w:color="auto"/>
        <w:right w:val="none" w:sz="0" w:space="0" w:color="auto"/>
      </w:divBdr>
    </w:div>
    <w:div w:id="1818914268">
      <w:bodyDiv w:val="1"/>
      <w:marLeft w:val="0"/>
      <w:marRight w:val="0"/>
      <w:marTop w:val="0"/>
      <w:marBottom w:val="0"/>
      <w:divBdr>
        <w:top w:val="none" w:sz="0" w:space="0" w:color="auto"/>
        <w:left w:val="none" w:sz="0" w:space="0" w:color="auto"/>
        <w:bottom w:val="none" w:sz="0" w:space="0" w:color="auto"/>
        <w:right w:val="none" w:sz="0" w:space="0" w:color="auto"/>
      </w:divBdr>
    </w:div>
    <w:div w:id="1824618116">
      <w:bodyDiv w:val="1"/>
      <w:marLeft w:val="0"/>
      <w:marRight w:val="0"/>
      <w:marTop w:val="0"/>
      <w:marBottom w:val="0"/>
      <w:divBdr>
        <w:top w:val="none" w:sz="0" w:space="0" w:color="auto"/>
        <w:left w:val="none" w:sz="0" w:space="0" w:color="auto"/>
        <w:bottom w:val="none" w:sz="0" w:space="0" w:color="auto"/>
        <w:right w:val="none" w:sz="0" w:space="0" w:color="auto"/>
      </w:divBdr>
    </w:div>
    <w:div w:id="1824815467">
      <w:bodyDiv w:val="1"/>
      <w:marLeft w:val="0"/>
      <w:marRight w:val="0"/>
      <w:marTop w:val="0"/>
      <w:marBottom w:val="0"/>
      <w:divBdr>
        <w:top w:val="none" w:sz="0" w:space="0" w:color="auto"/>
        <w:left w:val="none" w:sz="0" w:space="0" w:color="auto"/>
        <w:bottom w:val="none" w:sz="0" w:space="0" w:color="auto"/>
        <w:right w:val="none" w:sz="0" w:space="0" w:color="auto"/>
      </w:divBdr>
    </w:div>
    <w:div w:id="1825124831">
      <w:bodyDiv w:val="1"/>
      <w:marLeft w:val="0"/>
      <w:marRight w:val="0"/>
      <w:marTop w:val="0"/>
      <w:marBottom w:val="0"/>
      <w:divBdr>
        <w:top w:val="none" w:sz="0" w:space="0" w:color="auto"/>
        <w:left w:val="none" w:sz="0" w:space="0" w:color="auto"/>
        <w:bottom w:val="none" w:sz="0" w:space="0" w:color="auto"/>
        <w:right w:val="none" w:sz="0" w:space="0" w:color="auto"/>
      </w:divBdr>
    </w:div>
    <w:div w:id="1828013775">
      <w:bodyDiv w:val="1"/>
      <w:marLeft w:val="0"/>
      <w:marRight w:val="0"/>
      <w:marTop w:val="0"/>
      <w:marBottom w:val="0"/>
      <w:divBdr>
        <w:top w:val="none" w:sz="0" w:space="0" w:color="auto"/>
        <w:left w:val="none" w:sz="0" w:space="0" w:color="auto"/>
        <w:bottom w:val="none" w:sz="0" w:space="0" w:color="auto"/>
        <w:right w:val="none" w:sz="0" w:space="0" w:color="auto"/>
      </w:divBdr>
    </w:div>
    <w:div w:id="1830050226">
      <w:bodyDiv w:val="1"/>
      <w:marLeft w:val="0"/>
      <w:marRight w:val="0"/>
      <w:marTop w:val="0"/>
      <w:marBottom w:val="0"/>
      <w:divBdr>
        <w:top w:val="none" w:sz="0" w:space="0" w:color="auto"/>
        <w:left w:val="none" w:sz="0" w:space="0" w:color="auto"/>
        <w:bottom w:val="none" w:sz="0" w:space="0" w:color="auto"/>
        <w:right w:val="none" w:sz="0" w:space="0" w:color="auto"/>
      </w:divBdr>
    </w:div>
    <w:div w:id="1831479778">
      <w:bodyDiv w:val="1"/>
      <w:marLeft w:val="0"/>
      <w:marRight w:val="0"/>
      <w:marTop w:val="0"/>
      <w:marBottom w:val="0"/>
      <w:divBdr>
        <w:top w:val="none" w:sz="0" w:space="0" w:color="auto"/>
        <w:left w:val="none" w:sz="0" w:space="0" w:color="auto"/>
        <w:bottom w:val="none" w:sz="0" w:space="0" w:color="auto"/>
        <w:right w:val="none" w:sz="0" w:space="0" w:color="auto"/>
      </w:divBdr>
    </w:div>
    <w:div w:id="1832796201">
      <w:bodyDiv w:val="1"/>
      <w:marLeft w:val="0"/>
      <w:marRight w:val="0"/>
      <w:marTop w:val="0"/>
      <w:marBottom w:val="0"/>
      <w:divBdr>
        <w:top w:val="none" w:sz="0" w:space="0" w:color="auto"/>
        <w:left w:val="none" w:sz="0" w:space="0" w:color="auto"/>
        <w:bottom w:val="none" w:sz="0" w:space="0" w:color="auto"/>
        <w:right w:val="none" w:sz="0" w:space="0" w:color="auto"/>
      </w:divBdr>
    </w:div>
    <w:div w:id="1833131825">
      <w:bodyDiv w:val="1"/>
      <w:marLeft w:val="0"/>
      <w:marRight w:val="0"/>
      <w:marTop w:val="0"/>
      <w:marBottom w:val="0"/>
      <w:divBdr>
        <w:top w:val="none" w:sz="0" w:space="0" w:color="auto"/>
        <w:left w:val="none" w:sz="0" w:space="0" w:color="auto"/>
        <w:bottom w:val="none" w:sz="0" w:space="0" w:color="auto"/>
        <w:right w:val="none" w:sz="0" w:space="0" w:color="auto"/>
      </w:divBdr>
    </w:div>
    <w:div w:id="1834486052">
      <w:bodyDiv w:val="1"/>
      <w:marLeft w:val="0"/>
      <w:marRight w:val="0"/>
      <w:marTop w:val="0"/>
      <w:marBottom w:val="0"/>
      <w:divBdr>
        <w:top w:val="none" w:sz="0" w:space="0" w:color="auto"/>
        <w:left w:val="none" w:sz="0" w:space="0" w:color="auto"/>
        <w:bottom w:val="none" w:sz="0" w:space="0" w:color="auto"/>
        <w:right w:val="none" w:sz="0" w:space="0" w:color="auto"/>
      </w:divBdr>
    </w:div>
    <w:div w:id="1834835512">
      <w:bodyDiv w:val="1"/>
      <w:marLeft w:val="0"/>
      <w:marRight w:val="0"/>
      <w:marTop w:val="0"/>
      <w:marBottom w:val="0"/>
      <w:divBdr>
        <w:top w:val="none" w:sz="0" w:space="0" w:color="auto"/>
        <w:left w:val="none" w:sz="0" w:space="0" w:color="auto"/>
        <w:bottom w:val="none" w:sz="0" w:space="0" w:color="auto"/>
        <w:right w:val="none" w:sz="0" w:space="0" w:color="auto"/>
      </w:divBdr>
    </w:div>
    <w:div w:id="1837263915">
      <w:bodyDiv w:val="1"/>
      <w:marLeft w:val="0"/>
      <w:marRight w:val="0"/>
      <w:marTop w:val="0"/>
      <w:marBottom w:val="0"/>
      <w:divBdr>
        <w:top w:val="none" w:sz="0" w:space="0" w:color="auto"/>
        <w:left w:val="none" w:sz="0" w:space="0" w:color="auto"/>
        <w:bottom w:val="none" w:sz="0" w:space="0" w:color="auto"/>
        <w:right w:val="none" w:sz="0" w:space="0" w:color="auto"/>
      </w:divBdr>
    </w:div>
    <w:div w:id="1837568708">
      <w:bodyDiv w:val="1"/>
      <w:marLeft w:val="0"/>
      <w:marRight w:val="0"/>
      <w:marTop w:val="0"/>
      <w:marBottom w:val="0"/>
      <w:divBdr>
        <w:top w:val="none" w:sz="0" w:space="0" w:color="auto"/>
        <w:left w:val="none" w:sz="0" w:space="0" w:color="auto"/>
        <w:bottom w:val="none" w:sz="0" w:space="0" w:color="auto"/>
        <w:right w:val="none" w:sz="0" w:space="0" w:color="auto"/>
      </w:divBdr>
    </w:div>
    <w:div w:id="1837726929">
      <w:bodyDiv w:val="1"/>
      <w:marLeft w:val="0"/>
      <w:marRight w:val="0"/>
      <w:marTop w:val="0"/>
      <w:marBottom w:val="0"/>
      <w:divBdr>
        <w:top w:val="none" w:sz="0" w:space="0" w:color="auto"/>
        <w:left w:val="none" w:sz="0" w:space="0" w:color="auto"/>
        <w:bottom w:val="none" w:sz="0" w:space="0" w:color="auto"/>
        <w:right w:val="none" w:sz="0" w:space="0" w:color="auto"/>
      </w:divBdr>
    </w:div>
    <w:div w:id="1838571689">
      <w:bodyDiv w:val="1"/>
      <w:marLeft w:val="0"/>
      <w:marRight w:val="0"/>
      <w:marTop w:val="0"/>
      <w:marBottom w:val="0"/>
      <w:divBdr>
        <w:top w:val="none" w:sz="0" w:space="0" w:color="auto"/>
        <w:left w:val="none" w:sz="0" w:space="0" w:color="auto"/>
        <w:bottom w:val="none" w:sz="0" w:space="0" w:color="auto"/>
        <w:right w:val="none" w:sz="0" w:space="0" w:color="auto"/>
      </w:divBdr>
    </w:div>
    <w:div w:id="1838809239">
      <w:bodyDiv w:val="1"/>
      <w:marLeft w:val="0"/>
      <w:marRight w:val="0"/>
      <w:marTop w:val="0"/>
      <w:marBottom w:val="0"/>
      <w:divBdr>
        <w:top w:val="none" w:sz="0" w:space="0" w:color="auto"/>
        <w:left w:val="none" w:sz="0" w:space="0" w:color="auto"/>
        <w:bottom w:val="none" w:sz="0" w:space="0" w:color="auto"/>
        <w:right w:val="none" w:sz="0" w:space="0" w:color="auto"/>
      </w:divBdr>
    </w:div>
    <w:div w:id="1840265207">
      <w:bodyDiv w:val="1"/>
      <w:marLeft w:val="0"/>
      <w:marRight w:val="0"/>
      <w:marTop w:val="0"/>
      <w:marBottom w:val="0"/>
      <w:divBdr>
        <w:top w:val="none" w:sz="0" w:space="0" w:color="auto"/>
        <w:left w:val="none" w:sz="0" w:space="0" w:color="auto"/>
        <w:bottom w:val="none" w:sz="0" w:space="0" w:color="auto"/>
        <w:right w:val="none" w:sz="0" w:space="0" w:color="auto"/>
      </w:divBdr>
    </w:div>
    <w:div w:id="1840539384">
      <w:bodyDiv w:val="1"/>
      <w:marLeft w:val="0"/>
      <w:marRight w:val="0"/>
      <w:marTop w:val="0"/>
      <w:marBottom w:val="0"/>
      <w:divBdr>
        <w:top w:val="none" w:sz="0" w:space="0" w:color="auto"/>
        <w:left w:val="none" w:sz="0" w:space="0" w:color="auto"/>
        <w:bottom w:val="none" w:sz="0" w:space="0" w:color="auto"/>
        <w:right w:val="none" w:sz="0" w:space="0" w:color="auto"/>
      </w:divBdr>
    </w:div>
    <w:div w:id="1841119073">
      <w:bodyDiv w:val="1"/>
      <w:marLeft w:val="0"/>
      <w:marRight w:val="0"/>
      <w:marTop w:val="0"/>
      <w:marBottom w:val="0"/>
      <w:divBdr>
        <w:top w:val="none" w:sz="0" w:space="0" w:color="auto"/>
        <w:left w:val="none" w:sz="0" w:space="0" w:color="auto"/>
        <w:bottom w:val="none" w:sz="0" w:space="0" w:color="auto"/>
        <w:right w:val="none" w:sz="0" w:space="0" w:color="auto"/>
      </w:divBdr>
    </w:div>
    <w:div w:id="1845247266">
      <w:bodyDiv w:val="1"/>
      <w:marLeft w:val="0"/>
      <w:marRight w:val="0"/>
      <w:marTop w:val="0"/>
      <w:marBottom w:val="0"/>
      <w:divBdr>
        <w:top w:val="none" w:sz="0" w:space="0" w:color="auto"/>
        <w:left w:val="none" w:sz="0" w:space="0" w:color="auto"/>
        <w:bottom w:val="none" w:sz="0" w:space="0" w:color="auto"/>
        <w:right w:val="none" w:sz="0" w:space="0" w:color="auto"/>
      </w:divBdr>
    </w:div>
    <w:div w:id="1846430881">
      <w:bodyDiv w:val="1"/>
      <w:marLeft w:val="0"/>
      <w:marRight w:val="0"/>
      <w:marTop w:val="0"/>
      <w:marBottom w:val="0"/>
      <w:divBdr>
        <w:top w:val="none" w:sz="0" w:space="0" w:color="auto"/>
        <w:left w:val="none" w:sz="0" w:space="0" w:color="auto"/>
        <w:bottom w:val="none" w:sz="0" w:space="0" w:color="auto"/>
        <w:right w:val="none" w:sz="0" w:space="0" w:color="auto"/>
      </w:divBdr>
    </w:div>
    <w:div w:id="1846699719">
      <w:bodyDiv w:val="1"/>
      <w:marLeft w:val="0"/>
      <w:marRight w:val="0"/>
      <w:marTop w:val="0"/>
      <w:marBottom w:val="0"/>
      <w:divBdr>
        <w:top w:val="none" w:sz="0" w:space="0" w:color="auto"/>
        <w:left w:val="none" w:sz="0" w:space="0" w:color="auto"/>
        <w:bottom w:val="none" w:sz="0" w:space="0" w:color="auto"/>
        <w:right w:val="none" w:sz="0" w:space="0" w:color="auto"/>
      </w:divBdr>
    </w:div>
    <w:div w:id="1846742547">
      <w:bodyDiv w:val="1"/>
      <w:marLeft w:val="0"/>
      <w:marRight w:val="0"/>
      <w:marTop w:val="0"/>
      <w:marBottom w:val="0"/>
      <w:divBdr>
        <w:top w:val="none" w:sz="0" w:space="0" w:color="auto"/>
        <w:left w:val="none" w:sz="0" w:space="0" w:color="auto"/>
        <w:bottom w:val="none" w:sz="0" w:space="0" w:color="auto"/>
        <w:right w:val="none" w:sz="0" w:space="0" w:color="auto"/>
      </w:divBdr>
    </w:div>
    <w:div w:id="1848137068">
      <w:bodyDiv w:val="1"/>
      <w:marLeft w:val="0"/>
      <w:marRight w:val="0"/>
      <w:marTop w:val="0"/>
      <w:marBottom w:val="0"/>
      <w:divBdr>
        <w:top w:val="none" w:sz="0" w:space="0" w:color="auto"/>
        <w:left w:val="none" w:sz="0" w:space="0" w:color="auto"/>
        <w:bottom w:val="none" w:sz="0" w:space="0" w:color="auto"/>
        <w:right w:val="none" w:sz="0" w:space="0" w:color="auto"/>
      </w:divBdr>
    </w:div>
    <w:div w:id="1849564108">
      <w:bodyDiv w:val="1"/>
      <w:marLeft w:val="0"/>
      <w:marRight w:val="0"/>
      <w:marTop w:val="0"/>
      <w:marBottom w:val="0"/>
      <w:divBdr>
        <w:top w:val="none" w:sz="0" w:space="0" w:color="auto"/>
        <w:left w:val="none" w:sz="0" w:space="0" w:color="auto"/>
        <w:bottom w:val="none" w:sz="0" w:space="0" w:color="auto"/>
        <w:right w:val="none" w:sz="0" w:space="0" w:color="auto"/>
      </w:divBdr>
    </w:div>
    <w:div w:id="1850368176">
      <w:bodyDiv w:val="1"/>
      <w:marLeft w:val="0"/>
      <w:marRight w:val="0"/>
      <w:marTop w:val="0"/>
      <w:marBottom w:val="0"/>
      <w:divBdr>
        <w:top w:val="none" w:sz="0" w:space="0" w:color="auto"/>
        <w:left w:val="none" w:sz="0" w:space="0" w:color="auto"/>
        <w:bottom w:val="none" w:sz="0" w:space="0" w:color="auto"/>
        <w:right w:val="none" w:sz="0" w:space="0" w:color="auto"/>
      </w:divBdr>
    </w:div>
    <w:div w:id="1851293678">
      <w:bodyDiv w:val="1"/>
      <w:marLeft w:val="0"/>
      <w:marRight w:val="0"/>
      <w:marTop w:val="0"/>
      <w:marBottom w:val="0"/>
      <w:divBdr>
        <w:top w:val="none" w:sz="0" w:space="0" w:color="auto"/>
        <w:left w:val="none" w:sz="0" w:space="0" w:color="auto"/>
        <w:bottom w:val="none" w:sz="0" w:space="0" w:color="auto"/>
        <w:right w:val="none" w:sz="0" w:space="0" w:color="auto"/>
      </w:divBdr>
    </w:div>
    <w:div w:id="1859613387">
      <w:bodyDiv w:val="1"/>
      <w:marLeft w:val="0"/>
      <w:marRight w:val="0"/>
      <w:marTop w:val="0"/>
      <w:marBottom w:val="0"/>
      <w:divBdr>
        <w:top w:val="none" w:sz="0" w:space="0" w:color="auto"/>
        <w:left w:val="none" w:sz="0" w:space="0" w:color="auto"/>
        <w:bottom w:val="none" w:sz="0" w:space="0" w:color="auto"/>
        <w:right w:val="none" w:sz="0" w:space="0" w:color="auto"/>
      </w:divBdr>
    </w:div>
    <w:div w:id="1859848750">
      <w:bodyDiv w:val="1"/>
      <w:marLeft w:val="0"/>
      <w:marRight w:val="0"/>
      <w:marTop w:val="0"/>
      <w:marBottom w:val="0"/>
      <w:divBdr>
        <w:top w:val="none" w:sz="0" w:space="0" w:color="auto"/>
        <w:left w:val="none" w:sz="0" w:space="0" w:color="auto"/>
        <w:bottom w:val="none" w:sz="0" w:space="0" w:color="auto"/>
        <w:right w:val="none" w:sz="0" w:space="0" w:color="auto"/>
      </w:divBdr>
    </w:div>
    <w:div w:id="1862039690">
      <w:bodyDiv w:val="1"/>
      <w:marLeft w:val="0"/>
      <w:marRight w:val="0"/>
      <w:marTop w:val="0"/>
      <w:marBottom w:val="0"/>
      <w:divBdr>
        <w:top w:val="none" w:sz="0" w:space="0" w:color="auto"/>
        <w:left w:val="none" w:sz="0" w:space="0" w:color="auto"/>
        <w:bottom w:val="none" w:sz="0" w:space="0" w:color="auto"/>
        <w:right w:val="none" w:sz="0" w:space="0" w:color="auto"/>
      </w:divBdr>
    </w:div>
    <w:div w:id="1863397992">
      <w:bodyDiv w:val="1"/>
      <w:marLeft w:val="0"/>
      <w:marRight w:val="0"/>
      <w:marTop w:val="0"/>
      <w:marBottom w:val="0"/>
      <w:divBdr>
        <w:top w:val="none" w:sz="0" w:space="0" w:color="auto"/>
        <w:left w:val="none" w:sz="0" w:space="0" w:color="auto"/>
        <w:bottom w:val="none" w:sz="0" w:space="0" w:color="auto"/>
        <w:right w:val="none" w:sz="0" w:space="0" w:color="auto"/>
      </w:divBdr>
    </w:div>
    <w:div w:id="1863856081">
      <w:bodyDiv w:val="1"/>
      <w:marLeft w:val="0"/>
      <w:marRight w:val="0"/>
      <w:marTop w:val="0"/>
      <w:marBottom w:val="0"/>
      <w:divBdr>
        <w:top w:val="none" w:sz="0" w:space="0" w:color="auto"/>
        <w:left w:val="none" w:sz="0" w:space="0" w:color="auto"/>
        <w:bottom w:val="none" w:sz="0" w:space="0" w:color="auto"/>
        <w:right w:val="none" w:sz="0" w:space="0" w:color="auto"/>
      </w:divBdr>
    </w:div>
    <w:div w:id="1863862865">
      <w:bodyDiv w:val="1"/>
      <w:marLeft w:val="0"/>
      <w:marRight w:val="0"/>
      <w:marTop w:val="0"/>
      <w:marBottom w:val="0"/>
      <w:divBdr>
        <w:top w:val="none" w:sz="0" w:space="0" w:color="auto"/>
        <w:left w:val="none" w:sz="0" w:space="0" w:color="auto"/>
        <w:bottom w:val="none" w:sz="0" w:space="0" w:color="auto"/>
        <w:right w:val="none" w:sz="0" w:space="0" w:color="auto"/>
      </w:divBdr>
    </w:div>
    <w:div w:id="1865365998">
      <w:bodyDiv w:val="1"/>
      <w:marLeft w:val="0"/>
      <w:marRight w:val="0"/>
      <w:marTop w:val="0"/>
      <w:marBottom w:val="0"/>
      <w:divBdr>
        <w:top w:val="none" w:sz="0" w:space="0" w:color="auto"/>
        <w:left w:val="none" w:sz="0" w:space="0" w:color="auto"/>
        <w:bottom w:val="none" w:sz="0" w:space="0" w:color="auto"/>
        <w:right w:val="none" w:sz="0" w:space="0" w:color="auto"/>
      </w:divBdr>
    </w:div>
    <w:div w:id="1866480661">
      <w:bodyDiv w:val="1"/>
      <w:marLeft w:val="0"/>
      <w:marRight w:val="0"/>
      <w:marTop w:val="0"/>
      <w:marBottom w:val="0"/>
      <w:divBdr>
        <w:top w:val="none" w:sz="0" w:space="0" w:color="auto"/>
        <w:left w:val="none" w:sz="0" w:space="0" w:color="auto"/>
        <w:bottom w:val="none" w:sz="0" w:space="0" w:color="auto"/>
        <w:right w:val="none" w:sz="0" w:space="0" w:color="auto"/>
      </w:divBdr>
    </w:div>
    <w:div w:id="1866820783">
      <w:bodyDiv w:val="1"/>
      <w:marLeft w:val="0"/>
      <w:marRight w:val="0"/>
      <w:marTop w:val="0"/>
      <w:marBottom w:val="0"/>
      <w:divBdr>
        <w:top w:val="none" w:sz="0" w:space="0" w:color="auto"/>
        <w:left w:val="none" w:sz="0" w:space="0" w:color="auto"/>
        <w:bottom w:val="none" w:sz="0" w:space="0" w:color="auto"/>
        <w:right w:val="none" w:sz="0" w:space="0" w:color="auto"/>
      </w:divBdr>
    </w:div>
    <w:div w:id="1867058448">
      <w:bodyDiv w:val="1"/>
      <w:marLeft w:val="0"/>
      <w:marRight w:val="0"/>
      <w:marTop w:val="0"/>
      <w:marBottom w:val="0"/>
      <w:divBdr>
        <w:top w:val="none" w:sz="0" w:space="0" w:color="auto"/>
        <w:left w:val="none" w:sz="0" w:space="0" w:color="auto"/>
        <w:bottom w:val="none" w:sz="0" w:space="0" w:color="auto"/>
        <w:right w:val="none" w:sz="0" w:space="0" w:color="auto"/>
      </w:divBdr>
    </w:div>
    <w:div w:id="1867980673">
      <w:bodyDiv w:val="1"/>
      <w:marLeft w:val="0"/>
      <w:marRight w:val="0"/>
      <w:marTop w:val="0"/>
      <w:marBottom w:val="0"/>
      <w:divBdr>
        <w:top w:val="none" w:sz="0" w:space="0" w:color="auto"/>
        <w:left w:val="none" w:sz="0" w:space="0" w:color="auto"/>
        <w:bottom w:val="none" w:sz="0" w:space="0" w:color="auto"/>
        <w:right w:val="none" w:sz="0" w:space="0" w:color="auto"/>
      </w:divBdr>
    </w:div>
    <w:div w:id="1869642988">
      <w:bodyDiv w:val="1"/>
      <w:marLeft w:val="0"/>
      <w:marRight w:val="0"/>
      <w:marTop w:val="0"/>
      <w:marBottom w:val="0"/>
      <w:divBdr>
        <w:top w:val="none" w:sz="0" w:space="0" w:color="auto"/>
        <w:left w:val="none" w:sz="0" w:space="0" w:color="auto"/>
        <w:bottom w:val="none" w:sz="0" w:space="0" w:color="auto"/>
        <w:right w:val="none" w:sz="0" w:space="0" w:color="auto"/>
      </w:divBdr>
    </w:div>
    <w:div w:id="1870334842">
      <w:bodyDiv w:val="1"/>
      <w:marLeft w:val="0"/>
      <w:marRight w:val="0"/>
      <w:marTop w:val="0"/>
      <w:marBottom w:val="0"/>
      <w:divBdr>
        <w:top w:val="none" w:sz="0" w:space="0" w:color="auto"/>
        <w:left w:val="none" w:sz="0" w:space="0" w:color="auto"/>
        <w:bottom w:val="none" w:sz="0" w:space="0" w:color="auto"/>
        <w:right w:val="none" w:sz="0" w:space="0" w:color="auto"/>
      </w:divBdr>
    </w:div>
    <w:div w:id="1871216568">
      <w:bodyDiv w:val="1"/>
      <w:marLeft w:val="0"/>
      <w:marRight w:val="0"/>
      <w:marTop w:val="0"/>
      <w:marBottom w:val="0"/>
      <w:divBdr>
        <w:top w:val="none" w:sz="0" w:space="0" w:color="auto"/>
        <w:left w:val="none" w:sz="0" w:space="0" w:color="auto"/>
        <w:bottom w:val="none" w:sz="0" w:space="0" w:color="auto"/>
        <w:right w:val="none" w:sz="0" w:space="0" w:color="auto"/>
      </w:divBdr>
    </w:div>
    <w:div w:id="1871650379">
      <w:bodyDiv w:val="1"/>
      <w:marLeft w:val="0"/>
      <w:marRight w:val="0"/>
      <w:marTop w:val="0"/>
      <w:marBottom w:val="0"/>
      <w:divBdr>
        <w:top w:val="none" w:sz="0" w:space="0" w:color="auto"/>
        <w:left w:val="none" w:sz="0" w:space="0" w:color="auto"/>
        <w:bottom w:val="none" w:sz="0" w:space="0" w:color="auto"/>
        <w:right w:val="none" w:sz="0" w:space="0" w:color="auto"/>
      </w:divBdr>
    </w:div>
    <w:div w:id="1873110227">
      <w:bodyDiv w:val="1"/>
      <w:marLeft w:val="0"/>
      <w:marRight w:val="0"/>
      <w:marTop w:val="0"/>
      <w:marBottom w:val="0"/>
      <w:divBdr>
        <w:top w:val="none" w:sz="0" w:space="0" w:color="auto"/>
        <w:left w:val="none" w:sz="0" w:space="0" w:color="auto"/>
        <w:bottom w:val="none" w:sz="0" w:space="0" w:color="auto"/>
        <w:right w:val="none" w:sz="0" w:space="0" w:color="auto"/>
      </w:divBdr>
    </w:div>
    <w:div w:id="1875073663">
      <w:bodyDiv w:val="1"/>
      <w:marLeft w:val="0"/>
      <w:marRight w:val="0"/>
      <w:marTop w:val="0"/>
      <w:marBottom w:val="0"/>
      <w:divBdr>
        <w:top w:val="none" w:sz="0" w:space="0" w:color="auto"/>
        <w:left w:val="none" w:sz="0" w:space="0" w:color="auto"/>
        <w:bottom w:val="none" w:sz="0" w:space="0" w:color="auto"/>
        <w:right w:val="none" w:sz="0" w:space="0" w:color="auto"/>
      </w:divBdr>
    </w:div>
    <w:div w:id="1877035691">
      <w:bodyDiv w:val="1"/>
      <w:marLeft w:val="0"/>
      <w:marRight w:val="0"/>
      <w:marTop w:val="0"/>
      <w:marBottom w:val="0"/>
      <w:divBdr>
        <w:top w:val="none" w:sz="0" w:space="0" w:color="auto"/>
        <w:left w:val="none" w:sz="0" w:space="0" w:color="auto"/>
        <w:bottom w:val="none" w:sz="0" w:space="0" w:color="auto"/>
        <w:right w:val="none" w:sz="0" w:space="0" w:color="auto"/>
      </w:divBdr>
    </w:div>
    <w:div w:id="1877155003">
      <w:bodyDiv w:val="1"/>
      <w:marLeft w:val="0"/>
      <w:marRight w:val="0"/>
      <w:marTop w:val="0"/>
      <w:marBottom w:val="0"/>
      <w:divBdr>
        <w:top w:val="none" w:sz="0" w:space="0" w:color="auto"/>
        <w:left w:val="none" w:sz="0" w:space="0" w:color="auto"/>
        <w:bottom w:val="none" w:sz="0" w:space="0" w:color="auto"/>
        <w:right w:val="none" w:sz="0" w:space="0" w:color="auto"/>
      </w:divBdr>
    </w:div>
    <w:div w:id="1877891389">
      <w:bodyDiv w:val="1"/>
      <w:marLeft w:val="0"/>
      <w:marRight w:val="0"/>
      <w:marTop w:val="0"/>
      <w:marBottom w:val="0"/>
      <w:divBdr>
        <w:top w:val="none" w:sz="0" w:space="0" w:color="auto"/>
        <w:left w:val="none" w:sz="0" w:space="0" w:color="auto"/>
        <w:bottom w:val="none" w:sz="0" w:space="0" w:color="auto"/>
        <w:right w:val="none" w:sz="0" w:space="0" w:color="auto"/>
      </w:divBdr>
    </w:div>
    <w:div w:id="1880434087">
      <w:bodyDiv w:val="1"/>
      <w:marLeft w:val="0"/>
      <w:marRight w:val="0"/>
      <w:marTop w:val="0"/>
      <w:marBottom w:val="0"/>
      <w:divBdr>
        <w:top w:val="none" w:sz="0" w:space="0" w:color="auto"/>
        <w:left w:val="none" w:sz="0" w:space="0" w:color="auto"/>
        <w:bottom w:val="none" w:sz="0" w:space="0" w:color="auto"/>
        <w:right w:val="none" w:sz="0" w:space="0" w:color="auto"/>
      </w:divBdr>
    </w:div>
    <w:div w:id="1881823765">
      <w:bodyDiv w:val="1"/>
      <w:marLeft w:val="0"/>
      <w:marRight w:val="0"/>
      <w:marTop w:val="0"/>
      <w:marBottom w:val="0"/>
      <w:divBdr>
        <w:top w:val="none" w:sz="0" w:space="0" w:color="auto"/>
        <w:left w:val="none" w:sz="0" w:space="0" w:color="auto"/>
        <w:bottom w:val="none" w:sz="0" w:space="0" w:color="auto"/>
        <w:right w:val="none" w:sz="0" w:space="0" w:color="auto"/>
      </w:divBdr>
    </w:div>
    <w:div w:id="1888947931">
      <w:bodyDiv w:val="1"/>
      <w:marLeft w:val="0"/>
      <w:marRight w:val="0"/>
      <w:marTop w:val="0"/>
      <w:marBottom w:val="0"/>
      <w:divBdr>
        <w:top w:val="none" w:sz="0" w:space="0" w:color="auto"/>
        <w:left w:val="none" w:sz="0" w:space="0" w:color="auto"/>
        <w:bottom w:val="none" w:sz="0" w:space="0" w:color="auto"/>
        <w:right w:val="none" w:sz="0" w:space="0" w:color="auto"/>
      </w:divBdr>
    </w:div>
    <w:div w:id="1889491016">
      <w:bodyDiv w:val="1"/>
      <w:marLeft w:val="0"/>
      <w:marRight w:val="0"/>
      <w:marTop w:val="0"/>
      <w:marBottom w:val="0"/>
      <w:divBdr>
        <w:top w:val="none" w:sz="0" w:space="0" w:color="auto"/>
        <w:left w:val="none" w:sz="0" w:space="0" w:color="auto"/>
        <w:bottom w:val="none" w:sz="0" w:space="0" w:color="auto"/>
        <w:right w:val="none" w:sz="0" w:space="0" w:color="auto"/>
      </w:divBdr>
    </w:div>
    <w:div w:id="1890022595">
      <w:bodyDiv w:val="1"/>
      <w:marLeft w:val="0"/>
      <w:marRight w:val="0"/>
      <w:marTop w:val="0"/>
      <w:marBottom w:val="0"/>
      <w:divBdr>
        <w:top w:val="none" w:sz="0" w:space="0" w:color="auto"/>
        <w:left w:val="none" w:sz="0" w:space="0" w:color="auto"/>
        <w:bottom w:val="none" w:sz="0" w:space="0" w:color="auto"/>
        <w:right w:val="none" w:sz="0" w:space="0" w:color="auto"/>
      </w:divBdr>
    </w:div>
    <w:div w:id="1890336646">
      <w:bodyDiv w:val="1"/>
      <w:marLeft w:val="0"/>
      <w:marRight w:val="0"/>
      <w:marTop w:val="0"/>
      <w:marBottom w:val="0"/>
      <w:divBdr>
        <w:top w:val="none" w:sz="0" w:space="0" w:color="auto"/>
        <w:left w:val="none" w:sz="0" w:space="0" w:color="auto"/>
        <w:bottom w:val="none" w:sz="0" w:space="0" w:color="auto"/>
        <w:right w:val="none" w:sz="0" w:space="0" w:color="auto"/>
      </w:divBdr>
    </w:div>
    <w:div w:id="1890795954">
      <w:bodyDiv w:val="1"/>
      <w:marLeft w:val="0"/>
      <w:marRight w:val="0"/>
      <w:marTop w:val="0"/>
      <w:marBottom w:val="0"/>
      <w:divBdr>
        <w:top w:val="none" w:sz="0" w:space="0" w:color="auto"/>
        <w:left w:val="none" w:sz="0" w:space="0" w:color="auto"/>
        <w:bottom w:val="none" w:sz="0" w:space="0" w:color="auto"/>
        <w:right w:val="none" w:sz="0" w:space="0" w:color="auto"/>
      </w:divBdr>
    </w:div>
    <w:div w:id="1891261727">
      <w:bodyDiv w:val="1"/>
      <w:marLeft w:val="0"/>
      <w:marRight w:val="0"/>
      <w:marTop w:val="0"/>
      <w:marBottom w:val="0"/>
      <w:divBdr>
        <w:top w:val="none" w:sz="0" w:space="0" w:color="auto"/>
        <w:left w:val="none" w:sz="0" w:space="0" w:color="auto"/>
        <w:bottom w:val="none" w:sz="0" w:space="0" w:color="auto"/>
        <w:right w:val="none" w:sz="0" w:space="0" w:color="auto"/>
      </w:divBdr>
    </w:div>
    <w:div w:id="1896119634">
      <w:bodyDiv w:val="1"/>
      <w:marLeft w:val="0"/>
      <w:marRight w:val="0"/>
      <w:marTop w:val="0"/>
      <w:marBottom w:val="0"/>
      <w:divBdr>
        <w:top w:val="none" w:sz="0" w:space="0" w:color="auto"/>
        <w:left w:val="none" w:sz="0" w:space="0" w:color="auto"/>
        <w:bottom w:val="none" w:sz="0" w:space="0" w:color="auto"/>
        <w:right w:val="none" w:sz="0" w:space="0" w:color="auto"/>
      </w:divBdr>
    </w:div>
    <w:div w:id="1896964513">
      <w:bodyDiv w:val="1"/>
      <w:marLeft w:val="0"/>
      <w:marRight w:val="0"/>
      <w:marTop w:val="0"/>
      <w:marBottom w:val="0"/>
      <w:divBdr>
        <w:top w:val="none" w:sz="0" w:space="0" w:color="auto"/>
        <w:left w:val="none" w:sz="0" w:space="0" w:color="auto"/>
        <w:bottom w:val="none" w:sz="0" w:space="0" w:color="auto"/>
        <w:right w:val="none" w:sz="0" w:space="0" w:color="auto"/>
      </w:divBdr>
    </w:div>
    <w:div w:id="1900089580">
      <w:bodyDiv w:val="1"/>
      <w:marLeft w:val="0"/>
      <w:marRight w:val="0"/>
      <w:marTop w:val="0"/>
      <w:marBottom w:val="0"/>
      <w:divBdr>
        <w:top w:val="none" w:sz="0" w:space="0" w:color="auto"/>
        <w:left w:val="none" w:sz="0" w:space="0" w:color="auto"/>
        <w:bottom w:val="none" w:sz="0" w:space="0" w:color="auto"/>
        <w:right w:val="none" w:sz="0" w:space="0" w:color="auto"/>
      </w:divBdr>
    </w:div>
    <w:div w:id="1901403335">
      <w:bodyDiv w:val="1"/>
      <w:marLeft w:val="0"/>
      <w:marRight w:val="0"/>
      <w:marTop w:val="0"/>
      <w:marBottom w:val="0"/>
      <w:divBdr>
        <w:top w:val="none" w:sz="0" w:space="0" w:color="auto"/>
        <w:left w:val="none" w:sz="0" w:space="0" w:color="auto"/>
        <w:bottom w:val="none" w:sz="0" w:space="0" w:color="auto"/>
        <w:right w:val="none" w:sz="0" w:space="0" w:color="auto"/>
      </w:divBdr>
    </w:div>
    <w:div w:id="1902982693">
      <w:bodyDiv w:val="1"/>
      <w:marLeft w:val="0"/>
      <w:marRight w:val="0"/>
      <w:marTop w:val="0"/>
      <w:marBottom w:val="0"/>
      <w:divBdr>
        <w:top w:val="none" w:sz="0" w:space="0" w:color="auto"/>
        <w:left w:val="none" w:sz="0" w:space="0" w:color="auto"/>
        <w:bottom w:val="none" w:sz="0" w:space="0" w:color="auto"/>
        <w:right w:val="none" w:sz="0" w:space="0" w:color="auto"/>
      </w:divBdr>
    </w:div>
    <w:div w:id="1905680295">
      <w:bodyDiv w:val="1"/>
      <w:marLeft w:val="0"/>
      <w:marRight w:val="0"/>
      <w:marTop w:val="0"/>
      <w:marBottom w:val="0"/>
      <w:divBdr>
        <w:top w:val="none" w:sz="0" w:space="0" w:color="auto"/>
        <w:left w:val="none" w:sz="0" w:space="0" w:color="auto"/>
        <w:bottom w:val="none" w:sz="0" w:space="0" w:color="auto"/>
        <w:right w:val="none" w:sz="0" w:space="0" w:color="auto"/>
      </w:divBdr>
    </w:div>
    <w:div w:id="1907497900">
      <w:bodyDiv w:val="1"/>
      <w:marLeft w:val="0"/>
      <w:marRight w:val="0"/>
      <w:marTop w:val="0"/>
      <w:marBottom w:val="0"/>
      <w:divBdr>
        <w:top w:val="none" w:sz="0" w:space="0" w:color="auto"/>
        <w:left w:val="none" w:sz="0" w:space="0" w:color="auto"/>
        <w:bottom w:val="none" w:sz="0" w:space="0" w:color="auto"/>
        <w:right w:val="none" w:sz="0" w:space="0" w:color="auto"/>
      </w:divBdr>
    </w:div>
    <w:div w:id="1908345140">
      <w:bodyDiv w:val="1"/>
      <w:marLeft w:val="0"/>
      <w:marRight w:val="0"/>
      <w:marTop w:val="0"/>
      <w:marBottom w:val="0"/>
      <w:divBdr>
        <w:top w:val="none" w:sz="0" w:space="0" w:color="auto"/>
        <w:left w:val="none" w:sz="0" w:space="0" w:color="auto"/>
        <w:bottom w:val="none" w:sz="0" w:space="0" w:color="auto"/>
        <w:right w:val="none" w:sz="0" w:space="0" w:color="auto"/>
      </w:divBdr>
    </w:div>
    <w:div w:id="1908370837">
      <w:bodyDiv w:val="1"/>
      <w:marLeft w:val="0"/>
      <w:marRight w:val="0"/>
      <w:marTop w:val="0"/>
      <w:marBottom w:val="0"/>
      <w:divBdr>
        <w:top w:val="none" w:sz="0" w:space="0" w:color="auto"/>
        <w:left w:val="none" w:sz="0" w:space="0" w:color="auto"/>
        <w:bottom w:val="none" w:sz="0" w:space="0" w:color="auto"/>
        <w:right w:val="none" w:sz="0" w:space="0" w:color="auto"/>
      </w:divBdr>
    </w:div>
    <w:div w:id="1910462345">
      <w:bodyDiv w:val="1"/>
      <w:marLeft w:val="0"/>
      <w:marRight w:val="0"/>
      <w:marTop w:val="0"/>
      <w:marBottom w:val="0"/>
      <w:divBdr>
        <w:top w:val="none" w:sz="0" w:space="0" w:color="auto"/>
        <w:left w:val="none" w:sz="0" w:space="0" w:color="auto"/>
        <w:bottom w:val="none" w:sz="0" w:space="0" w:color="auto"/>
        <w:right w:val="none" w:sz="0" w:space="0" w:color="auto"/>
      </w:divBdr>
    </w:div>
    <w:div w:id="1911040525">
      <w:bodyDiv w:val="1"/>
      <w:marLeft w:val="0"/>
      <w:marRight w:val="0"/>
      <w:marTop w:val="0"/>
      <w:marBottom w:val="0"/>
      <w:divBdr>
        <w:top w:val="none" w:sz="0" w:space="0" w:color="auto"/>
        <w:left w:val="none" w:sz="0" w:space="0" w:color="auto"/>
        <w:bottom w:val="none" w:sz="0" w:space="0" w:color="auto"/>
        <w:right w:val="none" w:sz="0" w:space="0" w:color="auto"/>
      </w:divBdr>
    </w:div>
    <w:div w:id="1911504166">
      <w:bodyDiv w:val="1"/>
      <w:marLeft w:val="0"/>
      <w:marRight w:val="0"/>
      <w:marTop w:val="0"/>
      <w:marBottom w:val="0"/>
      <w:divBdr>
        <w:top w:val="none" w:sz="0" w:space="0" w:color="auto"/>
        <w:left w:val="none" w:sz="0" w:space="0" w:color="auto"/>
        <w:bottom w:val="none" w:sz="0" w:space="0" w:color="auto"/>
        <w:right w:val="none" w:sz="0" w:space="0" w:color="auto"/>
      </w:divBdr>
    </w:div>
    <w:div w:id="1912034844">
      <w:bodyDiv w:val="1"/>
      <w:marLeft w:val="0"/>
      <w:marRight w:val="0"/>
      <w:marTop w:val="0"/>
      <w:marBottom w:val="0"/>
      <w:divBdr>
        <w:top w:val="none" w:sz="0" w:space="0" w:color="auto"/>
        <w:left w:val="none" w:sz="0" w:space="0" w:color="auto"/>
        <w:bottom w:val="none" w:sz="0" w:space="0" w:color="auto"/>
        <w:right w:val="none" w:sz="0" w:space="0" w:color="auto"/>
      </w:divBdr>
    </w:div>
    <w:div w:id="1912696845">
      <w:bodyDiv w:val="1"/>
      <w:marLeft w:val="0"/>
      <w:marRight w:val="0"/>
      <w:marTop w:val="0"/>
      <w:marBottom w:val="0"/>
      <w:divBdr>
        <w:top w:val="none" w:sz="0" w:space="0" w:color="auto"/>
        <w:left w:val="none" w:sz="0" w:space="0" w:color="auto"/>
        <w:bottom w:val="none" w:sz="0" w:space="0" w:color="auto"/>
        <w:right w:val="none" w:sz="0" w:space="0" w:color="auto"/>
      </w:divBdr>
    </w:div>
    <w:div w:id="1914197093">
      <w:bodyDiv w:val="1"/>
      <w:marLeft w:val="0"/>
      <w:marRight w:val="0"/>
      <w:marTop w:val="0"/>
      <w:marBottom w:val="0"/>
      <w:divBdr>
        <w:top w:val="none" w:sz="0" w:space="0" w:color="auto"/>
        <w:left w:val="none" w:sz="0" w:space="0" w:color="auto"/>
        <w:bottom w:val="none" w:sz="0" w:space="0" w:color="auto"/>
        <w:right w:val="none" w:sz="0" w:space="0" w:color="auto"/>
      </w:divBdr>
    </w:div>
    <w:div w:id="1915579782">
      <w:bodyDiv w:val="1"/>
      <w:marLeft w:val="0"/>
      <w:marRight w:val="0"/>
      <w:marTop w:val="0"/>
      <w:marBottom w:val="0"/>
      <w:divBdr>
        <w:top w:val="none" w:sz="0" w:space="0" w:color="auto"/>
        <w:left w:val="none" w:sz="0" w:space="0" w:color="auto"/>
        <w:bottom w:val="none" w:sz="0" w:space="0" w:color="auto"/>
        <w:right w:val="none" w:sz="0" w:space="0" w:color="auto"/>
      </w:divBdr>
    </w:div>
    <w:div w:id="1917280222">
      <w:bodyDiv w:val="1"/>
      <w:marLeft w:val="0"/>
      <w:marRight w:val="0"/>
      <w:marTop w:val="0"/>
      <w:marBottom w:val="0"/>
      <w:divBdr>
        <w:top w:val="none" w:sz="0" w:space="0" w:color="auto"/>
        <w:left w:val="none" w:sz="0" w:space="0" w:color="auto"/>
        <w:bottom w:val="none" w:sz="0" w:space="0" w:color="auto"/>
        <w:right w:val="none" w:sz="0" w:space="0" w:color="auto"/>
      </w:divBdr>
    </w:div>
    <w:div w:id="1917664653">
      <w:bodyDiv w:val="1"/>
      <w:marLeft w:val="0"/>
      <w:marRight w:val="0"/>
      <w:marTop w:val="0"/>
      <w:marBottom w:val="0"/>
      <w:divBdr>
        <w:top w:val="none" w:sz="0" w:space="0" w:color="auto"/>
        <w:left w:val="none" w:sz="0" w:space="0" w:color="auto"/>
        <w:bottom w:val="none" w:sz="0" w:space="0" w:color="auto"/>
        <w:right w:val="none" w:sz="0" w:space="0" w:color="auto"/>
      </w:divBdr>
    </w:div>
    <w:div w:id="1917743233">
      <w:bodyDiv w:val="1"/>
      <w:marLeft w:val="0"/>
      <w:marRight w:val="0"/>
      <w:marTop w:val="0"/>
      <w:marBottom w:val="0"/>
      <w:divBdr>
        <w:top w:val="none" w:sz="0" w:space="0" w:color="auto"/>
        <w:left w:val="none" w:sz="0" w:space="0" w:color="auto"/>
        <w:bottom w:val="none" w:sz="0" w:space="0" w:color="auto"/>
        <w:right w:val="none" w:sz="0" w:space="0" w:color="auto"/>
      </w:divBdr>
    </w:div>
    <w:div w:id="1919434682">
      <w:bodyDiv w:val="1"/>
      <w:marLeft w:val="0"/>
      <w:marRight w:val="0"/>
      <w:marTop w:val="0"/>
      <w:marBottom w:val="0"/>
      <w:divBdr>
        <w:top w:val="none" w:sz="0" w:space="0" w:color="auto"/>
        <w:left w:val="none" w:sz="0" w:space="0" w:color="auto"/>
        <w:bottom w:val="none" w:sz="0" w:space="0" w:color="auto"/>
        <w:right w:val="none" w:sz="0" w:space="0" w:color="auto"/>
      </w:divBdr>
    </w:div>
    <w:div w:id="1919435925">
      <w:bodyDiv w:val="1"/>
      <w:marLeft w:val="0"/>
      <w:marRight w:val="0"/>
      <w:marTop w:val="0"/>
      <w:marBottom w:val="0"/>
      <w:divBdr>
        <w:top w:val="none" w:sz="0" w:space="0" w:color="auto"/>
        <w:left w:val="none" w:sz="0" w:space="0" w:color="auto"/>
        <w:bottom w:val="none" w:sz="0" w:space="0" w:color="auto"/>
        <w:right w:val="none" w:sz="0" w:space="0" w:color="auto"/>
      </w:divBdr>
    </w:div>
    <w:div w:id="1920020120">
      <w:bodyDiv w:val="1"/>
      <w:marLeft w:val="0"/>
      <w:marRight w:val="0"/>
      <w:marTop w:val="0"/>
      <w:marBottom w:val="0"/>
      <w:divBdr>
        <w:top w:val="none" w:sz="0" w:space="0" w:color="auto"/>
        <w:left w:val="none" w:sz="0" w:space="0" w:color="auto"/>
        <w:bottom w:val="none" w:sz="0" w:space="0" w:color="auto"/>
        <w:right w:val="none" w:sz="0" w:space="0" w:color="auto"/>
      </w:divBdr>
    </w:div>
    <w:div w:id="1920092096">
      <w:bodyDiv w:val="1"/>
      <w:marLeft w:val="0"/>
      <w:marRight w:val="0"/>
      <w:marTop w:val="0"/>
      <w:marBottom w:val="0"/>
      <w:divBdr>
        <w:top w:val="none" w:sz="0" w:space="0" w:color="auto"/>
        <w:left w:val="none" w:sz="0" w:space="0" w:color="auto"/>
        <w:bottom w:val="none" w:sz="0" w:space="0" w:color="auto"/>
        <w:right w:val="none" w:sz="0" w:space="0" w:color="auto"/>
      </w:divBdr>
    </w:div>
    <w:div w:id="1920945584">
      <w:bodyDiv w:val="1"/>
      <w:marLeft w:val="0"/>
      <w:marRight w:val="0"/>
      <w:marTop w:val="0"/>
      <w:marBottom w:val="0"/>
      <w:divBdr>
        <w:top w:val="none" w:sz="0" w:space="0" w:color="auto"/>
        <w:left w:val="none" w:sz="0" w:space="0" w:color="auto"/>
        <w:bottom w:val="none" w:sz="0" w:space="0" w:color="auto"/>
        <w:right w:val="none" w:sz="0" w:space="0" w:color="auto"/>
      </w:divBdr>
    </w:div>
    <w:div w:id="1921325850">
      <w:bodyDiv w:val="1"/>
      <w:marLeft w:val="0"/>
      <w:marRight w:val="0"/>
      <w:marTop w:val="0"/>
      <w:marBottom w:val="0"/>
      <w:divBdr>
        <w:top w:val="none" w:sz="0" w:space="0" w:color="auto"/>
        <w:left w:val="none" w:sz="0" w:space="0" w:color="auto"/>
        <w:bottom w:val="none" w:sz="0" w:space="0" w:color="auto"/>
        <w:right w:val="none" w:sz="0" w:space="0" w:color="auto"/>
      </w:divBdr>
    </w:div>
    <w:div w:id="1923247909">
      <w:bodyDiv w:val="1"/>
      <w:marLeft w:val="0"/>
      <w:marRight w:val="0"/>
      <w:marTop w:val="0"/>
      <w:marBottom w:val="0"/>
      <w:divBdr>
        <w:top w:val="none" w:sz="0" w:space="0" w:color="auto"/>
        <w:left w:val="none" w:sz="0" w:space="0" w:color="auto"/>
        <w:bottom w:val="none" w:sz="0" w:space="0" w:color="auto"/>
        <w:right w:val="none" w:sz="0" w:space="0" w:color="auto"/>
      </w:divBdr>
    </w:div>
    <w:div w:id="1923566522">
      <w:bodyDiv w:val="1"/>
      <w:marLeft w:val="0"/>
      <w:marRight w:val="0"/>
      <w:marTop w:val="0"/>
      <w:marBottom w:val="0"/>
      <w:divBdr>
        <w:top w:val="none" w:sz="0" w:space="0" w:color="auto"/>
        <w:left w:val="none" w:sz="0" w:space="0" w:color="auto"/>
        <w:bottom w:val="none" w:sz="0" w:space="0" w:color="auto"/>
        <w:right w:val="none" w:sz="0" w:space="0" w:color="auto"/>
      </w:divBdr>
    </w:div>
    <w:div w:id="1923876194">
      <w:bodyDiv w:val="1"/>
      <w:marLeft w:val="0"/>
      <w:marRight w:val="0"/>
      <w:marTop w:val="0"/>
      <w:marBottom w:val="0"/>
      <w:divBdr>
        <w:top w:val="none" w:sz="0" w:space="0" w:color="auto"/>
        <w:left w:val="none" w:sz="0" w:space="0" w:color="auto"/>
        <w:bottom w:val="none" w:sz="0" w:space="0" w:color="auto"/>
        <w:right w:val="none" w:sz="0" w:space="0" w:color="auto"/>
      </w:divBdr>
    </w:div>
    <w:div w:id="1926259744">
      <w:bodyDiv w:val="1"/>
      <w:marLeft w:val="0"/>
      <w:marRight w:val="0"/>
      <w:marTop w:val="0"/>
      <w:marBottom w:val="0"/>
      <w:divBdr>
        <w:top w:val="none" w:sz="0" w:space="0" w:color="auto"/>
        <w:left w:val="none" w:sz="0" w:space="0" w:color="auto"/>
        <w:bottom w:val="none" w:sz="0" w:space="0" w:color="auto"/>
        <w:right w:val="none" w:sz="0" w:space="0" w:color="auto"/>
      </w:divBdr>
    </w:div>
    <w:div w:id="1926524676">
      <w:bodyDiv w:val="1"/>
      <w:marLeft w:val="0"/>
      <w:marRight w:val="0"/>
      <w:marTop w:val="0"/>
      <w:marBottom w:val="0"/>
      <w:divBdr>
        <w:top w:val="none" w:sz="0" w:space="0" w:color="auto"/>
        <w:left w:val="none" w:sz="0" w:space="0" w:color="auto"/>
        <w:bottom w:val="none" w:sz="0" w:space="0" w:color="auto"/>
        <w:right w:val="none" w:sz="0" w:space="0" w:color="auto"/>
      </w:divBdr>
    </w:div>
    <w:div w:id="1926910822">
      <w:bodyDiv w:val="1"/>
      <w:marLeft w:val="0"/>
      <w:marRight w:val="0"/>
      <w:marTop w:val="0"/>
      <w:marBottom w:val="0"/>
      <w:divBdr>
        <w:top w:val="none" w:sz="0" w:space="0" w:color="auto"/>
        <w:left w:val="none" w:sz="0" w:space="0" w:color="auto"/>
        <w:bottom w:val="none" w:sz="0" w:space="0" w:color="auto"/>
        <w:right w:val="none" w:sz="0" w:space="0" w:color="auto"/>
      </w:divBdr>
    </w:div>
    <w:div w:id="1927685270">
      <w:bodyDiv w:val="1"/>
      <w:marLeft w:val="0"/>
      <w:marRight w:val="0"/>
      <w:marTop w:val="0"/>
      <w:marBottom w:val="0"/>
      <w:divBdr>
        <w:top w:val="none" w:sz="0" w:space="0" w:color="auto"/>
        <w:left w:val="none" w:sz="0" w:space="0" w:color="auto"/>
        <w:bottom w:val="none" w:sz="0" w:space="0" w:color="auto"/>
        <w:right w:val="none" w:sz="0" w:space="0" w:color="auto"/>
      </w:divBdr>
    </w:div>
    <w:div w:id="1928731350">
      <w:bodyDiv w:val="1"/>
      <w:marLeft w:val="0"/>
      <w:marRight w:val="0"/>
      <w:marTop w:val="0"/>
      <w:marBottom w:val="0"/>
      <w:divBdr>
        <w:top w:val="none" w:sz="0" w:space="0" w:color="auto"/>
        <w:left w:val="none" w:sz="0" w:space="0" w:color="auto"/>
        <w:bottom w:val="none" w:sz="0" w:space="0" w:color="auto"/>
        <w:right w:val="none" w:sz="0" w:space="0" w:color="auto"/>
      </w:divBdr>
    </w:div>
    <w:div w:id="1929188742">
      <w:bodyDiv w:val="1"/>
      <w:marLeft w:val="0"/>
      <w:marRight w:val="0"/>
      <w:marTop w:val="0"/>
      <w:marBottom w:val="0"/>
      <w:divBdr>
        <w:top w:val="none" w:sz="0" w:space="0" w:color="auto"/>
        <w:left w:val="none" w:sz="0" w:space="0" w:color="auto"/>
        <w:bottom w:val="none" w:sz="0" w:space="0" w:color="auto"/>
        <w:right w:val="none" w:sz="0" w:space="0" w:color="auto"/>
      </w:divBdr>
    </w:div>
    <w:div w:id="1931741598">
      <w:bodyDiv w:val="1"/>
      <w:marLeft w:val="0"/>
      <w:marRight w:val="0"/>
      <w:marTop w:val="0"/>
      <w:marBottom w:val="0"/>
      <w:divBdr>
        <w:top w:val="none" w:sz="0" w:space="0" w:color="auto"/>
        <w:left w:val="none" w:sz="0" w:space="0" w:color="auto"/>
        <w:bottom w:val="none" w:sz="0" w:space="0" w:color="auto"/>
        <w:right w:val="none" w:sz="0" w:space="0" w:color="auto"/>
      </w:divBdr>
    </w:div>
    <w:div w:id="1932351416">
      <w:bodyDiv w:val="1"/>
      <w:marLeft w:val="0"/>
      <w:marRight w:val="0"/>
      <w:marTop w:val="0"/>
      <w:marBottom w:val="0"/>
      <w:divBdr>
        <w:top w:val="none" w:sz="0" w:space="0" w:color="auto"/>
        <w:left w:val="none" w:sz="0" w:space="0" w:color="auto"/>
        <w:bottom w:val="none" w:sz="0" w:space="0" w:color="auto"/>
        <w:right w:val="none" w:sz="0" w:space="0" w:color="auto"/>
      </w:divBdr>
    </w:div>
    <w:div w:id="1932885801">
      <w:bodyDiv w:val="1"/>
      <w:marLeft w:val="0"/>
      <w:marRight w:val="0"/>
      <w:marTop w:val="0"/>
      <w:marBottom w:val="0"/>
      <w:divBdr>
        <w:top w:val="none" w:sz="0" w:space="0" w:color="auto"/>
        <w:left w:val="none" w:sz="0" w:space="0" w:color="auto"/>
        <w:bottom w:val="none" w:sz="0" w:space="0" w:color="auto"/>
        <w:right w:val="none" w:sz="0" w:space="0" w:color="auto"/>
      </w:divBdr>
    </w:div>
    <w:div w:id="1935358063">
      <w:bodyDiv w:val="1"/>
      <w:marLeft w:val="0"/>
      <w:marRight w:val="0"/>
      <w:marTop w:val="0"/>
      <w:marBottom w:val="0"/>
      <w:divBdr>
        <w:top w:val="none" w:sz="0" w:space="0" w:color="auto"/>
        <w:left w:val="none" w:sz="0" w:space="0" w:color="auto"/>
        <w:bottom w:val="none" w:sz="0" w:space="0" w:color="auto"/>
        <w:right w:val="none" w:sz="0" w:space="0" w:color="auto"/>
      </w:divBdr>
    </w:div>
    <w:div w:id="1935893380">
      <w:bodyDiv w:val="1"/>
      <w:marLeft w:val="0"/>
      <w:marRight w:val="0"/>
      <w:marTop w:val="0"/>
      <w:marBottom w:val="0"/>
      <w:divBdr>
        <w:top w:val="none" w:sz="0" w:space="0" w:color="auto"/>
        <w:left w:val="none" w:sz="0" w:space="0" w:color="auto"/>
        <w:bottom w:val="none" w:sz="0" w:space="0" w:color="auto"/>
        <w:right w:val="none" w:sz="0" w:space="0" w:color="auto"/>
      </w:divBdr>
    </w:div>
    <w:div w:id="1936592103">
      <w:bodyDiv w:val="1"/>
      <w:marLeft w:val="0"/>
      <w:marRight w:val="0"/>
      <w:marTop w:val="0"/>
      <w:marBottom w:val="0"/>
      <w:divBdr>
        <w:top w:val="none" w:sz="0" w:space="0" w:color="auto"/>
        <w:left w:val="none" w:sz="0" w:space="0" w:color="auto"/>
        <w:bottom w:val="none" w:sz="0" w:space="0" w:color="auto"/>
        <w:right w:val="none" w:sz="0" w:space="0" w:color="auto"/>
      </w:divBdr>
    </w:div>
    <w:div w:id="1937981629">
      <w:bodyDiv w:val="1"/>
      <w:marLeft w:val="0"/>
      <w:marRight w:val="0"/>
      <w:marTop w:val="0"/>
      <w:marBottom w:val="0"/>
      <w:divBdr>
        <w:top w:val="none" w:sz="0" w:space="0" w:color="auto"/>
        <w:left w:val="none" w:sz="0" w:space="0" w:color="auto"/>
        <w:bottom w:val="none" w:sz="0" w:space="0" w:color="auto"/>
        <w:right w:val="none" w:sz="0" w:space="0" w:color="auto"/>
      </w:divBdr>
    </w:div>
    <w:div w:id="1939173748">
      <w:bodyDiv w:val="1"/>
      <w:marLeft w:val="0"/>
      <w:marRight w:val="0"/>
      <w:marTop w:val="0"/>
      <w:marBottom w:val="0"/>
      <w:divBdr>
        <w:top w:val="none" w:sz="0" w:space="0" w:color="auto"/>
        <w:left w:val="none" w:sz="0" w:space="0" w:color="auto"/>
        <w:bottom w:val="none" w:sz="0" w:space="0" w:color="auto"/>
        <w:right w:val="none" w:sz="0" w:space="0" w:color="auto"/>
      </w:divBdr>
    </w:div>
    <w:div w:id="1942060745">
      <w:bodyDiv w:val="1"/>
      <w:marLeft w:val="0"/>
      <w:marRight w:val="0"/>
      <w:marTop w:val="0"/>
      <w:marBottom w:val="0"/>
      <w:divBdr>
        <w:top w:val="none" w:sz="0" w:space="0" w:color="auto"/>
        <w:left w:val="none" w:sz="0" w:space="0" w:color="auto"/>
        <w:bottom w:val="none" w:sz="0" w:space="0" w:color="auto"/>
        <w:right w:val="none" w:sz="0" w:space="0" w:color="auto"/>
      </w:divBdr>
    </w:div>
    <w:div w:id="1943760673">
      <w:bodyDiv w:val="1"/>
      <w:marLeft w:val="0"/>
      <w:marRight w:val="0"/>
      <w:marTop w:val="0"/>
      <w:marBottom w:val="0"/>
      <w:divBdr>
        <w:top w:val="none" w:sz="0" w:space="0" w:color="auto"/>
        <w:left w:val="none" w:sz="0" w:space="0" w:color="auto"/>
        <w:bottom w:val="none" w:sz="0" w:space="0" w:color="auto"/>
        <w:right w:val="none" w:sz="0" w:space="0" w:color="auto"/>
      </w:divBdr>
    </w:div>
    <w:div w:id="1946301505">
      <w:bodyDiv w:val="1"/>
      <w:marLeft w:val="0"/>
      <w:marRight w:val="0"/>
      <w:marTop w:val="0"/>
      <w:marBottom w:val="0"/>
      <w:divBdr>
        <w:top w:val="none" w:sz="0" w:space="0" w:color="auto"/>
        <w:left w:val="none" w:sz="0" w:space="0" w:color="auto"/>
        <w:bottom w:val="none" w:sz="0" w:space="0" w:color="auto"/>
        <w:right w:val="none" w:sz="0" w:space="0" w:color="auto"/>
      </w:divBdr>
    </w:div>
    <w:div w:id="1946964882">
      <w:bodyDiv w:val="1"/>
      <w:marLeft w:val="0"/>
      <w:marRight w:val="0"/>
      <w:marTop w:val="0"/>
      <w:marBottom w:val="0"/>
      <w:divBdr>
        <w:top w:val="none" w:sz="0" w:space="0" w:color="auto"/>
        <w:left w:val="none" w:sz="0" w:space="0" w:color="auto"/>
        <w:bottom w:val="none" w:sz="0" w:space="0" w:color="auto"/>
        <w:right w:val="none" w:sz="0" w:space="0" w:color="auto"/>
      </w:divBdr>
    </w:div>
    <w:div w:id="1948385317">
      <w:bodyDiv w:val="1"/>
      <w:marLeft w:val="0"/>
      <w:marRight w:val="0"/>
      <w:marTop w:val="0"/>
      <w:marBottom w:val="0"/>
      <w:divBdr>
        <w:top w:val="none" w:sz="0" w:space="0" w:color="auto"/>
        <w:left w:val="none" w:sz="0" w:space="0" w:color="auto"/>
        <w:bottom w:val="none" w:sz="0" w:space="0" w:color="auto"/>
        <w:right w:val="none" w:sz="0" w:space="0" w:color="auto"/>
      </w:divBdr>
    </w:div>
    <w:div w:id="1951207319">
      <w:bodyDiv w:val="1"/>
      <w:marLeft w:val="0"/>
      <w:marRight w:val="0"/>
      <w:marTop w:val="0"/>
      <w:marBottom w:val="0"/>
      <w:divBdr>
        <w:top w:val="none" w:sz="0" w:space="0" w:color="auto"/>
        <w:left w:val="none" w:sz="0" w:space="0" w:color="auto"/>
        <w:bottom w:val="none" w:sz="0" w:space="0" w:color="auto"/>
        <w:right w:val="none" w:sz="0" w:space="0" w:color="auto"/>
      </w:divBdr>
    </w:div>
    <w:div w:id="1951886510">
      <w:bodyDiv w:val="1"/>
      <w:marLeft w:val="0"/>
      <w:marRight w:val="0"/>
      <w:marTop w:val="0"/>
      <w:marBottom w:val="0"/>
      <w:divBdr>
        <w:top w:val="none" w:sz="0" w:space="0" w:color="auto"/>
        <w:left w:val="none" w:sz="0" w:space="0" w:color="auto"/>
        <w:bottom w:val="none" w:sz="0" w:space="0" w:color="auto"/>
        <w:right w:val="none" w:sz="0" w:space="0" w:color="auto"/>
      </w:divBdr>
    </w:div>
    <w:div w:id="1952399608">
      <w:bodyDiv w:val="1"/>
      <w:marLeft w:val="0"/>
      <w:marRight w:val="0"/>
      <w:marTop w:val="0"/>
      <w:marBottom w:val="0"/>
      <w:divBdr>
        <w:top w:val="none" w:sz="0" w:space="0" w:color="auto"/>
        <w:left w:val="none" w:sz="0" w:space="0" w:color="auto"/>
        <w:bottom w:val="none" w:sz="0" w:space="0" w:color="auto"/>
        <w:right w:val="none" w:sz="0" w:space="0" w:color="auto"/>
      </w:divBdr>
    </w:div>
    <w:div w:id="1954283682">
      <w:bodyDiv w:val="1"/>
      <w:marLeft w:val="0"/>
      <w:marRight w:val="0"/>
      <w:marTop w:val="0"/>
      <w:marBottom w:val="0"/>
      <w:divBdr>
        <w:top w:val="none" w:sz="0" w:space="0" w:color="auto"/>
        <w:left w:val="none" w:sz="0" w:space="0" w:color="auto"/>
        <w:bottom w:val="none" w:sz="0" w:space="0" w:color="auto"/>
        <w:right w:val="none" w:sz="0" w:space="0" w:color="auto"/>
      </w:divBdr>
    </w:div>
    <w:div w:id="1959487002">
      <w:bodyDiv w:val="1"/>
      <w:marLeft w:val="0"/>
      <w:marRight w:val="0"/>
      <w:marTop w:val="0"/>
      <w:marBottom w:val="0"/>
      <w:divBdr>
        <w:top w:val="none" w:sz="0" w:space="0" w:color="auto"/>
        <w:left w:val="none" w:sz="0" w:space="0" w:color="auto"/>
        <w:bottom w:val="none" w:sz="0" w:space="0" w:color="auto"/>
        <w:right w:val="none" w:sz="0" w:space="0" w:color="auto"/>
      </w:divBdr>
    </w:div>
    <w:div w:id="1964532123">
      <w:bodyDiv w:val="1"/>
      <w:marLeft w:val="0"/>
      <w:marRight w:val="0"/>
      <w:marTop w:val="0"/>
      <w:marBottom w:val="0"/>
      <w:divBdr>
        <w:top w:val="none" w:sz="0" w:space="0" w:color="auto"/>
        <w:left w:val="none" w:sz="0" w:space="0" w:color="auto"/>
        <w:bottom w:val="none" w:sz="0" w:space="0" w:color="auto"/>
        <w:right w:val="none" w:sz="0" w:space="0" w:color="auto"/>
      </w:divBdr>
    </w:div>
    <w:div w:id="1967001239">
      <w:bodyDiv w:val="1"/>
      <w:marLeft w:val="0"/>
      <w:marRight w:val="0"/>
      <w:marTop w:val="0"/>
      <w:marBottom w:val="0"/>
      <w:divBdr>
        <w:top w:val="none" w:sz="0" w:space="0" w:color="auto"/>
        <w:left w:val="none" w:sz="0" w:space="0" w:color="auto"/>
        <w:bottom w:val="none" w:sz="0" w:space="0" w:color="auto"/>
        <w:right w:val="none" w:sz="0" w:space="0" w:color="auto"/>
      </w:divBdr>
      <w:divsChild>
        <w:div w:id="161817285">
          <w:marLeft w:val="0"/>
          <w:marRight w:val="0"/>
          <w:marTop w:val="0"/>
          <w:marBottom w:val="0"/>
          <w:divBdr>
            <w:top w:val="none" w:sz="0" w:space="0" w:color="auto"/>
            <w:left w:val="none" w:sz="0" w:space="0" w:color="auto"/>
            <w:bottom w:val="none" w:sz="0" w:space="0" w:color="auto"/>
            <w:right w:val="none" w:sz="0" w:space="0" w:color="auto"/>
          </w:divBdr>
          <w:divsChild>
            <w:div w:id="326174457">
              <w:marLeft w:val="0"/>
              <w:marRight w:val="0"/>
              <w:marTop w:val="0"/>
              <w:marBottom w:val="0"/>
              <w:divBdr>
                <w:top w:val="none" w:sz="0" w:space="0" w:color="auto"/>
                <w:left w:val="none" w:sz="0" w:space="0" w:color="auto"/>
                <w:bottom w:val="none" w:sz="0" w:space="0" w:color="auto"/>
                <w:right w:val="none" w:sz="0" w:space="0" w:color="auto"/>
              </w:divBdr>
              <w:divsChild>
                <w:div w:id="1157646311">
                  <w:marLeft w:val="0"/>
                  <w:marRight w:val="0"/>
                  <w:marTop w:val="0"/>
                  <w:marBottom w:val="0"/>
                  <w:divBdr>
                    <w:top w:val="none" w:sz="0" w:space="0" w:color="auto"/>
                    <w:left w:val="none" w:sz="0" w:space="0" w:color="auto"/>
                    <w:bottom w:val="none" w:sz="0" w:space="0" w:color="auto"/>
                    <w:right w:val="none" w:sz="0" w:space="0" w:color="auto"/>
                  </w:divBdr>
                  <w:divsChild>
                    <w:div w:id="2022273764">
                      <w:marLeft w:val="0"/>
                      <w:marRight w:val="0"/>
                      <w:marTop w:val="0"/>
                      <w:marBottom w:val="0"/>
                      <w:divBdr>
                        <w:top w:val="none" w:sz="0" w:space="0" w:color="auto"/>
                        <w:left w:val="none" w:sz="0" w:space="0" w:color="auto"/>
                        <w:bottom w:val="none" w:sz="0" w:space="0" w:color="auto"/>
                        <w:right w:val="none" w:sz="0" w:space="0" w:color="auto"/>
                      </w:divBdr>
                      <w:divsChild>
                        <w:div w:id="1650355564">
                          <w:marLeft w:val="0"/>
                          <w:marRight w:val="0"/>
                          <w:marTop w:val="0"/>
                          <w:marBottom w:val="0"/>
                          <w:divBdr>
                            <w:top w:val="none" w:sz="0" w:space="0" w:color="auto"/>
                            <w:left w:val="none" w:sz="0" w:space="0" w:color="auto"/>
                            <w:bottom w:val="none" w:sz="0" w:space="0" w:color="auto"/>
                            <w:right w:val="none" w:sz="0" w:space="0" w:color="auto"/>
                          </w:divBdr>
                          <w:divsChild>
                            <w:div w:id="509442896">
                              <w:marLeft w:val="0"/>
                              <w:marRight w:val="0"/>
                              <w:marTop w:val="0"/>
                              <w:marBottom w:val="0"/>
                              <w:divBdr>
                                <w:top w:val="none" w:sz="0" w:space="0" w:color="auto"/>
                                <w:left w:val="none" w:sz="0" w:space="0" w:color="auto"/>
                                <w:bottom w:val="none" w:sz="0" w:space="0" w:color="auto"/>
                                <w:right w:val="none" w:sz="0" w:space="0" w:color="auto"/>
                              </w:divBdr>
                              <w:divsChild>
                                <w:div w:id="1874806686">
                                  <w:marLeft w:val="0"/>
                                  <w:marRight w:val="0"/>
                                  <w:marTop w:val="0"/>
                                  <w:marBottom w:val="0"/>
                                  <w:divBdr>
                                    <w:top w:val="none" w:sz="0" w:space="0" w:color="auto"/>
                                    <w:left w:val="none" w:sz="0" w:space="0" w:color="auto"/>
                                    <w:bottom w:val="none" w:sz="0" w:space="0" w:color="auto"/>
                                    <w:right w:val="none" w:sz="0" w:space="0" w:color="auto"/>
                                  </w:divBdr>
                                  <w:divsChild>
                                    <w:div w:id="1644047216">
                                      <w:marLeft w:val="0"/>
                                      <w:marRight w:val="0"/>
                                      <w:marTop w:val="0"/>
                                      <w:marBottom w:val="0"/>
                                      <w:divBdr>
                                        <w:top w:val="none" w:sz="0" w:space="0" w:color="auto"/>
                                        <w:left w:val="none" w:sz="0" w:space="0" w:color="auto"/>
                                        <w:bottom w:val="none" w:sz="0" w:space="0" w:color="auto"/>
                                        <w:right w:val="none" w:sz="0" w:space="0" w:color="auto"/>
                                      </w:divBdr>
                                      <w:divsChild>
                                        <w:div w:id="1038966760">
                                          <w:marLeft w:val="0"/>
                                          <w:marRight w:val="0"/>
                                          <w:marTop w:val="0"/>
                                          <w:marBottom w:val="495"/>
                                          <w:divBdr>
                                            <w:top w:val="none" w:sz="0" w:space="0" w:color="auto"/>
                                            <w:left w:val="none" w:sz="0" w:space="0" w:color="auto"/>
                                            <w:bottom w:val="none" w:sz="0" w:space="0" w:color="auto"/>
                                            <w:right w:val="none" w:sz="0" w:space="0" w:color="auto"/>
                                          </w:divBdr>
                                          <w:divsChild>
                                            <w:div w:id="5323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7079276">
      <w:bodyDiv w:val="1"/>
      <w:marLeft w:val="0"/>
      <w:marRight w:val="0"/>
      <w:marTop w:val="0"/>
      <w:marBottom w:val="0"/>
      <w:divBdr>
        <w:top w:val="none" w:sz="0" w:space="0" w:color="auto"/>
        <w:left w:val="none" w:sz="0" w:space="0" w:color="auto"/>
        <w:bottom w:val="none" w:sz="0" w:space="0" w:color="auto"/>
        <w:right w:val="none" w:sz="0" w:space="0" w:color="auto"/>
      </w:divBdr>
    </w:div>
    <w:div w:id="1969776558">
      <w:bodyDiv w:val="1"/>
      <w:marLeft w:val="0"/>
      <w:marRight w:val="0"/>
      <w:marTop w:val="0"/>
      <w:marBottom w:val="0"/>
      <w:divBdr>
        <w:top w:val="none" w:sz="0" w:space="0" w:color="auto"/>
        <w:left w:val="none" w:sz="0" w:space="0" w:color="auto"/>
        <w:bottom w:val="none" w:sz="0" w:space="0" w:color="auto"/>
        <w:right w:val="none" w:sz="0" w:space="0" w:color="auto"/>
      </w:divBdr>
    </w:div>
    <w:div w:id="1973248047">
      <w:bodyDiv w:val="1"/>
      <w:marLeft w:val="0"/>
      <w:marRight w:val="0"/>
      <w:marTop w:val="0"/>
      <w:marBottom w:val="0"/>
      <w:divBdr>
        <w:top w:val="none" w:sz="0" w:space="0" w:color="auto"/>
        <w:left w:val="none" w:sz="0" w:space="0" w:color="auto"/>
        <w:bottom w:val="none" w:sz="0" w:space="0" w:color="auto"/>
        <w:right w:val="none" w:sz="0" w:space="0" w:color="auto"/>
      </w:divBdr>
    </w:div>
    <w:div w:id="1974168803">
      <w:bodyDiv w:val="1"/>
      <w:marLeft w:val="0"/>
      <w:marRight w:val="0"/>
      <w:marTop w:val="0"/>
      <w:marBottom w:val="0"/>
      <w:divBdr>
        <w:top w:val="none" w:sz="0" w:space="0" w:color="auto"/>
        <w:left w:val="none" w:sz="0" w:space="0" w:color="auto"/>
        <w:bottom w:val="none" w:sz="0" w:space="0" w:color="auto"/>
        <w:right w:val="none" w:sz="0" w:space="0" w:color="auto"/>
      </w:divBdr>
    </w:div>
    <w:div w:id="1975402571">
      <w:bodyDiv w:val="1"/>
      <w:marLeft w:val="0"/>
      <w:marRight w:val="0"/>
      <w:marTop w:val="0"/>
      <w:marBottom w:val="0"/>
      <w:divBdr>
        <w:top w:val="none" w:sz="0" w:space="0" w:color="auto"/>
        <w:left w:val="none" w:sz="0" w:space="0" w:color="auto"/>
        <w:bottom w:val="none" w:sz="0" w:space="0" w:color="auto"/>
        <w:right w:val="none" w:sz="0" w:space="0" w:color="auto"/>
      </w:divBdr>
    </w:div>
    <w:div w:id="1977295815">
      <w:bodyDiv w:val="1"/>
      <w:marLeft w:val="0"/>
      <w:marRight w:val="0"/>
      <w:marTop w:val="0"/>
      <w:marBottom w:val="0"/>
      <w:divBdr>
        <w:top w:val="none" w:sz="0" w:space="0" w:color="auto"/>
        <w:left w:val="none" w:sz="0" w:space="0" w:color="auto"/>
        <w:bottom w:val="none" w:sz="0" w:space="0" w:color="auto"/>
        <w:right w:val="none" w:sz="0" w:space="0" w:color="auto"/>
      </w:divBdr>
    </w:div>
    <w:div w:id="1979333082">
      <w:bodyDiv w:val="1"/>
      <w:marLeft w:val="0"/>
      <w:marRight w:val="0"/>
      <w:marTop w:val="0"/>
      <w:marBottom w:val="0"/>
      <w:divBdr>
        <w:top w:val="none" w:sz="0" w:space="0" w:color="auto"/>
        <w:left w:val="none" w:sz="0" w:space="0" w:color="auto"/>
        <w:bottom w:val="none" w:sz="0" w:space="0" w:color="auto"/>
        <w:right w:val="none" w:sz="0" w:space="0" w:color="auto"/>
      </w:divBdr>
    </w:div>
    <w:div w:id="1981761155">
      <w:bodyDiv w:val="1"/>
      <w:marLeft w:val="0"/>
      <w:marRight w:val="0"/>
      <w:marTop w:val="0"/>
      <w:marBottom w:val="0"/>
      <w:divBdr>
        <w:top w:val="none" w:sz="0" w:space="0" w:color="auto"/>
        <w:left w:val="none" w:sz="0" w:space="0" w:color="auto"/>
        <w:bottom w:val="none" w:sz="0" w:space="0" w:color="auto"/>
        <w:right w:val="none" w:sz="0" w:space="0" w:color="auto"/>
      </w:divBdr>
    </w:div>
    <w:div w:id="1984650597">
      <w:bodyDiv w:val="1"/>
      <w:marLeft w:val="0"/>
      <w:marRight w:val="0"/>
      <w:marTop w:val="0"/>
      <w:marBottom w:val="0"/>
      <w:divBdr>
        <w:top w:val="none" w:sz="0" w:space="0" w:color="auto"/>
        <w:left w:val="none" w:sz="0" w:space="0" w:color="auto"/>
        <w:bottom w:val="none" w:sz="0" w:space="0" w:color="auto"/>
        <w:right w:val="none" w:sz="0" w:space="0" w:color="auto"/>
      </w:divBdr>
    </w:div>
    <w:div w:id="1993099260">
      <w:bodyDiv w:val="1"/>
      <w:marLeft w:val="0"/>
      <w:marRight w:val="0"/>
      <w:marTop w:val="0"/>
      <w:marBottom w:val="0"/>
      <w:divBdr>
        <w:top w:val="none" w:sz="0" w:space="0" w:color="auto"/>
        <w:left w:val="none" w:sz="0" w:space="0" w:color="auto"/>
        <w:bottom w:val="none" w:sz="0" w:space="0" w:color="auto"/>
        <w:right w:val="none" w:sz="0" w:space="0" w:color="auto"/>
      </w:divBdr>
    </w:div>
    <w:div w:id="1994605616">
      <w:bodyDiv w:val="1"/>
      <w:marLeft w:val="0"/>
      <w:marRight w:val="0"/>
      <w:marTop w:val="0"/>
      <w:marBottom w:val="0"/>
      <w:divBdr>
        <w:top w:val="none" w:sz="0" w:space="0" w:color="auto"/>
        <w:left w:val="none" w:sz="0" w:space="0" w:color="auto"/>
        <w:bottom w:val="none" w:sz="0" w:space="0" w:color="auto"/>
        <w:right w:val="none" w:sz="0" w:space="0" w:color="auto"/>
      </w:divBdr>
    </w:div>
    <w:div w:id="1994681577">
      <w:bodyDiv w:val="1"/>
      <w:marLeft w:val="0"/>
      <w:marRight w:val="0"/>
      <w:marTop w:val="0"/>
      <w:marBottom w:val="0"/>
      <w:divBdr>
        <w:top w:val="none" w:sz="0" w:space="0" w:color="auto"/>
        <w:left w:val="none" w:sz="0" w:space="0" w:color="auto"/>
        <w:bottom w:val="none" w:sz="0" w:space="0" w:color="auto"/>
        <w:right w:val="none" w:sz="0" w:space="0" w:color="auto"/>
      </w:divBdr>
    </w:div>
    <w:div w:id="1996756502">
      <w:bodyDiv w:val="1"/>
      <w:marLeft w:val="0"/>
      <w:marRight w:val="0"/>
      <w:marTop w:val="0"/>
      <w:marBottom w:val="0"/>
      <w:divBdr>
        <w:top w:val="none" w:sz="0" w:space="0" w:color="auto"/>
        <w:left w:val="none" w:sz="0" w:space="0" w:color="auto"/>
        <w:bottom w:val="none" w:sz="0" w:space="0" w:color="auto"/>
        <w:right w:val="none" w:sz="0" w:space="0" w:color="auto"/>
      </w:divBdr>
    </w:div>
    <w:div w:id="1997802004">
      <w:bodyDiv w:val="1"/>
      <w:marLeft w:val="0"/>
      <w:marRight w:val="0"/>
      <w:marTop w:val="0"/>
      <w:marBottom w:val="0"/>
      <w:divBdr>
        <w:top w:val="none" w:sz="0" w:space="0" w:color="auto"/>
        <w:left w:val="none" w:sz="0" w:space="0" w:color="auto"/>
        <w:bottom w:val="none" w:sz="0" w:space="0" w:color="auto"/>
        <w:right w:val="none" w:sz="0" w:space="0" w:color="auto"/>
      </w:divBdr>
    </w:div>
    <w:div w:id="1998727929">
      <w:bodyDiv w:val="1"/>
      <w:marLeft w:val="0"/>
      <w:marRight w:val="0"/>
      <w:marTop w:val="0"/>
      <w:marBottom w:val="0"/>
      <w:divBdr>
        <w:top w:val="none" w:sz="0" w:space="0" w:color="auto"/>
        <w:left w:val="none" w:sz="0" w:space="0" w:color="auto"/>
        <w:bottom w:val="none" w:sz="0" w:space="0" w:color="auto"/>
        <w:right w:val="none" w:sz="0" w:space="0" w:color="auto"/>
      </w:divBdr>
    </w:div>
    <w:div w:id="1999460938">
      <w:bodyDiv w:val="1"/>
      <w:marLeft w:val="0"/>
      <w:marRight w:val="0"/>
      <w:marTop w:val="0"/>
      <w:marBottom w:val="0"/>
      <w:divBdr>
        <w:top w:val="none" w:sz="0" w:space="0" w:color="auto"/>
        <w:left w:val="none" w:sz="0" w:space="0" w:color="auto"/>
        <w:bottom w:val="none" w:sz="0" w:space="0" w:color="auto"/>
        <w:right w:val="none" w:sz="0" w:space="0" w:color="auto"/>
      </w:divBdr>
    </w:div>
    <w:div w:id="1999844390">
      <w:bodyDiv w:val="1"/>
      <w:marLeft w:val="0"/>
      <w:marRight w:val="0"/>
      <w:marTop w:val="0"/>
      <w:marBottom w:val="0"/>
      <w:divBdr>
        <w:top w:val="none" w:sz="0" w:space="0" w:color="auto"/>
        <w:left w:val="none" w:sz="0" w:space="0" w:color="auto"/>
        <w:bottom w:val="none" w:sz="0" w:space="0" w:color="auto"/>
        <w:right w:val="none" w:sz="0" w:space="0" w:color="auto"/>
      </w:divBdr>
    </w:div>
    <w:div w:id="2001541493">
      <w:bodyDiv w:val="1"/>
      <w:marLeft w:val="0"/>
      <w:marRight w:val="0"/>
      <w:marTop w:val="0"/>
      <w:marBottom w:val="0"/>
      <w:divBdr>
        <w:top w:val="none" w:sz="0" w:space="0" w:color="auto"/>
        <w:left w:val="none" w:sz="0" w:space="0" w:color="auto"/>
        <w:bottom w:val="none" w:sz="0" w:space="0" w:color="auto"/>
        <w:right w:val="none" w:sz="0" w:space="0" w:color="auto"/>
      </w:divBdr>
    </w:div>
    <w:div w:id="2004578813">
      <w:bodyDiv w:val="1"/>
      <w:marLeft w:val="0"/>
      <w:marRight w:val="0"/>
      <w:marTop w:val="0"/>
      <w:marBottom w:val="0"/>
      <w:divBdr>
        <w:top w:val="none" w:sz="0" w:space="0" w:color="auto"/>
        <w:left w:val="none" w:sz="0" w:space="0" w:color="auto"/>
        <w:bottom w:val="none" w:sz="0" w:space="0" w:color="auto"/>
        <w:right w:val="none" w:sz="0" w:space="0" w:color="auto"/>
      </w:divBdr>
    </w:div>
    <w:div w:id="2006397856">
      <w:bodyDiv w:val="1"/>
      <w:marLeft w:val="0"/>
      <w:marRight w:val="0"/>
      <w:marTop w:val="0"/>
      <w:marBottom w:val="0"/>
      <w:divBdr>
        <w:top w:val="none" w:sz="0" w:space="0" w:color="auto"/>
        <w:left w:val="none" w:sz="0" w:space="0" w:color="auto"/>
        <w:bottom w:val="none" w:sz="0" w:space="0" w:color="auto"/>
        <w:right w:val="none" w:sz="0" w:space="0" w:color="auto"/>
      </w:divBdr>
    </w:div>
    <w:div w:id="2009403070">
      <w:bodyDiv w:val="1"/>
      <w:marLeft w:val="0"/>
      <w:marRight w:val="0"/>
      <w:marTop w:val="0"/>
      <w:marBottom w:val="0"/>
      <w:divBdr>
        <w:top w:val="none" w:sz="0" w:space="0" w:color="auto"/>
        <w:left w:val="none" w:sz="0" w:space="0" w:color="auto"/>
        <w:bottom w:val="none" w:sz="0" w:space="0" w:color="auto"/>
        <w:right w:val="none" w:sz="0" w:space="0" w:color="auto"/>
      </w:divBdr>
    </w:div>
    <w:div w:id="2009668682">
      <w:bodyDiv w:val="1"/>
      <w:marLeft w:val="0"/>
      <w:marRight w:val="0"/>
      <w:marTop w:val="0"/>
      <w:marBottom w:val="0"/>
      <w:divBdr>
        <w:top w:val="none" w:sz="0" w:space="0" w:color="auto"/>
        <w:left w:val="none" w:sz="0" w:space="0" w:color="auto"/>
        <w:bottom w:val="none" w:sz="0" w:space="0" w:color="auto"/>
        <w:right w:val="none" w:sz="0" w:space="0" w:color="auto"/>
      </w:divBdr>
    </w:div>
    <w:div w:id="2010063485">
      <w:bodyDiv w:val="1"/>
      <w:marLeft w:val="0"/>
      <w:marRight w:val="0"/>
      <w:marTop w:val="0"/>
      <w:marBottom w:val="0"/>
      <w:divBdr>
        <w:top w:val="none" w:sz="0" w:space="0" w:color="auto"/>
        <w:left w:val="none" w:sz="0" w:space="0" w:color="auto"/>
        <w:bottom w:val="none" w:sz="0" w:space="0" w:color="auto"/>
        <w:right w:val="none" w:sz="0" w:space="0" w:color="auto"/>
      </w:divBdr>
    </w:div>
    <w:div w:id="2014260208">
      <w:bodyDiv w:val="1"/>
      <w:marLeft w:val="0"/>
      <w:marRight w:val="0"/>
      <w:marTop w:val="0"/>
      <w:marBottom w:val="0"/>
      <w:divBdr>
        <w:top w:val="none" w:sz="0" w:space="0" w:color="auto"/>
        <w:left w:val="none" w:sz="0" w:space="0" w:color="auto"/>
        <w:bottom w:val="none" w:sz="0" w:space="0" w:color="auto"/>
        <w:right w:val="none" w:sz="0" w:space="0" w:color="auto"/>
      </w:divBdr>
    </w:div>
    <w:div w:id="2016182188">
      <w:bodyDiv w:val="1"/>
      <w:marLeft w:val="0"/>
      <w:marRight w:val="0"/>
      <w:marTop w:val="0"/>
      <w:marBottom w:val="0"/>
      <w:divBdr>
        <w:top w:val="none" w:sz="0" w:space="0" w:color="auto"/>
        <w:left w:val="none" w:sz="0" w:space="0" w:color="auto"/>
        <w:bottom w:val="none" w:sz="0" w:space="0" w:color="auto"/>
        <w:right w:val="none" w:sz="0" w:space="0" w:color="auto"/>
      </w:divBdr>
    </w:div>
    <w:div w:id="2018339090">
      <w:bodyDiv w:val="1"/>
      <w:marLeft w:val="0"/>
      <w:marRight w:val="0"/>
      <w:marTop w:val="0"/>
      <w:marBottom w:val="0"/>
      <w:divBdr>
        <w:top w:val="none" w:sz="0" w:space="0" w:color="auto"/>
        <w:left w:val="none" w:sz="0" w:space="0" w:color="auto"/>
        <w:bottom w:val="none" w:sz="0" w:space="0" w:color="auto"/>
        <w:right w:val="none" w:sz="0" w:space="0" w:color="auto"/>
      </w:divBdr>
    </w:div>
    <w:div w:id="2019690857">
      <w:bodyDiv w:val="1"/>
      <w:marLeft w:val="0"/>
      <w:marRight w:val="0"/>
      <w:marTop w:val="0"/>
      <w:marBottom w:val="0"/>
      <w:divBdr>
        <w:top w:val="none" w:sz="0" w:space="0" w:color="auto"/>
        <w:left w:val="none" w:sz="0" w:space="0" w:color="auto"/>
        <w:bottom w:val="none" w:sz="0" w:space="0" w:color="auto"/>
        <w:right w:val="none" w:sz="0" w:space="0" w:color="auto"/>
      </w:divBdr>
    </w:div>
    <w:div w:id="2019696509">
      <w:bodyDiv w:val="1"/>
      <w:marLeft w:val="0"/>
      <w:marRight w:val="0"/>
      <w:marTop w:val="0"/>
      <w:marBottom w:val="0"/>
      <w:divBdr>
        <w:top w:val="none" w:sz="0" w:space="0" w:color="auto"/>
        <w:left w:val="none" w:sz="0" w:space="0" w:color="auto"/>
        <w:bottom w:val="none" w:sz="0" w:space="0" w:color="auto"/>
        <w:right w:val="none" w:sz="0" w:space="0" w:color="auto"/>
      </w:divBdr>
    </w:div>
    <w:div w:id="2022001695">
      <w:bodyDiv w:val="1"/>
      <w:marLeft w:val="0"/>
      <w:marRight w:val="0"/>
      <w:marTop w:val="0"/>
      <w:marBottom w:val="0"/>
      <w:divBdr>
        <w:top w:val="none" w:sz="0" w:space="0" w:color="auto"/>
        <w:left w:val="none" w:sz="0" w:space="0" w:color="auto"/>
        <w:bottom w:val="none" w:sz="0" w:space="0" w:color="auto"/>
        <w:right w:val="none" w:sz="0" w:space="0" w:color="auto"/>
      </w:divBdr>
    </w:div>
    <w:div w:id="2022468538">
      <w:bodyDiv w:val="1"/>
      <w:marLeft w:val="0"/>
      <w:marRight w:val="0"/>
      <w:marTop w:val="0"/>
      <w:marBottom w:val="0"/>
      <w:divBdr>
        <w:top w:val="none" w:sz="0" w:space="0" w:color="auto"/>
        <w:left w:val="none" w:sz="0" w:space="0" w:color="auto"/>
        <w:bottom w:val="none" w:sz="0" w:space="0" w:color="auto"/>
        <w:right w:val="none" w:sz="0" w:space="0" w:color="auto"/>
      </w:divBdr>
    </w:div>
    <w:div w:id="2022658535">
      <w:bodyDiv w:val="1"/>
      <w:marLeft w:val="0"/>
      <w:marRight w:val="0"/>
      <w:marTop w:val="0"/>
      <w:marBottom w:val="0"/>
      <w:divBdr>
        <w:top w:val="none" w:sz="0" w:space="0" w:color="auto"/>
        <w:left w:val="none" w:sz="0" w:space="0" w:color="auto"/>
        <w:bottom w:val="none" w:sz="0" w:space="0" w:color="auto"/>
        <w:right w:val="none" w:sz="0" w:space="0" w:color="auto"/>
      </w:divBdr>
    </w:div>
    <w:div w:id="2022968407">
      <w:bodyDiv w:val="1"/>
      <w:marLeft w:val="0"/>
      <w:marRight w:val="0"/>
      <w:marTop w:val="0"/>
      <w:marBottom w:val="0"/>
      <w:divBdr>
        <w:top w:val="none" w:sz="0" w:space="0" w:color="auto"/>
        <w:left w:val="none" w:sz="0" w:space="0" w:color="auto"/>
        <w:bottom w:val="none" w:sz="0" w:space="0" w:color="auto"/>
        <w:right w:val="none" w:sz="0" w:space="0" w:color="auto"/>
      </w:divBdr>
    </w:div>
    <w:div w:id="2026125033">
      <w:bodyDiv w:val="1"/>
      <w:marLeft w:val="0"/>
      <w:marRight w:val="0"/>
      <w:marTop w:val="0"/>
      <w:marBottom w:val="0"/>
      <w:divBdr>
        <w:top w:val="none" w:sz="0" w:space="0" w:color="auto"/>
        <w:left w:val="none" w:sz="0" w:space="0" w:color="auto"/>
        <w:bottom w:val="none" w:sz="0" w:space="0" w:color="auto"/>
        <w:right w:val="none" w:sz="0" w:space="0" w:color="auto"/>
      </w:divBdr>
    </w:div>
    <w:div w:id="2026977489">
      <w:bodyDiv w:val="1"/>
      <w:marLeft w:val="0"/>
      <w:marRight w:val="0"/>
      <w:marTop w:val="0"/>
      <w:marBottom w:val="0"/>
      <w:divBdr>
        <w:top w:val="none" w:sz="0" w:space="0" w:color="auto"/>
        <w:left w:val="none" w:sz="0" w:space="0" w:color="auto"/>
        <w:bottom w:val="none" w:sz="0" w:space="0" w:color="auto"/>
        <w:right w:val="none" w:sz="0" w:space="0" w:color="auto"/>
      </w:divBdr>
    </w:div>
    <w:div w:id="2027051034">
      <w:bodyDiv w:val="1"/>
      <w:marLeft w:val="0"/>
      <w:marRight w:val="0"/>
      <w:marTop w:val="0"/>
      <w:marBottom w:val="0"/>
      <w:divBdr>
        <w:top w:val="none" w:sz="0" w:space="0" w:color="auto"/>
        <w:left w:val="none" w:sz="0" w:space="0" w:color="auto"/>
        <w:bottom w:val="none" w:sz="0" w:space="0" w:color="auto"/>
        <w:right w:val="none" w:sz="0" w:space="0" w:color="auto"/>
      </w:divBdr>
    </w:div>
    <w:div w:id="2027559196">
      <w:bodyDiv w:val="1"/>
      <w:marLeft w:val="0"/>
      <w:marRight w:val="0"/>
      <w:marTop w:val="0"/>
      <w:marBottom w:val="0"/>
      <w:divBdr>
        <w:top w:val="none" w:sz="0" w:space="0" w:color="auto"/>
        <w:left w:val="none" w:sz="0" w:space="0" w:color="auto"/>
        <w:bottom w:val="none" w:sz="0" w:space="0" w:color="auto"/>
        <w:right w:val="none" w:sz="0" w:space="0" w:color="auto"/>
      </w:divBdr>
    </w:div>
    <w:div w:id="2028019803">
      <w:bodyDiv w:val="1"/>
      <w:marLeft w:val="0"/>
      <w:marRight w:val="0"/>
      <w:marTop w:val="0"/>
      <w:marBottom w:val="0"/>
      <w:divBdr>
        <w:top w:val="none" w:sz="0" w:space="0" w:color="auto"/>
        <w:left w:val="none" w:sz="0" w:space="0" w:color="auto"/>
        <w:bottom w:val="none" w:sz="0" w:space="0" w:color="auto"/>
        <w:right w:val="none" w:sz="0" w:space="0" w:color="auto"/>
      </w:divBdr>
    </w:div>
    <w:div w:id="2028677522">
      <w:bodyDiv w:val="1"/>
      <w:marLeft w:val="0"/>
      <w:marRight w:val="0"/>
      <w:marTop w:val="0"/>
      <w:marBottom w:val="0"/>
      <w:divBdr>
        <w:top w:val="none" w:sz="0" w:space="0" w:color="auto"/>
        <w:left w:val="none" w:sz="0" w:space="0" w:color="auto"/>
        <w:bottom w:val="none" w:sz="0" w:space="0" w:color="auto"/>
        <w:right w:val="none" w:sz="0" w:space="0" w:color="auto"/>
      </w:divBdr>
    </w:div>
    <w:div w:id="2029214336">
      <w:bodyDiv w:val="1"/>
      <w:marLeft w:val="0"/>
      <w:marRight w:val="0"/>
      <w:marTop w:val="0"/>
      <w:marBottom w:val="0"/>
      <w:divBdr>
        <w:top w:val="none" w:sz="0" w:space="0" w:color="auto"/>
        <w:left w:val="none" w:sz="0" w:space="0" w:color="auto"/>
        <w:bottom w:val="none" w:sz="0" w:space="0" w:color="auto"/>
        <w:right w:val="none" w:sz="0" w:space="0" w:color="auto"/>
      </w:divBdr>
    </w:div>
    <w:div w:id="2029526001">
      <w:bodyDiv w:val="1"/>
      <w:marLeft w:val="0"/>
      <w:marRight w:val="0"/>
      <w:marTop w:val="0"/>
      <w:marBottom w:val="0"/>
      <w:divBdr>
        <w:top w:val="none" w:sz="0" w:space="0" w:color="auto"/>
        <w:left w:val="none" w:sz="0" w:space="0" w:color="auto"/>
        <w:bottom w:val="none" w:sz="0" w:space="0" w:color="auto"/>
        <w:right w:val="none" w:sz="0" w:space="0" w:color="auto"/>
      </w:divBdr>
    </w:div>
    <w:div w:id="2033458471">
      <w:bodyDiv w:val="1"/>
      <w:marLeft w:val="0"/>
      <w:marRight w:val="0"/>
      <w:marTop w:val="0"/>
      <w:marBottom w:val="0"/>
      <w:divBdr>
        <w:top w:val="none" w:sz="0" w:space="0" w:color="auto"/>
        <w:left w:val="none" w:sz="0" w:space="0" w:color="auto"/>
        <w:bottom w:val="none" w:sz="0" w:space="0" w:color="auto"/>
        <w:right w:val="none" w:sz="0" w:space="0" w:color="auto"/>
      </w:divBdr>
    </w:div>
    <w:div w:id="2043819724">
      <w:bodyDiv w:val="1"/>
      <w:marLeft w:val="0"/>
      <w:marRight w:val="0"/>
      <w:marTop w:val="0"/>
      <w:marBottom w:val="0"/>
      <w:divBdr>
        <w:top w:val="none" w:sz="0" w:space="0" w:color="auto"/>
        <w:left w:val="none" w:sz="0" w:space="0" w:color="auto"/>
        <w:bottom w:val="none" w:sz="0" w:space="0" w:color="auto"/>
        <w:right w:val="none" w:sz="0" w:space="0" w:color="auto"/>
      </w:divBdr>
    </w:div>
    <w:div w:id="2044013248">
      <w:bodyDiv w:val="1"/>
      <w:marLeft w:val="0"/>
      <w:marRight w:val="0"/>
      <w:marTop w:val="0"/>
      <w:marBottom w:val="0"/>
      <w:divBdr>
        <w:top w:val="none" w:sz="0" w:space="0" w:color="auto"/>
        <w:left w:val="none" w:sz="0" w:space="0" w:color="auto"/>
        <w:bottom w:val="none" w:sz="0" w:space="0" w:color="auto"/>
        <w:right w:val="none" w:sz="0" w:space="0" w:color="auto"/>
      </w:divBdr>
    </w:div>
    <w:div w:id="2046640749">
      <w:bodyDiv w:val="1"/>
      <w:marLeft w:val="0"/>
      <w:marRight w:val="0"/>
      <w:marTop w:val="0"/>
      <w:marBottom w:val="0"/>
      <w:divBdr>
        <w:top w:val="none" w:sz="0" w:space="0" w:color="auto"/>
        <w:left w:val="none" w:sz="0" w:space="0" w:color="auto"/>
        <w:bottom w:val="none" w:sz="0" w:space="0" w:color="auto"/>
        <w:right w:val="none" w:sz="0" w:space="0" w:color="auto"/>
      </w:divBdr>
    </w:div>
    <w:div w:id="2047637848">
      <w:bodyDiv w:val="1"/>
      <w:marLeft w:val="0"/>
      <w:marRight w:val="0"/>
      <w:marTop w:val="0"/>
      <w:marBottom w:val="0"/>
      <w:divBdr>
        <w:top w:val="none" w:sz="0" w:space="0" w:color="auto"/>
        <w:left w:val="none" w:sz="0" w:space="0" w:color="auto"/>
        <w:bottom w:val="none" w:sz="0" w:space="0" w:color="auto"/>
        <w:right w:val="none" w:sz="0" w:space="0" w:color="auto"/>
      </w:divBdr>
    </w:div>
    <w:div w:id="2048673073">
      <w:bodyDiv w:val="1"/>
      <w:marLeft w:val="0"/>
      <w:marRight w:val="0"/>
      <w:marTop w:val="0"/>
      <w:marBottom w:val="0"/>
      <w:divBdr>
        <w:top w:val="none" w:sz="0" w:space="0" w:color="auto"/>
        <w:left w:val="none" w:sz="0" w:space="0" w:color="auto"/>
        <w:bottom w:val="none" w:sz="0" w:space="0" w:color="auto"/>
        <w:right w:val="none" w:sz="0" w:space="0" w:color="auto"/>
      </w:divBdr>
    </w:div>
    <w:div w:id="2053073946">
      <w:bodyDiv w:val="1"/>
      <w:marLeft w:val="0"/>
      <w:marRight w:val="0"/>
      <w:marTop w:val="0"/>
      <w:marBottom w:val="0"/>
      <w:divBdr>
        <w:top w:val="none" w:sz="0" w:space="0" w:color="auto"/>
        <w:left w:val="none" w:sz="0" w:space="0" w:color="auto"/>
        <w:bottom w:val="none" w:sz="0" w:space="0" w:color="auto"/>
        <w:right w:val="none" w:sz="0" w:space="0" w:color="auto"/>
      </w:divBdr>
    </w:div>
    <w:div w:id="2054963797">
      <w:bodyDiv w:val="1"/>
      <w:marLeft w:val="0"/>
      <w:marRight w:val="0"/>
      <w:marTop w:val="0"/>
      <w:marBottom w:val="0"/>
      <w:divBdr>
        <w:top w:val="none" w:sz="0" w:space="0" w:color="auto"/>
        <w:left w:val="none" w:sz="0" w:space="0" w:color="auto"/>
        <w:bottom w:val="none" w:sz="0" w:space="0" w:color="auto"/>
        <w:right w:val="none" w:sz="0" w:space="0" w:color="auto"/>
      </w:divBdr>
    </w:div>
    <w:div w:id="2063557283">
      <w:bodyDiv w:val="1"/>
      <w:marLeft w:val="0"/>
      <w:marRight w:val="0"/>
      <w:marTop w:val="0"/>
      <w:marBottom w:val="0"/>
      <w:divBdr>
        <w:top w:val="none" w:sz="0" w:space="0" w:color="auto"/>
        <w:left w:val="none" w:sz="0" w:space="0" w:color="auto"/>
        <w:bottom w:val="none" w:sz="0" w:space="0" w:color="auto"/>
        <w:right w:val="none" w:sz="0" w:space="0" w:color="auto"/>
      </w:divBdr>
    </w:div>
    <w:div w:id="2067293168">
      <w:bodyDiv w:val="1"/>
      <w:marLeft w:val="0"/>
      <w:marRight w:val="0"/>
      <w:marTop w:val="0"/>
      <w:marBottom w:val="0"/>
      <w:divBdr>
        <w:top w:val="none" w:sz="0" w:space="0" w:color="auto"/>
        <w:left w:val="none" w:sz="0" w:space="0" w:color="auto"/>
        <w:bottom w:val="none" w:sz="0" w:space="0" w:color="auto"/>
        <w:right w:val="none" w:sz="0" w:space="0" w:color="auto"/>
      </w:divBdr>
    </w:div>
    <w:div w:id="2071346995">
      <w:bodyDiv w:val="1"/>
      <w:marLeft w:val="0"/>
      <w:marRight w:val="0"/>
      <w:marTop w:val="0"/>
      <w:marBottom w:val="0"/>
      <w:divBdr>
        <w:top w:val="none" w:sz="0" w:space="0" w:color="auto"/>
        <w:left w:val="none" w:sz="0" w:space="0" w:color="auto"/>
        <w:bottom w:val="none" w:sz="0" w:space="0" w:color="auto"/>
        <w:right w:val="none" w:sz="0" w:space="0" w:color="auto"/>
      </w:divBdr>
    </w:div>
    <w:div w:id="2076121678">
      <w:bodyDiv w:val="1"/>
      <w:marLeft w:val="0"/>
      <w:marRight w:val="0"/>
      <w:marTop w:val="0"/>
      <w:marBottom w:val="0"/>
      <w:divBdr>
        <w:top w:val="none" w:sz="0" w:space="0" w:color="auto"/>
        <w:left w:val="none" w:sz="0" w:space="0" w:color="auto"/>
        <w:bottom w:val="none" w:sz="0" w:space="0" w:color="auto"/>
        <w:right w:val="none" w:sz="0" w:space="0" w:color="auto"/>
      </w:divBdr>
    </w:div>
    <w:div w:id="2077507755">
      <w:bodyDiv w:val="1"/>
      <w:marLeft w:val="0"/>
      <w:marRight w:val="0"/>
      <w:marTop w:val="0"/>
      <w:marBottom w:val="0"/>
      <w:divBdr>
        <w:top w:val="none" w:sz="0" w:space="0" w:color="auto"/>
        <w:left w:val="none" w:sz="0" w:space="0" w:color="auto"/>
        <w:bottom w:val="none" w:sz="0" w:space="0" w:color="auto"/>
        <w:right w:val="none" w:sz="0" w:space="0" w:color="auto"/>
      </w:divBdr>
    </w:div>
    <w:div w:id="2078286605">
      <w:bodyDiv w:val="1"/>
      <w:marLeft w:val="0"/>
      <w:marRight w:val="0"/>
      <w:marTop w:val="0"/>
      <w:marBottom w:val="0"/>
      <w:divBdr>
        <w:top w:val="none" w:sz="0" w:space="0" w:color="auto"/>
        <w:left w:val="none" w:sz="0" w:space="0" w:color="auto"/>
        <w:bottom w:val="none" w:sz="0" w:space="0" w:color="auto"/>
        <w:right w:val="none" w:sz="0" w:space="0" w:color="auto"/>
      </w:divBdr>
    </w:div>
    <w:div w:id="2079015939">
      <w:bodyDiv w:val="1"/>
      <w:marLeft w:val="0"/>
      <w:marRight w:val="0"/>
      <w:marTop w:val="0"/>
      <w:marBottom w:val="0"/>
      <w:divBdr>
        <w:top w:val="none" w:sz="0" w:space="0" w:color="auto"/>
        <w:left w:val="none" w:sz="0" w:space="0" w:color="auto"/>
        <w:bottom w:val="none" w:sz="0" w:space="0" w:color="auto"/>
        <w:right w:val="none" w:sz="0" w:space="0" w:color="auto"/>
      </w:divBdr>
    </w:div>
    <w:div w:id="2079741114">
      <w:bodyDiv w:val="1"/>
      <w:marLeft w:val="0"/>
      <w:marRight w:val="0"/>
      <w:marTop w:val="0"/>
      <w:marBottom w:val="0"/>
      <w:divBdr>
        <w:top w:val="none" w:sz="0" w:space="0" w:color="auto"/>
        <w:left w:val="none" w:sz="0" w:space="0" w:color="auto"/>
        <w:bottom w:val="none" w:sz="0" w:space="0" w:color="auto"/>
        <w:right w:val="none" w:sz="0" w:space="0" w:color="auto"/>
      </w:divBdr>
    </w:div>
    <w:div w:id="2080008287">
      <w:bodyDiv w:val="1"/>
      <w:marLeft w:val="0"/>
      <w:marRight w:val="0"/>
      <w:marTop w:val="0"/>
      <w:marBottom w:val="0"/>
      <w:divBdr>
        <w:top w:val="none" w:sz="0" w:space="0" w:color="auto"/>
        <w:left w:val="none" w:sz="0" w:space="0" w:color="auto"/>
        <w:bottom w:val="none" w:sz="0" w:space="0" w:color="auto"/>
        <w:right w:val="none" w:sz="0" w:space="0" w:color="auto"/>
      </w:divBdr>
    </w:div>
    <w:div w:id="2083216257">
      <w:bodyDiv w:val="1"/>
      <w:marLeft w:val="0"/>
      <w:marRight w:val="0"/>
      <w:marTop w:val="0"/>
      <w:marBottom w:val="0"/>
      <w:divBdr>
        <w:top w:val="none" w:sz="0" w:space="0" w:color="auto"/>
        <w:left w:val="none" w:sz="0" w:space="0" w:color="auto"/>
        <w:bottom w:val="none" w:sz="0" w:space="0" w:color="auto"/>
        <w:right w:val="none" w:sz="0" w:space="0" w:color="auto"/>
      </w:divBdr>
    </w:div>
    <w:div w:id="2084646416">
      <w:bodyDiv w:val="1"/>
      <w:marLeft w:val="0"/>
      <w:marRight w:val="0"/>
      <w:marTop w:val="0"/>
      <w:marBottom w:val="0"/>
      <w:divBdr>
        <w:top w:val="none" w:sz="0" w:space="0" w:color="auto"/>
        <w:left w:val="none" w:sz="0" w:space="0" w:color="auto"/>
        <w:bottom w:val="none" w:sz="0" w:space="0" w:color="auto"/>
        <w:right w:val="none" w:sz="0" w:space="0" w:color="auto"/>
      </w:divBdr>
    </w:div>
    <w:div w:id="2084836841">
      <w:bodyDiv w:val="1"/>
      <w:marLeft w:val="0"/>
      <w:marRight w:val="0"/>
      <w:marTop w:val="0"/>
      <w:marBottom w:val="0"/>
      <w:divBdr>
        <w:top w:val="none" w:sz="0" w:space="0" w:color="auto"/>
        <w:left w:val="none" w:sz="0" w:space="0" w:color="auto"/>
        <w:bottom w:val="none" w:sz="0" w:space="0" w:color="auto"/>
        <w:right w:val="none" w:sz="0" w:space="0" w:color="auto"/>
      </w:divBdr>
    </w:div>
    <w:div w:id="2086030547">
      <w:bodyDiv w:val="1"/>
      <w:marLeft w:val="0"/>
      <w:marRight w:val="0"/>
      <w:marTop w:val="0"/>
      <w:marBottom w:val="0"/>
      <w:divBdr>
        <w:top w:val="none" w:sz="0" w:space="0" w:color="auto"/>
        <w:left w:val="none" w:sz="0" w:space="0" w:color="auto"/>
        <w:bottom w:val="none" w:sz="0" w:space="0" w:color="auto"/>
        <w:right w:val="none" w:sz="0" w:space="0" w:color="auto"/>
      </w:divBdr>
    </w:div>
    <w:div w:id="2086872011">
      <w:bodyDiv w:val="1"/>
      <w:marLeft w:val="0"/>
      <w:marRight w:val="0"/>
      <w:marTop w:val="0"/>
      <w:marBottom w:val="0"/>
      <w:divBdr>
        <w:top w:val="none" w:sz="0" w:space="0" w:color="auto"/>
        <w:left w:val="none" w:sz="0" w:space="0" w:color="auto"/>
        <w:bottom w:val="none" w:sz="0" w:space="0" w:color="auto"/>
        <w:right w:val="none" w:sz="0" w:space="0" w:color="auto"/>
      </w:divBdr>
    </w:div>
    <w:div w:id="2087528058">
      <w:bodyDiv w:val="1"/>
      <w:marLeft w:val="0"/>
      <w:marRight w:val="0"/>
      <w:marTop w:val="0"/>
      <w:marBottom w:val="0"/>
      <w:divBdr>
        <w:top w:val="none" w:sz="0" w:space="0" w:color="auto"/>
        <w:left w:val="none" w:sz="0" w:space="0" w:color="auto"/>
        <w:bottom w:val="none" w:sz="0" w:space="0" w:color="auto"/>
        <w:right w:val="none" w:sz="0" w:space="0" w:color="auto"/>
      </w:divBdr>
    </w:div>
    <w:div w:id="2093696359">
      <w:bodyDiv w:val="1"/>
      <w:marLeft w:val="0"/>
      <w:marRight w:val="0"/>
      <w:marTop w:val="0"/>
      <w:marBottom w:val="0"/>
      <w:divBdr>
        <w:top w:val="none" w:sz="0" w:space="0" w:color="auto"/>
        <w:left w:val="none" w:sz="0" w:space="0" w:color="auto"/>
        <w:bottom w:val="none" w:sz="0" w:space="0" w:color="auto"/>
        <w:right w:val="none" w:sz="0" w:space="0" w:color="auto"/>
      </w:divBdr>
    </w:div>
    <w:div w:id="2095390963">
      <w:bodyDiv w:val="1"/>
      <w:marLeft w:val="0"/>
      <w:marRight w:val="0"/>
      <w:marTop w:val="0"/>
      <w:marBottom w:val="0"/>
      <w:divBdr>
        <w:top w:val="none" w:sz="0" w:space="0" w:color="auto"/>
        <w:left w:val="none" w:sz="0" w:space="0" w:color="auto"/>
        <w:bottom w:val="none" w:sz="0" w:space="0" w:color="auto"/>
        <w:right w:val="none" w:sz="0" w:space="0" w:color="auto"/>
      </w:divBdr>
    </w:div>
    <w:div w:id="2097626066">
      <w:bodyDiv w:val="1"/>
      <w:marLeft w:val="0"/>
      <w:marRight w:val="0"/>
      <w:marTop w:val="0"/>
      <w:marBottom w:val="0"/>
      <w:divBdr>
        <w:top w:val="none" w:sz="0" w:space="0" w:color="auto"/>
        <w:left w:val="none" w:sz="0" w:space="0" w:color="auto"/>
        <w:bottom w:val="none" w:sz="0" w:space="0" w:color="auto"/>
        <w:right w:val="none" w:sz="0" w:space="0" w:color="auto"/>
      </w:divBdr>
    </w:div>
    <w:div w:id="2097900177">
      <w:bodyDiv w:val="1"/>
      <w:marLeft w:val="0"/>
      <w:marRight w:val="0"/>
      <w:marTop w:val="0"/>
      <w:marBottom w:val="0"/>
      <w:divBdr>
        <w:top w:val="none" w:sz="0" w:space="0" w:color="auto"/>
        <w:left w:val="none" w:sz="0" w:space="0" w:color="auto"/>
        <w:bottom w:val="none" w:sz="0" w:space="0" w:color="auto"/>
        <w:right w:val="none" w:sz="0" w:space="0" w:color="auto"/>
      </w:divBdr>
    </w:div>
    <w:div w:id="2098599743">
      <w:bodyDiv w:val="1"/>
      <w:marLeft w:val="0"/>
      <w:marRight w:val="0"/>
      <w:marTop w:val="0"/>
      <w:marBottom w:val="0"/>
      <w:divBdr>
        <w:top w:val="none" w:sz="0" w:space="0" w:color="auto"/>
        <w:left w:val="none" w:sz="0" w:space="0" w:color="auto"/>
        <w:bottom w:val="none" w:sz="0" w:space="0" w:color="auto"/>
        <w:right w:val="none" w:sz="0" w:space="0" w:color="auto"/>
      </w:divBdr>
    </w:div>
    <w:div w:id="2101096114">
      <w:bodyDiv w:val="1"/>
      <w:marLeft w:val="0"/>
      <w:marRight w:val="0"/>
      <w:marTop w:val="0"/>
      <w:marBottom w:val="0"/>
      <w:divBdr>
        <w:top w:val="none" w:sz="0" w:space="0" w:color="auto"/>
        <w:left w:val="none" w:sz="0" w:space="0" w:color="auto"/>
        <w:bottom w:val="none" w:sz="0" w:space="0" w:color="auto"/>
        <w:right w:val="none" w:sz="0" w:space="0" w:color="auto"/>
      </w:divBdr>
    </w:div>
    <w:div w:id="2102289990">
      <w:bodyDiv w:val="1"/>
      <w:marLeft w:val="0"/>
      <w:marRight w:val="0"/>
      <w:marTop w:val="0"/>
      <w:marBottom w:val="0"/>
      <w:divBdr>
        <w:top w:val="none" w:sz="0" w:space="0" w:color="auto"/>
        <w:left w:val="none" w:sz="0" w:space="0" w:color="auto"/>
        <w:bottom w:val="none" w:sz="0" w:space="0" w:color="auto"/>
        <w:right w:val="none" w:sz="0" w:space="0" w:color="auto"/>
      </w:divBdr>
    </w:div>
    <w:div w:id="2102292976">
      <w:bodyDiv w:val="1"/>
      <w:marLeft w:val="0"/>
      <w:marRight w:val="0"/>
      <w:marTop w:val="0"/>
      <w:marBottom w:val="0"/>
      <w:divBdr>
        <w:top w:val="none" w:sz="0" w:space="0" w:color="auto"/>
        <w:left w:val="none" w:sz="0" w:space="0" w:color="auto"/>
        <w:bottom w:val="none" w:sz="0" w:space="0" w:color="auto"/>
        <w:right w:val="none" w:sz="0" w:space="0" w:color="auto"/>
      </w:divBdr>
    </w:div>
    <w:div w:id="2103717914">
      <w:bodyDiv w:val="1"/>
      <w:marLeft w:val="0"/>
      <w:marRight w:val="0"/>
      <w:marTop w:val="0"/>
      <w:marBottom w:val="0"/>
      <w:divBdr>
        <w:top w:val="none" w:sz="0" w:space="0" w:color="auto"/>
        <w:left w:val="none" w:sz="0" w:space="0" w:color="auto"/>
        <w:bottom w:val="none" w:sz="0" w:space="0" w:color="auto"/>
        <w:right w:val="none" w:sz="0" w:space="0" w:color="auto"/>
      </w:divBdr>
    </w:div>
    <w:div w:id="2103867329">
      <w:bodyDiv w:val="1"/>
      <w:marLeft w:val="0"/>
      <w:marRight w:val="0"/>
      <w:marTop w:val="0"/>
      <w:marBottom w:val="0"/>
      <w:divBdr>
        <w:top w:val="none" w:sz="0" w:space="0" w:color="auto"/>
        <w:left w:val="none" w:sz="0" w:space="0" w:color="auto"/>
        <w:bottom w:val="none" w:sz="0" w:space="0" w:color="auto"/>
        <w:right w:val="none" w:sz="0" w:space="0" w:color="auto"/>
      </w:divBdr>
    </w:div>
    <w:div w:id="2105346518">
      <w:bodyDiv w:val="1"/>
      <w:marLeft w:val="0"/>
      <w:marRight w:val="0"/>
      <w:marTop w:val="0"/>
      <w:marBottom w:val="0"/>
      <w:divBdr>
        <w:top w:val="none" w:sz="0" w:space="0" w:color="auto"/>
        <w:left w:val="none" w:sz="0" w:space="0" w:color="auto"/>
        <w:bottom w:val="none" w:sz="0" w:space="0" w:color="auto"/>
        <w:right w:val="none" w:sz="0" w:space="0" w:color="auto"/>
      </w:divBdr>
    </w:div>
    <w:div w:id="2107573911">
      <w:bodyDiv w:val="1"/>
      <w:marLeft w:val="0"/>
      <w:marRight w:val="0"/>
      <w:marTop w:val="0"/>
      <w:marBottom w:val="0"/>
      <w:divBdr>
        <w:top w:val="none" w:sz="0" w:space="0" w:color="auto"/>
        <w:left w:val="none" w:sz="0" w:space="0" w:color="auto"/>
        <w:bottom w:val="none" w:sz="0" w:space="0" w:color="auto"/>
        <w:right w:val="none" w:sz="0" w:space="0" w:color="auto"/>
      </w:divBdr>
    </w:div>
    <w:div w:id="2108502038">
      <w:bodyDiv w:val="1"/>
      <w:marLeft w:val="0"/>
      <w:marRight w:val="0"/>
      <w:marTop w:val="0"/>
      <w:marBottom w:val="0"/>
      <w:divBdr>
        <w:top w:val="none" w:sz="0" w:space="0" w:color="auto"/>
        <w:left w:val="none" w:sz="0" w:space="0" w:color="auto"/>
        <w:bottom w:val="none" w:sz="0" w:space="0" w:color="auto"/>
        <w:right w:val="none" w:sz="0" w:space="0" w:color="auto"/>
      </w:divBdr>
    </w:div>
    <w:div w:id="2110393390">
      <w:bodyDiv w:val="1"/>
      <w:marLeft w:val="0"/>
      <w:marRight w:val="0"/>
      <w:marTop w:val="0"/>
      <w:marBottom w:val="0"/>
      <w:divBdr>
        <w:top w:val="none" w:sz="0" w:space="0" w:color="auto"/>
        <w:left w:val="none" w:sz="0" w:space="0" w:color="auto"/>
        <w:bottom w:val="none" w:sz="0" w:space="0" w:color="auto"/>
        <w:right w:val="none" w:sz="0" w:space="0" w:color="auto"/>
      </w:divBdr>
    </w:div>
    <w:div w:id="2110538767">
      <w:bodyDiv w:val="1"/>
      <w:marLeft w:val="0"/>
      <w:marRight w:val="0"/>
      <w:marTop w:val="0"/>
      <w:marBottom w:val="0"/>
      <w:divBdr>
        <w:top w:val="none" w:sz="0" w:space="0" w:color="auto"/>
        <w:left w:val="none" w:sz="0" w:space="0" w:color="auto"/>
        <w:bottom w:val="none" w:sz="0" w:space="0" w:color="auto"/>
        <w:right w:val="none" w:sz="0" w:space="0" w:color="auto"/>
      </w:divBdr>
    </w:div>
    <w:div w:id="2111584789">
      <w:bodyDiv w:val="1"/>
      <w:marLeft w:val="0"/>
      <w:marRight w:val="0"/>
      <w:marTop w:val="0"/>
      <w:marBottom w:val="0"/>
      <w:divBdr>
        <w:top w:val="none" w:sz="0" w:space="0" w:color="auto"/>
        <w:left w:val="none" w:sz="0" w:space="0" w:color="auto"/>
        <w:bottom w:val="none" w:sz="0" w:space="0" w:color="auto"/>
        <w:right w:val="none" w:sz="0" w:space="0" w:color="auto"/>
      </w:divBdr>
    </w:div>
    <w:div w:id="2113473721">
      <w:bodyDiv w:val="1"/>
      <w:marLeft w:val="0"/>
      <w:marRight w:val="0"/>
      <w:marTop w:val="0"/>
      <w:marBottom w:val="0"/>
      <w:divBdr>
        <w:top w:val="none" w:sz="0" w:space="0" w:color="auto"/>
        <w:left w:val="none" w:sz="0" w:space="0" w:color="auto"/>
        <w:bottom w:val="none" w:sz="0" w:space="0" w:color="auto"/>
        <w:right w:val="none" w:sz="0" w:space="0" w:color="auto"/>
      </w:divBdr>
    </w:div>
    <w:div w:id="2114547484">
      <w:bodyDiv w:val="1"/>
      <w:marLeft w:val="0"/>
      <w:marRight w:val="0"/>
      <w:marTop w:val="0"/>
      <w:marBottom w:val="0"/>
      <w:divBdr>
        <w:top w:val="none" w:sz="0" w:space="0" w:color="auto"/>
        <w:left w:val="none" w:sz="0" w:space="0" w:color="auto"/>
        <w:bottom w:val="none" w:sz="0" w:space="0" w:color="auto"/>
        <w:right w:val="none" w:sz="0" w:space="0" w:color="auto"/>
      </w:divBdr>
    </w:div>
    <w:div w:id="2115204160">
      <w:bodyDiv w:val="1"/>
      <w:marLeft w:val="0"/>
      <w:marRight w:val="0"/>
      <w:marTop w:val="0"/>
      <w:marBottom w:val="0"/>
      <w:divBdr>
        <w:top w:val="none" w:sz="0" w:space="0" w:color="auto"/>
        <w:left w:val="none" w:sz="0" w:space="0" w:color="auto"/>
        <w:bottom w:val="none" w:sz="0" w:space="0" w:color="auto"/>
        <w:right w:val="none" w:sz="0" w:space="0" w:color="auto"/>
      </w:divBdr>
    </w:div>
    <w:div w:id="2116827952">
      <w:bodyDiv w:val="1"/>
      <w:marLeft w:val="0"/>
      <w:marRight w:val="0"/>
      <w:marTop w:val="0"/>
      <w:marBottom w:val="0"/>
      <w:divBdr>
        <w:top w:val="none" w:sz="0" w:space="0" w:color="auto"/>
        <w:left w:val="none" w:sz="0" w:space="0" w:color="auto"/>
        <w:bottom w:val="none" w:sz="0" w:space="0" w:color="auto"/>
        <w:right w:val="none" w:sz="0" w:space="0" w:color="auto"/>
      </w:divBdr>
    </w:div>
    <w:div w:id="2117210984">
      <w:bodyDiv w:val="1"/>
      <w:marLeft w:val="0"/>
      <w:marRight w:val="0"/>
      <w:marTop w:val="0"/>
      <w:marBottom w:val="0"/>
      <w:divBdr>
        <w:top w:val="none" w:sz="0" w:space="0" w:color="auto"/>
        <w:left w:val="none" w:sz="0" w:space="0" w:color="auto"/>
        <w:bottom w:val="none" w:sz="0" w:space="0" w:color="auto"/>
        <w:right w:val="none" w:sz="0" w:space="0" w:color="auto"/>
      </w:divBdr>
    </w:div>
    <w:div w:id="2117479422">
      <w:bodyDiv w:val="1"/>
      <w:marLeft w:val="0"/>
      <w:marRight w:val="0"/>
      <w:marTop w:val="0"/>
      <w:marBottom w:val="0"/>
      <w:divBdr>
        <w:top w:val="none" w:sz="0" w:space="0" w:color="auto"/>
        <w:left w:val="none" w:sz="0" w:space="0" w:color="auto"/>
        <w:bottom w:val="none" w:sz="0" w:space="0" w:color="auto"/>
        <w:right w:val="none" w:sz="0" w:space="0" w:color="auto"/>
      </w:divBdr>
    </w:div>
    <w:div w:id="2118478341">
      <w:bodyDiv w:val="1"/>
      <w:marLeft w:val="0"/>
      <w:marRight w:val="0"/>
      <w:marTop w:val="0"/>
      <w:marBottom w:val="0"/>
      <w:divBdr>
        <w:top w:val="none" w:sz="0" w:space="0" w:color="auto"/>
        <w:left w:val="none" w:sz="0" w:space="0" w:color="auto"/>
        <w:bottom w:val="none" w:sz="0" w:space="0" w:color="auto"/>
        <w:right w:val="none" w:sz="0" w:space="0" w:color="auto"/>
      </w:divBdr>
    </w:div>
    <w:div w:id="2119133715">
      <w:bodyDiv w:val="1"/>
      <w:marLeft w:val="0"/>
      <w:marRight w:val="0"/>
      <w:marTop w:val="0"/>
      <w:marBottom w:val="0"/>
      <w:divBdr>
        <w:top w:val="none" w:sz="0" w:space="0" w:color="auto"/>
        <w:left w:val="none" w:sz="0" w:space="0" w:color="auto"/>
        <w:bottom w:val="none" w:sz="0" w:space="0" w:color="auto"/>
        <w:right w:val="none" w:sz="0" w:space="0" w:color="auto"/>
      </w:divBdr>
    </w:div>
    <w:div w:id="2120442561">
      <w:bodyDiv w:val="1"/>
      <w:marLeft w:val="0"/>
      <w:marRight w:val="0"/>
      <w:marTop w:val="0"/>
      <w:marBottom w:val="0"/>
      <w:divBdr>
        <w:top w:val="none" w:sz="0" w:space="0" w:color="auto"/>
        <w:left w:val="none" w:sz="0" w:space="0" w:color="auto"/>
        <w:bottom w:val="none" w:sz="0" w:space="0" w:color="auto"/>
        <w:right w:val="none" w:sz="0" w:space="0" w:color="auto"/>
      </w:divBdr>
      <w:divsChild>
        <w:div w:id="1075929311">
          <w:marLeft w:val="0"/>
          <w:marRight w:val="0"/>
          <w:marTop w:val="0"/>
          <w:marBottom w:val="0"/>
          <w:divBdr>
            <w:top w:val="none" w:sz="0" w:space="0" w:color="auto"/>
            <w:left w:val="none" w:sz="0" w:space="0" w:color="auto"/>
            <w:bottom w:val="none" w:sz="0" w:space="0" w:color="auto"/>
            <w:right w:val="none" w:sz="0" w:space="0" w:color="auto"/>
          </w:divBdr>
          <w:divsChild>
            <w:div w:id="1828355025">
              <w:marLeft w:val="0"/>
              <w:marRight w:val="0"/>
              <w:marTop w:val="0"/>
              <w:marBottom w:val="0"/>
              <w:divBdr>
                <w:top w:val="none" w:sz="0" w:space="0" w:color="auto"/>
                <w:left w:val="none" w:sz="0" w:space="0" w:color="auto"/>
                <w:bottom w:val="none" w:sz="0" w:space="0" w:color="auto"/>
                <w:right w:val="none" w:sz="0" w:space="0" w:color="auto"/>
              </w:divBdr>
              <w:divsChild>
                <w:div w:id="200944539">
                  <w:marLeft w:val="0"/>
                  <w:marRight w:val="0"/>
                  <w:marTop w:val="0"/>
                  <w:marBottom w:val="0"/>
                  <w:divBdr>
                    <w:top w:val="none" w:sz="0" w:space="0" w:color="auto"/>
                    <w:left w:val="none" w:sz="0" w:space="0" w:color="auto"/>
                    <w:bottom w:val="none" w:sz="0" w:space="0" w:color="auto"/>
                    <w:right w:val="none" w:sz="0" w:space="0" w:color="auto"/>
                  </w:divBdr>
                  <w:divsChild>
                    <w:div w:id="1647903287">
                      <w:marLeft w:val="0"/>
                      <w:marRight w:val="0"/>
                      <w:marTop w:val="0"/>
                      <w:marBottom w:val="0"/>
                      <w:divBdr>
                        <w:top w:val="none" w:sz="0" w:space="0" w:color="auto"/>
                        <w:left w:val="none" w:sz="0" w:space="0" w:color="auto"/>
                        <w:bottom w:val="none" w:sz="0" w:space="0" w:color="auto"/>
                        <w:right w:val="none" w:sz="0" w:space="0" w:color="auto"/>
                      </w:divBdr>
                      <w:divsChild>
                        <w:div w:id="2092770666">
                          <w:marLeft w:val="0"/>
                          <w:marRight w:val="0"/>
                          <w:marTop w:val="0"/>
                          <w:marBottom w:val="0"/>
                          <w:divBdr>
                            <w:top w:val="none" w:sz="0" w:space="0" w:color="auto"/>
                            <w:left w:val="none" w:sz="0" w:space="0" w:color="auto"/>
                            <w:bottom w:val="none" w:sz="0" w:space="0" w:color="auto"/>
                            <w:right w:val="none" w:sz="0" w:space="0" w:color="auto"/>
                          </w:divBdr>
                          <w:divsChild>
                            <w:div w:id="1133987047">
                              <w:marLeft w:val="0"/>
                              <w:marRight w:val="0"/>
                              <w:marTop w:val="0"/>
                              <w:marBottom w:val="0"/>
                              <w:divBdr>
                                <w:top w:val="none" w:sz="0" w:space="0" w:color="auto"/>
                                <w:left w:val="none" w:sz="0" w:space="0" w:color="auto"/>
                                <w:bottom w:val="none" w:sz="0" w:space="0" w:color="auto"/>
                                <w:right w:val="none" w:sz="0" w:space="0" w:color="auto"/>
                              </w:divBdr>
                              <w:divsChild>
                                <w:div w:id="1856142470">
                                  <w:marLeft w:val="0"/>
                                  <w:marRight w:val="0"/>
                                  <w:marTop w:val="0"/>
                                  <w:marBottom w:val="0"/>
                                  <w:divBdr>
                                    <w:top w:val="none" w:sz="0" w:space="0" w:color="auto"/>
                                    <w:left w:val="none" w:sz="0" w:space="0" w:color="auto"/>
                                    <w:bottom w:val="none" w:sz="0" w:space="0" w:color="auto"/>
                                    <w:right w:val="none" w:sz="0" w:space="0" w:color="auto"/>
                                  </w:divBdr>
                                  <w:divsChild>
                                    <w:div w:id="1258445566">
                                      <w:marLeft w:val="0"/>
                                      <w:marRight w:val="0"/>
                                      <w:marTop w:val="0"/>
                                      <w:marBottom w:val="0"/>
                                      <w:divBdr>
                                        <w:top w:val="none" w:sz="0" w:space="0" w:color="auto"/>
                                        <w:left w:val="none" w:sz="0" w:space="0" w:color="auto"/>
                                        <w:bottom w:val="none" w:sz="0" w:space="0" w:color="auto"/>
                                        <w:right w:val="none" w:sz="0" w:space="0" w:color="auto"/>
                                      </w:divBdr>
                                      <w:divsChild>
                                        <w:div w:id="248345730">
                                          <w:marLeft w:val="0"/>
                                          <w:marRight w:val="0"/>
                                          <w:marTop w:val="0"/>
                                          <w:marBottom w:val="495"/>
                                          <w:divBdr>
                                            <w:top w:val="none" w:sz="0" w:space="0" w:color="auto"/>
                                            <w:left w:val="none" w:sz="0" w:space="0" w:color="auto"/>
                                            <w:bottom w:val="none" w:sz="0" w:space="0" w:color="auto"/>
                                            <w:right w:val="none" w:sz="0" w:space="0" w:color="auto"/>
                                          </w:divBdr>
                                          <w:divsChild>
                                            <w:div w:id="15031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148459">
      <w:bodyDiv w:val="1"/>
      <w:marLeft w:val="0"/>
      <w:marRight w:val="0"/>
      <w:marTop w:val="0"/>
      <w:marBottom w:val="0"/>
      <w:divBdr>
        <w:top w:val="none" w:sz="0" w:space="0" w:color="auto"/>
        <w:left w:val="none" w:sz="0" w:space="0" w:color="auto"/>
        <w:bottom w:val="none" w:sz="0" w:space="0" w:color="auto"/>
        <w:right w:val="none" w:sz="0" w:space="0" w:color="auto"/>
      </w:divBdr>
    </w:div>
    <w:div w:id="2123307229">
      <w:bodyDiv w:val="1"/>
      <w:marLeft w:val="0"/>
      <w:marRight w:val="0"/>
      <w:marTop w:val="0"/>
      <w:marBottom w:val="0"/>
      <w:divBdr>
        <w:top w:val="none" w:sz="0" w:space="0" w:color="auto"/>
        <w:left w:val="none" w:sz="0" w:space="0" w:color="auto"/>
        <w:bottom w:val="none" w:sz="0" w:space="0" w:color="auto"/>
        <w:right w:val="none" w:sz="0" w:space="0" w:color="auto"/>
      </w:divBdr>
    </w:div>
    <w:div w:id="2124612450">
      <w:bodyDiv w:val="1"/>
      <w:marLeft w:val="0"/>
      <w:marRight w:val="0"/>
      <w:marTop w:val="0"/>
      <w:marBottom w:val="0"/>
      <w:divBdr>
        <w:top w:val="none" w:sz="0" w:space="0" w:color="auto"/>
        <w:left w:val="none" w:sz="0" w:space="0" w:color="auto"/>
        <w:bottom w:val="none" w:sz="0" w:space="0" w:color="auto"/>
        <w:right w:val="none" w:sz="0" w:space="0" w:color="auto"/>
      </w:divBdr>
    </w:div>
    <w:div w:id="2125684539">
      <w:bodyDiv w:val="1"/>
      <w:marLeft w:val="0"/>
      <w:marRight w:val="0"/>
      <w:marTop w:val="0"/>
      <w:marBottom w:val="0"/>
      <w:divBdr>
        <w:top w:val="none" w:sz="0" w:space="0" w:color="auto"/>
        <w:left w:val="none" w:sz="0" w:space="0" w:color="auto"/>
        <w:bottom w:val="none" w:sz="0" w:space="0" w:color="auto"/>
        <w:right w:val="none" w:sz="0" w:space="0" w:color="auto"/>
      </w:divBdr>
    </w:div>
    <w:div w:id="2126268581">
      <w:bodyDiv w:val="1"/>
      <w:marLeft w:val="0"/>
      <w:marRight w:val="0"/>
      <w:marTop w:val="0"/>
      <w:marBottom w:val="0"/>
      <w:divBdr>
        <w:top w:val="none" w:sz="0" w:space="0" w:color="auto"/>
        <w:left w:val="none" w:sz="0" w:space="0" w:color="auto"/>
        <w:bottom w:val="none" w:sz="0" w:space="0" w:color="auto"/>
        <w:right w:val="none" w:sz="0" w:space="0" w:color="auto"/>
      </w:divBdr>
    </w:div>
    <w:div w:id="2127701015">
      <w:bodyDiv w:val="1"/>
      <w:marLeft w:val="0"/>
      <w:marRight w:val="0"/>
      <w:marTop w:val="0"/>
      <w:marBottom w:val="0"/>
      <w:divBdr>
        <w:top w:val="none" w:sz="0" w:space="0" w:color="auto"/>
        <w:left w:val="none" w:sz="0" w:space="0" w:color="auto"/>
        <w:bottom w:val="none" w:sz="0" w:space="0" w:color="auto"/>
        <w:right w:val="none" w:sz="0" w:space="0" w:color="auto"/>
      </w:divBdr>
    </w:div>
    <w:div w:id="2130737783">
      <w:bodyDiv w:val="1"/>
      <w:marLeft w:val="0"/>
      <w:marRight w:val="0"/>
      <w:marTop w:val="0"/>
      <w:marBottom w:val="0"/>
      <w:divBdr>
        <w:top w:val="none" w:sz="0" w:space="0" w:color="auto"/>
        <w:left w:val="none" w:sz="0" w:space="0" w:color="auto"/>
        <w:bottom w:val="none" w:sz="0" w:space="0" w:color="auto"/>
        <w:right w:val="none" w:sz="0" w:space="0" w:color="auto"/>
      </w:divBdr>
    </w:div>
    <w:div w:id="2135245567">
      <w:bodyDiv w:val="1"/>
      <w:marLeft w:val="0"/>
      <w:marRight w:val="0"/>
      <w:marTop w:val="0"/>
      <w:marBottom w:val="0"/>
      <w:divBdr>
        <w:top w:val="none" w:sz="0" w:space="0" w:color="auto"/>
        <w:left w:val="none" w:sz="0" w:space="0" w:color="auto"/>
        <w:bottom w:val="none" w:sz="0" w:space="0" w:color="auto"/>
        <w:right w:val="none" w:sz="0" w:space="0" w:color="auto"/>
      </w:divBdr>
    </w:div>
    <w:div w:id="2136024834">
      <w:bodyDiv w:val="1"/>
      <w:marLeft w:val="0"/>
      <w:marRight w:val="0"/>
      <w:marTop w:val="0"/>
      <w:marBottom w:val="0"/>
      <w:divBdr>
        <w:top w:val="none" w:sz="0" w:space="0" w:color="auto"/>
        <w:left w:val="none" w:sz="0" w:space="0" w:color="auto"/>
        <w:bottom w:val="none" w:sz="0" w:space="0" w:color="auto"/>
        <w:right w:val="none" w:sz="0" w:space="0" w:color="auto"/>
      </w:divBdr>
    </w:div>
    <w:div w:id="2136438707">
      <w:bodyDiv w:val="1"/>
      <w:marLeft w:val="0"/>
      <w:marRight w:val="0"/>
      <w:marTop w:val="0"/>
      <w:marBottom w:val="0"/>
      <w:divBdr>
        <w:top w:val="none" w:sz="0" w:space="0" w:color="auto"/>
        <w:left w:val="none" w:sz="0" w:space="0" w:color="auto"/>
        <w:bottom w:val="none" w:sz="0" w:space="0" w:color="auto"/>
        <w:right w:val="none" w:sz="0" w:space="0" w:color="auto"/>
      </w:divBdr>
    </w:div>
    <w:div w:id="2137093631">
      <w:bodyDiv w:val="1"/>
      <w:marLeft w:val="0"/>
      <w:marRight w:val="0"/>
      <w:marTop w:val="0"/>
      <w:marBottom w:val="0"/>
      <w:divBdr>
        <w:top w:val="none" w:sz="0" w:space="0" w:color="auto"/>
        <w:left w:val="none" w:sz="0" w:space="0" w:color="auto"/>
        <w:bottom w:val="none" w:sz="0" w:space="0" w:color="auto"/>
        <w:right w:val="none" w:sz="0" w:space="0" w:color="auto"/>
      </w:divBdr>
    </w:div>
    <w:div w:id="2139910778">
      <w:bodyDiv w:val="1"/>
      <w:marLeft w:val="0"/>
      <w:marRight w:val="0"/>
      <w:marTop w:val="0"/>
      <w:marBottom w:val="0"/>
      <w:divBdr>
        <w:top w:val="none" w:sz="0" w:space="0" w:color="auto"/>
        <w:left w:val="none" w:sz="0" w:space="0" w:color="auto"/>
        <w:bottom w:val="none" w:sz="0" w:space="0" w:color="auto"/>
        <w:right w:val="none" w:sz="0" w:space="0" w:color="auto"/>
      </w:divBdr>
    </w:div>
    <w:div w:id="2139912338">
      <w:bodyDiv w:val="1"/>
      <w:marLeft w:val="0"/>
      <w:marRight w:val="0"/>
      <w:marTop w:val="0"/>
      <w:marBottom w:val="0"/>
      <w:divBdr>
        <w:top w:val="none" w:sz="0" w:space="0" w:color="auto"/>
        <w:left w:val="none" w:sz="0" w:space="0" w:color="auto"/>
        <w:bottom w:val="none" w:sz="0" w:space="0" w:color="auto"/>
        <w:right w:val="none" w:sz="0" w:space="0" w:color="auto"/>
      </w:divBdr>
    </w:div>
    <w:div w:id="2140688224">
      <w:bodyDiv w:val="1"/>
      <w:marLeft w:val="0"/>
      <w:marRight w:val="0"/>
      <w:marTop w:val="0"/>
      <w:marBottom w:val="0"/>
      <w:divBdr>
        <w:top w:val="none" w:sz="0" w:space="0" w:color="auto"/>
        <w:left w:val="none" w:sz="0" w:space="0" w:color="auto"/>
        <w:bottom w:val="none" w:sz="0" w:space="0" w:color="auto"/>
        <w:right w:val="none" w:sz="0" w:space="0" w:color="auto"/>
      </w:divBdr>
    </w:div>
    <w:div w:id="2141992162">
      <w:bodyDiv w:val="1"/>
      <w:marLeft w:val="0"/>
      <w:marRight w:val="0"/>
      <w:marTop w:val="0"/>
      <w:marBottom w:val="0"/>
      <w:divBdr>
        <w:top w:val="none" w:sz="0" w:space="0" w:color="auto"/>
        <w:left w:val="none" w:sz="0" w:space="0" w:color="auto"/>
        <w:bottom w:val="none" w:sz="0" w:space="0" w:color="auto"/>
        <w:right w:val="none" w:sz="0" w:space="0" w:color="auto"/>
      </w:divBdr>
    </w:div>
    <w:div w:id="2143568947">
      <w:bodyDiv w:val="1"/>
      <w:marLeft w:val="0"/>
      <w:marRight w:val="0"/>
      <w:marTop w:val="0"/>
      <w:marBottom w:val="0"/>
      <w:divBdr>
        <w:top w:val="none" w:sz="0" w:space="0" w:color="auto"/>
        <w:left w:val="none" w:sz="0" w:space="0" w:color="auto"/>
        <w:bottom w:val="none" w:sz="0" w:space="0" w:color="auto"/>
        <w:right w:val="none" w:sz="0" w:space="0" w:color="auto"/>
      </w:divBdr>
    </w:div>
    <w:div w:id="2145349380">
      <w:bodyDiv w:val="1"/>
      <w:marLeft w:val="0"/>
      <w:marRight w:val="0"/>
      <w:marTop w:val="0"/>
      <w:marBottom w:val="0"/>
      <w:divBdr>
        <w:top w:val="none" w:sz="0" w:space="0" w:color="auto"/>
        <w:left w:val="none" w:sz="0" w:space="0" w:color="auto"/>
        <w:bottom w:val="none" w:sz="0" w:space="0" w:color="auto"/>
        <w:right w:val="none" w:sz="0" w:space="0" w:color="auto"/>
      </w:divBdr>
    </w:div>
    <w:div w:id="2146004570">
      <w:bodyDiv w:val="1"/>
      <w:marLeft w:val="0"/>
      <w:marRight w:val="0"/>
      <w:marTop w:val="0"/>
      <w:marBottom w:val="0"/>
      <w:divBdr>
        <w:top w:val="none" w:sz="0" w:space="0" w:color="auto"/>
        <w:left w:val="none" w:sz="0" w:space="0" w:color="auto"/>
        <w:bottom w:val="none" w:sz="0" w:space="0" w:color="auto"/>
        <w:right w:val="none" w:sz="0" w:space="0" w:color="auto"/>
      </w:divBdr>
    </w:div>
    <w:div w:id="214612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3BB7A-3481-4349-B4D0-328404F15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50</Pages>
  <Words>11605</Words>
  <Characters>66151</Characters>
  <Application>Microsoft Office Word</Application>
  <DocSecurity>0</DocSecurity>
  <Lines>551</Lines>
  <Paragraphs>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임정우</dc:creator>
  <cp:keywords/>
  <dc:description/>
  <cp:lastModifiedBy>김은수</cp:lastModifiedBy>
  <cp:revision>35</cp:revision>
  <dcterms:created xsi:type="dcterms:W3CDTF">2026-10-12T00:19:00Z</dcterms:created>
  <dcterms:modified xsi:type="dcterms:W3CDTF">2026-10-16T08:07:00Z</dcterms:modified>
</cp:coreProperties>
</file>