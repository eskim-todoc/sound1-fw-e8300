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C1C58" w14:textId="77777777" w:rsidR="00F21B5D" w:rsidRDefault="00F21B5D" w:rsidP="002E582F">
      <w:pPr>
        <w:spacing w:after="0" w:line="240" w:lineRule="auto"/>
        <w:rPr>
          <w:b/>
          <w:szCs w:val="20"/>
        </w:rPr>
      </w:pPr>
    </w:p>
    <w:p w14:paraId="69582911" w14:textId="77777777" w:rsidR="00F21B5D" w:rsidRDefault="00F21B5D" w:rsidP="002E582F">
      <w:pPr>
        <w:spacing w:after="0" w:line="240" w:lineRule="auto"/>
        <w:rPr>
          <w:b/>
          <w:szCs w:val="20"/>
        </w:rPr>
      </w:pPr>
    </w:p>
    <w:p w14:paraId="762C6DDA" w14:textId="77777777" w:rsidR="00F21B5D" w:rsidRDefault="00F21B5D" w:rsidP="002E582F">
      <w:pPr>
        <w:spacing w:after="0" w:line="240" w:lineRule="auto"/>
        <w:rPr>
          <w:b/>
          <w:szCs w:val="20"/>
        </w:rPr>
      </w:pPr>
    </w:p>
    <w:tbl>
      <w:tblPr>
        <w:tblStyle w:val="a5"/>
        <w:tblW w:w="0" w:type="auto"/>
        <w:jc w:val="center"/>
        <w:tblBorders>
          <w:bottom w:val="single" w:sz="18" w:space="0" w:color="auto"/>
          <w:right w:val="single" w:sz="18" w:space="0" w:color="auto"/>
          <w:insideH w:val="single" w:sz="18" w:space="0" w:color="auto"/>
          <w:insideV w:val="single" w:sz="18" w:space="0" w:color="auto"/>
        </w:tblBorders>
        <w:shd w:val="clear" w:color="auto" w:fill="F2F2F2" w:themeFill="background1" w:themeFillShade="F2"/>
        <w:tblLook w:val="04A0" w:firstRow="1" w:lastRow="0" w:firstColumn="1" w:lastColumn="0" w:noHBand="0" w:noVBand="1"/>
      </w:tblPr>
      <w:tblGrid>
        <w:gridCol w:w="7599"/>
      </w:tblGrid>
      <w:tr w:rsidR="008D7755" w14:paraId="419260D6" w14:textId="77777777" w:rsidTr="00C62BB0">
        <w:trPr>
          <w:trHeight w:val="1225"/>
          <w:jc w:val="center"/>
        </w:trPr>
        <w:tc>
          <w:tcPr>
            <w:tcW w:w="7599" w:type="dxa"/>
            <w:shd w:val="clear" w:color="auto" w:fill="F2F2F2" w:themeFill="background1" w:themeFillShade="F2"/>
            <w:vAlign w:val="center"/>
          </w:tcPr>
          <w:p w14:paraId="217F4DFE" w14:textId="77777777" w:rsidR="008D7755" w:rsidRDefault="00234FDE" w:rsidP="00C62BB0">
            <w:pPr>
              <w:jc w:val="center"/>
              <w:rPr>
                <w:b/>
                <w:sz w:val="54"/>
                <w:szCs w:val="54"/>
              </w:rPr>
            </w:pPr>
            <w:r>
              <w:rPr>
                <w:rFonts w:hint="eastAsia"/>
                <w:b/>
                <w:sz w:val="54"/>
                <w:szCs w:val="54"/>
              </w:rPr>
              <w:t xml:space="preserve">소프트웨어 </w:t>
            </w:r>
            <w:r w:rsidR="008D7755">
              <w:rPr>
                <w:rFonts w:hint="eastAsia"/>
                <w:b/>
                <w:sz w:val="54"/>
                <w:szCs w:val="54"/>
              </w:rPr>
              <w:t>상세 설계서</w:t>
            </w:r>
          </w:p>
          <w:p w14:paraId="2BDFBE40" w14:textId="446BE327" w:rsidR="008D7755" w:rsidRPr="003935B6" w:rsidRDefault="008D7755" w:rsidP="00C62BB0">
            <w:pPr>
              <w:jc w:val="center"/>
              <w:rPr>
                <w:rFonts w:asciiTheme="minorEastAsia" w:hAnsiTheme="minorEastAsia"/>
                <w:b/>
                <w:sz w:val="40"/>
                <w:szCs w:val="40"/>
              </w:rPr>
            </w:pPr>
            <w:r>
              <w:rPr>
                <w:rFonts w:asciiTheme="minorEastAsia" w:hAnsiTheme="minorEastAsia" w:cs="Times New Roman"/>
                <w:b/>
                <w:sz w:val="40"/>
                <w:szCs w:val="40"/>
              </w:rPr>
              <w:t>(TD24A-A-EXT)</w:t>
            </w:r>
          </w:p>
        </w:tc>
      </w:tr>
    </w:tbl>
    <w:p w14:paraId="2799C570" w14:textId="77777777" w:rsidR="00F21B5D" w:rsidRDefault="00F21B5D" w:rsidP="002E582F">
      <w:pPr>
        <w:spacing w:after="0" w:line="240" w:lineRule="auto"/>
        <w:jc w:val="left"/>
        <w:rPr>
          <w:b/>
          <w:szCs w:val="20"/>
        </w:rPr>
      </w:pPr>
    </w:p>
    <w:p w14:paraId="51382F68" w14:textId="77777777" w:rsidR="00F21B5D" w:rsidRDefault="00F21B5D" w:rsidP="002E582F">
      <w:pPr>
        <w:spacing w:after="0" w:line="240" w:lineRule="auto"/>
        <w:jc w:val="left"/>
        <w:rPr>
          <w:b/>
          <w:szCs w:val="20"/>
        </w:rPr>
      </w:pPr>
    </w:p>
    <w:p w14:paraId="737F7AD3" w14:textId="77777777" w:rsidR="00F21B5D" w:rsidRDefault="00F21B5D" w:rsidP="002E582F">
      <w:pPr>
        <w:spacing w:after="0" w:line="240" w:lineRule="auto"/>
        <w:jc w:val="left"/>
        <w:rPr>
          <w:b/>
          <w:szCs w:val="20"/>
        </w:rPr>
      </w:pPr>
    </w:p>
    <w:p w14:paraId="7C97ECE1" w14:textId="77777777" w:rsidR="00561F3A" w:rsidRDefault="000F1A8B" w:rsidP="000F1A8B">
      <w:pPr>
        <w:tabs>
          <w:tab w:val="left" w:pos="6035"/>
        </w:tabs>
        <w:spacing w:after="0" w:line="240" w:lineRule="auto"/>
        <w:jc w:val="left"/>
        <w:rPr>
          <w:b/>
          <w:szCs w:val="20"/>
        </w:rPr>
      </w:pPr>
      <w:r>
        <w:rPr>
          <w:b/>
          <w:szCs w:val="20"/>
        </w:rPr>
        <w:tab/>
      </w:r>
    </w:p>
    <w:p w14:paraId="6B677A3B" w14:textId="77777777" w:rsidR="00561F3A" w:rsidRDefault="00561F3A" w:rsidP="002E582F">
      <w:pPr>
        <w:spacing w:after="0" w:line="240" w:lineRule="auto"/>
        <w:jc w:val="left"/>
        <w:rPr>
          <w:b/>
          <w:szCs w:val="20"/>
        </w:rPr>
      </w:pPr>
    </w:p>
    <w:p w14:paraId="7BC92B6E" w14:textId="77777777" w:rsidR="00561F3A" w:rsidRDefault="00561F3A" w:rsidP="002E582F">
      <w:pPr>
        <w:spacing w:after="0" w:line="240" w:lineRule="auto"/>
        <w:jc w:val="left"/>
        <w:rPr>
          <w:b/>
          <w:szCs w:val="20"/>
        </w:rPr>
      </w:pPr>
    </w:p>
    <w:p w14:paraId="6F9420DB" w14:textId="77777777" w:rsidR="00561F3A" w:rsidRDefault="00561F3A" w:rsidP="002E582F">
      <w:pPr>
        <w:spacing w:after="0" w:line="240" w:lineRule="auto"/>
        <w:jc w:val="left"/>
        <w:rPr>
          <w:b/>
          <w:szCs w:val="20"/>
        </w:rPr>
      </w:pPr>
    </w:p>
    <w:p w14:paraId="20BD622E" w14:textId="77777777" w:rsidR="00561F3A" w:rsidRDefault="00561F3A" w:rsidP="002E582F">
      <w:pPr>
        <w:spacing w:after="0" w:line="240" w:lineRule="auto"/>
        <w:jc w:val="left"/>
        <w:rPr>
          <w:b/>
          <w:szCs w:val="20"/>
        </w:rPr>
      </w:pPr>
    </w:p>
    <w:p w14:paraId="1C6C327D" w14:textId="77777777" w:rsidR="00561F3A" w:rsidRDefault="00561F3A" w:rsidP="002E582F">
      <w:pPr>
        <w:spacing w:after="0" w:line="240" w:lineRule="auto"/>
        <w:jc w:val="left"/>
        <w:rPr>
          <w:b/>
          <w:szCs w:val="20"/>
        </w:rPr>
      </w:pPr>
    </w:p>
    <w:tbl>
      <w:tblPr>
        <w:tblW w:w="9105"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2"/>
        <w:gridCol w:w="2581"/>
        <w:gridCol w:w="2581"/>
        <w:gridCol w:w="2581"/>
      </w:tblGrid>
      <w:tr w:rsidR="00540504" w14:paraId="7EE120F4" w14:textId="77777777" w:rsidTr="005C2FC8">
        <w:trPr>
          <w:trHeight w:val="456"/>
        </w:trPr>
        <w:tc>
          <w:tcPr>
            <w:tcW w:w="1362" w:type="dxa"/>
            <w:shd w:val="clear" w:color="auto" w:fill="E7E6E6" w:themeFill="background2"/>
          </w:tcPr>
          <w:p w14:paraId="7DD9AC97" w14:textId="77777777" w:rsidR="00540504" w:rsidRPr="00E2210A" w:rsidRDefault="00540504" w:rsidP="005C2FC8">
            <w:pPr>
              <w:wordWrap/>
              <w:spacing w:before="66" w:after="54" w:line="280" w:lineRule="exact"/>
              <w:rPr>
                <w:rFonts w:asciiTheme="majorEastAsia" w:eastAsiaTheme="majorEastAsia" w:hAnsiTheme="majorEastAsia" w:cs="Tahoma"/>
                <w:b/>
                <w:color w:val="000000"/>
                <w:szCs w:val="20"/>
              </w:rPr>
            </w:pPr>
          </w:p>
        </w:tc>
        <w:tc>
          <w:tcPr>
            <w:tcW w:w="2581" w:type="dxa"/>
            <w:shd w:val="clear" w:color="auto" w:fill="E7E6E6" w:themeFill="background2"/>
            <w:vAlign w:val="center"/>
          </w:tcPr>
          <w:p w14:paraId="22BF0C20" w14:textId="77777777" w:rsidR="00540504" w:rsidRPr="00E2210A" w:rsidRDefault="00540504" w:rsidP="005C2FC8">
            <w:pPr>
              <w:wordWrap/>
              <w:spacing w:before="66" w:after="54" w:line="280" w:lineRule="exact"/>
              <w:jc w:val="center"/>
              <w:rPr>
                <w:rFonts w:asciiTheme="majorEastAsia" w:eastAsiaTheme="majorEastAsia" w:hAnsiTheme="majorEastAsia" w:cs="Tahoma"/>
                <w:b/>
                <w:color w:val="000000"/>
                <w:szCs w:val="20"/>
              </w:rPr>
            </w:pPr>
            <w:r w:rsidRPr="00E2210A">
              <w:rPr>
                <w:rFonts w:asciiTheme="majorEastAsia" w:eastAsiaTheme="majorEastAsia" w:hAnsiTheme="majorEastAsia" w:cs="Tahoma" w:hint="eastAsia"/>
                <w:b/>
                <w:color w:val="000000"/>
                <w:szCs w:val="20"/>
              </w:rPr>
              <w:t>작성</w:t>
            </w:r>
          </w:p>
        </w:tc>
        <w:tc>
          <w:tcPr>
            <w:tcW w:w="2581" w:type="dxa"/>
            <w:shd w:val="clear" w:color="auto" w:fill="E7E6E6" w:themeFill="background2"/>
            <w:vAlign w:val="center"/>
          </w:tcPr>
          <w:p w14:paraId="1640F76D" w14:textId="77777777" w:rsidR="00540504" w:rsidRPr="00E2210A" w:rsidRDefault="00540504" w:rsidP="005C2FC8">
            <w:pPr>
              <w:wordWrap/>
              <w:spacing w:before="66" w:after="54" w:line="280" w:lineRule="exact"/>
              <w:jc w:val="center"/>
              <w:rPr>
                <w:rFonts w:asciiTheme="majorEastAsia" w:eastAsiaTheme="majorEastAsia" w:hAnsiTheme="majorEastAsia" w:cs="Tahoma"/>
                <w:b/>
                <w:color w:val="000000"/>
                <w:szCs w:val="20"/>
              </w:rPr>
            </w:pPr>
            <w:r w:rsidRPr="00E2210A">
              <w:rPr>
                <w:rFonts w:asciiTheme="majorEastAsia" w:eastAsiaTheme="majorEastAsia" w:hAnsiTheme="majorEastAsia" w:cs="Tahoma" w:hint="eastAsia"/>
                <w:b/>
                <w:color w:val="000000"/>
                <w:szCs w:val="20"/>
              </w:rPr>
              <w:t>검토</w:t>
            </w:r>
          </w:p>
        </w:tc>
        <w:tc>
          <w:tcPr>
            <w:tcW w:w="2581" w:type="dxa"/>
            <w:shd w:val="clear" w:color="auto" w:fill="E7E6E6" w:themeFill="background2"/>
            <w:vAlign w:val="center"/>
          </w:tcPr>
          <w:p w14:paraId="5560D53B" w14:textId="77777777" w:rsidR="00540504" w:rsidRPr="00E2210A" w:rsidRDefault="00540504" w:rsidP="005C2FC8">
            <w:pPr>
              <w:wordWrap/>
              <w:spacing w:before="66" w:after="54" w:line="280" w:lineRule="exact"/>
              <w:jc w:val="center"/>
              <w:rPr>
                <w:rFonts w:asciiTheme="majorEastAsia" w:eastAsiaTheme="majorEastAsia" w:hAnsiTheme="majorEastAsia" w:cs="Tahoma"/>
                <w:b/>
                <w:color w:val="000000"/>
                <w:szCs w:val="20"/>
              </w:rPr>
            </w:pPr>
            <w:r w:rsidRPr="00E2210A">
              <w:rPr>
                <w:rFonts w:asciiTheme="majorEastAsia" w:eastAsiaTheme="majorEastAsia" w:hAnsiTheme="majorEastAsia" w:cs="Tahoma" w:hint="eastAsia"/>
                <w:b/>
                <w:color w:val="000000"/>
                <w:szCs w:val="20"/>
              </w:rPr>
              <w:t>승인</w:t>
            </w:r>
          </w:p>
        </w:tc>
      </w:tr>
      <w:tr w:rsidR="00540504" w14:paraId="439D21E1" w14:textId="77777777" w:rsidTr="005C2FC8">
        <w:trPr>
          <w:trHeight w:val="456"/>
        </w:trPr>
        <w:tc>
          <w:tcPr>
            <w:tcW w:w="1362" w:type="dxa"/>
            <w:shd w:val="clear" w:color="auto" w:fill="E7E6E6" w:themeFill="background2"/>
            <w:vAlign w:val="center"/>
          </w:tcPr>
          <w:p w14:paraId="1DBA3FC2" w14:textId="77777777" w:rsidR="00540504" w:rsidRPr="00E2210A" w:rsidRDefault="00540504" w:rsidP="005C2FC8">
            <w:pPr>
              <w:wordWrap/>
              <w:spacing w:before="66" w:after="54" w:line="280" w:lineRule="exact"/>
              <w:jc w:val="center"/>
              <w:rPr>
                <w:rFonts w:asciiTheme="majorEastAsia" w:eastAsiaTheme="majorEastAsia" w:hAnsiTheme="majorEastAsia" w:cs="Tahoma"/>
                <w:b/>
                <w:color w:val="000000"/>
                <w:szCs w:val="20"/>
              </w:rPr>
            </w:pPr>
            <w:r w:rsidRPr="00E2210A">
              <w:rPr>
                <w:rFonts w:asciiTheme="majorEastAsia" w:eastAsiaTheme="majorEastAsia" w:hAnsiTheme="majorEastAsia" w:cs="Tahoma" w:hint="eastAsia"/>
                <w:b/>
                <w:color w:val="000000"/>
                <w:szCs w:val="20"/>
              </w:rPr>
              <w:t>성함</w:t>
            </w:r>
          </w:p>
        </w:tc>
        <w:tc>
          <w:tcPr>
            <w:tcW w:w="2581" w:type="dxa"/>
            <w:vAlign w:val="center"/>
          </w:tcPr>
          <w:p w14:paraId="0D2CA68F" w14:textId="79F62AA7" w:rsidR="00540504" w:rsidRPr="00E2210A" w:rsidRDefault="00540504" w:rsidP="005C2FC8">
            <w:pPr>
              <w:wordWrap/>
              <w:spacing w:before="66" w:after="54" w:line="280" w:lineRule="exact"/>
              <w:jc w:val="center"/>
              <w:rPr>
                <w:rFonts w:asciiTheme="majorEastAsia" w:eastAsiaTheme="majorEastAsia" w:hAnsiTheme="majorEastAsia" w:cs="Tahoma"/>
                <w:szCs w:val="20"/>
              </w:rPr>
            </w:pPr>
            <w:r>
              <w:rPr>
                <w:rFonts w:asciiTheme="majorEastAsia" w:eastAsiaTheme="majorEastAsia" w:hAnsiTheme="majorEastAsia" w:cs="Tahoma" w:hint="eastAsia"/>
                <w:szCs w:val="20"/>
              </w:rPr>
              <w:t>김은수</w:t>
            </w:r>
          </w:p>
        </w:tc>
        <w:tc>
          <w:tcPr>
            <w:tcW w:w="2581" w:type="dxa"/>
            <w:vAlign w:val="center"/>
          </w:tcPr>
          <w:p w14:paraId="04FE6E74" w14:textId="77777777" w:rsidR="00540504" w:rsidRPr="00E2210A" w:rsidRDefault="00540504" w:rsidP="005C2FC8">
            <w:pPr>
              <w:wordWrap/>
              <w:spacing w:before="66" w:after="54" w:line="280" w:lineRule="exact"/>
              <w:jc w:val="center"/>
              <w:rPr>
                <w:rFonts w:asciiTheme="majorEastAsia" w:eastAsiaTheme="majorEastAsia" w:hAnsiTheme="majorEastAsia" w:cs="Tahoma"/>
                <w:szCs w:val="20"/>
              </w:rPr>
            </w:pPr>
          </w:p>
        </w:tc>
        <w:tc>
          <w:tcPr>
            <w:tcW w:w="2581" w:type="dxa"/>
            <w:vAlign w:val="center"/>
          </w:tcPr>
          <w:p w14:paraId="2FE01BF4" w14:textId="73CF408D" w:rsidR="00540504" w:rsidRPr="00E2210A" w:rsidRDefault="00540504" w:rsidP="005C2FC8">
            <w:pPr>
              <w:wordWrap/>
              <w:spacing w:before="66" w:after="54" w:line="280" w:lineRule="exact"/>
              <w:jc w:val="center"/>
              <w:rPr>
                <w:rFonts w:asciiTheme="majorEastAsia" w:eastAsiaTheme="majorEastAsia" w:hAnsiTheme="majorEastAsia" w:cs="Tahoma"/>
                <w:color w:val="000000"/>
                <w:szCs w:val="20"/>
              </w:rPr>
            </w:pPr>
          </w:p>
        </w:tc>
      </w:tr>
      <w:tr w:rsidR="00540504" w14:paraId="7F730020" w14:textId="77777777" w:rsidTr="005C2FC8">
        <w:trPr>
          <w:trHeight w:val="456"/>
        </w:trPr>
        <w:tc>
          <w:tcPr>
            <w:tcW w:w="1362" w:type="dxa"/>
            <w:shd w:val="clear" w:color="auto" w:fill="E7E6E6" w:themeFill="background2"/>
            <w:vAlign w:val="center"/>
          </w:tcPr>
          <w:p w14:paraId="7E297E17" w14:textId="77777777" w:rsidR="00540504" w:rsidRPr="00E2210A" w:rsidRDefault="00540504" w:rsidP="005C2FC8">
            <w:pPr>
              <w:wordWrap/>
              <w:spacing w:before="66" w:after="54" w:line="280" w:lineRule="exact"/>
              <w:jc w:val="center"/>
              <w:rPr>
                <w:rFonts w:asciiTheme="majorEastAsia" w:eastAsiaTheme="majorEastAsia" w:hAnsiTheme="majorEastAsia" w:cs="Tahoma"/>
                <w:b/>
                <w:color w:val="000000"/>
                <w:szCs w:val="20"/>
              </w:rPr>
            </w:pPr>
            <w:r w:rsidRPr="00E2210A">
              <w:rPr>
                <w:rFonts w:asciiTheme="majorEastAsia" w:eastAsiaTheme="majorEastAsia" w:hAnsiTheme="majorEastAsia" w:cs="Tahoma" w:hint="eastAsia"/>
                <w:b/>
                <w:color w:val="000000"/>
                <w:szCs w:val="20"/>
              </w:rPr>
              <w:t>직책</w:t>
            </w:r>
          </w:p>
        </w:tc>
        <w:tc>
          <w:tcPr>
            <w:tcW w:w="2581" w:type="dxa"/>
            <w:vAlign w:val="center"/>
          </w:tcPr>
          <w:p w14:paraId="18D731E4" w14:textId="70EC5309" w:rsidR="00540504" w:rsidRPr="00E2210A" w:rsidRDefault="00540504" w:rsidP="005C2FC8">
            <w:pPr>
              <w:wordWrap/>
              <w:spacing w:before="66" w:after="54" w:line="280" w:lineRule="exact"/>
              <w:jc w:val="center"/>
              <w:rPr>
                <w:rFonts w:asciiTheme="majorEastAsia" w:eastAsiaTheme="majorEastAsia" w:hAnsiTheme="majorEastAsia" w:cs="Tahoma"/>
                <w:szCs w:val="20"/>
                <w:lang w:val="x-none" w:bidi="en-US"/>
              </w:rPr>
            </w:pPr>
            <w:r>
              <w:rPr>
                <w:rFonts w:asciiTheme="majorEastAsia" w:eastAsiaTheme="majorEastAsia" w:hAnsiTheme="majorEastAsia" w:cs="Tahoma" w:hint="eastAsia"/>
                <w:szCs w:val="20"/>
                <w:lang w:val="x-none" w:bidi="en-US"/>
              </w:rPr>
              <w:t>수석연구원</w:t>
            </w:r>
          </w:p>
        </w:tc>
        <w:tc>
          <w:tcPr>
            <w:tcW w:w="2581" w:type="dxa"/>
            <w:vAlign w:val="center"/>
          </w:tcPr>
          <w:p w14:paraId="12A1C349" w14:textId="77777777" w:rsidR="00540504" w:rsidRPr="00E2210A" w:rsidRDefault="00540504" w:rsidP="005C2FC8">
            <w:pPr>
              <w:wordWrap/>
              <w:spacing w:before="66" w:after="54" w:line="280" w:lineRule="exact"/>
              <w:jc w:val="center"/>
              <w:rPr>
                <w:rFonts w:asciiTheme="majorEastAsia" w:eastAsiaTheme="majorEastAsia" w:hAnsiTheme="majorEastAsia" w:cs="Tahoma"/>
                <w:szCs w:val="20"/>
                <w:lang w:val="x-none" w:eastAsia="en-US" w:bidi="en-US"/>
              </w:rPr>
            </w:pPr>
          </w:p>
        </w:tc>
        <w:tc>
          <w:tcPr>
            <w:tcW w:w="2581" w:type="dxa"/>
            <w:vAlign w:val="center"/>
          </w:tcPr>
          <w:p w14:paraId="62CD779F" w14:textId="353A7D2D" w:rsidR="00540504" w:rsidRPr="00E2210A" w:rsidRDefault="00540504" w:rsidP="005C2FC8">
            <w:pPr>
              <w:wordWrap/>
              <w:spacing w:before="66" w:after="54" w:line="280" w:lineRule="exact"/>
              <w:jc w:val="center"/>
              <w:rPr>
                <w:rFonts w:asciiTheme="majorEastAsia" w:eastAsiaTheme="majorEastAsia" w:hAnsiTheme="majorEastAsia" w:cs="Tahoma"/>
                <w:color w:val="000000"/>
                <w:szCs w:val="20"/>
              </w:rPr>
            </w:pPr>
          </w:p>
        </w:tc>
      </w:tr>
      <w:tr w:rsidR="00540504" w14:paraId="2BEEDE17" w14:textId="77777777" w:rsidTr="005C2FC8">
        <w:trPr>
          <w:trHeight w:val="456"/>
        </w:trPr>
        <w:tc>
          <w:tcPr>
            <w:tcW w:w="1362" w:type="dxa"/>
            <w:shd w:val="clear" w:color="auto" w:fill="E7E6E6" w:themeFill="background2"/>
            <w:vAlign w:val="center"/>
          </w:tcPr>
          <w:p w14:paraId="79D8C501" w14:textId="77777777" w:rsidR="00540504" w:rsidRPr="00E2210A" w:rsidRDefault="00540504" w:rsidP="005C2FC8">
            <w:pPr>
              <w:wordWrap/>
              <w:spacing w:before="66" w:after="54" w:line="280" w:lineRule="exact"/>
              <w:jc w:val="center"/>
              <w:rPr>
                <w:rFonts w:asciiTheme="majorEastAsia" w:eastAsiaTheme="majorEastAsia" w:hAnsiTheme="majorEastAsia" w:cs="Tahoma"/>
                <w:b/>
                <w:color w:val="000000"/>
                <w:szCs w:val="20"/>
              </w:rPr>
            </w:pPr>
            <w:r w:rsidRPr="00E2210A">
              <w:rPr>
                <w:rFonts w:asciiTheme="majorEastAsia" w:eastAsiaTheme="majorEastAsia" w:hAnsiTheme="majorEastAsia" w:cs="Tahoma" w:hint="eastAsia"/>
                <w:b/>
                <w:color w:val="000000"/>
                <w:szCs w:val="20"/>
              </w:rPr>
              <w:t>일자</w:t>
            </w:r>
          </w:p>
        </w:tc>
        <w:tc>
          <w:tcPr>
            <w:tcW w:w="2581" w:type="dxa"/>
            <w:vAlign w:val="center"/>
          </w:tcPr>
          <w:p w14:paraId="0C0AC176" w14:textId="14CC6D90" w:rsidR="00540504" w:rsidRPr="00E2210A" w:rsidRDefault="00540504" w:rsidP="005C2FC8">
            <w:pPr>
              <w:wordWrap/>
              <w:spacing w:before="66" w:after="54" w:line="280" w:lineRule="exact"/>
              <w:jc w:val="center"/>
              <w:rPr>
                <w:rFonts w:asciiTheme="majorEastAsia" w:eastAsiaTheme="majorEastAsia" w:hAnsiTheme="majorEastAsia" w:cs="Tahoma"/>
                <w:color w:val="000000" w:themeColor="text1"/>
                <w:szCs w:val="20"/>
              </w:rPr>
            </w:pPr>
          </w:p>
        </w:tc>
        <w:tc>
          <w:tcPr>
            <w:tcW w:w="2581" w:type="dxa"/>
            <w:vAlign w:val="center"/>
          </w:tcPr>
          <w:p w14:paraId="13AC765B" w14:textId="77777777" w:rsidR="00540504" w:rsidRPr="00E2210A" w:rsidRDefault="00540504" w:rsidP="005C2FC8">
            <w:pPr>
              <w:wordWrap/>
              <w:spacing w:after="0" w:line="280" w:lineRule="exact"/>
              <w:jc w:val="center"/>
              <w:rPr>
                <w:rFonts w:asciiTheme="majorEastAsia" w:eastAsiaTheme="majorEastAsia" w:hAnsiTheme="majorEastAsia" w:cs="Tahoma"/>
                <w:color w:val="000000" w:themeColor="text1"/>
                <w:szCs w:val="20"/>
              </w:rPr>
            </w:pPr>
          </w:p>
        </w:tc>
        <w:tc>
          <w:tcPr>
            <w:tcW w:w="2581" w:type="dxa"/>
            <w:vAlign w:val="center"/>
          </w:tcPr>
          <w:p w14:paraId="5A453429" w14:textId="220F2C74" w:rsidR="00540504" w:rsidRPr="00E2210A" w:rsidRDefault="00540504" w:rsidP="005C2FC8">
            <w:pPr>
              <w:wordWrap/>
              <w:spacing w:after="0" w:line="280" w:lineRule="exact"/>
              <w:jc w:val="center"/>
              <w:rPr>
                <w:rFonts w:asciiTheme="majorEastAsia" w:eastAsiaTheme="majorEastAsia" w:hAnsiTheme="majorEastAsia" w:cs="Tahoma"/>
                <w:color w:val="000000" w:themeColor="text1"/>
                <w:szCs w:val="20"/>
              </w:rPr>
            </w:pPr>
          </w:p>
        </w:tc>
      </w:tr>
      <w:tr w:rsidR="00540504" w14:paraId="4709B8DA" w14:textId="77777777" w:rsidTr="005C2FC8">
        <w:trPr>
          <w:trHeight w:val="1315"/>
        </w:trPr>
        <w:tc>
          <w:tcPr>
            <w:tcW w:w="1362" w:type="dxa"/>
            <w:shd w:val="clear" w:color="auto" w:fill="E7E6E6" w:themeFill="background2"/>
            <w:vAlign w:val="center"/>
          </w:tcPr>
          <w:p w14:paraId="05CADFFE" w14:textId="77777777" w:rsidR="00540504" w:rsidRPr="00E2210A" w:rsidRDefault="00540504" w:rsidP="005C2FC8">
            <w:pPr>
              <w:wordWrap/>
              <w:spacing w:before="66" w:after="54" w:line="280" w:lineRule="exact"/>
              <w:jc w:val="center"/>
              <w:rPr>
                <w:rFonts w:asciiTheme="majorEastAsia" w:eastAsiaTheme="majorEastAsia" w:hAnsiTheme="majorEastAsia" w:cs="Tahoma"/>
                <w:b/>
                <w:color w:val="000000"/>
                <w:szCs w:val="20"/>
              </w:rPr>
            </w:pPr>
            <w:r w:rsidRPr="00E2210A">
              <w:rPr>
                <w:rFonts w:asciiTheme="majorEastAsia" w:eastAsiaTheme="majorEastAsia" w:hAnsiTheme="majorEastAsia" w:cs="Tahoma" w:hint="eastAsia"/>
                <w:b/>
                <w:color w:val="000000"/>
                <w:szCs w:val="20"/>
              </w:rPr>
              <w:t>서명</w:t>
            </w:r>
          </w:p>
        </w:tc>
        <w:tc>
          <w:tcPr>
            <w:tcW w:w="2581" w:type="dxa"/>
            <w:vAlign w:val="center"/>
          </w:tcPr>
          <w:p w14:paraId="52FFB943" w14:textId="3B291883" w:rsidR="00540504" w:rsidRPr="00E2210A" w:rsidRDefault="00540504" w:rsidP="005C2FC8">
            <w:pPr>
              <w:wordWrap/>
              <w:spacing w:before="66" w:after="54" w:line="280" w:lineRule="exact"/>
              <w:jc w:val="center"/>
              <w:rPr>
                <w:rFonts w:asciiTheme="majorEastAsia" w:eastAsiaTheme="majorEastAsia" w:hAnsiTheme="majorEastAsia" w:cs="Tahoma"/>
                <w:szCs w:val="20"/>
              </w:rPr>
            </w:pPr>
          </w:p>
        </w:tc>
        <w:tc>
          <w:tcPr>
            <w:tcW w:w="2581" w:type="dxa"/>
            <w:vAlign w:val="center"/>
          </w:tcPr>
          <w:p w14:paraId="37731CB4" w14:textId="77777777" w:rsidR="00540504" w:rsidRPr="00E2210A" w:rsidRDefault="00540504" w:rsidP="005C2FC8">
            <w:pPr>
              <w:wordWrap/>
              <w:spacing w:before="66" w:after="54" w:line="280" w:lineRule="exact"/>
              <w:jc w:val="center"/>
              <w:rPr>
                <w:rFonts w:asciiTheme="majorEastAsia" w:eastAsiaTheme="majorEastAsia" w:hAnsiTheme="majorEastAsia" w:cs="Tahoma"/>
                <w:szCs w:val="20"/>
              </w:rPr>
            </w:pPr>
          </w:p>
        </w:tc>
        <w:tc>
          <w:tcPr>
            <w:tcW w:w="2581" w:type="dxa"/>
            <w:vAlign w:val="center"/>
          </w:tcPr>
          <w:p w14:paraId="5620E54E" w14:textId="329E2BAD" w:rsidR="00540504" w:rsidRPr="00E2210A" w:rsidRDefault="00540504" w:rsidP="005C2FC8">
            <w:pPr>
              <w:wordWrap/>
              <w:spacing w:before="66" w:after="54" w:line="280" w:lineRule="exact"/>
              <w:jc w:val="center"/>
              <w:rPr>
                <w:rFonts w:asciiTheme="majorEastAsia" w:eastAsiaTheme="majorEastAsia" w:hAnsiTheme="majorEastAsia" w:cs="Tahoma"/>
                <w:color w:val="000000"/>
                <w:szCs w:val="20"/>
              </w:rPr>
            </w:pPr>
          </w:p>
        </w:tc>
      </w:tr>
    </w:tbl>
    <w:p w14:paraId="5B056307" w14:textId="77777777" w:rsidR="00561F3A" w:rsidRDefault="00561F3A" w:rsidP="002E582F">
      <w:pPr>
        <w:spacing w:after="0" w:line="240" w:lineRule="auto"/>
        <w:jc w:val="left"/>
        <w:rPr>
          <w:b/>
          <w:szCs w:val="20"/>
        </w:rPr>
      </w:pPr>
    </w:p>
    <w:p w14:paraId="78B4E998" w14:textId="77777777" w:rsidR="00366D61" w:rsidRPr="00366D61" w:rsidRDefault="00366D61" w:rsidP="002E582F">
      <w:pPr>
        <w:tabs>
          <w:tab w:val="left" w:pos="1215"/>
        </w:tabs>
        <w:spacing w:after="0" w:line="240" w:lineRule="auto"/>
        <w:sectPr w:rsidR="00366D61" w:rsidRPr="00366D61" w:rsidSect="00C41441">
          <w:headerReference w:type="default" r:id="rId8"/>
          <w:footerReference w:type="default" r:id="rId9"/>
          <w:pgSz w:w="11906" w:h="16838" w:code="9"/>
          <w:pgMar w:top="1134" w:right="1134" w:bottom="851" w:left="1134" w:header="1020" w:footer="680" w:gutter="0"/>
          <w:cols w:space="425"/>
          <w:docGrid w:linePitch="360"/>
        </w:sectPr>
      </w:pPr>
    </w:p>
    <w:sdt>
      <w:sdtPr>
        <w:rPr>
          <w:rFonts w:asciiTheme="minorHAnsi" w:eastAsiaTheme="minorEastAsia" w:hAnsiTheme="minorHAnsi" w:cstheme="minorBidi"/>
          <w:b w:val="0"/>
          <w:bCs w:val="0"/>
          <w:color w:val="auto"/>
          <w:kern w:val="2"/>
          <w:sz w:val="20"/>
          <w:szCs w:val="22"/>
          <w:lang w:val="ko-KR"/>
        </w:rPr>
        <w:id w:val="1155724046"/>
        <w:docPartObj>
          <w:docPartGallery w:val="Table of Contents"/>
          <w:docPartUnique/>
        </w:docPartObj>
      </w:sdtPr>
      <w:sdtEndPr>
        <w:rPr>
          <w:b/>
          <w:bCs/>
        </w:rPr>
      </w:sdtEndPr>
      <w:sdtContent>
        <w:p w14:paraId="4F725531" w14:textId="77777777" w:rsidR="00C97B66" w:rsidRPr="0086786F" w:rsidRDefault="00C97B66" w:rsidP="0039186E">
          <w:pPr>
            <w:pStyle w:val="TOC"/>
            <w:spacing w:line="240" w:lineRule="auto"/>
            <w:rPr>
              <w:color w:val="000000" w:themeColor="text1"/>
              <w:sz w:val="24"/>
            </w:rPr>
          </w:pPr>
          <w:r w:rsidRPr="0086786F">
            <w:rPr>
              <w:color w:val="000000" w:themeColor="text1"/>
              <w:sz w:val="24"/>
              <w:lang w:val="ko-KR"/>
            </w:rPr>
            <w:t>목차</w:t>
          </w:r>
        </w:p>
        <w:p w14:paraId="5CFCAD42" w14:textId="78FE51FA" w:rsidR="001A0C22" w:rsidRDefault="00C97B66">
          <w:pPr>
            <w:pStyle w:val="12"/>
            <w:rPr>
              <w:noProof/>
            </w:rPr>
          </w:pPr>
          <w:r w:rsidRPr="00C46AA2">
            <w:rPr>
              <w:sz w:val="16"/>
              <w:szCs w:val="16"/>
            </w:rPr>
            <w:fldChar w:fldCharType="begin"/>
          </w:r>
          <w:r w:rsidRPr="00C46AA2">
            <w:rPr>
              <w:sz w:val="16"/>
              <w:szCs w:val="16"/>
            </w:rPr>
            <w:instrText xml:space="preserve"> TOC \o "1-3" \h \z \u </w:instrText>
          </w:r>
          <w:r w:rsidRPr="00C46AA2">
            <w:rPr>
              <w:sz w:val="16"/>
              <w:szCs w:val="16"/>
            </w:rPr>
            <w:fldChar w:fldCharType="separate"/>
          </w:r>
        </w:p>
        <w:p w14:paraId="648F99A9" w14:textId="77777777" w:rsidR="001A0C22" w:rsidRDefault="001A0C22">
          <w:pPr>
            <w:pStyle w:val="12"/>
            <w:rPr>
              <w:noProof/>
              <w:sz w:val="22"/>
              <w:szCs w:val="24"/>
              <w14:ligatures w14:val="standardContextual"/>
            </w:rPr>
          </w:pPr>
          <w:hyperlink w:anchor="_Toc242778064" w:history="1">
            <w:r w:rsidRPr="00921A4B">
              <w:rPr>
                <w:rStyle w:val="aa"/>
                <w:noProof/>
              </w:rPr>
              <w:t>1. 서론</w:t>
            </w:r>
            <w:r>
              <w:rPr>
                <w:noProof/>
                <w:webHidden/>
              </w:rPr>
              <w:tab/>
            </w:r>
            <w:r>
              <w:rPr>
                <w:noProof/>
                <w:webHidden/>
              </w:rPr>
              <w:fldChar w:fldCharType="begin"/>
            </w:r>
            <w:r>
              <w:rPr>
                <w:noProof/>
                <w:webHidden/>
              </w:rPr>
              <w:instrText xml:space="preserve"> PAGEREF _Toc242778064 \h </w:instrText>
            </w:r>
            <w:r>
              <w:rPr>
                <w:noProof/>
                <w:webHidden/>
              </w:rPr>
            </w:r>
            <w:r>
              <w:rPr>
                <w:noProof/>
                <w:webHidden/>
              </w:rPr>
              <w:fldChar w:fldCharType="separate"/>
            </w:r>
            <w:r>
              <w:rPr>
                <w:noProof/>
                <w:webHidden/>
              </w:rPr>
              <w:t>4</w:t>
            </w:r>
            <w:r>
              <w:rPr>
                <w:noProof/>
                <w:webHidden/>
              </w:rPr>
              <w:fldChar w:fldCharType="end"/>
            </w:r>
          </w:hyperlink>
        </w:p>
        <w:p w14:paraId="7406DCAE" w14:textId="77777777" w:rsidR="001A0C22" w:rsidRDefault="001A0C22">
          <w:pPr>
            <w:pStyle w:val="20"/>
            <w:tabs>
              <w:tab w:val="right" w:leader="dot" w:pos="9628"/>
            </w:tabs>
            <w:ind w:left="400"/>
            <w:rPr>
              <w:noProof/>
              <w:sz w:val="22"/>
              <w:szCs w:val="24"/>
              <w14:ligatures w14:val="standardContextual"/>
            </w:rPr>
          </w:pPr>
          <w:hyperlink w:anchor="_Toc242778065" w:history="1">
            <w:r w:rsidRPr="00921A4B">
              <w:rPr>
                <w:rStyle w:val="aa"/>
                <w:noProof/>
              </w:rPr>
              <w:t>1.1. 개요</w:t>
            </w:r>
            <w:r>
              <w:rPr>
                <w:noProof/>
                <w:webHidden/>
              </w:rPr>
              <w:tab/>
            </w:r>
            <w:r>
              <w:rPr>
                <w:noProof/>
                <w:webHidden/>
              </w:rPr>
              <w:fldChar w:fldCharType="begin"/>
            </w:r>
            <w:r>
              <w:rPr>
                <w:noProof/>
                <w:webHidden/>
              </w:rPr>
              <w:instrText xml:space="preserve"> PAGEREF _Toc242778065 \h </w:instrText>
            </w:r>
            <w:r>
              <w:rPr>
                <w:noProof/>
                <w:webHidden/>
              </w:rPr>
            </w:r>
            <w:r>
              <w:rPr>
                <w:noProof/>
                <w:webHidden/>
              </w:rPr>
              <w:fldChar w:fldCharType="separate"/>
            </w:r>
            <w:r>
              <w:rPr>
                <w:noProof/>
                <w:webHidden/>
              </w:rPr>
              <w:t>4</w:t>
            </w:r>
            <w:r>
              <w:rPr>
                <w:noProof/>
                <w:webHidden/>
              </w:rPr>
              <w:fldChar w:fldCharType="end"/>
            </w:r>
          </w:hyperlink>
        </w:p>
        <w:p w14:paraId="464CFBD1" w14:textId="77777777" w:rsidR="001A0C22" w:rsidRDefault="001A0C22">
          <w:pPr>
            <w:pStyle w:val="20"/>
            <w:tabs>
              <w:tab w:val="right" w:leader="dot" w:pos="9628"/>
            </w:tabs>
            <w:ind w:left="400"/>
            <w:rPr>
              <w:noProof/>
              <w:sz w:val="22"/>
              <w:szCs w:val="24"/>
              <w14:ligatures w14:val="standardContextual"/>
            </w:rPr>
          </w:pPr>
          <w:hyperlink w:anchor="_Toc242778067" w:history="1">
            <w:r w:rsidRPr="00921A4B">
              <w:rPr>
                <w:rStyle w:val="aa"/>
                <w:noProof/>
              </w:rPr>
              <w:t>1.2. 목적</w:t>
            </w:r>
            <w:r>
              <w:rPr>
                <w:noProof/>
                <w:webHidden/>
              </w:rPr>
              <w:tab/>
            </w:r>
            <w:r>
              <w:rPr>
                <w:noProof/>
                <w:webHidden/>
              </w:rPr>
              <w:fldChar w:fldCharType="begin"/>
            </w:r>
            <w:r>
              <w:rPr>
                <w:noProof/>
                <w:webHidden/>
              </w:rPr>
              <w:instrText xml:space="preserve"> PAGEREF _Toc242778067 \h </w:instrText>
            </w:r>
            <w:r>
              <w:rPr>
                <w:noProof/>
                <w:webHidden/>
              </w:rPr>
            </w:r>
            <w:r>
              <w:rPr>
                <w:noProof/>
                <w:webHidden/>
              </w:rPr>
              <w:fldChar w:fldCharType="separate"/>
            </w:r>
            <w:r>
              <w:rPr>
                <w:noProof/>
                <w:webHidden/>
              </w:rPr>
              <w:t>4</w:t>
            </w:r>
            <w:r>
              <w:rPr>
                <w:noProof/>
                <w:webHidden/>
              </w:rPr>
              <w:fldChar w:fldCharType="end"/>
            </w:r>
          </w:hyperlink>
        </w:p>
        <w:p w14:paraId="12655D77" w14:textId="77777777" w:rsidR="001A0C22" w:rsidRDefault="001A0C22">
          <w:pPr>
            <w:pStyle w:val="20"/>
            <w:tabs>
              <w:tab w:val="right" w:leader="dot" w:pos="9628"/>
            </w:tabs>
            <w:ind w:left="400"/>
            <w:rPr>
              <w:noProof/>
              <w:sz w:val="22"/>
              <w:szCs w:val="24"/>
              <w14:ligatures w14:val="standardContextual"/>
            </w:rPr>
          </w:pPr>
          <w:hyperlink w:anchor="_Toc242778069" w:history="1">
            <w:r w:rsidRPr="00921A4B">
              <w:rPr>
                <w:rStyle w:val="aa"/>
                <w:noProof/>
              </w:rPr>
              <w:t>1.3. 대상</w:t>
            </w:r>
            <w:r>
              <w:rPr>
                <w:noProof/>
                <w:webHidden/>
              </w:rPr>
              <w:tab/>
            </w:r>
            <w:r>
              <w:rPr>
                <w:noProof/>
                <w:webHidden/>
              </w:rPr>
              <w:fldChar w:fldCharType="begin"/>
            </w:r>
            <w:r>
              <w:rPr>
                <w:noProof/>
                <w:webHidden/>
              </w:rPr>
              <w:instrText xml:space="preserve"> PAGEREF _Toc242778069 \h </w:instrText>
            </w:r>
            <w:r>
              <w:rPr>
                <w:noProof/>
                <w:webHidden/>
              </w:rPr>
            </w:r>
            <w:r>
              <w:rPr>
                <w:noProof/>
                <w:webHidden/>
              </w:rPr>
              <w:fldChar w:fldCharType="separate"/>
            </w:r>
            <w:r>
              <w:rPr>
                <w:noProof/>
                <w:webHidden/>
              </w:rPr>
              <w:t>4</w:t>
            </w:r>
            <w:r>
              <w:rPr>
                <w:noProof/>
                <w:webHidden/>
              </w:rPr>
              <w:fldChar w:fldCharType="end"/>
            </w:r>
          </w:hyperlink>
        </w:p>
        <w:p w14:paraId="55BF5E38" w14:textId="77777777" w:rsidR="001A0C22" w:rsidRDefault="001A0C22">
          <w:pPr>
            <w:pStyle w:val="20"/>
            <w:tabs>
              <w:tab w:val="right" w:leader="dot" w:pos="9628"/>
            </w:tabs>
            <w:ind w:left="400"/>
            <w:rPr>
              <w:noProof/>
              <w:sz w:val="22"/>
              <w:szCs w:val="24"/>
              <w14:ligatures w14:val="standardContextual"/>
            </w:rPr>
          </w:pPr>
          <w:hyperlink w:anchor="_Toc242778071" w:history="1">
            <w:r w:rsidRPr="00921A4B">
              <w:rPr>
                <w:rStyle w:val="aa"/>
                <w:noProof/>
              </w:rPr>
              <w:t>1.4. 관련문서</w:t>
            </w:r>
            <w:r>
              <w:rPr>
                <w:noProof/>
                <w:webHidden/>
              </w:rPr>
              <w:tab/>
            </w:r>
            <w:r>
              <w:rPr>
                <w:noProof/>
                <w:webHidden/>
              </w:rPr>
              <w:fldChar w:fldCharType="begin"/>
            </w:r>
            <w:r>
              <w:rPr>
                <w:noProof/>
                <w:webHidden/>
              </w:rPr>
              <w:instrText xml:space="preserve"> PAGEREF _Toc242778071 \h </w:instrText>
            </w:r>
            <w:r>
              <w:rPr>
                <w:noProof/>
                <w:webHidden/>
              </w:rPr>
            </w:r>
            <w:r>
              <w:rPr>
                <w:noProof/>
                <w:webHidden/>
              </w:rPr>
              <w:fldChar w:fldCharType="separate"/>
            </w:r>
            <w:r>
              <w:rPr>
                <w:noProof/>
                <w:webHidden/>
              </w:rPr>
              <w:t>4</w:t>
            </w:r>
            <w:r>
              <w:rPr>
                <w:noProof/>
                <w:webHidden/>
              </w:rPr>
              <w:fldChar w:fldCharType="end"/>
            </w:r>
          </w:hyperlink>
        </w:p>
        <w:p w14:paraId="298E68D4" w14:textId="77777777" w:rsidR="001A0C22" w:rsidRDefault="001A0C22">
          <w:pPr>
            <w:pStyle w:val="30"/>
            <w:tabs>
              <w:tab w:val="right" w:leader="dot" w:pos="9628"/>
            </w:tabs>
            <w:ind w:left="800"/>
            <w:rPr>
              <w:noProof/>
              <w:sz w:val="22"/>
              <w:szCs w:val="24"/>
              <w14:ligatures w14:val="standardContextual"/>
            </w:rPr>
          </w:pPr>
          <w:hyperlink w:anchor="_Toc242778072" w:history="1">
            <w:r w:rsidRPr="00921A4B">
              <w:rPr>
                <w:rStyle w:val="aa"/>
                <w:noProof/>
              </w:rPr>
              <w:t>1.4.1. 프로젝트</w:t>
            </w:r>
            <w:r>
              <w:rPr>
                <w:noProof/>
                <w:webHidden/>
              </w:rPr>
              <w:tab/>
            </w:r>
            <w:r>
              <w:rPr>
                <w:noProof/>
                <w:webHidden/>
              </w:rPr>
              <w:fldChar w:fldCharType="begin"/>
            </w:r>
            <w:r>
              <w:rPr>
                <w:noProof/>
                <w:webHidden/>
              </w:rPr>
              <w:instrText xml:space="preserve"> PAGEREF _Toc242778072 \h </w:instrText>
            </w:r>
            <w:r>
              <w:rPr>
                <w:noProof/>
                <w:webHidden/>
              </w:rPr>
            </w:r>
            <w:r>
              <w:rPr>
                <w:noProof/>
                <w:webHidden/>
              </w:rPr>
              <w:fldChar w:fldCharType="separate"/>
            </w:r>
            <w:r>
              <w:rPr>
                <w:noProof/>
                <w:webHidden/>
              </w:rPr>
              <w:t>4</w:t>
            </w:r>
            <w:r>
              <w:rPr>
                <w:noProof/>
                <w:webHidden/>
              </w:rPr>
              <w:fldChar w:fldCharType="end"/>
            </w:r>
          </w:hyperlink>
        </w:p>
        <w:p w14:paraId="575868BA" w14:textId="77777777" w:rsidR="001A0C22" w:rsidRDefault="001A0C22">
          <w:pPr>
            <w:pStyle w:val="30"/>
            <w:tabs>
              <w:tab w:val="right" w:leader="dot" w:pos="9628"/>
            </w:tabs>
            <w:ind w:left="800"/>
            <w:rPr>
              <w:noProof/>
              <w:sz w:val="22"/>
              <w:szCs w:val="24"/>
              <w14:ligatures w14:val="standardContextual"/>
            </w:rPr>
          </w:pPr>
          <w:hyperlink w:anchor="_Toc242778074" w:history="1">
            <w:r w:rsidRPr="00921A4B">
              <w:rPr>
                <w:rStyle w:val="aa"/>
                <w:noProof/>
              </w:rPr>
              <w:t>1.4.2. 표준 및 규제</w:t>
            </w:r>
            <w:r>
              <w:rPr>
                <w:noProof/>
                <w:webHidden/>
              </w:rPr>
              <w:tab/>
            </w:r>
            <w:r>
              <w:rPr>
                <w:noProof/>
                <w:webHidden/>
              </w:rPr>
              <w:fldChar w:fldCharType="begin"/>
            </w:r>
            <w:r>
              <w:rPr>
                <w:noProof/>
                <w:webHidden/>
              </w:rPr>
              <w:instrText xml:space="preserve"> PAGEREF _Toc242778074 \h </w:instrText>
            </w:r>
            <w:r>
              <w:rPr>
                <w:noProof/>
                <w:webHidden/>
              </w:rPr>
            </w:r>
            <w:r>
              <w:rPr>
                <w:noProof/>
                <w:webHidden/>
              </w:rPr>
              <w:fldChar w:fldCharType="separate"/>
            </w:r>
            <w:r>
              <w:rPr>
                <w:noProof/>
                <w:webHidden/>
              </w:rPr>
              <w:t>5</w:t>
            </w:r>
            <w:r>
              <w:rPr>
                <w:noProof/>
                <w:webHidden/>
              </w:rPr>
              <w:fldChar w:fldCharType="end"/>
            </w:r>
          </w:hyperlink>
        </w:p>
        <w:p w14:paraId="75B68DFF" w14:textId="77777777" w:rsidR="001A0C22" w:rsidRDefault="001A0C22">
          <w:pPr>
            <w:pStyle w:val="12"/>
            <w:rPr>
              <w:noProof/>
              <w:sz w:val="22"/>
              <w:szCs w:val="24"/>
              <w14:ligatures w14:val="standardContextual"/>
            </w:rPr>
          </w:pPr>
          <w:hyperlink w:anchor="_Toc242778076" w:history="1">
            <w:r w:rsidRPr="00921A4B">
              <w:rPr>
                <w:rStyle w:val="aa"/>
                <w:noProof/>
              </w:rPr>
              <w:t>2. 하드웨어 구조</w:t>
            </w:r>
            <w:r>
              <w:rPr>
                <w:noProof/>
                <w:webHidden/>
              </w:rPr>
              <w:tab/>
            </w:r>
            <w:r>
              <w:rPr>
                <w:noProof/>
                <w:webHidden/>
              </w:rPr>
              <w:fldChar w:fldCharType="begin"/>
            </w:r>
            <w:r>
              <w:rPr>
                <w:noProof/>
                <w:webHidden/>
              </w:rPr>
              <w:instrText xml:space="preserve"> PAGEREF _Toc242778076 \h </w:instrText>
            </w:r>
            <w:r>
              <w:rPr>
                <w:noProof/>
                <w:webHidden/>
              </w:rPr>
            </w:r>
            <w:r>
              <w:rPr>
                <w:noProof/>
                <w:webHidden/>
              </w:rPr>
              <w:fldChar w:fldCharType="separate"/>
            </w:r>
            <w:r>
              <w:rPr>
                <w:noProof/>
                <w:webHidden/>
              </w:rPr>
              <w:t>6</w:t>
            </w:r>
            <w:r>
              <w:rPr>
                <w:noProof/>
                <w:webHidden/>
              </w:rPr>
              <w:fldChar w:fldCharType="end"/>
            </w:r>
          </w:hyperlink>
        </w:p>
        <w:p w14:paraId="77725516" w14:textId="77777777" w:rsidR="001A0C22" w:rsidRDefault="001A0C22">
          <w:pPr>
            <w:pStyle w:val="12"/>
            <w:rPr>
              <w:noProof/>
              <w:sz w:val="22"/>
              <w:szCs w:val="24"/>
              <w14:ligatures w14:val="standardContextual"/>
            </w:rPr>
          </w:pPr>
          <w:hyperlink w:anchor="_Toc242778077" w:history="1">
            <w:r w:rsidRPr="00921A4B">
              <w:rPr>
                <w:rStyle w:val="aa"/>
                <w:noProof/>
              </w:rPr>
              <w:t>3. MCU간 제어 인터페이스</w:t>
            </w:r>
            <w:r>
              <w:rPr>
                <w:noProof/>
                <w:webHidden/>
              </w:rPr>
              <w:tab/>
            </w:r>
            <w:r>
              <w:rPr>
                <w:noProof/>
                <w:webHidden/>
              </w:rPr>
              <w:fldChar w:fldCharType="begin"/>
            </w:r>
            <w:r>
              <w:rPr>
                <w:noProof/>
                <w:webHidden/>
              </w:rPr>
              <w:instrText xml:space="preserve"> PAGEREF _Toc242778077 \h </w:instrText>
            </w:r>
            <w:r>
              <w:rPr>
                <w:noProof/>
                <w:webHidden/>
              </w:rPr>
            </w:r>
            <w:r>
              <w:rPr>
                <w:noProof/>
                <w:webHidden/>
              </w:rPr>
              <w:fldChar w:fldCharType="separate"/>
            </w:r>
            <w:r>
              <w:rPr>
                <w:noProof/>
                <w:webHidden/>
              </w:rPr>
              <w:t>7</w:t>
            </w:r>
            <w:r>
              <w:rPr>
                <w:noProof/>
                <w:webHidden/>
              </w:rPr>
              <w:fldChar w:fldCharType="end"/>
            </w:r>
          </w:hyperlink>
        </w:p>
        <w:p w14:paraId="78372B18" w14:textId="77777777" w:rsidR="001A0C22" w:rsidRDefault="001A0C22">
          <w:pPr>
            <w:pStyle w:val="20"/>
            <w:tabs>
              <w:tab w:val="right" w:leader="dot" w:pos="9628"/>
            </w:tabs>
            <w:ind w:left="400"/>
            <w:rPr>
              <w:noProof/>
              <w:sz w:val="22"/>
              <w:szCs w:val="24"/>
              <w14:ligatures w14:val="standardContextual"/>
            </w:rPr>
          </w:pPr>
          <w:hyperlink w:anchor="_Toc242778078" w:history="1">
            <w:r w:rsidRPr="00921A4B">
              <w:rPr>
                <w:rStyle w:val="aa"/>
                <w:noProof/>
              </w:rPr>
              <w:t>3.1. System Control module</w:t>
            </w:r>
            <w:r>
              <w:rPr>
                <w:noProof/>
                <w:webHidden/>
              </w:rPr>
              <w:tab/>
            </w:r>
            <w:r>
              <w:rPr>
                <w:noProof/>
                <w:webHidden/>
              </w:rPr>
              <w:fldChar w:fldCharType="begin"/>
            </w:r>
            <w:r>
              <w:rPr>
                <w:noProof/>
                <w:webHidden/>
              </w:rPr>
              <w:instrText xml:space="preserve"> PAGEREF _Toc242778078 \h </w:instrText>
            </w:r>
            <w:r>
              <w:rPr>
                <w:noProof/>
                <w:webHidden/>
              </w:rPr>
            </w:r>
            <w:r>
              <w:rPr>
                <w:noProof/>
                <w:webHidden/>
              </w:rPr>
              <w:fldChar w:fldCharType="separate"/>
            </w:r>
            <w:r>
              <w:rPr>
                <w:noProof/>
                <w:webHidden/>
              </w:rPr>
              <w:t>7</w:t>
            </w:r>
            <w:r>
              <w:rPr>
                <w:noProof/>
                <w:webHidden/>
              </w:rPr>
              <w:fldChar w:fldCharType="end"/>
            </w:r>
          </w:hyperlink>
        </w:p>
        <w:p w14:paraId="777D2C87" w14:textId="77777777" w:rsidR="001A0C22" w:rsidRDefault="001A0C22">
          <w:pPr>
            <w:pStyle w:val="20"/>
            <w:tabs>
              <w:tab w:val="right" w:leader="dot" w:pos="9628"/>
            </w:tabs>
            <w:ind w:left="400"/>
            <w:rPr>
              <w:noProof/>
              <w:sz w:val="22"/>
              <w:szCs w:val="24"/>
              <w14:ligatures w14:val="standardContextual"/>
            </w:rPr>
          </w:pPr>
          <w:hyperlink w:anchor="_Toc242778080" w:history="1">
            <w:r w:rsidRPr="00921A4B">
              <w:rPr>
                <w:rStyle w:val="aa"/>
                <w:noProof/>
              </w:rPr>
              <w:t>3.2. Signal Processing Module</w:t>
            </w:r>
            <w:r>
              <w:rPr>
                <w:noProof/>
                <w:webHidden/>
              </w:rPr>
              <w:tab/>
            </w:r>
            <w:r>
              <w:rPr>
                <w:noProof/>
                <w:webHidden/>
              </w:rPr>
              <w:fldChar w:fldCharType="begin"/>
            </w:r>
            <w:r>
              <w:rPr>
                <w:noProof/>
                <w:webHidden/>
              </w:rPr>
              <w:instrText xml:space="preserve"> PAGEREF _Toc242778080 \h </w:instrText>
            </w:r>
            <w:r>
              <w:rPr>
                <w:noProof/>
                <w:webHidden/>
              </w:rPr>
            </w:r>
            <w:r>
              <w:rPr>
                <w:noProof/>
                <w:webHidden/>
              </w:rPr>
              <w:fldChar w:fldCharType="separate"/>
            </w:r>
            <w:r>
              <w:rPr>
                <w:noProof/>
                <w:webHidden/>
              </w:rPr>
              <w:t>8</w:t>
            </w:r>
            <w:r>
              <w:rPr>
                <w:noProof/>
                <w:webHidden/>
              </w:rPr>
              <w:fldChar w:fldCharType="end"/>
            </w:r>
          </w:hyperlink>
        </w:p>
        <w:p w14:paraId="18223E24" w14:textId="77777777" w:rsidR="001A0C22" w:rsidRDefault="001A0C22">
          <w:pPr>
            <w:pStyle w:val="20"/>
            <w:tabs>
              <w:tab w:val="right" w:leader="dot" w:pos="9628"/>
            </w:tabs>
            <w:ind w:left="400"/>
            <w:rPr>
              <w:noProof/>
              <w:sz w:val="22"/>
              <w:szCs w:val="24"/>
              <w14:ligatures w14:val="standardContextual"/>
            </w:rPr>
          </w:pPr>
          <w:hyperlink w:anchor="_Toc242778081" w:history="1">
            <w:r w:rsidRPr="00921A4B">
              <w:rPr>
                <w:rStyle w:val="aa"/>
                <w:noProof/>
              </w:rPr>
              <w:t>3.3. Internal Stimulation Device Execution Module</w:t>
            </w:r>
            <w:r>
              <w:rPr>
                <w:noProof/>
                <w:webHidden/>
              </w:rPr>
              <w:tab/>
            </w:r>
            <w:r>
              <w:rPr>
                <w:noProof/>
                <w:webHidden/>
              </w:rPr>
              <w:fldChar w:fldCharType="begin"/>
            </w:r>
            <w:r>
              <w:rPr>
                <w:noProof/>
                <w:webHidden/>
              </w:rPr>
              <w:instrText xml:space="preserve"> PAGEREF _Toc242778081 \h </w:instrText>
            </w:r>
            <w:r>
              <w:rPr>
                <w:noProof/>
                <w:webHidden/>
              </w:rPr>
            </w:r>
            <w:r>
              <w:rPr>
                <w:noProof/>
                <w:webHidden/>
              </w:rPr>
              <w:fldChar w:fldCharType="separate"/>
            </w:r>
            <w:r>
              <w:rPr>
                <w:noProof/>
                <w:webHidden/>
              </w:rPr>
              <w:t>9</w:t>
            </w:r>
            <w:r>
              <w:rPr>
                <w:noProof/>
                <w:webHidden/>
              </w:rPr>
              <w:fldChar w:fldCharType="end"/>
            </w:r>
          </w:hyperlink>
        </w:p>
        <w:p w14:paraId="74B6B1BC" w14:textId="77777777" w:rsidR="001A0C22" w:rsidRDefault="001A0C22">
          <w:pPr>
            <w:pStyle w:val="20"/>
            <w:tabs>
              <w:tab w:val="right" w:leader="dot" w:pos="9628"/>
            </w:tabs>
            <w:ind w:left="400"/>
            <w:rPr>
              <w:noProof/>
              <w:sz w:val="22"/>
              <w:szCs w:val="24"/>
              <w14:ligatures w14:val="standardContextual"/>
            </w:rPr>
          </w:pPr>
          <w:hyperlink w:anchor="_Toc242778082" w:history="1">
            <w:r w:rsidRPr="00921A4B">
              <w:rPr>
                <w:rStyle w:val="aa"/>
                <w:noProof/>
              </w:rPr>
              <w:t>3.4. Bluetooth Communication Module</w:t>
            </w:r>
            <w:r>
              <w:rPr>
                <w:noProof/>
                <w:webHidden/>
              </w:rPr>
              <w:tab/>
            </w:r>
            <w:r>
              <w:rPr>
                <w:noProof/>
                <w:webHidden/>
              </w:rPr>
              <w:fldChar w:fldCharType="begin"/>
            </w:r>
            <w:r>
              <w:rPr>
                <w:noProof/>
                <w:webHidden/>
              </w:rPr>
              <w:instrText xml:space="preserve"> PAGEREF _Toc242778082 \h </w:instrText>
            </w:r>
            <w:r>
              <w:rPr>
                <w:noProof/>
                <w:webHidden/>
              </w:rPr>
            </w:r>
            <w:r>
              <w:rPr>
                <w:noProof/>
                <w:webHidden/>
              </w:rPr>
              <w:fldChar w:fldCharType="separate"/>
            </w:r>
            <w:r>
              <w:rPr>
                <w:noProof/>
                <w:webHidden/>
              </w:rPr>
              <w:t>10</w:t>
            </w:r>
            <w:r>
              <w:rPr>
                <w:noProof/>
                <w:webHidden/>
              </w:rPr>
              <w:fldChar w:fldCharType="end"/>
            </w:r>
          </w:hyperlink>
        </w:p>
        <w:p w14:paraId="1FCD5E27" w14:textId="77777777" w:rsidR="001A0C22" w:rsidRDefault="001A0C22">
          <w:pPr>
            <w:pStyle w:val="12"/>
            <w:rPr>
              <w:noProof/>
              <w:sz w:val="22"/>
              <w:szCs w:val="24"/>
              <w14:ligatures w14:val="standardContextual"/>
            </w:rPr>
          </w:pPr>
          <w:hyperlink w:anchor="_Toc242778085" w:history="1">
            <w:r w:rsidRPr="00921A4B">
              <w:rPr>
                <w:rStyle w:val="aa"/>
                <w:noProof/>
              </w:rPr>
              <w:t>4. CFX 소프트웨어 상세 설계</w:t>
            </w:r>
            <w:r>
              <w:rPr>
                <w:noProof/>
                <w:webHidden/>
              </w:rPr>
              <w:tab/>
            </w:r>
            <w:r>
              <w:rPr>
                <w:noProof/>
                <w:webHidden/>
              </w:rPr>
              <w:fldChar w:fldCharType="begin"/>
            </w:r>
            <w:r>
              <w:rPr>
                <w:noProof/>
                <w:webHidden/>
              </w:rPr>
              <w:instrText xml:space="preserve"> PAGEREF _Toc242778085 \h </w:instrText>
            </w:r>
            <w:r>
              <w:rPr>
                <w:noProof/>
                <w:webHidden/>
              </w:rPr>
            </w:r>
            <w:r>
              <w:rPr>
                <w:noProof/>
                <w:webHidden/>
              </w:rPr>
              <w:fldChar w:fldCharType="separate"/>
            </w:r>
            <w:r>
              <w:rPr>
                <w:noProof/>
                <w:webHidden/>
              </w:rPr>
              <w:t>13</w:t>
            </w:r>
            <w:r>
              <w:rPr>
                <w:noProof/>
                <w:webHidden/>
              </w:rPr>
              <w:fldChar w:fldCharType="end"/>
            </w:r>
          </w:hyperlink>
        </w:p>
        <w:p w14:paraId="24A1C487" w14:textId="77777777" w:rsidR="001A0C22" w:rsidRDefault="001A0C22">
          <w:pPr>
            <w:pStyle w:val="20"/>
            <w:tabs>
              <w:tab w:val="right" w:leader="dot" w:pos="9628"/>
            </w:tabs>
            <w:ind w:left="400"/>
            <w:rPr>
              <w:noProof/>
              <w:sz w:val="22"/>
              <w:szCs w:val="24"/>
              <w14:ligatures w14:val="standardContextual"/>
            </w:rPr>
          </w:pPr>
          <w:hyperlink w:anchor="_Toc242778086" w:history="1">
            <w:r w:rsidRPr="00921A4B">
              <w:rPr>
                <w:rStyle w:val="aa"/>
                <w:noProof/>
              </w:rPr>
              <w:t>4.1. System Control Module</w:t>
            </w:r>
            <w:r>
              <w:rPr>
                <w:noProof/>
                <w:webHidden/>
              </w:rPr>
              <w:tab/>
            </w:r>
            <w:r>
              <w:rPr>
                <w:noProof/>
                <w:webHidden/>
              </w:rPr>
              <w:fldChar w:fldCharType="begin"/>
            </w:r>
            <w:r>
              <w:rPr>
                <w:noProof/>
                <w:webHidden/>
              </w:rPr>
              <w:instrText xml:space="preserve"> PAGEREF _Toc242778086 \h </w:instrText>
            </w:r>
            <w:r>
              <w:rPr>
                <w:noProof/>
                <w:webHidden/>
              </w:rPr>
            </w:r>
            <w:r>
              <w:rPr>
                <w:noProof/>
                <w:webHidden/>
              </w:rPr>
              <w:fldChar w:fldCharType="separate"/>
            </w:r>
            <w:r>
              <w:rPr>
                <w:noProof/>
                <w:webHidden/>
              </w:rPr>
              <w:t>16</w:t>
            </w:r>
            <w:r>
              <w:rPr>
                <w:noProof/>
                <w:webHidden/>
              </w:rPr>
              <w:fldChar w:fldCharType="end"/>
            </w:r>
          </w:hyperlink>
        </w:p>
        <w:p w14:paraId="6CFD3805" w14:textId="77777777" w:rsidR="001A0C22" w:rsidRDefault="001A0C22">
          <w:pPr>
            <w:pStyle w:val="30"/>
            <w:tabs>
              <w:tab w:val="right" w:leader="dot" w:pos="9628"/>
            </w:tabs>
            <w:ind w:left="800"/>
            <w:rPr>
              <w:noProof/>
              <w:sz w:val="22"/>
              <w:szCs w:val="24"/>
              <w14:ligatures w14:val="standardContextual"/>
            </w:rPr>
          </w:pPr>
          <w:hyperlink w:anchor="_Toc242778087" w:history="1">
            <w:r w:rsidRPr="00921A4B">
              <w:rPr>
                <w:rStyle w:val="aa"/>
                <w:noProof/>
              </w:rPr>
              <w:t>4.1.1. SI-ID-CFX-001, 시스템 제어 모듈</w:t>
            </w:r>
            <w:r>
              <w:rPr>
                <w:noProof/>
                <w:webHidden/>
              </w:rPr>
              <w:tab/>
            </w:r>
            <w:r>
              <w:rPr>
                <w:noProof/>
                <w:webHidden/>
              </w:rPr>
              <w:fldChar w:fldCharType="begin"/>
            </w:r>
            <w:r>
              <w:rPr>
                <w:noProof/>
                <w:webHidden/>
              </w:rPr>
              <w:instrText xml:space="preserve"> PAGEREF _Toc242778087 \h </w:instrText>
            </w:r>
            <w:r>
              <w:rPr>
                <w:noProof/>
                <w:webHidden/>
              </w:rPr>
            </w:r>
            <w:r>
              <w:rPr>
                <w:noProof/>
                <w:webHidden/>
              </w:rPr>
              <w:fldChar w:fldCharType="separate"/>
            </w:r>
            <w:r>
              <w:rPr>
                <w:noProof/>
                <w:webHidden/>
              </w:rPr>
              <w:t>16</w:t>
            </w:r>
            <w:r>
              <w:rPr>
                <w:noProof/>
                <w:webHidden/>
              </w:rPr>
              <w:fldChar w:fldCharType="end"/>
            </w:r>
          </w:hyperlink>
        </w:p>
        <w:p w14:paraId="495B14DF" w14:textId="77777777" w:rsidR="001A0C22" w:rsidRDefault="001A0C22">
          <w:pPr>
            <w:pStyle w:val="20"/>
            <w:tabs>
              <w:tab w:val="right" w:leader="dot" w:pos="9628"/>
            </w:tabs>
            <w:ind w:left="400"/>
            <w:rPr>
              <w:noProof/>
              <w:sz w:val="22"/>
              <w:szCs w:val="24"/>
              <w14:ligatures w14:val="standardContextual"/>
            </w:rPr>
          </w:pPr>
          <w:hyperlink w:anchor="_Toc242778092" w:history="1">
            <w:r w:rsidRPr="00921A4B">
              <w:rPr>
                <w:rStyle w:val="aa"/>
                <w:noProof/>
              </w:rPr>
              <w:t>4.2. Signal Processing Module</w:t>
            </w:r>
            <w:r>
              <w:rPr>
                <w:noProof/>
                <w:webHidden/>
              </w:rPr>
              <w:tab/>
            </w:r>
            <w:r>
              <w:rPr>
                <w:noProof/>
                <w:webHidden/>
              </w:rPr>
              <w:fldChar w:fldCharType="begin"/>
            </w:r>
            <w:r>
              <w:rPr>
                <w:noProof/>
                <w:webHidden/>
              </w:rPr>
              <w:instrText xml:space="preserve"> PAGEREF _Toc242778092 \h </w:instrText>
            </w:r>
            <w:r>
              <w:rPr>
                <w:noProof/>
                <w:webHidden/>
              </w:rPr>
            </w:r>
            <w:r>
              <w:rPr>
                <w:noProof/>
                <w:webHidden/>
              </w:rPr>
              <w:fldChar w:fldCharType="separate"/>
            </w:r>
            <w:r>
              <w:rPr>
                <w:noProof/>
                <w:webHidden/>
              </w:rPr>
              <w:t>29</w:t>
            </w:r>
            <w:r>
              <w:rPr>
                <w:noProof/>
                <w:webHidden/>
              </w:rPr>
              <w:fldChar w:fldCharType="end"/>
            </w:r>
          </w:hyperlink>
        </w:p>
        <w:p w14:paraId="463C8EFF" w14:textId="77777777" w:rsidR="001A0C22" w:rsidRDefault="001A0C22">
          <w:pPr>
            <w:pStyle w:val="30"/>
            <w:tabs>
              <w:tab w:val="right" w:leader="dot" w:pos="9628"/>
            </w:tabs>
            <w:ind w:left="800"/>
            <w:rPr>
              <w:noProof/>
              <w:sz w:val="22"/>
              <w:szCs w:val="24"/>
              <w14:ligatures w14:val="standardContextual"/>
            </w:rPr>
          </w:pPr>
          <w:hyperlink w:anchor="_Toc242778118" w:history="1">
            <w:r w:rsidRPr="00921A4B">
              <w:rPr>
                <w:rStyle w:val="aa"/>
                <w:noProof/>
              </w:rPr>
              <w:t>4.2.1. SI-ID-CFX-002, 신호처리 모듈</w:t>
            </w:r>
            <w:r>
              <w:rPr>
                <w:noProof/>
                <w:webHidden/>
              </w:rPr>
              <w:tab/>
            </w:r>
            <w:r>
              <w:rPr>
                <w:noProof/>
                <w:webHidden/>
              </w:rPr>
              <w:fldChar w:fldCharType="begin"/>
            </w:r>
            <w:r>
              <w:rPr>
                <w:noProof/>
                <w:webHidden/>
              </w:rPr>
              <w:instrText xml:space="preserve"> PAGEREF _Toc242778118 \h </w:instrText>
            </w:r>
            <w:r>
              <w:rPr>
                <w:noProof/>
                <w:webHidden/>
              </w:rPr>
            </w:r>
            <w:r>
              <w:rPr>
                <w:noProof/>
                <w:webHidden/>
              </w:rPr>
              <w:fldChar w:fldCharType="separate"/>
            </w:r>
            <w:r>
              <w:rPr>
                <w:noProof/>
                <w:webHidden/>
              </w:rPr>
              <w:t>29</w:t>
            </w:r>
            <w:r>
              <w:rPr>
                <w:noProof/>
                <w:webHidden/>
              </w:rPr>
              <w:fldChar w:fldCharType="end"/>
            </w:r>
          </w:hyperlink>
        </w:p>
        <w:p w14:paraId="1C469A44" w14:textId="77777777" w:rsidR="001A0C22" w:rsidRDefault="001A0C22">
          <w:pPr>
            <w:pStyle w:val="20"/>
            <w:tabs>
              <w:tab w:val="right" w:leader="dot" w:pos="9628"/>
            </w:tabs>
            <w:ind w:left="400"/>
            <w:rPr>
              <w:noProof/>
              <w:sz w:val="22"/>
              <w:szCs w:val="24"/>
              <w14:ligatures w14:val="standardContextual"/>
            </w:rPr>
          </w:pPr>
          <w:hyperlink w:anchor="_Toc242778119" w:history="1">
            <w:r w:rsidRPr="00921A4B">
              <w:rPr>
                <w:rStyle w:val="aa"/>
                <w:noProof/>
              </w:rPr>
              <w:t>4.3. Internal Stimulation Device Execution Module</w:t>
            </w:r>
            <w:r>
              <w:rPr>
                <w:noProof/>
                <w:webHidden/>
              </w:rPr>
              <w:tab/>
            </w:r>
            <w:r>
              <w:rPr>
                <w:noProof/>
                <w:webHidden/>
              </w:rPr>
              <w:fldChar w:fldCharType="begin"/>
            </w:r>
            <w:r>
              <w:rPr>
                <w:noProof/>
                <w:webHidden/>
              </w:rPr>
              <w:instrText xml:space="preserve"> PAGEREF _Toc242778119 \h </w:instrText>
            </w:r>
            <w:r>
              <w:rPr>
                <w:noProof/>
                <w:webHidden/>
              </w:rPr>
            </w:r>
            <w:r>
              <w:rPr>
                <w:noProof/>
                <w:webHidden/>
              </w:rPr>
              <w:fldChar w:fldCharType="separate"/>
            </w:r>
            <w:r>
              <w:rPr>
                <w:noProof/>
                <w:webHidden/>
              </w:rPr>
              <w:t>56</w:t>
            </w:r>
            <w:r>
              <w:rPr>
                <w:noProof/>
                <w:webHidden/>
              </w:rPr>
              <w:fldChar w:fldCharType="end"/>
            </w:r>
          </w:hyperlink>
        </w:p>
        <w:p w14:paraId="5B98DD12" w14:textId="77777777" w:rsidR="001A0C22" w:rsidRDefault="001A0C22">
          <w:pPr>
            <w:pStyle w:val="30"/>
            <w:tabs>
              <w:tab w:val="right" w:leader="dot" w:pos="9628"/>
            </w:tabs>
            <w:ind w:left="800"/>
            <w:rPr>
              <w:noProof/>
              <w:sz w:val="22"/>
              <w:szCs w:val="24"/>
              <w14:ligatures w14:val="standardContextual"/>
            </w:rPr>
          </w:pPr>
          <w:hyperlink w:anchor="_Toc242778121" w:history="1">
            <w:r w:rsidRPr="00921A4B">
              <w:rPr>
                <w:rStyle w:val="aa"/>
                <w:noProof/>
              </w:rPr>
              <w:t>4.3.1. SI-ID-CFX-003, 내부 자극 장치 실행 모듈</w:t>
            </w:r>
            <w:r>
              <w:rPr>
                <w:noProof/>
                <w:webHidden/>
              </w:rPr>
              <w:tab/>
            </w:r>
            <w:r>
              <w:rPr>
                <w:noProof/>
                <w:webHidden/>
              </w:rPr>
              <w:fldChar w:fldCharType="begin"/>
            </w:r>
            <w:r>
              <w:rPr>
                <w:noProof/>
                <w:webHidden/>
              </w:rPr>
              <w:instrText xml:space="preserve"> PAGEREF _Toc242778121 \h </w:instrText>
            </w:r>
            <w:r>
              <w:rPr>
                <w:noProof/>
                <w:webHidden/>
              </w:rPr>
            </w:r>
            <w:r>
              <w:rPr>
                <w:noProof/>
                <w:webHidden/>
              </w:rPr>
              <w:fldChar w:fldCharType="separate"/>
            </w:r>
            <w:r>
              <w:rPr>
                <w:noProof/>
                <w:webHidden/>
              </w:rPr>
              <w:t>56</w:t>
            </w:r>
            <w:r>
              <w:rPr>
                <w:noProof/>
                <w:webHidden/>
              </w:rPr>
              <w:fldChar w:fldCharType="end"/>
            </w:r>
          </w:hyperlink>
        </w:p>
        <w:p w14:paraId="1265E87D" w14:textId="77777777" w:rsidR="001A0C22" w:rsidRDefault="001A0C22">
          <w:pPr>
            <w:pStyle w:val="12"/>
            <w:rPr>
              <w:noProof/>
              <w:sz w:val="22"/>
              <w:szCs w:val="24"/>
              <w14:ligatures w14:val="standardContextual"/>
            </w:rPr>
          </w:pPr>
          <w:hyperlink w:anchor="_Toc242778124" w:history="1">
            <w:r w:rsidRPr="00921A4B">
              <w:rPr>
                <w:rStyle w:val="aa"/>
                <w:noProof/>
              </w:rPr>
              <w:t>5. HEAR 소프트웨어 상세 설계</w:t>
            </w:r>
            <w:r>
              <w:rPr>
                <w:noProof/>
                <w:webHidden/>
              </w:rPr>
              <w:tab/>
            </w:r>
            <w:r>
              <w:rPr>
                <w:noProof/>
                <w:webHidden/>
              </w:rPr>
              <w:fldChar w:fldCharType="begin"/>
            </w:r>
            <w:r>
              <w:rPr>
                <w:noProof/>
                <w:webHidden/>
              </w:rPr>
              <w:instrText xml:space="preserve"> PAGEREF _Toc242778124 \h </w:instrText>
            </w:r>
            <w:r>
              <w:rPr>
                <w:noProof/>
                <w:webHidden/>
              </w:rPr>
            </w:r>
            <w:r>
              <w:rPr>
                <w:noProof/>
                <w:webHidden/>
              </w:rPr>
              <w:fldChar w:fldCharType="separate"/>
            </w:r>
            <w:r>
              <w:rPr>
                <w:noProof/>
                <w:webHidden/>
              </w:rPr>
              <w:t>63</w:t>
            </w:r>
            <w:r>
              <w:rPr>
                <w:noProof/>
                <w:webHidden/>
              </w:rPr>
              <w:fldChar w:fldCharType="end"/>
            </w:r>
          </w:hyperlink>
        </w:p>
        <w:p w14:paraId="6A94BAEE" w14:textId="77777777" w:rsidR="001A0C22" w:rsidRDefault="001A0C22">
          <w:pPr>
            <w:pStyle w:val="20"/>
            <w:tabs>
              <w:tab w:val="right" w:leader="dot" w:pos="9628"/>
            </w:tabs>
            <w:ind w:left="400"/>
            <w:rPr>
              <w:noProof/>
              <w:sz w:val="22"/>
              <w:szCs w:val="24"/>
              <w14:ligatures w14:val="standardContextual"/>
            </w:rPr>
          </w:pPr>
          <w:hyperlink w:anchor="_Toc242778125" w:history="1">
            <w:r w:rsidRPr="00921A4B">
              <w:rPr>
                <w:rStyle w:val="aa"/>
                <w:noProof/>
              </w:rPr>
              <w:t>5.1. Signal Processing Module</w:t>
            </w:r>
            <w:r>
              <w:rPr>
                <w:noProof/>
                <w:webHidden/>
              </w:rPr>
              <w:tab/>
            </w:r>
            <w:r>
              <w:rPr>
                <w:noProof/>
                <w:webHidden/>
              </w:rPr>
              <w:fldChar w:fldCharType="begin"/>
            </w:r>
            <w:r>
              <w:rPr>
                <w:noProof/>
                <w:webHidden/>
              </w:rPr>
              <w:instrText xml:space="preserve"> PAGEREF _Toc242778125 \h </w:instrText>
            </w:r>
            <w:r>
              <w:rPr>
                <w:noProof/>
                <w:webHidden/>
              </w:rPr>
            </w:r>
            <w:r>
              <w:rPr>
                <w:noProof/>
                <w:webHidden/>
              </w:rPr>
              <w:fldChar w:fldCharType="separate"/>
            </w:r>
            <w:r>
              <w:rPr>
                <w:noProof/>
                <w:webHidden/>
              </w:rPr>
              <w:t>64</w:t>
            </w:r>
            <w:r>
              <w:rPr>
                <w:noProof/>
                <w:webHidden/>
              </w:rPr>
              <w:fldChar w:fldCharType="end"/>
            </w:r>
          </w:hyperlink>
        </w:p>
        <w:p w14:paraId="66D42D27" w14:textId="77777777" w:rsidR="001A0C22" w:rsidRDefault="001A0C22">
          <w:pPr>
            <w:pStyle w:val="30"/>
            <w:tabs>
              <w:tab w:val="right" w:leader="dot" w:pos="9628"/>
            </w:tabs>
            <w:ind w:left="800"/>
            <w:rPr>
              <w:noProof/>
              <w:sz w:val="22"/>
              <w:szCs w:val="24"/>
              <w14:ligatures w14:val="standardContextual"/>
            </w:rPr>
          </w:pPr>
          <w:hyperlink w:anchor="_Toc242778126" w:history="1">
            <w:r w:rsidRPr="00921A4B">
              <w:rPr>
                <w:rStyle w:val="aa"/>
                <w:noProof/>
              </w:rPr>
              <w:t>5.1.1. SI-ID-HEAR-001, 신호처리 모듈</w:t>
            </w:r>
            <w:r>
              <w:rPr>
                <w:noProof/>
                <w:webHidden/>
              </w:rPr>
              <w:tab/>
            </w:r>
            <w:r>
              <w:rPr>
                <w:noProof/>
                <w:webHidden/>
              </w:rPr>
              <w:fldChar w:fldCharType="begin"/>
            </w:r>
            <w:r>
              <w:rPr>
                <w:noProof/>
                <w:webHidden/>
              </w:rPr>
              <w:instrText xml:space="preserve"> PAGEREF _Toc242778126 \h </w:instrText>
            </w:r>
            <w:r>
              <w:rPr>
                <w:noProof/>
                <w:webHidden/>
              </w:rPr>
            </w:r>
            <w:r>
              <w:rPr>
                <w:noProof/>
                <w:webHidden/>
              </w:rPr>
              <w:fldChar w:fldCharType="separate"/>
            </w:r>
            <w:r>
              <w:rPr>
                <w:noProof/>
                <w:webHidden/>
              </w:rPr>
              <w:t>64</w:t>
            </w:r>
            <w:r>
              <w:rPr>
                <w:noProof/>
                <w:webHidden/>
              </w:rPr>
              <w:fldChar w:fldCharType="end"/>
            </w:r>
          </w:hyperlink>
        </w:p>
        <w:p w14:paraId="74D51232" w14:textId="77777777" w:rsidR="001A0C22" w:rsidRDefault="001A0C22">
          <w:pPr>
            <w:pStyle w:val="12"/>
            <w:rPr>
              <w:noProof/>
              <w:sz w:val="22"/>
              <w:szCs w:val="24"/>
              <w14:ligatures w14:val="standardContextual"/>
            </w:rPr>
          </w:pPr>
          <w:hyperlink w:anchor="_Toc242778127" w:history="1">
            <w:r w:rsidRPr="00921A4B">
              <w:rPr>
                <w:rStyle w:val="aa"/>
                <w:noProof/>
              </w:rPr>
              <w:t>6. CM3 소프트웨어 상세 설계</w:t>
            </w:r>
            <w:r>
              <w:rPr>
                <w:noProof/>
                <w:webHidden/>
              </w:rPr>
              <w:tab/>
            </w:r>
            <w:r>
              <w:rPr>
                <w:noProof/>
                <w:webHidden/>
              </w:rPr>
              <w:fldChar w:fldCharType="begin"/>
            </w:r>
            <w:r>
              <w:rPr>
                <w:noProof/>
                <w:webHidden/>
              </w:rPr>
              <w:instrText xml:space="preserve"> PAGEREF _Toc242778127 \h </w:instrText>
            </w:r>
            <w:r>
              <w:rPr>
                <w:noProof/>
                <w:webHidden/>
              </w:rPr>
            </w:r>
            <w:r>
              <w:rPr>
                <w:noProof/>
                <w:webHidden/>
              </w:rPr>
              <w:fldChar w:fldCharType="separate"/>
            </w:r>
            <w:r>
              <w:rPr>
                <w:noProof/>
                <w:webHidden/>
              </w:rPr>
              <w:t>66</w:t>
            </w:r>
            <w:r>
              <w:rPr>
                <w:noProof/>
                <w:webHidden/>
              </w:rPr>
              <w:fldChar w:fldCharType="end"/>
            </w:r>
          </w:hyperlink>
        </w:p>
        <w:p w14:paraId="2D2810FC" w14:textId="77777777" w:rsidR="001A0C22" w:rsidRDefault="001A0C22">
          <w:pPr>
            <w:pStyle w:val="20"/>
            <w:tabs>
              <w:tab w:val="right" w:leader="dot" w:pos="9628"/>
            </w:tabs>
            <w:ind w:left="400"/>
            <w:rPr>
              <w:noProof/>
              <w:sz w:val="22"/>
              <w:szCs w:val="24"/>
              <w14:ligatures w14:val="standardContextual"/>
            </w:rPr>
          </w:pPr>
          <w:hyperlink w:anchor="_Toc242778128" w:history="1">
            <w:r w:rsidRPr="00921A4B">
              <w:rPr>
                <w:rStyle w:val="aa"/>
                <w:noProof/>
              </w:rPr>
              <w:t>6.1. System Control Module</w:t>
            </w:r>
            <w:r>
              <w:rPr>
                <w:noProof/>
                <w:webHidden/>
              </w:rPr>
              <w:tab/>
            </w:r>
            <w:r>
              <w:rPr>
                <w:noProof/>
                <w:webHidden/>
              </w:rPr>
              <w:fldChar w:fldCharType="begin"/>
            </w:r>
            <w:r>
              <w:rPr>
                <w:noProof/>
                <w:webHidden/>
              </w:rPr>
              <w:instrText xml:space="preserve"> PAGEREF _Toc242778128 \h </w:instrText>
            </w:r>
            <w:r>
              <w:rPr>
                <w:noProof/>
                <w:webHidden/>
              </w:rPr>
            </w:r>
            <w:r>
              <w:rPr>
                <w:noProof/>
                <w:webHidden/>
              </w:rPr>
              <w:fldChar w:fldCharType="separate"/>
            </w:r>
            <w:r>
              <w:rPr>
                <w:noProof/>
                <w:webHidden/>
              </w:rPr>
              <w:t>69</w:t>
            </w:r>
            <w:r>
              <w:rPr>
                <w:noProof/>
                <w:webHidden/>
              </w:rPr>
              <w:fldChar w:fldCharType="end"/>
            </w:r>
          </w:hyperlink>
        </w:p>
        <w:p w14:paraId="75206118" w14:textId="77777777" w:rsidR="001A0C22" w:rsidRDefault="001A0C22">
          <w:pPr>
            <w:pStyle w:val="30"/>
            <w:tabs>
              <w:tab w:val="right" w:leader="dot" w:pos="9628"/>
            </w:tabs>
            <w:ind w:left="800"/>
            <w:rPr>
              <w:noProof/>
              <w:sz w:val="22"/>
              <w:szCs w:val="24"/>
              <w14:ligatures w14:val="standardContextual"/>
            </w:rPr>
          </w:pPr>
          <w:hyperlink w:anchor="_Toc242778129" w:history="1">
            <w:r w:rsidRPr="00921A4B">
              <w:rPr>
                <w:rStyle w:val="aa"/>
                <w:noProof/>
              </w:rPr>
              <w:t>6.1.1. SI-ID-CM3-001, 시스템 제어 모듈</w:t>
            </w:r>
            <w:r>
              <w:rPr>
                <w:noProof/>
                <w:webHidden/>
              </w:rPr>
              <w:tab/>
            </w:r>
            <w:r>
              <w:rPr>
                <w:noProof/>
                <w:webHidden/>
              </w:rPr>
              <w:fldChar w:fldCharType="begin"/>
            </w:r>
            <w:r>
              <w:rPr>
                <w:noProof/>
                <w:webHidden/>
              </w:rPr>
              <w:instrText xml:space="preserve"> PAGEREF _Toc242778129 \h </w:instrText>
            </w:r>
            <w:r>
              <w:rPr>
                <w:noProof/>
                <w:webHidden/>
              </w:rPr>
            </w:r>
            <w:r>
              <w:rPr>
                <w:noProof/>
                <w:webHidden/>
              </w:rPr>
              <w:fldChar w:fldCharType="separate"/>
            </w:r>
            <w:r>
              <w:rPr>
                <w:noProof/>
                <w:webHidden/>
              </w:rPr>
              <w:t>69</w:t>
            </w:r>
            <w:r>
              <w:rPr>
                <w:noProof/>
                <w:webHidden/>
              </w:rPr>
              <w:fldChar w:fldCharType="end"/>
            </w:r>
          </w:hyperlink>
        </w:p>
        <w:p w14:paraId="7639D5D8" w14:textId="77777777" w:rsidR="001A0C22" w:rsidRDefault="001A0C22">
          <w:pPr>
            <w:pStyle w:val="20"/>
            <w:tabs>
              <w:tab w:val="right" w:leader="dot" w:pos="9628"/>
            </w:tabs>
            <w:ind w:left="400"/>
            <w:rPr>
              <w:noProof/>
              <w:sz w:val="22"/>
              <w:szCs w:val="24"/>
              <w14:ligatures w14:val="standardContextual"/>
            </w:rPr>
          </w:pPr>
          <w:hyperlink w:anchor="_Toc242778217" w:history="1">
            <w:r w:rsidRPr="00921A4B">
              <w:rPr>
                <w:rStyle w:val="aa"/>
                <w:noProof/>
              </w:rPr>
              <w:t>6.2. Signal Processing Module</w:t>
            </w:r>
            <w:r>
              <w:rPr>
                <w:noProof/>
                <w:webHidden/>
              </w:rPr>
              <w:tab/>
            </w:r>
            <w:r>
              <w:rPr>
                <w:noProof/>
                <w:webHidden/>
              </w:rPr>
              <w:fldChar w:fldCharType="begin"/>
            </w:r>
            <w:r>
              <w:rPr>
                <w:noProof/>
                <w:webHidden/>
              </w:rPr>
              <w:instrText xml:space="preserve"> PAGEREF _Toc242778217 \h </w:instrText>
            </w:r>
            <w:r>
              <w:rPr>
                <w:noProof/>
                <w:webHidden/>
              </w:rPr>
            </w:r>
            <w:r>
              <w:rPr>
                <w:noProof/>
                <w:webHidden/>
              </w:rPr>
              <w:fldChar w:fldCharType="separate"/>
            </w:r>
            <w:r>
              <w:rPr>
                <w:noProof/>
                <w:webHidden/>
              </w:rPr>
              <w:t>95</w:t>
            </w:r>
            <w:r>
              <w:rPr>
                <w:noProof/>
                <w:webHidden/>
              </w:rPr>
              <w:fldChar w:fldCharType="end"/>
            </w:r>
          </w:hyperlink>
        </w:p>
        <w:p w14:paraId="23CDB0B0" w14:textId="77777777" w:rsidR="001A0C22" w:rsidRDefault="001A0C22">
          <w:pPr>
            <w:pStyle w:val="30"/>
            <w:tabs>
              <w:tab w:val="right" w:leader="dot" w:pos="9628"/>
            </w:tabs>
            <w:ind w:left="800"/>
            <w:rPr>
              <w:noProof/>
              <w:sz w:val="22"/>
              <w:szCs w:val="24"/>
              <w14:ligatures w14:val="standardContextual"/>
            </w:rPr>
          </w:pPr>
          <w:hyperlink w:anchor="_Toc242778218" w:history="1">
            <w:r w:rsidRPr="00921A4B">
              <w:rPr>
                <w:rStyle w:val="aa"/>
                <w:noProof/>
              </w:rPr>
              <w:t>6.2.1. SI-ID-CM3-002, 신호처리 모듈</w:t>
            </w:r>
            <w:r>
              <w:rPr>
                <w:noProof/>
                <w:webHidden/>
              </w:rPr>
              <w:tab/>
            </w:r>
            <w:r>
              <w:rPr>
                <w:noProof/>
                <w:webHidden/>
              </w:rPr>
              <w:fldChar w:fldCharType="begin"/>
            </w:r>
            <w:r>
              <w:rPr>
                <w:noProof/>
                <w:webHidden/>
              </w:rPr>
              <w:instrText xml:space="preserve"> PAGEREF _Toc242778218 \h </w:instrText>
            </w:r>
            <w:r>
              <w:rPr>
                <w:noProof/>
                <w:webHidden/>
              </w:rPr>
            </w:r>
            <w:r>
              <w:rPr>
                <w:noProof/>
                <w:webHidden/>
              </w:rPr>
              <w:fldChar w:fldCharType="separate"/>
            </w:r>
            <w:r>
              <w:rPr>
                <w:noProof/>
                <w:webHidden/>
              </w:rPr>
              <w:t>95</w:t>
            </w:r>
            <w:r>
              <w:rPr>
                <w:noProof/>
                <w:webHidden/>
              </w:rPr>
              <w:fldChar w:fldCharType="end"/>
            </w:r>
          </w:hyperlink>
        </w:p>
        <w:p w14:paraId="25001519" w14:textId="77777777" w:rsidR="001A0C22" w:rsidRDefault="001A0C22">
          <w:pPr>
            <w:pStyle w:val="20"/>
            <w:tabs>
              <w:tab w:val="right" w:leader="dot" w:pos="9628"/>
            </w:tabs>
            <w:ind w:left="400"/>
            <w:rPr>
              <w:noProof/>
              <w:sz w:val="22"/>
              <w:szCs w:val="24"/>
              <w14:ligatures w14:val="standardContextual"/>
            </w:rPr>
          </w:pPr>
          <w:hyperlink w:anchor="_Toc242778227" w:history="1">
            <w:r w:rsidRPr="00921A4B">
              <w:rPr>
                <w:rStyle w:val="aa"/>
                <w:noProof/>
              </w:rPr>
              <w:t>6.3. Internal Stimulation Device Execution Module</w:t>
            </w:r>
            <w:r>
              <w:rPr>
                <w:noProof/>
                <w:webHidden/>
              </w:rPr>
              <w:tab/>
            </w:r>
            <w:r>
              <w:rPr>
                <w:noProof/>
                <w:webHidden/>
              </w:rPr>
              <w:fldChar w:fldCharType="begin"/>
            </w:r>
            <w:r>
              <w:rPr>
                <w:noProof/>
                <w:webHidden/>
              </w:rPr>
              <w:instrText xml:space="preserve"> PAGEREF _Toc242778227 \h </w:instrText>
            </w:r>
            <w:r>
              <w:rPr>
                <w:noProof/>
                <w:webHidden/>
              </w:rPr>
            </w:r>
            <w:r>
              <w:rPr>
                <w:noProof/>
                <w:webHidden/>
              </w:rPr>
              <w:fldChar w:fldCharType="separate"/>
            </w:r>
            <w:r>
              <w:rPr>
                <w:noProof/>
                <w:webHidden/>
              </w:rPr>
              <w:t>101</w:t>
            </w:r>
            <w:r>
              <w:rPr>
                <w:noProof/>
                <w:webHidden/>
              </w:rPr>
              <w:fldChar w:fldCharType="end"/>
            </w:r>
          </w:hyperlink>
        </w:p>
        <w:p w14:paraId="0F362CA9" w14:textId="77777777" w:rsidR="001A0C22" w:rsidRDefault="001A0C22">
          <w:pPr>
            <w:pStyle w:val="30"/>
            <w:tabs>
              <w:tab w:val="right" w:leader="dot" w:pos="9628"/>
            </w:tabs>
            <w:ind w:left="800"/>
            <w:rPr>
              <w:noProof/>
              <w:sz w:val="22"/>
              <w:szCs w:val="24"/>
              <w14:ligatures w14:val="standardContextual"/>
            </w:rPr>
          </w:pPr>
          <w:hyperlink w:anchor="_Toc242778293" w:history="1">
            <w:r w:rsidRPr="00921A4B">
              <w:rPr>
                <w:rStyle w:val="aa"/>
                <w:noProof/>
              </w:rPr>
              <w:t>6.3.1. SI-ID-CM3-003, 내부 자극 장치 실행 모듈</w:t>
            </w:r>
            <w:r>
              <w:rPr>
                <w:noProof/>
                <w:webHidden/>
              </w:rPr>
              <w:tab/>
            </w:r>
            <w:r>
              <w:rPr>
                <w:noProof/>
                <w:webHidden/>
              </w:rPr>
              <w:fldChar w:fldCharType="begin"/>
            </w:r>
            <w:r>
              <w:rPr>
                <w:noProof/>
                <w:webHidden/>
              </w:rPr>
              <w:instrText xml:space="preserve"> PAGEREF _Toc242778293 \h </w:instrText>
            </w:r>
            <w:r>
              <w:rPr>
                <w:noProof/>
                <w:webHidden/>
              </w:rPr>
            </w:r>
            <w:r>
              <w:rPr>
                <w:noProof/>
                <w:webHidden/>
              </w:rPr>
              <w:fldChar w:fldCharType="separate"/>
            </w:r>
            <w:r>
              <w:rPr>
                <w:noProof/>
                <w:webHidden/>
              </w:rPr>
              <w:t>101</w:t>
            </w:r>
            <w:r>
              <w:rPr>
                <w:noProof/>
                <w:webHidden/>
              </w:rPr>
              <w:fldChar w:fldCharType="end"/>
            </w:r>
          </w:hyperlink>
        </w:p>
        <w:p w14:paraId="2C5C1B4C" w14:textId="77777777" w:rsidR="001A0C22" w:rsidRDefault="001A0C22">
          <w:pPr>
            <w:pStyle w:val="20"/>
            <w:tabs>
              <w:tab w:val="right" w:leader="dot" w:pos="9628"/>
            </w:tabs>
            <w:ind w:left="400"/>
            <w:rPr>
              <w:noProof/>
              <w:sz w:val="22"/>
              <w:szCs w:val="24"/>
              <w14:ligatures w14:val="standardContextual"/>
            </w:rPr>
          </w:pPr>
          <w:hyperlink w:anchor="_Toc242778294" w:history="1">
            <w:r w:rsidRPr="00921A4B">
              <w:rPr>
                <w:rStyle w:val="aa"/>
                <w:noProof/>
              </w:rPr>
              <w:t>6.4. Bluetooth Communication Module</w:t>
            </w:r>
            <w:r>
              <w:rPr>
                <w:noProof/>
                <w:webHidden/>
              </w:rPr>
              <w:tab/>
            </w:r>
            <w:r>
              <w:rPr>
                <w:noProof/>
                <w:webHidden/>
              </w:rPr>
              <w:fldChar w:fldCharType="begin"/>
            </w:r>
            <w:r>
              <w:rPr>
                <w:noProof/>
                <w:webHidden/>
              </w:rPr>
              <w:instrText xml:space="preserve"> PAGEREF _Toc242778294 \h </w:instrText>
            </w:r>
            <w:r>
              <w:rPr>
                <w:noProof/>
                <w:webHidden/>
              </w:rPr>
            </w:r>
            <w:r>
              <w:rPr>
                <w:noProof/>
                <w:webHidden/>
              </w:rPr>
              <w:fldChar w:fldCharType="separate"/>
            </w:r>
            <w:r>
              <w:rPr>
                <w:noProof/>
                <w:webHidden/>
              </w:rPr>
              <w:t>115</w:t>
            </w:r>
            <w:r>
              <w:rPr>
                <w:noProof/>
                <w:webHidden/>
              </w:rPr>
              <w:fldChar w:fldCharType="end"/>
            </w:r>
          </w:hyperlink>
        </w:p>
        <w:p w14:paraId="64900C85" w14:textId="77777777" w:rsidR="001A0C22" w:rsidRDefault="001A0C22">
          <w:pPr>
            <w:pStyle w:val="30"/>
            <w:tabs>
              <w:tab w:val="right" w:leader="dot" w:pos="9628"/>
            </w:tabs>
            <w:ind w:left="800"/>
            <w:rPr>
              <w:noProof/>
              <w:sz w:val="22"/>
              <w:szCs w:val="24"/>
              <w14:ligatures w14:val="standardContextual"/>
            </w:rPr>
          </w:pPr>
          <w:hyperlink w:anchor="_Toc242778303" w:history="1">
            <w:r w:rsidRPr="00921A4B">
              <w:rPr>
                <w:rStyle w:val="aa"/>
                <w:noProof/>
              </w:rPr>
              <w:t>6.4.1. SI-ID-CM3-004, 블루투스 통신 모듈</w:t>
            </w:r>
            <w:r>
              <w:rPr>
                <w:noProof/>
                <w:webHidden/>
              </w:rPr>
              <w:tab/>
            </w:r>
            <w:r>
              <w:rPr>
                <w:noProof/>
                <w:webHidden/>
              </w:rPr>
              <w:fldChar w:fldCharType="begin"/>
            </w:r>
            <w:r>
              <w:rPr>
                <w:noProof/>
                <w:webHidden/>
              </w:rPr>
              <w:instrText xml:space="preserve"> PAGEREF _Toc242778303 \h </w:instrText>
            </w:r>
            <w:r>
              <w:rPr>
                <w:noProof/>
                <w:webHidden/>
              </w:rPr>
            </w:r>
            <w:r>
              <w:rPr>
                <w:noProof/>
                <w:webHidden/>
              </w:rPr>
              <w:fldChar w:fldCharType="separate"/>
            </w:r>
            <w:r>
              <w:rPr>
                <w:noProof/>
                <w:webHidden/>
              </w:rPr>
              <w:t>115</w:t>
            </w:r>
            <w:r>
              <w:rPr>
                <w:noProof/>
                <w:webHidden/>
              </w:rPr>
              <w:fldChar w:fldCharType="end"/>
            </w:r>
          </w:hyperlink>
        </w:p>
        <w:p w14:paraId="053D4953" w14:textId="77777777" w:rsidR="001A0C22" w:rsidRDefault="001A0C22">
          <w:pPr>
            <w:pStyle w:val="12"/>
            <w:rPr>
              <w:noProof/>
              <w:sz w:val="22"/>
              <w:szCs w:val="24"/>
              <w14:ligatures w14:val="standardContextual"/>
            </w:rPr>
          </w:pPr>
          <w:hyperlink w:anchor="_Toc242778304" w:history="1">
            <w:r w:rsidRPr="00921A4B">
              <w:rPr>
                <w:rStyle w:val="aa"/>
                <w:noProof/>
              </w:rPr>
              <w:t>7. 부트로더 소프트웨어 상세 설계</w:t>
            </w:r>
            <w:r>
              <w:rPr>
                <w:noProof/>
                <w:webHidden/>
              </w:rPr>
              <w:tab/>
            </w:r>
            <w:r>
              <w:rPr>
                <w:noProof/>
                <w:webHidden/>
              </w:rPr>
              <w:fldChar w:fldCharType="begin"/>
            </w:r>
            <w:r>
              <w:rPr>
                <w:noProof/>
                <w:webHidden/>
              </w:rPr>
              <w:instrText xml:space="preserve"> PAGEREF _Toc242778304 \h </w:instrText>
            </w:r>
            <w:r>
              <w:rPr>
                <w:noProof/>
                <w:webHidden/>
              </w:rPr>
            </w:r>
            <w:r>
              <w:rPr>
                <w:noProof/>
                <w:webHidden/>
              </w:rPr>
              <w:fldChar w:fldCharType="separate"/>
            </w:r>
            <w:r>
              <w:rPr>
                <w:noProof/>
                <w:webHidden/>
              </w:rPr>
              <w:t>124</w:t>
            </w:r>
            <w:r>
              <w:rPr>
                <w:noProof/>
                <w:webHidden/>
              </w:rPr>
              <w:fldChar w:fldCharType="end"/>
            </w:r>
          </w:hyperlink>
        </w:p>
        <w:p w14:paraId="1B32A40F" w14:textId="77777777" w:rsidR="001A0C22" w:rsidRDefault="001A0C22">
          <w:pPr>
            <w:pStyle w:val="20"/>
            <w:tabs>
              <w:tab w:val="right" w:leader="dot" w:pos="9628"/>
            </w:tabs>
            <w:ind w:left="400"/>
            <w:rPr>
              <w:noProof/>
              <w:sz w:val="22"/>
              <w:szCs w:val="24"/>
              <w14:ligatures w14:val="standardContextual"/>
            </w:rPr>
          </w:pPr>
          <w:hyperlink w:anchor="_Toc242778305" w:history="1">
            <w:r w:rsidRPr="00921A4B">
              <w:rPr>
                <w:rStyle w:val="aa"/>
                <w:noProof/>
              </w:rPr>
              <w:t>7.1. Boot Control and Image Loading Module</w:t>
            </w:r>
            <w:r>
              <w:rPr>
                <w:noProof/>
                <w:webHidden/>
              </w:rPr>
              <w:tab/>
            </w:r>
            <w:r>
              <w:rPr>
                <w:noProof/>
                <w:webHidden/>
              </w:rPr>
              <w:fldChar w:fldCharType="begin"/>
            </w:r>
            <w:r>
              <w:rPr>
                <w:noProof/>
                <w:webHidden/>
              </w:rPr>
              <w:instrText xml:space="preserve"> PAGEREF _Toc242778305 \h </w:instrText>
            </w:r>
            <w:r>
              <w:rPr>
                <w:noProof/>
                <w:webHidden/>
              </w:rPr>
            </w:r>
            <w:r>
              <w:rPr>
                <w:noProof/>
                <w:webHidden/>
              </w:rPr>
              <w:fldChar w:fldCharType="separate"/>
            </w:r>
            <w:r>
              <w:rPr>
                <w:noProof/>
                <w:webHidden/>
              </w:rPr>
              <w:t>126</w:t>
            </w:r>
            <w:r>
              <w:rPr>
                <w:noProof/>
                <w:webHidden/>
              </w:rPr>
              <w:fldChar w:fldCharType="end"/>
            </w:r>
          </w:hyperlink>
        </w:p>
        <w:p w14:paraId="00CCA20E" w14:textId="77777777" w:rsidR="001A0C22" w:rsidRDefault="001A0C22">
          <w:pPr>
            <w:pStyle w:val="30"/>
            <w:tabs>
              <w:tab w:val="right" w:leader="dot" w:pos="9628"/>
            </w:tabs>
            <w:ind w:left="800"/>
            <w:rPr>
              <w:noProof/>
              <w:sz w:val="22"/>
              <w:szCs w:val="24"/>
              <w14:ligatures w14:val="standardContextual"/>
            </w:rPr>
          </w:pPr>
          <w:hyperlink w:anchor="_Toc242778306" w:history="1">
            <w:r w:rsidRPr="00921A4B">
              <w:rPr>
                <w:rStyle w:val="aa"/>
                <w:noProof/>
              </w:rPr>
              <w:t>7.1.1. SI-ID-BOOT-001, 부트 제어 및 이미지 적재 모듈</w:t>
            </w:r>
            <w:r>
              <w:rPr>
                <w:noProof/>
                <w:webHidden/>
              </w:rPr>
              <w:tab/>
            </w:r>
            <w:r>
              <w:rPr>
                <w:noProof/>
                <w:webHidden/>
              </w:rPr>
              <w:fldChar w:fldCharType="begin"/>
            </w:r>
            <w:r>
              <w:rPr>
                <w:noProof/>
                <w:webHidden/>
              </w:rPr>
              <w:instrText xml:space="preserve"> PAGEREF _Toc242778306 \h </w:instrText>
            </w:r>
            <w:r>
              <w:rPr>
                <w:noProof/>
                <w:webHidden/>
              </w:rPr>
            </w:r>
            <w:r>
              <w:rPr>
                <w:noProof/>
                <w:webHidden/>
              </w:rPr>
              <w:fldChar w:fldCharType="separate"/>
            </w:r>
            <w:r>
              <w:rPr>
                <w:noProof/>
                <w:webHidden/>
              </w:rPr>
              <w:t>126</w:t>
            </w:r>
            <w:r>
              <w:rPr>
                <w:noProof/>
                <w:webHidden/>
              </w:rPr>
              <w:fldChar w:fldCharType="end"/>
            </w:r>
          </w:hyperlink>
        </w:p>
        <w:p w14:paraId="457194F4" w14:textId="77777777" w:rsidR="001A0C22" w:rsidRDefault="001A0C22">
          <w:pPr>
            <w:pStyle w:val="20"/>
            <w:tabs>
              <w:tab w:val="right" w:leader="dot" w:pos="9628"/>
            </w:tabs>
            <w:ind w:left="400"/>
            <w:rPr>
              <w:noProof/>
              <w:sz w:val="22"/>
              <w:szCs w:val="24"/>
              <w14:ligatures w14:val="standardContextual"/>
            </w:rPr>
          </w:pPr>
          <w:hyperlink w:anchor="_Toc242778307" w:history="1">
            <w:r w:rsidRPr="00921A4B">
              <w:rPr>
                <w:rStyle w:val="aa"/>
                <w:noProof/>
              </w:rPr>
              <w:t>7.2. Wireless Update Module</w:t>
            </w:r>
            <w:r>
              <w:rPr>
                <w:noProof/>
                <w:webHidden/>
              </w:rPr>
              <w:tab/>
            </w:r>
            <w:r>
              <w:rPr>
                <w:noProof/>
                <w:webHidden/>
              </w:rPr>
              <w:fldChar w:fldCharType="begin"/>
            </w:r>
            <w:r>
              <w:rPr>
                <w:noProof/>
                <w:webHidden/>
              </w:rPr>
              <w:instrText xml:space="preserve"> PAGEREF _Toc242778307 \h </w:instrText>
            </w:r>
            <w:r>
              <w:rPr>
                <w:noProof/>
                <w:webHidden/>
              </w:rPr>
            </w:r>
            <w:r>
              <w:rPr>
                <w:noProof/>
                <w:webHidden/>
              </w:rPr>
              <w:fldChar w:fldCharType="separate"/>
            </w:r>
            <w:r>
              <w:rPr>
                <w:noProof/>
                <w:webHidden/>
              </w:rPr>
              <w:t>144</w:t>
            </w:r>
            <w:r>
              <w:rPr>
                <w:noProof/>
                <w:webHidden/>
              </w:rPr>
              <w:fldChar w:fldCharType="end"/>
            </w:r>
          </w:hyperlink>
        </w:p>
        <w:p w14:paraId="316C3261" w14:textId="77777777" w:rsidR="001A0C22" w:rsidRDefault="001A0C22">
          <w:pPr>
            <w:pStyle w:val="30"/>
            <w:tabs>
              <w:tab w:val="right" w:leader="dot" w:pos="9628"/>
            </w:tabs>
            <w:ind w:left="800"/>
            <w:rPr>
              <w:noProof/>
              <w:sz w:val="22"/>
              <w:szCs w:val="24"/>
              <w14:ligatures w14:val="standardContextual"/>
            </w:rPr>
          </w:pPr>
          <w:hyperlink w:anchor="_Toc242778308" w:history="1">
            <w:r w:rsidRPr="00921A4B">
              <w:rPr>
                <w:rStyle w:val="aa"/>
                <w:noProof/>
              </w:rPr>
              <w:t>7.2.1. SI-ID-BOOT-002, 무선 갱신 모듈</w:t>
            </w:r>
            <w:r>
              <w:rPr>
                <w:noProof/>
                <w:webHidden/>
              </w:rPr>
              <w:tab/>
            </w:r>
            <w:r>
              <w:rPr>
                <w:noProof/>
                <w:webHidden/>
              </w:rPr>
              <w:fldChar w:fldCharType="begin"/>
            </w:r>
            <w:r>
              <w:rPr>
                <w:noProof/>
                <w:webHidden/>
              </w:rPr>
              <w:instrText xml:space="preserve"> PAGEREF _Toc242778308 \h </w:instrText>
            </w:r>
            <w:r>
              <w:rPr>
                <w:noProof/>
                <w:webHidden/>
              </w:rPr>
            </w:r>
            <w:r>
              <w:rPr>
                <w:noProof/>
                <w:webHidden/>
              </w:rPr>
              <w:fldChar w:fldCharType="separate"/>
            </w:r>
            <w:r>
              <w:rPr>
                <w:noProof/>
                <w:webHidden/>
              </w:rPr>
              <w:t>144</w:t>
            </w:r>
            <w:r>
              <w:rPr>
                <w:noProof/>
                <w:webHidden/>
              </w:rPr>
              <w:fldChar w:fldCharType="end"/>
            </w:r>
          </w:hyperlink>
        </w:p>
        <w:p w14:paraId="1ED57B19" w14:textId="77777777" w:rsidR="001A0C22" w:rsidRDefault="001A0C22">
          <w:pPr>
            <w:pStyle w:val="12"/>
            <w:rPr>
              <w:noProof/>
              <w:sz w:val="22"/>
              <w:szCs w:val="24"/>
              <w14:ligatures w14:val="standardContextual"/>
            </w:rPr>
          </w:pPr>
          <w:hyperlink w:anchor="_Toc242778309" w:history="1">
            <w:r w:rsidRPr="00921A4B">
              <w:rPr>
                <w:rStyle w:val="aa"/>
                <w:noProof/>
              </w:rPr>
              <w:t>8. QCC 소프트웨어 상세 설계</w:t>
            </w:r>
            <w:r>
              <w:rPr>
                <w:noProof/>
                <w:webHidden/>
              </w:rPr>
              <w:tab/>
            </w:r>
            <w:r>
              <w:rPr>
                <w:noProof/>
                <w:webHidden/>
              </w:rPr>
              <w:fldChar w:fldCharType="begin"/>
            </w:r>
            <w:r>
              <w:rPr>
                <w:noProof/>
                <w:webHidden/>
              </w:rPr>
              <w:instrText xml:space="preserve"> PAGEREF _Toc242778309 \h </w:instrText>
            </w:r>
            <w:r>
              <w:rPr>
                <w:noProof/>
                <w:webHidden/>
              </w:rPr>
            </w:r>
            <w:r>
              <w:rPr>
                <w:noProof/>
                <w:webHidden/>
              </w:rPr>
              <w:fldChar w:fldCharType="separate"/>
            </w:r>
            <w:r>
              <w:rPr>
                <w:noProof/>
                <w:webHidden/>
              </w:rPr>
              <w:t>147</w:t>
            </w:r>
            <w:r>
              <w:rPr>
                <w:noProof/>
                <w:webHidden/>
              </w:rPr>
              <w:fldChar w:fldCharType="end"/>
            </w:r>
          </w:hyperlink>
        </w:p>
        <w:p w14:paraId="7EE028F9" w14:textId="77777777" w:rsidR="001A0C22" w:rsidRDefault="001A0C22">
          <w:pPr>
            <w:pStyle w:val="20"/>
            <w:tabs>
              <w:tab w:val="right" w:leader="dot" w:pos="9628"/>
            </w:tabs>
            <w:ind w:left="400"/>
            <w:rPr>
              <w:noProof/>
              <w:sz w:val="22"/>
              <w:szCs w:val="24"/>
              <w14:ligatures w14:val="standardContextual"/>
            </w:rPr>
          </w:pPr>
          <w:hyperlink w:anchor="_Toc242778310" w:history="1">
            <w:r w:rsidRPr="00921A4B">
              <w:rPr>
                <w:rStyle w:val="aa"/>
                <w:noProof/>
              </w:rPr>
              <w:t>8.1. E8300 연계</w:t>
            </w:r>
            <w:r>
              <w:rPr>
                <w:noProof/>
                <w:webHidden/>
              </w:rPr>
              <w:tab/>
            </w:r>
            <w:r>
              <w:rPr>
                <w:noProof/>
                <w:webHidden/>
              </w:rPr>
              <w:fldChar w:fldCharType="begin"/>
            </w:r>
            <w:r>
              <w:rPr>
                <w:noProof/>
                <w:webHidden/>
              </w:rPr>
              <w:instrText xml:space="preserve"> PAGEREF _Toc242778310 \h </w:instrText>
            </w:r>
            <w:r>
              <w:rPr>
                <w:noProof/>
                <w:webHidden/>
              </w:rPr>
            </w:r>
            <w:r>
              <w:rPr>
                <w:noProof/>
                <w:webHidden/>
              </w:rPr>
              <w:fldChar w:fldCharType="separate"/>
            </w:r>
            <w:r>
              <w:rPr>
                <w:noProof/>
                <w:webHidden/>
              </w:rPr>
              <w:t>147</w:t>
            </w:r>
            <w:r>
              <w:rPr>
                <w:noProof/>
                <w:webHidden/>
              </w:rPr>
              <w:fldChar w:fldCharType="end"/>
            </w:r>
          </w:hyperlink>
        </w:p>
        <w:p w14:paraId="7890CFD1" w14:textId="77777777" w:rsidR="001A0C22" w:rsidRDefault="001A0C22">
          <w:pPr>
            <w:pStyle w:val="20"/>
            <w:tabs>
              <w:tab w:val="right" w:leader="dot" w:pos="9628"/>
            </w:tabs>
            <w:ind w:left="400"/>
            <w:rPr>
              <w:noProof/>
              <w:sz w:val="22"/>
              <w:szCs w:val="24"/>
              <w14:ligatures w14:val="standardContextual"/>
            </w:rPr>
          </w:pPr>
          <w:hyperlink w:anchor="_Toc242778311" w:history="1">
            <w:r w:rsidRPr="00921A4B">
              <w:rPr>
                <w:rStyle w:val="aa"/>
                <w:noProof/>
              </w:rPr>
              <w:t>8.2. QCC 소프트웨어 상세 설계</w:t>
            </w:r>
            <w:r>
              <w:rPr>
                <w:noProof/>
                <w:webHidden/>
              </w:rPr>
              <w:tab/>
            </w:r>
            <w:r>
              <w:rPr>
                <w:noProof/>
                <w:webHidden/>
              </w:rPr>
              <w:fldChar w:fldCharType="begin"/>
            </w:r>
            <w:r>
              <w:rPr>
                <w:noProof/>
                <w:webHidden/>
              </w:rPr>
              <w:instrText xml:space="preserve"> PAGEREF _Toc242778311 \h </w:instrText>
            </w:r>
            <w:r>
              <w:rPr>
                <w:noProof/>
                <w:webHidden/>
              </w:rPr>
            </w:r>
            <w:r>
              <w:rPr>
                <w:noProof/>
                <w:webHidden/>
              </w:rPr>
              <w:fldChar w:fldCharType="separate"/>
            </w:r>
            <w:r>
              <w:rPr>
                <w:noProof/>
                <w:webHidden/>
              </w:rPr>
              <w:t>148</w:t>
            </w:r>
            <w:r>
              <w:rPr>
                <w:noProof/>
                <w:webHidden/>
              </w:rPr>
              <w:fldChar w:fldCharType="end"/>
            </w:r>
          </w:hyperlink>
        </w:p>
        <w:p w14:paraId="66816C66" w14:textId="77777777" w:rsidR="001A0C22" w:rsidRDefault="001A0C22">
          <w:pPr>
            <w:pStyle w:val="30"/>
            <w:tabs>
              <w:tab w:val="right" w:leader="dot" w:pos="9628"/>
            </w:tabs>
            <w:ind w:left="800"/>
            <w:rPr>
              <w:noProof/>
              <w:sz w:val="22"/>
              <w:szCs w:val="24"/>
              <w14:ligatures w14:val="standardContextual"/>
            </w:rPr>
          </w:pPr>
          <w:hyperlink w:anchor="_Toc242778312" w:history="1">
            <w:r w:rsidRPr="00921A4B">
              <w:rPr>
                <w:rStyle w:val="aa"/>
                <w:noProof/>
              </w:rPr>
              <w:t>8.2.1. SI-ID-QCC-001 시스템 관리 모듈</w:t>
            </w:r>
            <w:r>
              <w:rPr>
                <w:noProof/>
                <w:webHidden/>
              </w:rPr>
              <w:tab/>
            </w:r>
            <w:r>
              <w:rPr>
                <w:noProof/>
                <w:webHidden/>
              </w:rPr>
              <w:fldChar w:fldCharType="begin"/>
            </w:r>
            <w:r>
              <w:rPr>
                <w:noProof/>
                <w:webHidden/>
              </w:rPr>
              <w:instrText xml:space="preserve"> PAGEREF _Toc242778312 \h </w:instrText>
            </w:r>
            <w:r>
              <w:rPr>
                <w:noProof/>
                <w:webHidden/>
              </w:rPr>
            </w:r>
            <w:r>
              <w:rPr>
                <w:noProof/>
                <w:webHidden/>
              </w:rPr>
              <w:fldChar w:fldCharType="separate"/>
            </w:r>
            <w:r>
              <w:rPr>
                <w:noProof/>
                <w:webHidden/>
              </w:rPr>
              <w:t>148</w:t>
            </w:r>
            <w:r>
              <w:rPr>
                <w:noProof/>
                <w:webHidden/>
              </w:rPr>
              <w:fldChar w:fldCharType="end"/>
            </w:r>
          </w:hyperlink>
        </w:p>
        <w:p w14:paraId="0E287F6A" w14:textId="77777777" w:rsidR="001A0C22" w:rsidRDefault="001A0C22">
          <w:pPr>
            <w:pStyle w:val="30"/>
            <w:tabs>
              <w:tab w:val="right" w:leader="dot" w:pos="9628"/>
            </w:tabs>
            <w:ind w:left="800"/>
            <w:rPr>
              <w:noProof/>
              <w:sz w:val="22"/>
              <w:szCs w:val="24"/>
              <w14:ligatures w14:val="standardContextual"/>
            </w:rPr>
          </w:pPr>
          <w:hyperlink w:anchor="_Toc242778313" w:history="1">
            <w:r w:rsidRPr="00921A4B">
              <w:rPr>
                <w:rStyle w:val="aa"/>
                <w:noProof/>
              </w:rPr>
              <w:t>8.2.2. SI-ID-QCC-002 HW 인터페이스 모듈</w:t>
            </w:r>
            <w:r>
              <w:rPr>
                <w:noProof/>
                <w:webHidden/>
              </w:rPr>
              <w:tab/>
            </w:r>
            <w:r>
              <w:rPr>
                <w:noProof/>
                <w:webHidden/>
              </w:rPr>
              <w:fldChar w:fldCharType="begin"/>
            </w:r>
            <w:r>
              <w:rPr>
                <w:noProof/>
                <w:webHidden/>
              </w:rPr>
              <w:instrText xml:space="preserve"> PAGEREF _Toc242778313 \h </w:instrText>
            </w:r>
            <w:r>
              <w:rPr>
                <w:noProof/>
                <w:webHidden/>
              </w:rPr>
            </w:r>
            <w:r>
              <w:rPr>
                <w:noProof/>
                <w:webHidden/>
              </w:rPr>
              <w:fldChar w:fldCharType="separate"/>
            </w:r>
            <w:r>
              <w:rPr>
                <w:noProof/>
                <w:webHidden/>
              </w:rPr>
              <w:t>154</w:t>
            </w:r>
            <w:r>
              <w:rPr>
                <w:noProof/>
                <w:webHidden/>
              </w:rPr>
              <w:fldChar w:fldCharType="end"/>
            </w:r>
          </w:hyperlink>
        </w:p>
        <w:p w14:paraId="42ACD0BC" w14:textId="77777777" w:rsidR="001A0C22" w:rsidRDefault="001A0C22">
          <w:pPr>
            <w:pStyle w:val="30"/>
            <w:tabs>
              <w:tab w:val="right" w:leader="dot" w:pos="9628"/>
            </w:tabs>
            <w:ind w:left="800"/>
            <w:rPr>
              <w:noProof/>
              <w:sz w:val="22"/>
              <w:szCs w:val="24"/>
              <w14:ligatures w14:val="standardContextual"/>
            </w:rPr>
          </w:pPr>
          <w:hyperlink w:anchor="_Toc242778314" w:history="1">
            <w:r w:rsidRPr="00921A4B">
              <w:rPr>
                <w:rStyle w:val="aa"/>
                <w:noProof/>
              </w:rPr>
              <w:t>8.2.3. SI-ID-QCC-003 블루투스 모듈</w:t>
            </w:r>
            <w:r>
              <w:rPr>
                <w:noProof/>
                <w:webHidden/>
              </w:rPr>
              <w:tab/>
            </w:r>
            <w:r>
              <w:rPr>
                <w:noProof/>
                <w:webHidden/>
              </w:rPr>
              <w:fldChar w:fldCharType="begin"/>
            </w:r>
            <w:r>
              <w:rPr>
                <w:noProof/>
                <w:webHidden/>
              </w:rPr>
              <w:instrText xml:space="preserve"> PAGEREF _Toc242778314 \h </w:instrText>
            </w:r>
            <w:r>
              <w:rPr>
                <w:noProof/>
                <w:webHidden/>
              </w:rPr>
            </w:r>
            <w:r>
              <w:rPr>
                <w:noProof/>
                <w:webHidden/>
              </w:rPr>
              <w:fldChar w:fldCharType="separate"/>
            </w:r>
            <w:r>
              <w:rPr>
                <w:noProof/>
                <w:webHidden/>
              </w:rPr>
              <w:t>158</w:t>
            </w:r>
            <w:r>
              <w:rPr>
                <w:noProof/>
                <w:webHidden/>
              </w:rPr>
              <w:fldChar w:fldCharType="end"/>
            </w:r>
          </w:hyperlink>
        </w:p>
        <w:p w14:paraId="7AD0A438" w14:textId="77777777" w:rsidR="001A0C22" w:rsidRDefault="001A0C22">
          <w:pPr>
            <w:pStyle w:val="30"/>
            <w:tabs>
              <w:tab w:val="right" w:leader="dot" w:pos="9628"/>
            </w:tabs>
            <w:ind w:left="800"/>
            <w:rPr>
              <w:noProof/>
              <w:sz w:val="22"/>
              <w:szCs w:val="24"/>
              <w14:ligatures w14:val="standardContextual"/>
            </w:rPr>
          </w:pPr>
          <w:hyperlink w:anchor="_Toc242778315" w:history="1">
            <w:r w:rsidRPr="00921A4B">
              <w:rPr>
                <w:rStyle w:val="aa"/>
                <w:noProof/>
              </w:rPr>
              <w:t>8.2.4. SI-ID-QCC-004 보안 모듈</w:t>
            </w:r>
            <w:r>
              <w:rPr>
                <w:noProof/>
                <w:webHidden/>
              </w:rPr>
              <w:tab/>
            </w:r>
            <w:r>
              <w:rPr>
                <w:noProof/>
                <w:webHidden/>
              </w:rPr>
              <w:fldChar w:fldCharType="begin"/>
            </w:r>
            <w:r>
              <w:rPr>
                <w:noProof/>
                <w:webHidden/>
              </w:rPr>
              <w:instrText xml:space="preserve"> PAGEREF _Toc242778315 \h </w:instrText>
            </w:r>
            <w:r>
              <w:rPr>
                <w:noProof/>
                <w:webHidden/>
              </w:rPr>
            </w:r>
            <w:r>
              <w:rPr>
                <w:noProof/>
                <w:webHidden/>
              </w:rPr>
              <w:fldChar w:fldCharType="separate"/>
            </w:r>
            <w:r>
              <w:rPr>
                <w:noProof/>
                <w:webHidden/>
              </w:rPr>
              <w:t>164</w:t>
            </w:r>
            <w:r>
              <w:rPr>
                <w:noProof/>
                <w:webHidden/>
              </w:rPr>
              <w:fldChar w:fldCharType="end"/>
            </w:r>
          </w:hyperlink>
        </w:p>
        <w:p w14:paraId="3138F613" w14:textId="77777777" w:rsidR="001A0C22" w:rsidRDefault="001A0C22">
          <w:pPr>
            <w:pStyle w:val="30"/>
            <w:tabs>
              <w:tab w:val="right" w:leader="dot" w:pos="9628"/>
            </w:tabs>
            <w:ind w:left="800"/>
            <w:rPr>
              <w:noProof/>
              <w:sz w:val="22"/>
              <w:szCs w:val="24"/>
              <w14:ligatures w14:val="standardContextual"/>
            </w:rPr>
          </w:pPr>
          <w:hyperlink w:anchor="_Toc242778316" w:history="1">
            <w:r w:rsidRPr="00921A4B">
              <w:rPr>
                <w:rStyle w:val="aa"/>
                <w:noProof/>
              </w:rPr>
              <w:t>8.2.5. 인증 키와 비휘발성 저장 데이터</w:t>
            </w:r>
            <w:r>
              <w:rPr>
                <w:noProof/>
                <w:webHidden/>
              </w:rPr>
              <w:tab/>
            </w:r>
            <w:r>
              <w:rPr>
                <w:noProof/>
                <w:webHidden/>
              </w:rPr>
              <w:fldChar w:fldCharType="begin"/>
            </w:r>
            <w:r>
              <w:rPr>
                <w:noProof/>
                <w:webHidden/>
              </w:rPr>
              <w:instrText xml:space="preserve"> PAGEREF _Toc242778316 \h </w:instrText>
            </w:r>
            <w:r>
              <w:rPr>
                <w:noProof/>
                <w:webHidden/>
              </w:rPr>
            </w:r>
            <w:r>
              <w:rPr>
                <w:noProof/>
                <w:webHidden/>
              </w:rPr>
              <w:fldChar w:fldCharType="separate"/>
            </w:r>
            <w:r>
              <w:rPr>
                <w:noProof/>
                <w:webHidden/>
              </w:rPr>
              <w:t>168</w:t>
            </w:r>
            <w:r>
              <w:rPr>
                <w:noProof/>
                <w:webHidden/>
              </w:rPr>
              <w:fldChar w:fldCharType="end"/>
            </w:r>
          </w:hyperlink>
        </w:p>
        <w:p w14:paraId="714508F2" w14:textId="77777777" w:rsidR="001A0C22" w:rsidRDefault="001A0C22">
          <w:pPr>
            <w:pStyle w:val="12"/>
            <w:rPr>
              <w:noProof/>
              <w:sz w:val="22"/>
              <w:szCs w:val="24"/>
              <w14:ligatures w14:val="standardContextual"/>
            </w:rPr>
          </w:pPr>
          <w:hyperlink w:anchor="_Toc242778321" w:history="1">
            <w:r w:rsidRPr="00921A4B">
              <w:rPr>
                <w:rStyle w:val="aa"/>
                <w:noProof/>
              </w:rPr>
              <w:t>9. 소프트웨어 상세 설계 검증</w:t>
            </w:r>
            <w:r>
              <w:rPr>
                <w:noProof/>
                <w:webHidden/>
              </w:rPr>
              <w:tab/>
            </w:r>
            <w:r>
              <w:rPr>
                <w:noProof/>
                <w:webHidden/>
              </w:rPr>
              <w:fldChar w:fldCharType="begin"/>
            </w:r>
            <w:r>
              <w:rPr>
                <w:noProof/>
                <w:webHidden/>
              </w:rPr>
              <w:instrText xml:space="preserve"> PAGEREF _Toc242778321 \h </w:instrText>
            </w:r>
            <w:r>
              <w:rPr>
                <w:noProof/>
                <w:webHidden/>
              </w:rPr>
            </w:r>
            <w:r>
              <w:rPr>
                <w:noProof/>
                <w:webHidden/>
              </w:rPr>
              <w:fldChar w:fldCharType="separate"/>
            </w:r>
            <w:r>
              <w:rPr>
                <w:noProof/>
                <w:webHidden/>
              </w:rPr>
              <w:t>170</w:t>
            </w:r>
            <w:r>
              <w:rPr>
                <w:noProof/>
                <w:webHidden/>
              </w:rPr>
              <w:fldChar w:fldCharType="end"/>
            </w:r>
          </w:hyperlink>
        </w:p>
        <w:p w14:paraId="00752826" w14:textId="77777777" w:rsidR="00C97B66" w:rsidRDefault="00C97B66" w:rsidP="0039186E">
          <w:pPr>
            <w:spacing w:after="0" w:line="240" w:lineRule="auto"/>
          </w:pPr>
          <w:r w:rsidRPr="00C46AA2">
            <w:rPr>
              <w:b/>
              <w:bCs/>
              <w:sz w:val="16"/>
              <w:szCs w:val="16"/>
              <w:lang w:val="ko-KR"/>
            </w:rPr>
            <w:fldChar w:fldCharType="end"/>
          </w:r>
        </w:p>
      </w:sdtContent>
    </w:sdt>
    <w:p w14:paraId="2991F393" w14:textId="77777777" w:rsidR="00C46AA2" w:rsidRDefault="00C46AA2" w:rsidP="002E582F">
      <w:pPr>
        <w:widowControl/>
        <w:wordWrap/>
        <w:autoSpaceDE/>
        <w:autoSpaceDN/>
        <w:spacing w:after="0" w:line="240" w:lineRule="auto"/>
        <w:rPr>
          <w:b/>
        </w:rPr>
      </w:pPr>
      <w:r>
        <w:rPr>
          <w:b/>
        </w:rPr>
        <w:br w:type="page"/>
      </w:r>
    </w:p>
    <w:p w14:paraId="5F3A29F7" w14:textId="77777777" w:rsidR="0039186E" w:rsidRDefault="0039186E" w:rsidP="002E582F">
      <w:pPr>
        <w:widowControl/>
        <w:wordWrap/>
        <w:autoSpaceDE/>
        <w:autoSpaceDN/>
        <w:spacing w:after="0" w:line="240" w:lineRule="auto"/>
        <w:rPr>
          <w:b/>
        </w:rPr>
      </w:pPr>
    </w:p>
    <w:p w14:paraId="5568CCB9" w14:textId="77777777" w:rsidR="0039186E" w:rsidRDefault="0039186E" w:rsidP="002E582F">
      <w:pPr>
        <w:widowControl/>
        <w:wordWrap/>
        <w:autoSpaceDE/>
        <w:autoSpaceDN/>
        <w:spacing w:after="0" w:line="240" w:lineRule="auto"/>
        <w:rPr>
          <w:b/>
        </w:rPr>
      </w:pPr>
    </w:p>
    <w:tbl>
      <w:tblPr>
        <w:tblW w:w="9605" w:type="dxa"/>
        <w:tblInd w:w="4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2" w:type="dxa"/>
          <w:right w:w="12" w:type="dxa"/>
        </w:tblCellMar>
        <w:tblLook w:val="0000" w:firstRow="0" w:lastRow="0" w:firstColumn="0" w:lastColumn="0" w:noHBand="0" w:noVBand="0"/>
      </w:tblPr>
      <w:tblGrid>
        <w:gridCol w:w="684"/>
        <w:gridCol w:w="4790"/>
        <w:gridCol w:w="2551"/>
        <w:gridCol w:w="1580"/>
      </w:tblGrid>
      <w:tr w:rsidR="009D2A40" w:rsidRPr="00B312B3" w14:paraId="04E823AE" w14:textId="77777777" w:rsidTr="0067373B">
        <w:trPr>
          <w:trHeight w:hRule="exact" w:val="710"/>
        </w:trPr>
        <w:tc>
          <w:tcPr>
            <w:tcW w:w="684" w:type="dxa"/>
            <w:tcBorders>
              <w:top w:val="single" w:sz="12" w:space="0" w:color="auto"/>
              <w:left w:val="single" w:sz="12" w:space="0" w:color="auto"/>
              <w:bottom w:val="double" w:sz="4" w:space="0" w:color="auto"/>
              <w:right w:val="single" w:sz="6" w:space="0" w:color="auto"/>
            </w:tcBorders>
            <w:shd w:val="clear" w:color="auto" w:fill="F2F2F2" w:themeFill="background1" w:themeFillShade="F2"/>
            <w:vAlign w:val="center"/>
          </w:tcPr>
          <w:p w14:paraId="3082AB3A" w14:textId="77777777" w:rsidR="009D2A40" w:rsidRPr="002B7B95" w:rsidRDefault="009D2A40" w:rsidP="002E582F">
            <w:pPr>
              <w:pStyle w:val="a9"/>
              <w:spacing w:line="240" w:lineRule="auto"/>
              <w:jc w:val="center"/>
              <w:rPr>
                <w:rFonts w:asciiTheme="minorHAnsi" w:eastAsiaTheme="minorHAnsi" w:hAnsiTheme="minorHAnsi" w:cs="Times New Roman"/>
                <w:b/>
                <w:color w:val="000000" w:themeColor="text1"/>
              </w:rPr>
            </w:pPr>
            <w:r w:rsidRPr="002B7B95">
              <w:rPr>
                <w:rFonts w:asciiTheme="minorHAnsi" w:eastAsiaTheme="minorHAnsi" w:hAnsiTheme="minorHAnsi"/>
                <w:color w:val="000000" w:themeColor="text1"/>
              </w:rPr>
              <w:br w:type="page"/>
            </w:r>
            <w:r w:rsidRPr="002B7B95">
              <w:rPr>
                <w:rFonts w:asciiTheme="minorHAnsi" w:eastAsiaTheme="minorHAnsi" w:hAnsiTheme="minorHAnsi" w:cs="Times New Roman"/>
                <w:b/>
                <w:color w:val="000000" w:themeColor="text1"/>
              </w:rPr>
              <w:t>No.</w:t>
            </w:r>
          </w:p>
        </w:tc>
        <w:tc>
          <w:tcPr>
            <w:tcW w:w="4790" w:type="dxa"/>
            <w:tcBorders>
              <w:top w:val="single" w:sz="12" w:space="0" w:color="auto"/>
              <w:left w:val="single" w:sz="6" w:space="0" w:color="auto"/>
              <w:bottom w:val="double" w:sz="4" w:space="0" w:color="auto"/>
              <w:right w:val="single" w:sz="6" w:space="0" w:color="auto"/>
            </w:tcBorders>
            <w:shd w:val="clear" w:color="auto" w:fill="F2F2F2" w:themeFill="background1" w:themeFillShade="F2"/>
            <w:vAlign w:val="center"/>
          </w:tcPr>
          <w:p w14:paraId="1FEF97A1" w14:textId="77777777" w:rsidR="009D2A40" w:rsidRPr="002B7B95" w:rsidRDefault="009D2A40" w:rsidP="002E582F">
            <w:pPr>
              <w:pStyle w:val="a9"/>
              <w:spacing w:line="240" w:lineRule="auto"/>
              <w:jc w:val="center"/>
              <w:rPr>
                <w:rFonts w:asciiTheme="minorHAnsi" w:eastAsiaTheme="minorHAnsi" w:hAnsiTheme="minorHAnsi" w:cs="Times New Roman"/>
                <w:b/>
                <w:color w:val="000000" w:themeColor="text1"/>
              </w:rPr>
            </w:pPr>
            <w:r w:rsidRPr="002B7B95">
              <w:rPr>
                <w:rFonts w:asciiTheme="minorHAnsi" w:eastAsiaTheme="minorHAnsi" w:hAnsiTheme="minorHAnsi" w:cs="Times New Roman" w:hint="eastAsia"/>
                <w:b/>
                <w:color w:val="000000" w:themeColor="text1"/>
              </w:rPr>
              <w:t>개정 내용</w:t>
            </w:r>
          </w:p>
        </w:tc>
        <w:tc>
          <w:tcPr>
            <w:tcW w:w="2551" w:type="dxa"/>
            <w:tcBorders>
              <w:top w:val="single" w:sz="12" w:space="0" w:color="auto"/>
              <w:left w:val="single" w:sz="6" w:space="0" w:color="auto"/>
              <w:bottom w:val="double" w:sz="4" w:space="0" w:color="auto"/>
              <w:right w:val="single" w:sz="6" w:space="0" w:color="auto"/>
            </w:tcBorders>
            <w:shd w:val="clear" w:color="auto" w:fill="F2F2F2" w:themeFill="background1" w:themeFillShade="F2"/>
            <w:vAlign w:val="center"/>
          </w:tcPr>
          <w:p w14:paraId="4598C0DF" w14:textId="77777777" w:rsidR="009D2A40" w:rsidRPr="002B7B95" w:rsidRDefault="009D2A40" w:rsidP="002E582F">
            <w:pPr>
              <w:pStyle w:val="a9"/>
              <w:spacing w:line="240" w:lineRule="auto"/>
              <w:jc w:val="center"/>
              <w:rPr>
                <w:rFonts w:asciiTheme="minorHAnsi" w:eastAsiaTheme="minorHAnsi" w:hAnsiTheme="minorHAnsi" w:cs="Times New Roman"/>
                <w:b/>
                <w:color w:val="000000" w:themeColor="text1"/>
              </w:rPr>
            </w:pPr>
            <w:r>
              <w:rPr>
                <w:rFonts w:asciiTheme="minorHAnsi" w:eastAsiaTheme="minorHAnsi" w:hAnsiTheme="minorHAnsi" w:cs="Times New Roman" w:hint="eastAsia"/>
                <w:b/>
                <w:color w:val="000000" w:themeColor="text1"/>
              </w:rPr>
              <w:t xml:space="preserve">개정 위치 </w:t>
            </w:r>
          </w:p>
        </w:tc>
        <w:tc>
          <w:tcPr>
            <w:tcW w:w="1580" w:type="dxa"/>
            <w:tcBorders>
              <w:top w:val="single" w:sz="12" w:space="0" w:color="auto"/>
              <w:left w:val="single" w:sz="6" w:space="0" w:color="auto"/>
              <w:bottom w:val="double" w:sz="4" w:space="0" w:color="auto"/>
              <w:right w:val="single" w:sz="12" w:space="0" w:color="auto"/>
            </w:tcBorders>
            <w:shd w:val="clear" w:color="auto" w:fill="F2F2F2" w:themeFill="background1" w:themeFillShade="F2"/>
            <w:vAlign w:val="center"/>
          </w:tcPr>
          <w:p w14:paraId="102C0C7F" w14:textId="77777777" w:rsidR="009D2A40" w:rsidRPr="002B7B95" w:rsidRDefault="009D2A40" w:rsidP="002E582F">
            <w:pPr>
              <w:pStyle w:val="a9"/>
              <w:spacing w:line="240" w:lineRule="auto"/>
              <w:jc w:val="center"/>
              <w:rPr>
                <w:rFonts w:asciiTheme="minorHAnsi" w:eastAsiaTheme="minorHAnsi" w:hAnsiTheme="minorHAnsi" w:cs="Times New Roman"/>
                <w:b/>
                <w:color w:val="000000" w:themeColor="text1"/>
              </w:rPr>
            </w:pPr>
            <w:r w:rsidRPr="002B7B95">
              <w:rPr>
                <w:rFonts w:asciiTheme="minorHAnsi" w:eastAsiaTheme="minorHAnsi" w:hAnsiTheme="minorHAnsi" w:cs="Times New Roman" w:hint="eastAsia"/>
                <w:b/>
                <w:color w:val="000000" w:themeColor="text1"/>
              </w:rPr>
              <w:t>개정 날짜</w:t>
            </w:r>
          </w:p>
        </w:tc>
      </w:tr>
      <w:tr w:rsidR="009D2A40" w:rsidRPr="00B312B3" w14:paraId="4B97314A" w14:textId="77777777" w:rsidTr="0067373B">
        <w:trPr>
          <w:trHeight w:val="611"/>
        </w:trPr>
        <w:tc>
          <w:tcPr>
            <w:tcW w:w="684" w:type="dxa"/>
            <w:tcBorders>
              <w:top w:val="double" w:sz="4" w:space="0" w:color="auto"/>
              <w:left w:val="single" w:sz="12" w:space="0" w:color="auto"/>
              <w:bottom w:val="single" w:sz="6" w:space="0" w:color="auto"/>
              <w:right w:val="single" w:sz="6" w:space="0" w:color="auto"/>
            </w:tcBorders>
            <w:vAlign w:val="center"/>
          </w:tcPr>
          <w:p w14:paraId="58AD7EE2" w14:textId="77777777"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r>
              <w:rPr>
                <w:rFonts w:asciiTheme="minorHAnsi" w:eastAsiaTheme="minorHAnsi" w:hAnsiTheme="minorHAnsi" w:cs="Times New Roman" w:hint="eastAsia"/>
                <w:color w:val="000000" w:themeColor="text1"/>
              </w:rPr>
              <w:t>0</w:t>
            </w:r>
          </w:p>
        </w:tc>
        <w:tc>
          <w:tcPr>
            <w:tcW w:w="4790" w:type="dxa"/>
            <w:tcBorders>
              <w:top w:val="double" w:sz="4" w:space="0" w:color="auto"/>
              <w:left w:val="single" w:sz="6" w:space="0" w:color="auto"/>
              <w:bottom w:val="single" w:sz="6" w:space="0" w:color="auto"/>
              <w:right w:val="single" w:sz="6" w:space="0" w:color="auto"/>
            </w:tcBorders>
            <w:vAlign w:val="center"/>
          </w:tcPr>
          <w:p w14:paraId="12E9988B" w14:textId="1F433295" w:rsidR="009D2A40" w:rsidRPr="002B7B95" w:rsidRDefault="009D2A40" w:rsidP="002E582F">
            <w:pPr>
              <w:pStyle w:val="a9"/>
              <w:spacing w:line="240" w:lineRule="auto"/>
              <w:ind w:leftChars="50" w:left="100" w:rightChars="50" w:right="100"/>
              <w:jc w:val="left"/>
              <w:rPr>
                <w:rFonts w:asciiTheme="minorHAnsi" w:eastAsiaTheme="minorHAnsi" w:hAnsiTheme="minorHAnsi" w:cs="Times New Roman"/>
                <w:color w:val="000000" w:themeColor="text1"/>
              </w:rPr>
            </w:pPr>
            <w:r>
              <w:rPr>
                <w:rFonts w:asciiTheme="minorHAnsi" w:eastAsiaTheme="minorHAnsi" w:hAnsiTheme="minorHAnsi" w:cs="Times New Roman" w:hint="eastAsia"/>
                <w:color w:val="000000" w:themeColor="text1"/>
              </w:rPr>
              <w:t>최초제정</w:t>
            </w:r>
          </w:p>
        </w:tc>
        <w:tc>
          <w:tcPr>
            <w:tcW w:w="2551" w:type="dxa"/>
            <w:tcBorders>
              <w:top w:val="double" w:sz="4" w:space="0" w:color="auto"/>
              <w:left w:val="single" w:sz="6" w:space="0" w:color="auto"/>
              <w:bottom w:val="single" w:sz="6" w:space="0" w:color="auto"/>
              <w:right w:val="single" w:sz="6" w:space="0" w:color="auto"/>
            </w:tcBorders>
            <w:vAlign w:val="center"/>
          </w:tcPr>
          <w:p w14:paraId="268DCA50" w14:textId="6FF84B3A"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p>
        </w:tc>
        <w:tc>
          <w:tcPr>
            <w:tcW w:w="1580" w:type="dxa"/>
            <w:tcBorders>
              <w:top w:val="double" w:sz="4" w:space="0" w:color="auto"/>
              <w:left w:val="single" w:sz="6" w:space="0" w:color="auto"/>
              <w:bottom w:val="single" w:sz="6" w:space="0" w:color="auto"/>
              <w:right w:val="single" w:sz="12" w:space="0" w:color="auto"/>
            </w:tcBorders>
            <w:vAlign w:val="center"/>
          </w:tcPr>
          <w:p w14:paraId="28973349" w14:textId="236AECC1"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p>
        </w:tc>
      </w:tr>
      <w:tr w:rsidR="009D2A40" w:rsidRPr="00B312B3" w14:paraId="19341782" w14:textId="77777777" w:rsidTr="0067373B">
        <w:trPr>
          <w:trHeight w:val="611"/>
        </w:trPr>
        <w:tc>
          <w:tcPr>
            <w:tcW w:w="684" w:type="dxa"/>
            <w:tcBorders>
              <w:top w:val="single" w:sz="6" w:space="0" w:color="auto"/>
              <w:left w:val="single" w:sz="12" w:space="0" w:color="auto"/>
              <w:bottom w:val="single" w:sz="6" w:space="0" w:color="auto"/>
              <w:right w:val="single" w:sz="6" w:space="0" w:color="auto"/>
            </w:tcBorders>
            <w:vAlign w:val="center"/>
          </w:tcPr>
          <w:p w14:paraId="024ABF73" w14:textId="5809652E" w:rsidR="009D2A40" w:rsidRPr="002B7B95" w:rsidRDefault="009D2A40" w:rsidP="002E582F">
            <w:pPr>
              <w:pStyle w:val="a9"/>
              <w:spacing w:line="240" w:lineRule="auto"/>
              <w:ind w:leftChars="50" w:left="100" w:rightChars="50" w:right="100"/>
              <w:jc w:val="center"/>
              <w:rPr>
                <w:rFonts w:asciiTheme="minorHAnsi" w:eastAsiaTheme="minorHAnsi" w:hAnsiTheme="minorHAnsi" w:cs="Times New Roman"/>
                <w:color w:val="000000" w:themeColor="text1"/>
              </w:rPr>
            </w:pPr>
          </w:p>
        </w:tc>
        <w:tc>
          <w:tcPr>
            <w:tcW w:w="4790" w:type="dxa"/>
            <w:tcBorders>
              <w:top w:val="single" w:sz="6" w:space="0" w:color="auto"/>
              <w:left w:val="single" w:sz="6" w:space="0" w:color="auto"/>
              <w:bottom w:val="single" w:sz="6" w:space="0" w:color="auto"/>
              <w:right w:val="single" w:sz="6" w:space="0" w:color="auto"/>
            </w:tcBorders>
            <w:vAlign w:val="center"/>
          </w:tcPr>
          <w:p w14:paraId="089F50E8" w14:textId="77777777" w:rsidR="009D2A40" w:rsidRPr="002B7B95" w:rsidRDefault="009D2A40" w:rsidP="002E582F">
            <w:pPr>
              <w:pStyle w:val="a9"/>
              <w:spacing w:line="240" w:lineRule="auto"/>
              <w:ind w:leftChars="50" w:left="100" w:rightChars="50" w:right="100"/>
              <w:jc w:val="left"/>
              <w:rPr>
                <w:rFonts w:asciiTheme="minorHAnsi" w:eastAsiaTheme="minorHAnsi" w:hAnsiTheme="minorHAnsi" w:cs="Times New Roman"/>
                <w:color w:val="000000" w:themeColor="text1"/>
              </w:rPr>
            </w:pPr>
          </w:p>
        </w:tc>
        <w:tc>
          <w:tcPr>
            <w:tcW w:w="2551" w:type="dxa"/>
            <w:tcBorders>
              <w:top w:val="single" w:sz="6" w:space="0" w:color="auto"/>
              <w:left w:val="single" w:sz="6" w:space="0" w:color="auto"/>
              <w:bottom w:val="single" w:sz="6" w:space="0" w:color="auto"/>
              <w:right w:val="single" w:sz="6" w:space="0" w:color="auto"/>
            </w:tcBorders>
            <w:vAlign w:val="center"/>
          </w:tcPr>
          <w:p w14:paraId="62EF9B9D" w14:textId="77777777" w:rsidR="009D2A40" w:rsidRPr="002B7B95" w:rsidRDefault="009D2A40" w:rsidP="002E582F">
            <w:pPr>
              <w:pStyle w:val="a9"/>
              <w:spacing w:line="240" w:lineRule="auto"/>
              <w:ind w:leftChars="50" w:left="100" w:rightChars="50" w:right="100"/>
              <w:jc w:val="center"/>
              <w:rPr>
                <w:rFonts w:asciiTheme="minorHAnsi" w:eastAsiaTheme="minorHAnsi" w:hAnsiTheme="minorHAnsi" w:cs="Times New Roman"/>
                <w:color w:val="000000" w:themeColor="text1"/>
              </w:rPr>
            </w:pPr>
          </w:p>
        </w:tc>
        <w:tc>
          <w:tcPr>
            <w:tcW w:w="1580" w:type="dxa"/>
            <w:tcBorders>
              <w:top w:val="single" w:sz="6" w:space="0" w:color="auto"/>
              <w:left w:val="single" w:sz="6" w:space="0" w:color="auto"/>
              <w:bottom w:val="single" w:sz="6" w:space="0" w:color="auto"/>
              <w:right w:val="single" w:sz="12" w:space="0" w:color="auto"/>
            </w:tcBorders>
            <w:vAlign w:val="center"/>
          </w:tcPr>
          <w:p w14:paraId="1D31C3E0" w14:textId="77777777"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p>
        </w:tc>
      </w:tr>
      <w:tr w:rsidR="009D2A40" w:rsidRPr="00B312B3" w14:paraId="4655174B" w14:textId="77777777" w:rsidTr="0067373B">
        <w:trPr>
          <w:trHeight w:val="611"/>
        </w:trPr>
        <w:tc>
          <w:tcPr>
            <w:tcW w:w="684" w:type="dxa"/>
            <w:tcBorders>
              <w:top w:val="single" w:sz="6" w:space="0" w:color="auto"/>
              <w:left w:val="single" w:sz="12" w:space="0" w:color="auto"/>
              <w:bottom w:val="single" w:sz="6" w:space="0" w:color="auto"/>
              <w:right w:val="single" w:sz="6" w:space="0" w:color="auto"/>
            </w:tcBorders>
            <w:vAlign w:val="center"/>
          </w:tcPr>
          <w:p w14:paraId="7E76935D" w14:textId="7B7B70F8" w:rsidR="009D2A40" w:rsidRPr="002B7B95" w:rsidRDefault="009D2A40" w:rsidP="002E582F">
            <w:pPr>
              <w:pStyle w:val="a9"/>
              <w:spacing w:line="240" w:lineRule="auto"/>
              <w:ind w:leftChars="50" w:left="100" w:rightChars="50" w:right="100"/>
              <w:jc w:val="center"/>
              <w:rPr>
                <w:rFonts w:asciiTheme="minorHAnsi" w:eastAsiaTheme="minorHAnsi" w:hAnsiTheme="minorHAnsi" w:cs="Times New Roman"/>
                <w:color w:val="000000" w:themeColor="text1"/>
              </w:rPr>
            </w:pPr>
          </w:p>
        </w:tc>
        <w:tc>
          <w:tcPr>
            <w:tcW w:w="4790" w:type="dxa"/>
            <w:tcBorders>
              <w:top w:val="single" w:sz="6" w:space="0" w:color="auto"/>
              <w:left w:val="single" w:sz="6" w:space="0" w:color="auto"/>
              <w:bottom w:val="single" w:sz="6" w:space="0" w:color="auto"/>
              <w:right w:val="single" w:sz="6" w:space="0" w:color="auto"/>
            </w:tcBorders>
            <w:vAlign w:val="center"/>
          </w:tcPr>
          <w:p w14:paraId="26005F62" w14:textId="77777777" w:rsidR="009D2A40" w:rsidRPr="002B7B95" w:rsidRDefault="009D2A40" w:rsidP="002E582F">
            <w:pPr>
              <w:pStyle w:val="a9"/>
              <w:spacing w:line="240" w:lineRule="auto"/>
              <w:ind w:leftChars="50" w:left="100" w:rightChars="50" w:right="100"/>
              <w:jc w:val="left"/>
              <w:rPr>
                <w:rFonts w:asciiTheme="minorHAnsi" w:eastAsiaTheme="minorHAnsi" w:hAnsiTheme="minorHAnsi" w:cs="Times New Roman"/>
                <w:b/>
                <w:i/>
                <w:color w:val="000000" w:themeColor="text1"/>
              </w:rPr>
            </w:pPr>
          </w:p>
        </w:tc>
        <w:tc>
          <w:tcPr>
            <w:tcW w:w="2551" w:type="dxa"/>
            <w:tcBorders>
              <w:top w:val="single" w:sz="6" w:space="0" w:color="auto"/>
              <w:left w:val="single" w:sz="6" w:space="0" w:color="auto"/>
              <w:bottom w:val="single" w:sz="6" w:space="0" w:color="auto"/>
              <w:right w:val="single" w:sz="6" w:space="0" w:color="auto"/>
            </w:tcBorders>
            <w:vAlign w:val="center"/>
          </w:tcPr>
          <w:p w14:paraId="7757EB2B" w14:textId="77777777" w:rsidR="009D2A40" w:rsidRPr="002B7B95" w:rsidRDefault="009D2A40" w:rsidP="002E582F">
            <w:pPr>
              <w:pStyle w:val="a9"/>
              <w:spacing w:line="240" w:lineRule="auto"/>
              <w:ind w:leftChars="50" w:left="100" w:rightChars="50" w:right="100"/>
              <w:rPr>
                <w:rFonts w:asciiTheme="minorHAnsi" w:eastAsiaTheme="minorHAnsi" w:hAnsiTheme="minorHAnsi" w:cs="Times New Roman"/>
                <w:b/>
                <w:i/>
                <w:color w:val="000000" w:themeColor="text1"/>
              </w:rPr>
            </w:pPr>
          </w:p>
        </w:tc>
        <w:tc>
          <w:tcPr>
            <w:tcW w:w="1580" w:type="dxa"/>
            <w:tcBorders>
              <w:top w:val="single" w:sz="6" w:space="0" w:color="auto"/>
              <w:left w:val="single" w:sz="6" w:space="0" w:color="auto"/>
              <w:bottom w:val="single" w:sz="6" w:space="0" w:color="auto"/>
              <w:right w:val="single" w:sz="12" w:space="0" w:color="auto"/>
            </w:tcBorders>
            <w:vAlign w:val="center"/>
          </w:tcPr>
          <w:p w14:paraId="02E5D626" w14:textId="77777777"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p>
        </w:tc>
      </w:tr>
      <w:tr w:rsidR="009D2A40" w:rsidRPr="00B312B3" w14:paraId="77A0DBE0" w14:textId="77777777" w:rsidTr="0067373B">
        <w:trPr>
          <w:trHeight w:val="611"/>
        </w:trPr>
        <w:tc>
          <w:tcPr>
            <w:tcW w:w="684" w:type="dxa"/>
            <w:tcBorders>
              <w:top w:val="single" w:sz="6" w:space="0" w:color="auto"/>
              <w:left w:val="single" w:sz="12" w:space="0" w:color="auto"/>
              <w:bottom w:val="single" w:sz="6" w:space="0" w:color="auto"/>
              <w:right w:val="single" w:sz="6" w:space="0" w:color="auto"/>
            </w:tcBorders>
            <w:vAlign w:val="center"/>
          </w:tcPr>
          <w:p w14:paraId="496B6786" w14:textId="49A9E370"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p>
        </w:tc>
        <w:tc>
          <w:tcPr>
            <w:tcW w:w="4790" w:type="dxa"/>
            <w:tcBorders>
              <w:top w:val="single" w:sz="6" w:space="0" w:color="auto"/>
              <w:left w:val="single" w:sz="6" w:space="0" w:color="auto"/>
              <w:bottom w:val="single" w:sz="6" w:space="0" w:color="auto"/>
              <w:right w:val="single" w:sz="6" w:space="0" w:color="auto"/>
            </w:tcBorders>
            <w:vAlign w:val="center"/>
          </w:tcPr>
          <w:p w14:paraId="386F50E7" w14:textId="77777777" w:rsidR="009D2A40" w:rsidRPr="002B7B95" w:rsidRDefault="009D2A40" w:rsidP="002E582F">
            <w:pPr>
              <w:pStyle w:val="a9"/>
              <w:spacing w:line="240" w:lineRule="auto"/>
              <w:ind w:rightChars="50" w:right="100"/>
              <w:rPr>
                <w:rFonts w:asciiTheme="minorHAnsi" w:eastAsiaTheme="minorHAnsi" w:hAnsiTheme="minorHAnsi" w:cs="Times New Roman"/>
                <w:color w:val="000000" w:themeColor="text1"/>
              </w:rPr>
            </w:pPr>
          </w:p>
        </w:tc>
        <w:tc>
          <w:tcPr>
            <w:tcW w:w="2551" w:type="dxa"/>
            <w:tcBorders>
              <w:top w:val="single" w:sz="6" w:space="0" w:color="auto"/>
              <w:left w:val="single" w:sz="6" w:space="0" w:color="auto"/>
              <w:bottom w:val="single" w:sz="6" w:space="0" w:color="auto"/>
              <w:right w:val="single" w:sz="6" w:space="0" w:color="auto"/>
            </w:tcBorders>
            <w:vAlign w:val="center"/>
          </w:tcPr>
          <w:p w14:paraId="217F83DD" w14:textId="77777777"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p>
        </w:tc>
        <w:tc>
          <w:tcPr>
            <w:tcW w:w="1580" w:type="dxa"/>
            <w:tcBorders>
              <w:top w:val="single" w:sz="6" w:space="0" w:color="auto"/>
              <w:left w:val="single" w:sz="6" w:space="0" w:color="auto"/>
              <w:bottom w:val="single" w:sz="6" w:space="0" w:color="auto"/>
              <w:right w:val="single" w:sz="12" w:space="0" w:color="auto"/>
            </w:tcBorders>
            <w:vAlign w:val="center"/>
          </w:tcPr>
          <w:p w14:paraId="33F275E0" w14:textId="77777777"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p>
        </w:tc>
      </w:tr>
      <w:tr w:rsidR="009D2A40" w:rsidRPr="00B312B3" w14:paraId="16655815" w14:textId="77777777" w:rsidTr="0067373B">
        <w:trPr>
          <w:trHeight w:val="611"/>
        </w:trPr>
        <w:tc>
          <w:tcPr>
            <w:tcW w:w="684" w:type="dxa"/>
            <w:tcBorders>
              <w:top w:val="single" w:sz="6" w:space="0" w:color="auto"/>
              <w:left w:val="single" w:sz="12" w:space="0" w:color="auto"/>
              <w:bottom w:val="single" w:sz="6" w:space="0" w:color="auto"/>
              <w:right w:val="single" w:sz="6" w:space="0" w:color="auto"/>
            </w:tcBorders>
            <w:vAlign w:val="center"/>
          </w:tcPr>
          <w:p w14:paraId="712027D8" w14:textId="15871795"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p>
        </w:tc>
        <w:tc>
          <w:tcPr>
            <w:tcW w:w="4790" w:type="dxa"/>
            <w:tcBorders>
              <w:top w:val="single" w:sz="6" w:space="0" w:color="auto"/>
              <w:left w:val="single" w:sz="6" w:space="0" w:color="auto"/>
              <w:bottom w:val="single" w:sz="6" w:space="0" w:color="auto"/>
              <w:right w:val="single" w:sz="6" w:space="0" w:color="auto"/>
            </w:tcBorders>
            <w:vAlign w:val="center"/>
          </w:tcPr>
          <w:p w14:paraId="79A572E4" w14:textId="77777777" w:rsidR="009D2A40" w:rsidRPr="002B7B95" w:rsidRDefault="009D2A40" w:rsidP="002E582F">
            <w:pPr>
              <w:pStyle w:val="a9"/>
              <w:spacing w:line="240" w:lineRule="auto"/>
              <w:ind w:leftChars="50" w:left="100" w:rightChars="50" w:right="100"/>
              <w:rPr>
                <w:rFonts w:asciiTheme="minorHAnsi" w:eastAsiaTheme="minorHAnsi" w:hAnsiTheme="minorHAnsi" w:cs="Times New Roman"/>
                <w:color w:val="000000" w:themeColor="text1"/>
              </w:rPr>
            </w:pPr>
          </w:p>
        </w:tc>
        <w:tc>
          <w:tcPr>
            <w:tcW w:w="2551" w:type="dxa"/>
            <w:tcBorders>
              <w:top w:val="single" w:sz="6" w:space="0" w:color="auto"/>
              <w:left w:val="single" w:sz="6" w:space="0" w:color="auto"/>
              <w:bottom w:val="single" w:sz="6" w:space="0" w:color="auto"/>
              <w:right w:val="single" w:sz="6" w:space="0" w:color="auto"/>
            </w:tcBorders>
            <w:vAlign w:val="center"/>
          </w:tcPr>
          <w:p w14:paraId="5B35848B" w14:textId="77777777"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p>
        </w:tc>
        <w:tc>
          <w:tcPr>
            <w:tcW w:w="1580" w:type="dxa"/>
            <w:tcBorders>
              <w:top w:val="single" w:sz="6" w:space="0" w:color="auto"/>
              <w:left w:val="single" w:sz="6" w:space="0" w:color="auto"/>
              <w:bottom w:val="single" w:sz="6" w:space="0" w:color="auto"/>
              <w:right w:val="single" w:sz="12" w:space="0" w:color="auto"/>
            </w:tcBorders>
            <w:vAlign w:val="center"/>
          </w:tcPr>
          <w:p w14:paraId="2F2AC21B" w14:textId="77777777"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p>
        </w:tc>
      </w:tr>
      <w:tr w:rsidR="009D2A40" w:rsidRPr="00B312B3" w14:paraId="23EF0423" w14:textId="77777777" w:rsidTr="0067373B">
        <w:trPr>
          <w:trHeight w:val="611"/>
        </w:trPr>
        <w:tc>
          <w:tcPr>
            <w:tcW w:w="684" w:type="dxa"/>
            <w:tcBorders>
              <w:top w:val="single" w:sz="6" w:space="0" w:color="auto"/>
              <w:left w:val="single" w:sz="12" w:space="0" w:color="auto"/>
              <w:bottom w:val="single" w:sz="6" w:space="0" w:color="auto"/>
              <w:right w:val="single" w:sz="6" w:space="0" w:color="auto"/>
            </w:tcBorders>
            <w:vAlign w:val="center"/>
          </w:tcPr>
          <w:p w14:paraId="48F0E20A" w14:textId="7AA06513"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p>
        </w:tc>
        <w:tc>
          <w:tcPr>
            <w:tcW w:w="4790" w:type="dxa"/>
            <w:tcBorders>
              <w:top w:val="single" w:sz="6" w:space="0" w:color="auto"/>
              <w:left w:val="single" w:sz="6" w:space="0" w:color="auto"/>
              <w:bottom w:val="single" w:sz="6" w:space="0" w:color="auto"/>
              <w:right w:val="single" w:sz="6" w:space="0" w:color="auto"/>
            </w:tcBorders>
            <w:vAlign w:val="center"/>
          </w:tcPr>
          <w:p w14:paraId="5C1C6D40" w14:textId="77777777" w:rsidR="009D2A40" w:rsidRPr="002B7B95" w:rsidRDefault="009D2A40" w:rsidP="002E582F">
            <w:pPr>
              <w:pStyle w:val="a9"/>
              <w:spacing w:line="240" w:lineRule="auto"/>
              <w:ind w:leftChars="50" w:left="100" w:rightChars="50" w:right="100"/>
              <w:rPr>
                <w:rFonts w:asciiTheme="minorHAnsi" w:eastAsiaTheme="minorHAnsi" w:hAnsiTheme="minorHAnsi" w:cs="Times New Roman"/>
                <w:color w:val="000000" w:themeColor="text1"/>
              </w:rPr>
            </w:pPr>
          </w:p>
        </w:tc>
        <w:tc>
          <w:tcPr>
            <w:tcW w:w="2551" w:type="dxa"/>
            <w:tcBorders>
              <w:top w:val="single" w:sz="6" w:space="0" w:color="auto"/>
              <w:left w:val="single" w:sz="6" w:space="0" w:color="auto"/>
              <w:bottom w:val="single" w:sz="6" w:space="0" w:color="auto"/>
              <w:right w:val="single" w:sz="6" w:space="0" w:color="auto"/>
            </w:tcBorders>
            <w:vAlign w:val="center"/>
          </w:tcPr>
          <w:p w14:paraId="4998255D" w14:textId="77777777"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p>
        </w:tc>
        <w:tc>
          <w:tcPr>
            <w:tcW w:w="1580" w:type="dxa"/>
            <w:tcBorders>
              <w:top w:val="single" w:sz="6" w:space="0" w:color="auto"/>
              <w:left w:val="single" w:sz="6" w:space="0" w:color="auto"/>
              <w:bottom w:val="single" w:sz="6" w:space="0" w:color="auto"/>
              <w:right w:val="single" w:sz="12" w:space="0" w:color="auto"/>
            </w:tcBorders>
            <w:vAlign w:val="center"/>
          </w:tcPr>
          <w:p w14:paraId="6CDE36F3" w14:textId="77777777"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p>
        </w:tc>
      </w:tr>
      <w:tr w:rsidR="009D2A40" w:rsidRPr="00B312B3" w14:paraId="49F0D1AC" w14:textId="77777777" w:rsidTr="0067373B">
        <w:trPr>
          <w:trHeight w:val="611"/>
        </w:trPr>
        <w:tc>
          <w:tcPr>
            <w:tcW w:w="684" w:type="dxa"/>
            <w:tcBorders>
              <w:top w:val="single" w:sz="6" w:space="0" w:color="auto"/>
              <w:left w:val="single" w:sz="12" w:space="0" w:color="auto"/>
              <w:bottom w:val="single" w:sz="6" w:space="0" w:color="auto"/>
              <w:right w:val="single" w:sz="6" w:space="0" w:color="auto"/>
            </w:tcBorders>
            <w:vAlign w:val="center"/>
          </w:tcPr>
          <w:p w14:paraId="237E6FEF" w14:textId="765281B6"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p>
        </w:tc>
        <w:tc>
          <w:tcPr>
            <w:tcW w:w="4790" w:type="dxa"/>
            <w:tcBorders>
              <w:top w:val="single" w:sz="6" w:space="0" w:color="auto"/>
              <w:left w:val="single" w:sz="6" w:space="0" w:color="auto"/>
              <w:bottom w:val="single" w:sz="6" w:space="0" w:color="auto"/>
              <w:right w:val="single" w:sz="6" w:space="0" w:color="auto"/>
            </w:tcBorders>
            <w:vAlign w:val="center"/>
          </w:tcPr>
          <w:p w14:paraId="4498E6A9" w14:textId="77777777" w:rsidR="009D2A40" w:rsidRPr="002B7B95" w:rsidRDefault="009D2A40" w:rsidP="002E582F">
            <w:pPr>
              <w:pStyle w:val="a9"/>
              <w:spacing w:line="240" w:lineRule="auto"/>
              <w:ind w:leftChars="50" w:left="100" w:rightChars="50" w:right="100"/>
              <w:rPr>
                <w:rFonts w:asciiTheme="minorHAnsi" w:eastAsiaTheme="minorHAnsi" w:hAnsiTheme="minorHAnsi" w:cs="Times New Roman"/>
                <w:color w:val="000000" w:themeColor="text1"/>
              </w:rPr>
            </w:pPr>
          </w:p>
        </w:tc>
        <w:tc>
          <w:tcPr>
            <w:tcW w:w="2551" w:type="dxa"/>
            <w:tcBorders>
              <w:top w:val="single" w:sz="6" w:space="0" w:color="auto"/>
              <w:left w:val="single" w:sz="6" w:space="0" w:color="auto"/>
              <w:bottom w:val="single" w:sz="6" w:space="0" w:color="auto"/>
              <w:right w:val="single" w:sz="6" w:space="0" w:color="auto"/>
            </w:tcBorders>
            <w:vAlign w:val="center"/>
          </w:tcPr>
          <w:p w14:paraId="38D5BC22" w14:textId="77777777"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p>
        </w:tc>
        <w:tc>
          <w:tcPr>
            <w:tcW w:w="1580" w:type="dxa"/>
            <w:tcBorders>
              <w:top w:val="single" w:sz="6" w:space="0" w:color="auto"/>
              <w:left w:val="single" w:sz="6" w:space="0" w:color="auto"/>
              <w:bottom w:val="single" w:sz="6" w:space="0" w:color="auto"/>
              <w:right w:val="single" w:sz="12" w:space="0" w:color="auto"/>
            </w:tcBorders>
            <w:vAlign w:val="center"/>
          </w:tcPr>
          <w:p w14:paraId="7A9F3CEA" w14:textId="77777777"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p>
        </w:tc>
      </w:tr>
      <w:tr w:rsidR="009D2A40" w:rsidRPr="00B312B3" w14:paraId="3D9FDFA5" w14:textId="77777777" w:rsidTr="0067373B">
        <w:trPr>
          <w:trHeight w:val="611"/>
        </w:trPr>
        <w:tc>
          <w:tcPr>
            <w:tcW w:w="684" w:type="dxa"/>
            <w:tcBorders>
              <w:top w:val="single" w:sz="6" w:space="0" w:color="auto"/>
              <w:left w:val="single" w:sz="12" w:space="0" w:color="auto"/>
              <w:bottom w:val="single" w:sz="6" w:space="0" w:color="auto"/>
              <w:right w:val="single" w:sz="6" w:space="0" w:color="auto"/>
            </w:tcBorders>
            <w:vAlign w:val="center"/>
          </w:tcPr>
          <w:p w14:paraId="36A88648" w14:textId="56470E0A"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p>
        </w:tc>
        <w:tc>
          <w:tcPr>
            <w:tcW w:w="4790" w:type="dxa"/>
            <w:tcBorders>
              <w:top w:val="single" w:sz="6" w:space="0" w:color="auto"/>
              <w:left w:val="single" w:sz="6" w:space="0" w:color="auto"/>
              <w:bottom w:val="single" w:sz="6" w:space="0" w:color="auto"/>
              <w:right w:val="single" w:sz="6" w:space="0" w:color="auto"/>
            </w:tcBorders>
            <w:vAlign w:val="center"/>
          </w:tcPr>
          <w:p w14:paraId="7A3446FA" w14:textId="77777777" w:rsidR="009D2A40" w:rsidRPr="002B7B95" w:rsidRDefault="009D2A40" w:rsidP="002E582F">
            <w:pPr>
              <w:pStyle w:val="a9"/>
              <w:spacing w:line="240" w:lineRule="auto"/>
              <w:ind w:leftChars="50" w:left="100" w:rightChars="50" w:right="100"/>
              <w:rPr>
                <w:rFonts w:asciiTheme="minorHAnsi" w:eastAsiaTheme="minorHAnsi" w:hAnsiTheme="minorHAnsi" w:cs="Times New Roman"/>
                <w:b/>
                <w:color w:val="000000" w:themeColor="text1"/>
              </w:rPr>
            </w:pPr>
          </w:p>
        </w:tc>
        <w:tc>
          <w:tcPr>
            <w:tcW w:w="2551" w:type="dxa"/>
            <w:tcBorders>
              <w:top w:val="single" w:sz="6" w:space="0" w:color="auto"/>
              <w:left w:val="single" w:sz="6" w:space="0" w:color="auto"/>
              <w:bottom w:val="single" w:sz="6" w:space="0" w:color="auto"/>
              <w:right w:val="single" w:sz="6" w:space="0" w:color="auto"/>
            </w:tcBorders>
            <w:vAlign w:val="center"/>
          </w:tcPr>
          <w:p w14:paraId="4293E852" w14:textId="77777777" w:rsidR="009D2A40" w:rsidRPr="002B7B95" w:rsidRDefault="009D2A40" w:rsidP="002E582F">
            <w:pPr>
              <w:pStyle w:val="a9"/>
              <w:spacing w:line="240" w:lineRule="auto"/>
              <w:jc w:val="center"/>
              <w:rPr>
                <w:rFonts w:asciiTheme="minorHAnsi" w:eastAsiaTheme="minorHAnsi" w:hAnsiTheme="minorHAnsi" w:cs="Times New Roman"/>
                <w:b/>
                <w:color w:val="000000" w:themeColor="text1"/>
              </w:rPr>
            </w:pPr>
          </w:p>
        </w:tc>
        <w:tc>
          <w:tcPr>
            <w:tcW w:w="1580" w:type="dxa"/>
            <w:tcBorders>
              <w:top w:val="single" w:sz="6" w:space="0" w:color="auto"/>
              <w:left w:val="single" w:sz="6" w:space="0" w:color="auto"/>
              <w:bottom w:val="single" w:sz="6" w:space="0" w:color="auto"/>
              <w:right w:val="single" w:sz="12" w:space="0" w:color="auto"/>
            </w:tcBorders>
            <w:vAlign w:val="center"/>
          </w:tcPr>
          <w:p w14:paraId="3F44633D" w14:textId="77777777"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p>
        </w:tc>
      </w:tr>
      <w:tr w:rsidR="009D2A40" w:rsidRPr="00B312B3" w14:paraId="4E8549AB" w14:textId="77777777" w:rsidTr="0067373B">
        <w:trPr>
          <w:trHeight w:val="611"/>
        </w:trPr>
        <w:tc>
          <w:tcPr>
            <w:tcW w:w="684" w:type="dxa"/>
            <w:tcBorders>
              <w:top w:val="single" w:sz="6" w:space="0" w:color="auto"/>
              <w:left w:val="single" w:sz="12" w:space="0" w:color="auto"/>
              <w:bottom w:val="single" w:sz="6" w:space="0" w:color="auto"/>
              <w:right w:val="single" w:sz="6" w:space="0" w:color="auto"/>
            </w:tcBorders>
            <w:vAlign w:val="center"/>
          </w:tcPr>
          <w:p w14:paraId="39539788" w14:textId="7EF27743"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p>
        </w:tc>
        <w:tc>
          <w:tcPr>
            <w:tcW w:w="4790" w:type="dxa"/>
            <w:tcBorders>
              <w:top w:val="single" w:sz="6" w:space="0" w:color="auto"/>
              <w:left w:val="single" w:sz="6" w:space="0" w:color="auto"/>
              <w:bottom w:val="single" w:sz="6" w:space="0" w:color="auto"/>
              <w:right w:val="single" w:sz="6" w:space="0" w:color="auto"/>
            </w:tcBorders>
            <w:vAlign w:val="center"/>
          </w:tcPr>
          <w:p w14:paraId="56E90709" w14:textId="77777777" w:rsidR="009D2A40" w:rsidRPr="002B7B95" w:rsidRDefault="009D2A40" w:rsidP="002E582F">
            <w:pPr>
              <w:pStyle w:val="a9"/>
              <w:spacing w:line="240" w:lineRule="auto"/>
              <w:ind w:leftChars="50" w:left="100" w:rightChars="50" w:right="100"/>
              <w:rPr>
                <w:rFonts w:asciiTheme="minorHAnsi" w:eastAsiaTheme="minorHAnsi" w:hAnsiTheme="minorHAnsi" w:cs="Times New Roman"/>
                <w:color w:val="000000" w:themeColor="text1"/>
              </w:rPr>
            </w:pPr>
          </w:p>
        </w:tc>
        <w:tc>
          <w:tcPr>
            <w:tcW w:w="2551" w:type="dxa"/>
            <w:tcBorders>
              <w:top w:val="single" w:sz="6" w:space="0" w:color="auto"/>
              <w:left w:val="single" w:sz="6" w:space="0" w:color="auto"/>
              <w:bottom w:val="single" w:sz="6" w:space="0" w:color="auto"/>
              <w:right w:val="single" w:sz="6" w:space="0" w:color="auto"/>
            </w:tcBorders>
            <w:vAlign w:val="center"/>
          </w:tcPr>
          <w:p w14:paraId="44BFBAD0" w14:textId="77777777"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p>
        </w:tc>
        <w:tc>
          <w:tcPr>
            <w:tcW w:w="1580" w:type="dxa"/>
            <w:tcBorders>
              <w:top w:val="single" w:sz="6" w:space="0" w:color="auto"/>
              <w:left w:val="single" w:sz="6" w:space="0" w:color="auto"/>
              <w:bottom w:val="single" w:sz="6" w:space="0" w:color="auto"/>
              <w:right w:val="single" w:sz="12" w:space="0" w:color="auto"/>
            </w:tcBorders>
            <w:vAlign w:val="center"/>
          </w:tcPr>
          <w:p w14:paraId="0A6E8F8A" w14:textId="77777777"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p>
        </w:tc>
      </w:tr>
      <w:tr w:rsidR="009D2A40" w:rsidRPr="00B312B3" w14:paraId="4CA3B116" w14:textId="77777777" w:rsidTr="0067373B">
        <w:trPr>
          <w:trHeight w:val="611"/>
        </w:trPr>
        <w:tc>
          <w:tcPr>
            <w:tcW w:w="684" w:type="dxa"/>
            <w:tcBorders>
              <w:top w:val="single" w:sz="6" w:space="0" w:color="auto"/>
              <w:left w:val="single" w:sz="12" w:space="0" w:color="auto"/>
              <w:bottom w:val="single" w:sz="6" w:space="0" w:color="auto"/>
              <w:right w:val="single" w:sz="6" w:space="0" w:color="auto"/>
            </w:tcBorders>
            <w:vAlign w:val="center"/>
          </w:tcPr>
          <w:p w14:paraId="6A680939" w14:textId="36D6392E"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p>
        </w:tc>
        <w:tc>
          <w:tcPr>
            <w:tcW w:w="4790" w:type="dxa"/>
            <w:tcBorders>
              <w:top w:val="single" w:sz="6" w:space="0" w:color="auto"/>
              <w:left w:val="single" w:sz="6" w:space="0" w:color="auto"/>
              <w:bottom w:val="single" w:sz="6" w:space="0" w:color="auto"/>
              <w:right w:val="single" w:sz="6" w:space="0" w:color="auto"/>
            </w:tcBorders>
            <w:vAlign w:val="center"/>
          </w:tcPr>
          <w:p w14:paraId="3436C353" w14:textId="77777777" w:rsidR="009D2A40" w:rsidRPr="002B7B95" w:rsidRDefault="009D2A40" w:rsidP="002E582F">
            <w:pPr>
              <w:pStyle w:val="a9"/>
              <w:spacing w:line="240" w:lineRule="auto"/>
              <w:ind w:leftChars="50" w:left="100" w:rightChars="50" w:right="100"/>
              <w:rPr>
                <w:rFonts w:asciiTheme="minorHAnsi" w:eastAsiaTheme="minorHAnsi" w:hAnsiTheme="minorHAnsi" w:cs="Times New Roman"/>
                <w:color w:val="000000" w:themeColor="text1"/>
              </w:rPr>
            </w:pPr>
          </w:p>
        </w:tc>
        <w:tc>
          <w:tcPr>
            <w:tcW w:w="2551" w:type="dxa"/>
            <w:tcBorders>
              <w:top w:val="single" w:sz="6" w:space="0" w:color="auto"/>
              <w:left w:val="single" w:sz="6" w:space="0" w:color="auto"/>
              <w:bottom w:val="single" w:sz="6" w:space="0" w:color="auto"/>
              <w:right w:val="single" w:sz="6" w:space="0" w:color="auto"/>
            </w:tcBorders>
            <w:vAlign w:val="center"/>
          </w:tcPr>
          <w:p w14:paraId="33F0050B" w14:textId="77777777"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p>
        </w:tc>
        <w:tc>
          <w:tcPr>
            <w:tcW w:w="1580" w:type="dxa"/>
            <w:tcBorders>
              <w:top w:val="single" w:sz="6" w:space="0" w:color="auto"/>
              <w:left w:val="single" w:sz="6" w:space="0" w:color="auto"/>
              <w:bottom w:val="single" w:sz="6" w:space="0" w:color="auto"/>
              <w:right w:val="single" w:sz="12" w:space="0" w:color="auto"/>
            </w:tcBorders>
            <w:vAlign w:val="center"/>
          </w:tcPr>
          <w:p w14:paraId="19FE5230" w14:textId="77777777"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p>
        </w:tc>
      </w:tr>
      <w:tr w:rsidR="009D2A40" w:rsidRPr="00B312B3" w14:paraId="05FD2FCC" w14:textId="77777777" w:rsidTr="0067373B">
        <w:trPr>
          <w:trHeight w:val="611"/>
        </w:trPr>
        <w:tc>
          <w:tcPr>
            <w:tcW w:w="684" w:type="dxa"/>
            <w:tcBorders>
              <w:top w:val="single" w:sz="6" w:space="0" w:color="auto"/>
              <w:left w:val="single" w:sz="12" w:space="0" w:color="auto"/>
              <w:bottom w:val="single" w:sz="6" w:space="0" w:color="auto"/>
              <w:right w:val="single" w:sz="6" w:space="0" w:color="auto"/>
            </w:tcBorders>
            <w:vAlign w:val="center"/>
          </w:tcPr>
          <w:p w14:paraId="3ECD74EE" w14:textId="535C6CA8"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p>
        </w:tc>
        <w:tc>
          <w:tcPr>
            <w:tcW w:w="4790" w:type="dxa"/>
            <w:tcBorders>
              <w:top w:val="single" w:sz="6" w:space="0" w:color="auto"/>
              <w:left w:val="single" w:sz="6" w:space="0" w:color="auto"/>
              <w:bottom w:val="single" w:sz="6" w:space="0" w:color="auto"/>
              <w:right w:val="single" w:sz="6" w:space="0" w:color="auto"/>
            </w:tcBorders>
            <w:vAlign w:val="center"/>
          </w:tcPr>
          <w:p w14:paraId="6B0BA36D" w14:textId="77777777" w:rsidR="009D2A40" w:rsidRPr="002B7B95" w:rsidRDefault="009D2A40" w:rsidP="002E582F">
            <w:pPr>
              <w:pStyle w:val="a9"/>
              <w:spacing w:line="240" w:lineRule="auto"/>
              <w:ind w:rightChars="50" w:right="100"/>
              <w:rPr>
                <w:rFonts w:asciiTheme="minorHAnsi" w:eastAsiaTheme="minorHAnsi" w:hAnsiTheme="minorHAnsi" w:cs="Times New Roman"/>
                <w:color w:val="000000" w:themeColor="text1"/>
              </w:rPr>
            </w:pPr>
          </w:p>
        </w:tc>
        <w:tc>
          <w:tcPr>
            <w:tcW w:w="2551" w:type="dxa"/>
            <w:tcBorders>
              <w:top w:val="single" w:sz="6" w:space="0" w:color="auto"/>
              <w:left w:val="single" w:sz="6" w:space="0" w:color="auto"/>
              <w:bottom w:val="single" w:sz="6" w:space="0" w:color="auto"/>
              <w:right w:val="single" w:sz="6" w:space="0" w:color="auto"/>
            </w:tcBorders>
            <w:vAlign w:val="center"/>
          </w:tcPr>
          <w:p w14:paraId="38898C0D" w14:textId="77777777"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p>
        </w:tc>
        <w:tc>
          <w:tcPr>
            <w:tcW w:w="1580" w:type="dxa"/>
            <w:tcBorders>
              <w:top w:val="single" w:sz="6" w:space="0" w:color="auto"/>
              <w:left w:val="single" w:sz="6" w:space="0" w:color="auto"/>
              <w:bottom w:val="single" w:sz="6" w:space="0" w:color="auto"/>
              <w:right w:val="single" w:sz="12" w:space="0" w:color="auto"/>
            </w:tcBorders>
            <w:vAlign w:val="center"/>
          </w:tcPr>
          <w:p w14:paraId="0FCEA784" w14:textId="77777777"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p>
        </w:tc>
      </w:tr>
      <w:tr w:rsidR="009D2A40" w:rsidRPr="00B312B3" w14:paraId="37A3FC26" w14:textId="77777777" w:rsidTr="0067373B">
        <w:trPr>
          <w:trHeight w:val="611"/>
        </w:trPr>
        <w:tc>
          <w:tcPr>
            <w:tcW w:w="684" w:type="dxa"/>
            <w:tcBorders>
              <w:top w:val="single" w:sz="6" w:space="0" w:color="auto"/>
              <w:left w:val="single" w:sz="12" w:space="0" w:color="auto"/>
              <w:bottom w:val="single" w:sz="6" w:space="0" w:color="auto"/>
              <w:right w:val="single" w:sz="6" w:space="0" w:color="auto"/>
            </w:tcBorders>
            <w:vAlign w:val="center"/>
          </w:tcPr>
          <w:p w14:paraId="5D1F6B77" w14:textId="1BC145CC"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p>
        </w:tc>
        <w:tc>
          <w:tcPr>
            <w:tcW w:w="4790" w:type="dxa"/>
            <w:tcBorders>
              <w:top w:val="single" w:sz="6" w:space="0" w:color="auto"/>
              <w:left w:val="single" w:sz="6" w:space="0" w:color="auto"/>
              <w:bottom w:val="single" w:sz="6" w:space="0" w:color="auto"/>
              <w:right w:val="single" w:sz="6" w:space="0" w:color="auto"/>
            </w:tcBorders>
            <w:vAlign w:val="center"/>
          </w:tcPr>
          <w:p w14:paraId="196AA394" w14:textId="77777777" w:rsidR="009D2A40" w:rsidRPr="002B7B95" w:rsidRDefault="009D2A40" w:rsidP="002E582F">
            <w:pPr>
              <w:pStyle w:val="a9"/>
              <w:spacing w:line="240" w:lineRule="auto"/>
              <w:ind w:leftChars="50" w:left="100" w:rightChars="50" w:right="100"/>
              <w:rPr>
                <w:rFonts w:asciiTheme="minorHAnsi" w:eastAsiaTheme="minorHAnsi" w:hAnsiTheme="minorHAnsi" w:cs="Times New Roman"/>
                <w:color w:val="000000" w:themeColor="text1"/>
              </w:rPr>
            </w:pPr>
          </w:p>
        </w:tc>
        <w:tc>
          <w:tcPr>
            <w:tcW w:w="2551" w:type="dxa"/>
            <w:tcBorders>
              <w:top w:val="single" w:sz="6" w:space="0" w:color="auto"/>
              <w:left w:val="single" w:sz="6" w:space="0" w:color="auto"/>
              <w:bottom w:val="single" w:sz="6" w:space="0" w:color="auto"/>
              <w:right w:val="single" w:sz="6" w:space="0" w:color="auto"/>
            </w:tcBorders>
            <w:vAlign w:val="center"/>
          </w:tcPr>
          <w:p w14:paraId="2B121519" w14:textId="77777777"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p>
        </w:tc>
        <w:tc>
          <w:tcPr>
            <w:tcW w:w="1580" w:type="dxa"/>
            <w:tcBorders>
              <w:top w:val="single" w:sz="6" w:space="0" w:color="auto"/>
              <w:left w:val="single" w:sz="6" w:space="0" w:color="auto"/>
              <w:bottom w:val="single" w:sz="6" w:space="0" w:color="auto"/>
              <w:right w:val="single" w:sz="12" w:space="0" w:color="auto"/>
            </w:tcBorders>
            <w:vAlign w:val="center"/>
          </w:tcPr>
          <w:p w14:paraId="6FC019A0" w14:textId="77777777"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p>
        </w:tc>
      </w:tr>
      <w:tr w:rsidR="009D2A40" w:rsidRPr="00B312B3" w14:paraId="3AF8A4F6" w14:textId="77777777" w:rsidTr="0067373B">
        <w:trPr>
          <w:trHeight w:val="611"/>
        </w:trPr>
        <w:tc>
          <w:tcPr>
            <w:tcW w:w="684" w:type="dxa"/>
            <w:tcBorders>
              <w:top w:val="single" w:sz="6" w:space="0" w:color="auto"/>
              <w:left w:val="single" w:sz="12" w:space="0" w:color="auto"/>
              <w:bottom w:val="single" w:sz="6" w:space="0" w:color="auto"/>
              <w:right w:val="single" w:sz="6" w:space="0" w:color="auto"/>
            </w:tcBorders>
            <w:vAlign w:val="center"/>
          </w:tcPr>
          <w:p w14:paraId="290CFC5F" w14:textId="609F51A3"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p>
        </w:tc>
        <w:tc>
          <w:tcPr>
            <w:tcW w:w="4790" w:type="dxa"/>
            <w:tcBorders>
              <w:top w:val="single" w:sz="6" w:space="0" w:color="auto"/>
              <w:left w:val="single" w:sz="6" w:space="0" w:color="auto"/>
              <w:bottom w:val="single" w:sz="6" w:space="0" w:color="auto"/>
              <w:right w:val="single" w:sz="6" w:space="0" w:color="auto"/>
            </w:tcBorders>
            <w:vAlign w:val="center"/>
          </w:tcPr>
          <w:p w14:paraId="723A95AF" w14:textId="77777777" w:rsidR="009D2A40" w:rsidRPr="002B7B95" w:rsidRDefault="009D2A40" w:rsidP="002E582F">
            <w:pPr>
              <w:pStyle w:val="a9"/>
              <w:spacing w:line="240" w:lineRule="auto"/>
              <w:ind w:leftChars="50" w:left="100" w:rightChars="50" w:right="100"/>
              <w:rPr>
                <w:rFonts w:asciiTheme="minorHAnsi" w:eastAsiaTheme="minorHAnsi" w:hAnsiTheme="minorHAnsi" w:cs="Times New Roman"/>
                <w:color w:val="000000" w:themeColor="text1"/>
              </w:rPr>
            </w:pPr>
          </w:p>
        </w:tc>
        <w:tc>
          <w:tcPr>
            <w:tcW w:w="2551" w:type="dxa"/>
            <w:tcBorders>
              <w:top w:val="single" w:sz="6" w:space="0" w:color="auto"/>
              <w:left w:val="single" w:sz="6" w:space="0" w:color="auto"/>
              <w:bottom w:val="single" w:sz="6" w:space="0" w:color="auto"/>
              <w:right w:val="single" w:sz="6" w:space="0" w:color="auto"/>
            </w:tcBorders>
            <w:vAlign w:val="center"/>
          </w:tcPr>
          <w:p w14:paraId="4C8D5E39" w14:textId="77777777"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p>
        </w:tc>
        <w:tc>
          <w:tcPr>
            <w:tcW w:w="1580" w:type="dxa"/>
            <w:tcBorders>
              <w:top w:val="single" w:sz="6" w:space="0" w:color="auto"/>
              <w:left w:val="single" w:sz="6" w:space="0" w:color="auto"/>
              <w:bottom w:val="single" w:sz="6" w:space="0" w:color="auto"/>
              <w:right w:val="single" w:sz="12" w:space="0" w:color="auto"/>
            </w:tcBorders>
            <w:vAlign w:val="center"/>
          </w:tcPr>
          <w:p w14:paraId="66649017" w14:textId="77777777"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p>
        </w:tc>
      </w:tr>
      <w:tr w:rsidR="009D2A40" w:rsidRPr="00B312B3" w14:paraId="577EAF21" w14:textId="77777777" w:rsidTr="0067373B">
        <w:trPr>
          <w:trHeight w:val="611"/>
        </w:trPr>
        <w:tc>
          <w:tcPr>
            <w:tcW w:w="684" w:type="dxa"/>
            <w:tcBorders>
              <w:top w:val="single" w:sz="6" w:space="0" w:color="auto"/>
              <w:left w:val="single" w:sz="12" w:space="0" w:color="auto"/>
              <w:bottom w:val="single" w:sz="6" w:space="0" w:color="auto"/>
              <w:right w:val="single" w:sz="6" w:space="0" w:color="auto"/>
            </w:tcBorders>
            <w:vAlign w:val="center"/>
          </w:tcPr>
          <w:p w14:paraId="6FDD4CB4" w14:textId="5B0BD2B3"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p>
        </w:tc>
        <w:tc>
          <w:tcPr>
            <w:tcW w:w="4790" w:type="dxa"/>
            <w:tcBorders>
              <w:top w:val="single" w:sz="6" w:space="0" w:color="auto"/>
              <w:left w:val="single" w:sz="6" w:space="0" w:color="auto"/>
              <w:bottom w:val="single" w:sz="6" w:space="0" w:color="auto"/>
              <w:right w:val="single" w:sz="6" w:space="0" w:color="auto"/>
            </w:tcBorders>
            <w:vAlign w:val="center"/>
          </w:tcPr>
          <w:p w14:paraId="17D47F58" w14:textId="77777777" w:rsidR="009D2A40" w:rsidRPr="002B7B95" w:rsidRDefault="009D2A40" w:rsidP="002E582F">
            <w:pPr>
              <w:pStyle w:val="a9"/>
              <w:spacing w:line="240" w:lineRule="auto"/>
              <w:ind w:leftChars="50" w:left="100" w:rightChars="50" w:right="100"/>
              <w:rPr>
                <w:rFonts w:asciiTheme="minorHAnsi" w:eastAsiaTheme="minorHAnsi" w:hAnsiTheme="minorHAnsi" w:cs="Times New Roman"/>
                <w:color w:val="000000" w:themeColor="text1"/>
              </w:rPr>
            </w:pPr>
          </w:p>
        </w:tc>
        <w:tc>
          <w:tcPr>
            <w:tcW w:w="2551" w:type="dxa"/>
            <w:tcBorders>
              <w:top w:val="single" w:sz="6" w:space="0" w:color="auto"/>
              <w:left w:val="single" w:sz="6" w:space="0" w:color="auto"/>
              <w:bottom w:val="single" w:sz="6" w:space="0" w:color="auto"/>
              <w:right w:val="single" w:sz="6" w:space="0" w:color="auto"/>
            </w:tcBorders>
            <w:vAlign w:val="center"/>
          </w:tcPr>
          <w:p w14:paraId="4E260073" w14:textId="77777777"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p>
        </w:tc>
        <w:tc>
          <w:tcPr>
            <w:tcW w:w="1580" w:type="dxa"/>
            <w:tcBorders>
              <w:top w:val="single" w:sz="6" w:space="0" w:color="auto"/>
              <w:left w:val="single" w:sz="6" w:space="0" w:color="auto"/>
              <w:bottom w:val="single" w:sz="6" w:space="0" w:color="auto"/>
              <w:right w:val="single" w:sz="12" w:space="0" w:color="auto"/>
            </w:tcBorders>
            <w:vAlign w:val="center"/>
          </w:tcPr>
          <w:p w14:paraId="22EC1F6F" w14:textId="77777777"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p>
        </w:tc>
      </w:tr>
      <w:tr w:rsidR="009D2A40" w:rsidRPr="00B312B3" w14:paraId="0525D8EA" w14:textId="77777777" w:rsidTr="0067373B">
        <w:trPr>
          <w:trHeight w:val="611"/>
        </w:trPr>
        <w:tc>
          <w:tcPr>
            <w:tcW w:w="684" w:type="dxa"/>
            <w:tcBorders>
              <w:top w:val="single" w:sz="6" w:space="0" w:color="auto"/>
              <w:left w:val="single" w:sz="12" w:space="0" w:color="auto"/>
              <w:bottom w:val="single" w:sz="6" w:space="0" w:color="auto"/>
              <w:right w:val="single" w:sz="6" w:space="0" w:color="auto"/>
            </w:tcBorders>
            <w:vAlign w:val="center"/>
          </w:tcPr>
          <w:p w14:paraId="32115B9B" w14:textId="6F9EF9DC"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p>
        </w:tc>
        <w:tc>
          <w:tcPr>
            <w:tcW w:w="4790" w:type="dxa"/>
            <w:tcBorders>
              <w:top w:val="single" w:sz="6" w:space="0" w:color="auto"/>
              <w:left w:val="single" w:sz="6" w:space="0" w:color="auto"/>
              <w:bottom w:val="single" w:sz="6" w:space="0" w:color="auto"/>
              <w:right w:val="single" w:sz="6" w:space="0" w:color="auto"/>
            </w:tcBorders>
            <w:vAlign w:val="center"/>
          </w:tcPr>
          <w:p w14:paraId="5EF4223F" w14:textId="77777777" w:rsidR="009D2A40" w:rsidRPr="002B7B95" w:rsidRDefault="009D2A40" w:rsidP="002E582F">
            <w:pPr>
              <w:pStyle w:val="a9"/>
              <w:spacing w:line="240" w:lineRule="auto"/>
              <w:ind w:leftChars="50" w:left="100" w:rightChars="50" w:right="100"/>
              <w:rPr>
                <w:rFonts w:asciiTheme="minorHAnsi" w:eastAsiaTheme="minorHAnsi" w:hAnsiTheme="minorHAnsi" w:cs="Times New Roman"/>
                <w:color w:val="000000" w:themeColor="text1"/>
              </w:rPr>
            </w:pPr>
          </w:p>
        </w:tc>
        <w:tc>
          <w:tcPr>
            <w:tcW w:w="2551" w:type="dxa"/>
            <w:tcBorders>
              <w:top w:val="single" w:sz="6" w:space="0" w:color="auto"/>
              <w:left w:val="single" w:sz="6" w:space="0" w:color="auto"/>
              <w:bottom w:val="single" w:sz="6" w:space="0" w:color="auto"/>
              <w:right w:val="single" w:sz="6" w:space="0" w:color="auto"/>
            </w:tcBorders>
            <w:vAlign w:val="center"/>
          </w:tcPr>
          <w:p w14:paraId="56D2BC07" w14:textId="77777777"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p>
        </w:tc>
        <w:tc>
          <w:tcPr>
            <w:tcW w:w="1580" w:type="dxa"/>
            <w:tcBorders>
              <w:top w:val="single" w:sz="6" w:space="0" w:color="auto"/>
              <w:left w:val="single" w:sz="6" w:space="0" w:color="auto"/>
              <w:bottom w:val="single" w:sz="6" w:space="0" w:color="auto"/>
              <w:right w:val="single" w:sz="12" w:space="0" w:color="auto"/>
            </w:tcBorders>
            <w:vAlign w:val="center"/>
          </w:tcPr>
          <w:p w14:paraId="6D843D05" w14:textId="77777777"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p>
        </w:tc>
      </w:tr>
      <w:tr w:rsidR="009D2A40" w:rsidRPr="00B312B3" w14:paraId="511829C0" w14:textId="77777777" w:rsidTr="0067373B">
        <w:trPr>
          <w:trHeight w:val="611"/>
        </w:trPr>
        <w:tc>
          <w:tcPr>
            <w:tcW w:w="684" w:type="dxa"/>
            <w:tcBorders>
              <w:top w:val="single" w:sz="6" w:space="0" w:color="auto"/>
              <w:left w:val="single" w:sz="12" w:space="0" w:color="auto"/>
              <w:bottom w:val="single" w:sz="6" w:space="0" w:color="auto"/>
              <w:right w:val="single" w:sz="6" w:space="0" w:color="auto"/>
            </w:tcBorders>
            <w:vAlign w:val="center"/>
          </w:tcPr>
          <w:p w14:paraId="17FF324C" w14:textId="40E46F26"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p>
        </w:tc>
        <w:tc>
          <w:tcPr>
            <w:tcW w:w="4790" w:type="dxa"/>
            <w:tcBorders>
              <w:top w:val="single" w:sz="6" w:space="0" w:color="auto"/>
              <w:left w:val="single" w:sz="6" w:space="0" w:color="auto"/>
              <w:bottom w:val="single" w:sz="6" w:space="0" w:color="auto"/>
              <w:right w:val="single" w:sz="6" w:space="0" w:color="auto"/>
            </w:tcBorders>
            <w:vAlign w:val="center"/>
          </w:tcPr>
          <w:p w14:paraId="3439444F" w14:textId="77777777" w:rsidR="009D2A40" w:rsidRPr="002B7B95" w:rsidRDefault="009D2A40" w:rsidP="002E582F">
            <w:pPr>
              <w:pStyle w:val="a9"/>
              <w:spacing w:line="240" w:lineRule="auto"/>
              <w:ind w:leftChars="50" w:left="100" w:rightChars="50" w:right="100"/>
              <w:rPr>
                <w:rFonts w:asciiTheme="minorHAnsi" w:eastAsiaTheme="minorHAnsi" w:hAnsiTheme="minorHAnsi" w:cs="Times New Roman"/>
                <w:color w:val="000000" w:themeColor="text1"/>
              </w:rPr>
            </w:pPr>
          </w:p>
        </w:tc>
        <w:tc>
          <w:tcPr>
            <w:tcW w:w="2551" w:type="dxa"/>
            <w:tcBorders>
              <w:top w:val="single" w:sz="6" w:space="0" w:color="auto"/>
              <w:left w:val="single" w:sz="6" w:space="0" w:color="auto"/>
              <w:bottom w:val="single" w:sz="6" w:space="0" w:color="auto"/>
              <w:right w:val="single" w:sz="6" w:space="0" w:color="auto"/>
            </w:tcBorders>
            <w:vAlign w:val="center"/>
          </w:tcPr>
          <w:p w14:paraId="13FE551B" w14:textId="77777777"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p>
        </w:tc>
        <w:tc>
          <w:tcPr>
            <w:tcW w:w="1580" w:type="dxa"/>
            <w:tcBorders>
              <w:top w:val="single" w:sz="6" w:space="0" w:color="auto"/>
              <w:left w:val="single" w:sz="6" w:space="0" w:color="auto"/>
              <w:bottom w:val="single" w:sz="6" w:space="0" w:color="auto"/>
              <w:right w:val="single" w:sz="12" w:space="0" w:color="auto"/>
            </w:tcBorders>
            <w:vAlign w:val="center"/>
          </w:tcPr>
          <w:p w14:paraId="1F13AE73" w14:textId="77777777"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p>
        </w:tc>
      </w:tr>
      <w:tr w:rsidR="009D2A40" w:rsidRPr="00B312B3" w14:paraId="7737DC90" w14:textId="77777777" w:rsidTr="0067373B">
        <w:trPr>
          <w:trHeight w:val="611"/>
        </w:trPr>
        <w:tc>
          <w:tcPr>
            <w:tcW w:w="684" w:type="dxa"/>
            <w:tcBorders>
              <w:top w:val="single" w:sz="6" w:space="0" w:color="auto"/>
              <w:left w:val="single" w:sz="12" w:space="0" w:color="auto"/>
              <w:bottom w:val="single" w:sz="12" w:space="0" w:color="auto"/>
              <w:right w:val="single" w:sz="6" w:space="0" w:color="auto"/>
            </w:tcBorders>
            <w:vAlign w:val="center"/>
          </w:tcPr>
          <w:p w14:paraId="27067887" w14:textId="1688D2F5"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p>
        </w:tc>
        <w:tc>
          <w:tcPr>
            <w:tcW w:w="4790" w:type="dxa"/>
            <w:tcBorders>
              <w:top w:val="single" w:sz="6" w:space="0" w:color="auto"/>
              <w:left w:val="single" w:sz="6" w:space="0" w:color="auto"/>
              <w:bottom w:val="single" w:sz="12" w:space="0" w:color="auto"/>
              <w:right w:val="single" w:sz="6" w:space="0" w:color="auto"/>
            </w:tcBorders>
            <w:vAlign w:val="center"/>
          </w:tcPr>
          <w:p w14:paraId="3E4A9B59" w14:textId="77777777" w:rsidR="009D2A40" w:rsidRPr="002B7B95" w:rsidRDefault="009D2A40" w:rsidP="002E582F">
            <w:pPr>
              <w:pStyle w:val="a9"/>
              <w:spacing w:line="240" w:lineRule="auto"/>
              <w:ind w:leftChars="50" w:left="100" w:rightChars="50" w:right="100"/>
              <w:rPr>
                <w:rFonts w:asciiTheme="minorHAnsi" w:eastAsiaTheme="minorHAnsi" w:hAnsiTheme="minorHAnsi" w:cs="Times New Roman"/>
                <w:color w:val="000000" w:themeColor="text1"/>
              </w:rPr>
            </w:pPr>
          </w:p>
        </w:tc>
        <w:tc>
          <w:tcPr>
            <w:tcW w:w="2551" w:type="dxa"/>
            <w:tcBorders>
              <w:top w:val="single" w:sz="6" w:space="0" w:color="auto"/>
              <w:left w:val="single" w:sz="6" w:space="0" w:color="auto"/>
              <w:bottom w:val="single" w:sz="12" w:space="0" w:color="auto"/>
              <w:right w:val="single" w:sz="6" w:space="0" w:color="auto"/>
            </w:tcBorders>
            <w:vAlign w:val="center"/>
          </w:tcPr>
          <w:p w14:paraId="4F368A09" w14:textId="77777777"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p>
        </w:tc>
        <w:tc>
          <w:tcPr>
            <w:tcW w:w="1580" w:type="dxa"/>
            <w:tcBorders>
              <w:top w:val="single" w:sz="6" w:space="0" w:color="auto"/>
              <w:left w:val="single" w:sz="6" w:space="0" w:color="auto"/>
              <w:bottom w:val="single" w:sz="12" w:space="0" w:color="auto"/>
              <w:right w:val="single" w:sz="12" w:space="0" w:color="auto"/>
            </w:tcBorders>
            <w:vAlign w:val="center"/>
          </w:tcPr>
          <w:p w14:paraId="7A5A59E7" w14:textId="77777777"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p>
        </w:tc>
      </w:tr>
    </w:tbl>
    <w:p w14:paraId="35158503" w14:textId="77777777" w:rsidR="002B7B95" w:rsidRDefault="002B7B95" w:rsidP="002E582F">
      <w:pPr>
        <w:spacing w:after="0" w:line="240" w:lineRule="auto"/>
      </w:pPr>
    </w:p>
    <w:p w14:paraId="159C91F1" w14:textId="77777777" w:rsidR="002B7B95" w:rsidRPr="002B7B95" w:rsidRDefault="002B7B95" w:rsidP="002E582F">
      <w:pPr>
        <w:spacing w:after="0" w:line="240" w:lineRule="auto"/>
      </w:pPr>
    </w:p>
    <w:p w14:paraId="329799D3" w14:textId="77777777" w:rsidR="0024589F" w:rsidRDefault="00FE6885" w:rsidP="00BB7A53">
      <w:pPr>
        <w:pStyle w:val="TDC1"/>
        <w:pageBreakBefore/>
      </w:pPr>
      <w:bookmarkStart w:id="0" w:name="_Toc180573597"/>
      <w:bookmarkStart w:id="1" w:name="_Toc242778064"/>
      <w:r>
        <w:lastRenderedPageBreak/>
        <w:t>서론</w:t>
      </w:r>
      <w:bookmarkEnd w:id="0"/>
      <w:bookmarkEnd w:id="1"/>
    </w:p>
    <w:p w14:paraId="7CF5143B" w14:textId="77777777" w:rsidR="0024589F" w:rsidRDefault="0024589F" w:rsidP="00BB7A53">
      <w:pPr>
        <w:pStyle w:val="TDC2"/>
      </w:pPr>
      <w:bookmarkStart w:id="2" w:name="_Toc180573598"/>
      <w:bookmarkStart w:id="3" w:name="_Toc242778065"/>
      <w:r>
        <w:t>개요</w:t>
      </w:r>
      <w:bookmarkEnd w:id="2"/>
      <w:bookmarkEnd w:id="3"/>
    </w:p>
    <w:p w14:paraId="611620CE" w14:textId="36DDA67B" w:rsidR="0024589F" w:rsidRDefault="008D7755" w:rsidP="00BB7A53">
      <w:pPr>
        <w:pStyle w:val="TDC20"/>
      </w:pPr>
      <w:r w:rsidRPr="001D1C2F">
        <w:t>본 문서는 TD24A-A-EXT 제품의 펌웨어를 구현하기 위한 소프트웨어의 유닛을 설계하고 기술한다.</w:t>
      </w:r>
    </w:p>
    <w:p w14:paraId="692F214F" w14:textId="77777777" w:rsidR="0024589F" w:rsidRDefault="0024589F" w:rsidP="00BB7A53">
      <w:pPr>
        <w:pStyle w:val="TDC2"/>
      </w:pPr>
      <w:bookmarkStart w:id="4" w:name="_Toc241675512"/>
      <w:bookmarkStart w:id="5" w:name="_Toc242733451"/>
      <w:bookmarkStart w:id="6" w:name="_Toc242774905"/>
      <w:bookmarkStart w:id="7" w:name="_Toc242776607"/>
      <w:bookmarkStart w:id="8" w:name="_Toc242778066"/>
      <w:bookmarkStart w:id="9" w:name="_Toc180573599"/>
      <w:bookmarkStart w:id="10" w:name="_Toc242778067"/>
      <w:bookmarkEnd w:id="4"/>
      <w:bookmarkEnd w:id="5"/>
      <w:bookmarkEnd w:id="6"/>
      <w:bookmarkEnd w:id="7"/>
      <w:bookmarkEnd w:id="8"/>
      <w:r>
        <w:t>목적</w:t>
      </w:r>
      <w:bookmarkEnd w:id="9"/>
      <w:bookmarkEnd w:id="10"/>
    </w:p>
    <w:p w14:paraId="501DBBC6" w14:textId="77777777" w:rsidR="0016729F" w:rsidRDefault="0016729F" w:rsidP="00BB7A53">
      <w:pPr>
        <w:pStyle w:val="TDC20"/>
      </w:pPr>
      <w:r w:rsidRPr="001D1C2F">
        <w:t>인공달팽이관 외부장치 소프트웨어의 아키텍쳐를 기반으로 하위 유닛을 상세하게 설계함으로써,</w:t>
      </w:r>
      <w:r>
        <w:t xml:space="preserve"> </w:t>
      </w:r>
      <w:r w:rsidRPr="001D1C2F">
        <w:t>소프트웨어 개발 절차에 따라 안전하고 일관성 및 정확성을 보장하는 소프트웨어가 개발되는 것을 목적으로 한다.</w:t>
      </w:r>
    </w:p>
    <w:p w14:paraId="2A794774" w14:textId="77777777" w:rsidR="00807766" w:rsidRDefault="00807766" w:rsidP="00BB7A53">
      <w:pPr>
        <w:pStyle w:val="TDC2"/>
      </w:pPr>
      <w:bookmarkStart w:id="11" w:name="_Toc241675514"/>
      <w:bookmarkStart w:id="12" w:name="_Toc242733453"/>
      <w:bookmarkStart w:id="13" w:name="_Toc242774907"/>
      <w:bookmarkStart w:id="14" w:name="_Toc242776609"/>
      <w:bookmarkStart w:id="15" w:name="_Toc242778068"/>
      <w:bookmarkStart w:id="16" w:name="_Toc180573600"/>
      <w:bookmarkStart w:id="17" w:name="_Toc242778069"/>
      <w:bookmarkEnd w:id="11"/>
      <w:bookmarkEnd w:id="12"/>
      <w:bookmarkEnd w:id="13"/>
      <w:bookmarkEnd w:id="14"/>
      <w:bookmarkEnd w:id="15"/>
      <w:r>
        <w:t>대상</w:t>
      </w:r>
      <w:bookmarkEnd w:id="16"/>
      <w:bookmarkEnd w:id="17"/>
    </w:p>
    <w:p w14:paraId="09B6F5D3" w14:textId="2CC338D8" w:rsidR="00807766" w:rsidRDefault="00540504" w:rsidP="00BB7A53">
      <w:pPr>
        <w:pStyle w:val="TDC20"/>
      </w:pPr>
      <w:r w:rsidRPr="001D1C2F">
        <w:t>TD24A-A-EXT 제품의 펌웨어 개발 프로젝트에 참여하는 모든 구성원은 이 문서를 참고하도록 한다.</w:t>
      </w:r>
    </w:p>
    <w:p w14:paraId="0DF89DFD" w14:textId="77777777" w:rsidR="0024589F" w:rsidRDefault="0024589F" w:rsidP="00BB7A53">
      <w:pPr>
        <w:pStyle w:val="TDC2"/>
      </w:pPr>
      <w:bookmarkStart w:id="18" w:name="_Toc241675516"/>
      <w:bookmarkStart w:id="19" w:name="_Toc242733455"/>
      <w:bookmarkStart w:id="20" w:name="_Toc242774909"/>
      <w:bookmarkStart w:id="21" w:name="_Toc242776611"/>
      <w:bookmarkStart w:id="22" w:name="_Toc242778070"/>
      <w:bookmarkStart w:id="23" w:name="_Toc180573601"/>
      <w:bookmarkStart w:id="24" w:name="_Toc242778071"/>
      <w:bookmarkEnd w:id="18"/>
      <w:bookmarkEnd w:id="19"/>
      <w:bookmarkEnd w:id="20"/>
      <w:bookmarkEnd w:id="21"/>
      <w:bookmarkEnd w:id="22"/>
      <w:r>
        <w:t>관련문서</w:t>
      </w:r>
      <w:bookmarkEnd w:id="23"/>
      <w:bookmarkEnd w:id="24"/>
    </w:p>
    <w:p w14:paraId="15D1B812" w14:textId="77777777" w:rsidR="00202AB0" w:rsidRDefault="00202AB0" w:rsidP="00BB7A53">
      <w:pPr>
        <w:pStyle w:val="TDC3"/>
      </w:pPr>
      <w:bookmarkStart w:id="25" w:name="_Toc180573602"/>
      <w:bookmarkStart w:id="26" w:name="_Toc242778072"/>
      <w:r>
        <w:t>프로젝트</w:t>
      </w:r>
      <w:bookmarkEnd w:id="25"/>
      <w:bookmarkEnd w:id="26"/>
    </w:p>
    <w:p w14:paraId="298F571E" w14:textId="77777777" w:rsidR="00422C55" w:rsidRDefault="007018A2">
      <w:pPr>
        <w:pStyle w:val="TDC32"/>
      </w:pPr>
      <w:r>
        <w:t xml:space="preserve">표 </w:t>
      </w:r>
      <w:r>
        <w:fldChar w:fldCharType="begin"/>
      </w:r>
      <w:r>
        <w:instrText xml:space="preserve"> SEQ 표 \* ARABIC </w:instrText>
      </w:r>
      <w:r>
        <w:fldChar w:fldCharType="separate"/>
      </w:r>
      <w:r w:rsidR="001A0C22">
        <w:rPr>
          <w:noProof/>
        </w:rPr>
        <w:t>1</w:t>
      </w:r>
      <w:r>
        <w:fldChar w:fldCharType="end"/>
      </w:r>
      <w:r>
        <w:t>. 프로젝트 참조 문서</w:t>
      </w:r>
    </w:p>
    <w:tbl>
      <w:tblPr>
        <w:tblStyle w:val="TDC31"/>
        <w:tblW w:w="0" w:type="auto"/>
        <w:tblLook w:val="04A0" w:firstRow="1" w:lastRow="0" w:firstColumn="1" w:lastColumn="0" w:noHBand="0" w:noVBand="1"/>
      </w:tblPr>
      <w:tblGrid>
        <w:gridCol w:w="540"/>
        <w:gridCol w:w="2410"/>
        <w:gridCol w:w="4649"/>
      </w:tblGrid>
      <w:tr w:rsidR="0016729F" w:rsidRPr="005D4343" w14:paraId="7F336093" w14:textId="77777777" w:rsidTr="00BB7A53">
        <w:trPr>
          <w:cnfStyle w:val="100000000000" w:firstRow="1" w:lastRow="0" w:firstColumn="0" w:lastColumn="0" w:oddVBand="0" w:evenVBand="0" w:oddHBand="0" w:evenHBand="0" w:firstRowFirstColumn="0" w:firstRowLastColumn="0" w:lastRowFirstColumn="0" w:lastRowLastColumn="0"/>
          <w:trHeight w:val="420"/>
          <w:tblHeader/>
        </w:trPr>
        <w:tc>
          <w:tcPr>
            <w:cnfStyle w:val="001000000000" w:firstRow="0" w:lastRow="0" w:firstColumn="1" w:lastColumn="0" w:oddVBand="0" w:evenVBand="0" w:oddHBand="0" w:evenHBand="0" w:firstRowFirstColumn="0" w:firstRowLastColumn="0" w:lastRowFirstColumn="0" w:lastRowLastColumn="0"/>
            <w:tcW w:w="540" w:type="dxa"/>
          </w:tcPr>
          <w:p w14:paraId="7B0DE5CC" w14:textId="77777777" w:rsidR="0016729F" w:rsidRPr="00E00010" w:rsidRDefault="0016729F" w:rsidP="00BB7A53">
            <w:pPr>
              <w:pStyle w:val="TDC0"/>
              <w:rPr>
                <w:rFonts w:ascii="Times New Roman" w:eastAsiaTheme="majorHAnsi" w:hAnsi="Times New Roman" w:cs="Times New Roman"/>
              </w:rPr>
            </w:pPr>
            <w:r w:rsidRPr="00BB7A53">
              <w:rPr>
                <w:b/>
              </w:rPr>
              <w:t>No</w:t>
            </w:r>
          </w:p>
        </w:tc>
        <w:tc>
          <w:tcPr>
            <w:tcW w:w="2410" w:type="dxa"/>
          </w:tcPr>
          <w:p w14:paraId="5F35C363" w14:textId="77777777" w:rsidR="0016729F" w:rsidRPr="00E00010" w:rsidRDefault="0016729F" w:rsidP="00BB7A53">
            <w:pPr>
              <w:pStyle w:val="TDC0"/>
              <w:cnfStyle w:val="100000000000" w:firstRow="1" w:lastRow="0" w:firstColumn="0" w:lastColumn="0" w:oddVBand="0" w:evenVBand="0" w:oddHBand="0" w:evenHBand="0" w:firstRowFirstColumn="0" w:firstRowLastColumn="0" w:lastRowFirstColumn="0" w:lastRowLastColumn="0"/>
              <w:rPr>
                <w:rFonts w:ascii="Times New Roman" w:eastAsiaTheme="majorHAnsi" w:hAnsi="Times New Roman" w:cs="Times New Roman"/>
              </w:rPr>
            </w:pPr>
            <w:r w:rsidRPr="00BB7A53">
              <w:rPr>
                <w:rFonts w:hint="eastAsia"/>
                <w:b/>
              </w:rPr>
              <w:t>문서번호</w:t>
            </w:r>
          </w:p>
        </w:tc>
        <w:tc>
          <w:tcPr>
            <w:tcW w:w="4649" w:type="dxa"/>
          </w:tcPr>
          <w:p w14:paraId="2C95859B" w14:textId="77777777" w:rsidR="0016729F" w:rsidRPr="00E00010" w:rsidRDefault="0016729F" w:rsidP="00BB7A53">
            <w:pPr>
              <w:pStyle w:val="TDC0"/>
              <w:cnfStyle w:val="100000000000" w:firstRow="1" w:lastRow="0" w:firstColumn="0" w:lastColumn="0" w:oddVBand="0" w:evenVBand="0" w:oddHBand="0" w:evenHBand="0" w:firstRowFirstColumn="0" w:firstRowLastColumn="0" w:lastRowFirstColumn="0" w:lastRowLastColumn="0"/>
              <w:rPr>
                <w:rFonts w:ascii="Times New Roman" w:eastAsiaTheme="majorHAnsi" w:hAnsi="Times New Roman" w:cs="Times New Roman"/>
              </w:rPr>
            </w:pPr>
            <w:r w:rsidRPr="00BB7A53">
              <w:rPr>
                <w:rFonts w:hint="eastAsia"/>
                <w:b/>
              </w:rPr>
              <w:t>문서</w:t>
            </w:r>
            <w:r w:rsidRPr="00BB7A53">
              <w:rPr>
                <w:b/>
              </w:rPr>
              <w:t xml:space="preserve"> </w:t>
            </w:r>
            <w:r w:rsidRPr="00BB7A53">
              <w:rPr>
                <w:rFonts w:hint="eastAsia"/>
                <w:b/>
              </w:rPr>
              <w:t>제목</w:t>
            </w:r>
          </w:p>
        </w:tc>
      </w:tr>
      <w:tr w:rsidR="0016729F" w:rsidRPr="005D4343" w14:paraId="48B224F9" w14:textId="77777777" w:rsidTr="00BB7A53">
        <w:trPr>
          <w:trHeight w:val="420"/>
        </w:trPr>
        <w:tc>
          <w:tcPr>
            <w:cnfStyle w:val="001000000000" w:firstRow="0" w:lastRow="0" w:firstColumn="1" w:lastColumn="0" w:oddVBand="0" w:evenVBand="0" w:oddHBand="0" w:evenHBand="0" w:firstRowFirstColumn="0" w:firstRowLastColumn="0" w:lastRowFirstColumn="0" w:lastRowLastColumn="0"/>
            <w:tcW w:w="540" w:type="dxa"/>
          </w:tcPr>
          <w:p w14:paraId="710CDC5D" w14:textId="77777777" w:rsidR="0016729F" w:rsidRPr="005D4343" w:rsidRDefault="0016729F" w:rsidP="00BB7A53">
            <w:pPr>
              <w:pStyle w:val="TDC7"/>
              <w:jc w:val="center"/>
              <w:rPr>
                <w:rFonts w:ascii="Times New Roman" w:eastAsiaTheme="majorHAnsi" w:hAnsi="Times New Roman" w:cs="Times New Roman"/>
              </w:rPr>
            </w:pPr>
            <w:r w:rsidRPr="00BB7A53">
              <w:t>1</w:t>
            </w:r>
          </w:p>
        </w:tc>
        <w:tc>
          <w:tcPr>
            <w:tcW w:w="2410" w:type="dxa"/>
          </w:tcPr>
          <w:p w14:paraId="156ECA75" w14:textId="58687A6D" w:rsidR="0016729F" w:rsidRPr="005D4343" w:rsidRDefault="0016729F" w:rsidP="00BB7A53">
            <w:pPr>
              <w:pStyle w:val="TDC7"/>
              <w:cnfStyle w:val="000000000000" w:firstRow="0" w:lastRow="0" w:firstColumn="0" w:lastColumn="0" w:oddVBand="0" w:evenVBand="0" w:oddHBand="0" w:evenHBand="0" w:firstRowFirstColumn="0" w:firstRowLastColumn="0" w:lastRowFirstColumn="0" w:lastRowLastColumn="0"/>
              <w:rPr>
                <w:rFonts w:ascii="Times New Roman" w:eastAsiaTheme="majorHAnsi" w:hAnsi="Times New Roman" w:cs="Times New Roman"/>
              </w:rPr>
            </w:pPr>
            <w:r>
              <w:t>SDP-FW-TD24A</w:t>
            </w:r>
          </w:p>
        </w:tc>
        <w:tc>
          <w:tcPr>
            <w:tcW w:w="4649" w:type="dxa"/>
          </w:tcPr>
          <w:p w14:paraId="5659A8EB" w14:textId="77777777" w:rsidR="0016729F" w:rsidRPr="005D4343" w:rsidRDefault="0016729F" w:rsidP="00BB7A53">
            <w:pPr>
              <w:pStyle w:val="TDC7"/>
              <w:cnfStyle w:val="000000000000" w:firstRow="0" w:lastRow="0" w:firstColumn="0" w:lastColumn="0" w:oddVBand="0" w:evenVBand="0" w:oddHBand="0" w:evenHBand="0" w:firstRowFirstColumn="0" w:firstRowLastColumn="0" w:lastRowFirstColumn="0" w:lastRowLastColumn="0"/>
              <w:rPr>
                <w:rFonts w:ascii="Times New Roman" w:eastAsiaTheme="majorHAnsi" w:hAnsi="Times New Roman" w:cs="Times New Roman"/>
              </w:rPr>
            </w:pPr>
            <w:r w:rsidRPr="00BB7A53">
              <w:rPr>
                <w:rFonts w:hint="eastAsia"/>
              </w:rPr>
              <w:t>소프트웨어</w:t>
            </w:r>
            <w:r w:rsidRPr="00BB7A53">
              <w:t xml:space="preserve"> </w:t>
            </w:r>
            <w:r w:rsidRPr="00BB7A53">
              <w:rPr>
                <w:rFonts w:hint="eastAsia"/>
              </w:rPr>
              <w:t>개발</w:t>
            </w:r>
            <w:r w:rsidRPr="00BB7A53">
              <w:t xml:space="preserve"> </w:t>
            </w:r>
            <w:r w:rsidRPr="00BB7A53">
              <w:rPr>
                <w:rFonts w:hint="eastAsia"/>
              </w:rPr>
              <w:t>계획서</w:t>
            </w:r>
          </w:p>
        </w:tc>
      </w:tr>
      <w:tr w:rsidR="0016729F" w:rsidRPr="005D4343" w14:paraId="04497276" w14:textId="77777777" w:rsidTr="00BB7A53">
        <w:trPr>
          <w:trHeight w:val="420"/>
        </w:trPr>
        <w:tc>
          <w:tcPr>
            <w:cnfStyle w:val="001000000000" w:firstRow="0" w:lastRow="0" w:firstColumn="1" w:lastColumn="0" w:oddVBand="0" w:evenVBand="0" w:oddHBand="0" w:evenHBand="0" w:firstRowFirstColumn="0" w:firstRowLastColumn="0" w:lastRowFirstColumn="0" w:lastRowLastColumn="0"/>
            <w:tcW w:w="540" w:type="dxa"/>
          </w:tcPr>
          <w:p w14:paraId="754149FB" w14:textId="77777777" w:rsidR="0016729F" w:rsidRDefault="0016729F" w:rsidP="00BB7A53">
            <w:pPr>
              <w:pStyle w:val="TDC7"/>
              <w:jc w:val="center"/>
              <w:rPr>
                <w:rFonts w:ascii="Times New Roman" w:eastAsiaTheme="majorHAnsi" w:hAnsi="Times New Roman" w:cs="Times New Roman"/>
              </w:rPr>
            </w:pPr>
            <w:r w:rsidRPr="00BB7A53">
              <w:t>2</w:t>
            </w:r>
          </w:p>
        </w:tc>
        <w:tc>
          <w:tcPr>
            <w:tcW w:w="2410" w:type="dxa"/>
          </w:tcPr>
          <w:p w14:paraId="64C0271B" w14:textId="3B2D9E23" w:rsidR="0016729F" w:rsidRDefault="00540504" w:rsidP="00BB7A53">
            <w:pPr>
              <w:pStyle w:val="TDC7"/>
              <w:cnfStyle w:val="000000000000" w:firstRow="0" w:lastRow="0" w:firstColumn="0" w:lastColumn="0" w:oddVBand="0" w:evenVBand="0" w:oddHBand="0" w:evenHBand="0" w:firstRowFirstColumn="0" w:firstRowLastColumn="0" w:lastRowFirstColumn="0" w:lastRowLastColumn="0"/>
            </w:pPr>
            <w:r>
              <w:t>SGR-FW-TD24A</w:t>
            </w:r>
          </w:p>
        </w:tc>
        <w:tc>
          <w:tcPr>
            <w:tcW w:w="4649" w:type="dxa"/>
          </w:tcPr>
          <w:p w14:paraId="3AA919A4" w14:textId="77777777" w:rsidR="0016729F" w:rsidRDefault="0016729F" w:rsidP="00BB7A53">
            <w:pPr>
              <w:pStyle w:val="TDC7"/>
              <w:cnfStyle w:val="000000000000" w:firstRow="0" w:lastRow="0" w:firstColumn="0" w:lastColumn="0" w:oddVBand="0" w:evenVBand="0" w:oddHBand="0" w:evenHBand="0" w:firstRowFirstColumn="0" w:firstRowLastColumn="0" w:lastRowFirstColumn="0" w:lastRowLastColumn="0"/>
              <w:rPr>
                <w:rFonts w:ascii="Times New Roman" w:eastAsiaTheme="majorHAnsi" w:hAnsi="Times New Roman" w:cs="Times New Roman"/>
              </w:rPr>
            </w:pPr>
            <w:r w:rsidRPr="00BB7A53">
              <w:rPr>
                <w:rFonts w:hint="eastAsia"/>
              </w:rPr>
              <w:t>소프트웨어</w:t>
            </w:r>
            <w:r w:rsidRPr="00BB7A53">
              <w:t xml:space="preserve"> </w:t>
            </w:r>
            <w:r w:rsidRPr="00BB7A53">
              <w:rPr>
                <w:rFonts w:hint="eastAsia"/>
              </w:rPr>
              <w:t>일반</w:t>
            </w:r>
            <w:r w:rsidRPr="00BB7A53">
              <w:t xml:space="preserve"> </w:t>
            </w:r>
            <w:r w:rsidRPr="00BB7A53">
              <w:rPr>
                <w:rFonts w:hint="eastAsia"/>
              </w:rPr>
              <w:t>요구사항</w:t>
            </w:r>
          </w:p>
        </w:tc>
      </w:tr>
      <w:tr w:rsidR="0016729F" w:rsidRPr="005D4343" w14:paraId="3ADDA375" w14:textId="77777777" w:rsidTr="00BB7A53">
        <w:trPr>
          <w:trHeight w:val="420"/>
        </w:trPr>
        <w:tc>
          <w:tcPr>
            <w:cnfStyle w:val="001000000000" w:firstRow="0" w:lastRow="0" w:firstColumn="1" w:lastColumn="0" w:oddVBand="0" w:evenVBand="0" w:oddHBand="0" w:evenHBand="0" w:firstRowFirstColumn="0" w:firstRowLastColumn="0" w:lastRowFirstColumn="0" w:lastRowLastColumn="0"/>
            <w:tcW w:w="540" w:type="dxa"/>
          </w:tcPr>
          <w:p w14:paraId="10B8D018" w14:textId="77777777" w:rsidR="0016729F" w:rsidRDefault="0016729F" w:rsidP="00BB7A53">
            <w:pPr>
              <w:pStyle w:val="TDC7"/>
              <w:jc w:val="center"/>
              <w:rPr>
                <w:rFonts w:ascii="Times New Roman" w:eastAsiaTheme="majorHAnsi" w:hAnsi="Times New Roman" w:cs="Times New Roman"/>
              </w:rPr>
            </w:pPr>
            <w:r w:rsidRPr="00BB7A53">
              <w:t>3</w:t>
            </w:r>
          </w:p>
        </w:tc>
        <w:tc>
          <w:tcPr>
            <w:tcW w:w="2410" w:type="dxa"/>
          </w:tcPr>
          <w:p w14:paraId="1D13D72D" w14:textId="230749F0" w:rsidR="0016729F" w:rsidRDefault="00540504" w:rsidP="00BB7A53">
            <w:pPr>
              <w:pStyle w:val="TDC7"/>
              <w:cnfStyle w:val="000000000000" w:firstRow="0" w:lastRow="0" w:firstColumn="0" w:lastColumn="0" w:oddVBand="0" w:evenVBand="0" w:oddHBand="0" w:evenHBand="0" w:firstRowFirstColumn="0" w:firstRowLastColumn="0" w:lastRowFirstColumn="0" w:lastRowLastColumn="0"/>
            </w:pPr>
            <w:r>
              <w:t>SRS-FW-TD24A</w:t>
            </w:r>
          </w:p>
        </w:tc>
        <w:tc>
          <w:tcPr>
            <w:tcW w:w="4649" w:type="dxa"/>
          </w:tcPr>
          <w:p w14:paraId="1D32A481" w14:textId="77777777" w:rsidR="0016729F" w:rsidRDefault="0016729F" w:rsidP="00BB7A53">
            <w:pPr>
              <w:pStyle w:val="TDC7"/>
              <w:cnfStyle w:val="000000000000" w:firstRow="0" w:lastRow="0" w:firstColumn="0" w:lastColumn="0" w:oddVBand="0" w:evenVBand="0" w:oddHBand="0" w:evenHBand="0" w:firstRowFirstColumn="0" w:firstRowLastColumn="0" w:lastRowFirstColumn="0" w:lastRowLastColumn="0"/>
              <w:rPr>
                <w:rFonts w:ascii="Times New Roman" w:eastAsiaTheme="majorHAnsi" w:hAnsi="Times New Roman" w:cs="Times New Roman"/>
              </w:rPr>
            </w:pPr>
            <w:r w:rsidRPr="00BB7A53">
              <w:rPr>
                <w:rFonts w:hint="eastAsia"/>
              </w:rPr>
              <w:t>소프트웨어</w:t>
            </w:r>
            <w:r w:rsidRPr="00BB7A53">
              <w:t xml:space="preserve"> </w:t>
            </w:r>
            <w:r w:rsidRPr="00BB7A53">
              <w:rPr>
                <w:rFonts w:hint="eastAsia"/>
              </w:rPr>
              <w:t>요구사항</w:t>
            </w:r>
            <w:r w:rsidRPr="00BB7A53">
              <w:t xml:space="preserve"> </w:t>
            </w:r>
            <w:r w:rsidRPr="00BB7A53">
              <w:rPr>
                <w:rFonts w:hint="eastAsia"/>
              </w:rPr>
              <w:t>사양서</w:t>
            </w:r>
          </w:p>
        </w:tc>
      </w:tr>
      <w:tr w:rsidR="00540504" w:rsidRPr="005D4343" w14:paraId="2D37DEDB" w14:textId="77777777" w:rsidTr="00BB7A53">
        <w:trPr>
          <w:trHeight w:val="420"/>
        </w:trPr>
        <w:tc>
          <w:tcPr>
            <w:cnfStyle w:val="001000000000" w:firstRow="0" w:lastRow="0" w:firstColumn="1" w:lastColumn="0" w:oddVBand="0" w:evenVBand="0" w:oddHBand="0" w:evenHBand="0" w:firstRowFirstColumn="0" w:firstRowLastColumn="0" w:lastRowFirstColumn="0" w:lastRowLastColumn="0"/>
            <w:tcW w:w="540" w:type="dxa"/>
          </w:tcPr>
          <w:p w14:paraId="63D49AFD" w14:textId="77777777" w:rsidR="00540504" w:rsidRDefault="00540504" w:rsidP="00BB7A53">
            <w:pPr>
              <w:pStyle w:val="TDC7"/>
              <w:jc w:val="center"/>
              <w:rPr>
                <w:rFonts w:ascii="Times New Roman" w:eastAsiaTheme="majorHAnsi" w:hAnsi="Times New Roman" w:cs="Times New Roman"/>
              </w:rPr>
            </w:pPr>
            <w:r w:rsidRPr="00BB7A53">
              <w:t>4</w:t>
            </w:r>
          </w:p>
        </w:tc>
        <w:tc>
          <w:tcPr>
            <w:tcW w:w="2410" w:type="dxa"/>
          </w:tcPr>
          <w:p w14:paraId="6E4AD3CB" w14:textId="69AC4072" w:rsidR="00540504" w:rsidRDefault="00540504" w:rsidP="00BB7A53">
            <w:pPr>
              <w:pStyle w:val="TDC7"/>
              <w:cnfStyle w:val="000000000000" w:firstRow="0" w:lastRow="0" w:firstColumn="0" w:lastColumn="0" w:oddVBand="0" w:evenVBand="0" w:oddHBand="0" w:evenHBand="0" w:firstRowFirstColumn="0" w:firstRowLastColumn="0" w:lastRowFirstColumn="0" w:lastRowLastColumn="0"/>
            </w:pPr>
            <w:r w:rsidRPr="00BB7A53">
              <w:t>SAD-FW-TD24A</w:t>
            </w:r>
          </w:p>
        </w:tc>
        <w:tc>
          <w:tcPr>
            <w:tcW w:w="4649" w:type="dxa"/>
          </w:tcPr>
          <w:p w14:paraId="47AC0490" w14:textId="77777777" w:rsidR="00540504" w:rsidRDefault="00540504" w:rsidP="00BB7A53">
            <w:pPr>
              <w:pStyle w:val="TDC7"/>
              <w:cnfStyle w:val="000000000000" w:firstRow="0" w:lastRow="0" w:firstColumn="0" w:lastColumn="0" w:oddVBand="0" w:evenVBand="0" w:oddHBand="0" w:evenHBand="0" w:firstRowFirstColumn="0" w:firstRowLastColumn="0" w:lastRowFirstColumn="0" w:lastRowLastColumn="0"/>
              <w:rPr>
                <w:rFonts w:ascii="Times New Roman" w:eastAsiaTheme="majorHAnsi" w:hAnsi="Times New Roman" w:cs="Times New Roman"/>
              </w:rPr>
            </w:pPr>
            <w:r w:rsidRPr="00BB7A53">
              <w:rPr>
                <w:rFonts w:hint="eastAsia"/>
              </w:rPr>
              <w:t>소프트웨어</w:t>
            </w:r>
            <w:r w:rsidRPr="00BB7A53">
              <w:t xml:space="preserve"> </w:t>
            </w:r>
            <w:r w:rsidRPr="00BB7A53">
              <w:rPr>
                <w:rFonts w:hint="eastAsia"/>
              </w:rPr>
              <w:t>아키텍쳐</w:t>
            </w:r>
            <w:r w:rsidRPr="00BB7A53">
              <w:t xml:space="preserve"> </w:t>
            </w:r>
            <w:r w:rsidRPr="00BB7A53">
              <w:rPr>
                <w:rFonts w:hint="eastAsia"/>
              </w:rPr>
              <w:t>기술서</w:t>
            </w:r>
          </w:p>
        </w:tc>
      </w:tr>
    </w:tbl>
    <w:p w14:paraId="536D4987" w14:textId="77777777" w:rsidR="000A4182" w:rsidRDefault="000A4182">
      <w:pPr>
        <w:pStyle w:val="TDC30"/>
        <w:spacing w:after="0"/>
      </w:pPr>
    </w:p>
    <w:p w14:paraId="09FA5572" w14:textId="77777777" w:rsidR="00202AB0" w:rsidRDefault="00202AB0" w:rsidP="00BB7A53">
      <w:pPr>
        <w:pStyle w:val="TDC3"/>
      </w:pPr>
      <w:bookmarkStart w:id="27" w:name="_Toc241675519"/>
      <w:bookmarkStart w:id="28" w:name="_Toc242733458"/>
      <w:bookmarkStart w:id="29" w:name="_Toc242774912"/>
      <w:bookmarkStart w:id="30" w:name="_Toc242776614"/>
      <w:bookmarkStart w:id="31" w:name="_Toc242778073"/>
      <w:bookmarkStart w:id="32" w:name="_Toc242778074"/>
      <w:bookmarkEnd w:id="27"/>
      <w:bookmarkEnd w:id="28"/>
      <w:bookmarkEnd w:id="29"/>
      <w:bookmarkEnd w:id="30"/>
      <w:bookmarkEnd w:id="31"/>
      <w:r>
        <w:lastRenderedPageBreak/>
        <w:t>표준 및 규제</w:t>
      </w:r>
      <w:bookmarkEnd w:id="32"/>
    </w:p>
    <w:p w14:paraId="63AC9D4D" w14:textId="77777777" w:rsidR="00422C55" w:rsidRDefault="007018A2">
      <w:pPr>
        <w:pStyle w:val="TDC32"/>
      </w:pPr>
      <w:r>
        <w:t xml:space="preserve">표 </w:t>
      </w:r>
      <w:r>
        <w:fldChar w:fldCharType="begin"/>
      </w:r>
      <w:r>
        <w:instrText xml:space="preserve"> SEQ 표 \* ARABIC </w:instrText>
      </w:r>
      <w:r>
        <w:fldChar w:fldCharType="separate"/>
      </w:r>
      <w:r w:rsidR="001A0C22">
        <w:rPr>
          <w:noProof/>
        </w:rPr>
        <w:t>2</w:t>
      </w:r>
      <w:r>
        <w:fldChar w:fldCharType="end"/>
      </w:r>
      <w:r>
        <w:t>. 적용 표준 및 규제</w:t>
      </w:r>
    </w:p>
    <w:tbl>
      <w:tblPr>
        <w:tblStyle w:val="TDC31"/>
        <w:tblW w:w="0" w:type="auto"/>
        <w:tblLook w:val="04A0" w:firstRow="1" w:lastRow="0" w:firstColumn="1" w:lastColumn="0" w:noHBand="0" w:noVBand="1"/>
      </w:tblPr>
      <w:tblGrid>
        <w:gridCol w:w="540"/>
        <w:gridCol w:w="1559"/>
        <w:gridCol w:w="5500"/>
      </w:tblGrid>
      <w:tr w:rsidR="0016729F" w:rsidRPr="005D4343" w14:paraId="2D9B47B8" w14:textId="77777777" w:rsidTr="00BB7A53">
        <w:trPr>
          <w:cnfStyle w:val="100000000000" w:firstRow="1" w:lastRow="0" w:firstColumn="0" w:lastColumn="0" w:oddVBand="0" w:evenVBand="0" w:oddHBand="0" w:evenHBand="0" w:firstRowFirstColumn="0" w:firstRowLastColumn="0" w:lastRowFirstColumn="0" w:lastRowLastColumn="0"/>
          <w:trHeight w:val="468"/>
          <w:tblHeader/>
        </w:trPr>
        <w:tc>
          <w:tcPr>
            <w:cnfStyle w:val="001000000000" w:firstRow="0" w:lastRow="0" w:firstColumn="1" w:lastColumn="0" w:oddVBand="0" w:evenVBand="0" w:oddHBand="0" w:evenHBand="0" w:firstRowFirstColumn="0" w:firstRowLastColumn="0" w:lastRowFirstColumn="0" w:lastRowLastColumn="0"/>
            <w:tcW w:w="540" w:type="dxa"/>
          </w:tcPr>
          <w:p w14:paraId="701B7739" w14:textId="77777777" w:rsidR="0016729F" w:rsidRPr="00E00010" w:rsidRDefault="0016729F" w:rsidP="00BB7A53">
            <w:pPr>
              <w:pStyle w:val="TDC0"/>
              <w:rPr>
                <w:rFonts w:ascii="Times New Roman" w:eastAsiaTheme="majorHAnsi" w:hAnsi="Times New Roman" w:cs="Times New Roman"/>
              </w:rPr>
            </w:pPr>
            <w:r w:rsidRPr="00BB7A53">
              <w:rPr>
                <w:b/>
              </w:rPr>
              <w:t>No</w:t>
            </w:r>
          </w:p>
        </w:tc>
        <w:tc>
          <w:tcPr>
            <w:tcW w:w="1559" w:type="dxa"/>
          </w:tcPr>
          <w:p w14:paraId="68B9C742" w14:textId="77777777" w:rsidR="0016729F" w:rsidRPr="00E00010" w:rsidRDefault="0016729F" w:rsidP="00BB7A53">
            <w:pPr>
              <w:pStyle w:val="TDC0"/>
              <w:cnfStyle w:val="100000000000" w:firstRow="1" w:lastRow="0" w:firstColumn="0" w:lastColumn="0" w:oddVBand="0" w:evenVBand="0" w:oddHBand="0" w:evenHBand="0" w:firstRowFirstColumn="0" w:firstRowLastColumn="0" w:lastRowFirstColumn="0" w:lastRowLastColumn="0"/>
              <w:rPr>
                <w:rFonts w:ascii="Times New Roman" w:eastAsiaTheme="majorHAnsi" w:hAnsi="Times New Roman" w:cs="Times New Roman"/>
              </w:rPr>
            </w:pPr>
            <w:r w:rsidRPr="00BB7A53">
              <w:rPr>
                <w:rFonts w:hint="eastAsia"/>
                <w:b/>
              </w:rPr>
              <w:t>문서번호</w:t>
            </w:r>
          </w:p>
        </w:tc>
        <w:tc>
          <w:tcPr>
            <w:tcW w:w="5500" w:type="dxa"/>
          </w:tcPr>
          <w:p w14:paraId="3A1E0B10" w14:textId="77777777" w:rsidR="0016729F" w:rsidRPr="00E00010" w:rsidRDefault="0016729F" w:rsidP="00BB7A53">
            <w:pPr>
              <w:pStyle w:val="TDC0"/>
              <w:cnfStyle w:val="100000000000" w:firstRow="1" w:lastRow="0" w:firstColumn="0" w:lastColumn="0" w:oddVBand="0" w:evenVBand="0" w:oddHBand="0" w:evenHBand="0" w:firstRowFirstColumn="0" w:firstRowLastColumn="0" w:lastRowFirstColumn="0" w:lastRowLastColumn="0"/>
              <w:rPr>
                <w:rFonts w:ascii="Times New Roman" w:eastAsiaTheme="majorHAnsi" w:hAnsi="Times New Roman" w:cs="Times New Roman"/>
              </w:rPr>
            </w:pPr>
            <w:r w:rsidRPr="00BB7A53">
              <w:rPr>
                <w:rFonts w:hint="eastAsia"/>
                <w:b/>
              </w:rPr>
              <w:t>문서</w:t>
            </w:r>
            <w:r w:rsidRPr="00BB7A53">
              <w:rPr>
                <w:b/>
              </w:rPr>
              <w:t xml:space="preserve"> </w:t>
            </w:r>
            <w:r w:rsidRPr="00BB7A53">
              <w:rPr>
                <w:rFonts w:hint="eastAsia"/>
                <w:b/>
              </w:rPr>
              <w:t>제목</w:t>
            </w:r>
          </w:p>
        </w:tc>
      </w:tr>
      <w:tr w:rsidR="0016729F" w:rsidRPr="005D4343" w14:paraId="44AD71B0" w14:textId="77777777" w:rsidTr="00BB7A53">
        <w:trPr>
          <w:trHeight w:val="468"/>
        </w:trPr>
        <w:tc>
          <w:tcPr>
            <w:cnfStyle w:val="001000000000" w:firstRow="0" w:lastRow="0" w:firstColumn="1" w:lastColumn="0" w:oddVBand="0" w:evenVBand="0" w:oddHBand="0" w:evenHBand="0" w:firstRowFirstColumn="0" w:firstRowLastColumn="0" w:lastRowFirstColumn="0" w:lastRowLastColumn="0"/>
            <w:tcW w:w="540" w:type="dxa"/>
          </w:tcPr>
          <w:p w14:paraId="391B2EB1" w14:textId="77777777" w:rsidR="0016729F" w:rsidRPr="005D4343" w:rsidRDefault="0016729F" w:rsidP="00BB7A53">
            <w:pPr>
              <w:pStyle w:val="TDC7"/>
              <w:jc w:val="center"/>
              <w:rPr>
                <w:rFonts w:ascii="Times New Roman" w:eastAsiaTheme="majorHAnsi" w:hAnsi="Times New Roman" w:cs="Times New Roman"/>
              </w:rPr>
            </w:pPr>
            <w:r w:rsidRPr="00BB7A53">
              <w:t>1</w:t>
            </w:r>
          </w:p>
        </w:tc>
        <w:tc>
          <w:tcPr>
            <w:tcW w:w="1559" w:type="dxa"/>
          </w:tcPr>
          <w:p w14:paraId="62DB15C3" w14:textId="77777777" w:rsidR="0016729F" w:rsidRPr="00E0271E" w:rsidRDefault="0016729F" w:rsidP="00BB7A53">
            <w:pPr>
              <w:pStyle w:val="TDC7"/>
              <w:cnfStyle w:val="000000000000" w:firstRow="0" w:lastRow="0" w:firstColumn="0" w:lastColumn="0" w:oddVBand="0" w:evenVBand="0" w:oddHBand="0" w:evenHBand="0" w:firstRowFirstColumn="0" w:firstRowLastColumn="0" w:lastRowFirstColumn="0" w:lastRowLastColumn="0"/>
              <w:rPr>
                <w:rFonts w:asciiTheme="majorHAnsi" w:eastAsiaTheme="majorHAnsi" w:hAnsiTheme="majorHAnsi" w:cs="Times New Roman"/>
              </w:rPr>
            </w:pPr>
            <w:r w:rsidRPr="00BB7A53">
              <w:t>IEC 62304</w:t>
            </w:r>
          </w:p>
        </w:tc>
        <w:tc>
          <w:tcPr>
            <w:tcW w:w="5500" w:type="dxa"/>
          </w:tcPr>
          <w:p w14:paraId="09DED566" w14:textId="77777777" w:rsidR="0016729F" w:rsidRPr="00BB7A53" w:rsidRDefault="0016729F" w:rsidP="00BB7A53">
            <w:pPr>
              <w:pStyle w:val="TDC7"/>
              <w:cnfStyle w:val="000000000000" w:firstRow="0" w:lastRow="0" w:firstColumn="0" w:lastColumn="0" w:oddVBand="0" w:evenVBand="0" w:oddHBand="0" w:evenHBand="0" w:firstRowFirstColumn="0" w:firstRowLastColumn="0" w:lastRowFirstColumn="0" w:lastRowLastColumn="0"/>
              <w:rPr>
                <w:rFonts w:ascii="Times New Roman" w:eastAsiaTheme="majorHAnsi" w:hAnsi="Times New Roman" w:cs="Times New Roman"/>
                <w:lang w:val="en-US"/>
              </w:rPr>
            </w:pPr>
            <w:r w:rsidRPr="00BB7A53">
              <w:rPr>
                <w:lang w:val="en-US"/>
              </w:rPr>
              <w:t>Medical device software – Software life cycle processes</w:t>
            </w:r>
          </w:p>
        </w:tc>
      </w:tr>
      <w:tr w:rsidR="0016729F" w:rsidRPr="005D4343" w14:paraId="1E81B0FE" w14:textId="77777777" w:rsidTr="00BB7A53">
        <w:trPr>
          <w:trHeight w:val="468"/>
        </w:trPr>
        <w:tc>
          <w:tcPr>
            <w:cnfStyle w:val="001000000000" w:firstRow="0" w:lastRow="0" w:firstColumn="1" w:lastColumn="0" w:oddVBand="0" w:evenVBand="0" w:oddHBand="0" w:evenHBand="0" w:firstRowFirstColumn="0" w:firstRowLastColumn="0" w:lastRowFirstColumn="0" w:lastRowLastColumn="0"/>
            <w:tcW w:w="540" w:type="dxa"/>
          </w:tcPr>
          <w:p w14:paraId="4CEF394A" w14:textId="77777777" w:rsidR="0016729F" w:rsidRDefault="0016729F" w:rsidP="00BB7A53">
            <w:pPr>
              <w:pStyle w:val="TDC7"/>
              <w:jc w:val="center"/>
              <w:rPr>
                <w:rFonts w:ascii="Times New Roman" w:eastAsiaTheme="majorHAnsi" w:hAnsi="Times New Roman" w:cs="Times New Roman"/>
              </w:rPr>
            </w:pPr>
            <w:r w:rsidRPr="00BB7A53">
              <w:t>2</w:t>
            </w:r>
          </w:p>
        </w:tc>
        <w:tc>
          <w:tcPr>
            <w:tcW w:w="1559" w:type="dxa"/>
          </w:tcPr>
          <w:p w14:paraId="1075A93F" w14:textId="77777777" w:rsidR="0016729F" w:rsidRPr="00E0271E" w:rsidRDefault="0016729F" w:rsidP="00BB7A53">
            <w:pPr>
              <w:pStyle w:val="TDC7"/>
              <w:cnfStyle w:val="000000000000" w:firstRow="0" w:lastRow="0" w:firstColumn="0" w:lastColumn="0" w:oddVBand="0" w:evenVBand="0" w:oddHBand="0" w:evenHBand="0" w:firstRowFirstColumn="0" w:firstRowLastColumn="0" w:lastRowFirstColumn="0" w:lastRowLastColumn="0"/>
              <w:rPr>
                <w:rFonts w:asciiTheme="majorHAnsi" w:eastAsiaTheme="majorHAnsi" w:hAnsiTheme="majorHAnsi" w:cs="Times New Roman"/>
              </w:rPr>
            </w:pPr>
            <w:r w:rsidRPr="00BB7A53">
              <w:t>ISO 14971</w:t>
            </w:r>
          </w:p>
        </w:tc>
        <w:tc>
          <w:tcPr>
            <w:tcW w:w="5500" w:type="dxa"/>
          </w:tcPr>
          <w:p w14:paraId="0CEA95CE" w14:textId="77777777" w:rsidR="0016729F" w:rsidRPr="00BB7A53" w:rsidRDefault="0016729F" w:rsidP="00BB7A53">
            <w:pPr>
              <w:pStyle w:val="TDC7"/>
              <w:cnfStyle w:val="000000000000" w:firstRow="0" w:lastRow="0" w:firstColumn="0" w:lastColumn="0" w:oddVBand="0" w:evenVBand="0" w:oddHBand="0" w:evenHBand="0" w:firstRowFirstColumn="0" w:firstRowLastColumn="0" w:lastRowFirstColumn="0" w:lastRowLastColumn="0"/>
              <w:rPr>
                <w:rFonts w:ascii="Times New Roman" w:eastAsiaTheme="majorHAnsi" w:hAnsi="Times New Roman" w:cs="Times New Roman"/>
                <w:lang w:val="en-US"/>
              </w:rPr>
            </w:pPr>
            <w:r w:rsidRPr="00BB7A53">
              <w:rPr>
                <w:lang w:val="en-US"/>
              </w:rPr>
              <w:t>Medical devices – Application of risk management to medical</w:t>
            </w:r>
          </w:p>
        </w:tc>
      </w:tr>
    </w:tbl>
    <w:p w14:paraId="706FB9BE" w14:textId="77777777" w:rsidR="000A4182" w:rsidRPr="00BB7A53" w:rsidRDefault="000A4182">
      <w:pPr>
        <w:pStyle w:val="TDC30"/>
        <w:spacing w:after="0"/>
        <w:rPr>
          <w:lang w:val="en-US"/>
        </w:rPr>
      </w:pPr>
    </w:p>
    <w:p w14:paraId="7BE88E4F" w14:textId="77777777" w:rsidR="00ED0920" w:rsidRDefault="00ED0920" w:rsidP="00BB7A53">
      <w:pPr>
        <w:pStyle w:val="TDC1"/>
        <w:pageBreakBefore/>
      </w:pPr>
      <w:bookmarkStart w:id="33" w:name="_Toc241675521"/>
      <w:bookmarkStart w:id="34" w:name="_Toc242733460"/>
      <w:bookmarkStart w:id="35" w:name="_Toc242774914"/>
      <w:bookmarkStart w:id="36" w:name="_Toc242776616"/>
      <w:bookmarkStart w:id="37" w:name="_Toc242778075"/>
      <w:bookmarkStart w:id="38" w:name="_Toc180573603"/>
      <w:bookmarkStart w:id="39" w:name="_Toc242778076"/>
      <w:bookmarkEnd w:id="33"/>
      <w:bookmarkEnd w:id="34"/>
      <w:bookmarkEnd w:id="35"/>
      <w:bookmarkEnd w:id="36"/>
      <w:bookmarkEnd w:id="37"/>
      <w:r>
        <w:lastRenderedPageBreak/>
        <w:t>하드웨어 구조</w:t>
      </w:r>
      <w:bookmarkEnd w:id="38"/>
      <w:bookmarkEnd w:id="39"/>
    </w:p>
    <w:p w14:paraId="021330AE" w14:textId="77777777" w:rsidR="001B4428" w:rsidRDefault="00A42D4D">
      <w:pPr>
        <w:pStyle w:val="TDC10"/>
      </w:pPr>
      <w:r>
        <w:t xml:space="preserve">외부장치 Sound1은 E8300의 CFX/HEAR/Cortex-M3와 별도 칩 QCC5181 및 주변장치로 구성된다. E8300의 부트로더는 하드웨어와 실행 이미지를 준비하고 응용 코어를 기동한다. DMIC1/DMIC2는 E8300에 연결되고 </w:t>
      </w:r>
      <w:r w:rsidRPr="00BB7A53">
        <w:rPr>
          <w:color w:val="C00000"/>
        </w:rPr>
        <w:t>DMIC2는 QCC에도 연결되어 전화 통화 상향 입력으로 사용한다.</w:t>
      </w:r>
    </w:p>
    <w:p w14:paraId="353F2395" w14:textId="2635B3CA" w:rsidR="00ED0920" w:rsidRPr="00E00010" w:rsidRDefault="00ED0920" w:rsidP="00BB7A53">
      <w:pPr>
        <w:pStyle w:val="TDC14"/>
      </w:pPr>
      <w:r w:rsidRPr="00E00010">
        <w:rPr>
          <w:noProof/>
        </w:rPr>
        <w:drawing>
          <wp:inline distT="0" distB="0" distL="0" distR="0" wp14:anchorId="F5A26EE9" wp14:editId="8E9FFAFD">
            <wp:extent cx="5800000" cy="4142857"/>
            <wp:effectExtent l="0" t="0" r="0" b="0"/>
            <wp:docPr id="2080932557" name="DMIC2 양쪽 연결 및 통화 마이크 입력" descr="DMIC2 양쪽 연결 및 통화 마이크 입력">
              <a:extLst xmlns:a="http://schemas.openxmlformats.org/drawingml/2006/main">
                <a:ext uri="{FF2B5EF4-FFF2-40B4-BE49-F238E27FC236}">
                  <a16:creationId xmlns:a16="http://schemas.microsoft.com/office/drawing/2014/main" id="{617D1D08-1297-4361-B9D4-38278E1793D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그림 179" descr="텍스트, 스크린샷, 도표, 디자인이(가) 표시된 사진&#10;&#10;자동 생성된 설명">
                      <a:extLst>
                        <a:ext uri="{FF2B5EF4-FFF2-40B4-BE49-F238E27FC236}">
                          <a16:creationId xmlns:a16="http://schemas.microsoft.com/office/drawing/2014/main" id="{1E992281-E82E-40DE-B7A6-9EF7C145A0ED}"/>
                        </a:ext>
                      </a:extLst>
                    </pic:cNvPr>
                    <pic:cNvPicPr>
                      <a:picLocks noChangeAspect="1"/>
                    </pic:cNvPicPr>
                  </pic:nvPicPr>
                  <pic:blipFill>
                    <a:blip r:embed="rId10"/>
                    <a:stretch>
                      <a:fillRect/>
                    </a:stretch>
                  </pic:blipFill>
                  <pic:spPr>
                    <a:xfrm>
                      <a:off x="0" y="0"/>
                      <a:ext cx="5800000" cy="4142857"/>
                    </a:xfrm>
                    <a:prstGeom prst="rect">
                      <a:avLst/>
                    </a:prstGeom>
                  </pic:spPr>
                </pic:pic>
              </a:graphicData>
            </a:graphic>
          </wp:inline>
        </w:drawing>
      </w:r>
    </w:p>
    <w:p w14:paraId="5244D097" w14:textId="77777777" w:rsidR="00BF7017" w:rsidRDefault="00BF7017" w:rsidP="00BB7A53">
      <w:pPr>
        <w:pStyle w:val="TDC15"/>
      </w:pPr>
      <w:r w:rsidRPr="001D1C2F">
        <w:t>&lt;그림 1. 인공달팽이관 외부장치의 하드웨어 플랫폼&gt;</w:t>
      </w:r>
    </w:p>
    <w:p w14:paraId="50A161A1" w14:textId="77777777" w:rsidR="007D3F7F" w:rsidRDefault="007D3F7F" w:rsidP="00BB7A53">
      <w:pPr>
        <w:pStyle w:val="TDC1"/>
        <w:pageBreakBefore/>
      </w:pPr>
      <w:bookmarkStart w:id="40" w:name="_Toc180573604"/>
      <w:bookmarkStart w:id="41" w:name="_Toc242778077"/>
      <w:r>
        <w:lastRenderedPageBreak/>
        <w:t xml:space="preserve">MCU간 </w:t>
      </w:r>
      <w:r w:rsidR="00857846">
        <w:t>제어 인터페이스</w:t>
      </w:r>
      <w:bookmarkEnd w:id="40"/>
      <w:bookmarkEnd w:id="41"/>
    </w:p>
    <w:p w14:paraId="5A2B39B9" w14:textId="77777777" w:rsidR="000C626C" w:rsidRDefault="001565C4">
      <w:pPr>
        <w:pStyle w:val="TDC10"/>
      </w:pPr>
      <w:r>
        <w:t>외부장치의 동작은 시스템 제어, 신호처리, 내부기 실행, 블루투스 통신의 네 기능 모듈로 나누어 설계한다. 하나의 기능을 여러 코어가 나누어 수행하므로, 이 장에서는 각 모듈의 담당 범위와 코어 사이에 전달할 데이터, 실행 순서를 설명한다.</w:t>
      </w:r>
    </w:p>
    <w:p w14:paraId="3E153E54" w14:textId="77777777" w:rsidR="001B4428" w:rsidRDefault="00A42D4D">
      <w:pPr>
        <w:pStyle w:val="TDC10"/>
      </w:pPr>
      <w:r>
        <w:t xml:space="preserve">각 기능 모듈은 역할과 처리 완료 시점에 따라 유닛으로 나눈다. CFX/HEAR/CM3와 부트로더의 입력/출력/처리 및 </w:t>
      </w:r>
      <w:r w:rsidRPr="00BB7A53">
        <w:rPr>
          <w:color w:val="C00000"/>
        </w:rPr>
        <w:t>QCC의 시스템 관리/HW 인터페이스/블루투스/보안 4모듈과14유닛</w:t>
      </w:r>
      <w:r>
        <w:t>을 아래에 정의한다.</w:t>
      </w:r>
    </w:p>
    <w:p w14:paraId="5004F6BB" w14:textId="77777777" w:rsidR="007D3F7F" w:rsidRDefault="007D3F7F" w:rsidP="00BB7A53">
      <w:pPr>
        <w:pStyle w:val="TDC2"/>
      </w:pPr>
      <w:bookmarkStart w:id="42" w:name="_Toc180573605"/>
      <w:bookmarkStart w:id="43" w:name="_Toc242778078"/>
      <w:r>
        <w:t>System Control module</w:t>
      </w:r>
      <w:bookmarkEnd w:id="42"/>
      <w:bookmarkEnd w:id="43"/>
    </w:p>
    <w:p w14:paraId="697A3215" w14:textId="77777777" w:rsidR="007D3F7F" w:rsidRDefault="007D3F7F" w:rsidP="00BB7A53">
      <w:pPr>
        <w:pStyle w:val="TDC20"/>
      </w:pPr>
      <w:r w:rsidRPr="001D1C2F">
        <w:t xml:space="preserve">각 </w:t>
      </w:r>
      <w:r>
        <w:t>MCU</w:t>
      </w:r>
      <w:r w:rsidRPr="001D1C2F">
        <w:t xml:space="preserve">의 시스템 제어 모듈간 순차적인 </w:t>
      </w:r>
      <w:r w:rsidR="00B57D6D" w:rsidRPr="001D1C2F">
        <w:t xml:space="preserve">제어 흐름은 </w:t>
      </w:r>
      <w:r w:rsidRPr="001D1C2F">
        <w:t>다음과 같이 설계한다.</w:t>
      </w:r>
    </w:p>
    <w:p w14:paraId="283BB465" w14:textId="77777777" w:rsidR="007D3F7F" w:rsidRPr="00E00010" w:rsidRDefault="002A707B" w:rsidP="00BB7A53">
      <w:pPr>
        <w:pStyle w:val="TDC24"/>
      </w:pPr>
      <w:r w:rsidRPr="00E00010">
        <w:rPr>
          <w:noProof/>
        </w:rPr>
        <w:drawing>
          <wp:inline distT="0" distB="0" distL="0" distR="0" wp14:anchorId="551BDCD3" wp14:editId="5D4D850B">
            <wp:extent cx="5800000" cy="3645714"/>
            <wp:effectExtent l="0" t="0" r="0" b="0"/>
            <wp:docPr id="597" name="그림 596" descr="텍스트, 도표, 평면도, 스크린샷이(가) 표시된 사진&#10;&#10;자동 생성된 설명">
              <a:extLst xmlns:a="http://schemas.openxmlformats.org/drawingml/2006/main">
                <a:ext uri="{FF2B5EF4-FFF2-40B4-BE49-F238E27FC236}">
                  <a16:creationId xmlns:a16="http://schemas.microsoft.com/office/drawing/2014/main" id="{0CF1ED59-4DF9-A924-7CF8-4EE45B613FE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 name="그림 596" descr="텍스트, 도표, 평면도, 스크린샷이(가) 표시된 사진&#10;&#10;자동 생성된 설명">
                      <a:extLst>
                        <a:ext uri="{FF2B5EF4-FFF2-40B4-BE49-F238E27FC236}">
                          <a16:creationId xmlns:a16="http://schemas.microsoft.com/office/drawing/2014/main" id="{0CF1ED59-4DF9-A924-7CF8-4EE45B613FEA}"/>
                        </a:ext>
                      </a:extLst>
                    </pic:cNvPr>
                    <pic:cNvPicPr>
                      <a:picLocks noChangeAspect="1"/>
                    </pic:cNvPicPr>
                  </pic:nvPicPr>
                  <pic:blipFill>
                    <a:blip r:embed="rId11"/>
                    <a:stretch>
                      <a:fillRect/>
                    </a:stretch>
                  </pic:blipFill>
                  <pic:spPr>
                    <a:xfrm>
                      <a:off x="0" y="0"/>
                      <a:ext cx="5800000" cy="3645714"/>
                    </a:xfrm>
                    <a:prstGeom prst="rect">
                      <a:avLst/>
                    </a:prstGeom>
                  </pic:spPr>
                </pic:pic>
              </a:graphicData>
            </a:graphic>
          </wp:inline>
        </w:drawing>
      </w:r>
    </w:p>
    <w:p w14:paraId="158440D7" w14:textId="77777777" w:rsidR="00BF7017" w:rsidRPr="00E00010" w:rsidRDefault="00BF7017" w:rsidP="00BB7A53">
      <w:pPr>
        <w:pStyle w:val="TDC25"/>
      </w:pPr>
      <w:r w:rsidRPr="001D1C2F">
        <w:t>&lt;그림 2. 시스템 제어 연계&gt;</w:t>
      </w:r>
    </w:p>
    <w:p w14:paraId="0DB829C9" w14:textId="77777777" w:rsidR="00B57D6D" w:rsidRDefault="00B57D6D" w:rsidP="00BB7A53">
      <w:pPr>
        <w:pStyle w:val="TDC20"/>
      </w:pPr>
      <w:r w:rsidRPr="001D1C2F">
        <w:t xml:space="preserve">각각의 </w:t>
      </w:r>
      <w:r>
        <w:t>MCU</w:t>
      </w:r>
      <w:r w:rsidRPr="001D1C2F">
        <w:t>간 제어용 인터페이스는 다음과 같다.</w:t>
      </w:r>
    </w:p>
    <w:p w14:paraId="6D27C7E7" w14:textId="5C0C2E6B" w:rsidR="00857846" w:rsidRDefault="007D3F7F" w:rsidP="00BB7A53">
      <w:pPr>
        <w:pStyle w:val="TDC20"/>
      </w:pPr>
      <w:r w:rsidRPr="001D1C2F">
        <w:t>QCC와 CM3 : SPI 통신 및 GPIO 제어 핀. QCC와 CFX : I2S 오디오 입력.</w:t>
      </w:r>
    </w:p>
    <w:p w14:paraId="2A2CD87D" w14:textId="77777777" w:rsidR="007D3F7F" w:rsidRDefault="007D3F7F" w:rsidP="00BB7A53">
      <w:pPr>
        <w:pStyle w:val="TDC20"/>
      </w:pPr>
      <w:r>
        <w:t>CM3</w:t>
      </w:r>
      <w:r w:rsidRPr="001D1C2F">
        <w:t>와</w:t>
      </w:r>
      <w:r w:rsidR="00857846">
        <w:t xml:space="preserve"> </w:t>
      </w:r>
      <w:r w:rsidR="00857846" w:rsidRPr="001D1C2F">
        <w:t>C</w:t>
      </w:r>
      <w:r w:rsidR="00857846">
        <w:t xml:space="preserve">FX : </w:t>
      </w:r>
      <w:r w:rsidR="00857846" w:rsidRPr="001D1C2F">
        <w:t>인터럽트,</w:t>
      </w:r>
      <w:r w:rsidR="00857846">
        <w:t xml:space="preserve"> </w:t>
      </w:r>
      <w:r w:rsidR="00857846" w:rsidRPr="001D1C2F">
        <w:t>공유 메모리,</w:t>
      </w:r>
      <w:r w:rsidR="00857846">
        <w:t xml:space="preserve"> </w:t>
      </w:r>
      <w:r w:rsidR="00857846" w:rsidRPr="001D1C2F">
        <w:t>시스템 라이브러리</w:t>
      </w:r>
    </w:p>
    <w:p w14:paraId="1579F8B9" w14:textId="77777777" w:rsidR="00857846" w:rsidRDefault="00857846" w:rsidP="00BB7A53">
      <w:pPr>
        <w:pStyle w:val="TDC20"/>
      </w:pPr>
      <w:r w:rsidRPr="001D1C2F">
        <w:t>C</w:t>
      </w:r>
      <w:r>
        <w:t>FX</w:t>
      </w:r>
      <w:r w:rsidRPr="001D1C2F">
        <w:t xml:space="preserve">와 </w:t>
      </w:r>
      <w:r>
        <w:t xml:space="preserve">Hear : </w:t>
      </w:r>
      <w:r w:rsidRPr="001D1C2F">
        <w:t>시스템 라이브러리</w:t>
      </w:r>
      <w:r w:rsidR="00133814" w:rsidRPr="001D1C2F">
        <w:t>,</w:t>
      </w:r>
      <w:r w:rsidR="00133814">
        <w:t xml:space="preserve"> </w:t>
      </w:r>
      <w:r w:rsidR="00133814" w:rsidRPr="001D1C2F">
        <w:t>인터럽트</w:t>
      </w:r>
    </w:p>
    <w:p w14:paraId="0347855C" w14:textId="77777777" w:rsidR="000C626C" w:rsidRDefault="001565C4">
      <w:pPr>
        <w:pStyle w:val="TDC20"/>
      </w:pPr>
      <w:r>
        <w:lastRenderedPageBreak/>
        <w:t>시스템 제어는 전원과 연결 상태에 따라 실행할 기능을 정하고 각 코어가 필요한 시점에 동작하도록 한다. 따라서 CM3에는 전원/절전 상태, 터치 입력, LED 표시, 설정 저장과 주변장치 통신을 담당하는 유닛이 필요하다. CFX에는 인터럽트와 반복 실행, 입력 버퍼 준비, 맵/볼륨 변경 반영을 담당하는 유닛이 필요하다.</w:t>
      </w:r>
    </w:p>
    <w:p w14:paraId="69D3DE14" w14:textId="77777777" w:rsidR="000C626C" w:rsidRDefault="001565C4">
      <w:pPr>
        <w:pStyle w:val="TDC20"/>
      </w:pPr>
      <w:r>
        <w:t>설정값을 전달하는 일과 그 설정으로 처리를 시작하는 일을 구분한다. CM3가 공유 메모리에 설정한 값은 CFX가 반영하고, FIFO와 HEAR의 완료 이벤트를 확인한 뒤 다음 처리를 진행하도록 한다. 아직 준비되지 않은 입력이나 계산 결과를 사용하지 않도록 상태 확인과 완료 처리를 둔다.</w:t>
      </w:r>
    </w:p>
    <w:p w14:paraId="742773D8" w14:textId="77777777" w:rsidR="00830F8E" w:rsidRDefault="00830F8E" w:rsidP="00BB7A53">
      <w:pPr>
        <w:pStyle w:val="TDC2"/>
      </w:pPr>
      <w:bookmarkStart w:id="44" w:name="_Toc241675525"/>
      <w:bookmarkStart w:id="45" w:name="_Toc242733464"/>
      <w:bookmarkStart w:id="46" w:name="_Toc242774918"/>
      <w:bookmarkStart w:id="47" w:name="_Toc242776620"/>
      <w:bookmarkStart w:id="48" w:name="_Toc242778079"/>
      <w:bookmarkStart w:id="49" w:name="_Toc180573606"/>
      <w:bookmarkStart w:id="50" w:name="_Toc242778080"/>
      <w:bookmarkEnd w:id="44"/>
      <w:bookmarkEnd w:id="45"/>
      <w:bookmarkEnd w:id="46"/>
      <w:bookmarkEnd w:id="47"/>
      <w:bookmarkEnd w:id="48"/>
      <w:r>
        <w:t>Signal Processing Module</w:t>
      </w:r>
      <w:bookmarkEnd w:id="49"/>
      <w:bookmarkEnd w:id="50"/>
    </w:p>
    <w:p w14:paraId="28941530" w14:textId="45A9C2CD" w:rsidR="00133814" w:rsidRDefault="00B03EBD" w:rsidP="00BB7A53">
      <w:pPr>
        <w:pStyle w:val="TDC20"/>
      </w:pPr>
      <w:r w:rsidRPr="001D1C2F">
        <w:t>신호처리 모듈은 CM3, CFX와 HEAR에서 역할을 나누어 실행하며 코어 간 파라미터는 공유 메모리로 전달한다.</w:t>
      </w:r>
    </w:p>
    <w:p w14:paraId="53FDA5AF" w14:textId="77777777" w:rsidR="00B03EBD" w:rsidRDefault="00B03EBD" w:rsidP="00BB7A53">
      <w:pPr>
        <w:pStyle w:val="TDC20"/>
      </w:pPr>
      <w:r w:rsidRPr="001D1C2F">
        <w:t>시스템 제어 모듈에서 신호처리 모듈에 필요한 파라미터를 제공한다.</w:t>
      </w:r>
    </w:p>
    <w:p w14:paraId="44C9FCD8" w14:textId="53B196CA" w:rsidR="00FE53C4" w:rsidRDefault="00FE53C4" w:rsidP="00BB7A53">
      <w:pPr>
        <w:pStyle w:val="TDC20"/>
      </w:pPr>
      <w:r>
        <w:t>CM3는 맵의 T/C 전류와 펄스폭으로 내부기 파라미터를 계산한다. CFX는 전달된 디지털 T/C와 오디오 설정으로 매핑 계수를 계산하고, HEAR의 벡터/주파수 분석 결과로 자극 크기를 만든다.</w:t>
      </w:r>
    </w:p>
    <w:p w14:paraId="13F5D53F" w14:textId="77777777" w:rsidR="000C626C" w:rsidRDefault="001565C4">
      <w:pPr>
        <w:pStyle w:val="TDC20"/>
      </w:pPr>
      <w:r>
        <w:t>입력 소리가 전극별 자극 크기로 바뀌기까지의 단계를 나누어 구현한다. CFX에는 마이크/I2S 입력 선택과 혼합, 두 마이크 빔포밍, AGC, 주파수 대역 대표값 계산, T/C 범위 매핑과 CIS/NofM 처리를 담당하는 유닛을 둔다. HEAR에는 절대값/최대값과 FFT/크기를 계산하는 처리 단위를 둔다.</w:t>
      </w:r>
    </w:p>
    <w:p w14:paraId="59027F24" w14:textId="77777777" w:rsidR="000C626C" w:rsidRDefault="001565C4">
      <w:pPr>
        <w:pStyle w:val="TDC20"/>
      </w:pPr>
      <w:r>
        <w:t>CM3에는 펄스폭에 따른 프레임 수와 전송 가능한 채널 수, 내부기 DAC 범위와 디지털 T/C를 계산하여 공유하는 유닛을 둔다. 이 설정과 CFX/HEAR의 오디오 계산 결과를 구분해야 맵이 바뀌었을 때도 같은 조건으로 전극별 자극 크기를 만들 수 있다.</w:t>
      </w:r>
    </w:p>
    <w:p w14:paraId="41537D96" w14:textId="77777777" w:rsidR="00B03EBD" w:rsidRPr="00E00010" w:rsidRDefault="00B03EBD" w:rsidP="00BB7A53">
      <w:pPr>
        <w:pStyle w:val="TDC24"/>
      </w:pPr>
      <w:r w:rsidRPr="00E00010">
        <w:rPr>
          <w:noProof/>
        </w:rPr>
        <w:lastRenderedPageBreak/>
        <w:drawing>
          <wp:inline distT="0" distB="0" distL="0" distR="0" wp14:anchorId="6148DEA4" wp14:editId="01820CAB">
            <wp:extent cx="5800000" cy="4004762"/>
            <wp:effectExtent l="0" t="0" r="0" b="0"/>
            <wp:docPr id="77" name="그림 76" descr="텍스트, 스크린샷, 도표, 직사각형이(가) 표시된 사진&#10;&#10;자동 생성된 설명">
              <a:extLst xmlns:a="http://schemas.openxmlformats.org/drawingml/2006/main">
                <a:ext uri="{FF2B5EF4-FFF2-40B4-BE49-F238E27FC236}">
                  <a16:creationId xmlns:a16="http://schemas.microsoft.com/office/drawing/2014/main" id="{80E8F959-D215-94BF-251E-1041F19C592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그림 76" descr="텍스트, 스크린샷, 도표, 직사각형이(가) 표시된 사진&#10;&#10;자동 생성된 설명">
                      <a:extLst>
                        <a:ext uri="{FF2B5EF4-FFF2-40B4-BE49-F238E27FC236}">
                          <a16:creationId xmlns:a16="http://schemas.microsoft.com/office/drawing/2014/main" id="{80E8F959-D215-94BF-251E-1041F19C5928}"/>
                        </a:ext>
                      </a:extLst>
                    </pic:cNvPr>
                    <pic:cNvPicPr>
                      <a:picLocks noChangeAspect="1"/>
                    </pic:cNvPicPr>
                  </pic:nvPicPr>
                  <pic:blipFill>
                    <a:blip r:embed="rId12"/>
                    <a:stretch>
                      <a:fillRect/>
                    </a:stretch>
                  </pic:blipFill>
                  <pic:spPr>
                    <a:xfrm>
                      <a:off x="0" y="0"/>
                      <a:ext cx="5800000" cy="4004762"/>
                    </a:xfrm>
                    <a:prstGeom prst="rect">
                      <a:avLst/>
                    </a:prstGeom>
                  </pic:spPr>
                </pic:pic>
              </a:graphicData>
            </a:graphic>
          </wp:inline>
        </w:drawing>
      </w:r>
    </w:p>
    <w:p w14:paraId="3B05C6FF" w14:textId="77777777" w:rsidR="00BF7017" w:rsidRPr="00E00010" w:rsidRDefault="00BF7017" w:rsidP="00BB7A53">
      <w:pPr>
        <w:pStyle w:val="TDC25"/>
      </w:pPr>
      <w:r w:rsidRPr="001D1C2F">
        <w:t>&lt;그림 3. 신호처리 연계&gt;</w:t>
      </w:r>
    </w:p>
    <w:p w14:paraId="67B006DE" w14:textId="77777777" w:rsidR="00B03EBD" w:rsidRDefault="00BA1805" w:rsidP="00BB7A53">
      <w:pPr>
        <w:pStyle w:val="TDC2"/>
      </w:pPr>
      <w:bookmarkStart w:id="51" w:name="_Toc180573607"/>
      <w:bookmarkStart w:id="52" w:name="_Toc242778081"/>
      <w:r>
        <w:t>Internal Stimulation Device Execution Module</w:t>
      </w:r>
      <w:bookmarkEnd w:id="51"/>
      <w:bookmarkEnd w:id="52"/>
    </w:p>
    <w:p w14:paraId="67045181" w14:textId="77777777" w:rsidR="00B03EBD" w:rsidRDefault="00B03EBD" w:rsidP="00BB7A53">
      <w:pPr>
        <w:pStyle w:val="TDC20"/>
      </w:pPr>
      <w:r w:rsidRPr="001D1C2F">
        <w:t xml:space="preserve">내부기 제어 모듈은 </w:t>
      </w:r>
      <w:r>
        <w:t>CM3</w:t>
      </w:r>
      <w:r w:rsidRPr="001D1C2F">
        <w:t>와 C</w:t>
      </w:r>
      <w:r>
        <w:t>FX</w:t>
      </w:r>
      <w:r w:rsidRPr="001D1C2F">
        <w:t xml:space="preserve">에서 실행이 되며 </w:t>
      </w:r>
      <w:r>
        <w:t>MCU</w:t>
      </w:r>
      <w:r w:rsidRPr="001D1C2F">
        <w:t>간 파라미터는 공유 메모리를 통해서 전달된다.</w:t>
      </w:r>
    </w:p>
    <w:p w14:paraId="2BB7C06B" w14:textId="318B8EC5" w:rsidR="00FE53C4" w:rsidRDefault="00B03EBD" w:rsidP="00BB7A53">
      <w:pPr>
        <w:pStyle w:val="TDC20"/>
      </w:pPr>
      <w:r w:rsidRPr="001D1C2F">
        <w:t>CM3는 I2C를 사용하여 FPGA와 통신하고, 내부기 실행에 필요한 명령을 공유 메모리로 CFX에 전달한다.</w:t>
      </w:r>
    </w:p>
    <w:p w14:paraId="435D9AB1" w14:textId="77777777" w:rsidR="00B03EBD" w:rsidRDefault="00FE53C4" w:rsidP="00BB7A53">
      <w:pPr>
        <w:pStyle w:val="TDC20"/>
      </w:pPr>
      <w:r w:rsidRPr="001D1C2F">
        <w:t>C</w:t>
      </w:r>
      <w:r>
        <w:t>FX</w:t>
      </w:r>
      <w:r w:rsidRPr="001D1C2F">
        <w:t xml:space="preserve">는 공유 메모리에 설정된 내부기 실행 모드에 따라 </w:t>
      </w:r>
      <w:r w:rsidR="00B03EBD">
        <w:t>PCM</w:t>
      </w:r>
      <w:r w:rsidR="00B03EBD" w:rsidRPr="001D1C2F">
        <w:t xml:space="preserve"> 비트스트림을 생성하여 F</w:t>
      </w:r>
      <w:r w:rsidR="00B03EBD">
        <w:t>PGA</w:t>
      </w:r>
      <w:r w:rsidR="00B03EBD" w:rsidRPr="001D1C2F">
        <w:t>와 내부기에 전달한다.</w:t>
      </w:r>
    </w:p>
    <w:p w14:paraId="79045FA0" w14:textId="77777777" w:rsidR="00FE53C4" w:rsidRDefault="00FE53C4" w:rsidP="00BB7A53">
      <w:pPr>
        <w:pStyle w:val="TDC20"/>
      </w:pPr>
      <w:r w:rsidRPr="001D1C2F">
        <w:t>내부기 실행 모드일 경우,</w:t>
      </w:r>
      <w:r>
        <w:t xml:space="preserve"> </w:t>
      </w:r>
      <w:r w:rsidRPr="001D1C2F">
        <w:t xml:space="preserve">매핑 데이터와 신호처리 모듈의 결과인 전기 자극 크기를 사용하여 </w:t>
      </w:r>
      <w:r>
        <w:t xml:space="preserve">PCM </w:t>
      </w:r>
      <w:r w:rsidRPr="001D1C2F">
        <w:t>비트스트림을 생성하게 된다.</w:t>
      </w:r>
    </w:p>
    <w:p w14:paraId="37D56979" w14:textId="77777777" w:rsidR="000C626C" w:rsidRDefault="001565C4">
      <w:pPr>
        <w:pStyle w:val="TDC20"/>
      </w:pPr>
      <w:r>
        <w:t>내부기 실행은 연결 준비와 상태 확인, 자극 데이터 전송으로 나누어 구현한다. CM3에는 FPGA 통신, 내부기 전원/연결 상태 관리, 명령 요청과 완료 확인을 담당하는 유닛을 둔다. CFX에는 실행 모드 선택과 PCM 명령 구성, 실시간 자극 패킷과 프레임 출력을 담당하는 유닛을 둔다.</w:t>
      </w:r>
    </w:p>
    <w:p w14:paraId="113C139D" w14:textId="77777777" w:rsidR="000C626C" w:rsidRDefault="001565C4">
      <w:pPr>
        <w:pStyle w:val="TDC20"/>
      </w:pPr>
      <w:r>
        <w:lastRenderedPageBreak/>
        <w:t>신호처리에서 구한 자극 크기만으로 출력하지 않고, 현재 실행 모드와 맵의 채널/프레임 조건을 함께 사용한다. CM3의 명령 요청과 CFX의 전송 완료를 구분하여 같은 명령을 중복 실행하거나 전송 중인 데이터를 덮어쓰지 않도록 한다.</w:t>
      </w:r>
    </w:p>
    <w:p w14:paraId="660C1C49" w14:textId="77777777" w:rsidR="00B03EBD" w:rsidRPr="00E00010" w:rsidRDefault="00B03EBD" w:rsidP="00BB7A53">
      <w:pPr>
        <w:pStyle w:val="TDC24"/>
      </w:pPr>
      <w:r w:rsidRPr="00E00010">
        <w:rPr>
          <w:noProof/>
        </w:rPr>
        <w:drawing>
          <wp:inline distT="0" distB="0" distL="0" distR="0" wp14:anchorId="34F7BE05" wp14:editId="177EB656">
            <wp:extent cx="5800000" cy="3369524"/>
            <wp:effectExtent l="0" t="0" r="0" b="0"/>
            <wp:docPr id="54" name="그림 53" descr="스크린샷, 텍스트, 멀티미디어 소프트웨어, 그래픽 소프트웨어이(가) 표시된 사진&#10;&#10;자동 생성된 설명">
              <a:extLst xmlns:a="http://schemas.openxmlformats.org/drawingml/2006/main">
                <a:ext uri="{FF2B5EF4-FFF2-40B4-BE49-F238E27FC236}">
                  <a16:creationId xmlns:a16="http://schemas.microsoft.com/office/drawing/2014/main" id="{E3A53D8B-7921-5923-D099-F365AE17317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그림 53" descr="스크린샷, 텍스트, 멀티미디어 소프트웨어, 그래픽 소프트웨어이(가) 표시된 사진&#10;&#10;자동 생성된 설명">
                      <a:extLst>
                        <a:ext uri="{FF2B5EF4-FFF2-40B4-BE49-F238E27FC236}">
                          <a16:creationId xmlns:a16="http://schemas.microsoft.com/office/drawing/2014/main" id="{E3A53D8B-7921-5923-D099-F365AE173176}"/>
                        </a:ext>
                      </a:extLst>
                    </pic:cNvPr>
                    <pic:cNvPicPr>
                      <a:picLocks noChangeAspect="1"/>
                    </pic:cNvPicPr>
                  </pic:nvPicPr>
                  <pic:blipFill>
                    <a:blip r:embed="rId13"/>
                    <a:stretch>
                      <a:fillRect/>
                    </a:stretch>
                  </pic:blipFill>
                  <pic:spPr>
                    <a:xfrm>
                      <a:off x="0" y="0"/>
                      <a:ext cx="5800000" cy="3369524"/>
                    </a:xfrm>
                    <a:prstGeom prst="rect">
                      <a:avLst/>
                    </a:prstGeom>
                  </pic:spPr>
                </pic:pic>
              </a:graphicData>
            </a:graphic>
          </wp:inline>
        </w:drawing>
      </w:r>
    </w:p>
    <w:p w14:paraId="79A61BE5" w14:textId="77777777" w:rsidR="00BF7017" w:rsidRPr="00E00010" w:rsidRDefault="00BF7017" w:rsidP="00BB7A53">
      <w:pPr>
        <w:pStyle w:val="TDC25"/>
      </w:pPr>
      <w:r w:rsidRPr="001D1C2F">
        <w:t>&lt;그림 4. 내부기 실행 연계&gt;</w:t>
      </w:r>
    </w:p>
    <w:p w14:paraId="7489184C" w14:textId="77777777" w:rsidR="00B03EBD" w:rsidRDefault="00BA1805" w:rsidP="00BB7A53">
      <w:pPr>
        <w:pStyle w:val="TDC2"/>
      </w:pPr>
      <w:bookmarkStart w:id="53" w:name="_Toc180573608"/>
      <w:bookmarkStart w:id="54" w:name="_Toc242778082"/>
      <w:r>
        <w:t>Bluetooth Communication Module</w:t>
      </w:r>
      <w:bookmarkEnd w:id="53"/>
      <w:bookmarkEnd w:id="54"/>
    </w:p>
    <w:p w14:paraId="4A762268" w14:textId="217C93B9" w:rsidR="00B03EBD" w:rsidRDefault="00B03EBD" w:rsidP="00BB7A53">
      <w:pPr>
        <w:pStyle w:val="TDC20"/>
      </w:pPr>
      <w:r w:rsidRPr="001D1C2F">
        <w:t>블루투스 통신은 QCC와 CM3의 SPI 인터페이스를 통해 명령과 응답을 주고받는다.</w:t>
      </w:r>
    </w:p>
    <w:p w14:paraId="37803970" w14:textId="5A382512" w:rsidR="00FE53C4" w:rsidRPr="00E00010" w:rsidRDefault="00FE53C4" w:rsidP="00BB7A53">
      <w:pPr>
        <w:pStyle w:val="TDC24"/>
      </w:pPr>
      <w:r w:rsidRPr="00E00010">
        <w:rPr>
          <w:noProof/>
        </w:rPr>
        <w:lastRenderedPageBreak/>
        <w:drawing>
          <wp:inline distT="0" distB="0" distL="0" distR="0" wp14:anchorId="3E7F6F96" wp14:editId="7410F3B0">
            <wp:extent cx="5800000" cy="3314286"/>
            <wp:effectExtent l="0" t="0" r="0" b="0"/>
            <wp:docPr id="2080932556" name="QCC 4모듈/14유닛과 E8300 명령/오디오 연계" descr="QCC 4모듈/14유닛과 E8300 명령/오디오 연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800000" cy="3314286"/>
                    </a:xfrm>
                    <a:prstGeom prst="rect">
                      <a:avLst/>
                    </a:prstGeom>
                    <a:noFill/>
                  </pic:spPr>
                </pic:pic>
              </a:graphicData>
            </a:graphic>
          </wp:inline>
        </w:drawing>
      </w:r>
    </w:p>
    <w:p w14:paraId="4D284265" w14:textId="77777777" w:rsidR="00BF7017" w:rsidRPr="00E00010" w:rsidRDefault="00BF7017" w:rsidP="00BB7A53">
      <w:pPr>
        <w:pStyle w:val="TDC25"/>
      </w:pPr>
      <w:r w:rsidRPr="001D1C2F">
        <w:t>&lt;그림 5. 블루투스 연계&gt;</w:t>
      </w:r>
    </w:p>
    <w:p w14:paraId="68ADD6DB" w14:textId="77777777" w:rsidR="001B4428" w:rsidRDefault="00A42D4D">
      <w:pPr>
        <w:pStyle w:val="TDC20"/>
      </w:pPr>
      <w:r w:rsidRPr="00BB7A53">
        <w:rPr>
          <w:color w:val="C00000"/>
        </w:rPr>
        <w:t>외부기에는 E8300과 별도 칩 QCC5181이 있다.</w:t>
      </w:r>
      <w:r>
        <w:t xml:space="preserve"> E8300은 CFX/HEAR 오디오 처리와 CM3 내부기 제어/자극 실행을 수행하고 </w:t>
      </w:r>
      <w:r w:rsidRPr="00BB7A53">
        <w:rPr>
          <w:color w:val="C00000"/>
        </w:rPr>
        <w:t>QCC는 무선 송수신, 전원/PIO/NVM과 인증을 처리한다. DMIC2는 두 칩에 연결되며 QCC의 통화 상향과 E8300으로 보내는 I2S 하향을 구분한다.</w:t>
      </w:r>
    </w:p>
    <w:p w14:paraId="70186D5E" w14:textId="77777777" w:rsidR="001B4428" w:rsidRDefault="00A42D4D">
      <w:pPr>
        <w:pStyle w:val="TDC22"/>
      </w:pPr>
      <w:r>
        <w:t xml:space="preserve">표 </w:t>
      </w:r>
      <w:r>
        <w:fldChar w:fldCharType="begin"/>
      </w:r>
      <w:r>
        <w:instrText>SEQ 표 \* ARABIC</w:instrText>
      </w:r>
      <w:r>
        <w:fldChar w:fldCharType="separate"/>
      </w:r>
      <w:r w:rsidR="001A0C22">
        <w:rPr>
          <w:noProof/>
        </w:rPr>
        <w:t>3</w:t>
      </w:r>
      <w:r>
        <w:fldChar w:fldCharType="end"/>
      </w:r>
      <w:r>
        <w:t>. 장치와 기능의 경계</w:t>
      </w:r>
    </w:p>
    <w:tbl>
      <w:tblPr>
        <w:tblStyle w:val="TDC21"/>
        <w:tblW w:w="9216" w:type="dxa"/>
        <w:tblLayout w:type="fixed"/>
        <w:tblLook w:val="0420" w:firstRow="1" w:lastRow="0" w:firstColumn="0" w:lastColumn="0" w:noHBand="0" w:noVBand="1"/>
      </w:tblPr>
      <w:tblGrid>
        <w:gridCol w:w="1700"/>
        <w:gridCol w:w="3100"/>
        <w:gridCol w:w="4416"/>
      </w:tblGrid>
      <w:tr w:rsidR="001B4428" w14:paraId="3400454A" w14:textId="77777777" w:rsidTr="001B4428">
        <w:trPr>
          <w:cnfStyle w:val="100000000000" w:firstRow="1" w:lastRow="0" w:firstColumn="0" w:lastColumn="0" w:oddVBand="0" w:evenVBand="0" w:oddHBand="0" w:evenHBand="0" w:firstRowFirstColumn="0" w:firstRowLastColumn="0" w:lastRowFirstColumn="0" w:lastRowLastColumn="0"/>
          <w:cantSplit/>
          <w:tblHeader/>
        </w:trPr>
        <w:tc>
          <w:tcPr>
            <w:tcW w:w="1700" w:type="dxa"/>
          </w:tcPr>
          <w:p w14:paraId="742898DF" w14:textId="77777777" w:rsidR="001B4428" w:rsidRDefault="00A42D4D">
            <w:pPr>
              <w:pStyle w:val="TDC0"/>
            </w:pPr>
            <w:r>
              <w:t>경계</w:t>
            </w:r>
          </w:p>
        </w:tc>
        <w:tc>
          <w:tcPr>
            <w:tcW w:w="3100" w:type="dxa"/>
          </w:tcPr>
          <w:p w14:paraId="547D883D" w14:textId="77777777" w:rsidR="001B4428" w:rsidRDefault="00A42D4D">
            <w:pPr>
              <w:pStyle w:val="TDC0"/>
            </w:pPr>
            <w:r>
              <w:t>담당 기능</w:t>
            </w:r>
          </w:p>
        </w:tc>
        <w:tc>
          <w:tcPr>
            <w:tcW w:w="4416" w:type="dxa"/>
          </w:tcPr>
          <w:p w14:paraId="6EE07548" w14:textId="77777777" w:rsidR="001B4428" w:rsidRDefault="00A42D4D">
            <w:pPr>
              <w:pStyle w:val="TDC0"/>
            </w:pPr>
            <w:r>
              <w:t>연계 경로</w:t>
            </w:r>
          </w:p>
        </w:tc>
      </w:tr>
      <w:tr w:rsidR="001B4428" w14:paraId="5A185453" w14:textId="77777777" w:rsidTr="001B4428">
        <w:tc>
          <w:tcPr>
            <w:tcW w:w="1700" w:type="dxa"/>
          </w:tcPr>
          <w:p w14:paraId="096F04B9" w14:textId="77777777" w:rsidR="001B4428" w:rsidRDefault="00A42D4D">
            <w:pPr>
              <w:pStyle w:val="TDC7"/>
            </w:pPr>
            <w:r>
              <w:t>외부기 / E8300</w:t>
            </w:r>
          </w:p>
        </w:tc>
        <w:tc>
          <w:tcPr>
            <w:tcW w:w="3100" w:type="dxa"/>
          </w:tcPr>
          <w:p w14:paraId="0314E2B6" w14:textId="77777777" w:rsidR="001B4428" w:rsidRDefault="00A42D4D">
            <w:pPr>
              <w:pStyle w:val="TDC7"/>
            </w:pPr>
            <w:r>
              <w:t>CFX/HEAR 오디오 처리, CM3 상태/명령 처리와 내부기 제어/자극</w:t>
            </w:r>
          </w:p>
        </w:tc>
        <w:tc>
          <w:tcPr>
            <w:tcW w:w="4416" w:type="dxa"/>
          </w:tcPr>
          <w:p w14:paraId="534A07C1" w14:textId="77777777" w:rsidR="001B4428" w:rsidRPr="00BB7A53" w:rsidRDefault="00A42D4D">
            <w:pPr>
              <w:pStyle w:val="TDC7"/>
              <w:rPr>
                <w:lang w:val="en-US"/>
              </w:rPr>
            </w:pPr>
            <w:r w:rsidRPr="00BB7A53">
              <w:rPr>
                <w:lang w:val="en-US"/>
              </w:rPr>
              <w:t>DMIC1/DMIC2→E8300, QCC→CM3 SPI, QCC→CFX I2S</w:t>
            </w:r>
          </w:p>
        </w:tc>
      </w:tr>
      <w:tr w:rsidR="001B4428" w14:paraId="0E0D7BA1" w14:textId="77777777" w:rsidTr="001B4428">
        <w:tc>
          <w:tcPr>
            <w:tcW w:w="1700" w:type="dxa"/>
          </w:tcPr>
          <w:p w14:paraId="7267E37E" w14:textId="77777777" w:rsidR="001B4428" w:rsidRDefault="00A42D4D">
            <w:pPr>
              <w:pStyle w:val="TDC7"/>
            </w:pPr>
            <w:r w:rsidRPr="00BB7A53">
              <w:rPr>
                <w:color w:val="C00000"/>
              </w:rPr>
              <w:t>외부기 / QCC</w:t>
            </w:r>
          </w:p>
        </w:tc>
        <w:tc>
          <w:tcPr>
            <w:tcW w:w="3100" w:type="dxa"/>
          </w:tcPr>
          <w:p w14:paraId="168F55D5" w14:textId="77777777" w:rsidR="001B4428" w:rsidRDefault="00A42D4D">
            <w:pPr>
              <w:pStyle w:val="TDC7"/>
            </w:pPr>
            <w:r w:rsidRPr="00BB7A53">
              <w:rPr>
                <w:color w:val="C00000"/>
              </w:rPr>
              <w:t>시스템 관리, HW 인터페이스, 블루투스, 보안</w:t>
            </w:r>
          </w:p>
        </w:tc>
        <w:tc>
          <w:tcPr>
            <w:tcW w:w="4416" w:type="dxa"/>
          </w:tcPr>
          <w:p w14:paraId="13DC8600" w14:textId="77777777" w:rsidR="001B4428" w:rsidRDefault="00A42D4D">
            <w:pPr>
              <w:pStyle w:val="TDC7"/>
            </w:pPr>
            <w:r w:rsidRPr="00BB7A53">
              <w:rPr>
                <w:color w:val="C00000"/>
              </w:rPr>
              <w:t>DMIC2→QCC→통화 상대, BLE/Classic, SPI/PIO/NVM</w:t>
            </w:r>
          </w:p>
        </w:tc>
      </w:tr>
      <w:tr w:rsidR="001B4428" w14:paraId="60FE9514" w14:textId="77777777" w:rsidTr="001B4428">
        <w:tc>
          <w:tcPr>
            <w:tcW w:w="1700" w:type="dxa"/>
          </w:tcPr>
          <w:p w14:paraId="364C89DC" w14:textId="77777777" w:rsidR="001B4428" w:rsidRDefault="00A42D4D">
            <w:pPr>
              <w:pStyle w:val="TDC7"/>
            </w:pPr>
            <w:r>
              <w:t>주변 장치</w:t>
            </w:r>
          </w:p>
        </w:tc>
        <w:tc>
          <w:tcPr>
            <w:tcW w:w="3100" w:type="dxa"/>
          </w:tcPr>
          <w:p w14:paraId="31518381" w14:textId="77777777" w:rsidR="001B4428" w:rsidRDefault="00A42D4D">
            <w:pPr>
              <w:pStyle w:val="TDC7"/>
            </w:pPr>
            <w:r w:rsidRPr="00BB7A53">
              <w:rPr>
                <w:color w:val="C00000"/>
              </w:rPr>
              <w:t>리모콘/매핑 프로그램, Classic 상대 장치와 충전케이스</w:t>
            </w:r>
          </w:p>
        </w:tc>
        <w:tc>
          <w:tcPr>
            <w:tcW w:w="4416" w:type="dxa"/>
          </w:tcPr>
          <w:p w14:paraId="1F2EC9C0" w14:textId="77777777" w:rsidR="001B4428" w:rsidRDefault="00A42D4D">
            <w:pPr>
              <w:pStyle w:val="TDC7"/>
            </w:pPr>
            <w:r w:rsidRPr="00BB7A53">
              <w:rPr>
                <w:color w:val="C00000"/>
              </w:rPr>
              <w:t>BLE AUTH/GAIA, Classic 오디오 송수신, 충전케이스 통신</w:t>
            </w:r>
          </w:p>
        </w:tc>
      </w:tr>
      <w:tr w:rsidR="001B4428" w14:paraId="6EC34997" w14:textId="77777777" w:rsidTr="001B4428">
        <w:tc>
          <w:tcPr>
            <w:tcW w:w="1700" w:type="dxa"/>
          </w:tcPr>
          <w:p w14:paraId="21AA014D" w14:textId="77777777" w:rsidR="001B4428" w:rsidRDefault="00A42D4D">
            <w:pPr>
              <w:pStyle w:val="TDC7"/>
            </w:pPr>
            <w:r>
              <w:t>내부기</w:t>
            </w:r>
          </w:p>
        </w:tc>
        <w:tc>
          <w:tcPr>
            <w:tcW w:w="3100" w:type="dxa"/>
          </w:tcPr>
          <w:p w14:paraId="1200A311" w14:textId="77777777" w:rsidR="001B4428" w:rsidRDefault="00A42D4D">
            <w:pPr>
              <w:pStyle w:val="TDC7"/>
            </w:pPr>
            <w:r>
              <w:t>E8300의 명령/PCM 출력에 따른 자극 실행</w:t>
            </w:r>
          </w:p>
        </w:tc>
        <w:tc>
          <w:tcPr>
            <w:tcW w:w="4416" w:type="dxa"/>
          </w:tcPr>
          <w:p w14:paraId="3D7C9094" w14:textId="77777777" w:rsidR="001B4428" w:rsidRDefault="00A42D4D">
            <w:pPr>
              <w:pStyle w:val="TDC7"/>
            </w:pPr>
            <w:r>
              <w:t>E8300의 내부기 제어/자극 경로</w:t>
            </w:r>
          </w:p>
        </w:tc>
      </w:tr>
    </w:tbl>
    <w:p w14:paraId="54EB1F2A" w14:textId="77777777" w:rsidR="001B4428" w:rsidRDefault="001B4428">
      <w:pPr>
        <w:pStyle w:val="TDC20"/>
      </w:pPr>
    </w:p>
    <w:p w14:paraId="1597B04D" w14:textId="10C3704A" w:rsidR="00B03EBD" w:rsidRPr="00E00010" w:rsidRDefault="00FE53C4" w:rsidP="00BB7A53">
      <w:pPr>
        <w:pStyle w:val="TDC20"/>
      </w:pPr>
      <w:r w:rsidRPr="001D1C2F">
        <w:t>외부 블루투스 장치에서 전달된 제어 명령을 QCC가 SPI 경로로 CM3에 전달한다.</w:t>
      </w:r>
    </w:p>
    <w:p w14:paraId="77533384" w14:textId="22757DE1" w:rsidR="00FE53C4" w:rsidRDefault="00FE53C4" w:rsidP="00BB7A53">
      <w:pPr>
        <w:pStyle w:val="TDC20"/>
      </w:pPr>
      <w:r w:rsidRPr="001D1C2F">
        <w:t>QCC는 CM3에서 준비한 응답을 수신하여 외부 장치로 전달한다.</w:t>
      </w:r>
    </w:p>
    <w:p w14:paraId="7AC5A462" w14:textId="257DAE92" w:rsidR="00E01536" w:rsidRDefault="00E01536" w:rsidP="00BB7A53">
      <w:pPr>
        <w:pStyle w:val="TDC20"/>
      </w:pPr>
      <w:r w:rsidRPr="001D1C2F">
        <w:t>CM3는 수신 명령을 구분하여 리모콘, 매핑 및 시스템 정보 처리를 실행하고 응답을 SPI 버퍼에 준비한다.</w:t>
      </w:r>
    </w:p>
    <w:p w14:paraId="0B403725" w14:textId="77777777" w:rsidR="000C626C" w:rsidRDefault="001565C4">
      <w:pPr>
        <w:pStyle w:val="TDC20"/>
      </w:pPr>
      <w:r>
        <w:t>블루투스 명령은 수신, 명령 구분과 실행, 응답 준비로 나누어 처리한다. CM3에는 SPI 수신 데이터 확인, 리모콘/매핑 명령 처리, 시스템 정보 응답, 갱신 데이터 전달을 담당하는 유닛을 둔다. 명령별 동작을 분리하여 수신 버퍼를 정리하기 전에 필요한 처리를 끝내도록 한다.</w:t>
      </w:r>
    </w:p>
    <w:p w14:paraId="6D94B7D5" w14:textId="77777777" w:rsidR="001B4428" w:rsidRDefault="00A42D4D">
      <w:pPr>
        <w:pStyle w:val="TDC20"/>
      </w:pPr>
      <w:r>
        <w:t>QCC와 E8300 사이의 제어 명령/응답은 SPI로 전달하고 수신 오디오는 I2S로 CFX에 전달한다. 통화 상향은 DMIC2→QCC→상대 장치 경로이다. QCC의 시스템 관리/블루투스/보안 기능은 명령 중계와 인증을 연결하고 HW 인터페이스는 PIO/전원/NVM 접근을 담당한다.</w:t>
      </w:r>
    </w:p>
    <w:p w14:paraId="1F6C6637" w14:textId="77777777" w:rsidR="00697371" w:rsidRDefault="00220104" w:rsidP="00BB7A53">
      <w:pPr>
        <w:pStyle w:val="TDC1"/>
        <w:pageBreakBefore/>
      </w:pPr>
      <w:bookmarkStart w:id="55" w:name="_Toc241675529"/>
      <w:bookmarkStart w:id="56" w:name="_Toc242733468"/>
      <w:bookmarkStart w:id="57" w:name="_Toc242774922"/>
      <w:bookmarkStart w:id="58" w:name="_Toc242776624"/>
      <w:bookmarkStart w:id="59" w:name="_Toc242778083"/>
      <w:bookmarkStart w:id="60" w:name="_Toc241675530"/>
      <w:bookmarkStart w:id="61" w:name="_Toc242733469"/>
      <w:bookmarkStart w:id="62" w:name="_Toc242774923"/>
      <w:bookmarkStart w:id="63" w:name="_Toc242776625"/>
      <w:bookmarkStart w:id="64" w:name="_Toc242778084"/>
      <w:bookmarkStart w:id="65" w:name="_Toc180573609"/>
      <w:bookmarkStart w:id="66" w:name="_Toc242778085"/>
      <w:bookmarkEnd w:id="55"/>
      <w:bookmarkEnd w:id="56"/>
      <w:bookmarkEnd w:id="57"/>
      <w:bookmarkEnd w:id="58"/>
      <w:bookmarkEnd w:id="59"/>
      <w:bookmarkEnd w:id="60"/>
      <w:bookmarkEnd w:id="61"/>
      <w:bookmarkEnd w:id="62"/>
      <w:bookmarkEnd w:id="63"/>
      <w:bookmarkEnd w:id="64"/>
      <w:r>
        <w:lastRenderedPageBreak/>
        <w:t>CFX 소프트웨어 상세 설계</w:t>
      </w:r>
      <w:bookmarkEnd w:id="65"/>
      <w:bookmarkEnd w:id="66"/>
    </w:p>
    <w:p w14:paraId="0933A63A" w14:textId="77777777" w:rsidR="00697371" w:rsidRPr="00E00010" w:rsidRDefault="00220104" w:rsidP="00BB7A53">
      <w:pPr>
        <w:pStyle w:val="TDC10"/>
      </w:pPr>
      <w:r w:rsidRPr="001D1C2F">
        <w:t>소프트웨어 아키텍쳐 기술서에서 정의한 기능 모듈을 소프트웨어 항목과 유닛으로 구체화한다. 한 유닛은 하나의 기능을 수행하는 단위이며 같은 상태의 설정/조회 함수는 함께 둔다. 계산 단계나 완료 시점이 다른 기능은 별도 유닛으로 나눈다.</w:t>
      </w:r>
    </w:p>
    <w:p w14:paraId="1D7CAC8E" w14:textId="77777777" w:rsidR="00697371" w:rsidRPr="00E00010" w:rsidRDefault="00220104" w:rsidP="00BB7A53">
      <w:pPr>
        <w:pStyle w:val="TDC10"/>
      </w:pPr>
      <w:r w:rsidRPr="001D1C2F">
        <w:t>소프트웨어 항목에는 SI-ID, 유닛에는 SU-ID를 부여하여 실행 코어와 기능을 구분한다. 각 유닛의 목적, 입력, 출력, 처리 순서와 인터페이스를 아래에 정의한다.</w:t>
      </w:r>
    </w:p>
    <w:p w14:paraId="52F480E0" w14:textId="77777777" w:rsidR="00697371" w:rsidRPr="00E00010" w:rsidRDefault="00220104" w:rsidP="00BB7A53">
      <w:pPr>
        <w:pStyle w:val="TDC10"/>
      </w:pPr>
      <w:r w:rsidRPr="001D1C2F">
        <w:t>분기, 반복 또는 상태 전환이 중요한 유닛에는 설계 순서도를 둔다. 단순 설정/조회는 본문으로 설명한다. 마름모는 조건 판단, 사각형은 처리, 둥근 상자는 시작/종료를 나타낸다. 다음 호출을 기다리는 경로는 해당 호출에서 끝나며 다음 이벤트에서 이어진다.</w:t>
      </w:r>
    </w:p>
    <w:p w14:paraId="0901018C" w14:textId="77777777" w:rsidR="00697371" w:rsidRPr="00E00010" w:rsidRDefault="00220104" w:rsidP="00BB7A53">
      <w:pPr>
        <w:pStyle w:val="TDC12"/>
      </w:pPr>
      <w:r w:rsidRPr="00BB7A53">
        <w:t xml:space="preserve">표 </w:t>
      </w:r>
      <w:r w:rsidRPr="00BB7A53">
        <w:fldChar w:fldCharType="begin"/>
      </w:r>
      <w:r w:rsidRPr="00BB7A53">
        <w:instrText>SEQ 표 \* ARABIC</w:instrText>
      </w:r>
      <w:r w:rsidRPr="00BB7A53">
        <w:fldChar w:fldCharType="separate"/>
      </w:r>
      <w:r w:rsidR="001A0C22">
        <w:rPr>
          <w:noProof/>
        </w:rPr>
        <w:t>4</w:t>
      </w:r>
      <w:r w:rsidRPr="00BB7A53">
        <w:fldChar w:fldCharType="end"/>
      </w:r>
      <w:r w:rsidRPr="00BB7A53">
        <w:t>. CFX 유닛 목록</w:t>
      </w:r>
    </w:p>
    <w:tbl>
      <w:tblPr>
        <w:tblStyle w:val="TDC11"/>
        <w:tblW w:w="0" w:type="auto"/>
        <w:tblLook w:val="04A0" w:firstRow="1" w:lastRow="0" w:firstColumn="1" w:lastColumn="0" w:noHBand="0" w:noVBand="1"/>
      </w:tblPr>
      <w:tblGrid>
        <w:gridCol w:w="2250"/>
        <w:gridCol w:w="2250"/>
        <w:gridCol w:w="4500"/>
      </w:tblGrid>
      <w:tr w:rsidR="00697371" w14:paraId="3A522B90"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250" w:type="dxa"/>
          </w:tcPr>
          <w:p w14:paraId="06A5081E" w14:textId="77777777" w:rsidR="00697371" w:rsidRPr="00E00010" w:rsidRDefault="00220104" w:rsidP="00BB7A53">
            <w:pPr>
              <w:pStyle w:val="TDC0"/>
            </w:pPr>
            <w:r w:rsidRPr="00BB7A53">
              <w:rPr>
                <w:b/>
              </w:rPr>
              <w:t>소프트웨어 항목</w:t>
            </w:r>
          </w:p>
        </w:tc>
        <w:tc>
          <w:tcPr>
            <w:tcW w:w="2250" w:type="dxa"/>
          </w:tcPr>
          <w:p w14:paraId="0435197B" w14:textId="77777777" w:rsidR="00697371" w:rsidRPr="00E00010" w:rsidRDefault="00220104" w:rsidP="00BB7A53">
            <w:pPr>
              <w:pStyle w:val="TDC0"/>
              <w:cnfStyle w:val="100000000000" w:firstRow="1" w:lastRow="0" w:firstColumn="0" w:lastColumn="0" w:oddVBand="0" w:evenVBand="0" w:oddHBand="0" w:evenHBand="0" w:firstRowFirstColumn="0" w:firstRowLastColumn="0" w:lastRowFirstColumn="0" w:lastRowLastColumn="0"/>
            </w:pPr>
            <w:r w:rsidRPr="00BB7A53">
              <w:rPr>
                <w:b/>
              </w:rPr>
              <w:t>유닛 ID</w:t>
            </w:r>
          </w:p>
        </w:tc>
        <w:tc>
          <w:tcPr>
            <w:tcW w:w="4500" w:type="dxa"/>
          </w:tcPr>
          <w:p w14:paraId="041F281A" w14:textId="77777777" w:rsidR="00697371" w:rsidRPr="00E00010" w:rsidRDefault="00220104" w:rsidP="00BB7A53">
            <w:pPr>
              <w:pStyle w:val="TDC0"/>
              <w:cnfStyle w:val="100000000000" w:firstRow="1" w:lastRow="0" w:firstColumn="0" w:lastColumn="0" w:oddVBand="0" w:evenVBand="0" w:oddHBand="0" w:evenHBand="0" w:firstRowFirstColumn="0" w:firstRowLastColumn="0" w:lastRowFirstColumn="0" w:lastRowLastColumn="0"/>
            </w:pPr>
            <w:r w:rsidRPr="00BB7A53">
              <w:rPr>
                <w:b/>
              </w:rPr>
              <w:t>유닛 이름</w:t>
            </w:r>
          </w:p>
        </w:tc>
      </w:tr>
      <w:tr w:rsidR="00697371" w14:paraId="295A79A4"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2250" w:type="dxa"/>
          </w:tcPr>
          <w:p w14:paraId="7D5DFD0A" w14:textId="77777777" w:rsidR="00697371" w:rsidRDefault="00220104" w:rsidP="00BB7A53">
            <w:pPr>
              <w:pStyle w:val="TDC7"/>
              <w:jc w:val="center"/>
            </w:pPr>
            <w:r>
              <w:t>SI-ID-CFX-001</w:t>
            </w:r>
          </w:p>
        </w:tc>
        <w:tc>
          <w:tcPr>
            <w:tcW w:w="2250" w:type="dxa"/>
          </w:tcPr>
          <w:p w14:paraId="19C15EA6"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SU-ID-CFX-001</w:t>
            </w:r>
          </w:p>
        </w:tc>
        <w:tc>
          <w:tcPr>
            <w:tcW w:w="4500" w:type="dxa"/>
          </w:tcPr>
          <w:p w14:paraId="2A58BD14"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인터럽트와 반복 실행 제어</w:t>
            </w:r>
          </w:p>
        </w:tc>
      </w:tr>
      <w:tr w:rsidR="00697371" w14:paraId="3972530C"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2250" w:type="dxa"/>
          </w:tcPr>
          <w:p w14:paraId="0EF94619" w14:textId="77777777" w:rsidR="00697371" w:rsidRDefault="00220104" w:rsidP="00BB7A53">
            <w:pPr>
              <w:pStyle w:val="TDC7"/>
              <w:jc w:val="center"/>
            </w:pPr>
            <w:r>
              <w:t>SI-ID-CFX-001</w:t>
            </w:r>
          </w:p>
        </w:tc>
        <w:tc>
          <w:tcPr>
            <w:tcW w:w="2250" w:type="dxa"/>
          </w:tcPr>
          <w:p w14:paraId="0C02E56E"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SU-ID-CFX-002</w:t>
            </w:r>
          </w:p>
        </w:tc>
        <w:tc>
          <w:tcPr>
            <w:tcW w:w="4500" w:type="dxa"/>
          </w:tcPr>
          <w:p w14:paraId="66287736"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HEAR 실행 준비</w:t>
            </w:r>
          </w:p>
        </w:tc>
      </w:tr>
      <w:tr w:rsidR="00697371" w14:paraId="0D1EF041"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2250" w:type="dxa"/>
          </w:tcPr>
          <w:p w14:paraId="71E8B392" w14:textId="77777777" w:rsidR="00697371" w:rsidRDefault="00220104" w:rsidP="00BB7A53">
            <w:pPr>
              <w:pStyle w:val="TDC7"/>
              <w:jc w:val="center"/>
            </w:pPr>
            <w:r>
              <w:t>SI-ID-CFX-001</w:t>
            </w:r>
          </w:p>
        </w:tc>
        <w:tc>
          <w:tcPr>
            <w:tcW w:w="2250" w:type="dxa"/>
          </w:tcPr>
          <w:p w14:paraId="073DDB6F"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SU-ID-CFX-003</w:t>
            </w:r>
          </w:p>
        </w:tc>
        <w:tc>
          <w:tcPr>
            <w:tcW w:w="4500" w:type="dxa"/>
          </w:tcPr>
          <w:p w14:paraId="6B17DA4F"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마이크와 오디오 경로 설정</w:t>
            </w:r>
          </w:p>
        </w:tc>
      </w:tr>
      <w:tr w:rsidR="00697371" w14:paraId="0D891C1D"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2250" w:type="dxa"/>
          </w:tcPr>
          <w:p w14:paraId="76F3A249" w14:textId="77777777" w:rsidR="00697371" w:rsidRDefault="00220104" w:rsidP="00BB7A53">
            <w:pPr>
              <w:pStyle w:val="TDC7"/>
              <w:jc w:val="center"/>
            </w:pPr>
            <w:r>
              <w:t>SI-ID-CFX-001</w:t>
            </w:r>
          </w:p>
        </w:tc>
        <w:tc>
          <w:tcPr>
            <w:tcW w:w="2250" w:type="dxa"/>
          </w:tcPr>
          <w:p w14:paraId="7BA5BEF4"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SU-ID-CFX-004</w:t>
            </w:r>
          </w:p>
        </w:tc>
        <w:tc>
          <w:tcPr>
            <w:tcW w:w="4500" w:type="dxa"/>
          </w:tcPr>
          <w:p w14:paraId="209BA156"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PCM 인터페이스 초기화</w:t>
            </w:r>
          </w:p>
        </w:tc>
      </w:tr>
      <w:tr w:rsidR="00697371" w14:paraId="4D8AA93E"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2250" w:type="dxa"/>
          </w:tcPr>
          <w:p w14:paraId="60083D08" w14:textId="77777777" w:rsidR="00697371" w:rsidRDefault="00220104" w:rsidP="00BB7A53">
            <w:pPr>
              <w:pStyle w:val="TDC7"/>
              <w:jc w:val="center"/>
            </w:pPr>
            <w:r>
              <w:t>SI-ID-CFX-001</w:t>
            </w:r>
          </w:p>
        </w:tc>
        <w:tc>
          <w:tcPr>
            <w:tcW w:w="2250" w:type="dxa"/>
          </w:tcPr>
          <w:p w14:paraId="371A3419"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SU-ID-CFX-005</w:t>
            </w:r>
          </w:p>
        </w:tc>
        <w:tc>
          <w:tcPr>
            <w:tcW w:w="4500" w:type="dxa"/>
          </w:tcPr>
          <w:p w14:paraId="034D74E8"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I2S 인터페이스 초기화</w:t>
            </w:r>
          </w:p>
        </w:tc>
      </w:tr>
      <w:tr w:rsidR="00697371" w14:paraId="23F0F0EF"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2250" w:type="dxa"/>
          </w:tcPr>
          <w:p w14:paraId="5B8B9BDF" w14:textId="77777777" w:rsidR="00697371" w:rsidRDefault="00220104" w:rsidP="00BB7A53">
            <w:pPr>
              <w:pStyle w:val="TDC7"/>
              <w:jc w:val="center"/>
            </w:pPr>
            <w:r>
              <w:t>SI-ID-CFX-001</w:t>
            </w:r>
          </w:p>
        </w:tc>
        <w:tc>
          <w:tcPr>
            <w:tcW w:w="2250" w:type="dxa"/>
          </w:tcPr>
          <w:p w14:paraId="15E79D85"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SU-ID-CFX-006</w:t>
            </w:r>
          </w:p>
        </w:tc>
        <w:tc>
          <w:tcPr>
            <w:tcW w:w="4500" w:type="dxa"/>
          </w:tcPr>
          <w:p w14:paraId="7192B32E"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신호처리 초기 상태 설정</w:t>
            </w:r>
          </w:p>
        </w:tc>
      </w:tr>
      <w:tr w:rsidR="00697371" w14:paraId="0BE6CC9C"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2250" w:type="dxa"/>
          </w:tcPr>
          <w:p w14:paraId="6D57D92A" w14:textId="77777777" w:rsidR="00697371" w:rsidRDefault="00220104" w:rsidP="00BB7A53">
            <w:pPr>
              <w:pStyle w:val="TDC7"/>
              <w:jc w:val="center"/>
            </w:pPr>
            <w:r>
              <w:t>SI-ID-CFX-001</w:t>
            </w:r>
          </w:p>
        </w:tc>
        <w:tc>
          <w:tcPr>
            <w:tcW w:w="2250" w:type="dxa"/>
          </w:tcPr>
          <w:p w14:paraId="5E330004"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SU-ID-CFX-007</w:t>
            </w:r>
          </w:p>
        </w:tc>
        <w:tc>
          <w:tcPr>
            <w:tcW w:w="4500" w:type="dxa"/>
          </w:tcPr>
          <w:p w14:paraId="659478AF"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마이크 블록 수집</w:t>
            </w:r>
          </w:p>
        </w:tc>
      </w:tr>
      <w:tr w:rsidR="00697371" w14:paraId="313296B4"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2250" w:type="dxa"/>
          </w:tcPr>
          <w:p w14:paraId="304439E4" w14:textId="77777777" w:rsidR="00697371" w:rsidRDefault="00220104" w:rsidP="00BB7A53">
            <w:pPr>
              <w:pStyle w:val="TDC7"/>
              <w:jc w:val="center"/>
            </w:pPr>
            <w:r>
              <w:t>SI-ID-CFX-001</w:t>
            </w:r>
          </w:p>
        </w:tc>
        <w:tc>
          <w:tcPr>
            <w:tcW w:w="2250" w:type="dxa"/>
          </w:tcPr>
          <w:p w14:paraId="446DA2AA"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SU-ID-CFX-008</w:t>
            </w:r>
          </w:p>
        </w:tc>
        <w:tc>
          <w:tcPr>
            <w:tcW w:w="4500" w:type="dxa"/>
          </w:tcPr>
          <w:p w14:paraId="3D062E7F"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I2S 입력 상태 판정</w:t>
            </w:r>
          </w:p>
        </w:tc>
      </w:tr>
      <w:tr w:rsidR="00697371" w14:paraId="2159AA87"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2250" w:type="dxa"/>
          </w:tcPr>
          <w:p w14:paraId="7CCC45B0" w14:textId="77777777" w:rsidR="00697371" w:rsidRDefault="00220104" w:rsidP="00BB7A53">
            <w:pPr>
              <w:pStyle w:val="TDC7"/>
              <w:jc w:val="center"/>
            </w:pPr>
            <w:r>
              <w:t>SI-ID-CFX-001</w:t>
            </w:r>
          </w:p>
        </w:tc>
        <w:tc>
          <w:tcPr>
            <w:tcW w:w="2250" w:type="dxa"/>
          </w:tcPr>
          <w:p w14:paraId="439A6A06"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SU-ID-CFX-009</w:t>
            </w:r>
          </w:p>
        </w:tc>
        <w:tc>
          <w:tcPr>
            <w:tcW w:w="4500" w:type="dxa"/>
          </w:tcPr>
          <w:p w14:paraId="15E2300A"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CFX 저전력 전환</w:t>
            </w:r>
          </w:p>
        </w:tc>
      </w:tr>
      <w:tr w:rsidR="00697371" w14:paraId="0CD60617"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2250" w:type="dxa"/>
          </w:tcPr>
          <w:p w14:paraId="07EFCE0B" w14:textId="77777777" w:rsidR="00697371" w:rsidRDefault="00220104" w:rsidP="00BB7A53">
            <w:pPr>
              <w:pStyle w:val="TDC7"/>
              <w:jc w:val="center"/>
            </w:pPr>
            <w:r>
              <w:t>SI-ID-CFX-001</w:t>
            </w:r>
          </w:p>
        </w:tc>
        <w:tc>
          <w:tcPr>
            <w:tcW w:w="2250" w:type="dxa"/>
          </w:tcPr>
          <w:p w14:paraId="15C03D09"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SU-ID-CFX-010</w:t>
            </w:r>
          </w:p>
        </w:tc>
        <w:tc>
          <w:tcPr>
            <w:tcW w:w="4500" w:type="dxa"/>
          </w:tcPr>
          <w:p w14:paraId="0AF24F39"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내부기 연결 상태 반영</w:t>
            </w:r>
          </w:p>
        </w:tc>
      </w:tr>
      <w:tr w:rsidR="00697371" w14:paraId="0DB2D706"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2250" w:type="dxa"/>
          </w:tcPr>
          <w:p w14:paraId="09B465AB" w14:textId="77777777" w:rsidR="00697371" w:rsidRDefault="00220104" w:rsidP="00BB7A53">
            <w:pPr>
              <w:pStyle w:val="TDC7"/>
              <w:jc w:val="center"/>
            </w:pPr>
            <w:r>
              <w:t>SI-ID-CFX-001</w:t>
            </w:r>
          </w:p>
        </w:tc>
        <w:tc>
          <w:tcPr>
            <w:tcW w:w="2250" w:type="dxa"/>
          </w:tcPr>
          <w:p w14:paraId="68AD0545"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SU-ID-CFX-011</w:t>
            </w:r>
          </w:p>
        </w:tc>
        <w:tc>
          <w:tcPr>
            <w:tcW w:w="4500" w:type="dxa"/>
          </w:tcPr>
          <w:p w14:paraId="50B01217"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맵 및 볼륨 변경 처리</w:t>
            </w:r>
          </w:p>
        </w:tc>
      </w:tr>
      <w:tr w:rsidR="00697371" w14:paraId="1BAC8C94"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2250" w:type="dxa"/>
          </w:tcPr>
          <w:p w14:paraId="20EFAC6A" w14:textId="77777777" w:rsidR="00697371" w:rsidRDefault="00220104" w:rsidP="00BB7A53">
            <w:pPr>
              <w:pStyle w:val="TDC7"/>
              <w:jc w:val="center"/>
            </w:pPr>
            <w:r>
              <w:lastRenderedPageBreak/>
              <w:t>SI-ID-CFX-001</w:t>
            </w:r>
          </w:p>
        </w:tc>
        <w:tc>
          <w:tcPr>
            <w:tcW w:w="2250" w:type="dxa"/>
          </w:tcPr>
          <w:p w14:paraId="25B630EE"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SU-ID-CFX-012</w:t>
            </w:r>
          </w:p>
        </w:tc>
        <w:tc>
          <w:tcPr>
            <w:tcW w:w="4500" w:type="dxa"/>
          </w:tcPr>
          <w:p w14:paraId="597FECCE"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공유 맵 데이터 복사</w:t>
            </w:r>
          </w:p>
        </w:tc>
      </w:tr>
      <w:tr w:rsidR="00697371" w14:paraId="019D89A6"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2250" w:type="dxa"/>
          </w:tcPr>
          <w:p w14:paraId="4599D944" w14:textId="77777777" w:rsidR="00697371" w:rsidRDefault="00220104" w:rsidP="00BB7A53">
            <w:pPr>
              <w:pStyle w:val="TDC7"/>
              <w:jc w:val="center"/>
            </w:pPr>
            <w:r>
              <w:t>SI-ID-CFX-001</w:t>
            </w:r>
          </w:p>
        </w:tc>
        <w:tc>
          <w:tcPr>
            <w:tcW w:w="2250" w:type="dxa"/>
          </w:tcPr>
          <w:p w14:paraId="3A30D4D4"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SU-ID-CFX-013</w:t>
            </w:r>
          </w:p>
        </w:tc>
        <w:tc>
          <w:tcPr>
            <w:tcW w:w="4500" w:type="dxa"/>
          </w:tcPr>
          <w:p w14:paraId="7E619BA8"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전면 마이크 선택</w:t>
            </w:r>
          </w:p>
        </w:tc>
      </w:tr>
      <w:tr w:rsidR="00697371" w14:paraId="3F2B5353"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2250" w:type="dxa"/>
          </w:tcPr>
          <w:p w14:paraId="13B66479" w14:textId="77777777" w:rsidR="00697371" w:rsidRDefault="00220104" w:rsidP="00BB7A53">
            <w:pPr>
              <w:pStyle w:val="TDC7"/>
              <w:jc w:val="center"/>
            </w:pPr>
            <w:r>
              <w:t>SI-ID-CFX-001</w:t>
            </w:r>
          </w:p>
        </w:tc>
        <w:tc>
          <w:tcPr>
            <w:tcW w:w="2250" w:type="dxa"/>
          </w:tcPr>
          <w:p w14:paraId="57392E27"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SU-ID-CFX-014</w:t>
            </w:r>
          </w:p>
        </w:tc>
        <w:tc>
          <w:tcPr>
            <w:tcW w:w="4500" w:type="dxa"/>
          </w:tcPr>
          <w:p w14:paraId="47AC7C5A"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오디오 FIFO 초기화</w:t>
            </w:r>
          </w:p>
        </w:tc>
      </w:tr>
      <w:tr w:rsidR="00697371" w14:paraId="537FD761"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2250" w:type="dxa"/>
          </w:tcPr>
          <w:p w14:paraId="7C286DB1" w14:textId="77777777" w:rsidR="00697371" w:rsidRDefault="00220104" w:rsidP="00BB7A53">
            <w:pPr>
              <w:pStyle w:val="TDC7"/>
              <w:jc w:val="center"/>
            </w:pPr>
            <w:r>
              <w:t>SI-ID-CFX-001</w:t>
            </w:r>
          </w:p>
        </w:tc>
        <w:tc>
          <w:tcPr>
            <w:tcW w:w="2250" w:type="dxa"/>
          </w:tcPr>
          <w:p w14:paraId="360517A3"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SU-ID-CFX-015</w:t>
            </w:r>
          </w:p>
        </w:tc>
        <w:tc>
          <w:tcPr>
            <w:tcW w:w="4500" w:type="dxa"/>
          </w:tcPr>
          <w:p w14:paraId="7C689743"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I2S 수신 버퍼 관리</w:t>
            </w:r>
          </w:p>
        </w:tc>
      </w:tr>
      <w:tr w:rsidR="00697371" w14:paraId="61D341D8"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2250" w:type="dxa"/>
          </w:tcPr>
          <w:p w14:paraId="6A768FC2" w14:textId="77777777" w:rsidR="00697371" w:rsidRDefault="00220104" w:rsidP="00BB7A53">
            <w:pPr>
              <w:pStyle w:val="TDC7"/>
              <w:jc w:val="center"/>
            </w:pPr>
            <w:r>
              <w:t>SI-ID-CFX-002</w:t>
            </w:r>
          </w:p>
        </w:tc>
        <w:tc>
          <w:tcPr>
            <w:tcW w:w="2250" w:type="dxa"/>
          </w:tcPr>
          <w:p w14:paraId="6175F86A"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SU-ID-CFX-016</w:t>
            </w:r>
          </w:p>
        </w:tc>
        <w:tc>
          <w:tcPr>
            <w:tcW w:w="4500" w:type="dxa"/>
          </w:tcPr>
          <w:p w14:paraId="05C7ECC7"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단일 및 두 입력 혼합</w:t>
            </w:r>
          </w:p>
        </w:tc>
      </w:tr>
      <w:tr w:rsidR="00697371" w14:paraId="17042684"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2250" w:type="dxa"/>
          </w:tcPr>
          <w:p w14:paraId="0091D41D" w14:textId="77777777" w:rsidR="00697371" w:rsidRDefault="00220104" w:rsidP="00BB7A53">
            <w:pPr>
              <w:pStyle w:val="TDC7"/>
              <w:jc w:val="center"/>
            </w:pPr>
            <w:r>
              <w:t>SI-ID-CFX-002</w:t>
            </w:r>
          </w:p>
        </w:tc>
        <w:tc>
          <w:tcPr>
            <w:tcW w:w="2250" w:type="dxa"/>
          </w:tcPr>
          <w:p w14:paraId="75830B70"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SU-ID-CFX-017</w:t>
            </w:r>
          </w:p>
        </w:tc>
        <w:tc>
          <w:tcPr>
            <w:tcW w:w="4500" w:type="dxa"/>
          </w:tcPr>
          <w:p w14:paraId="3F5ABCA7"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두 마이크 지연 합산 빔포밍</w:t>
            </w:r>
          </w:p>
        </w:tc>
      </w:tr>
      <w:tr w:rsidR="00697371" w14:paraId="07A1A551"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2250" w:type="dxa"/>
          </w:tcPr>
          <w:p w14:paraId="1546533F" w14:textId="77777777" w:rsidR="00697371" w:rsidRDefault="00220104" w:rsidP="00BB7A53">
            <w:pPr>
              <w:pStyle w:val="TDC7"/>
              <w:jc w:val="center"/>
            </w:pPr>
            <w:r>
              <w:t>SI-ID-CFX-002</w:t>
            </w:r>
          </w:p>
        </w:tc>
        <w:tc>
          <w:tcPr>
            <w:tcW w:w="2250" w:type="dxa"/>
          </w:tcPr>
          <w:p w14:paraId="45F461B1"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SU-ID-CFX-018</w:t>
            </w:r>
          </w:p>
        </w:tc>
        <w:tc>
          <w:tcPr>
            <w:tcW w:w="4500" w:type="dxa"/>
          </w:tcPr>
          <w:p w14:paraId="4B5499EB"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입력별 게인 혼합</w:t>
            </w:r>
          </w:p>
        </w:tc>
      </w:tr>
      <w:tr w:rsidR="00697371" w14:paraId="0762A25C"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2250" w:type="dxa"/>
          </w:tcPr>
          <w:p w14:paraId="5F4FB8D7" w14:textId="77777777" w:rsidR="00697371" w:rsidRDefault="00220104" w:rsidP="00BB7A53">
            <w:pPr>
              <w:pStyle w:val="TDC7"/>
              <w:jc w:val="center"/>
            </w:pPr>
            <w:r>
              <w:t>SI-ID-CFX-002</w:t>
            </w:r>
          </w:p>
        </w:tc>
        <w:tc>
          <w:tcPr>
            <w:tcW w:w="2250" w:type="dxa"/>
          </w:tcPr>
          <w:p w14:paraId="1072F496"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SU-ID-CFX-019</w:t>
            </w:r>
          </w:p>
        </w:tc>
        <w:tc>
          <w:tcPr>
            <w:tcW w:w="4500" w:type="dxa"/>
          </w:tcPr>
          <w:p w14:paraId="251DE839"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I2S 시작과 중단의 완만한 전환</w:t>
            </w:r>
          </w:p>
        </w:tc>
      </w:tr>
      <w:tr w:rsidR="00697371" w14:paraId="4D5FF6AE"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2250" w:type="dxa"/>
          </w:tcPr>
          <w:p w14:paraId="6DFB5A1E" w14:textId="77777777" w:rsidR="00697371" w:rsidRDefault="00220104" w:rsidP="00BB7A53">
            <w:pPr>
              <w:pStyle w:val="TDC7"/>
              <w:jc w:val="center"/>
            </w:pPr>
            <w:r>
              <w:t>SI-ID-CFX-002</w:t>
            </w:r>
          </w:p>
        </w:tc>
        <w:tc>
          <w:tcPr>
            <w:tcW w:w="2250" w:type="dxa"/>
          </w:tcPr>
          <w:p w14:paraId="5EBD21AA"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SU-ID-CFX-020</w:t>
            </w:r>
          </w:p>
        </w:tc>
        <w:tc>
          <w:tcPr>
            <w:tcW w:w="4500" w:type="dxa"/>
          </w:tcPr>
          <w:p w14:paraId="18C15ED6"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신호처리 출력 관찰</w:t>
            </w:r>
          </w:p>
        </w:tc>
      </w:tr>
      <w:tr w:rsidR="00697371" w14:paraId="1C6D569E"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2250" w:type="dxa"/>
          </w:tcPr>
          <w:p w14:paraId="7587613A" w14:textId="77777777" w:rsidR="00697371" w:rsidRDefault="00220104" w:rsidP="00BB7A53">
            <w:pPr>
              <w:pStyle w:val="TDC7"/>
              <w:jc w:val="center"/>
            </w:pPr>
            <w:r>
              <w:t>SI-ID-CFX-002</w:t>
            </w:r>
          </w:p>
        </w:tc>
        <w:tc>
          <w:tcPr>
            <w:tcW w:w="2250" w:type="dxa"/>
          </w:tcPr>
          <w:p w14:paraId="65A9DD1D"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SU-ID-CFX-021</w:t>
            </w:r>
          </w:p>
        </w:tc>
        <w:tc>
          <w:tcPr>
            <w:tcW w:w="4500" w:type="dxa"/>
          </w:tcPr>
          <w:p w14:paraId="409482DE"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신호처리 경로 선택</w:t>
            </w:r>
          </w:p>
        </w:tc>
      </w:tr>
      <w:tr w:rsidR="00697371" w14:paraId="349ECF86"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2250" w:type="dxa"/>
          </w:tcPr>
          <w:p w14:paraId="29A0A851" w14:textId="77777777" w:rsidR="00697371" w:rsidRDefault="00220104" w:rsidP="00BB7A53">
            <w:pPr>
              <w:pStyle w:val="TDC7"/>
              <w:jc w:val="center"/>
            </w:pPr>
            <w:r>
              <w:t>SI-ID-CFX-002</w:t>
            </w:r>
          </w:p>
        </w:tc>
        <w:tc>
          <w:tcPr>
            <w:tcW w:w="2250" w:type="dxa"/>
          </w:tcPr>
          <w:p w14:paraId="1365F8C1"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SU-ID-CFX-022</w:t>
            </w:r>
          </w:p>
        </w:tc>
        <w:tc>
          <w:tcPr>
            <w:tcW w:w="4500" w:type="dxa"/>
          </w:tcPr>
          <w:p w14:paraId="4A04C8F9"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AGC 입력 크기 읽기와 공유</w:t>
            </w:r>
          </w:p>
        </w:tc>
      </w:tr>
      <w:tr w:rsidR="00697371" w14:paraId="16DB7218"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2250" w:type="dxa"/>
          </w:tcPr>
          <w:p w14:paraId="4B8C2411" w14:textId="77777777" w:rsidR="00697371" w:rsidRDefault="00220104" w:rsidP="00BB7A53">
            <w:pPr>
              <w:pStyle w:val="TDC7"/>
              <w:jc w:val="center"/>
            </w:pPr>
            <w:r>
              <w:t>SI-ID-CFX-002</w:t>
            </w:r>
          </w:p>
        </w:tc>
        <w:tc>
          <w:tcPr>
            <w:tcW w:w="2250" w:type="dxa"/>
          </w:tcPr>
          <w:p w14:paraId="5A507897"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SU-ID-CFX-023</w:t>
            </w:r>
          </w:p>
        </w:tc>
        <w:tc>
          <w:tcPr>
            <w:tcW w:w="4500" w:type="dxa"/>
          </w:tcPr>
          <w:p w14:paraId="5C2F1F95"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AGC 목표 이득 계산</w:t>
            </w:r>
          </w:p>
        </w:tc>
      </w:tr>
      <w:tr w:rsidR="00697371" w14:paraId="525BEFB3"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2250" w:type="dxa"/>
          </w:tcPr>
          <w:p w14:paraId="7BB4C9D3" w14:textId="77777777" w:rsidR="00697371" w:rsidRDefault="00220104" w:rsidP="00BB7A53">
            <w:pPr>
              <w:pStyle w:val="TDC7"/>
              <w:jc w:val="center"/>
            </w:pPr>
            <w:r>
              <w:t>SI-ID-CFX-002</w:t>
            </w:r>
          </w:p>
        </w:tc>
        <w:tc>
          <w:tcPr>
            <w:tcW w:w="2250" w:type="dxa"/>
          </w:tcPr>
          <w:p w14:paraId="61AF8BF3"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SU-ID-CFX-024</w:t>
            </w:r>
          </w:p>
        </w:tc>
        <w:tc>
          <w:tcPr>
            <w:tcW w:w="4500" w:type="dxa"/>
          </w:tcPr>
          <w:p w14:paraId="2698E37D"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AGC 이득의 시간 변화</w:t>
            </w:r>
          </w:p>
        </w:tc>
      </w:tr>
      <w:tr w:rsidR="00697371" w14:paraId="3107875D"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2250" w:type="dxa"/>
          </w:tcPr>
          <w:p w14:paraId="2C079632" w14:textId="77777777" w:rsidR="00697371" w:rsidRDefault="00220104" w:rsidP="00BB7A53">
            <w:pPr>
              <w:pStyle w:val="TDC7"/>
              <w:jc w:val="center"/>
            </w:pPr>
            <w:r>
              <w:t>SI-ID-CFX-002</w:t>
            </w:r>
          </w:p>
        </w:tc>
        <w:tc>
          <w:tcPr>
            <w:tcW w:w="2250" w:type="dxa"/>
          </w:tcPr>
          <w:p w14:paraId="3A19D2C8"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SU-ID-CFX-025</w:t>
            </w:r>
          </w:p>
        </w:tc>
        <w:tc>
          <w:tcPr>
            <w:tcW w:w="4500" w:type="dxa"/>
          </w:tcPr>
          <w:p w14:paraId="0BB81B9A"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AGC 표본 이득 적용</w:t>
            </w:r>
          </w:p>
        </w:tc>
      </w:tr>
      <w:tr w:rsidR="00697371" w14:paraId="244277B4"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2250" w:type="dxa"/>
          </w:tcPr>
          <w:p w14:paraId="08E0B8E8" w14:textId="77777777" w:rsidR="00697371" w:rsidRDefault="00220104" w:rsidP="00BB7A53">
            <w:pPr>
              <w:pStyle w:val="TDC7"/>
              <w:jc w:val="center"/>
            </w:pPr>
            <w:r>
              <w:t>SI-ID-CFX-002</w:t>
            </w:r>
          </w:p>
        </w:tc>
        <w:tc>
          <w:tcPr>
            <w:tcW w:w="2250" w:type="dxa"/>
          </w:tcPr>
          <w:p w14:paraId="30223FA6"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SU-ID-CFX-026</w:t>
            </w:r>
          </w:p>
        </w:tc>
        <w:tc>
          <w:tcPr>
            <w:tcW w:w="4500" w:type="dxa"/>
          </w:tcPr>
          <w:p w14:paraId="2CF092F4"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주파수 분석 입력 갱신</w:t>
            </w:r>
          </w:p>
        </w:tc>
      </w:tr>
      <w:tr w:rsidR="00697371" w14:paraId="695710FB"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2250" w:type="dxa"/>
          </w:tcPr>
          <w:p w14:paraId="24F6FECC" w14:textId="77777777" w:rsidR="00697371" w:rsidRDefault="00220104" w:rsidP="00BB7A53">
            <w:pPr>
              <w:pStyle w:val="TDC7"/>
              <w:jc w:val="center"/>
            </w:pPr>
            <w:r>
              <w:t>SI-ID-CFX-002</w:t>
            </w:r>
          </w:p>
        </w:tc>
        <w:tc>
          <w:tcPr>
            <w:tcW w:w="2250" w:type="dxa"/>
          </w:tcPr>
          <w:p w14:paraId="329999BF"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SU-ID-CFX-027</w:t>
            </w:r>
          </w:p>
        </w:tc>
        <w:tc>
          <w:tcPr>
            <w:tcW w:w="4500" w:type="dxa"/>
          </w:tcPr>
          <w:p w14:paraId="49AC12B9"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FFT 대역 인덱스 읽기</w:t>
            </w:r>
          </w:p>
        </w:tc>
      </w:tr>
      <w:tr w:rsidR="00697371" w14:paraId="497B6716"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2250" w:type="dxa"/>
          </w:tcPr>
          <w:p w14:paraId="4C335BDA" w14:textId="77777777" w:rsidR="00697371" w:rsidRDefault="00220104" w:rsidP="00BB7A53">
            <w:pPr>
              <w:pStyle w:val="TDC7"/>
              <w:jc w:val="center"/>
            </w:pPr>
            <w:r>
              <w:t>SI-ID-CFX-002</w:t>
            </w:r>
          </w:p>
        </w:tc>
        <w:tc>
          <w:tcPr>
            <w:tcW w:w="2250" w:type="dxa"/>
          </w:tcPr>
          <w:p w14:paraId="69579EE6"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SU-ID-CFX-028</w:t>
            </w:r>
          </w:p>
        </w:tc>
        <w:tc>
          <w:tcPr>
            <w:tcW w:w="4500" w:type="dxa"/>
          </w:tcPr>
          <w:p w14:paraId="6177BC30"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대역별 대표값 및 크기 보상</w:t>
            </w:r>
          </w:p>
        </w:tc>
      </w:tr>
      <w:tr w:rsidR="00697371" w14:paraId="6915A398"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2250" w:type="dxa"/>
          </w:tcPr>
          <w:p w14:paraId="1E2E952E" w14:textId="77777777" w:rsidR="00697371" w:rsidRDefault="00220104" w:rsidP="00BB7A53">
            <w:pPr>
              <w:pStyle w:val="TDC7"/>
              <w:jc w:val="center"/>
            </w:pPr>
            <w:r>
              <w:t>SI-ID-CFX-002</w:t>
            </w:r>
          </w:p>
        </w:tc>
        <w:tc>
          <w:tcPr>
            <w:tcW w:w="2250" w:type="dxa"/>
          </w:tcPr>
          <w:p w14:paraId="7C1DC58C"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SU-ID-CFX-029</w:t>
            </w:r>
          </w:p>
        </w:tc>
        <w:tc>
          <w:tcPr>
            <w:tcW w:w="4500" w:type="dxa"/>
          </w:tcPr>
          <w:p w14:paraId="1D3082C6"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CM3 계산 T/C 값 수신</w:t>
            </w:r>
          </w:p>
        </w:tc>
      </w:tr>
      <w:tr w:rsidR="00697371" w14:paraId="4224AEA9"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2250" w:type="dxa"/>
          </w:tcPr>
          <w:p w14:paraId="7E31EADC" w14:textId="77777777" w:rsidR="00697371" w:rsidRDefault="00220104" w:rsidP="00BB7A53">
            <w:pPr>
              <w:pStyle w:val="TDC7"/>
              <w:jc w:val="center"/>
            </w:pPr>
            <w:r>
              <w:t>SI-ID-CFX-002</w:t>
            </w:r>
          </w:p>
        </w:tc>
        <w:tc>
          <w:tcPr>
            <w:tcW w:w="2250" w:type="dxa"/>
          </w:tcPr>
          <w:p w14:paraId="5C0C08A9"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SU-ID-CFX-030</w:t>
            </w:r>
          </w:p>
        </w:tc>
        <w:tc>
          <w:tcPr>
            <w:tcW w:w="4500" w:type="dxa"/>
          </w:tcPr>
          <w:p w14:paraId="54B51648"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자극 볼륨에 따른 C 값 계산</w:t>
            </w:r>
          </w:p>
        </w:tc>
      </w:tr>
      <w:tr w:rsidR="00697371" w14:paraId="64F85651"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2250" w:type="dxa"/>
          </w:tcPr>
          <w:p w14:paraId="144D4F75" w14:textId="77777777" w:rsidR="00697371" w:rsidRDefault="00220104" w:rsidP="00BB7A53">
            <w:pPr>
              <w:pStyle w:val="TDC7"/>
              <w:jc w:val="center"/>
            </w:pPr>
            <w:r>
              <w:t>SI-ID-CFX-002</w:t>
            </w:r>
          </w:p>
        </w:tc>
        <w:tc>
          <w:tcPr>
            <w:tcW w:w="2250" w:type="dxa"/>
          </w:tcPr>
          <w:p w14:paraId="74EDE89C"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SU-ID-CFX-031</w:t>
            </w:r>
          </w:p>
        </w:tc>
        <w:tc>
          <w:tcPr>
            <w:tcW w:w="4500" w:type="dxa"/>
          </w:tcPr>
          <w:p w14:paraId="66018FD9"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비선형 매핑 계수 계산</w:t>
            </w:r>
          </w:p>
        </w:tc>
      </w:tr>
      <w:tr w:rsidR="00697371" w14:paraId="3E5F5926"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2250" w:type="dxa"/>
          </w:tcPr>
          <w:p w14:paraId="26143D24" w14:textId="77777777" w:rsidR="00697371" w:rsidRDefault="00220104" w:rsidP="00BB7A53">
            <w:pPr>
              <w:pStyle w:val="TDC7"/>
              <w:jc w:val="center"/>
            </w:pPr>
            <w:r>
              <w:lastRenderedPageBreak/>
              <w:t>SI-ID-CFX-002</w:t>
            </w:r>
          </w:p>
        </w:tc>
        <w:tc>
          <w:tcPr>
            <w:tcW w:w="2250" w:type="dxa"/>
          </w:tcPr>
          <w:p w14:paraId="717A4E24"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SU-ID-CFX-032</w:t>
            </w:r>
          </w:p>
        </w:tc>
        <w:tc>
          <w:tcPr>
            <w:tcW w:w="4500" w:type="dxa"/>
          </w:tcPr>
          <w:p w14:paraId="7C14A087"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비선형 매핑과 T 이하 묵음</w:t>
            </w:r>
          </w:p>
        </w:tc>
      </w:tr>
      <w:tr w:rsidR="00697371" w14:paraId="22FEA7D2"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2250" w:type="dxa"/>
          </w:tcPr>
          <w:p w14:paraId="6AEBD541" w14:textId="77777777" w:rsidR="00697371" w:rsidRDefault="00220104" w:rsidP="00BB7A53">
            <w:pPr>
              <w:pStyle w:val="TDC7"/>
              <w:jc w:val="center"/>
            </w:pPr>
            <w:r>
              <w:t>SI-ID-CFX-002</w:t>
            </w:r>
          </w:p>
        </w:tc>
        <w:tc>
          <w:tcPr>
            <w:tcW w:w="2250" w:type="dxa"/>
          </w:tcPr>
          <w:p w14:paraId="7460FF45"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SU-ID-CFX-033</w:t>
            </w:r>
          </w:p>
        </w:tc>
        <w:tc>
          <w:tcPr>
            <w:tcW w:w="4500" w:type="dxa"/>
          </w:tcPr>
          <w:p w14:paraId="482DE032"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CIS 전략과 전략 선택</w:t>
            </w:r>
          </w:p>
        </w:tc>
      </w:tr>
      <w:tr w:rsidR="00697371" w14:paraId="2F3B36D0"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2250" w:type="dxa"/>
          </w:tcPr>
          <w:p w14:paraId="1E78EBF9" w14:textId="77777777" w:rsidR="00697371" w:rsidRDefault="00220104" w:rsidP="00BB7A53">
            <w:pPr>
              <w:pStyle w:val="TDC7"/>
              <w:jc w:val="center"/>
            </w:pPr>
            <w:r>
              <w:t>SI-ID-CFX-002</w:t>
            </w:r>
          </w:p>
        </w:tc>
        <w:tc>
          <w:tcPr>
            <w:tcW w:w="2250" w:type="dxa"/>
          </w:tcPr>
          <w:p w14:paraId="20016A47"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SU-ID-CFX-034</w:t>
            </w:r>
          </w:p>
        </w:tc>
        <w:tc>
          <w:tcPr>
            <w:tcW w:w="4500" w:type="dxa"/>
          </w:tcPr>
          <w:p w14:paraId="7156EFD2"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NofM 대역 선택</w:t>
            </w:r>
          </w:p>
        </w:tc>
      </w:tr>
      <w:tr w:rsidR="00697371" w14:paraId="67C0C0EC"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2250" w:type="dxa"/>
          </w:tcPr>
          <w:p w14:paraId="0DB29638" w14:textId="77777777" w:rsidR="00697371" w:rsidRDefault="00220104" w:rsidP="00BB7A53">
            <w:pPr>
              <w:pStyle w:val="TDC7"/>
              <w:jc w:val="center"/>
            </w:pPr>
            <w:r>
              <w:t>SI-ID-CFX-002</w:t>
            </w:r>
          </w:p>
        </w:tc>
        <w:tc>
          <w:tcPr>
            <w:tcW w:w="2250" w:type="dxa"/>
          </w:tcPr>
          <w:p w14:paraId="17398EDB"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SU-ID-CFX-035</w:t>
            </w:r>
          </w:p>
        </w:tc>
        <w:tc>
          <w:tcPr>
            <w:tcW w:w="4500" w:type="dxa"/>
          </w:tcPr>
          <w:p w14:paraId="162A16FE"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NofM 선택 대역 교차 배치</w:t>
            </w:r>
          </w:p>
        </w:tc>
      </w:tr>
      <w:tr w:rsidR="00697371" w14:paraId="31BD7B64"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2250" w:type="dxa"/>
          </w:tcPr>
          <w:p w14:paraId="68B615D8" w14:textId="77777777" w:rsidR="00697371" w:rsidRDefault="00220104" w:rsidP="00BB7A53">
            <w:pPr>
              <w:pStyle w:val="TDC7"/>
              <w:jc w:val="center"/>
            </w:pPr>
            <w:r>
              <w:t>SI-ID-CFX-003</w:t>
            </w:r>
          </w:p>
        </w:tc>
        <w:tc>
          <w:tcPr>
            <w:tcW w:w="2250" w:type="dxa"/>
          </w:tcPr>
          <w:p w14:paraId="2C70DFD4"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SU-ID-CFX-036</w:t>
            </w:r>
          </w:p>
        </w:tc>
        <w:tc>
          <w:tcPr>
            <w:tcW w:w="4500" w:type="dxa"/>
          </w:tcPr>
          <w:p w14:paraId="01479220"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자극 패킷 헤더 구성</w:t>
            </w:r>
          </w:p>
        </w:tc>
      </w:tr>
      <w:tr w:rsidR="00697371" w14:paraId="00B7CCAF"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2250" w:type="dxa"/>
          </w:tcPr>
          <w:p w14:paraId="4D3373C9" w14:textId="77777777" w:rsidR="00697371" w:rsidRDefault="00220104" w:rsidP="00BB7A53">
            <w:pPr>
              <w:pStyle w:val="TDC7"/>
              <w:jc w:val="center"/>
            </w:pPr>
            <w:r>
              <w:t>SI-ID-CFX-003</w:t>
            </w:r>
          </w:p>
        </w:tc>
        <w:tc>
          <w:tcPr>
            <w:tcW w:w="2250" w:type="dxa"/>
          </w:tcPr>
          <w:p w14:paraId="49EDBDCC"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SU-ID-CFX-037</w:t>
            </w:r>
          </w:p>
        </w:tc>
        <w:tc>
          <w:tcPr>
            <w:tcW w:w="4500" w:type="dxa"/>
          </w:tcPr>
          <w:p w14:paraId="4097201D"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NofM 패킷 구성과 분할 출력</w:t>
            </w:r>
          </w:p>
        </w:tc>
      </w:tr>
      <w:tr w:rsidR="00697371" w14:paraId="3204FB2E"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2250" w:type="dxa"/>
          </w:tcPr>
          <w:p w14:paraId="26340861" w14:textId="77777777" w:rsidR="00697371" w:rsidRDefault="00220104" w:rsidP="00BB7A53">
            <w:pPr>
              <w:pStyle w:val="TDC7"/>
              <w:jc w:val="center"/>
            </w:pPr>
            <w:r>
              <w:t>SI-ID-CFX-003</w:t>
            </w:r>
          </w:p>
        </w:tc>
        <w:tc>
          <w:tcPr>
            <w:tcW w:w="2250" w:type="dxa"/>
          </w:tcPr>
          <w:p w14:paraId="35322A90"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SU-ID-CFX-038</w:t>
            </w:r>
          </w:p>
        </w:tc>
        <w:tc>
          <w:tcPr>
            <w:tcW w:w="4500" w:type="dxa"/>
          </w:tcPr>
          <w:p w14:paraId="60979391"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PCM 모드 분기와 프리앰블</w:t>
            </w:r>
          </w:p>
        </w:tc>
      </w:tr>
      <w:tr w:rsidR="00697371" w14:paraId="2DEA2068"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2250" w:type="dxa"/>
          </w:tcPr>
          <w:p w14:paraId="0424D940" w14:textId="77777777" w:rsidR="00697371" w:rsidRDefault="00220104" w:rsidP="00BB7A53">
            <w:pPr>
              <w:pStyle w:val="TDC7"/>
              <w:jc w:val="center"/>
            </w:pPr>
            <w:r>
              <w:t>SI-ID-CFX-003</w:t>
            </w:r>
          </w:p>
        </w:tc>
        <w:tc>
          <w:tcPr>
            <w:tcW w:w="2250" w:type="dxa"/>
          </w:tcPr>
          <w:p w14:paraId="14AF0EF2"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SU-ID-CFX-039</w:t>
            </w:r>
          </w:p>
        </w:tc>
        <w:tc>
          <w:tcPr>
            <w:tcW w:w="4500" w:type="dxa"/>
          </w:tcPr>
          <w:p w14:paraId="1ADD1137"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실시간 자극 데이터 생성</w:t>
            </w:r>
          </w:p>
        </w:tc>
      </w:tr>
      <w:tr w:rsidR="00697371" w14:paraId="7C2E1EF5"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2250" w:type="dxa"/>
          </w:tcPr>
          <w:p w14:paraId="09E9FCD1" w14:textId="77777777" w:rsidR="00697371" w:rsidRDefault="00220104" w:rsidP="00BB7A53">
            <w:pPr>
              <w:pStyle w:val="TDC7"/>
              <w:jc w:val="center"/>
            </w:pPr>
            <w:r>
              <w:t>SI-ID-CFX-003</w:t>
            </w:r>
          </w:p>
        </w:tc>
        <w:tc>
          <w:tcPr>
            <w:tcW w:w="2250" w:type="dxa"/>
          </w:tcPr>
          <w:p w14:paraId="709498E4"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SU-ID-CFX-040</w:t>
            </w:r>
          </w:p>
        </w:tc>
        <w:tc>
          <w:tcPr>
            <w:tcW w:w="4500" w:type="dxa"/>
          </w:tcPr>
          <w:p w14:paraId="0FBA6129"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지정 명령 PCM 출력</w:t>
            </w:r>
          </w:p>
        </w:tc>
      </w:tr>
      <w:tr w:rsidR="00697371" w14:paraId="7CE57D44"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2250" w:type="dxa"/>
          </w:tcPr>
          <w:p w14:paraId="10669EA2" w14:textId="77777777" w:rsidR="00697371" w:rsidRDefault="00220104" w:rsidP="00BB7A53">
            <w:pPr>
              <w:pStyle w:val="TDC7"/>
              <w:jc w:val="center"/>
            </w:pPr>
            <w:r>
              <w:t>SI-ID-CFX-003</w:t>
            </w:r>
          </w:p>
        </w:tc>
        <w:tc>
          <w:tcPr>
            <w:tcW w:w="2250" w:type="dxa"/>
          </w:tcPr>
          <w:p w14:paraId="4BE0699E"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SU-ID-CFX-041</w:t>
            </w:r>
          </w:p>
        </w:tc>
        <w:tc>
          <w:tcPr>
            <w:tcW w:w="4500" w:type="dxa"/>
          </w:tcPr>
          <w:p w14:paraId="7B40B826"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PCM 대기와 초기화</w:t>
            </w:r>
          </w:p>
        </w:tc>
      </w:tr>
      <w:tr w:rsidR="00697371" w14:paraId="6E447DB1"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2250" w:type="dxa"/>
          </w:tcPr>
          <w:p w14:paraId="0B039676" w14:textId="77777777" w:rsidR="00697371" w:rsidRDefault="00220104" w:rsidP="00BB7A53">
            <w:pPr>
              <w:pStyle w:val="TDC7"/>
              <w:jc w:val="center"/>
            </w:pPr>
            <w:r>
              <w:t>SI-ID-CFX-003</w:t>
            </w:r>
          </w:p>
        </w:tc>
        <w:tc>
          <w:tcPr>
            <w:tcW w:w="2250" w:type="dxa"/>
          </w:tcPr>
          <w:p w14:paraId="23AFF0FB"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SU-ID-CFX-042</w:t>
            </w:r>
          </w:p>
        </w:tc>
        <w:tc>
          <w:tcPr>
            <w:tcW w:w="4500" w:type="dxa"/>
          </w:tcPr>
          <w:p w14:paraId="2FBC84EE"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내부기 연결 검사와 역방향 통신</w:t>
            </w:r>
          </w:p>
        </w:tc>
      </w:tr>
    </w:tbl>
    <w:p w14:paraId="5496EA55" w14:textId="77777777" w:rsidR="000A4182" w:rsidRDefault="000A4182">
      <w:pPr>
        <w:pStyle w:val="TDC10"/>
        <w:spacing w:after="0"/>
      </w:pPr>
    </w:p>
    <w:p w14:paraId="3CA8A29C" w14:textId="77777777" w:rsidR="00697371" w:rsidRDefault="00220104" w:rsidP="00BB7A53">
      <w:pPr>
        <w:pStyle w:val="TDC2"/>
        <w:pageBreakBefore/>
      </w:pPr>
      <w:bookmarkStart w:id="67" w:name="_Toc180573610"/>
      <w:bookmarkStart w:id="68" w:name="_Toc242778086"/>
      <w:r>
        <w:lastRenderedPageBreak/>
        <w:t>System Control Module</w:t>
      </w:r>
      <w:bookmarkEnd w:id="67"/>
      <w:bookmarkEnd w:id="68"/>
    </w:p>
    <w:p w14:paraId="2C730B72" w14:textId="2898DDD2" w:rsidR="00697371" w:rsidRDefault="00220104" w:rsidP="00BB7A53">
      <w:pPr>
        <w:pStyle w:val="TDC3"/>
      </w:pPr>
      <w:bookmarkStart w:id="69" w:name="_Toc180573611"/>
      <w:bookmarkStart w:id="70" w:name="_Toc242778087"/>
      <w:r>
        <w:t xml:space="preserve">SI-ID-CFX-001, 시스템 </w:t>
      </w:r>
      <w:bookmarkEnd w:id="69"/>
      <w:r>
        <w:t>제어 모듈</w:t>
      </w:r>
      <w:bookmarkEnd w:id="70"/>
    </w:p>
    <w:p w14:paraId="78731242" w14:textId="77777777" w:rsidR="000C626C" w:rsidRDefault="000C626C">
      <w:pPr>
        <w:pStyle w:val="TDC40"/>
      </w:pPr>
    </w:p>
    <w:p w14:paraId="71905AC5" w14:textId="1D213A0D" w:rsidR="00697371" w:rsidRDefault="00220104" w:rsidP="00BB7A53">
      <w:pPr>
        <w:pStyle w:val="TDC4"/>
      </w:pPr>
      <w:r>
        <w:t>SU-ID-CFX-001, 인터럽트와 반복 실행 제어</w:t>
      </w:r>
    </w:p>
    <w:p w14:paraId="7F12FB6F" w14:textId="77777777" w:rsidR="001B4428" w:rsidRDefault="001B4428">
      <w:pPr>
        <w:pStyle w:val="TDC10"/>
      </w:pPr>
    </w:p>
    <w:p w14:paraId="4292CEC1" w14:textId="77777777" w:rsidR="00084C76" w:rsidRDefault="00084C76" w:rsidP="00BB7A53">
      <w:pPr>
        <w:pStyle w:val="TDC40"/>
        <w:keepNext/>
      </w:pPr>
      <w:r>
        <w:t>주변장치가 준비되기 전에 처리를 시작하거나 같은 완료 이벤트를 중복 처리하지 않도록 실행 시점을 관리한다.</w:t>
      </w:r>
    </w:p>
    <w:p w14:paraId="151292D0" w14:textId="77777777" w:rsidR="00084C76" w:rsidRDefault="00084C76">
      <w:pPr>
        <w:pStyle w:val="TDC42"/>
      </w:pPr>
      <w:r>
        <w:t xml:space="preserve">표 </w:t>
      </w:r>
      <w:r>
        <w:fldChar w:fldCharType="begin"/>
      </w:r>
      <w:r>
        <w:instrText>SEQ 표 \* ARABIC</w:instrText>
      </w:r>
      <w:r>
        <w:fldChar w:fldCharType="separate"/>
      </w:r>
      <w:r w:rsidR="001A0C22">
        <w:rPr>
          <w:noProof/>
        </w:rPr>
        <w:t>5</w:t>
      </w:r>
      <w:r>
        <w:fldChar w:fldCharType="end"/>
      </w:r>
      <w:r>
        <w:t>. 인터럽트와 반복 실행 제어 / 유닛 설계 내용</w:t>
      </w:r>
    </w:p>
    <w:tbl>
      <w:tblPr>
        <w:tblStyle w:val="TDC41"/>
        <w:tblW w:w="8816" w:type="dxa"/>
        <w:tblLayout w:type="fixed"/>
        <w:tblLook w:val="04A0" w:firstRow="1" w:lastRow="0" w:firstColumn="1" w:lastColumn="0" w:noHBand="0" w:noVBand="1"/>
      </w:tblPr>
      <w:tblGrid>
        <w:gridCol w:w="1304"/>
        <w:gridCol w:w="7512"/>
      </w:tblGrid>
      <w:tr w:rsidR="00084C76" w14:paraId="311EAEA1"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04970118" w14:textId="77777777" w:rsidR="00084C76" w:rsidRDefault="00084C76">
            <w:pPr>
              <w:pStyle w:val="TDC0"/>
            </w:pPr>
            <w:r>
              <w:t>항목</w:t>
            </w:r>
          </w:p>
        </w:tc>
        <w:tc>
          <w:tcPr>
            <w:tcW w:w="7512" w:type="dxa"/>
          </w:tcPr>
          <w:p w14:paraId="3011ACCB"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설계 내용</w:t>
            </w:r>
          </w:p>
        </w:tc>
      </w:tr>
      <w:tr w:rsidR="00084C76" w14:paraId="273AF03C"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011E29E3" w14:textId="77777777" w:rsidR="00084C76" w:rsidRDefault="00084C76">
            <w:pPr>
              <w:pStyle w:val="TDCe"/>
            </w:pPr>
            <w:r>
              <w:t>입력</w:t>
            </w:r>
          </w:p>
        </w:tc>
        <w:tc>
          <w:tcPr>
            <w:tcW w:w="7512" w:type="dxa"/>
          </w:tcPr>
          <w:p w14:paraId="7D39A34E"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동작 모드, CM3 반복 실행 허가, 인터럽트 플래그</w:t>
            </w:r>
          </w:p>
        </w:tc>
      </w:tr>
      <w:tr w:rsidR="00084C76" w14:paraId="312C05DF"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1B1EE76B" w14:textId="77777777" w:rsidR="00084C76" w:rsidRDefault="00084C76">
            <w:pPr>
              <w:pStyle w:val="TDCe"/>
            </w:pPr>
            <w:r>
              <w:t>출력</w:t>
            </w:r>
          </w:p>
        </w:tc>
        <w:tc>
          <w:tcPr>
            <w:tcW w:w="7512" w:type="dxa"/>
          </w:tcPr>
          <w:p w14:paraId="0BA0C180"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모드별 인터럽트 설정과 처리할 이벤트</w:t>
            </w:r>
          </w:p>
        </w:tc>
      </w:tr>
      <w:tr w:rsidR="00084C76" w14:paraId="3AB75924"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00EA0299" w14:textId="77777777" w:rsidR="00084C76" w:rsidRDefault="00084C76">
            <w:pPr>
              <w:pStyle w:val="TDCe"/>
            </w:pPr>
            <w:r>
              <w:t>처리</w:t>
            </w:r>
          </w:p>
        </w:tc>
        <w:tc>
          <w:tcPr>
            <w:tcW w:w="7512" w:type="dxa"/>
          </w:tcPr>
          <w:p w14:paraId="2C725F1B"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모드에 맞춰 인터럽트를 설정한다. 초기 플래그를 지운 후 CM3 허가를 확인하며, 정상 루프에서는 수집된 플래그를 처리하고 해당 플래그를 해제한다.</w:t>
            </w:r>
          </w:p>
        </w:tc>
      </w:tr>
    </w:tbl>
    <w:p w14:paraId="26E38040" w14:textId="77777777" w:rsidR="00084C76" w:rsidRDefault="00084C76" w:rsidP="00BB7A53">
      <w:pPr>
        <w:pStyle w:val="TDC40"/>
        <w:spacing w:after="0"/>
      </w:pPr>
    </w:p>
    <w:p w14:paraId="00BBE208" w14:textId="77777777" w:rsidR="00084C76" w:rsidRDefault="00084C76">
      <w:pPr>
        <w:pStyle w:val="TDC42"/>
      </w:pPr>
      <w:r>
        <w:t xml:space="preserve">표 </w:t>
      </w:r>
      <w:r>
        <w:fldChar w:fldCharType="begin"/>
      </w:r>
      <w:r>
        <w:instrText>SEQ 표 \* ARABIC</w:instrText>
      </w:r>
      <w:r>
        <w:fldChar w:fldCharType="separate"/>
      </w:r>
      <w:r w:rsidR="001A0C22">
        <w:rPr>
          <w:noProof/>
        </w:rPr>
        <w:t>6</w:t>
      </w:r>
      <w:r>
        <w:fldChar w:fldCharType="end"/>
      </w:r>
      <w:r>
        <w:t>. 인터럽트와 반복 실행 제어 / 구현 조건</w:t>
      </w:r>
    </w:p>
    <w:tbl>
      <w:tblPr>
        <w:tblStyle w:val="TDC41"/>
        <w:tblW w:w="8816" w:type="dxa"/>
        <w:tblLayout w:type="fixed"/>
        <w:tblLook w:val="04A0" w:firstRow="1" w:lastRow="0" w:firstColumn="1" w:lastColumn="0" w:noHBand="0" w:noVBand="1"/>
      </w:tblPr>
      <w:tblGrid>
        <w:gridCol w:w="1304"/>
        <w:gridCol w:w="7512"/>
      </w:tblGrid>
      <w:tr w:rsidR="00084C76" w14:paraId="613CFBC1"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42DB0B06" w14:textId="77777777" w:rsidR="00084C76" w:rsidRDefault="00084C76">
            <w:pPr>
              <w:pStyle w:val="TDC0"/>
            </w:pPr>
            <w:r>
              <w:t>구분</w:t>
            </w:r>
          </w:p>
        </w:tc>
        <w:tc>
          <w:tcPr>
            <w:tcW w:w="7512" w:type="dxa"/>
          </w:tcPr>
          <w:p w14:paraId="6842AEE8"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구현 조건</w:t>
            </w:r>
          </w:p>
        </w:tc>
      </w:tr>
      <w:tr w:rsidR="00084C76" w14:paraId="5C54539E"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7B931684" w14:textId="77777777" w:rsidR="00084C76" w:rsidRDefault="00084C76">
            <w:pPr>
              <w:pStyle w:val="TDCe"/>
            </w:pPr>
            <w:r>
              <w:t>관련 함수</w:t>
            </w:r>
          </w:p>
        </w:tc>
        <w:tc>
          <w:tcPr>
            <w:tcW w:w="7512" w:type="dxa"/>
          </w:tcPr>
          <w:p w14:paraId="54D3CC60" w14:textId="77777777" w:rsidR="00084C76" w:rsidRPr="00BB7A53" w:rsidRDefault="00084C76">
            <w:pPr>
              <w:pStyle w:val="TDCf"/>
              <w:cnfStyle w:val="000000000000" w:firstRow="0" w:lastRow="0" w:firstColumn="0" w:lastColumn="0" w:oddVBand="0" w:evenVBand="0" w:oddHBand="0" w:evenHBand="0" w:firstRowFirstColumn="0" w:firstRowLastColumn="0" w:lastRowFirstColumn="0" w:lastRowLastColumn="0"/>
              <w:rPr>
                <w:lang w:val="en-US"/>
              </w:rPr>
            </w:pPr>
            <w:r w:rsidRPr="00BB7A53">
              <w:rPr>
                <w:lang w:val="en-US"/>
              </w:rPr>
              <w:t>app_configure_interrupts, app_clear_all_interrupt_flags</w:t>
            </w:r>
          </w:p>
        </w:tc>
      </w:tr>
      <w:tr w:rsidR="00084C76" w14:paraId="5BB1A163"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2A18BEF3" w14:textId="77777777" w:rsidR="00084C76" w:rsidRDefault="00084C76">
            <w:pPr>
              <w:pStyle w:val="TDCe"/>
            </w:pPr>
            <w:r>
              <w:t>동작 조건</w:t>
            </w:r>
          </w:p>
        </w:tc>
        <w:tc>
          <w:tcPr>
            <w:tcW w:w="7512" w:type="dxa"/>
          </w:tcPr>
          <w:p w14:paraId="12622EFF"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허가 대기 경로와 정상 처리 경로가 구분되고, 처리 완료한 이벤트의 플래그가 해제되어야 한다.</w:t>
            </w:r>
          </w:p>
        </w:tc>
      </w:tr>
    </w:tbl>
    <w:p w14:paraId="48892802" w14:textId="77777777" w:rsidR="00084C76" w:rsidRDefault="00084C76" w:rsidP="00BB7A53">
      <w:pPr>
        <w:pStyle w:val="TDC40"/>
        <w:spacing w:after="0"/>
      </w:pPr>
    </w:p>
    <w:p w14:paraId="50D0B4C9" w14:textId="77777777" w:rsidR="00697371" w:rsidRPr="00E00010" w:rsidRDefault="00220104" w:rsidP="00BB7A53">
      <w:pPr>
        <w:pStyle w:val="TDC43"/>
      </w:pPr>
      <w:r w:rsidRPr="00BB7A53">
        <w:rPr>
          <w:b/>
          <w:bCs/>
        </w:rPr>
        <w:t xml:space="preserve">흐름 참고 : </w:t>
      </w:r>
      <w:r w:rsidRPr="00BB7A53">
        <w:t>HEAR 완료 경로는 AGC 후 FFT를 시작하고 FFT 완료를 기다린 뒤 PCM을 구성한다. 인터럽트에서는 완료 플래그를 전달한다.</w:t>
      </w:r>
    </w:p>
    <w:p w14:paraId="71B4579C" w14:textId="77777777" w:rsidR="00BA1805" w:rsidRPr="00E00010" w:rsidRDefault="00BA1805" w:rsidP="00BB7A53">
      <w:pPr>
        <w:pStyle w:val="TDC44"/>
        <w:pageBreakBefore/>
      </w:pPr>
      <w:r w:rsidRPr="00E00010">
        <w:rPr>
          <w:noProof/>
        </w:rPr>
        <w:lastRenderedPageBreak/>
        <w:drawing>
          <wp:inline distT="0" distB="0" distL="0" distR="0" wp14:anchorId="3E4EBC4E" wp14:editId="227F8FA4">
            <wp:extent cx="4320000" cy="5113800"/>
            <wp:effectExtent l="0" t="0" r="0" b="0"/>
            <wp:docPr id="1000" name="Flow CFX-001" descr="SU-ID-CFX-001 인터럽트와 반복 실행 제어 설계 순서도">
              <a:extLst xmlns:a="http://schemas.openxmlformats.org/drawingml/2006/main">
                <a:ext uri="{FF2B5EF4-FFF2-40B4-BE49-F238E27FC236}">
                  <a16:creationId xmlns:a16="http://schemas.microsoft.com/office/drawing/2014/main" id="{E8B69799-F488-0C76-6806-D41022ABA0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그림 256" descr="스크린샷, 어둠, 블랙, 밤이(가) 표시된 사진&#10;&#10;자동 생성된 설명">
                      <a:extLst>
                        <a:ext uri="{FF2B5EF4-FFF2-40B4-BE49-F238E27FC236}">
                          <a16:creationId xmlns:a16="http://schemas.microsoft.com/office/drawing/2014/main" id="{E8B69799-F488-0C76-6806-D41022ABA043}"/>
                        </a:ext>
                      </a:extLst>
                    </pic:cNvPr>
                    <pic:cNvPicPr>
                      <a:picLocks noChangeAspect="1"/>
                    </pic:cNvPicPr>
                  </pic:nvPicPr>
                  <pic:blipFill>
                    <a:blip r:embed="rId15"/>
                    <a:stretch>
                      <a:fillRect/>
                    </a:stretch>
                  </pic:blipFill>
                  <pic:spPr>
                    <a:xfrm>
                      <a:off x="0" y="0"/>
                      <a:ext cx="4320000" cy="5113800"/>
                    </a:xfrm>
                    <a:prstGeom prst="rect">
                      <a:avLst/>
                    </a:prstGeom>
                  </pic:spPr>
                </pic:pic>
              </a:graphicData>
            </a:graphic>
          </wp:inline>
        </w:drawing>
      </w:r>
    </w:p>
    <w:p w14:paraId="2E91FEA6" w14:textId="77777777" w:rsidR="00697371" w:rsidRPr="00E00010" w:rsidRDefault="00220104" w:rsidP="00BB7A53">
      <w:pPr>
        <w:pStyle w:val="TDC45"/>
      </w:pPr>
      <w:r w:rsidRPr="001D1C2F">
        <w:t>그림 6. SU-ID-CFX-001 인터럽트와 반복 실행 제어 순서도</w:t>
      </w:r>
    </w:p>
    <w:p w14:paraId="31E2ED43" w14:textId="77777777" w:rsidR="000C626C" w:rsidRDefault="000C626C">
      <w:pPr>
        <w:pStyle w:val="TDC40"/>
      </w:pPr>
    </w:p>
    <w:p w14:paraId="69B4FDB3" w14:textId="473BB781" w:rsidR="00697371" w:rsidRDefault="00220104" w:rsidP="00BB7A53">
      <w:pPr>
        <w:pStyle w:val="TDC4"/>
      </w:pPr>
      <w:r>
        <w:t>SU-ID-CFX-002, HEAR 실행 준비</w:t>
      </w:r>
    </w:p>
    <w:p w14:paraId="5F75BE7A" w14:textId="77777777" w:rsidR="00084C76" w:rsidRDefault="00084C76" w:rsidP="00BB7A53">
      <w:pPr>
        <w:pStyle w:val="TDC40"/>
        <w:keepNext/>
      </w:pPr>
      <w:r>
        <w:t>가속기 연산을 호출하기 전에 실행 상태와 함수체인 구성을 준비한다.</w:t>
      </w:r>
    </w:p>
    <w:p w14:paraId="4319313A" w14:textId="77777777" w:rsidR="00084C76" w:rsidRDefault="00084C76">
      <w:pPr>
        <w:pStyle w:val="TDC42"/>
      </w:pPr>
      <w:r>
        <w:t xml:space="preserve">표 </w:t>
      </w:r>
      <w:r>
        <w:fldChar w:fldCharType="begin"/>
      </w:r>
      <w:r>
        <w:instrText>SEQ 표 \* ARABIC</w:instrText>
      </w:r>
      <w:r>
        <w:fldChar w:fldCharType="separate"/>
      </w:r>
      <w:r w:rsidR="001A0C22">
        <w:rPr>
          <w:noProof/>
        </w:rPr>
        <w:t>7</w:t>
      </w:r>
      <w:r>
        <w:fldChar w:fldCharType="end"/>
      </w:r>
      <w:r>
        <w:t>. HEAR 실행 준비 / 유닛 설계 내용</w:t>
      </w:r>
    </w:p>
    <w:tbl>
      <w:tblPr>
        <w:tblStyle w:val="TDC41"/>
        <w:tblW w:w="8816" w:type="dxa"/>
        <w:tblLayout w:type="fixed"/>
        <w:tblLook w:val="04A0" w:firstRow="1" w:lastRow="0" w:firstColumn="1" w:lastColumn="0" w:noHBand="0" w:noVBand="1"/>
      </w:tblPr>
      <w:tblGrid>
        <w:gridCol w:w="1304"/>
        <w:gridCol w:w="7512"/>
      </w:tblGrid>
      <w:tr w:rsidR="00084C76" w14:paraId="61E7F4EF"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38824EEB" w14:textId="77777777" w:rsidR="00084C76" w:rsidRDefault="00084C76">
            <w:pPr>
              <w:pStyle w:val="TDC0"/>
            </w:pPr>
            <w:r>
              <w:t>항목</w:t>
            </w:r>
          </w:p>
        </w:tc>
        <w:tc>
          <w:tcPr>
            <w:tcW w:w="7512" w:type="dxa"/>
          </w:tcPr>
          <w:p w14:paraId="7A1A66D5"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설계 내용</w:t>
            </w:r>
          </w:p>
        </w:tc>
      </w:tr>
      <w:tr w:rsidR="00084C76" w14:paraId="4E4B80D4"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1AAC62E5" w14:textId="77777777" w:rsidR="00084C76" w:rsidRDefault="00084C76">
            <w:pPr>
              <w:pStyle w:val="TDCe"/>
            </w:pPr>
            <w:r>
              <w:t>입력</w:t>
            </w:r>
          </w:p>
        </w:tc>
        <w:tc>
          <w:tcPr>
            <w:tcW w:w="7512" w:type="dxa"/>
          </w:tcPr>
          <w:p w14:paraId="625ABE83"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적재된 HEAR 마이크로코드와 함수체인 주소</w:t>
            </w:r>
          </w:p>
        </w:tc>
      </w:tr>
      <w:tr w:rsidR="00084C76" w14:paraId="160C3121"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419A2BAB" w14:textId="77777777" w:rsidR="00084C76" w:rsidRDefault="00084C76">
            <w:pPr>
              <w:pStyle w:val="TDCe"/>
            </w:pPr>
            <w:r>
              <w:t>출력</w:t>
            </w:r>
          </w:p>
        </w:tc>
        <w:tc>
          <w:tcPr>
            <w:tcW w:w="7512" w:type="dxa"/>
          </w:tcPr>
          <w:p w14:paraId="528A131D"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정지/리셋 해제 및 함수체인 실행 가능 상태</w:t>
            </w:r>
          </w:p>
        </w:tc>
      </w:tr>
      <w:tr w:rsidR="00084C76" w14:paraId="37DC0AE7"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6CC5808C" w14:textId="77777777" w:rsidR="00084C76" w:rsidRDefault="00084C76">
            <w:pPr>
              <w:pStyle w:val="TDCe"/>
            </w:pPr>
            <w:r>
              <w:lastRenderedPageBreak/>
              <w:t>처리</w:t>
            </w:r>
          </w:p>
        </w:tc>
        <w:tc>
          <w:tcPr>
            <w:tcW w:w="7512" w:type="dxa"/>
          </w:tcPr>
          <w:p w14:paraId="6FE17896"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HEAR를 정지/리셋한 상태에서 함수체인 관련 설정을 완료한다. 설정 후 실행을 허용하며 AGC 전처리와 FFT 체인의 완료 이벤트를 구분한다.</w:t>
            </w:r>
          </w:p>
        </w:tc>
      </w:tr>
    </w:tbl>
    <w:p w14:paraId="0F9B15DD" w14:textId="77777777" w:rsidR="00084C76" w:rsidRDefault="00084C76" w:rsidP="00BB7A53">
      <w:pPr>
        <w:pStyle w:val="TDC40"/>
        <w:spacing w:after="0"/>
      </w:pPr>
    </w:p>
    <w:p w14:paraId="4BA27FDF" w14:textId="77777777" w:rsidR="00084C76" w:rsidRDefault="00084C76">
      <w:pPr>
        <w:pStyle w:val="TDC42"/>
      </w:pPr>
      <w:r>
        <w:t xml:space="preserve">표 </w:t>
      </w:r>
      <w:r>
        <w:fldChar w:fldCharType="begin"/>
      </w:r>
      <w:r>
        <w:instrText>SEQ 표 \* ARABIC</w:instrText>
      </w:r>
      <w:r>
        <w:fldChar w:fldCharType="separate"/>
      </w:r>
      <w:r w:rsidR="001A0C22">
        <w:rPr>
          <w:noProof/>
        </w:rPr>
        <w:t>8</w:t>
      </w:r>
      <w:r>
        <w:fldChar w:fldCharType="end"/>
      </w:r>
      <w:r>
        <w:t>. HEAR 실행 준비 / 구현 조건</w:t>
      </w:r>
    </w:p>
    <w:tbl>
      <w:tblPr>
        <w:tblStyle w:val="TDC41"/>
        <w:tblW w:w="8816" w:type="dxa"/>
        <w:tblLayout w:type="fixed"/>
        <w:tblLook w:val="04A0" w:firstRow="1" w:lastRow="0" w:firstColumn="1" w:lastColumn="0" w:noHBand="0" w:noVBand="1"/>
      </w:tblPr>
      <w:tblGrid>
        <w:gridCol w:w="1304"/>
        <w:gridCol w:w="7512"/>
      </w:tblGrid>
      <w:tr w:rsidR="00084C76" w14:paraId="35E5A4E5"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34107DE1" w14:textId="77777777" w:rsidR="00084C76" w:rsidRDefault="00084C76">
            <w:pPr>
              <w:pStyle w:val="TDC0"/>
            </w:pPr>
            <w:r>
              <w:t>구분</w:t>
            </w:r>
          </w:p>
        </w:tc>
        <w:tc>
          <w:tcPr>
            <w:tcW w:w="7512" w:type="dxa"/>
          </w:tcPr>
          <w:p w14:paraId="77BA01D8"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구현 조건</w:t>
            </w:r>
          </w:p>
        </w:tc>
      </w:tr>
      <w:tr w:rsidR="00084C76" w14:paraId="20B37236"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45F3AE8C" w14:textId="77777777" w:rsidR="00084C76" w:rsidRDefault="00084C76">
            <w:pPr>
              <w:pStyle w:val="TDCe"/>
            </w:pPr>
            <w:r>
              <w:t>관련 함수</w:t>
            </w:r>
          </w:p>
        </w:tc>
        <w:tc>
          <w:tcPr>
            <w:tcW w:w="7512" w:type="dxa"/>
          </w:tcPr>
          <w:p w14:paraId="307C0408" w14:textId="77777777" w:rsidR="00084C76" w:rsidRPr="00BB7A53" w:rsidRDefault="00084C76">
            <w:pPr>
              <w:pStyle w:val="TDCf"/>
              <w:cnfStyle w:val="000000000000" w:firstRow="0" w:lastRow="0" w:firstColumn="0" w:lastColumn="0" w:oddVBand="0" w:evenVBand="0" w:oddHBand="0" w:evenHBand="0" w:firstRowFirstColumn="0" w:firstRowLastColumn="0" w:lastRowFirstColumn="0" w:lastRowLastColumn="0"/>
              <w:rPr>
                <w:lang w:val="en-US"/>
              </w:rPr>
            </w:pPr>
            <w:r w:rsidRPr="00BB7A53">
              <w:rPr>
                <w:lang w:val="en-US"/>
              </w:rPr>
              <w:t>normal_init / SYS_HEAR_PAUSE / SYS_HEAR_RESET / SYS_HEAR_FUNCTIONCHAIN_ENABLE / SYS_HEAR_FUNCTIONCHAIN_PRIORITY / SYS_HEAR_START</w:t>
            </w:r>
          </w:p>
        </w:tc>
      </w:tr>
      <w:tr w:rsidR="00084C76" w14:paraId="47DC2FFE"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1F314A26" w14:textId="77777777" w:rsidR="00084C76" w:rsidRDefault="00084C76">
            <w:pPr>
              <w:pStyle w:val="TDCe"/>
            </w:pPr>
            <w:r>
              <w:t>동작 조건</w:t>
            </w:r>
          </w:p>
        </w:tc>
        <w:tc>
          <w:tcPr>
            <w:tcW w:w="7512" w:type="dxa"/>
          </w:tcPr>
          <w:p w14:paraId="40F6670D"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CMD 0은 절대값/최대값, CMD 1은 창 적용 FFT/vMag에 연결되고 완료 이벤트 0/1이 혼동되지 않아야 한다.</w:t>
            </w:r>
          </w:p>
        </w:tc>
      </w:tr>
    </w:tbl>
    <w:p w14:paraId="652A0E0B" w14:textId="77777777" w:rsidR="00084C76" w:rsidRDefault="00084C76" w:rsidP="00BB7A53">
      <w:pPr>
        <w:pStyle w:val="TDC40"/>
        <w:spacing w:after="0"/>
      </w:pPr>
    </w:p>
    <w:p w14:paraId="1969B5FB" w14:textId="77777777" w:rsidR="00697371" w:rsidRPr="00E00010" w:rsidRDefault="00220104" w:rsidP="00BB7A53">
      <w:pPr>
        <w:pStyle w:val="TDC4"/>
      </w:pPr>
      <w:r>
        <w:t>SU-ID-CFX-003, 마이크와 오디오 경로 설정</w:t>
      </w:r>
    </w:p>
    <w:p w14:paraId="07772CF0" w14:textId="77777777" w:rsidR="00084C76" w:rsidRDefault="00084C76" w:rsidP="00BB7A53">
      <w:pPr>
        <w:pStyle w:val="TDC40"/>
        <w:keepNext/>
      </w:pPr>
      <w:r>
        <w:t>마이크 입력을 FIFO에 연결하고 현재 사용하는 마이크 수를 믹서와 일치시킨다.</w:t>
      </w:r>
    </w:p>
    <w:p w14:paraId="0203A2FF" w14:textId="77777777" w:rsidR="00084C76" w:rsidRDefault="00084C76">
      <w:pPr>
        <w:pStyle w:val="TDC42"/>
      </w:pPr>
      <w:r>
        <w:t xml:space="preserve">표 </w:t>
      </w:r>
      <w:r>
        <w:fldChar w:fldCharType="begin"/>
      </w:r>
      <w:r>
        <w:instrText>SEQ 표 \* ARABIC</w:instrText>
      </w:r>
      <w:r>
        <w:fldChar w:fldCharType="separate"/>
      </w:r>
      <w:r w:rsidR="001A0C22">
        <w:rPr>
          <w:noProof/>
        </w:rPr>
        <w:t>9</w:t>
      </w:r>
      <w:r>
        <w:fldChar w:fldCharType="end"/>
      </w:r>
      <w:r>
        <w:t>. 마이크와 오디오 경로 설정 / 유닛 설계 내용</w:t>
      </w:r>
    </w:p>
    <w:tbl>
      <w:tblPr>
        <w:tblStyle w:val="TDC41"/>
        <w:tblW w:w="8816" w:type="dxa"/>
        <w:tblLayout w:type="fixed"/>
        <w:tblLook w:val="04A0" w:firstRow="1" w:lastRow="0" w:firstColumn="1" w:lastColumn="0" w:noHBand="0" w:noVBand="1"/>
      </w:tblPr>
      <w:tblGrid>
        <w:gridCol w:w="1304"/>
        <w:gridCol w:w="7512"/>
      </w:tblGrid>
      <w:tr w:rsidR="00084C76" w14:paraId="6EF709FC"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6090BFC4" w14:textId="77777777" w:rsidR="00084C76" w:rsidRDefault="00084C76">
            <w:pPr>
              <w:pStyle w:val="TDC0"/>
            </w:pPr>
            <w:r>
              <w:t>항목</w:t>
            </w:r>
          </w:p>
        </w:tc>
        <w:tc>
          <w:tcPr>
            <w:tcW w:w="7512" w:type="dxa"/>
          </w:tcPr>
          <w:p w14:paraId="2C19A5B6"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설계 내용</w:t>
            </w:r>
          </w:p>
        </w:tc>
      </w:tr>
      <w:tr w:rsidR="00084C76" w14:paraId="4978B566"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164704B5" w14:textId="77777777" w:rsidR="00084C76" w:rsidRDefault="00084C76">
            <w:pPr>
              <w:pStyle w:val="TDCe"/>
            </w:pPr>
            <w:r>
              <w:t>입력</w:t>
            </w:r>
          </w:p>
        </w:tc>
        <w:tc>
          <w:tcPr>
            <w:tcW w:w="7512" w:type="dxa"/>
          </w:tcPr>
          <w:p w14:paraId="3D8C467B"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1/2 마이크 사용 선택, ADC/DMIC/IOC 경로 설정</w:t>
            </w:r>
          </w:p>
        </w:tc>
      </w:tr>
      <w:tr w:rsidR="00084C76" w14:paraId="1B1AC92E"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36D3E64B" w14:textId="77777777" w:rsidR="00084C76" w:rsidRDefault="00084C76">
            <w:pPr>
              <w:pStyle w:val="TDCe"/>
            </w:pPr>
            <w:r>
              <w:t>출력</w:t>
            </w:r>
          </w:p>
        </w:tc>
        <w:tc>
          <w:tcPr>
            <w:tcW w:w="7512" w:type="dxa"/>
          </w:tcPr>
          <w:p w14:paraId="7A3695B9"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선택된 입력 경로와 활성 마이크 수</w:t>
            </w:r>
          </w:p>
        </w:tc>
      </w:tr>
      <w:tr w:rsidR="00084C76" w14:paraId="4096E2E8"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6DA49DA2" w14:textId="77777777" w:rsidR="00084C76" w:rsidRDefault="00084C76">
            <w:pPr>
              <w:pStyle w:val="TDCe"/>
            </w:pPr>
            <w:r>
              <w:t>처리</w:t>
            </w:r>
          </w:p>
        </w:tc>
        <w:tc>
          <w:tcPr>
            <w:tcW w:w="7512" w:type="dxa"/>
          </w:tcPr>
          <w:p w14:paraId="5F404B55"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오디오 입력, IOC, FIFO를 설정하고 1-DMIC 또는 2-DMIC 경로를 선택한다. 입력 전환 시 활성 마이크 수를 갱신하여 단일 마이크 처리와 빔포밍 처리를 구분한다. 아날로그 입력 설정 함수는 해당 경로를 사용하는 경우에만 적용한다.</w:t>
            </w:r>
          </w:p>
        </w:tc>
      </w:tr>
    </w:tbl>
    <w:p w14:paraId="778BAEC0" w14:textId="77777777" w:rsidR="00084C76" w:rsidRDefault="00084C76" w:rsidP="00BB7A53">
      <w:pPr>
        <w:pStyle w:val="TDC40"/>
        <w:spacing w:after="0"/>
      </w:pPr>
    </w:p>
    <w:p w14:paraId="44BBFF19" w14:textId="77777777" w:rsidR="00084C76" w:rsidRDefault="00084C76">
      <w:pPr>
        <w:pStyle w:val="TDC42"/>
      </w:pPr>
      <w:r>
        <w:lastRenderedPageBreak/>
        <w:t xml:space="preserve">표 </w:t>
      </w:r>
      <w:r>
        <w:fldChar w:fldCharType="begin"/>
      </w:r>
      <w:r>
        <w:instrText>SEQ 표 \* ARABIC</w:instrText>
      </w:r>
      <w:r>
        <w:fldChar w:fldCharType="separate"/>
      </w:r>
      <w:r w:rsidR="001A0C22">
        <w:rPr>
          <w:noProof/>
        </w:rPr>
        <w:t>10</w:t>
      </w:r>
      <w:r>
        <w:fldChar w:fldCharType="end"/>
      </w:r>
      <w:r>
        <w:t>. 마이크와 오디오 경로 설정 / 구현 조건</w:t>
      </w:r>
    </w:p>
    <w:tbl>
      <w:tblPr>
        <w:tblStyle w:val="TDC41"/>
        <w:tblW w:w="8816" w:type="dxa"/>
        <w:tblLayout w:type="fixed"/>
        <w:tblLook w:val="04A0" w:firstRow="1" w:lastRow="0" w:firstColumn="1" w:lastColumn="0" w:noHBand="0" w:noVBand="1"/>
      </w:tblPr>
      <w:tblGrid>
        <w:gridCol w:w="1304"/>
        <w:gridCol w:w="7512"/>
      </w:tblGrid>
      <w:tr w:rsidR="00084C76" w14:paraId="1D9759C6"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7B364BF4" w14:textId="77777777" w:rsidR="00084C76" w:rsidRDefault="00084C76">
            <w:pPr>
              <w:pStyle w:val="TDC0"/>
            </w:pPr>
            <w:r>
              <w:t>구분</w:t>
            </w:r>
          </w:p>
        </w:tc>
        <w:tc>
          <w:tcPr>
            <w:tcW w:w="7512" w:type="dxa"/>
          </w:tcPr>
          <w:p w14:paraId="6D0CC2BA"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구현 조건</w:t>
            </w:r>
          </w:p>
        </w:tc>
      </w:tr>
      <w:tr w:rsidR="00084C76" w14:paraId="5CBD165B"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525BD2AD" w14:textId="77777777" w:rsidR="00084C76" w:rsidRDefault="00084C76">
            <w:pPr>
              <w:pStyle w:val="TDCe"/>
            </w:pPr>
            <w:r>
              <w:t>관련 함수</w:t>
            </w:r>
          </w:p>
        </w:tc>
        <w:tc>
          <w:tcPr>
            <w:tcW w:w="7512" w:type="dxa"/>
          </w:tcPr>
          <w:p w14:paraId="27AE1735" w14:textId="77777777" w:rsidR="00084C76" w:rsidRPr="00BB7A53" w:rsidRDefault="00084C76">
            <w:pPr>
              <w:pStyle w:val="TDCf"/>
              <w:cnfStyle w:val="000000000000" w:firstRow="0" w:lastRow="0" w:firstColumn="0" w:lastColumn="0" w:oddVBand="0" w:evenVBand="0" w:oddHBand="0" w:evenHBand="0" w:firstRowFirstColumn="0" w:firstRowLastColumn="0" w:lastRowFirstColumn="0" w:lastRowLastColumn="0"/>
              <w:rPr>
                <w:lang w:val="en-US"/>
              </w:rPr>
            </w:pPr>
            <w:r w:rsidRPr="00BB7A53">
              <w:rPr>
                <w:lang w:val="en-US"/>
              </w:rPr>
              <w:t>tdc_configure_audio_path_all, tdc_enable_2_DMICs, tdc_enable_1_DMIC, enable_DMIC / enable_AMIC, tdc_get_enabled_DMIC_count</w:t>
            </w:r>
          </w:p>
        </w:tc>
      </w:tr>
      <w:tr w:rsidR="00084C76" w14:paraId="3CCFEF7D"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5D0F938C" w14:textId="77777777" w:rsidR="00084C76" w:rsidRDefault="00084C76">
            <w:pPr>
              <w:pStyle w:val="TDCe"/>
            </w:pPr>
            <w:r>
              <w:t>동작 조건</w:t>
            </w:r>
          </w:p>
        </w:tc>
        <w:tc>
          <w:tcPr>
            <w:tcW w:w="7512" w:type="dxa"/>
          </w:tcPr>
          <w:p w14:paraId="399C50AE"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활성 경로와 SINGLE/DUAL 상태가 일치하고, 빔포밍은 DUAL 상태에서만 선택되어야 한다.</w:t>
            </w:r>
          </w:p>
        </w:tc>
      </w:tr>
    </w:tbl>
    <w:p w14:paraId="102364CE" w14:textId="77777777" w:rsidR="00084C76" w:rsidRDefault="00084C76" w:rsidP="00BB7A53">
      <w:pPr>
        <w:pStyle w:val="TDC40"/>
        <w:spacing w:after="0"/>
      </w:pPr>
    </w:p>
    <w:p w14:paraId="38DEF6DF" w14:textId="77777777" w:rsidR="00697371" w:rsidRPr="00E00010" w:rsidRDefault="00220104" w:rsidP="00BB7A53">
      <w:pPr>
        <w:pStyle w:val="TDC4"/>
      </w:pPr>
      <w:r>
        <w:t>SU-ID-CFX-004, PCM 인터페이스 초기화</w:t>
      </w:r>
    </w:p>
    <w:p w14:paraId="5CB1A027" w14:textId="77777777" w:rsidR="00084C76" w:rsidRDefault="00084C76" w:rsidP="00BB7A53">
      <w:pPr>
        <w:pStyle w:val="TDC40"/>
        <w:keepNext/>
      </w:pPr>
      <w:r>
        <w:t>CFX에서 만든 자극 비트 스트림을 FPGA로 전달할 하드웨어 경로를 준비한다.</w:t>
      </w:r>
    </w:p>
    <w:p w14:paraId="2559DB86" w14:textId="77777777" w:rsidR="00084C76" w:rsidRDefault="00084C76">
      <w:pPr>
        <w:pStyle w:val="TDC42"/>
      </w:pPr>
      <w:r>
        <w:t xml:space="preserve">표 </w:t>
      </w:r>
      <w:r>
        <w:fldChar w:fldCharType="begin"/>
      </w:r>
      <w:r>
        <w:instrText>SEQ 표 \* ARABIC</w:instrText>
      </w:r>
      <w:r>
        <w:fldChar w:fldCharType="separate"/>
      </w:r>
      <w:r w:rsidR="001A0C22">
        <w:rPr>
          <w:noProof/>
        </w:rPr>
        <w:t>11</w:t>
      </w:r>
      <w:r>
        <w:fldChar w:fldCharType="end"/>
      </w:r>
      <w:r>
        <w:t>. PCM 인터페이스 초기화 / 유닛 설계 내용</w:t>
      </w:r>
    </w:p>
    <w:tbl>
      <w:tblPr>
        <w:tblStyle w:val="TDC41"/>
        <w:tblW w:w="8816" w:type="dxa"/>
        <w:tblLayout w:type="fixed"/>
        <w:tblLook w:val="04A0" w:firstRow="1" w:lastRow="0" w:firstColumn="1" w:lastColumn="0" w:noHBand="0" w:noVBand="1"/>
      </w:tblPr>
      <w:tblGrid>
        <w:gridCol w:w="1304"/>
        <w:gridCol w:w="7512"/>
      </w:tblGrid>
      <w:tr w:rsidR="00084C76" w14:paraId="0F81AF65"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034777FA" w14:textId="77777777" w:rsidR="00084C76" w:rsidRDefault="00084C76">
            <w:pPr>
              <w:pStyle w:val="TDC0"/>
            </w:pPr>
            <w:r>
              <w:t>항목</w:t>
            </w:r>
          </w:p>
        </w:tc>
        <w:tc>
          <w:tcPr>
            <w:tcW w:w="7512" w:type="dxa"/>
          </w:tcPr>
          <w:p w14:paraId="67D2728E"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설계 내용</w:t>
            </w:r>
          </w:p>
        </w:tc>
      </w:tr>
      <w:tr w:rsidR="00084C76" w14:paraId="4D007A7D"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7D327F31" w14:textId="77777777" w:rsidR="00084C76" w:rsidRDefault="00084C76">
            <w:pPr>
              <w:pStyle w:val="TDCe"/>
            </w:pPr>
            <w:r>
              <w:t>입력</w:t>
            </w:r>
          </w:p>
        </w:tc>
        <w:tc>
          <w:tcPr>
            <w:tcW w:w="7512" w:type="dxa"/>
          </w:tcPr>
          <w:p w14:paraId="15468246"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PCM 클럭/프레임/데이터 핀과 출력 설정</w:t>
            </w:r>
          </w:p>
        </w:tc>
      </w:tr>
      <w:tr w:rsidR="00084C76" w14:paraId="55EDBC4E"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2667FD0E" w14:textId="77777777" w:rsidR="00084C76" w:rsidRDefault="00084C76">
            <w:pPr>
              <w:pStyle w:val="TDCe"/>
            </w:pPr>
            <w:r>
              <w:t>출력</w:t>
            </w:r>
          </w:p>
        </w:tc>
        <w:tc>
          <w:tcPr>
            <w:tcW w:w="7512" w:type="dxa"/>
          </w:tcPr>
          <w:p w14:paraId="7E63CE49"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PCM 송신 가능한 인터페이스</w:t>
            </w:r>
          </w:p>
        </w:tc>
      </w:tr>
      <w:tr w:rsidR="00084C76" w14:paraId="731E1907"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1C5DEADC" w14:textId="77777777" w:rsidR="00084C76" w:rsidRDefault="00084C76">
            <w:pPr>
              <w:pStyle w:val="TDCe"/>
            </w:pPr>
            <w:r>
              <w:t>처리</w:t>
            </w:r>
          </w:p>
        </w:tc>
        <w:tc>
          <w:tcPr>
            <w:tcW w:w="7512" w:type="dxa"/>
          </w:tcPr>
          <w:p w14:paraId="5A07AA53"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PCM 인터페이스와 DIO 기능을 설정한 뒤 출력단을 활성화한다. 오디오 입력 FIFO와 PCM 출력 FIFO를 혼동하지 않도록 각각의 주소를 사용한다.</w:t>
            </w:r>
          </w:p>
        </w:tc>
      </w:tr>
    </w:tbl>
    <w:p w14:paraId="64B30A71" w14:textId="77777777" w:rsidR="00084C76" w:rsidRDefault="00084C76" w:rsidP="00BB7A53">
      <w:pPr>
        <w:pStyle w:val="TDC40"/>
        <w:spacing w:after="0"/>
      </w:pPr>
    </w:p>
    <w:p w14:paraId="43A47647" w14:textId="77777777" w:rsidR="00084C76" w:rsidRDefault="00084C76">
      <w:pPr>
        <w:pStyle w:val="TDC42"/>
      </w:pPr>
      <w:r>
        <w:t xml:space="preserve">표 </w:t>
      </w:r>
      <w:r>
        <w:fldChar w:fldCharType="begin"/>
      </w:r>
      <w:r>
        <w:instrText>SEQ 표 \* ARABIC</w:instrText>
      </w:r>
      <w:r>
        <w:fldChar w:fldCharType="separate"/>
      </w:r>
      <w:r w:rsidR="001A0C22">
        <w:rPr>
          <w:noProof/>
        </w:rPr>
        <w:t>12</w:t>
      </w:r>
      <w:r>
        <w:fldChar w:fldCharType="end"/>
      </w:r>
      <w:r>
        <w:t>. PCM 인터페이스 초기화 / 구현 조건</w:t>
      </w:r>
    </w:p>
    <w:tbl>
      <w:tblPr>
        <w:tblStyle w:val="TDC41"/>
        <w:tblW w:w="8816" w:type="dxa"/>
        <w:tblLayout w:type="fixed"/>
        <w:tblLook w:val="04A0" w:firstRow="1" w:lastRow="0" w:firstColumn="1" w:lastColumn="0" w:noHBand="0" w:noVBand="1"/>
      </w:tblPr>
      <w:tblGrid>
        <w:gridCol w:w="1304"/>
        <w:gridCol w:w="7512"/>
      </w:tblGrid>
      <w:tr w:rsidR="00084C76" w14:paraId="5B2110DF"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175A6AD8" w14:textId="77777777" w:rsidR="00084C76" w:rsidRDefault="00084C76">
            <w:pPr>
              <w:pStyle w:val="TDC0"/>
            </w:pPr>
            <w:r>
              <w:t>구분</w:t>
            </w:r>
          </w:p>
        </w:tc>
        <w:tc>
          <w:tcPr>
            <w:tcW w:w="7512" w:type="dxa"/>
          </w:tcPr>
          <w:p w14:paraId="02C1AD46"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구현 조건</w:t>
            </w:r>
          </w:p>
        </w:tc>
      </w:tr>
      <w:tr w:rsidR="00084C76" w14:paraId="2DF34849"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1E912EEE" w14:textId="77777777" w:rsidR="00084C76" w:rsidRDefault="00084C76">
            <w:pPr>
              <w:pStyle w:val="TDCe"/>
            </w:pPr>
            <w:r>
              <w:t>관련 함수</w:t>
            </w:r>
          </w:p>
        </w:tc>
        <w:tc>
          <w:tcPr>
            <w:tcW w:w="7512" w:type="dxa"/>
          </w:tcPr>
          <w:p w14:paraId="42C22ADD" w14:textId="77777777" w:rsidR="00084C76" w:rsidRPr="00BB7A53" w:rsidRDefault="00084C76">
            <w:pPr>
              <w:pStyle w:val="TDCf"/>
              <w:cnfStyle w:val="000000000000" w:firstRow="0" w:lastRow="0" w:firstColumn="0" w:lastColumn="0" w:oddVBand="0" w:evenVBand="0" w:oddHBand="0" w:evenHBand="0" w:firstRowFirstColumn="0" w:firstRowLastColumn="0" w:lastRowFirstColumn="0" w:lastRowLastColumn="0"/>
              <w:rPr>
                <w:lang w:val="en-US"/>
              </w:rPr>
            </w:pPr>
            <w:r w:rsidRPr="00BB7A53">
              <w:rPr>
                <w:lang w:val="en-US"/>
              </w:rPr>
              <w:t>lib_init_PCM, LIB_PCM_DIOConfig, lib_enable_PCM</w:t>
            </w:r>
          </w:p>
        </w:tc>
      </w:tr>
      <w:tr w:rsidR="00084C76" w14:paraId="190D948D"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6928F6DA" w14:textId="77777777" w:rsidR="00084C76" w:rsidRDefault="00084C76">
            <w:pPr>
              <w:pStyle w:val="TDCe"/>
            </w:pPr>
            <w:r>
              <w:t>동작 조건</w:t>
            </w:r>
          </w:p>
        </w:tc>
        <w:tc>
          <w:tcPr>
            <w:tcW w:w="7512" w:type="dxa"/>
          </w:tcPr>
          <w:p w14:paraId="6392FD55"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출력 프레임과 데이터가 PCM용 FIFO/핀에 연결되고 설정 완료 후 활성화되어야 한다.</w:t>
            </w:r>
          </w:p>
        </w:tc>
      </w:tr>
    </w:tbl>
    <w:p w14:paraId="3908A390" w14:textId="77777777" w:rsidR="00084C76" w:rsidRDefault="00084C76" w:rsidP="00BB7A53">
      <w:pPr>
        <w:pStyle w:val="TDC40"/>
        <w:spacing w:after="0"/>
      </w:pPr>
    </w:p>
    <w:p w14:paraId="1B77A9F3" w14:textId="77777777" w:rsidR="00697371" w:rsidRPr="00E00010" w:rsidRDefault="00220104" w:rsidP="00BB7A53">
      <w:pPr>
        <w:pStyle w:val="TDC4"/>
      </w:pPr>
      <w:r>
        <w:lastRenderedPageBreak/>
        <w:t>SU-ID-CFX-005, I2S 인터페이스 초기화</w:t>
      </w:r>
    </w:p>
    <w:p w14:paraId="58BF9290" w14:textId="77777777" w:rsidR="00084C76" w:rsidRDefault="00084C76" w:rsidP="00BB7A53">
      <w:pPr>
        <w:pStyle w:val="TDC40"/>
        <w:keepNext/>
      </w:pPr>
      <w:r>
        <w:t>QCC에서 전달한 오디오를 마이크 입력과 별도 버퍼로 수집한다.</w:t>
      </w:r>
    </w:p>
    <w:p w14:paraId="48667C7F" w14:textId="77777777" w:rsidR="00084C76" w:rsidRDefault="00084C76">
      <w:pPr>
        <w:pStyle w:val="TDC42"/>
      </w:pPr>
      <w:r>
        <w:t xml:space="preserve">표 </w:t>
      </w:r>
      <w:r>
        <w:fldChar w:fldCharType="begin"/>
      </w:r>
      <w:r>
        <w:instrText>SEQ 표 \* ARABIC</w:instrText>
      </w:r>
      <w:r>
        <w:fldChar w:fldCharType="separate"/>
      </w:r>
      <w:r w:rsidR="001A0C22">
        <w:rPr>
          <w:noProof/>
        </w:rPr>
        <w:t>13</w:t>
      </w:r>
      <w:r>
        <w:fldChar w:fldCharType="end"/>
      </w:r>
      <w:r>
        <w:t>. I2S 인터페이스 초기화 / 유닛 설계 내용</w:t>
      </w:r>
    </w:p>
    <w:tbl>
      <w:tblPr>
        <w:tblStyle w:val="TDC41"/>
        <w:tblW w:w="8816" w:type="dxa"/>
        <w:tblLayout w:type="fixed"/>
        <w:tblLook w:val="04A0" w:firstRow="1" w:lastRow="0" w:firstColumn="1" w:lastColumn="0" w:noHBand="0" w:noVBand="1"/>
      </w:tblPr>
      <w:tblGrid>
        <w:gridCol w:w="1304"/>
        <w:gridCol w:w="7512"/>
      </w:tblGrid>
      <w:tr w:rsidR="00084C76" w14:paraId="697B381F"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1EC2FA57" w14:textId="77777777" w:rsidR="00084C76" w:rsidRDefault="00084C76">
            <w:pPr>
              <w:pStyle w:val="TDC0"/>
            </w:pPr>
            <w:r>
              <w:t>항목</w:t>
            </w:r>
          </w:p>
        </w:tc>
        <w:tc>
          <w:tcPr>
            <w:tcW w:w="7512" w:type="dxa"/>
          </w:tcPr>
          <w:p w14:paraId="390AAC27"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설계 내용</w:t>
            </w:r>
          </w:p>
        </w:tc>
      </w:tr>
      <w:tr w:rsidR="00084C76" w14:paraId="626AFD03"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3724E2F1" w14:textId="77777777" w:rsidR="00084C76" w:rsidRDefault="00084C76">
            <w:pPr>
              <w:pStyle w:val="TDCe"/>
            </w:pPr>
            <w:r>
              <w:t>입력</w:t>
            </w:r>
          </w:p>
        </w:tc>
        <w:tc>
          <w:tcPr>
            <w:tcW w:w="7512" w:type="dxa"/>
          </w:tcPr>
          <w:p w14:paraId="1D22FDB0"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QCC I2S 입력 설정</w:t>
            </w:r>
          </w:p>
        </w:tc>
      </w:tr>
      <w:tr w:rsidR="00084C76" w14:paraId="75377B4A"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3D793F25" w14:textId="77777777" w:rsidR="00084C76" w:rsidRDefault="00084C76">
            <w:pPr>
              <w:pStyle w:val="TDCe"/>
            </w:pPr>
            <w:r>
              <w:t>출력</w:t>
            </w:r>
          </w:p>
        </w:tc>
        <w:tc>
          <w:tcPr>
            <w:tcW w:w="7512" w:type="dxa"/>
          </w:tcPr>
          <w:p w14:paraId="6F784D39"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I2S 수신 경로와 입력 인터럽트</w:t>
            </w:r>
          </w:p>
        </w:tc>
      </w:tr>
      <w:tr w:rsidR="00084C76" w14:paraId="2916AFC8"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6C81C230" w14:textId="77777777" w:rsidR="00084C76" w:rsidRDefault="00084C76">
            <w:pPr>
              <w:pStyle w:val="TDCe"/>
            </w:pPr>
            <w:r>
              <w:t>처리</w:t>
            </w:r>
          </w:p>
        </w:tc>
        <w:tc>
          <w:tcPr>
            <w:tcW w:w="7512" w:type="dxa"/>
          </w:tcPr>
          <w:p w14:paraId="49039277"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I2S 인터페이스를 초기화하고 입력을 활성화한다. 입력 데이터 도착 여부와 실제 스트리밍 상태의 판정은 수신 처리 유닛에서 수행한다.</w:t>
            </w:r>
          </w:p>
        </w:tc>
      </w:tr>
    </w:tbl>
    <w:p w14:paraId="6662493F" w14:textId="77777777" w:rsidR="00084C76" w:rsidRDefault="00084C76" w:rsidP="00BB7A53">
      <w:pPr>
        <w:pStyle w:val="TDC40"/>
        <w:spacing w:after="0"/>
      </w:pPr>
    </w:p>
    <w:p w14:paraId="63A0DB90" w14:textId="77777777" w:rsidR="00084C76" w:rsidRDefault="00084C76">
      <w:pPr>
        <w:pStyle w:val="TDC42"/>
      </w:pPr>
      <w:r>
        <w:t xml:space="preserve">표 </w:t>
      </w:r>
      <w:r>
        <w:fldChar w:fldCharType="begin"/>
      </w:r>
      <w:r>
        <w:instrText>SEQ 표 \* ARABIC</w:instrText>
      </w:r>
      <w:r>
        <w:fldChar w:fldCharType="separate"/>
      </w:r>
      <w:r w:rsidR="001A0C22">
        <w:rPr>
          <w:noProof/>
        </w:rPr>
        <w:t>14</w:t>
      </w:r>
      <w:r>
        <w:fldChar w:fldCharType="end"/>
      </w:r>
      <w:r>
        <w:t>. I2S 인터페이스 초기화 / 구현 조건</w:t>
      </w:r>
    </w:p>
    <w:tbl>
      <w:tblPr>
        <w:tblStyle w:val="TDC41"/>
        <w:tblW w:w="8816" w:type="dxa"/>
        <w:tblLayout w:type="fixed"/>
        <w:tblLook w:val="04A0" w:firstRow="1" w:lastRow="0" w:firstColumn="1" w:lastColumn="0" w:noHBand="0" w:noVBand="1"/>
      </w:tblPr>
      <w:tblGrid>
        <w:gridCol w:w="1304"/>
        <w:gridCol w:w="7512"/>
      </w:tblGrid>
      <w:tr w:rsidR="00084C76" w14:paraId="62021A45"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2D140FCF" w14:textId="77777777" w:rsidR="00084C76" w:rsidRDefault="00084C76">
            <w:pPr>
              <w:pStyle w:val="TDC0"/>
            </w:pPr>
            <w:r>
              <w:t>구분</w:t>
            </w:r>
          </w:p>
        </w:tc>
        <w:tc>
          <w:tcPr>
            <w:tcW w:w="7512" w:type="dxa"/>
          </w:tcPr>
          <w:p w14:paraId="75AF52A2"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구현 조건</w:t>
            </w:r>
          </w:p>
        </w:tc>
      </w:tr>
      <w:tr w:rsidR="00084C76" w14:paraId="064BDD99"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05B6A801" w14:textId="77777777" w:rsidR="00084C76" w:rsidRDefault="00084C76">
            <w:pPr>
              <w:pStyle w:val="TDCe"/>
            </w:pPr>
            <w:r>
              <w:t>관련 함수</w:t>
            </w:r>
          </w:p>
        </w:tc>
        <w:tc>
          <w:tcPr>
            <w:tcW w:w="7512" w:type="dxa"/>
          </w:tcPr>
          <w:p w14:paraId="4B57E729" w14:textId="77777777" w:rsidR="00084C76" w:rsidRPr="00BB7A53" w:rsidRDefault="00084C76">
            <w:pPr>
              <w:pStyle w:val="TDCf"/>
              <w:cnfStyle w:val="000000000000" w:firstRow="0" w:lastRow="0" w:firstColumn="0" w:lastColumn="0" w:oddVBand="0" w:evenVBand="0" w:oddHBand="0" w:evenHBand="0" w:firstRowFirstColumn="0" w:firstRowLastColumn="0" w:lastRowFirstColumn="0" w:lastRowLastColumn="0"/>
              <w:rPr>
                <w:lang w:val="en-US"/>
              </w:rPr>
            </w:pPr>
            <w:r w:rsidRPr="00BB7A53">
              <w:rPr>
                <w:lang w:val="en-US"/>
              </w:rPr>
              <w:t>lib_init_I2S, lib_enable_I2S</w:t>
            </w:r>
          </w:p>
        </w:tc>
      </w:tr>
      <w:tr w:rsidR="00084C76" w14:paraId="23ECEB6D"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2780F7EC" w14:textId="77777777" w:rsidR="00084C76" w:rsidRDefault="00084C76">
            <w:pPr>
              <w:pStyle w:val="TDCe"/>
            </w:pPr>
            <w:r>
              <w:t>동작 조건</w:t>
            </w:r>
          </w:p>
        </w:tc>
        <w:tc>
          <w:tcPr>
            <w:tcW w:w="7512" w:type="dxa"/>
          </w:tcPr>
          <w:p w14:paraId="19B3DB33"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I2S 입력이 전용 수신 경로에 연결되고 DMIC 버퍼와 구분되어야 한다.</w:t>
            </w:r>
          </w:p>
        </w:tc>
      </w:tr>
    </w:tbl>
    <w:p w14:paraId="53107B67" w14:textId="77777777" w:rsidR="00084C76" w:rsidRDefault="00084C76" w:rsidP="00BB7A53">
      <w:pPr>
        <w:pStyle w:val="TDC40"/>
        <w:spacing w:after="0"/>
      </w:pPr>
    </w:p>
    <w:p w14:paraId="3A5B1135" w14:textId="77777777" w:rsidR="00697371" w:rsidRPr="00E00010" w:rsidRDefault="00220104" w:rsidP="00BB7A53">
      <w:pPr>
        <w:pStyle w:val="TDC4"/>
      </w:pPr>
      <w:r>
        <w:t>SU-ID-CFX-006, 신호처리 초기 상태 설정</w:t>
      </w:r>
    </w:p>
    <w:p w14:paraId="52B00295" w14:textId="77777777" w:rsidR="00084C76" w:rsidRDefault="00084C76" w:rsidP="00BB7A53">
      <w:pPr>
        <w:pStyle w:val="TDC40"/>
        <w:keepNext/>
      </w:pPr>
      <w:r>
        <w:t>직전 실행의 명령 상태와 연산 설정이 새 신호처리에 남지 않도록 한다.</w:t>
      </w:r>
    </w:p>
    <w:p w14:paraId="455FF049" w14:textId="77777777" w:rsidR="00084C76" w:rsidRDefault="00084C76">
      <w:pPr>
        <w:pStyle w:val="TDC42"/>
      </w:pPr>
      <w:r>
        <w:t xml:space="preserve">표 </w:t>
      </w:r>
      <w:r>
        <w:fldChar w:fldCharType="begin"/>
      </w:r>
      <w:r>
        <w:instrText>SEQ 표 \* ARABIC</w:instrText>
      </w:r>
      <w:r>
        <w:fldChar w:fldCharType="separate"/>
      </w:r>
      <w:r w:rsidR="001A0C22">
        <w:rPr>
          <w:noProof/>
        </w:rPr>
        <w:t>15</w:t>
      </w:r>
      <w:r>
        <w:fldChar w:fldCharType="end"/>
      </w:r>
      <w:r>
        <w:t>. 신호처리 초기 상태 설정 / 유닛 설계 내용</w:t>
      </w:r>
    </w:p>
    <w:tbl>
      <w:tblPr>
        <w:tblStyle w:val="TDC41"/>
        <w:tblW w:w="8816" w:type="dxa"/>
        <w:tblLayout w:type="fixed"/>
        <w:tblLook w:val="04A0" w:firstRow="1" w:lastRow="0" w:firstColumn="1" w:lastColumn="0" w:noHBand="0" w:noVBand="1"/>
      </w:tblPr>
      <w:tblGrid>
        <w:gridCol w:w="1304"/>
        <w:gridCol w:w="7512"/>
      </w:tblGrid>
      <w:tr w:rsidR="00084C76" w14:paraId="5DC549F3"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0C91F86A" w14:textId="77777777" w:rsidR="00084C76" w:rsidRDefault="00084C76">
            <w:pPr>
              <w:pStyle w:val="TDC0"/>
            </w:pPr>
            <w:r>
              <w:t>항목</w:t>
            </w:r>
          </w:p>
        </w:tc>
        <w:tc>
          <w:tcPr>
            <w:tcW w:w="7512" w:type="dxa"/>
          </w:tcPr>
          <w:p w14:paraId="56F3B075"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설계 내용</w:t>
            </w:r>
          </w:p>
        </w:tc>
      </w:tr>
      <w:tr w:rsidR="00084C76" w14:paraId="608180AF"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74B2DA1F" w14:textId="77777777" w:rsidR="00084C76" w:rsidRDefault="00084C76">
            <w:pPr>
              <w:pStyle w:val="TDCe"/>
            </w:pPr>
            <w:r>
              <w:t>입력</w:t>
            </w:r>
          </w:p>
        </w:tc>
        <w:tc>
          <w:tcPr>
            <w:tcW w:w="7512" w:type="dxa"/>
          </w:tcPr>
          <w:p w14:paraId="0C66D837"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정상 처리 시작</w:t>
            </w:r>
          </w:p>
        </w:tc>
      </w:tr>
      <w:tr w:rsidR="00084C76" w14:paraId="38EFD1BE"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63329715" w14:textId="77777777" w:rsidR="00084C76" w:rsidRDefault="00084C76">
            <w:pPr>
              <w:pStyle w:val="TDCe"/>
            </w:pPr>
            <w:r>
              <w:t>출력</w:t>
            </w:r>
          </w:p>
        </w:tc>
        <w:tc>
          <w:tcPr>
            <w:tcW w:w="7512" w:type="dxa"/>
          </w:tcPr>
          <w:p w14:paraId="26DAF4D8"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PCM 명령 사용 상태와 포화 연산 모드 초기값</w:t>
            </w:r>
          </w:p>
        </w:tc>
      </w:tr>
      <w:tr w:rsidR="00084C76" w14:paraId="4F0F148D"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634E469B" w14:textId="77777777" w:rsidR="00084C76" w:rsidRDefault="00084C76">
            <w:pPr>
              <w:pStyle w:val="TDCe"/>
            </w:pPr>
            <w:r>
              <w:t>처리</w:t>
            </w:r>
          </w:p>
        </w:tc>
        <w:tc>
          <w:tcPr>
            <w:tcW w:w="7512" w:type="dxa"/>
          </w:tcPr>
          <w:p w14:paraId="4CF78751"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정상 초기화에서 PCM 명령 경쟁 방지 상태와 CFX 산술 모드를 설정한다. 이후 공유 명령 처리와 고정소수점 연산이 같은 초기 조건에서 시작되도록 한다.</w:t>
            </w:r>
          </w:p>
        </w:tc>
      </w:tr>
    </w:tbl>
    <w:p w14:paraId="1094552B" w14:textId="77777777" w:rsidR="00084C76" w:rsidRDefault="00084C76" w:rsidP="00BB7A53">
      <w:pPr>
        <w:pStyle w:val="TDC40"/>
        <w:spacing w:after="0"/>
      </w:pPr>
    </w:p>
    <w:p w14:paraId="25941456" w14:textId="77777777" w:rsidR="00084C76" w:rsidRDefault="00084C76">
      <w:pPr>
        <w:pStyle w:val="TDC42"/>
      </w:pPr>
      <w:r>
        <w:lastRenderedPageBreak/>
        <w:t xml:space="preserve">표 </w:t>
      </w:r>
      <w:r>
        <w:fldChar w:fldCharType="begin"/>
      </w:r>
      <w:r>
        <w:instrText>SEQ 표 \* ARABIC</w:instrText>
      </w:r>
      <w:r>
        <w:fldChar w:fldCharType="separate"/>
      </w:r>
      <w:r w:rsidR="001A0C22">
        <w:rPr>
          <w:noProof/>
        </w:rPr>
        <w:t>16</w:t>
      </w:r>
      <w:r>
        <w:fldChar w:fldCharType="end"/>
      </w:r>
      <w:r>
        <w:t>. 신호처리 초기 상태 설정 / 구현 조건</w:t>
      </w:r>
    </w:p>
    <w:tbl>
      <w:tblPr>
        <w:tblStyle w:val="TDC41"/>
        <w:tblW w:w="8816" w:type="dxa"/>
        <w:tblLayout w:type="fixed"/>
        <w:tblLook w:val="04A0" w:firstRow="1" w:lastRow="0" w:firstColumn="1" w:lastColumn="0" w:noHBand="0" w:noVBand="1"/>
      </w:tblPr>
      <w:tblGrid>
        <w:gridCol w:w="1304"/>
        <w:gridCol w:w="7512"/>
      </w:tblGrid>
      <w:tr w:rsidR="00084C76" w14:paraId="5C13689D"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3CDCE62F" w14:textId="77777777" w:rsidR="00084C76" w:rsidRDefault="00084C76">
            <w:pPr>
              <w:pStyle w:val="TDC0"/>
            </w:pPr>
            <w:r>
              <w:t>구분</w:t>
            </w:r>
          </w:p>
        </w:tc>
        <w:tc>
          <w:tcPr>
            <w:tcW w:w="7512" w:type="dxa"/>
          </w:tcPr>
          <w:p w14:paraId="017762BC"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구현 조건</w:t>
            </w:r>
          </w:p>
        </w:tc>
      </w:tr>
      <w:tr w:rsidR="00084C76" w14:paraId="0E575A53"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6FA13037" w14:textId="77777777" w:rsidR="00084C76" w:rsidRDefault="00084C76">
            <w:pPr>
              <w:pStyle w:val="TDCe"/>
            </w:pPr>
            <w:r>
              <w:t>동작 조건</w:t>
            </w:r>
          </w:p>
        </w:tc>
        <w:tc>
          <w:tcPr>
            <w:tcW w:w="7512" w:type="dxa"/>
          </w:tcPr>
          <w:p w14:paraId="15C3A9D7"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첫 PCM 명령 처리 전 초기 상태가 설정되고 고정소수점 연산의 포화 설정이 적용되어야 한다.</w:t>
            </w:r>
          </w:p>
        </w:tc>
      </w:tr>
    </w:tbl>
    <w:p w14:paraId="4830E4FD" w14:textId="77777777" w:rsidR="00084C76" w:rsidRDefault="00084C76" w:rsidP="00BB7A53">
      <w:pPr>
        <w:pStyle w:val="TDC40"/>
        <w:spacing w:after="0"/>
      </w:pPr>
    </w:p>
    <w:p w14:paraId="16CD98A7" w14:textId="77777777" w:rsidR="00697371" w:rsidRPr="00E00010" w:rsidRDefault="00220104" w:rsidP="00BB7A53">
      <w:pPr>
        <w:pStyle w:val="TDC4"/>
      </w:pPr>
      <w:r>
        <w:t>SU-ID-CFX-007, 마이크 블록 수집</w:t>
      </w:r>
    </w:p>
    <w:p w14:paraId="6865F0DE" w14:textId="77777777" w:rsidR="00084C76" w:rsidRDefault="00084C76" w:rsidP="00BB7A53">
      <w:pPr>
        <w:pStyle w:val="TDC40"/>
        <w:keepNext/>
      </w:pPr>
      <w:r>
        <w:t>빔포밍의 블록 경계 지연에 필요한 두 블록을 유지한다.</w:t>
      </w:r>
    </w:p>
    <w:p w14:paraId="29D66950" w14:textId="77777777" w:rsidR="00084C76" w:rsidRDefault="00084C76">
      <w:pPr>
        <w:pStyle w:val="TDC42"/>
      </w:pPr>
      <w:r>
        <w:t xml:space="preserve">표 </w:t>
      </w:r>
      <w:r>
        <w:fldChar w:fldCharType="begin"/>
      </w:r>
      <w:r>
        <w:instrText>SEQ 표 \* ARABIC</w:instrText>
      </w:r>
      <w:r>
        <w:fldChar w:fldCharType="separate"/>
      </w:r>
      <w:r w:rsidR="001A0C22">
        <w:rPr>
          <w:noProof/>
        </w:rPr>
        <w:t>17</w:t>
      </w:r>
      <w:r>
        <w:fldChar w:fldCharType="end"/>
      </w:r>
      <w:r>
        <w:t>. 마이크 블록 수집 / 유닛 설계 내용</w:t>
      </w:r>
    </w:p>
    <w:tbl>
      <w:tblPr>
        <w:tblStyle w:val="TDC41"/>
        <w:tblW w:w="8816" w:type="dxa"/>
        <w:tblLayout w:type="fixed"/>
        <w:tblLook w:val="04A0" w:firstRow="1" w:lastRow="0" w:firstColumn="1" w:lastColumn="0" w:noHBand="0" w:noVBand="1"/>
      </w:tblPr>
      <w:tblGrid>
        <w:gridCol w:w="1304"/>
        <w:gridCol w:w="7512"/>
      </w:tblGrid>
      <w:tr w:rsidR="00084C76" w14:paraId="3E6D94A2"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2192F4C9" w14:textId="77777777" w:rsidR="00084C76" w:rsidRDefault="00084C76">
            <w:pPr>
              <w:pStyle w:val="TDC0"/>
            </w:pPr>
            <w:r>
              <w:t>항목</w:t>
            </w:r>
          </w:p>
        </w:tc>
        <w:tc>
          <w:tcPr>
            <w:tcW w:w="7512" w:type="dxa"/>
          </w:tcPr>
          <w:p w14:paraId="1DC58AE1"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설계 내용</w:t>
            </w:r>
          </w:p>
        </w:tc>
      </w:tr>
      <w:tr w:rsidR="00084C76" w14:paraId="637BF9BF"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0CEBDBDA" w14:textId="77777777" w:rsidR="00084C76" w:rsidRDefault="00084C76">
            <w:pPr>
              <w:pStyle w:val="TDCe"/>
            </w:pPr>
            <w:r>
              <w:t>입력</w:t>
            </w:r>
          </w:p>
        </w:tc>
        <w:tc>
          <w:tcPr>
            <w:tcW w:w="7512" w:type="dxa"/>
          </w:tcPr>
          <w:p w14:paraId="4F5DFB3C"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DMIC FIFO 완료 이벤트와 16표본 입력</w:t>
            </w:r>
          </w:p>
        </w:tc>
      </w:tr>
      <w:tr w:rsidR="00084C76" w14:paraId="11DBD1E9"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26290322" w14:textId="77777777" w:rsidR="00084C76" w:rsidRDefault="00084C76">
            <w:pPr>
              <w:pStyle w:val="TDCe"/>
            </w:pPr>
            <w:r>
              <w:t>출력</w:t>
            </w:r>
          </w:p>
        </w:tc>
        <w:tc>
          <w:tcPr>
            <w:tcW w:w="7512" w:type="dxa"/>
          </w:tcPr>
          <w:p w14:paraId="0E69F4AA"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마이크별 현재/직전 블록</w:t>
            </w:r>
          </w:p>
        </w:tc>
      </w:tr>
      <w:tr w:rsidR="00084C76" w14:paraId="4D120399"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39109B4E" w14:textId="77777777" w:rsidR="00084C76" w:rsidRDefault="00084C76">
            <w:pPr>
              <w:pStyle w:val="TDCe"/>
            </w:pPr>
            <w:r>
              <w:t>처리</w:t>
            </w:r>
          </w:p>
        </w:tc>
        <w:tc>
          <w:tcPr>
            <w:tcW w:w="7512" w:type="dxa"/>
          </w:tcPr>
          <w:p w14:paraId="4D22DA00"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입력 동기를 확인한 뒤 마이크 FIFO의 16표본을 내부 버퍼에 복사한다. 이전 현재 블록은 직전 블록으로 보존하여 다음 믹싱에서 경계 표본으로 사용할 수 있게 한다.</w:t>
            </w:r>
          </w:p>
        </w:tc>
      </w:tr>
    </w:tbl>
    <w:p w14:paraId="4720D701" w14:textId="77777777" w:rsidR="00084C76" w:rsidRDefault="00084C76" w:rsidP="00BB7A53">
      <w:pPr>
        <w:pStyle w:val="TDC40"/>
        <w:spacing w:after="0"/>
      </w:pPr>
    </w:p>
    <w:p w14:paraId="51E513B5" w14:textId="77777777" w:rsidR="00084C76" w:rsidRDefault="00084C76">
      <w:pPr>
        <w:pStyle w:val="TDC42"/>
      </w:pPr>
      <w:r>
        <w:t xml:space="preserve">표 </w:t>
      </w:r>
      <w:r>
        <w:fldChar w:fldCharType="begin"/>
      </w:r>
      <w:r>
        <w:instrText>SEQ 표 \* ARABIC</w:instrText>
      </w:r>
      <w:r>
        <w:fldChar w:fldCharType="separate"/>
      </w:r>
      <w:r w:rsidR="001A0C22">
        <w:rPr>
          <w:noProof/>
        </w:rPr>
        <w:t>18</w:t>
      </w:r>
      <w:r>
        <w:fldChar w:fldCharType="end"/>
      </w:r>
      <w:r>
        <w:t>. 마이크 블록 수집 / 구현 조건</w:t>
      </w:r>
    </w:p>
    <w:tbl>
      <w:tblPr>
        <w:tblStyle w:val="TDC41"/>
        <w:tblW w:w="8816" w:type="dxa"/>
        <w:tblLayout w:type="fixed"/>
        <w:tblLook w:val="04A0" w:firstRow="1" w:lastRow="0" w:firstColumn="1" w:lastColumn="0" w:noHBand="0" w:noVBand="1"/>
      </w:tblPr>
      <w:tblGrid>
        <w:gridCol w:w="1304"/>
        <w:gridCol w:w="7512"/>
      </w:tblGrid>
      <w:tr w:rsidR="00084C76" w14:paraId="7EF40F56"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5C31F87E" w14:textId="77777777" w:rsidR="00084C76" w:rsidRDefault="00084C76">
            <w:pPr>
              <w:pStyle w:val="TDC0"/>
            </w:pPr>
            <w:r>
              <w:t>구분</w:t>
            </w:r>
          </w:p>
        </w:tc>
        <w:tc>
          <w:tcPr>
            <w:tcW w:w="7512" w:type="dxa"/>
          </w:tcPr>
          <w:p w14:paraId="0416EFA4"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구현 조건</w:t>
            </w:r>
          </w:p>
        </w:tc>
      </w:tr>
      <w:tr w:rsidR="00084C76" w14:paraId="4F38C0D3"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73FD4F40" w14:textId="77777777" w:rsidR="00084C76" w:rsidRDefault="00084C76">
            <w:pPr>
              <w:pStyle w:val="TDCe"/>
            </w:pPr>
            <w:r>
              <w:t>관련 함수</w:t>
            </w:r>
          </w:p>
        </w:tc>
        <w:tc>
          <w:tcPr>
            <w:tcW w:w="7512" w:type="dxa"/>
          </w:tcPr>
          <w:p w14:paraId="57D63193"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tdc_copy_DMIC_buffers</w:t>
            </w:r>
          </w:p>
        </w:tc>
      </w:tr>
    </w:tbl>
    <w:p w14:paraId="4F4A321F" w14:textId="77777777" w:rsidR="00084C76" w:rsidRDefault="00084C76" w:rsidP="00BB7A53">
      <w:pPr>
        <w:pStyle w:val="TDC40"/>
        <w:spacing w:after="0"/>
      </w:pPr>
    </w:p>
    <w:p w14:paraId="6C71B670" w14:textId="77777777" w:rsidR="00084C76" w:rsidRDefault="00084C76">
      <w:pPr>
        <w:pStyle w:val="TDC43"/>
      </w:pPr>
      <w:r>
        <w:t>입출력 예 : 블록 A[i]=i, B[i]=100+i(i=0~15)가 차례로 들어오면 두 번째 수집 후 현재 블록은 B, 직전 블록은 A이다. 두 마이크의 블록은 각각 별도 공간에 유지한다.</w:t>
      </w:r>
    </w:p>
    <w:p w14:paraId="6170C518" w14:textId="77777777" w:rsidR="000C626C" w:rsidRDefault="000C626C">
      <w:pPr>
        <w:pStyle w:val="TDC40"/>
      </w:pPr>
    </w:p>
    <w:p w14:paraId="3E4624D4" w14:textId="77777777" w:rsidR="00697371" w:rsidRPr="00E00010" w:rsidRDefault="00220104" w:rsidP="00BB7A53">
      <w:pPr>
        <w:pStyle w:val="TDC4"/>
      </w:pPr>
      <w:r>
        <w:lastRenderedPageBreak/>
        <w:t>SU-ID-CFX-008, I2S 입력 상태 판정</w:t>
      </w:r>
    </w:p>
    <w:p w14:paraId="23FF9D34" w14:textId="77777777" w:rsidR="00084C76" w:rsidRDefault="00084C76" w:rsidP="00BB7A53">
      <w:pPr>
        <w:pStyle w:val="TDC40"/>
        <w:keepNext/>
      </w:pPr>
      <w:r>
        <w:t>유효한 I2S 데이터가 있을 때만 외부 오디오 경로를 선택한다.</w:t>
      </w:r>
    </w:p>
    <w:p w14:paraId="203E929C" w14:textId="77777777" w:rsidR="00084C76" w:rsidRDefault="00084C76">
      <w:pPr>
        <w:pStyle w:val="TDC42"/>
      </w:pPr>
      <w:r>
        <w:t xml:space="preserve">표 </w:t>
      </w:r>
      <w:r>
        <w:fldChar w:fldCharType="begin"/>
      </w:r>
      <w:r>
        <w:instrText>SEQ 표 \* ARABIC</w:instrText>
      </w:r>
      <w:r>
        <w:fldChar w:fldCharType="separate"/>
      </w:r>
      <w:r w:rsidR="001A0C22">
        <w:rPr>
          <w:noProof/>
        </w:rPr>
        <w:t>19</w:t>
      </w:r>
      <w:r>
        <w:fldChar w:fldCharType="end"/>
      </w:r>
      <w:r>
        <w:t>. I2S 입력 상태 판정 / 유닛 설계 내용</w:t>
      </w:r>
    </w:p>
    <w:tbl>
      <w:tblPr>
        <w:tblStyle w:val="TDC41"/>
        <w:tblW w:w="8816" w:type="dxa"/>
        <w:tblLayout w:type="fixed"/>
        <w:tblLook w:val="04A0" w:firstRow="1" w:lastRow="0" w:firstColumn="1" w:lastColumn="0" w:noHBand="0" w:noVBand="1"/>
      </w:tblPr>
      <w:tblGrid>
        <w:gridCol w:w="1304"/>
        <w:gridCol w:w="7512"/>
      </w:tblGrid>
      <w:tr w:rsidR="00084C76" w14:paraId="3A584EDA"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1B8B1F6D" w14:textId="77777777" w:rsidR="00084C76" w:rsidRDefault="00084C76">
            <w:pPr>
              <w:pStyle w:val="TDC0"/>
            </w:pPr>
            <w:r>
              <w:t>항목</w:t>
            </w:r>
          </w:p>
        </w:tc>
        <w:tc>
          <w:tcPr>
            <w:tcW w:w="7512" w:type="dxa"/>
          </w:tcPr>
          <w:p w14:paraId="43414747"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설계 내용</w:t>
            </w:r>
          </w:p>
        </w:tc>
      </w:tr>
      <w:tr w:rsidR="00084C76" w14:paraId="79E93797"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68D5D5CA" w14:textId="77777777" w:rsidR="00084C76" w:rsidRDefault="00084C76">
            <w:pPr>
              <w:pStyle w:val="TDCe"/>
            </w:pPr>
            <w:r>
              <w:t>입력</w:t>
            </w:r>
          </w:p>
        </w:tc>
        <w:tc>
          <w:tcPr>
            <w:tcW w:w="7512" w:type="dxa"/>
          </w:tcPr>
          <w:p w14:paraId="6E7782FE"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I2S 수신 이벤트와 수신 완료 상태</w:t>
            </w:r>
          </w:p>
        </w:tc>
      </w:tr>
      <w:tr w:rsidR="00084C76" w14:paraId="43A356A6"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03069CA9" w14:textId="77777777" w:rsidR="00084C76" w:rsidRDefault="00084C76">
            <w:pPr>
              <w:pStyle w:val="TDCe"/>
            </w:pPr>
            <w:r>
              <w:t>출력</w:t>
            </w:r>
          </w:p>
        </w:tc>
        <w:tc>
          <w:tcPr>
            <w:tcW w:w="7512" w:type="dxa"/>
          </w:tcPr>
          <w:p w14:paraId="2FB4BC2A"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스트리밍 상태, 수신 버퍼 갱신</w:t>
            </w:r>
          </w:p>
        </w:tc>
      </w:tr>
      <w:tr w:rsidR="00084C76" w14:paraId="6E8B5E05"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6C400268" w14:textId="77777777" w:rsidR="00084C76" w:rsidRDefault="00084C76">
            <w:pPr>
              <w:pStyle w:val="TDCe"/>
            </w:pPr>
            <w:r>
              <w:t>처리</w:t>
            </w:r>
          </w:p>
        </w:tc>
        <w:tc>
          <w:tcPr>
            <w:tcW w:w="7512" w:type="dxa"/>
          </w:tcPr>
          <w:p w14:paraId="6EA94365"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수신 상태를 확인하여 I2S 데이터를 복사하고 스트리밍 상태를 갱신한다. 외부 스트리밍을 선택한 동안 마이크 입력 구성을 이에 맞춰 전환한다.</w:t>
            </w:r>
          </w:p>
        </w:tc>
      </w:tr>
    </w:tbl>
    <w:p w14:paraId="73A2C80B" w14:textId="77777777" w:rsidR="00084C76" w:rsidRDefault="00084C76" w:rsidP="00BB7A53">
      <w:pPr>
        <w:pStyle w:val="TDC40"/>
        <w:spacing w:after="0"/>
      </w:pPr>
    </w:p>
    <w:p w14:paraId="46E1534B" w14:textId="77777777" w:rsidR="00084C76" w:rsidRDefault="00084C76">
      <w:pPr>
        <w:pStyle w:val="TDC42"/>
      </w:pPr>
      <w:r>
        <w:t xml:space="preserve">표 </w:t>
      </w:r>
      <w:r>
        <w:fldChar w:fldCharType="begin"/>
      </w:r>
      <w:r>
        <w:instrText>SEQ 표 \* ARABIC</w:instrText>
      </w:r>
      <w:r>
        <w:fldChar w:fldCharType="separate"/>
      </w:r>
      <w:r w:rsidR="001A0C22">
        <w:rPr>
          <w:noProof/>
        </w:rPr>
        <w:t>20</w:t>
      </w:r>
      <w:r>
        <w:fldChar w:fldCharType="end"/>
      </w:r>
      <w:r>
        <w:t>. I2S 입력 상태 판정 / 구현 조건</w:t>
      </w:r>
    </w:p>
    <w:tbl>
      <w:tblPr>
        <w:tblStyle w:val="TDC41"/>
        <w:tblW w:w="8816" w:type="dxa"/>
        <w:tblLayout w:type="fixed"/>
        <w:tblLook w:val="04A0" w:firstRow="1" w:lastRow="0" w:firstColumn="1" w:lastColumn="0" w:noHBand="0" w:noVBand="1"/>
      </w:tblPr>
      <w:tblGrid>
        <w:gridCol w:w="1304"/>
        <w:gridCol w:w="7512"/>
      </w:tblGrid>
      <w:tr w:rsidR="00084C76" w14:paraId="64405246"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4D45437B" w14:textId="77777777" w:rsidR="00084C76" w:rsidRDefault="00084C76">
            <w:pPr>
              <w:pStyle w:val="TDC0"/>
            </w:pPr>
            <w:r>
              <w:t>구분</w:t>
            </w:r>
          </w:p>
        </w:tc>
        <w:tc>
          <w:tcPr>
            <w:tcW w:w="7512" w:type="dxa"/>
          </w:tcPr>
          <w:p w14:paraId="753A9A5A"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구현 조건</w:t>
            </w:r>
          </w:p>
        </w:tc>
      </w:tr>
      <w:tr w:rsidR="00084C76" w14:paraId="540BD286"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12A130B5" w14:textId="77777777" w:rsidR="00084C76" w:rsidRDefault="00084C76">
            <w:pPr>
              <w:pStyle w:val="TDCe"/>
            </w:pPr>
            <w:r>
              <w:t>관련 함수</w:t>
            </w:r>
          </w:p>
        </w:tc>
        <w:tc>
          <w:tcPr>
            <w:tcW w:w="7512" w:type="dxa"/>
          </w:tcPr>
          <w:p w14:paraId="4CD64B19" w14:textId="77777777" w:rsidR="00084C76" w:rsidRPr="00BB7A53" w:rsidRDefault="00084C76">
            <w:pPr>
              <w:pStyle w:val="TDCf"/>
              <w:cnfStyle w:val="000000000000" w:firstRow="0" w:lastRow="0" w:firstColumn="0" w:lastColumn="0" w:oddVBand="0" w:evenVBand="0" w:oddHBand="0" w:evenHBand="0" w:firstRowFirstColumn="0" w:firstRowLastColumn="0" w:lastRowFirstColumn="0" w:lastRowLastColumn="0"/>
              <w:rPr>
                <w:lang w:val="en-US"/>
              </w:rPr>
            </w:pPr>
            <w:r w:rsidRPr="00BB7A53">
              <w:rPr>
                <w:lang w:val="en-US"/>
              </w:rPr>
              <w:t>tdc_i2s_set_streaming_state, I2S_isStreaming</w:t>
            </w:r>
          </w:p>
        </w:tc>
      </w:tr>
      <w:tr w:rsidR="00084C76" w14:paraId="5526449C"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649853B7" w14:textId="77777777" w:rsidR="00084C76" w:rsidRDefault="00084C76">
            <w:pPr>
              <w:pStyle w:val="TDCe"/>
            </w:pPr>
            <w:r>
              <w:t>동작 조건</w:t>
            </w:r>
          </w:p>
        </w:tc>
        <w:tc>
          <w:tcPr>
            <w:tcW w:w="7512" w:type="dxa"/>
          </w:tcPr>
          <w:p w14:paraId="42D0890B"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수신 상태의 변경이 I2S_isStreaming과 입력 경로 선택에 전달되어야 하며 수신 완료 전 버퍼를 새 데이터로 처리하지 않아야 한다.</w:t>
            </w:r>
          </w:p>
        </w:tc>
      </w:tr>
    </w:tbl>
    <w:p w14:paraId="3822F7CE" w14:textId="77777777" w:rsidR="00084C76" w:rsidRDefault="00084C76" w:rsidP="00BB7A53">
      <w:pPr>
        <w:pStyle w:val="TDC40"/>
        <w:spacing w:after="0"/>
      </w:pPr>
    </w:p>
    <w:p w14:paraId="3089593A" w14:textId="77777777" w:rsidR="00697371" w:rsidRPr="00E00010" w:rsidRDefault="00220104" w:rsidP="00BB7A53">
      <w:pPr>
        <w:pStyle w:val="TDC4"/>
      </w:pPr>
      <w:r>
        <w:t>SU-ID-CFX-009, CFX 저전력 전환</w:t>
      </w:r>
    </w:p>
    <w:p w14:paraId="2030D32C" w14:textId="77777777" w:rsidR="00084C76" w:rsidRDefault="00084C76" w:rsidP="00BB7A53">
      <w:pPr>
        <w:pStyle w:val="TDC40"/>
        <w:keepNext/>
      </w:pPr>
      <w:r>
        <w:t>자극 데이터가 계속 송신되는 상태로 절전에 들어가지 않도록 출력과 입력을 정리한다.</w:t>
      </w:r>
    </w:p>
    <w:p w14:paraId="0C22154E" w14:textId="77777777" w:rsidR="00084C76" w:rsidRDefault="00084C76">
      <w:pPr>
        <w:pStyle w:val="TDC42"/>
      </w:pPr>
      <w:r>
        <w:t xml:space="preserve">표 </w:t>
      </w:r>
      <w:r>
        <w:fldChar w:fldCharType="begin"/>
      </w:r>
      <w:r>
        <w:instrText>SEQ 표 \* ARABIC</w:instrText>
      </w:r>
      <w:r>
        <w:fldChar w:fldCharType="separate"/>
      </w:r>
      <w:r w:rsidR="001A0C22">
        <w:rPr>
          <w:noProof/>
        </w:rPr>
        <w:t>21</w:t>
      </w:r>
      <w:r>
        <w:fldChar w:fldCharType="end"/>
      </w:r>
      <w:r>
        <w:t>. CFX 저전력 전환 / 유닛 설계 내용</w:t>
      </w:r>
    </w:p>
    <w:tbl>
      <w:tblPr>
        <w:tblStyle w:val="TDC41"/>
        <w:tblW w:w="8816" w:type="dxa"/>
        <w:tblLayout w:type="fixed"/>
        <w:tblLook w:val="04A0" w:firstRow="1" w:lastRow="0" w:firstColumn="1" w:lastColumn="0" w:noHBand="0" w:noVBand="1"/>
      </w:tblPr>
      <w:tblGrid>
        <w:gridCol w:w="1304"/>
        <w:gridCol w:w="7512"/>
      </w:tblGrid>
      <w:tr w:rsidR="00084C76" w14:paraId="7522D630"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12980E68" w14:textId="77777777" w:rsidR="00084C76" w:rsidRDefault="00084C76">
            <w:pPr>
              <w:pStyle w:val="TDC0"/>
            </w:pPr>
            <w:r>
              <w:t>항목</w:t>
            </w:r>
          </w:p>
        </w:tc>
        <w:tc>
          <w:tcPr>
            <w:tcW w:w="7512" w:type="dxa"/>
          </w:tcPr>
          <w:p w14:paraId="6E6D60AE"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설계 내용</w:t>
            </w:r>
          </w:p>
        </w:tc>
      </w:tr>
      <w:tr w:rsidR="00084C76" w14:paraId="6E6BE75A"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547FEDB1" w14:textId="77777777" w:rsidR="00084C76" w:rsidRDefault="00084C76">
            <w:pPr>
              <w:pStyle w:val="TDCe"/>
            </w:pPr>
            <w:r>
              <w:t>입력</w:t>
            </w:r>
          </w:p>
        </w:tc>
        <w:tc>
          <w:tcPr>
            <w:tcW w:w="7512" w:type="dxa"/>
          </w:tcPr>
          <w:p w14:paraId="4ACE7BB0"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CM3 저전력 요청</w:t>
            </w:r>
          </w:p>
        </w:tc>
      </w:tr>
      <w:tr w:rsidR="00084C76" w14:paraId="3D822B81"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3C974E6C" w14:textId="77777777" w:rsidR="00084C76" w:rsidRDefault="00084C76">
            <w:pPr>
              <w:pStyle w:val="TDCe"/>
            </w:pPr>
            <w:r>
              <w:t>출력</w:t>
            </w:r>
          </w:p>
        </w:tc>
        <w:tc>
          <w:tcPr>
            <w:tcW w:w="7512" w:type="dxa"/>
          </w:tcPr>
          <w:p w14:paraId="13A86046"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PCM/오디오/HEAR 정지와 절전 해제 입력 대기 상태</w:t>
            </w:r>
          </w:p>
        </w:tc>
      </w:tr>
      <w:tr w:rsidR="00084C76" w14:paraId="08F8081E"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45CBD80B" w14:textId="77777777" w:rsidR="00084C76" w:rsidRDefault="00084C76">
            <w:pPr>
              <w:pStyle w:val="TDCe"/>
            </w:pPr>
            <w:r>
              <w:t>처리</w:t>
            </w:r>
          </w:p>
        </w:tc>
        <w:tc>
          <w:tcPr>
            <w:tcW w:w="7512" w:type="dxa"/>
          </w:tcPr>
          <w:p w14:paraId="382BF237"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PCM 및 출력단, I2S, DMIC, IOC, FIFO, HEAR의 동작을 정지한다. 인터페이스 DIO와 대기용 인터럽트를 전환한 뒤 저전력 요청을 해제하고 절전 해제 인터럽트를 기다린다.</w:t>
            </w:r>
          </w:p>
        </w:tc>
      </w:tr>
    </w:tbl>
    <w:p w14:paraId="2E5C1C19" w14:textId="77777777" w:rsidR="00084C76" w:rsidRDefault="00084C76" w:rsidP="00BB7A53">
      <w:pPr>
        <w:pStyle w:val="TDC40"/>
        <w:spacing w:after="0"/>
      </w:pPr>
    </w:p>
    <w:p w14:paraId="1EAEC393" w14:textId="77777777" w:rsidR="00084C76" w:rsidRDefault="00084C76">
      <w:pPr>
        <w:pStyle w:val="TDC42"/>
      </w:pPr>
      <w:r>
        <w:t xml:space="preserve">표 </w:t>
      </w:r>
      <w:r>
        <w:fldChar w:fldCharType="begin"/>
      </w:r>
      <w:r>
        <w:instrText>SEQ 표 \* ARABIC</w:instrText>
      </w:r>
      <w:r>
        <w:fldChar w:fldCharType="separate"/>
      </w:r>
      <w:r w:rsidR="001A0C22">
        <w:rPr>
          <w:noProof/>
        </w:rPr>
        <w:t>22</w:t>
      </w:r>
      <w:r>
        <w:fldChar w:fldCharType="end"/>
      </w:r>
      <w:r>
        <w:t>. CFX 저전력 전환 / 구현 조건</w:t>
      </w:r>
    </w:p>
    <w:tbl>
      <w:tblPr>
        <w:tblStyle w:val="TDC41"/>
        <w:tblW w:w="8816" w:type="dxa"/>
        <w:tblLayout w:type="fixed"/>
        <w:tblLook w:val="04A0" w:firstRow="1" w:lastRow="0" w:firstColumn="1" w:lastColumn="0" w:noHBand="0" w:noVBand="1"/>
      </w:tblPr>
      <w:tblGrid>
        <w:gridCol w:w="1304"/>
        <w:gridCol w:w="7512"/>
      </w:tblGrid>
      <w:tr w:rsidR="00084C76" w14:paraId="1C95D090"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3191A5BC" w14:textId="77777777" w:rsidR="00084C76" w:rsidRDefault="00084C76">
            <w:pPr>
              <w:pStyle w:val="TDC0"/>
            </w:pPr>
            <w:r>
              <w:t>구분</w:t>
            </w:r>
          </w:p>
        </w:tc>
        <w:tc>
          <w:tcPr>
            <w:tcW w:w="7512" w:type="dxa"/>
          </w:tcPr>
          <w:p w14:paraId="3B8FF424"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구현 조건</w:t>
            </w:r>
          </w:p>
        </w:tc>
      </w:tr>
      <w:tr w:rsidR="00084C76" w14:paraId="620A8083"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3A6EE2BA" w14:textId="77777777" w:rsidR="00084C76" w:rsidRDefault="00084C76">
            <w:pPr>
              <w:pStyle w:val="TDCe"/>
            </w:pPr>
            <w:r>
              <w:t>관련 함수</w:t>
            </w:r>
          </w:p>
        </w:tc>
        <w:tc>
          <w:tcPr>
            <w:tcW w:w="7512" w:type="dxa"/>
          </w:tcPr>
          <w:p w14:paraId="4AFCDF2C" w14:textId="77777777" w:rsidR="00084C76" w:rsidRPr="00BB7A53" w:rsidRDefault="00084C76">
            <w:pPr>
              <w:pStyle w:val="TDCf"/>
              <w:cnfStyle w:val="000000000000" w:firstRow="0" w:lastRow="0" w:firstColumn="0" w:lastColumn="0" w:oddVBand="0" w:evenVBand="0" w:oddHBand="0" w:evenHBand="0" w:firstRowFirstColumn="0" w:firstRowLastColumn="0" w:lastRowFirstColumn="0" w:lastRowLastColumn="0"/>
              <w:rPr>
                <w:lang w:val="en-US"/>
              </w:rPr>
            </w:pPr>
            <w:r w:rsidRPr="00BB7A53">
              <w:rPr>
                <w:lang w:val="en-US"/>
              </w:rPr>
              <w:t>lib_disable_PCM, lib_i2s_disable, disable_DMIC, disable_FIFO_all</w:t>
            </w:r>
          </w:p>
        </w:tc>
      </w:tr>
      <w:tr w:rsidR="00084C76" w14:paraId="1C103B5B"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47F10026" w14:textId="77777777" w:rsidR="00084C76" w:rsidRDefault="00084C76">
            <w:pPr>
              <w:pStyle w:val="TDCe"/>
            </w:pPr>
            <w:r>
              <w:t>동작 조건</w:t>
            </w:r>
          </w:p>
        </w:tc>
        <w:tc>
          <w:tcPr>
            <w:tcW w:w="7512" w:type="dxa"/>
          </w:tcPr>
          <w:p w14:paraId="039F947D"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출력 정지가 대기 진입보다 먼저 이루어지고, CM3가 완료를 확인할 상태가 갱신되어야 한다.</w:t>
            </w:r>
          </w:p>
        </w:tc>
      </w:tr>
    </w:tbl>
    <w:p w14:paraId="35C1D186" w14:textId="77777777" w:rsidR="00084C76" w:rsidRDefault="00084C76" w:rsidP="00BB7A53">
      <w:pPr>
        <w:pStyle w:val="TDC40"/>
        <w:spacing w:after="0"/>
      </w:pPr>
    </w:p>
    <w:p w14:paraId="69FB99C7" w14:textId="35A39B17" w:rsidR="00697371" w:rsidRDefault="00220104" w:rsidP="00BB7A53">
      <w:pPr>
        <w:pStyle w:val="TDC4"/>
      </w:pPr>
      <w:r>
        <w:t>SU-ID-CFX-010, 내부기 연결 상태 반영</w:t>
      </w:r>
    </w:p>
    <w:p w14:paraId="27800366" w14:textId="77777777" w:rsidR="001B4428" w:rsidRDefault="001B4428">
      <w:pPr>
        <w:pStyle w:val="TDC10"/>
      </w:pPr>
    </w:p>
    <w:p w14:paraId="66C505B2" w14:textId="77777777" w:rsidR="00084C76" w:rsidRDefault="00084C76" w:rsidP="00BB7A53">
      <w:pPr>
        <w:pStyle w:val="TDC40"/>
        <w:keepNext/>
      </w:pPr>
      <w:r>
        <w:t>내부기 연결 상태에 따라 신호처리와 PCM 출력 준비를 전환한다.</w:t>
      </w:r>
    </w:p>
    <w:p w14:paraId="2F7879E6" w14:textId="77777777" w:rsidR="00084C76" w:rsidRDefault="00084C76">
      <w:pPr>
        <w:pStyle w:val="TDC42"/>
      </w:pPr>
      <w:r>
        <w:t xml:space="preserve">표 </w:t>
      </w:r>
      <w:r>
        <w:fldChar w:fldCharType="begin"/>
      </w:r>
      <w:r>
        <w:instrText>SEQ 표 \* ARABIC</w:instrText>
      </w:r>
      <w:r>
        <w:fldChar w:fldCharType="separate"/>
      </w:r>
      <w:r w:rsidR="001A0C22">
        <w:rPr>
          <w:noProof/>
        </w:rPr>
        <w:t>23</w:t>
      </w:r>
      <w:r>
        <w:fldChar w:fldCharType="end"/>
      </w:r>
      <w:r>
        <w:t>. 내부기 연결 상태 반영 / 유닛 설계 내용</w:t>
      </w:r>
    </w:p>
    <w:tbl>
      <w:tblPr>
        <w:tblStyle w:val="TDC41"/>
        <w:tblW w:w="8816" w:type="dxa"/>
        <w:tblLayout w:type="fixed"/>
        <w:tblLook w:val="04A0" w:firstRow="1" w:lastRow="0" w:firstColumn="1" w:lastColumn="0" w:noHBand="0" w:noVBand="1"/>
      </w:tblPr>
      <w:tblGrid>
        <w:gridCol w:w="1304"/>
        <w:gridCol w:w="7512"/>
      </w:tblGrid>
      <w:tr w:rsidR="00084C76" w14:paraId="5D0A8630"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3BE9262D" w14:textId="77777777" w:rsidR="00084C76" w:rsidRDefault="00084C76">
            <w:pPr>
              <w:pStyle w:val="TDC0"/>
            </w:pPr>
            <w:r>
              <w:t>항목</w:t>
            </w:r>
          </w:p>
        </w:tc>
        <w:tc>
          <w:tcPr>
            <w:tcW w:w="7512" w:type="dxa"/>
          </w:tcPr>
          <w:p w14:paraId="7A6A59F8"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설계 내용</w:t>
            </w:r>
          </w:p>
        </w:tc>
      </w:tr>
      <w:tr w:rsidR="00084C76" w14:paraId="742C54C7"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77CACC75" w14:textId="77777777" w:rsidR="00084C76" w:rsidRDefault="00084C76">
            <w:pPr>
              <w:pStyle w:val="TDCe"/>
            </w:pPr>
            <w:r>
              <w:t>입력</w:t>
            </w:r>
          </w:p>
        </w:tc>
        <w:tc>
          <w:tcPr>
            <w:tcW w:w="7512" w:type="dxa"/>
          </w:tcPr>
          <w:p w14:paraId="3A12895C"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CM3 공유 상태와 내부기 연결 여부</w:t>
            </w:r>
          </w:p>
        </w:tc>
      </w:tr>
      <w:tr w:rsidR="00084C76" w14:paraId="063CE7EF"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63BD45A2" w14:textId="77777777" w:rsidR="00084C76" w:rsidRDefault="00084C76">
            <w:pPr>
              <w:pStyle w:val="TDCe"/>
            </w:pPr>
            <w:r>
              <w:t>출력</w:t>
            </w:r>
          </w:p>
        </w:tc>
        <w:tc>
          <w:tcPr>
            <w:tcW w:w="7512" w:type="dxa"/>
          </w:tcPr>
          <w:p w14:paraId="6F25550E"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연결/미연결 동작 경로</w:t>
            </w:r>
          </w:p>
        </w:tc>
      </w:tr>
      <w:tr w:rsidR="00084C76" w14:paraId="106A0127"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699A7A63" w14:textId="77777777" w:rsidR="00084C76" w:rsidRDefault="00084C76">
            <w:pPr>
              <w:pStyle w:val="TDCe"/>
            </w:pPr>
            <w:r>
              <w:t>처리</w:t>
            </w:r>
          </w:p>
        </w:tc>
        <w:tc>
          <w:tcPr>
            <w:tcW w:w="7512" w:type="dxa"/>
          </w:tcPr>
          <w:p w14:paraId="66561B81"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정상 전력 상태의 공유 정보를 확인하고 연결/해제 분기를 실행한다. 맵과 PCM 관련 초기 상태를 갱신한 뒤 반복 처리로 돌아간다.</w:t>
            </w:r>
          </w:p>
        </w:tc>
      </w:tr>
    </w:tbl>
    <w:p w14:paraId="4DBAEE1D" w14:textId="77777777" w:rsidR="00084C76" w:rsidRDefault="00084C76" w:rsidP="00BB7A53">
      <w:pPr>
        <w:pStyle w:val="TDC40"/>
        <w:spacing w:after="0"/>
      </w:pPr>
    </w:p>
    <w:p w14:paraId="174DAA2D" w14:textId="77777777" w:rsidR="00084C76" w:rsidRDefault="00084C76">
      <w:pPr>
        <w:pStyle w:val="TDC42"/>
      </w:pPr>
      <w:r>
        <w:t xml:space="preserve">표 </w:t>
      </w:r>
      <w:r>
        <w:fldChar w:fldCharType="begin"/>
      </w:r>
      <w:r>
        <w:instrText>SEQ 표 \* ARABIC</w:instrText>
      </w:r>
      <w:r>
        <w:fldChar w:fldCharType="separate"/>
      </w:r>
      <w:r w:rsidR="001A0C22">
        <w:rPr>
          <w:noProof/>
        </w:rPr>
        <w:t>24</w:t>
      </w:r>
      <w:r>
        <w:fldChar w:fldCharType="end"/>
      </w:r>
      <w:r>
        <w:t>. 내부기 연결 상태 반영 / 구현 조건</w:t>
      </w:r>
    </w:p>
    <w:tbl>
      <w:tblPr>
        <w:tblStyle w:val="TDC41"/>
        <w:tblW w:w="8816" w:type="dxa"/>
        <w:tblLayout w:type="fixed"/>
        <w:tblLook w:val="04A0" w:firstRow="1" w:lastRow="0" w:firstColumn="1" w:lastColumn="0" w:noHBand="0" w:noVBand="1"/>
      </w:tblPr>
      <w:tblGrid>
        <w:gridCol w:w="1304"/>
        <w:gridCol w:w="7512"/>
      </w:tblGrid>
      <w:tr w:rsidR="00084C76" w14:paraId="0C840A58"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19863972" w14:textId="77777777" w:rsidR="00084C76" w:rsidRDefault="00084C76">
            <w:pPr>
              <w:pStyle w:val="TDC0"/>
            </w:pPr>
            <w:r>
              <w:t>구분</w:t>
            </w:r>
          </w:p>
        </w:tc>
        <w:tc>
          <w:tcPr>
            <w:tcW w:w="7512" w:type="dxa"/>
          </w:tcPr>
          <w:p w14:paraId="4D568DA0"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구현 조건</w:t>
            </w:r>
          </w:p>
        </w:tc>
      </w:tr>
      <w:tr w:rsidR="00084C76" w14:paraId="0F087D55"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408D95EE" w14:textId="77777777" w:rsidR="00084C76" w:rsidRDefault="00084C76">
            <w:pPr>
              <w:pStyle w:val="TDCe"/>
            </w:pPr>
            <w:r>
              <w:t>관련 함수</w:t>
            </w:r>
          </w:p>
        </w:tc>
        <w:tc>
          <w:tcPr>
            <w:tcW w:w="7512" w:type="dxa"/>
          </w:tcPr>
          <w:p w14:paraId="12BD9BA3" w14:textId="77777777" w:rsidR="00084C76" w:rsidRPr="00BB7A53" w:rsidRDefault="00084C76">
            <w:pPr>
              <w:pStyle w:val="TDCf"/>
              <w:cnfStyle w:val="000000000000" w:firstRow="0" w:lastRow="0" w:firstColumn="0" w:lastColumn="0" w:oddVBand="0" w:evenVBand="0" w:oddHBand="0" w:evenHBand="0" w:firstRowFirstColumn="0" w:firstRowLastColumn="0" w:lastRowFirstColumn="0" w:lastRowLastColumn="0"/>
              <w:rPr>
                <w:lang w:val="en-US"/>
              </w:rPr>
            </w:pPr>
            <w:r w:rsidRPr="00BB7A53">
              <w:rPr>
                <w:lang w:val="en-US"/>
              </w:rPr>
              <w:t>LB_Normal_PowerMode, Normal_PowerMode_isdConnected, Normal_PowerMode_isdDisonnected</w:t>
            </w:r>
          </w:p>
        </w:tc>
      </w:tr>
      <w:tr w:rsidR="00084C76" w14:paraId="6BBDB6F5"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53BCD36F" w14:textId="77777777" w:rsidR="00084C76" w:rsidRDefault="00084C76">
            <w:pPr>
              <w:pStyle w:val="TDCe"/>
            </w:pPr>
            <w:r>
              <w:t>동작 조건</w:t>
            </w:r>
          </w:p>
        </w:tc>
        <w:tc>
          <w:tcPr>
            <w:tcW w:w="7512" w:type="dxa"/>
          </w:tcPr>
          <w:p w14:paraId="0E0833F3"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연결 상태 변화가 각 분기 처리에 반영되고 연결 해제 후 이전 연결 상태를 계속 사용하지 않아야 한다.</w:t>
            </w:r>
          </w:p>
        </w:tc>
      </w:tr>
    </w:tbl>
    <w:p w14:paraId="6820D25B" w14:textId="6ADCE947" w:rsidR="00697371" w:rsidRDefault="00220104" w:rsidP="00BB7A53">
      <w:pPr>
        <w:pStyle w:val="TDC4"/>
        <w:pageBreakBefore/>
      </w:pPr>
      <w:r>
        <w:lastRenderedPageBreak/>
        <w:t>SU-ID-CFX-011, 맵 및 볼륨 변경 처리</w:t>
      </w:r>
    </w:p>
    <w:p w14:paraId="6BD8B3AF" w14:textId="77777777" w:rsidR="00084C76" w:rsidRDefault="00084C76" w:rsidP="00BB7A53">
      <w:pPr>
        <w:pStyle w:val="TDC40"/>
        <w:keepNext/>
      </w:pPr>
      <w:r>
        <w:t>한 맵의 T/C 값과 다른 맵의 계수가 섞이지 않게 갱신 순서를 관리한다.</w:t>
      </w:r>
    </w:p>
    <w:p w14:paraId="73721E88" w14:textId="77777777" w:rsidR="00084C76" w:rsidRDefault="00084C76">
      <w:pPr>
        <w:pStyle w:val="TDC42"/>
      </w:pPr>
      <w:r>
        <w:t xml:space="preserve">표 </w:t>
      </w:r>
      <w:r>
        <w:fldChar w:fldCharType="begin"/>
      </w:r>
      <w:r>
        <w:instrText>SEQ 표 \* ARABIC</w:instrText>
      </w:r>
      <w:r>
        <w:fldChar w:fldCharType="separate"/>
      </w:r>
      <w:r w:rsidR="001A0C22">
        <w:rPr>
          <w:noProof/>
        </w:rPr>
        <w:t>25</w:t>
      </w:r>
      <w:r>
        <w:fldChar w:fldCharType="end"/>
      </w:r>
      <w:r>
        <w:t>. 맵 및 볼륨 변경 처리 / 유닛 설계 내용</w:t>
      </w:r>
    </w:p>
    <w:tbl>
      <w:tblPr>
        <w:tblStyle w:val="TDC41"/>
        <w:tblW w:w="8816" w:type="dxa"/>
        <w:tblLayout w:type="fixed"/>
        <w:tblLook w:val="04A0" w:firstRow="1" w:lastRow="0" w:firstColumn="1" w:lastColumn="0" w:noHBand="0" w:noVBand="1"/>
      </w:tblPr>
      <w:tblGrid>
        <w:gridCol w:w="1304"/>
        <w:gridCol w:w="7512"/>
      </w:tblGrid>
      <w:tr w:rsidR="00084C76" w14:paraId="0B5D7E8E"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7C0A3F37" w14:textId="77777777" w:rsidR="00084C76" w:rsidRDefault="00084C76">
            <w:pPr>
              <w:pStyle w:val="TDC0"/>
            </w:pPr>
            <w:r>
              <w:t>항목</w:t>
            </w:r>
          </w:p>
        </w:tc>
        <w:tc>
          <w:tcPr>
            <w:tcW w:w="7512" w:type="dxa"/>
          </w:tcPr>
          <w:p w14:paraId="30280BE8"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설계 내용</w:t>
            </w:r>
          </w:p>
        </w:tc>
      </w:tr>
      <w:tr w:rsidR="00084C76" w14:paraId="64AEB27A"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1CCCB4B3" w14:textId="77777777" w:rsidR="00084C76" w:rsidRDefault="00084C76">
            <w:pPr>
              <w:pStyle w:val="TDCe"/>
            </w:pPr>
            <w:r>
              <w:t>입력</w:t>
            </w:r>
          </w:p>
        </w:tc>
        <w:tc>
          <w:tcPr>
            <w:tcW w:w="7512" w:type="dxa"/>
          </w:tcPr>
          <w:p w14:paraId="743D09D2"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맵 변경, 자극 파라미터 계산 완료, 오디오/자극 볼륨 변경 플래그</w:t>
            </w:r>
          </w:p>
        </w:tc>
      </w:tr>
      <w:tr w:rsidR="00084C76" w14:paraId="03A95142"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1D01CF75" w14:textId="77777777" w:rsidR="00084C76" w:rsidRDefault="00084C76">
            <w:pPr>
              <w:pStyle w:val="TDCe"/>
            </w:pPr>
            <w:r>
              <w:t>출력</w:t>
            </w:r>
          </w:p>
        </w:tc>
        <w:tc>
          <w:tcPr>
            <w:tcW w:w="7512" w:type="dxa"/>
          </w:tcPr>
          <w:p w14:paraId="69808CE0"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새 맵에 대한 신호처리 계수와 완료 상태</w:t>
            </w:r>
          </w:p>
        </w:tc>
      </w:tr>
      <w:tr w:rsidR="00084C76" w14:paraId="286592D9"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119F0953" w14:textId="77777777" w:rsidR="00084C76" w:rsidRDefault="00084C76">
            <w:pPr>
              <w:pStyle w:val="TDCe"/>
            </w:pPr>
            <w:r>
              <w:t>처리</w:t>
            </w:r>
          </w:p>
        </w:tc>
        <w:tc>
          <w:tcPr>
            <w:tcW w:w="7512" w:type="dxa"/>
          </w:tcPr>
          <w:p w14:paraId="1D357F69"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맵 데이터를 복사하고 CM3에서 계산한 T/C 값을 읽는다. 자극 볼륨에 따른 C 상한과 비선형 매핑 계수를 갱신한다. 변경 원인에 맞는 처리를 끝낸 후 관련 요청 상태를 정리한다.</w:t>
            </w:r>
          </w:p>
        </w:tc>
      </w:tr>
    </w:tbl>
    <w:p w14:paraId="5BBF4F0B" w14:textId="77777777" w:rsidR="00084C76" w:rsidRDefault="00084C76" w:rsidP="00BB7A53">
      <w:pPr>
        <w:pStyle w:val="TDC40"/>
        <w:spacing w:after="0"/>
      </w:pPr>
    </w:p>
    <w:p w14:paraId="55484C62" w14:textId="77777777" w:rsidR="00084C76" w:rsidRDefault="00084C76">
      <w:pPr>
        <w:pStyle w:val="TDC42"/>
      </w:pPr>
      <w:r>
        <w:t xml:space="preserve">표 </w:t>
      </w:r>
      <w:r>
        <w:fldChar w:fldCharType="begin"/>
      </w:r>
      <w:r>
        <w:instrText>SEQ 표 \* ARABIC</w:instrText>
      </w:r>
      <w:r>
        <w:fldChar w:fldCharType="separate"/>
      </w:r>
      <w:r w:rsidR="001A0C22">
        <w:rPr>
          <w:noProof/>
        </w:rPr>
        <w:t>26</w:t>
      </w:r>
      <w:r>
        <w:fldChar w:fldCharType="end"/>
      </w:r>
      <w:r>
        <w:t>. 맵 및 볼륨 변경 처리 / 구현 조건</w:t>
      </w:r>
    </w:p>
    <w:tbl>
      <w:tblPr>
        <w:tblStyle w:val="TDC41"/>
        <w:tblW w:w="8816" w:type="dxa"/>
        <w:tblLayout w:type="fixed"/>
        <w:tblLook w:val="04A0" w:firstRow="1" w:lastRow="0" w:firstColumn="1" w:lastColumn="0" w:noHBand="0" w:noVBand="1"/>
      </w:tblPr>
      <w:tblGrid>
        <w:gridCol w:w="1304"/>
        <w:gridCol w:w="7512"/>
      </w:tblGrid>
      <w:tr w:rsidR="00084C76" w14:paraId="3B563EEC"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51A74150" w14:textId="77777777" w:rsidR="00084C76" w:rsidRDefault="00084C76">
            <w:pPr>
              <w:pStyle w:val="TDC0"/>
            </w:pPr>
            <w:r>
              <w:t>구분</w:t>
            </w:r>
          </w:p>
        </w:tc>
        <w:tc>
          <w:tcPr>
            <w:tcW w:w="7512" w:type="dxa"/>
          </w:tcPr>
          <w:p w14:paraId="1881819E"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구현 조건</w:t>
            </w:r>
          </w:p>
        </w:tc>
      </w:tr>
      <w:tr w:rsidR="00084C76" w14:paraId="0CFFD3E4"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76B8CA3C" w14:textId="77777777" w:rsidR="00084C76" w:rsidRDefault="00084C76">
            <w:pPr>
              <w:pStyle w:val="TDCe"/>
            </w:pPr>
            <w:r>
              <w:t>관련 함수</w:t>
            </w:r>
          </w:p>
        </w:tc>
        <w:tc>
          <w:tcPr>
            <w:tcW w:w="7512" w:type="dxa"/>
          </w:tcPr>
          <w:p w14:paraId="2A334C38" w14:textId="77777777" w:rsidR="00084C76" w:rsidRPr="00BB7A53" w:rsidRDefault="00084C76">
            <w:pPr>
              <w:pStyle w:val="TDCf"/>
              <w:cnfStyle w:val="000000000000" w:firstRow="0" w:lastRow="0" w:firstColumn="0" w:lastColumn="0" w:oddVBand="0" w:evenVBand="0" w:oddHBand="0" w:evenHBand="0" w:firstRowFirstColumn="0" w:firstRowLastColumn="0" w:lastRowFirstColumn="0" w:lastRowLastColumn="0"/>
              <w:rPr>
                <w:lang w:val="en-US"/>
              </w:rPr>
            </w:pPr>
            <w:r w:rsidRPr="00BB7A53">
              <w:rPr>
                <w:lang w:val="en-US"/>
              </w:rPr>
              <w:t>Normal_PowerMode_event_mapChange, Normal_PowerMode_event_audioParameterCalculation, Normal_PowerMode_event_stimulationVolumeChange, Normal_PowerMode_event_both_stimulation_audio_volumeChange</w:t>
            </w:r>
          </w:p>
        </w:tc>
      </w:tr>
      <w:tr w:rsidR="00084C76" w14:paraId="6D53E57C"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4D70999C" w14:textId="77777777" w:rsidR="00084C76" w:rsidRDefault="00084C76">
            <w:pPr>
              <w:pStyle w:val="TDCe"/>
            </w:pPr>
            <w:r>
              <w:t>동작 조건</w:t>
            </w:r>
          </w:p>
        </w:tc>
        <w:tc>
          <w:tcPr>
            <w:tcW w:w="7512" w:type="dxa"/>
          </w:tcPr>
          <w:p w14:paraId="73C1CFF5"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C 상한이 바뀐 뒤 A/B 계수가 갱신되고 완료 상태가 갱신되어야 한다. 오디오 볼륨용 계수 갱신 경로도 구분되어야 한다.</w:t>
            </w:r>
          </w:p>
        </w:tc>
      </w:tr>
      <w:tr w:rsidR="00084C76" w14:paraId="3DB459BB"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4697AD13" w14:textId="77777777" w:rsidR="00084C76" w:rsidRDefault="00084C76">
            <w:pPr>
              <w:pStyle w:val="TDCe"/>
            </w:pPr>
            <w:r>
              <w:t>필수 데이터/상수</w:t>
            </w:r>
          </w:p>
        </w:tc>
        <w:tc>
          <w:tcPr>
            <w:tcW w:w="7512" w:type="dxa"/>
          </w:tcPr>
          <w:p w14:paraId="43D78273"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mapChangeFlag.cm3Command_mapChange는 CM3의 변경 요청이다. CFX는 반영 후 cfx_Reloaded_MapdataFlag를 1로 설정하고 요청을 0으로 해제한다.</w:t>
            </w:r>
          </w:p>
        </w:tc>
      </w:tr>
    </w:tbl>
    <w:p w14:paraId="4AE3409C" w14:textId="77777777" w:rsidR="00084C76" w:rsidRDefault="00084C76" w:rsidP="00BB7A53">
      <w:pPr>
        <w:pStyle w:val="TDC40"/>
        <w:spacing w:after="0"/>
      </w:pPr>
    </w:p>
    <w:p w14:paraId="0B328D2C" w14:textId="77777777" w:rsidR="001D1C2F" w:rsidRDefault="00084C76">
      <w:pPr>
        <w:pStyle w:val="TDC40"/>
      </w:pPr>
      <w:r>
        <w:t xml:space="preserve"> </w:t>
      </w:r>
    </w:p>
    <w:p w14:paraId="2D5E8510" w14:textId="77777777" w:rsidR="00697371" w:rsidRPr="00E00010" w:rsidRDefault="00220104" w:rsidP="00BB7A53">
      <w:pPr>
        <w:pStyle w:val="TDC43"/>
      </w:pPr>
      <w:r w:rsidRPr="00BB7A53">
        <w:rPr>
          <w:b/>
          <w:bCs/>
        </w:rPr>
        <w:t xml:space="preserve">흐름 참고 : </w:t>
      </w:r>
      <w:r w:rsidRPr="00BB7A53">
        <w:t>맵 복사는 일반 맵과 매핑 Live 경로를 구분한다. 각 완료 플래그는 처리한 쪽에서 해제한다.</w:t>
      </w:r>
    </w:p>
    <w:p w14:paraId="1E237382" w14:textId="77777777" w:rsidR="00BA1805" w:rsidRPr="00E00010" w:rsidRDefault="00BA1805" w:rsidP="00BB7A53">
      <w:pPr>
        <w:pStyle w:val="TDC44"/>
        <w:pageBreakBefore/>
      </w:pPr>
      <w:r w:rsidRPr="00E00010">
        <w:rPr>
          <w:noProof/>
        </w:rPr>
        <w:lastRenderedPageBreak/>
        <w:drawing>
          <wp:inline distT="0" distB="0" distL="0" distR="0" wp14:anchorId="3E4EBC4E" wp14:editId="0010EAF7">
            <wp:extent cx="4320000" cy="4873500"/>
            <wp:effectExtent l="0" t="0" r="0" b="0"/>
            <wp:docPr id="1001" name="Flow CFX-011" descr="SU-ID-CFX-011 맵 및 볼륨 변경 처리 설계 순서도">
              <a:extLst xmlns:a="http://schemas.openxmlformats.org/drawingml/2006/main">
                <a:ext uri="{FF2B5EF4-FFF2-40B4-BE49-F238E27FC236}">
                  <a16:creationId xmlns:a16="http://schemas.microsoft.com/office/drawing/2014/main" id="{E8B69799-F488-0C76-6806-D41022ABA0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그림 256" descr="스크린샷, 어둠, 블랙, 밤이(가) 표시된 사진&#10;&#10;자동 생성된 설명">
                      <a:extLst>
                        <a:ext uri="{FF2B5EF4-FFF2-40B4-BE49-F238E27FC236}">
                          <a16:creationId xmlns:a16="http://schemas.microsoft.com/office/drawing/2014/main" id="{E8B69799-F488-0C76-6806-D41022ABA043}"/>
                        </a:ext>
                      </a:extLst>
                    </pic:cNvPr>
                    <pic:cNvPicPr>
                      <a:picLocks noChangeAspect="1"/>
                    </pic:cNvPicPr>
                  </pic:nvPicPr>
                  <pic:blipFill>
                    <a:blip r:embed="rId16"/>
                    <a:stretch>
                      <a:fillRect/>
                    </a:stretch>
                  </pic:blipFill>
                  <pic:spPr>
                    <a:xfrm>
                      <a:off x="0" y="0"/>
                      <a:ext cx="4320000" cy="4873500"/>
                    </a:xfrm>
                    <a:prstGeom prst="rect">
                      <a:avLst/>
                    </a:prstGeom>
                  </pic:spPr>
                </pic:pic>
              </a:graphicData>
            </a:graphic>
          </wp:inline>
        </w:drawing>
      </w:r>
    </w:p>
    <w:p w14:paraId="5112FAA6" w14:textId="77777777" w:rsidR="00697371" w:rsidRPr="00E00010" w:rsidRDefault="00220104" w:rsidP="00BB7A53">
      <w:pPr>
        <w:pStyle w:val="TDC45"/>
      </w:pPr>
      <w:r w:rsidRPr="001D1C2F">
        <w:t>그림 7. SU-ID-CFX-011 맵 및 볼륨 변경 처리 순서도</w:t>
      </w:r>
    </w:p>
    <w:p w14:paraId="60268386" w14:textId="77777777" w:rsidR="000C626C" w:rsidRDefault="000C626C">
      <w:pPr>
        <w:pStyle w:val="TDC40"/>
      </w:pPr>
    </w:p>
    <w:p w14:paraId="4090A7FC" w14:textId="15B267F9" w:rsidR="00697371" w:rsidRDefault="00220104" w:rsidP="00BB7A53">
      <w:pPr>
        <w:pStyle w:val="TDC4"/>
      </w:pPr>
      <w:r>
        <w:t>SU-ID-CFX-012, 공유 맵 데이터 복사</w:t>
      </w:r>
    </w:p>
    <w:p w14:paraId="08895581" w14:textId="77777777" w:rsidR="00084C76" w:rsidRDefault="00084C76" w:rsidP="00BB7A53">
      <w:pPr>
        <w:pStyle w:val="TDC40"/>
        <w:keepNext/>
      </w:pPr>
      <w:r>
        <w:t>CM3에서 준비한 맵을 신호처리 루프가 사용할 로컬 자료로 가져온다.</w:t>
      </w:r>
    </w:p>
    <w:p w14:paraId="17A1D902" w14:textId="77777777" w:rsidR="00084C76" w:rsidRDefault="00084C76">
      <w:pPr>
        <w:pStyle w:val="TDC42"/>
      </w:pPr>
      <w:r>
        <w:t xml:space="preserve">표 </w:t>
      </w:r>
      <w:r>
        <w:fldChar w:fldCharType="begin"/>
      </w:r>
      <w:r>
        <w:instrText>SEQ 표 \* ARABIC</w:instrText>
      </w:r>
      <w:r>
        <w:fldChar w:fldCharType="separate"/>
      </w:r>
      <w:r w:rsidR="001A0C22">
        <w:rPr>
          <w:noProof/>
        </w:rPr>
        <w:t>27</w:t>
      </w:r>
      <w:r>
        <w:fldChar w:fldCharType="end"/>
      </w:r>
      <w:r>
        <w:t>. 공유 맵 데이터 복사 / 유닛 설계 내용</w:t>
      </w:r>
    </w:p>
    <w:tbl>
      <w:tblPr>
        <w:tblStyle w:val="TDC41"/>
        <w:tblW w:w="8816" w:type="dxa"/>
        <w:tblLayout w:type="fixed"/>
        <w:tblLook w:val="04A0" w:firstRow="1" w:lastRow="0" w:firstColumn="1" w:lastColumn="0" w:noHBand="0" w:noVBand="1"/>
      </w:tblPr>
      <w:tblGrid>
        <w:gridCol w:w="1304"/>
        <w:gridCol w:w="7512"/>
      </w:tblGrid>
      <w:tr w:rsidR="00084C76" w14:paraId="625B7618"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370EDC79" w14:textId="77777777" w:rsidR="00084C76" w:rsidRDefault="00084C76">
            <w:pPr>
              <w:pStyle w:val="TDC0"/>
            </w:pPr>
            <w:r>
              <w:t>항목</w:t>
            </w:r>
          </w:p>
        </w:tc>
        <w:tc>
          <w:tcPr>
            <w:tcW w:w="7512" w:type="dxa"/>
          </w:tcPr>
          <w:p w14:paraId="502CD104"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설계 내용</w:t>
            </w:r>
          </w:p>
        </w:tc>
      </w:tr>
      <w:tr w:rsidR="00084C76" w14:paraId="46C0E012"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69CE6948" w14:textId="77777777" w:rsidR="00084C76" w:rsidRDefault="00084C76">
            <w:pPr>
              <w:pStyle w:val="TDCe"/>
            </w:pPr>
            <w:r>
              <w:t>입력</w:t>
            </w:r>
          </w:p>
        </w:tc>
        <w:tc>
          <w:tcPr>
            <w:tcW w:w="7512" w:type="dxa"/>
          </w:tcPr>
          <w:p w14:paraId="2EA9E4F2"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CM3 공유 맵 데이터</w:t>
            </w:r>
          </w:p>
        </w:tc>
      </w:tr>
      <w:tr w:rsidR="00084C76" w14:paraId="3889CC98"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7060E94E" w14:textId="77777777" w:rsidR="00084C76" w:rsidRDefault="00084C76">
            <w:pPr>
              <w:pStyle w:val="TDCe"/>
            </w:pPr>
            <w:r>
              <w:t>출력</w:t>
            </w:r>
          </w:p>
        </w:tc>
        <w:tc>
          <w:tcPr>
            <w:tcW w:w="7512" w:type="dxa"/>
          </w:tcPr>
          <w:p w14:paraId="50E33C36"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CFX 로컬 맵 데이터</w:t>
            </w:r>
          </w:p>
        </w:tc>
      </w:tr>
      <w:tr w:rsidR="00084C76" w14:paraId="4A879FD8"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197AA90E" w14:textId="77777777" w:rsidR="00084C76" w:rsidRDefault="00084C76">
            <w:pPr>
              <w:pStyle w:val="TDCe"/>
            </w:pPr>
            <w:r>
              <w:lastRenderedPageBreak/>
              <w:t>처리</w:t>
            </w:r>
          </w:p>
        </w:tc>
        <w:tc>
          <w:tcPr>
            <w:tcW w:w="7512" w:type="dxa"/>
          </w:tcPr>
          <w:p w14:paraId="11B43CA7"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맵 필드와 채널별 파라미터를 지정된 로컬 버퍼에 복사한다. 날짜를 제외하는 복사 함수와 전체 복사 함수를 구분한다. 저장장치 읽기는 CM3가 담당하며 본 유닛은 공유 메모리 복사만 담당한다.</w:t>
            </w:r>
          </w:p>
        </w:tc>
      </w:tr>
    </w:tbl>
    <w:p w14:paraId="500BFEC1" w14:textId="77777777" w:rsidR="00084C76" w:rsidRDefault="00084C76" w:rsidP="00BB7A53">
      <w:pPr>
        <w:pStyle w:val="TDC40"/>
        <w:spacing w:after="0"/>
      </w:pPr>
    </w:p>
    <w:p w14:paraId="7739116B" w14:textId="77777777" w:rsidR="00084C76" w:rsidRDefault="00084C76">
      <w:pPr>
        <w:pStyle w:val="TDC42"/>
      </w:pPr>
      <w:r>
        <w:t xml:space="preserve">표 </w:t>
      </w:r>
      <w:r>
        <w:fldChar w:fldCharType="begin"/>
      </w:r>
      <w:r>
        <w:instrText>SEQ 표 \* ARABIC</w:instrText>
      </w:r>
      <w:r>
        <w:fldChar w:fldCharType="separate"/>
      </w:r>
      <w:r w:rsidR="001A0C22">
        <w:rPr>
          <w:noProof/>
        </w:rPr>
        <w:t>28</w:t>
      </w:r>
      <w:r>
        <w:fldChar w:fldCharType="end"/>
      </w:r>
      <w:r>
        <w:t>. 공유 맵 데이터 복사 / 구현 조건</w:t>
      </w:r>
    </w:p>
    <w:tbl>
      <w:tblPr>
        <w:tblStyle w:val="TDC41"/>
        <w:tblW w:w="8816" w:type="dxa"/>
        <w:tblLayout w:type="fixed"/>
        <w:tblLook w:val="04A0" w:firstRow="1" w:lastRow="0" w:firstColumn="1" w:lastColumn="0" w:noHBand="0" w:noVBand="1"/>
      </w:tblPr>
      <w:tblGrid>
        <w:gridCol w:w="1304"/>
        <w:gridCol w:w="7512"/>
      </w:tblGrid>
      <w:tr w:rsidR="00084C76" w14:paraId="7682D609"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635E37DF" w14:textId="77777777" w:rsidR="00084C76" w:rsidRDefault="00084C76">
            <w:pPr>
              <w:pStyle w:val="TDC0"/>
            </w:pPr>
            <w:r>
              <w:t>구분</w:t>
            </w:r>
          </w:p>
        </w:tc>
        <w:tc>
          <w:tcPr>
            <w:tcW w:w="7512" w:type="dxa"/>
          </w:tcPr>
          <w:p w14:paraId="3092458C"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구현 조건</w:t>
            </w:r>
          </w:p>
        </w:tc>
      </w:tr>
      <w:tr w:rsidR="00084C76" w14:paraId="6F6DF596"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145A10BB" w14:textId="77777777" w:rsidR="00084C76" w:rsidRDefault="00084C76">
            <w:pPr>
              <w:pStyle w:val="TDCe"/>
            </w:pPr>
            <w:r>
              <w:t>관련 함수</w:t>
            </w:r>
          </w:p>
        </w:tc>
        <w:tc>
          <w:tcPr>
            <w:tcW w:w="7512" w:type="dxa"/>
          </w:tcPr>
          <w:p w14:paraId="5E409A57" w14:textId="77777777" w:rsidR="00084C76" w:rsidRPr="00BB7A53" w:rsidRDefault="00084C76">
            <w:pPr>
              <w:pStyle w:val="TDCf"/>
              <w:cnfStyle w:val="000000000000" w:firstRow="0" w:lastRow="0" w:firstColumn="0" w:lastColumn="0" w:oddVBand="0" w:evenVBand="0" w:oddHBand="0" w:evenHBand="0" w:firstRowFirstColumn="0" w:firstRowLastColumn="0" w:lastRowFirstColumn="0" w:lastRowLastColumn="0"/>
              <w:rPr>
                <w:lang w:val="en-US"/>
              </w:rPr>
            </w:pPr>
            <w:r w:rsidRPr="00BB7A53">
              <w:rPr>
                <w:lang w:val="en-US"/>
              </w:rPr>
              <w:t>copy_MappingData, copy_MappingData_without_mappingDate</w:t>
            </w:r>
          </w:p>
        </w:tc>
      </w:tr>
    </w:tbl>
    <w:p w14:paraId="6873709A" w14:textId="77777777" w:rsidR="00084C76" w:rsidRPr="00BB7A53" w:rsidRDefault="00084C76" w:rsidP="00BB7A53">
      <w:pPr>
        <w:pStyle w:val="TDC40"/>
        <w:spacing w:after="0"/>
        <w:rPr>
          <w:lang w:val="en-US"/>
        </w:rPr>
      </w:pPr>
    </w:p>
    <w:p w14:paraId="2FB3C08D" w14:textId="77777777" w:rsidR="00084C76" w:rsidRDefault="00084C76">
      <w:pPr>
        <w:pStyle w:val="TDC43"/>
      </w:pPr>
      <w:r>
        <w:t>입출력 예 : 전체 맵 복사는 날짜를 포함한 대상 필드를 복사한다. 날짜 제외 복사는 나머지 대상 필드를 갱신하고 기존 날짜 필드는 유지한다.</w:t>
      </w:r>
    </w:p>
    <w:p w14:paraId="7F9A088A" w14:textId="77777777" w:rsidR="000C626C" w:rsidRDefault="000C626C">
      <w:pPr>
        <w:pStyle w:val="TDC40"/>
      </w:pPr>
    </w:p>
    <w:p w14:paraId="4910DA39" w14:textId="4CF8B752" w:rsidR="00697371" w:rsidRDefault="00220104" w:rsidP="00BB7A53">
      <w:pPr>
        <w:pStyle w:val="TDC4"/>
      </w:pPr>
      <w:r>
        <w:t>SU-ID-CFX-013, 전면 마이크 선택</w:t>
      </w:r>
    </w:p>
    <w:p w14:paraId="119F050C" w14:textId="77777777" w:rsidR="00084C76" w:rsidRDefault="00084C76" w:rsidP="00BB7A53">
      <w:pPr>
        <w:pStyle w:val="TDC40"/>
        <w:keepNext/>
      </w:pPr>
      <w:r>
        <w:t>착용 방향에 따라 지연시킬 마이크를 선택한다.</w:t>
      </w:r>
    </w:p>
    <w:p w14:paraId="1C915136" w14:textId="77777777" w:rsidR="00084C76" w:rsidRDefault="00084C76">
      <w:pPr>
        <w:pStyle w:val="TDC42"/>
      </w:pPr>
      <w:r>
        <w:t xml:space="preserve">표 </w:t>
      </w:r>
      <w:r>
        <w:fldChar w:fldCharType="begin"/>
      </w:r>
      <w:r>
        <w:instrText>SEQ 표 \* ARABIC</w:instrText>
      </w:r>
      <w:r>
        <w:fldChar w:fldCharType="separate"/>
      </w:r>
      <w:r w:rsidR="001A0C22">
        <w:rPr>
          <w:noProof/>
        </w:rPr>
        <w:t>29</w:t>
      </w:r>
      <w:r>
        <w:fldChar w:fldCharType="end"/>
      </w:r>
      <w:r>
        <w:t>. 전면 마이크 선택 / 유닛 설계 내용</w:t>
      </w:r>
    </w:p>
    <w:tbl>
      <w:tblPr>
        <w:tblStyle w:val="TDC41"/>
        <w:tblW w:w="8816" w:type="dxa"/>
        <w:tblLayout w:type="fixed"/>
        <w:tblLook w:val="04A0" w:firstRow="1" w:lastRow="0" w:firstColumn="1" w:lastColumn="0" w:noHBand="0" w:noVBand="1"/>
      </w:tblPr>
      <w:tblGrid>
        <w:gridCol w:w="1304"/>
        <w:gridCol w:w="7512"/>
      </w:tblGrid>
      <w:tr w:rsidR="00084C76" w14:paraId="250A90CC"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0DE552C5" w14:textId="77777777" w:rsidR="00084C76" w:rsidRDefault="00084C76">
            <w:pPr>
              <w:pStyle w:val="TDC0"/>
            </w:pPr>
            <w:r>
              <w:t>항목</w:t>
            </w:r>
          </w:p>
        </w:tc>
        <w:tc>
          <w:tcPr>
            <w:tcW w:w="7512" w:type="dxa"/>
          </w:tcPr>
          <w:p w14:paraId="31A5145A"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설계 내용</w:t>
            </w:r>
          </w:p>
        </w:tc>
      </w:tr>
      <w:tr w:rsidR="00084C76" w14:paraId="76478DEA"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21619C42" w14:textId="77777777" w:rsidR="00084C76" w:rsidRDefault="00084C76">
            <w:pPr>
              <w:pStyle w:val="TDCe"/>
            </w:pPr>
            <w:r>
              <w:t>입력</w:t>
            </w:r>
          </w:p>
        </w:tc>
        <w:tc>
          <w:tcPr>
            <w:tcW w:w="7512" w:type="dxa"/>
          </w:tcPr>
          <w:p w14:paraId="38B441A8"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왼쪽/오른쪽 전면 마이크 선택</w:t>
            </w:r>
          </w:p>
        </w:tc>
      </w:tr>
      <w:tr w:rsidR="00084C76" w14:paraId="5C11BB6A"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321C3994" w14:textId="77777777" w:rsidR="00084C76" w:rsidRDefault="00084C76">
            <w:pPr>
              <w:pStyle w:val="TDCe"/>
            </w:pPr>
            <w:r>
              <w:t>출력</w:t>
            </w:r>
          </w:p>
        </w:tc>
        <w:tc>
          <w:tcPr>
            <w:tcW w:w="7512" w:type="dxa"/>
          </w:tcPr>
          <w:p w14:paraId="7FD9A812"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저장된 방향과 빔포밍 입력 순서</w:t>
            </w:r>
          </w:p>
        </w:tc>
      </w:tr>
      <w:tr w:rsidR="00084C76" w14:paraId="6CB32322"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2F4FBB88" w14:textId="77777777" w:rsidR="00084C76" w:rsidRDefault="00084C76">
            <w:pPr>
              <w:pStyle w:val="TDCe"/>
            </w:pPr>
            <w:r>
              <w:t>처리</w:t>
            </w:r>
          </w:p>
        </w:tc>
        <w:tc>
          <w:tcPr>
            <w:tcW w:w="7512" w:type="dxa"/>
          </w:tcPr>
          <w:p w14:paraId="20DA2B12"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전면 방향을 설정/조회한다. 왼쪽은 DMIC2를 지연시키고 오른쪽은 DMIC1을 지연시킨다. 선택값과 실제 믹서 인자 순서를 함께 맞춘다.</w:t>
            </w:r>
          </w:p>
        </w:tc>
      </w:tr>
    </w:tbl>
    <w:p w14:paraId="2F57C823" w14:textId="77777777" w:rsidR="00084C76" w:rsidRDefault="00084C76" w:rsidP="00BB7A53">
      <w:pPr>
        <w:pStyle w:val="TDC40"/>
        <w:spacing w:after="0"/>
      </w:pPr>
    </w:p>
    <w:p w14:paraId="55A5B90F" w14:textId="77777777" w:rsidR="00084C76" w:rsidRDefault="00084C76">
      <w:pPr>
        <w:pStyle w:val="TDC42"/>
      </w:pPr>
      <w:r>
        <w:t xml:space="preserve">표 </w:t>
      </w:r>
      <w:r>
        <w:fldChar w:fldCharType="begin"/>
      </w:r>
      <w:r>
        <w:instrText>SEQ 표 \* ARABIC</w:instrText>
      </w:r>
      <w:r>
        <w:fldChar w:fldCharType="separate"/>
      </w:r>
      <w:r w:rsidR="001A0C22">
        <w:rPr>
          <w:noProof/>
        </w:rPr>
        <w:t>30</w:t>
      </w:r>
      <w:r>
        <w:fldChar w:fldCharType="end"/>
      </w:r>
      <w:r>
        <w:t>. 전면 마이크 선택 / 구현 조건</w:t>
      </w:r>
    </w:p>
    <w:tbl>
      <w:tblPr>
        <w:tblStyle w:val="TDC41"/>
        <w:tblW w:w="8816" w:type="dxa"/>
        <w:tblLayout w:type="fixed"/>
        <w:tblLook w:val="04A0" w:firstRow="1" w:lastRow="0" w:firstColumn="1" w:lastColumn="0" w:noHBand="0" w:noVBand="1"/>
      </w:tblPr>
      <w:tblGrid>
        <w:gridCol w:w="1304"/>
        <w:gridCol w:w="7512"/>
      </w:tblGrid>
      <w:tr w:rsidR="00084C76" w14:paraId="14139A1A"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51B96631" w14:textId="77777777" w:rsidR="00084C76" w:rsidRDefault="00084C76">
            <w:pPr>
              <w:pStyle w:val="TDC0"/>
            </w:pPr>
            <w:r>
              <w:t>구분</w:t>
            </w:r>
          </w:p>
        </w:tc>
        <w:tc>
          <w:tcPr>
            <w:tcW w:w="7512" w:type="dxa"/>
          </w:tcPr>
          <w:p w14:paraId="5092354D"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구현 조건</w:t>
            </w:r>
          </w:p>
        </w:tc>
      </w:tr>
      <w:tr w:rsidR="00084C76" w14:paraId="532126AB"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4F0B83BA" w14:textId="77777777" w:rsidR="00084C76" w:rsidRDefault="00084C76">
            <w:pPr>
              <w:pStyle w:val="TDCe"/>
            </w:pPr>
            <w:r>
              <w:t>관련 함수</w:t>
            </w:r>
          </w:p>
        </w:tc>
        <w:tc>
          <w:tcPr>
            <w:tcW w:w="7512" w:type="dxa"/>
          </w:tcPr>
          <w:p w14:paraId="07C95DD3" w14:textId="77777777" w:rsidR="00084C76" w:rsidRPr="00BB7A53" w:rsidRDefault="00084C76">
            <w:pPr>
              <w:pStyle w:val="TDCf"/>
              <w:cnfStyle w:val="000000000000" w:firstRow="0" w:lastRow="0" w:firstColumn="0" w:lastColumn="0" w:oddVBand="0" w:evenVBand="0" w:oddHBand="0" w:evenHBand="0" w:firstRowFirstColumn="0" w:firstRowLastColumn="0" w:lastRowFirstColumn="0" w:lastRowLastColumn="0"/>
              <w:rPr>
                <w:lang w:val="en-US"/>
              </w:rPr>
            </w:pPr>
            <w:r w:rsidRPr="00BB7A53">
              <w:rPr>
                <w:lang w:val="en-US"/>
              </w:rPr>
              <w:t>tdc_audio_set_front_mic, tdc_audio_get_front_mic</w:t>
            </w:r>
          </w:p>
        </w:tc>
      </w:tr>
    </w:tbl>
    <w:p w14:paraId="39D53EBF" w14:textId="77777777" w:rsidR="00084C76" w:rsidRPr="00BB7A53" w:rsidRDefault="00084C76" w:rsidP="00BB7A53">
      <w:pPr>
        <w:pStyle w:val="TDC40"/>
        <w:spacing w:after="0"/>
        <w:rPr>
          <w:lang w:val="en-US"/>
        </w:rPr>
      </w:pPr>
    </w:p>
    <w:p w14:paraId="44D4E9F2" w14:textId="77777777" w:rsidR="00084C76" w:rsidRDefault="00084C76">
      <w:pPr>
        <w:pStyle w:val="TDC43"/>
      </w:pPr>
      <w:r>
        <w:t>입출력 예 : 전면 방향이 LEFT이면 DMIC2, RIGHT이면 DMIC1의 현재/직전 블록을 지연 입력으로 전달한다. 조회하는 방향은 설정된 방향과 같다.</w:t>
      </w:r>
    </w:p>
    <w:p w14:paraId="371FCA79" w14:textId="77777777" w:rsidR="000C626C" w:rsidRDefault="000C626C">
      <w:pPr>
        <w:pStyle w:val="TDC40"/>
      </w:pPr>
    </w:p>
    <w:p w14:paraId="59A74A77" w14:textId="4F092EE2" w:rsidR="00697371" w:rsidRDefault="00220104" w:rsidP="00BB7A53">
      <w:pPr>
        <w:pStyle w:val="TDC4"/>
      </w:pPr>
      <w:r>
        <w:t>SU-ID-CFX-014, 오디오 FIFO 초기화</w:t>
      </w:r>
    </w:p>
    <w:p w14:paraId="63F49C45" w14:textId="77777777" w:rsidR="00084C76" w:rsidRDefault="00084C76" w:rsidP="00BB7A53">
      <w:pPr>
        <w:pStyle w:val="TDC40"/>
        <w:keepNext/>
      </w:pPr>
      <w:r>
        <w:t>경로 전환 전에 남아 있던 오디오가 다음 처리에 섞이는 것을 방지한다.</w:t>
      </w:r>
    </w:p>
    <w:p w14:paraId="3A1C000C" w14:textId="77777777" w:rsidR="00084C76" w:rsidRDefault="00084C76">
      <w:pPr>
        <w:pStyle w:val="TDC42"/>
      </w:pPr>
      <w:r>
        <w:t xml:space="preserve">표 </w:t>
      </w:r>
      <w:r>
        <w:fldChar w:fldCharType="begin"/>
      </w:r>
      <w:r>
        <w:instrText>SEQ 표 \* ARABIC</w:instrText>
      </w:r>
      <w:r>
        <w:fldChar w:fldCharType="separate"/>
      </w:r>
      <w:r w:rsidR="001A0C22">
        <w:rPr>
          <w:noProof/>
        </w:rPr>
        <w:t>31</w:t>
      </w:r>
      <w:r>
        <w:fldChar w:fldCharType="end"/>
      </w:r>
      <w:r>
        <w:t>. 오디오 FIFO 초기화 / 유닛 설계 내용</w:t>
      </w:r>
    </w:p>
    <w:tbl>
      <w:tblPr>
        <w:tblStyle w:val="TDC41"/>
        <w:tblW w:w="8816" w:type="dxa"/>
        <w:tblLayout w:type="fixed"/>
        <w:tblLook w:val="04A0" w:firstRow="1" w:lastRow="0" w:firstColumn="1" w:lastColumn="0" w:noHBand="0" w:noVBand="1"/>
      </w:tblPr>
      <w:tblGrid>
        <w:gridCol w:w="1304"/>
        <w:gridCol w:w="7512"/>
      </w:tblGrid>
      <w:tr w:rsidR="00084C76" w14:paraId="3B54BB3B"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5F3AA54C" w14:textId="77777777" w:rsidR="00084C76" w:rsidRDefault="00084C76">
            <w:pPr>
              <w:pStyle w:val="TDC0"/>
            </w:pPr>
            <w:r>
              <w:t>항목</w:t>
            </w:r>
          </w:p>
        </w:tc>
        <w:tc>
          <w:tcPr>
            <w:tcW w:w="7512" w:type="dxa"/>
          </w:tcPr>
          <w:p w14:paraId="67E445C0"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설계 내용</w:t>
            </w:r>
          </w:p>
        </w:tc>
      </w:tr>
      <w:tr w:rsidR="00084C76" w14:paraId="1D942358"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3C9F902A" w14:textId="77777777" w:rsidR="00084C76" w:rsidRDefault="00084C76">
            <w:pPr>
              <w:pStyle w:val="TDCe"/>
            </w:pPr>
            <w:r>
              <w:t>입력</w:t>
            </w:r>
          </w:p>
        </w:tc>
        <w:tc>
          <w:tcPr>
            <w:tcW w:w="7512" w:type="dxa"/>
          </w:tcPr>
          <w:p w14:paraId="506A6AE8"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초기화할 FIFO 또는 전체 FIFO</w:t>
            </w:r>
          </w:p>
        </w:tc>
      </w:tr>
      <w:tr w:rsidR="00084C76" w14:paraId="1E888CED"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571CB15F" w14:textId="77777777" w:rsidR="00084C76" w:rsidRDefault="00084C76">
            <w:pPr>
              <w:pStyle w:val="TDCe"/>
            </w:pPr>
            <w:r>
              <w:t>출력</w:t>
            </w:r>
          </w:p>
        </w:tc>
        <w:tc>
          <w:tcPr>
            <w:tcW w:w="7512" w:type="dxa"/>
          </w:tcPr>
          <w:p w14:paraId="02CD7184"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잔류 데이터가 정리된 FIFO</w:t>
            </w:r>
          </w:p>
        </w:tc>
      </w:tr>
      <w:tr w:rsidR="00084C76" w14:paraId="7D6D1A35"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77932DDF" w14:textId="77777777" w:rsidR="00084C76" w:rsidRDefault="00084C76">
            <w:pPr>
              <w:pStyle w:val="TDCe"/>
            </w:pPr>
            <w:r>
              <w:t>처리</w:t>
            </w:r>
          </w:p>
        </w:tc>
        <w:tc>
          <w:tcPr>
            <w:tcW w:w="7512" w:type="dxa"/>
          </w:tcPr>
          <w:p w14:paraId="6453C9AF"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지정된 FIFO를 지우거나 전체 입력/출력 FIFO의 초기화 함수를 호출한다. 활성 데이터 처리와 초기화의 호출 시점을 구분한다.</w:t>
            </w:r>
          </w:p>
        </w:tc>
      </w:tr>
    </w:tbl>
    <w:p w14:paraId="5D936913" w14:textId="77777777" w:rsidR="00084C76" w:rsidRDefault="00084C76" w:rsidP="00BB7A53">
      <w:pPr>
        <w:pStyle w:val="TDC40"/>
        <w:spacing w:after="0"/>
      </w:pPr>
    </w:p>
    <w:p w14:paraId="7B32E79F" w14:textId="77777777" w:rsidR="00084C76" w:rsidRDefault="00084C76">
      <w:pPr>
        <w:pStyle w:val="TDC42"/>
      </w:pPr>
      <w:r>
        <w:t xml:space="preserve">표 </w:t>
      </w:r>
      <w:r>
        <w:fldChar w:fldCharType="begin"/>
      </w:r>
      <w:r>
        <w:instrText>SEQ 표 \* ARABIC</w:instrText>
      </w:r>
      <w:r>
        <w:fldChar w:fldCharType="separate"/>
      </w:r>
      <w:r w:rsidR="001A0C22">
        <w:rPr>
          <w:noProof/>
        </w:rPr>
        <w:t>32</w:t>
      </w:r>
      <w:r>
        <w:fldChar w:fldCharType="end"/>
      </w:r>
      <w:r>
        <w:t>. 오디오 FIFO 초기화 / 구현 조건</w:t>
      </w:r>
    </w:p>
    <w:tbl>
      <w:tblPr>
        <w:tblStyle w:val="TDC41"/>
        <w:tblW w:w="8816" w:type="dxa"/>
        <w:tblLayout w:type="fixed"/>
        <w:tblLook w:val="04A0" w:firstRow="1" w:lastRow="0" w:firstColumn="1" w:lastColumn="0" w:noHBand="0" w:noVBand="1"/>
      </w:tblPr>
      <w:tblGrid>
        <w:gridCol w:w="1304"/>
        <w:gridCol w:w="7512"/>
      </w:tblGrid>
      <w:tr w:rsidR="00084C76" w14:paraId="6B8A0D1D"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6AECCA47" w14:textId="77777777" w:rsidR="00084C76" w:rsidRDefault="00084C76">
            <w:pPr>
              <w:pStyle w:val="TDC0"/>
            </w:pPr>
            <w:r>
              <w:t>구분</w:t>
            </w:r>
          </w:p>
        </w:tc>
        <w:tc>
          <w:tcPr>
            <w:tcW w:w="7512" w:type="dxa"/>
          </w:tcPr>
          <w:p w14:paraId="1918E807"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구현 조건</w:t>
            </w:r>
          </w:p>
        </w:tc>
      </w:tr>
      <w:tr w:rsidR="00084C76" w14:paraId="7E8D5939"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2A25F0B2" w14:textId="77777777" w:rsidR="00084C76" w:rsidRDefault="00084C76">
            <w:pPr>
              <w:pStyle w:val="TDCe"/>
            </w:pPr>
            <w:r>
              <w:t>관련 함수</w:t>
            </w:r>
          </w:p>
        </w:tc>
        <w:tc>
          <w:tcPr>
            <w:tcW w:w="7512" w:type="dxa"/>
          </w:tcPr>
          <w:p w14:paraId="0C8FAA85" w14:textId="77777777" w:rsidR="00084C76" w:rsidRPr="00BB7A53" w:rsidRDefault="00084C76">
            <w:pPr>
              <w:pStyle w:val="TDCf"/>
              <w:cnfStyle w:val="000000000000" w:firstRow="0" w:lastRow="0" w:firstColumn="0" w:lastColumn="0" w:oddVBand="0" w:evenVBand="0" w:oddHBand="0" w:evenHBand="0" w:firstRowFirstColumn="0" w:firstRowLastColumn="0" w:lastRowFirstColumn="0" w:lastRowLastColumn="0"/>
              <w:rPr>
                <w:lang w:val="en-US"/>
              </w:rPr>
            </w:pPr>
            <w:r w:rsidRPr="00BB7A53">
              <w:rPr>
                <w:lang w:val="en-US"/>
              </w:rPr>
              <w:t>clear_FIFO, clear_FIFO_all</w:t>
            </w:r>
          </w:p>
        </w:tc>
      </w:tr>
    </w:tbl>
    <w:p w14:paraId="0FA4E6A8" w14:textId="77777777" w:rsidR="00084C76" w:rsidRPr="00BB7A53" w:rsidRDefault="00084C76" w:rsidP="00BB7A53">
      <w:pPr>
        <w:pStyle w:val="TDC40"/>
        <w:spacing w:after="0"/>
        <w:rPr>
          <w:lang w:val="en-US"/>
        </w:rPr>
      </w:pPr>
    </w:p>
    <w:p w14:paraId="443173C1" w14:textId="77777777" w:rsidR="00084C76" w:rsidRDefault="00084C76">
      <w:pPr>
        <w:pStyle w:val="TDC43"/>
      </w:pPr>
      <w:r>
        <w:t>입출력 예 : 하나의 FIFO를 초기화하면 선택한 FIFO만 초기 상태로 돌아간다. 전체 초기화 경로는 해당 경로에 지정된 FIFO를 모두 초기화한다.</w:t>
      </w:r>
    </w:p>
    <w:p w14:paraId="383279D9" w14:textId="77777777" w:rsidR="000C626C" w:rsidRDefault="000C626C">
      <w:pPr>
        <w:pStyle w:val="TDC40"/>
      </w:pPr>
    </w:p>
    <w:p w14:paraId="03793F4B" w14:textId="11007A25" w:rsidR="00697371" w:rsidRDefault="00220104" w:rsidP="00BB7A53">
      <w:pPr>
        <w:pStyle w:val="TDC4"/>
      </w:pPr>
      <w:r>
        <w:lastRenderedPageBreak/>
        <w:t>SU-ID-CFX-015, I2S 수신 버퍼 관리</w:t>
      </w:r>
    </w:p>
    <w:p w14:paraId="7923E380" w14:textId="77777777" w:rsidR="00084C76" w:rsidRDefault="00084C76" w:rsidP="00BB7A53">
      <w:pPr>
        <w:pStyle w:val="TDC40"/>
        <w:keepNext/>
      </w:pPr>
      <w:r>
        <w:t>I2S 입력 데이터가 준비되는 시점과 믹서가 사용하는 시점을 구분하여 아직 준비되지 않은 블록을 사용하지 않도록 한다.</w:t>
      </w:r>
    </w:p>
    <w:p w14:paraId="70DBA4BA" w14:textId="77777777" w:rsidR="00084C76" w:rsidRDefault="00084C76">
      <w:pPr>
        <w:pStyle w:val="TDC42"/>
      </w:pPr>
      <w:r>
        <w:t xml:space="preserve">표 </w:t>
      </w:r>
      <w:r>
        <w:fldChar w:fldCharType="begin"/>
      </w:r>
      <w:r>
        <w:instrText>SEQ 표 \* ARABIC</w:instrText>
      </w:r>
      <w:r>
        <w:fldChar w:fldCharType="separate"/>
      </w:r>
      <w:r w:rsidR="001A0C22">
        <w:rPr>
          <w:noProof/>
        </w:rPr>
        <w:t>33</w:t>
      </w:r>
      <w:r>
        <w:fldChar w:fldCharType="end"/>
      </w:r>
      <w:r>
        <w:t>. I2S 수신 버퍼 관리 / 유닛 설계 내용</w:t>
      </w:r>
    </w:p>
    <w:tbl>
      <w:tblPr>
        <w:tblStyle w:val="TDC41"/>
        <w:tblW w:w="8816" w:type="dxa"/>
        <w:tblLayout w:type="fixed"/>
        <w:tblLook w:val="04A0" w:firstRow="1" w:lastRow="0" w:firstColumn="1" w:lastColumn="0" w:noHBand="0" w:noVBand="1"/>
      </w:tblPr>
      <w:tblGrid>
        <w:gridCol w:w="1304"/>
        <w:gridCol w:w="7512"/>
      </w:tblGrid>
      <w:tr w:rsidR="00084C76" w14:paraId="58F7B921"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354B5DE5" w14:textId="77777777" w:rsidR="00084C76" w:rsidRDefault="00084C76">
            <w:pPr>
              <w:pStyle w:val="TDC0"/>
            </w:pPr>
            <w:r>
              <w:t>항목</w:t>
            </w:r>
          </w:p>
        </w:tc>
        <w:tc>
          <w:tcPr>
            <w:tcW w:w="7512" w:type="dxa"/>
          </w:tcPr>
          <w:p w14:paraId="275DEA71"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설계 내용</w:t>
            </w:r>
          </w:p>
        </w:tc>
      </w:tr>
      <w:tr w:rsidR="00084C76" w14:paraId="05CC1200"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32861D27" w14:textId="77777777" w:rsidR="00084C76" w:rsidRDefault="00084C76">
            <w:pPr>
              <w:pStyle w:val="TDCe"/>
            </w:pPr>
            <w:r>
              <w:t>입력</w:t>
            </w:r>
          </w:p>
        </w:tc>
        <w:tc>
          <w:tcPr>
            <w:tcW w:w="7512" w:type="dxa"/>
          </w:tcPr>
          <w:p w14:paraId="5E1925CD"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16표본 I2S FIFO 데이터와 완료 상태</w:t>
            </w:r>
          </w:p>
        </w:tc>
      </w:tr>
      <w:tr w:rsidR="00084C76" w14:paraId="571D33E8"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00DB4C64" w14:textId="77777777" w:rsidR="00084C76" w:rsidRDefault="00084C76">
            <w:pPr>
              <w:pStyle w:val="TDCe"/>
            </w:pPr>
            <w:r>
              <w:t>출력</w:t>
            </w:r>
          </w:p>
        </w:tc>
        <w:tc>
          <w:tcPr>
            <w:tcW w:w="7512" w:type="dxa"/>
          </w:tcPr>
          <w:p w14:paraId="780E4941"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수신 버퍼, 복사 완료 플래그</w:t>
            </w:r>
          </w:p>
        </w:tc>
      </w:tr>
      <w:tr w:rsidR="00084C76" w14:paraId="0A3F2C7F"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165D22E0" w14:textId="77777777" w:rsidR="00084C76" w:rsidRDefault="00084C76">
            <w:pPr>
              <w:pStyle w:val="TDCe"/>
            </w:pPr>
            <w:r>
              <w:t>처리</w:t>
            </w:r>
          </w:p>
        </w:tc>
        <w:tc>
          <w:tcPr>
            <w:tcW w:w="7512" w:type="dxa"/>
          </w:tcPr>
          <w:p w14:paraId="0E0FABD1"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FIFO 데이터를 복사한 뒤 완료 상태를 기록한다. 사용한 뒤 완료 플래그와 필요 버퍼를 정리한다. 초기화와 완료 확인은 별도 호출로 제공한다.</w:t>
            </w:r>
          </w:p>
        </w:tc>
      </w:tr>
    </w:tbl>
    <w:p w14:paraId="349AC720" w14:textId="77777777" w:rsidR="00084C76" w:rsidRDefault="00084C76" w:rsidP="00BB7A53">
      <w:pPr>
        <w:pStyle w:val="TDC40"/>
        <w:spacing w:after="0"/>
      </w:pPr>
    </w:p>
    <w:p w14:paraId="30D5D8F0" w14:textId="77777777" w:rsidR="00084C76" w:rsidRDefault="00084C76">
      <w:pPr>
        <w:pStyle w:val="TDC42"/>
      </w:pPr>
      <w:r>
        <w:t xml:space="preserve">표 </w:t>
      </w:r>
      <w:r>
        <w:fldChar w:fldCharType="begin"/>
      </w:r>
      <w:r>
        <w:instrText>SEQ 표 \* ARABIC</w:instrText>
      </w:r>
      <w:r>
        <w:fldChar w:fldCharType="separate"/>
      </w:r>
      <w:r w:rsidR="001A0C22">
        <w:rPr>
          <w:noProof/>
        </w:rPr>
        <w:t>34</w:t>
      </w:r>
      <w:r>
        <w:fldChar w:fldCharType="end"/>
      </w:r>
      <w:r>
        <w:t>. I2S 수신 버퍼 관리 / 구현 조건</w:t>
      </w:r>
    </w:p>
    <w:tbl>
      <w:tblPr>
        <w:tblStyle w:val="TDC41"/>
        <w:tblW w:w="8816" w:type="dxa"/>
        <w:tblLayout w:type="fixed"/>
        <w:tblLook w:val="04A0" w:firstRow="1" w:lastRow="0" w:firstColumn="1" w:lastColumn="0" w:noHBand="0" w:noVBand="1"/>
      </w:tblPr>
      <w:tblGrid>
        <w:gridCol w:w="1304"/>
        <w:gridCol w:w="7512"/>
      </w:tblGrid>
      <w:tr w:rsidR="00084C76" w14:paraId="28B28642"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16F03F83" w14:textId="77777777" w:rsidR="00084C76" w:rsidRDefault="00084C76">
            <w:pPr>
              <w:pStyle w:val="TDC0"/>
            </w:pPr>
            <w:r>
              <w:t>구분</w:t>
            </w:r>
          </w:p>
        </w:tc>
        <w:tc>
          <w:tcPr>
            <w:tcW w:w="7512" w:type="dxa"/>
          </w:tcPr>
          <w:p w14:paraId="19C153A4"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구현 조건</w:t>
            </w:r>
          </w:p>
        </w:tc>
      </w:tr>
      <w:tr w:rsidR="00084C76" w14:paraId="0E77835F"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63D556FC" w14:textId="77777777" w:rsidR="00084C76" w:rsidRDefault="00084C76">
            <w:pPr>
              <w:pStyle w:val="TDCe"/>
            </w:pPr>
            <w:r>
              <w:t>관련 함수</w:t>
            </w:r>
          </w:p>
        </w:tc>
        <w:tc>
          <w:tcPr>
            <w:tcW w:w="7512" w:type="dxa"/>
          </w:tcPr>
          <w:p w14:paraId="0A76E68E" w14:textId="77777777" w:rsidR="00084C76" w:rsidRPr="00BB7A53" w:rsidRDefault="00084C76">
            <w:pPr>
              <w:pStyle w:val="TDCf"/>
              <w:cnfStyle w:val="000000000000" w:firstRow="0" w:lastRow="0" w:firstColumn="0" w:lastColumn="0" w:oddVBand="0" w:evenVBand="0" w:oddHBand="0" w:evenHBand="0" w:firstRowFirstColumn="0" w:firstRowLastColumn="0" w:lastRowFirstColumn="0" w:lastRowLastColumn="0"/>
              <w:rPr>
                <w:lang w:val="en-US"/>
              </w:rPr>
            </w:pPr>
            <w:r w:rsidRPr="00BB7A53">
              <w:rPr>
                <w:lang w:val="en-US"/>
              </w:rPr>
              <w:t>lib_i2s_copy_data_from_fifo, lib_i2s_clear_data, lib_i2s_is_buffer_copy_done, lib_i2s_clear_buffer_copy_done</w:t>
            </w:r>
          </w:p>
        </w:tc>
      </w:tr>
    </w:tbl>
    <w:p w14:paraId="19F78651" w14:textId="77777777" w:rsidR="00084C76" w:rsidRPr="00BB7A53" w:rsidRDefault="00084C76" w:rsidP="00BB7A53">
      <w:pPr>
        <w:pStyle w:val="TDC40"/>
        <w:spacing w:after="0"/>
        <w:rPr>
          <w:lang w:val="en-US"/>
        </w:rPr>
      </w:pPr>
    </w:p>
    <w:p w14:paraId="47E88ABF" w14:textId="77777777" w:rsidR="00084C76" w:rsidRDefault="00084C76">
      <w:pPr>
        <w:pStyle w:val="TDC43"/>
      </w:pPr>
      <w:r>
        <w:t>입출력 예 : 한 블록의 복사가 끝나면 복사 완료 상태를 활성화한다. 완료 해제 요청을 처리하면 비활성으로 바꾸며, 입력 데이터의 순서는 복사 버퍼에서도 유지한다.</w:t>
      </w:r>
    </w:p>
    <w:p w14:paraId="3C630590" w14:textId="77777777" w:rsidR="00697371" w:rsidRPr="00E00010" w:rsidRDefault="00220104" w:rsidP="00BB7A53">
      <w:pPr>
        <w:pStyle w:val="TDC2"/>
        <w:pageBreakBefore/>
      </w:pPr>
      <w:bookmarkStart w:id="71" w:name="_Toc242733473"/>
      <w:bookmarkStart w:id="72" w:name="_Toc242774927"/>
      <w:bookmarkStart w:id="73" w:name="_Toc242776629"/>
      <w:bookmarkStart w:id="74" w:name="_Toc242778088"/>
      <w:bookmarkStart w:id="75" w:name="_Toc242733474"/>
      <w:bookmarkStart w:id="76" w:name="_Toc242774928"/>
      <w:bookmarkStart w:id="77" w:name="_Toc242776630"/>
      <w:bookmarkStart w:id="78" w:name="_Toc242778089"/>
      <w:bookmarkStart w:id="79" w:name="_Toc242733475"/>
      <w:bookmarkStart w:id="80" w:name="_Toc242774929"/>
      <w:bookmarkStart w:id="81" w:name="_Toc242776631"/>
      <w:bookmarkStart w:id="82" w:name="_Toc242778090"/>
      <w:bookmarkStart w:id="83" w:name="_Toc242733476"/>
      <w:bookmarkStart w:id="84" w:name="_Toc242774930"/>
      <w:bookmarkStart w:id="85" w:name="_Toc242776632"/>
      <w:bookmarkStart w:id="86" w:name="_Toc242778091"/>
      <w:bookmarkStart w:id="87" w:name="_Toc242778092"/>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r>
        <w:lastRenderedPageBreak/>
        <w:t>Signal Processing Module</w:t>
      </w:r>
      <w:bookmarkEnd w:id="87"/>
    </w:p>
    <w:p w14:paraId="1A87F90C" w14:textId="3B65FEF7" w:rsidR="00697371" w:rsidRDefault="00220104" w:rsidP="00BB7A53">
      <w:pPr>
        <w:pStyle w:val="TDC3"/>
      </w:pPr>
      <w:bookmarkStart w:id="88" w:name="_Toc241675535"/>
      <w:bookmarkStart w:id="89" w:name="_Toc242733478"/>
      <w:bookmarkStart w:id="90" w:name="_Toc242774932"/>
      <w:bookmarkStart w:id="91" w:name="_Toc242776634"/>
      <w:bookmarkStart w:id="92" w:name="_Toc242778093"/>
      <w:bookmarkStart w:id="93" w:name="_Toc241675536"/>
      <w:bookmarkStart w:id="94" w:name="_Toc242733479"/>
      <w:bookmarkStart w:id="95" w:name="_Toc242774933"/>
      <w:bookmarkStart w:id="96" w:name="_Toc242776635"/>
      <w:bookmarkStart w:id="97" w:name="_Toc242778094"/>
      <w:bookmarkStart w:id="98" w:name="_Toc241675537"/>
      <w:bookmarkStart w:id="99" w:name="_Toc242733480"/>
      <w:bookmarkStart w:id="100" w:name="_Toc242774934"/>
      <w:bookmarkStart w:id="101" w:name="_Toc242776636"/>
      <w:bookmarkStart w:id="102" w:name="_Toc242778095"/>
      <w:bookmarkStart w:id="103" w:name="_Toc241675538"/>
      <w:bookmarkStart w:id="104" w:name="_Toc242733481"/>
      <w:bookmarkStart w:id="105" w:name="_Toc242774935"/>
      <w:bookmarkStart w:id="106" w:name="_Toc242776637"/>
      <w:bookmarkStart w:id="107" w:name="_Toc242778096"/>
      <w:bookmarkStart w:id="108" w:name="_Toc241675539"/>
      <w:bookmarkStart w:id="109" w:name="_Toc242733482"/>
      <w:bookmarkStart w:id="110" w:name="_Toc242774936"/>
      <w:bookmarkStart w:id="111" w:name="_Toc242776638"/>
      <w:bookmarkStart w:id="112" w:name="_Toc242778097"/>
      <w:bookmarkStart w:id="113" w:name="_Toc241675540"/>
      <w:bookmarkStart w:id="114" w:name="_Toc242733483"/>
      <w:bookmarkStart w:id="115" w:name="_Toc242774937"/>
      <w:bookmarkStart w:id="116" w:name="_Toc242776639"/>
      <w:bookmarkStart w:id="117" w:name="_Toc242778098"/>
      <w:bookmarkStart w:id="118" w:name="_Toc241675541"/>
      <w:bookmarkStart w:id="119" w:name="_Toc242733484"/>
      <w:bookmarkStart w:id="120" w:name="_Toc242774938"/>
      <w:bookmarkStart w:id="121" w:name="_Toc242776640"/>
      <w:bookmarkStart w:id="122" w:name="_Toc242778099"/>
      <w:bookmarkStart w:id="123" w:name="_Toc241675542"/>
      <w:bookmarkStart w:id="124" w:name="_Toc242733485"/>
      <w:bookmarkStart w:id="125" w:name="_Toc242774939"/>
      <w:bookmarkStart w:id="126" w:name="_Toc242776641"/>
      <w:bookmarkStart w:id="127" w:name="_Toc242778100"/>
      <w:bookmarkStart w:id="128" w:name="_Toc241675543"/>
      <w:bookmarkStart w:id="129" w:name="_Toc242733486"/>
      <w:bookmarkStart w:id="130" w:name="_Toc242774940"/>
      <w:bookmarkStart w:id="131" w:name="_Toc242776642"/>
      <w:bookmarkStart w:id="132" w:name="_Toc242778101"/>
      <w:bookmarkStart w:id="133" w:name="_Toc241675544"/>
      <w:bookmarkStart w:id="134" w:name="_Toc242733487"/>
      <w:bookmarkStart w:id="135" w:name="_Toc242774941"/>
      <w:bookmarkStart w:id="136" w:name="_Toc242776643"/>
      <w:bookmarkStart w:id="137" w:name="_Toc242778102"/>
      <w:bookmarkStart w:id="138" w:name="_Toc241675545"/>
      <w:bookmarkStart w:id="139" w:name="_Toc242733488"/>
      <w:bookmarkStart w:id="140" w:name="_Toc242774942"/>
      <w:bookmarkStart w:id="141" w:name="_Toc242776644"/>
      <w:bookmarkStart w:id="142" w:name="_Toc242778103"/>
      <w:bookmarkStart w:id="143" w:name="_Toc241675546"/>
      <w:bookmarkStart w:id="144" w:name="_Toc242733489"/>
      <w:bookmarkStart w:id="145" w:name="_Toc242774943"/>
      <w:bookmarkStart w:id="146" w:name="_Toc242776645"/>
      <w:bookmarkStart w:id="147" w:name="_Toc242778104"/>
      <w:bookmarkStart w:id="148" w:name="_Toc241675547"/>
      <w:bookmarkStart w:id="149" w:name="_Toc242733490"/>
      <w:bookmarkStart w:id="150" w:name="_Toc242774944"/>
      <w:bookmarkStart w:id="151" w:name="_Toc242776646"/>
      <w:bookmarkStart w:id="152" w:name="_Toc242778105"/>
      <w:bookmarkStart w:id="153" w:name="_Toc241675548"/>
      <w:bookmarkStart w:id="154" w:name="_Toc242733491"/>
      <w:bookmarkStart w:id="155" w:name="_Toc242774945"/>
      <w:bookmarkStart w:id="156" w:name="_Toc242776647"/>
      <w:bookmarkStart w:id="157" w:name="_Toc242778106"/>
      <w:bookmarkStart w:id="158" w:name="_Toc241675549"/>
      <w:bookmarkStart w:id="159" w:name="_Toc242733492"/>
      <w:bookmarkStart w:id="160" w:name="_Toc242774946"/>
      <w:bookmarkStart w:id="161" w:name="_Toc242776648"/>
      <w:bookmarkStart w:id="162" w:name="_Toc242778107"/>
      <w:bookmarkStart w:id="163" w:name="_Toc241675550"/>
      <w:bookmarkStart w:id="164" w:name="_Toc242733493"/>
      <w:bookmarkStart w:id="165" w:name="_Toc242774947"/>
      <w:bookmarkStart w:id="166" w:name="_Toc242776649"/>
      <w:bookmarkStart w:id="167" w:name="_Toc242778108"/>
      <w:bookmarkStart w:id="168" w:name="_Toc241675551"/>
      <w:bookmarkStart w:id="169" w:name="_Toc242733494"/>
      <w:bookmarkStart w:id="170" w:name="_Toc242774948"/>
      <w:bookmarkStart w:id="171" w:name="_Toc242776650"/>
      <w:bookmarkStart w:id="172" w:name="_Toc242778109"/>
      <w:bookmarkStart w:id="173" w:name="_Toc241675552"/>
      <w:bookmarkStart w:id="174" w:name="_Toc242733495"/>
      <w:bookmarkStart w:id="175" w:name="_Toc242774949"/>
      <w:bookmarkStart w:id="176" w:name="_Toc242776651"/>
      <w:bookmarkStart w:id="177" w:name="_Toc242778110"/>
      <w:bookmarkStart w:id="178" w:name="_Toc241675553"/>
      <w:bookmarkStart w:id="179" w:name="_Toc242733496"/>
      <w:bookmarkStart w:id="180" w:name="_Toc242774950"/>
      <w:bookmarkStart w:id="181" w:name="_Toc242776652"/>
      <w:bookmarkStart w:id="182" w:name="_Toc242778111"/>
      <w:bookmarkStart w:id="183" w:name="_Toc241675554"/>
      <w:bookmarkStart w:id="184" w:name="_Toc242733497"/>
      <w:bookmarkStart w:id="185" w:name="_Toc242774951"/>
      <w:bookmarkStart w:id="186" w:name="_Toc242776653"/>
      <w:bookmarkStart w:id="187" w:name="_Toc242778112"/>
      <w:bookmarkStart w:id="188" w:name="_Toc241675555"/>
      <w:bookmarkStart w:id="189" w:name="_Toc242733498"/>
      <w:bookmarkStart w:id="190" w:name="_Toc242774952"/>
      <w:bookmarkStart w:id="191" w:name="_Toc242776654"/>
      <w:bookmarkStart w:id="192" w:name="_Toc242778113"/>
      <w:bookmarkStart w:id="193" w:name="_Toc241675556"/>
      <w:bookmarkStart w:id="194" w:name="_Toc242733499"/>
      <w:bookmarkStart w:id="195" w:name="_Toc242774953"/>
      <w:bookmarkStart w:id="196" w:name="_Toc242776655"/>
      <w:bookmarkStart w:id="197" w:name="_Toc242778114"/>
      <w:bookmarkStart w:id="198" w:name="_Toc241675557"/>
      <w:bookmarkStart w:id="199" w:name="_Toc242733500"/>
      <w:bookmarkStart w:id="200" w:name="_Toc242774954"/>
      <w:bookmarkStart w:id="201" w:name="_Toc242776656"/>
      <w:bookmarkStart w:id="202" w:name="_Toc242778115"/>
      <w:bookmarkStart w:id="203" w:name="_Toc241675558"/>
      <w:bookmarkStart w:id="204" w:name="_Toc242733501"/>
      <w:bookmarkStart w:id="205" w:name="_Toc242774955"/>
      <w:bookmarkStart w:id="206" w:name="_Toc242776657"/>
      <w:bookmarkStart w:id="207" w:name="_Toc242778116"/>
      <w:bookmarkStart w:id="208" w:name="_Toc241675559"/>
      <w:bookmarkStart w:id="209" w:name="_Toc242733502"/>
      <w:bookmarkStart w:id="210" w:name="_Toc242774956"/>
      <w:bookmarkStart w:id="211" w:name="_Toc242776658"/>
      <w:bookmarkStart w:id="212" w:name="_Toc242778117"/>
      <w:bookmarkStart w:id="213" w:name="_Toc180573612"/>
      <w:bookmarkStart w:id="214" w:name="_Toc242778118"/>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r>
        <w:t xml:space="preserve">SI-ID-CFX-002, </w:t>
      </w:r>
      <w:bookmarkEnd w:id="213"/>
      <w:r>
        <w:t>신호처리 모듈</w:t>
      </w:r>
      <w:bookmarkEnd w:id="214"/>
    </w:p>
    <w:p w14:paraId="07A31697" w14:textId="66E504AA" w:rsidR="00697371" w:rsidRDefault="00220104" w:rsidP="00BB7A53">
      <w:pPr>
        <w:pStyle w:val="TDC4"/>
      </w:pPr>
      <w:r>
        <w:t>입력 혼합과 빔포밍</w:t>
      </w:r>
    </w:p>
    <w:p w14:paraId="6988F090" w14:textId="77777777" w:rsidR="00697371" w:rsidRPr="00E00010" w:rsidRDefault="00220104" w:rsidP="00BB7A53">
      <w:pPr>
        <w:pStyle w:val="TDC40"/>
      </w:pPr>
      <w:r w:rsidRPr="00084C76">
        <w:t>단일 입력은 각 표본을 5비트 우측 이동한다. 독립 두 입력의 혼합은 축소된 두 값을 합하며 1/2로 나누지 않는다. 두 마이크의 빔포밍만 한 표본 지연 경로와 기준 경로를 더한 뒤 1비트 우측 이동하여 평균한다. 블록의 마지막 표본은 지연 경로의 직전 블록 첫 표본으로 이어 연결한다.</w:t>
      </w:r>
    </w:p>
    <w:p w14:paraId="4581C411" w14:textId="77777777" w:rsidR="00697371" w:rsidRPr="00E00010" w:rsidRDefault="00220104" w:rsidP="00BB7A53">
      <w:pPr>
        <w:pStyle w:val="TDC40"/>
      </w:pPr>
      <w:r w:rsidRPr="00084C76">
        <w:t>좌측 전면은 DMIC2, 우측 전면은 DMIC1을 지연 경로로 사용한다. I2S 입력이 있으면 마이크/I2S 혼합 경로를 선택하고, 매핑 연결/크래들 마이크 상태에 따라 입력 게인을 구분한다.</w:t>
      </w:r>
    </w:p>
    <w:p w14:paraId="1E4B8E67" w14:textId="77777777" w:rsidR="00697371" w:rsidRPr="00E00010" w:rsidRDefault="00220104" w:rsidP="00BB7A53">
      <w:pPr>
        <w:pStyle w:val="TDC4"/>
      </w:pPr>
      <w:r>
        <w:t>AGC 동작 원리</w:t>
      </w:r>
    </w:p>
    <w:p w14:paraId="53A2D12B" w14:textId="77777777" w:rsidR="00BA1805" w:rsidRDefault="00BA1805" w:rsidP="00BB7A53">
      <w:pPr>
        <w:pStyle w:val="TDC40"/>
      </w:pPr>
      <w:r w:rsidRPr="00084C76">
        <w:t>A</w:t>
      </w:r>
      <w:r>
        <w:t>GC</w:t>
      </w:r>
      <w:r w:rsidRPr="00084C76">
        <w:t>를 사용하여 입력된 오디오 신호의 크기와 주파수 분석 입력의 크기를 맞춘다.</w:t>
      </w:r>
      <w:r>
        <w:t xml:space="preserve"> </w:t>
      </w:r>
    </w:p>
    <w:p w14:paraId="283F50F7" w14:textId="490896B6" w:rsidR="00697371" w:rsidRDefault="00220104" w:rsidP="00BB7A53">
      <w:pPr>
        <w:pStyle w:val="TDC40"/>
      </w:pPr>
      <w:r w:rsidRPr="00084C76">
        <w:t>AGC는 입력 크기에 따라 이득을 바꾸는 기능이다. 일반적인 입력/출력 관계는 다음 그림과 같다.</w:t>
      </w:r>
    </w:p>
    <w:p w14:paraId="2011CE40" w14:textId="77777777" w:rsidR="00BA1805" w:rsidRDefault="00BA1805" w:rsidP="00BB7A53">
      <w:pPr>
        <w:pStyle w:val="TDC44"/>
      </w:pPr>
      <w:r w:rsidRPr="00E00010">
        <w:rPr>
          <w:noProof/>
        </w:rPr>
        <w:drawing>
          <wp:inline distT="0" distB="0" distL="0" distR="0" wp14:anchorId="3E4EBC4E" wp14:editId="0010EAF7">
            <wp:extent cx="4356100" cy="3457129"/>
            <wp:effectExtent l="0" t="0" r="0" b="0"/>
            <wp:docPr id="257" name="그림 256" descr="스크린샷, 어둠, 블랙, 밤이(가) 표시된 사진&#10;&#10;자동 생성된 설명">
              <a:extLst xmlns:a="http://schemas.openxmlformats.org/drawingml/2006/main">
                <a:ext uri="{FF2B5EF4-FFF2-40B4-BE49-F238E27FC236}">
                  <a16:creationId xmlns:a16="http://schemas.microsoft.com/office/drawing/2014/main" id="{E8B69799-F488-0C76-6806-D41022ABA0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그림 256" descr="스크린샷, 어둠, 블랙, 밤이(가) 표시된 사진&#10;&#10;자동 생성된 설명">
                      <a:extLst>
                        <a:ext uri="{FF2B5EF4-FFF2-40B4-BE49-F238E27FC236}">
                          <a16:creationId xmlns:a16="http://schemas.microsoft.com/office/drawing/2014/main" id="{E8B69799-F488-0C76-6806-D41022ABA043}"/>
                        </a:ext>
                      </a:extLst>
                    </pic:cNvPr>
                    <pic:cNvPicPr>
                      <a:picLocks noChangeAspect="1"/>
                    </pic:cNvPicPr>
                  </pic:nvPicPr>
                  <pic:blipFill>
                    <a:blip r:embed="rId17"/>
                    <a:stretch>
                      <a:fillRect/>
                    </a:stretch>
                  </pic:blipFill>
                  <pic:spPr>
                    <a:xfrm>
                      <a:off x="0" y="0"/>
                      <a:ext cx="4362136" cy="3461919"/>
                    </a:xfrm>
                    <a:prstGeom prst="rect">
                      <a:avLst/>
                    </a:prstGeom>
                  </pic:spPr>
                </pic:pic>
              </a:graphicData>
            </a:graphic>
          </wp:inline>
        </w:drawing>
      </w:r>
    </w:p>
    <w:p w14:paraId="662241C4" w14:textId="46497C7F" w:rsidR="00697371" w:rsidRDefault="00220104" w:rsidP="00BB7A53">
      <w:pPr>
        <w:pStyle w:val="TDC45"/>
      </w:pPr>
      <w:r w:rsidRPr="00084C76">
        <w:t>&lt;그림 8. 일반적인 AGC 특성&gt;</w:t>
      </w:r>
    </w:p>
    <w:p w14:paraId="3CDBFAB2" w14:textId="68325F76" w:rsidR="00697371" w:rsidRDefault="00220104" w:rsidP="00BB7A53">
      <w:pPr>
        <w:pStyle w:val="TDC40"/>
      </w:pPr>
      <w:r w:rsidRPr="00084C76">
        <w:lastRenderedPageBreak/>
        <w:t>본 제품에서는 ADC 출력 이후 단계에 AGC를 사용하며, 오디오 볼륨에 따라 증폭 이득과 압축 기울기를 조절한다.</w:t>
      </w:r>
    </w:p>
    <w:p w14:paraId="53D0263E" w14:textId="77777777" w:rsidR="00697371" w:rsidRPr="00E00010" w:rsidRDefault="00220104" w:rsidP="00BB7A53">
      <w:pPr>
        <w:pStyle w:val="TDC40"/>
      </w:pPr>
      <w:r w:rsidRPr="00084C76">
        <w:t>Sound1은 혼합된 16표본의 절대값 최대값 x를 사용한다. x는 AGC 적용 전 정수 크기이며 dB SPL 자체가 아니다. 음압과 ADC 크기의 교정 관계는 이 내부 로그 계산과 구분한다.</w:t>
      </w:r>
    </w:p>
    <w:p w14:paraId="7357FD26" w14:textId="77777777" w:rsidR="00697371" w:rsidRPr="00E00010" w:rsidRDefault="00220104" w:rsidP="00BB7A53">
      <w:pPr>
        <w:pStyle w:val="TDC46"/>
        <w:spacing w:before="0" w:after="0"/>
      </w:pPr>
      <m:oMathPara>
        <m:oMath>
          <m:r>
            <m:t>d = 10 log</m:t>
          </m:r>
          <m:r>
            <w:rPr>
              <w:rFonts w:hint="eastAsia"/>
            </w:rPr>
            <m:t>₁</m:t>
          </m:r>
          <m:r>
            <m:t>₀(max(x, 1) × 32 / 2</m:t>
          </m:r>
          <m:r>
            <w:rPr>
              <w:rFonts w:hint="eastAsia"/>
            </w:rPr>
            <m:t>⁴</m:t>
          </m:r>
          <m:r>
            <m:t>⁷)</m:t>
          </m:r>
        </m:oMath>
      </m:oMathPara>
    </w:p>
    <w:p w14:paraId="119798D6" w14:textId="77777777" w:rsidR="00697371" w:rsidRPr="00E00010" w:rsidRDefault="00220104" w:rsidP="00BB7A53">
      <w:pPr>
        <w:pStyle w:val="TDC40"/>
      </w:pPr>
      <w:r w:rsidRPr="00084C76">
        <w:t>d는 Q8.16으로 저장한다. 잡음 경계는 -7700296, 회전점은 -6209352이며 등호는 증폭 영역에 포함한다. 아래 식의 d와 g는 정수 Q8.16 값이다. N은 Q12.12, A/S/B는 Q8.16이다.</w:t>
      </w:r>
    </w:p>
    <w:p w14:paraId="7FCF114C" w14:textId="77777777" w:rsidR="00697371" w:rsidRPr="00E00010" w:rsidRDefault="00220104" w:rsidP="00BB7A53">
      <w:pPr>
        <w:pStyle w:val="TDC46"/>
        <w:spacing w:before="0" w:after="0"/>
      </w:pPr>
      <m:oMathPara>
        <m:oMath>
          <m:r>
            <w:rPr>
              <w:rFonts w:hint="eastAsia"/>
            </w:rPr>
            <m:t>잡음</m:t>
          </m:r>
          <m:r>
            <m:t xml:space="preserve"> </m:t>
          </m:r>
          <m:r>
            <w:rPr>
              <w:rFonts w:hint="eastAsia"/>
            </w:rPr>
            <m:t>영역</m:t>
          </m:r>
          <m:r>
            <m:t>: g = (((131072 × d) &gt;&gt; 20) + N - (d &gt;&gt; 4)) &lt;&lt; 4</m:t>
          </m:r>
        </m:oMath>
      </m:oMathPara>
    </w:p>
    <w:p w14:paraId="45D77C5B" w14:textId="77777777" w:rsidR="00697371" w:rsidRPr="00E00010" w:rsidRDefault="00220104" w:rsidP="00BB7A53">
      <w:pPr>
        <w:pStyle w:val="TDC46"/>
        <w:spacing w:before="0" w:after="0"/>
      </w:pPr>
      <m:oMathPara>
        <m:oMath>
          <m:r>
            <w:rPr>
              <w:rFonts w:hint="eastAsia"/>
            </w:rPr>
            <m:t>증폭</m:t>
          </m:r>
          <m:r>
            <m:t xml:space="preserve"> </m:t>
          </m:r>
          <m:r>
            <w:rPr>
              <w:rFonts w:hint="eastAsia"/>
            </w:rPr>
            <m:t>영역</m:t>
          </m:r>
          <m:r>
            <m:t>: g = A</m:t>
          </m:r>
        </m:oMath>
      </m:oMathPara>
    </w:p>
    <w:p w14:paraId="76CA90B0" w14:textId="77777777" w:rsidR="00697371" w:rsidRPr="00E00010" w:rsidRDefault="00220104" w:rsidP="00BB7A53">
      <w:pPr>
        <w:pStyle w:val="TDC46"/>
        <w:spacing w:before="0" w:after="0"/>
      </w:pPr>
      <m:oMathPara>
        <m:oMath>
          <m:r>
            <w:rPr>
              <w:rFonts w:hint="eastAsia"/>
            </w:rPr>
            <m:t>압축</m:t>
          </m:r>
          <m:r>
            <m:t xml:space="preserve"> </m:t>
          </m:r>
          <m:r>
            <w:rPr>
              <w:rFonts w:hint="eastAsia"/>
            </w:rPr>
            <m:t>영역</m:t>
          </m:r>
          <m:r>
            <m:t>: g = ((S × d) &gt;&gt; 16) + B - d</m:t>
          </m:r>
        </m:oMath>
      </m:oMathPara>
    </w:p>
    <w:p w14:paraId="541DA3C7" w14:textId="42B3D8D5" w:rsidR="00697371" w:rsidRDefault="00220104" w:rsidP="00BB7A53">
      <w:pPr>
        <w:pStyle w:val="TDC42"/>
      </w:pPr>
      <w:r w:rsidRPr="00BB7A53">
        <w:t xml:space="preserve">표 </w:t>
      </w:r>
      <w:r w:rsidRPr="00BB7A53">
        <w:fldChar w:fldCharType="begin"/>
      </w:r>
      <w:r w:rsidRPr="00BB7A53">
        <w:instrText>SEQ 표 \* ARABIC</w:instrText>
      </w:r>
      <w:r w:rsidRPr="00BB7A53">
        <w:fldChar w:fldCharType="separate"/>
      </w:r>
      <w:r w:rsidR="001A0C22">
        <w:rPr>
          <w:noProof/>
        </w:rPr>
        <w:t>35</w:t>
      </w:r>
      <w:r w:rsidRPr="00BB7A53">
        <w:fldChar w:fldCharType="end"/>
      </w:r>
      <w:r w:rsidRPr="00BB7A53">
        <w:t>. 오디오 볼륨별</w:t>
      </w:r>
      <w:r w:rsidRPr="00084C76">
        <w:t xml:space="preserve">AGC </w:t>
      </w:r>
      <w:r w:rsidRPr="00BB7A53">
        <w:t>정수 계수</w:t>
      </w:r>
    </w:p>
    <w:tbl>
      <w:tblPr>
        <w:tblStyle w:val="TDC41"/>
        <w:tblW w:w="0" w:type="auto"/>
        <w:tblLook w:val="04A0" w:firstRow="1" w:lastRow="0" w:firstColumn="1" w:lastColumn="0" w:noHBand="0" w:noVBand="1"/>
      </w:tblPr>
      <w:tblGrid>
        <w:gridCol w:w="800"/>
        <w:gridCol w:w="1950"/>
        <w:gridCol w:w="1950"/>
        <w:gridCol w:w="1950"/>
        <w:gridCol w:w="1950"/>
      </w:tblGrid>
      <w:tr w:rsidR="00697371" w14:paraId="54CCA83A"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800" w:type="dxa"/>
          </w:tcPr>
          <w:p w14:paraId="57ADECEC" w14:textId="77777777" w:rsidR="00697371" w:rsidRPr="00084C76" w:rsidRDefault="00220104" w:rsidP="00BB7A53">
            <w:pPr>
              <w:pStyle w:val="TDC0"/>
            </w:pPr>
            <w:r w:rsidRPr="00BB7A53">
              <w:rPr>
                <w:b/>
              </w:rPr>
              <w:t>볼륨</w:t>
            </w:r>
          </w:p>
        </w:tc>
        <w:tc>
          <w:tcPr>
            <w:tcW w:w="1950" w:type="dxa"/>
          </w:tcPr>
          <w:p w14:paraId="4666EEA1" w14:textId="77777777" w:rsidR="00697371" w:rsidRPr="00084C76" w:rsidRDefault="00220104" w:rsidP="00BB7A53">
            <w:pPr>
              <w:pStyle w:val="TDC0"/>
              <w:cnfStyle w:val="100000000000" w:firstRow="1" w:lastRow="0" w:firstColumn="0" w:lastColumn="0" w:oddVBand="0" w:evenVBand="0" w:oddHBand="0" w:evenHBand="0" w:firstRowFirstColumn="0" w:firstRowLastColumn="0" w:lastRowFirstColumn="0" w:lastRowLastColumn="0"/>
            </w:pPr>
            <w:r w:rsidRPr="00BB7A53">
              <w:rPr>
                <w:b/>
              </w:rPr>
              <w:t>A</w:t>
            </w:r>
          </w:p>
        </w:tc>
        <w:tc>
          <w:tcPr>
            <w:tcW w:w="1950" w:type="dxa"/>
          </w:tcPr>
          <w:p w14:paraId="75DD689B" w14:textId="77777777" w:rsidR="00697371" w:rsidRPr="00084C76" w:rsidRDefault="00220104" w:rsidP="00BB7A53">
            <w:pPr>
              <w:pStyle w:val="TDC0"/>
              <w:cnfStyle w:val="100000000000" w:firstRow="1" w:lastRow="0" w:firstColumn="0" w:lastColumn="0" w:oddVBand="0" w:evenVBand="0" w:oddHBand="0" w:evenHBand="0" w:firstRowFirstColumn="0" w:firstRowLastColumn="0" w:lastRowFirstColumn="0" w:lastRowLastColumn="0"/>
            </w:pPr>
            <w:r w:rsidRPr="00BB7A53">
              <w:rPr>
                <w:b/>
              </w:rPr>
              <w:t>N</w:t>
            </w:r>
          </w:p>
        </w:tc>
        <w:tc>
          <w:tcPr>
            <w:tcW w:w="1950" w:type="dxa"/>
          </w:tcPr>
          <w:p w14:paraId="4A030582" w14:textId="77777777" w:rsidR="00697371" w:rsidRPr="00084C76" w:rsidRDefault="00220104" w:rsidP="00BB7A53">
            <w:pPr>
              <w:pStyle w:val="TDC0"/>
              <w:cnfStyle w:val="100000000000" w:firstRow="1" w:lastRow="0" w:firstColumn="0" w:lastColumn="0" w:oddVBand="0" w:evenVBand="0" w:oddHBand="0" w:evenHBand="0" w:firstRowFirstColumn="0" w:firstRowLastColumn="0" w:lastRowFirstColumn="0" w:lastRowLastColumn="0"/>
            </w:pPr>
            <w:r w:rsidRPr="00BB7A53">
              <w:rPr>
                <w:b/>
              </w:rPr>
              <w:t>S</w:t>
            </w:r>
          </w:p>
        </w:tc>
        <w:tc>
          <w:tcPr>
            <w:tcW w:w="1950" w:type="dxa"/>
          </w:tcPr>
          <w:p w14:paraId="70F72829" w14:textId="77777777" w:rsidR="00697371" w:rsidRPr="00084C76" w:rsidRDefault="00220104" w:rsidP="00BB7A53">
            <w:pPr>
              <w:pStyle w:val="TDC0"/>
              <w:cnfStyle w:val="100000000000" w:firstRow="1" w:lastRow="0" w:firstColumn="0" w:lastColumn="0" w:oddVBand="0" w:evenVBand="0" w:oddHBand="0" w:evenHBand="0" w:firstRowFirstColumn="0" w:firstRowLastColumn="0" w:lastRowFirstColumn="0" w:lastRowLastColumn="0"/>
            </w:pPr>
            <w:r w:rsidRPr="00BB7A53">
              <w:rPr>
                <w:b/>
              </w:rPr>
              <w:t>B</w:t>
            </w:r>
          </w:p>
        </w:tc>
      </w:tr>
      <w:tr w:rsidR="00697371" w14:paraId="6AF8FB75"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800" w:type="dxa"/>
          </w:tcPr>
          <w:p w14:paraId="4A5E924F" w14:textId="77777777" w:rsidR="00697371" w:rsidRDefault="00220104" w:rsidP="00BB7A53">
            <w:pPr>
              <w:pStyle w:val="TDC7"/>
              <w:jc w:val="center"/>
            </w:pPr>
            <w:r>
              <w:t>1</w:t>
            </w:r>
          </w:p>
        </w:tc>
        <w:tc>
          <w:tcPr>
            <w:tcW w:w="1950" w:type="dxa"/>
          </w:tcPr>
          <w:p w14:paraId="291FC75A"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0</w:t>
            </w:r>
          </w:p>
        </w:tc>
        <w:tc>
          <w:tcPr>
            <w:tcW w:w="1950" w:type="dxa"/>
          </w:tcPr>
          <w:p w14:paraId="432F9BB1"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481268</w:t>
            </w:r>
          </w:p>
        </w:tc>
        <w:tc>
          <w:tcPr>
            <w:tcW w:w="1950" w:type="dxa"/>
          </w:tcPr>
          <w:p w14:paraId="1474A088"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47999</w:t>
            </w:r>
          </w:p>
        </w:tc>
        <w:tc>
          <w:tcPr>
            <w:tcW w:w="1950" w:type="dxa"/>
          </w:tcPr>
          <w:p w14:paraId="593F42F8"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-1661530</w:t>
            </w:r>
          </w:p>
        </w:tc>
      </w:tr>
      <w:tr w:rsidR="00697371" w14:paraId="79E1670F"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800" w:type="dxa"/>
          </w:tcPr>
          <w:p w14:paraId="6CD3AFC3" w14:textId="77777777" w:rsidR="00697371" w:rsidRDefault="00220104" w:rsidP="00BB7A53">
            <w:pPr>
              <w:pStyle w:val="TDC7"/>
              <w:jc w:val="center"/>
            </w:pPr>
            <w:r>
              <w:t>2</w:t>
            </w:r>
          </w:p>
        </w:tc>
        <w:tc>
          <w:tcPr>
            <w:tcW w:w="1950" w:type="dxa"/>
          </w:tcPr>
          <w:p w14:paraId="100ABA36"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108138</w:t>
            </w:r>
          </w:p>
        </w:tc>
        <w:tc>
          <w:tcPr>
            <w:tcW w:w="1950" w:type="dxa"/>
          </w:tcPr>
          <w:p w14:paraId="06967287"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488027</w:t>
            </w:r>
          </w:p>
        </w:tc>
        <w:tc>
          <w:tcPr>
            <w:tcW w:w="1950" w:type="dxa"/>
          </w:tcPr>
          <w:p w14:paraId="54B44E67"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43193</w:t>
            </w:r>
          </w:p>
        </w:tc>
        <w:tc>
          <w:tcPr>
            <w:tcW w:w="1950" w:type="dxa"/>
          </w:tcPr>
          <w:p w14:paraId="2430A973"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-2008762</w:t>
            </w:r>
          </w:p>
        </w:tc>
      </w:tr>
      <w:tr w:rsidR="00697371" w14:paraId="6D0A30AD"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800" w:type="dxa"/>
          </w:tcPr>
          <w:p w14:paraId="573B92D3" w14:textId="77777777" w:rsidR="00697371" w:rsidRDefault="00220104" w:rsidP="00BB7A53">
            <w:pPr>
              <w:pStyle w:val="TDC7"/>
              <w:jc w:val="center"/>
            </w:pPr>
            <w:r>
              <w:t>3</w:t>
            </w:r>
          </w:p>
        </w:tc>
        <w:tc>
          <w:tcPr>
            <w:tcW w:w="1950" w:type="dxa"/>
          </w:tcPr>
          <w:p w14:paraId="237C838B"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216277</w:t>
            </w:r>
          </w:p>
        </w:tc>
        <w:tc>
          <w:tcPr>
            <w:tcW w:w="1950" w:type="dxa"/>
          </w:tcPr>
          <w:p w14:paraId="7ACF2BA2"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494785</w:t>
            </w:r>
          </w:p>
        </w:tc>
        <w:tc>
          <w:tcPr>
            <w:tcW w:w="1950" w:type="dxa"/>
          </w:tcPr>
          <w:p w14:paraId="78C9D245"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38387</w:t>
            </w:r>
          </w:p>
        </w:tc>
        <w:tc>
          <w:tcPr>
            <w:tcW w:w="1950" w:type="dxa"/>
          </w:tcPr>
          <w:p w14:paraId="71949AF9"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-2355995</w:t>
            </w:r>
          </w:p>
        </w:tc>
      </w:tr>
      <w:tr w:rsidR="00697371" w14:paraId="615CCFF5"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800" w:type="dxa"/>
          </w:tcPr>
          <w:p w14:paraId="3AFA3E2E" w14:textId="77777777" w:rsidR="00697371" w:rsidRDefault="00220104" w:rsidP="00BB7A53">
            <w:pPr>
              <w:pStyle w:val="TDC7"/>
              <w:jc w:val="center"/>
            </w:pPr>
            <w:r>
              <w:t>4</w:t>
            </w:r>
          </w:p>
        </w:tc>
        <w:tc>
          <w:tcPr>
            <w:tcW w:w="1950" w:type="dxa"/>
          </w:tcPr>
          <w:p w14:paraId="2D3042C1"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324416</w:t>
            </w:r>
          </w:p>
        </w:tc>
        <w:tc>
          <w:tcPr>
            <w:tcW w:w="1950" w:type="dxa"/>
          </w:tcPr>
          <w:p w14:paraId="2F7DAA00"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501544</w:t>
            </w:r>
          </w:p>
        </w:tc>
        <w:tc>
          <w:tcPr>
            <w:tcW w:w="1950" w:type="dxa"/>
          </w:tcPr>
          <w:p w14:paraId="02EF8B36"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33581</w:t>
            </w:r>
          </w:p>
        </w:tc>
        <w:tc>
          <w:tcPr>
            <w:tcW w:w="1950" w:type="dxa"/>
          </w:tcPr>
          <w:p w14:paraId="3ABC357D"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-2703227</w:t>
            </w:r>
          </w:p>
        </w:tc>
      </w:tr>
      <w:tr w:rsidR="00697371" w14:paraId="5B0B23CC"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800" w:type="dxa"/>
          </w:tcPr>
          <w:p w14:paraId="40A2C8CA" w14:textId="77777777" w:rsidR="00697371" w:rsidRDefault="00220104" w:rsidP="00BB7A53">
            <w:pPr>
              <w:pStyle w:val="TDC7"/>
              <w:jc w:val="center"/>
            </w:pPr>
            <w:r>
              <w:t>5</w:t>
            </w:r>
          </w:p>
        </w:tc>
        <w:tc>
          <w:tcPr>
            <w:tcW w:w="1950" w:type="dxa"/>
          </w:tcPr>
          <w:p w14:paraId="3FFDBE9B"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432555</w:t>
            </w:r>
          </w:p>
        </w:tc>
        <w:tc>
          <w:tcPr>
            <w:tcW w:w="1950" w:type="dxa"/>
          </w:tcPr>
          <w:p w14:paraId="04861641"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508303</w:t>
            </w:r>
          </w:p>
        </w:tc>
        <w:tc>
          <w:tcPr>
            <w:tcW w:w="1950" w:type="dxa"/>
          </w:tcPr>
          <w:p w14:paraId="27107C34"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28774</w:t>
            </w:r>
          </w:p>
        </w:tc>
        <w:tc>
          <w:tcPr>
            <w:tcW w:w="1950" w:type="dxa"/>
          </w:tcPr>
          <w:p w14:paraId="3E79A065"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-3050459</w:t>
            </w:r>
          </w:p>
        </w:tc>
      </w:tr>
      <w:tr w:rsidR="00697371" w14:paraId="6C9C2082"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800" w:type="dxa"/>
          </w:tcPr>
          <w:p w14:paraId="55693288" w14:textId="77777777" w:rsidR="00697371" w:rsidRDefault="00220104" w:rsidP="00BB7A53">
            <w:pPr>
              <w:pStyle w:val="TDC7"/>
              <w:jc w:val="center"/>
            </w:pPr>
            <w:r>
              <w:t>6</w:t>
            </w:r>
          </w:p>
        </w:tc>
        <w:tc>
          <w:tcPr>
            <w:tcW w:w="1950" w:type="dxa"/>
          </w:tcPr>
          <w:p w14:paraId="3FC47B0D"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540694</w:t>
            </w:r>
          </w:p>
        </w:tc>
        <w:tc>
          <w:tcPr>
            <w:tcW w:w="1950" w:type="dxa"/>
          </w:tcPr>
          <w:p w14:paraId="6FB16DEC"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515061</w:t>
            </w:r>
          </w:p>
        </w:tc>
        <w:tc>
          <w:tcPr>
            <w:tcW w:w="1950" w:type="dxa"/>
          </w:tcPr>
          <w:p w14:paraId="04D2EC87"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23968</w:t>
            </w:r>
          </w:p>
        </w:tc>
        <w:tc>
          <w:tcPr>
            <w:tcW w:w="1950" w:type="dxa"/>
          </w:tcPr>
          <w:p w14:paraId="2AC898D6"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-3397692</w:t>
            </w:r>
          </w:p>
        </w:tc>
      </w:tr>
      <w:tr w:rsidR="00697371" w14:paraId="2CB2A2D6"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800" w:type="dxa"/>
          </w:tcPr>
          <w:p w14:paraId="3C98021B" w14:textId="77777777" w:rsidR="00697371" w:rsidRDefault="00220104" w:rsidP="00BB7A53">
            <w:pPr>
              <w:pStyle w:val="TDC7"/>
              <w:jc w:val="center"/>
            </w:pPr>
            <w:r>
              <w:t>7</w:t>
            </w:r>
          </w:p>
        </w:tc>
        <w:tc>
          <w:tcPr>
            <w:tcW w:w="1950" w:type="dxa"/>
          </w:tcPr>
          <w:p w14:paraId="2E95886C"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648833</w:t>
            </w:r>
          </w:p>
        </w:tc>
        <w:tc>
          <w:tcPr>
            <w:tcW w:w="1950" w:type="dxa"/>
          </w:tcPr>
          <w:p w14:paraId="399F5D11"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521820</w:t>
            </w:r>
          </w:p>
        </w:tc>
        <w:tc>
          <w:tcPr>
            <w:tcW w:w="1950" w:type="dxa"/>
          </w:tcPr>
          <w:p w14:paraId="31C23A1B"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19162</w:t>
            </w:r>
          </w:p>
        </w:tc>
        <w:tc>
          <w:tcPr>
            <w:tcW w:w="1950" w:type="dxa"/>
          </w:tcPr>
          <w:p w14:paraId="033BEAFD"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-3744924</w:t>
            </w:r>
          </w:p>
        </w:tc>
      </w:tr>
      <w:tr w:rsidR="00697371" w14:paraId="5C174031"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800" w:type="dxa"/>
          </w:tcPr>
          <w:p w14:paraId="5C1DA4B0" w14:textId="77777777" w:rsidR="00697371" w:rsidRDefault="00220104" w:rsidP="00BB7A53">
            <w:pPr>
              <w:pStyle w:val="TDC7"/>
              <w:jc w:val="center"/>
            </w:pPr>
            <w:r>
              <w:t>8</w:t>
            </w:r>
          </w:p>
        </w:tc>
        <w:tc>
          <w:tcPr>
            <w:tcW w:w="1950" w:type="dxa"/>
          </w:tcPr>
          <w:p w14:paraId="7843E693"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756971</w:t>
            </w:r>
          </w:p>
        </w:tc>
        <w:tc>
          <w:tcPr>
            <w:tcW w:w="1950" w:type="dxa"/>
          </w:tcPr>
          <w:p w14:paraId="5FF19228"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528579</w:t>
            </w:r>
          </w:p>
        </w:tc>
        <w:tc>
          <w:tcPr>
            <w:tcW w:w="1950" w:type="dxa"/>
          </w:tcPr>
          <w:p w14:paraId="5180F301"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14356</w:t>
            </w:r>
          </w:p>
        </w:tc>
        <w:tc>
          <w:tcPr>
            <w:tcW w:w="1950" w:type="dxa"/>
          </w:tcPr>
          <w:p w14:paraId="5AF74B79"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-4092157</w:t>
            </w:r>
          </w:p>
        </w:tc>
      </w:tr>
      <w:tr w:rsidR="00697371" w14:paraId="02208DBA"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800" w:type="dxa"/>
          </w:tcPr>
          <w:p w14:paraId="03066C79" w14:textId="77777777" w:rsidR="00697371" w:rsidRDefault="00220104" w:rsidP="00BB7A53">
            <w:pPr>
              <w:pStyle w:val="TDC7"/>
              <w:jc w:val="center"/>
            </w:pPr>
            <w:r>
              <w:t>9</w:t>
            </w:r>
          </w:p>
        </w:tc>
        <w:tc>
          <w:tcPr>
            <w:tcW w:w="1950" w:type="dxa"/>
          </w:tcPr>
          <w:p w14:paraId="287C1B2D"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865110</w:t>
            </w:r>
          </w:p>
        </w:tc>
        <w:tc>
          <w:tcPr>
            <w:tcW w:w="1950" w:type="dxa"/>
          </w:tcPr>
          <w:p w14:paraId="3C2B5030"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535337</w:t>
            </w:r>
          </w:p>
        </w:tc>
        <w:tc>
          <w:tcPr>
            <w:tcW w:w="1950" w:type="dxa"/>
          </w:tcPr>
          <w:p w14:paraId="64B00CD0"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9550</w:t>
            </w:r>
          </w:p>
        </w:tc>
        <w:tc>
          <w:tcPr>
            <w:tcW w:w="1950" w:type="dxa"/>
          </w:tcPr>
          <w:p w14:paraId="50E87D6D"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-4439389</w:t>
            </w:r>
          </w:p>
        </w:tc>
      </w:tr>
      <w:tr w:rsidR="00697371" w14:paraId="02F9C359"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800" w:type="dxa"/>
          </w:tcPr>
          <w:p w14:paraId="35E9C4DB" w14:textId="77777777" w:rsidR="00697371" w:rsidRDefault="00220104" w:rsidP="00BB7A53">
            <w:pPr>
              <w:pStyle w:val="TDC7"/>
              <w:jc w:val="center"/>
            </w:pPr>
            <w:r>
              <w:t>10</w:t>
            </w:r>
          </w:p>
        </w:tc>
        <w:tc>
          <w:tcPr>
            <w:tcW w:w="1950" w:type="dxa"/>
          </w:tcPr>
          <w:p w14:paraId="6431C672"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973249</w:t>
            </w:r>
          </w:p>
        </w:tc>
        <w:tc>
          <w:tcPr>
            <w:tcW w:w="1950" w:type="dxa"/>
          </w:tcPr>
          <w:p w14:paraId="6496FFCB"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542096</w:t>
            </w:r>
          </w:p>
        </w:tc>
        <w:tc>
          <w:tcPr>
            <w:tcW w:w="1950" w:type="dxa"/>
          </w:tcPr>
          <w:p w14:paraId="0FDFFCAB"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4744</w:t>
            </w:r>
          </w:p>
        </w:tc>
        <w:tc>
          <w:tcPr>
            <w:tcW w:w="1950" w:type="dxa"/>
          </w:tcPr>
          <w:p w14:paraId="1EECF182"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-4786621</w:t>
            </w:r>
          </w:p>
        </w:tc>
      </w:tr>
    </w:tbl>
    <w:p w14:paraId="42C7ECDF" w14:textId="77777777" w:rsidR="000A4182" w:rsidRDefault="000A4182">
      <w:pPr>
        <w:pStyle w:val="TDC40"/>
        <w:spacing w:after="0"/>
      </w:pPr>
    </w:p>
    <w:p w14:paraId="0AD7020E" w14:textId="77777777" w:rsidR="00BA1805" w:rsidRPr="00E00010" w:rsidRDefault="00BA1805" w:rsidP="00BB7A53">
      <w:pPr>
        <w:pStyle w:val="TDC44"/>
      </w:pPr>
      <w:r w:rsidRPr="00E00010">
        <w:rPr>
          <w:noProof/>
        </w:rPr>
        <w:lastRenderedPageBreak/>
        <w:drawing>
          <wp:inline distT="0" distB="0" distL="0" distR="0" wp14:anchorId="3E4EBC4E" wp14:editId="0010EAF7">
            <wp:extent cx="5500000" cy="3221429"/>
            <wp:effectExtent l="0" t="0" r="0" b="0"/>
            <wp:docPr id="900" name="그림 256" descr="Sound1 AGC 볼륨별 목표 입출력 특성">
              <a:extLst xmlns:a="http://schemas.openxmlformats.org/drawingml/2006/main">
                <a:ext uri="{FF2B5EF4-FFF2-40B4-BE49-F238E27FC236}">
                  <a16:creationId xmlns:a16="http://schemas.microsoft.com/office/drawing/2014/main" id="{E8B69799-F488-0C76-6806-D41022ABA0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그림 256" descr="스크린샷, 어둠, 블랙, 밤이(가) 표시된 사진&#10;&#10;자동 생성된 설명">
                      <a:extLst>
                        <a:ext uri="{FF2B5EF4-FFF2-40B4-BE49-F238E27FC236}">
                          <a16:creationId xmlns:a16="http://schemas.microsoft.com/office/drawing/2014/main" id="{E8B69799-F488-0C76-6806-D41022ABA043}"/>
                        </a:ext>
                      </a:extLst>
                    </pic:cNvPr>
                    <pic:cNvPicPr>
                      <a:picLocks noChangeAspect="1"/>
                    </pic:cNvPicPr>
                  </pic:nvPicPr>
                  <pic:blipFill>
                    <a:blip r:embed="rId18"/>
                    <a:stretch>
                      <a:fillRect/>
                    </a:stretch>
                  </pic:blipFill>
                  <pic:spPr>
                    <a:xfrm>
                      <a:off x="0" y="0"/>
                      <a:ext cx="5500000" cy="3221429"/>
                    </a:xfrm>
                    <a:prstGeom prst="rect">
                      <a:avLst/>
                    </a:prstGeom>
                  </pic:spPr>
                </pic:pic>
              </a:graphicData>
            </a:graphic>
          </wp:inline>
        </w:drawing>
      </w:r>
    </w:p>
    <w:p w14:paraId="757691CC" w14:textId="2EC19FE8" w:rsidR="00697371" w:rsidRDefault="00220104" w:rsidP="00BB7A53">
      <w:pPr>
        <w:pStyle w:val="TDC45"/>
      </w:pPr>
      <w:r w:rsidRPr="00084C76">
        <w:t>&lt;그림 9. Sound1 AGC 볼륨별 목표 입출력 특성&gt;</w:t>
      </w:r>
    </w:p>
    <w:p w14:paraId="58EC904E" w14:textId="77777777" w:rsidR="00697371" w:rsidRPr="00E00010" w:rsidRDefault="00220104" w:rsidP="00BB7A53">
      <w:pPr>
        <w:pStyle w:val="TDC40"/>
      </w:pPr>
      <w:r w:rsidRPr="00084C76">
        <w:t>곡선은 위 정수 계수에 따른 목표 특성이다. 시간 변화와 로그/지수 라이브러리 양자화 전이며, 축은 음압 dB SPL이 아닌 내부 로그 단위다. 가운데 회색 곡선은 볼륨 2~9이다.</w:t>
      </w:r>
    </w:p>
    <w:p w14:paraId="0668EE56" w14:textId="77777777" w:rsidR="00697371" w:rsidRPr="00E00010" w:rsidRDefault="00220104" w:rsidP="00BB7A53">
      <w:pPr>
        <w:pStyle w:val="TDC40"/>
      </w:pPr>
      <w:r w:rsidRPr="00084C76">
        <w:t>이득이 커질 때는 천천히, 작아질 때는 빠르게 바꾸어 급격한 출력 변화를 줄인다. gprev가 목표 g 이하이면 (655×g+64880×gprev)&gt;&gt;16, 그보다 크면 (62259×g+3276×gprev)&gt;&gt;16을 사용한다. 두 계수의 합은 65535이며 고정소수점 계산에서 이 정수 계수를 그대로 사용한다.</w:t>
      </w:r>
    </w:p>
    <w:p w14:paraId="028BFF3C" w14:textId="77777777" w:rsidR="00697371" w:rsidRPr="00E00010" w:rsidRDefault="00220104" w:rsidP="00BB7A53">
      <w:pPr>
        <w:pStyle w:val="TDC40"/>
      </w:pPr>
      <w:r w:rsidRPr="00084C76">
        <w:t>시간 변화가 적용된 로그 이득에서 1972830(Q8.16, 10log10(1024))을 뺀 뒤 cfx_dB_to_pwr를 호출한다. Q1.47 결과를 24비트 우측 이동하고 4194304(Q12.12, 1024)와 곱한 뒤 23비트 우측 이동하여 Q12.12 선형 이득으로 복원한다. 각 16표본에는 (표본×이득)&gt;&gt;12를 적용하고 signed 24비트 범위로 포화한다.</w:t>
      </w:r>
    </w:p>
    <w:p w14:paraId="4FCB57CB" w14:textId="77777777" w:rsidR="00697371" w:rsidRPr="00E00010" w:rsidRDefault="00220104" w:rsidP="00BB7A53">
      <w:pPr>
        <w:pStyle w:val="TDC40"/>
      </w:pPr>
      <w:r w:rsidRPr="00084C76">
        <w:t>입력 크기 공유, 목표 로그 이득 계산, 시간 변화, 표본 적용을 각각의 처리 단계로 구성한다. 목표 로그 이득은 중간 계산값이고, 함수의 최종 반환값은 시간 변화가 반영된 선형 이득이다.</w:t>
      </w:r>
    </w:p>
    <w:p w14:paraId="46F3ED07" w14:textId="38286F09" w:rsidR="00697371" w:rsidRDefault="00220104" w:rsidP="00BB7A53">
      <w:pPr>
        <w:pStyle w:val="TDC4"/>
      </w:pPr>
      <w:bookmarkStart w:id="215" w:name="_Toc180573620"/>
      <w:r>
        <w:t>주파수 분석</w:t>
      </w:r>
      <w:bookmarkEnd w:id="215"/>
      <w:r>
        <w:t xml:space="preserve"> 원리</w:t>
      </w:r>
    </w:p>
    <w:p w14:paraId="16D8EDB4" w14:textId="77777777" w:rsidR="00BA1805" w:rsidRPr="006E13BD" w:rsidRDefault="00BA1805" w:rsidP="00BB7A53">
      <w:pPr>
        <w:pStyle w:val="TDC40"/>
      </w:pPr>
      <w:r w:rsidRPr="00084C76">
        <w:t>주파수 분석은 다음 단계로 진행된다.</w:t>
      </w:r>
    </w:p>
    <w:p w14:paraId="1B23C2CC" w14:textId="77777777" w:rsidR="00BA1805" w:rsidRDefault="00BA1805" w:rsidP="00BB7A53">
      <w:pPr>
        <w:pStyle w:val="TDC40"/>
        <w:numPr>
          <w:ilvl w:val="0"/>
          <w:numId w:val="29"/>
        </w:numPr>
      </w:pPr>
      <w:r w:rsidRPr="00084C76">
        <w:t>분석용 입력데이터 업데이트</w:t>
      </w:r>
    </w:p>
    <w:p w14:paraId="45F4CC9F" w14:textId="77777777" w:rsidR="00BA1805" w:rsidRDefault="00BA1805" w:rsidP="00BB7A53">
      <w:pPr>
        <w:pStyle w:val="TDC40"/>
        <w:numPr>
          <w:ilvl w:val="0"/>
          <w:numId w:val="29"/>
        </w:numPr>
      </w:pPr>
      <w:r>
        <w:lastRenderedPageBreak/>
        <w:t>FFT</w:t>
      </w:r>
      <w:r w:rsidRPr="00084C76">
        <w:t>를 사용하여 시간영역의 신호를 주파수 영역의 신호로 변환하고 크기를 구한다.</w:t>
      </w:r>
    </w:p>
    <w:p w14:paraId="5B5AD8A9" w14:textId="77777777" w:rsidR="00BA1805" w:rsidRDefault="00BA1805" w:rsidP="00BB7A53">
      <w:pPr>
        <w:pStyle w:val="TDC40"/>
        <w:numPr>
          <w:ilvl w:val="0"/>
          <w:numId w:val="29"/>
        </w:numPr>
      </w:pPr>
      <w:r w:rsidRPr="00084C76">
        <w:t>주파수 영역에서 분석 대역 별 대표 값 산출</w:t>
      </w:r>
    </w:p>
    <w:p w14:paraId="054C745E" w14:textId="77777777" w:rsidR="00697371" w:rsidRPr="00E00010" w:rsidRDefault="00220104" w:rsidP="00BB7A53">
      <w:pPr>
        <w:pStyle w:val="TDC40"/>
      </w:pPr>
      <w:r w:rsidRPr="00084C76">
        <w:t>대역 대표값은 4비트 우측 이동하여 매핑 입력의 크기 범위에 맞춘다. 주파수별 음향 응답이나 마이크 감도 보정은 이 정수 축소 연산과 구분한다.</w:t>
      </w:r>
    </w:p>
    <w:p w14:paraId="6118F497" w14:textId="77777777" w:rsidR="00BA1805" w:rsidRDefault="00BA1805" w:rsidP="00BB7A53">
      <w:pPr>
        <w:pStyle w:val="TDC40"/>
      </w:pPr>
      <w:r w:rsidRPr="00084C76">
        <w:t>A</w:t>
      </w:r>
      <w:r>
        <w:t xml:space="preserve">GC </w:t>
      </w:r>
      <w:r w:rsidRPr="00084C76">
        <w:t xml:space="preserve">출력 값을 </w:t>
      </w:r>
      <w:r>
        <w:t>FFT</w:t>
      </w:r>
      <w:r w:rsidRPr="00084C76">
        <w:t xml:space="preserve"> 라이브러리 실행용 버퍼에 업데이트한다.</w:t>
      </w:r>
    </w:p>
    <w:p w14:paraId="156C38C6" w14:textId="77777777" w:rsidR="00BA1805" w:rsidRPr="00D54D75" w:rsidRDefault="00BA1805" w:rsidP="00BB7A53">
      <w:pPr>
        <w:pStyle w:val="TDC40"/>
      </w:pPr>
      <w:r w:rsidRPr="00084C76">
        <w:t xml:space="preserve">연산량을 줄이기 위해서 해당 버퍼를 </w:t>
      </w:r>
      <w:r>
        <w:t>FIFO</w:t>
      </w:r>
      <w:r w:rsidRPr="00084C76">
        <w:t>로 설정하여 사용한다.</w:t>
      </w:r>
    </w:p>
    <w:p w14:paraId="42E80295" w14:textId="77777777" w:rsidR="00BA1805" w:rsidRDefault="00BA1805" w:rsidP="00BB7A53">
      <w:pPr>
        <w:pStyle w:val="TDC40"/>
      </w:pPr>
      <w:r w:rsidRPr="002605B4">
        <w:t>Win_DFT_R_Forward</w:t>
      </w:r>
      <w:r>
        <w:t xml:space="preserve"> </w:t>
      </w:r>
      <w:r w:rsidRPr="00084C76">
        <w:t>라이브러리를 사용하여 F</w:t>
      </w:r>
      <w:r>
        <w:t xml:space="preserve">FT </w:t>
      </w:r>
      <w:r w:rsidRPr="00084C76">
        <w:t>변환을 진행한다.</w:t>
      </w:r>
    </w:p>
    <w:p w14:paraId="59B7EBB7" w14:textId="77777777" w:rsidR="00BA1805" w:rsidRDefault="00BA1805" w:rsidP="00BB7A53">
      <w:pPr>
        <w:pStyle w:val="TDC40"/>
        <w:numPr>
          <w:ilvl w:val="0"/>
          <w:numId w:val="22"/>
        </w:numPr>
      </w:pPr>
      <w:r w:rsidRPr="00084C76">
        <w:t>F</w:t>
      </w:r>
      <w:r>
        <w:t xml:space="preserve">FT </w:t>
      </w:r>
      <w:r w:rsidRPr="00084C76">
        <w:t xml:space="preserve">변환 사이즈는 </w:t>
      </w:r>
      <w:r>
        <w:t>512</w:t>
      </w:r>
      <w:r w:rsidRPr="00084C76">
        <w:t>로 설정</w:t>
      </w:r>
    </w:p>
    <w:p w14:paraId="7FDAA04C" w14:textId="77777777" w:rsidR="00BA1805" w:rsidRDefault="00BA1805" w:rsidP="00BB7A53">
      <w:pPr>
        <w:pStyle w:val="TDC40"/>
        <w:numPr>
          <w:ilvl w:val="0"/>
          <w:numId w:val="22"/>
        </w:numPr>
      </w:pPr>
      <w:r>
        <w:t xml:space="preserve">Hanning window </w:t>
      </w:r>
      <w:r w:rsidRPr="00084C76">
        <w:t xml:space="preserve">계수를  </w:t>
      </w:r>
      <w:r w:rsidRPr="002605B4">
        <w:t>Win_DFT_R_Forward</w:t>
      </w:r>
      <w:r w:rsidRPr="00084C76">
        <w:t xml:space="preserve"> 계산용 버퍼 미리 저장</w:t>
      </w:r>
    </w:p>
    <w:p w14:paraId="3A4E2DA8" w14:textId="77777777" w:rsidR="00BA1805" w:rsidRDefault="00BA1805" w:rsidP="00BB7A53">
      <w:pPr>
        <w:pStyle w:val="TDC40"/>
      </w:pPr>
      <w:r w:rsidRPr="00677C7A">
        <w:t>vMag</w:t>
      </w:r>
      <w:r>
        <w:t xml:space="preserve"> </w:t>
      </w:r>
      <w:r w:rsidRPr="00084C76">
        <w:t xml:space="preserve">라이브러리를 사용하여 </w:t>
      </w:r>
      <w:r>
        <w:t xml:space="preserve">FFT </w:t>
      </w:r>
      <w:r w:rsidRPr="00084C76">
        <w:t>변환된</w:t>
      </w:r>
      <w:r>
        <w:t xml:space="preserve"> </w:t>
      </w:r>
      <w:r w:rsidRPr="00084C76">
        <w:t>주파수 값</w:t>
      </w:r>
      <w:r>
        <w:t>(</w:t>
      </w:r>
      <w:r w:rsidRPr="00084C76">
        <w:t>복소수)의 크기를 구한다.</w:t>
      </w:r>
    </w:p>
    <w:p w14:paraId="643A687C" w14:textId="77777777" w:rsidR="00BA1805" w:rsidRDefault="00BA1805" w:rsidP="00BB7A53">
      <w:pPr>
        <w:pStyle w:val="TDC40"/>
        <w:numPr>
          <w:ilvl w:val="0"/>
          <w:numId w:val="22"/>
        </w:numPr>
      </w:pPr>
      <w:r w:rsidRPr="00084C76">
        <w:t xml:space="preserve">변환된 </w:t>
      </w:r>
      <w:r>
        <w:t>FFT</w:t>
      </w:r>
      <w:r w:rsidRPr="00084C76">
        <w:t xml:space="preserve">의 출력 값은 좌우대칭이기 때문에 </w:t>
      </w:r>
      <w:r>
        <w:t xml:space="preserve">FFT </w:t>
      </w:r>
      <w:r w:rsidRPr="00084C76">
        <w:t xml:space="preserve">변환 사이즈의 </w:t>
      </w:r>
      <w:r>
        <w:t xml:space="preserve">1/2에 </w:t>
      </w:r>
      <w:r w:rsidRPr="00084C76">
        <w:t>대해서만 진행한다.</w:t>
      </w:r>
    </w:p>
    <w:p w14:paraId="0E2BD39B" w14:textId="77777777" w:rsidR="00697371" w:rsidRPr="00E00010" w:rsidRDefault="00220104" w:rsidP="00BB7A53">
      <w:pPr>
        <w:pStyle w:val="TDC40"/>
      </w:pPr>
      <w:r w:rsidRPr="00084C76">
        <w:t>CFX는 매 1ms의 AGC 출력 16표본을 역순으로 FIFO에 쓰며 최근 512표본을 분석한다. 16kHz 표본화에서 bin 간격은 31.25Hz이다. HEAR는 CMD 1에서 Win_DFT_R_Forward와 vMag를 이어 실행하고 완료 이벤트 1을 알린다. 체인을 서로 독립된 완료 이벤트로 처리하지 않는다.</w:t>
      </w:r>
    </w:p>
    <w:p w14:paraId="4261A38C" w14:textId="77777777" w:rsidR="00BA1805" w:rsidRDefault="00BA1805" w:rsidP="00BB7A53">
      <w:pPr>
        <w:pStyle w:val="TDC40"/>
      </w:pPr>
      <w:r w:rsidRPr="00084C76">
        <w:t>G</w:t>
      </w:r>
      <w:r>
        <w:t xml:space="preserve">reenwood </w:t>
      </w:r>
      <w:r w:rsidRPr="00084C76">
        <w:t>E</w:t>
      </w:r>
      <w:r>
        <w:t>quation</w:t>
      </w:r>
      <w:r w:rsidRPr="00084C76">
        <w:t xml:space="preserve">에 따라 주파수 </w:t>
      </w:r>
      <w:r w:rsidRPr="00E00010">
        <w:t>대역을 계산하여 미리 계수로 저장하고,</w:t>
      </w:r>
      <w:r>
        <w:t xml:space="preserve"> </w:t>
      </w:r>
      <w:r w:rsidRPr="00E00010">
        <w:t>매핑 데이터에 따라 해당하는 데이터를 읽어 초기화한다.</w:t>
      </w:r>
    </w:p>
    <w:p w14:paraId="4A714027" w14:textId="77777777" w:rsidR="00BA1805" w:rsidRDefault="00BA1805" w:rsidP="00BB7A53">
      <w:pPr>
        <w:pStyle w:val="TDC40"/>
        <w:numPr>
          <w:ilvl w:val="0"/>
          <w:numId w:val="22"/>
        </w:numPr>
      </w:pPr>
      <w:r w:rsidRPr="00E00010">
        <w:t>환자별 매핑 데이터에 설정된 사용 가능한 주파수 개수에 맞는 주파수 대역 데이터를 읽어 초기화 한다.</w:t>
      </w:r>
    </w:p>
    <w:p w14:paraId="75B6E378" w14:textId="77777777" w:rsidR="00BA1805" w:rsidRDefault="00BA1805" w:rsidP="00BB7A53">
      <w:pPr>
        <w:pStyle w:val="TDC40"/>
      </w:pPr>
      <w:r w:rsidRPr="00E00010">
        <w:t>분류된 대역별 최대값을 구하고 해당 대역의 대표 값으로 선택한다.</w:t>
      </w:r>
    </w:p>
    <w:p w14:paraId="416B7ABF" w14:textId="342525E8" w:rsidR="00697371" w:rsidRPr="00E00010" w:rsidRDefault="00220104" w:rsidP="00BB7A53">
      <w:pPr>
        <w:pStyle w:val="TDC40"/>
      </w:pPr>
      <w:bookmarkStart w:id="216" w:name="_Toc180573621"/>
      <w:r w:rsidRPr="00E00010">
        <w:t>bin 대역 번호 -1은 제외, 0~31은 유효 대역이다. 맵의 분석 대역 수와 준비된 대역 수가 같을 때 256개 인덱스를 복사한다. 사용하지 않는 대역의 크기는 0으로 유지한다. HEAR의 크기 연산과 CFX의 대역 최대값 선택은 별도 유닛으로 확인한다.</w:t>
      </w:r>
    </w:p>
    <w:p w14:paraId="5350C501" w14:textId="77777777" w:rsidR="00697371" w:rsidRDefault="00220104" w:rsidP="00BB7A53">
      <w:pPr>
        <w:pStyle w:val="TDC4"/>
      </w:pPr>
      <w:r>
        <w:lastRenderedPageBreak/>
        <w:t>비선형 매핑</w:t>
      </w:r>
      <w:bookmarkEnd w:id="216"/>
      <w:r>
        <w:t xml:space="preserve"> 원리</w:t>
      </w:r>
    </w:p>
    <w:p w14:paraId="5CA2AC7A" w14:textId="77777777" w:rsidR="00BA1805" w:rsidRDefault="00BA1805" w:rsidP="00BB7A53">
      <w:pPr>
        <w:pStyle w:val="TDC40"/>
      </w:pPr>
      <w:r w:rsidRPr="00E00010">
        <w:t>주파수 영역별 오디오 신호의 대표 값을 전기 자극 크기로 변환하는 과정이며 아래의 수식에 의해서 계산된다.</w:t>
      </w:r>
    </w:p>
    <w:p w14:paraId="67BF9A7C" w14:textId="77777777" w:rsidR="00BA1805" w:rsidRPr="00C91116" w:rsidRDefault="00BA1805" w:rsidP="00BB7A53">
      <w:pPr>
        <w:pStyle w:val="TDC46"/>
        <w:spacing w:before="0" w:after="0"/>
      </w:pPr>
      <m:oMathPara>
        <m:oMath>
          <m:r>
            <m:t>y=A</m:t>
          </m:r>
          <m:sSup>
            <m:sSupPr>
              <m:ctrlPr>
                <w:rPr>
                  <w:i/>
                </w:rPr>
              </m:ctrlPr>
            </m:sSupPr>
            <m:e>
              <m:r>
                <m:t>x</m:t>
              </m:r>
            </m:e>
            <m:sup>
              <m:r>
                <m:t>p</m:t>
              </m:r>
            </m:sup>
          </m:sSup>
          <m:r>
            <m:t>+B</m:t>
          </m:r>
        </m:oMath>
      </m:oMathPara>
    </w:p>
    <w:p w14:paraId="593DB42A" w14:textId="77777777" w:rsidR="00697371" w:rsidRPr="00E00010" w:rsidRDefault="00220104" w:rsidP="00BB7A53">
      <w:pPr>
        <w:pStyle w:val="TDC40"/>
      </w:pPr>
      <w:r w:rsidRPr="00E00010">
        <w:t>x는 대역 대표 크기, y는 자극의 디지털 크기이다. p는 0.15이며 Q1.23 저장값은 1258291이다. CM3가 실제 T/C 전류를 DAC 디지털 크기로 변환하여 전달하면 CFX가 해당 T/C와 맵의 xmin/xmax로 A/B 계수를 계산한다.</w:t>
      </w:r>
    </w:p>
    <w:p w14:paraId="2F358E6B" w14:textId="77777777" w:rsidR="00697371" w:rsidRPr="00E00010" w:rsidRDefault="00220104" w:rsidP="00BB7A53">
      <w:pPr>
        <w:pStyle w:val="TDC46"/>
        <w:spacing w:before="0" w:after="0"/>
      </w:pPr>
      <m:oMathPara>
        <m:oMath>
          <m:r>
            <m:t>A = (Cnew - T) / (xmaxᵖ - xminᵖ),   B = Cnew - A × xmaxᵖ</m:t>
          </m:r>
        </m:oMath>
      </m:oMathPara>
    </w:p>
    <w:p w14:paraId="34A56C93" w14:textId="77777777" w:rsidR="00697371" w:rsidRPr="00E00010" w:rsidRDefault="00220104" w:rsidP="00BB7A53">
      <w:pPr>
        <w:pStyle w:val="TDC40"/>
      </w:pPr>
      <w:r w:rsidRPr="00E00010">
        <w:t>A/B는 Q16.8, x의 p승은 Q8.16으로 계산한다. xmin/xmax에는 선택한 맵의 입력 범위를 적용한다. 오디오 볼륨을 반영하는 매핑 계수는 별도의 볼륨 표로 계산하고, AGC의 이득 계수와 구분하여 관리한다.</w:t>
      </w:r>
    </w:p>
    <w:p w14:paraId="494304BD" w14:textId="77777777" w:rsidR="00697371" w:rsidRPr="00E00010" w:rsidRDefault="00220104" w:rsidP="00BB7A53">
      <w:pPr>
        <w:pStyle w:val="TDC40"/>
      </w:pPr>
      <w:r w:rsidRPr="00E00010">
        <w:t>자극 볼륨 1/2/3/4는 T를 유지하면서 Cnew=T+((C-T)×r&gt;&gt;22)로 상한을 조절한다. r은 2936012, 3355443, 3774873, 4194304이다. 예를 들어 T=50, C=150이면 정수 절삭 후 Cnew는 119/129/139/150이다.</w:t>
      </w:r>
    </w:p>
    <w:p w14:paraId="2B19AF7D" w14:textId="77777777" w:rsidR="00697371" w:rsidRPr="00E00010" w:rsidRDefault="00220104" w:rsidP="00BB7A53">
      <w:pPr>
        <w:pStyle w:val="TDC40"/>
      </w:pPr>
      <w:r w:rsidRPr="00E00010">
        <w:t>묵음 모드 1은 T+오프셋보다 작은 계산값을 0으로 만든다. 모드 2는 T 미만을 T로 제한한다. 두 모드 모두 Cnew를 상한으로 사용한다. 묵음 제어에는 정의된 모드 1/2를 사용하며, 공유 관찰값은 자극 알림 덮어쓰기 전 값으로 저장한다.</w:t>
      </w:r>
    </w:p>
    <w:p w14:paraId="136E064F" w14:textId="77777777" w:rsidR="00697371" w:rsidRPr="00E00010" w:rsidRDefault="00220104" w:rsidP="00BB7A53">
      <w:pPr>
        <w:pStyle w:val="TDC4"/>
      </w:pPr>
      <w:r>
        <w:t>CIS와 NofM의 자극 순서</w:t>
      </w:r>
    </w:p>
    <w:p w14:paraId="7EF4CB81" w14:textId="77777777" w:rsidR="00697371" w:rsidRPr="00E00010" w:rsidRDefault="00220104" w:rsidP="00BB7A53">
      <w:pPr>
        <w:pStyle w:val="TDC40"/>
      </w:pPr>
      <w:r w:rsidRPr="00E00010">
        <w:t>신호처리 모듈에서 전략과 대역을 선택하고 기본 순서를 정한다. 내부 자극 장치 실행 모듈은 이 결과로 패킷 헤더와 PCM 데이터를 구성하여 출력한다.</w:t>
      </w:r>
    </w:p>
    <w:p w14:paraId="103006A8" w14:textId="77777777" w:rsidR="00697371" w:rsidRPr="00E00010" w:rsidRDefault="00220104" w:rsidP="00BB7A53">
      <w:pPr>
        <w:pStyle w:val="TDC40"/>
      </w:pPr>
      <w:r w:rsidRPr="00E00010">
        <w:t>CIS는 사용 전극을 순서대로 출력한다. NofM은 32대역 중 크기가 큰 16개를 선택한다. 점수는 (크기&lt;&lt;5)|(31-인덱스)이며 같은 크기에서는 낮은 인덱스를 우선한다. 선택된 인덱스를 정렬한 후 낮은 절반과 높은 절반을 교차 배치한다.</w:t>
      </w:r>
    </w:p>
    <w:p w14:paraId="1D7C1900" w14:textId="77777777" w:rsidR="00697371" w:rsidRPr="00E00010" w:rsidRDefault="00220104" w:rsidP="00BB7A53">
      <w:pPr>
        <w:pStyle w:val="TDC42"/>
      </w:pPr>
      <w:r w:rsidRPr="00BB7A53">
        <w:t xml:space="preserve">표 </w:t>
      </w:r>
      <w:r w:rsidRPr="00BB7A53">
        <w:fldChar w:fldCharType="begin"/>
      </w:r>
      <w:r w:rsidRPr="00BB7A53">
        <w:instrText>SEQ 표 \* ARABIC</w:instrText>
      </w:r>
      <w:r w:rsidRPr="00BB7A53">
        <w:fldChar w:fldCharType="separate"/>
      </w:r>
      <w:r w:rsidR="001A0C22">
        <w:rPr>
          <w:noProof/>
        </w:rPr>
        <w:t>36</w:t>
      </w:r>
      <w:r w:rsidRPr="00BB7A53">
        <w:fldChar w:fldCharType="end"/>
      </w:r>
      <w:r w:rsidRPr="00BB7A53">
        <w:t>. NofM 16대역 순서 예</w:t>
      </w:r>
    </w:p>
    <w:tbl>
      <w:tblPr>
        <w:tblStyle w:val="TDC41"/>
        <w:tblW w:w="8816" w:type="dxa"/>
        <w:tblLook w:val="04A0" w:firstRow="1" w:lastRow="0" w:firstColumn="1" w:lastColumn="0" w:noHBand="0" w:noVBand="1"/>
      </w:tblPr>
      <w:tblGrid>
        <w:gridCol w:w="2253"/>
        <w:gridCol w:w="6563"/>
      </w:tblGrid>
      <w:tr w:rsidR="00697371" w14:paraId="2FD0F087"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253" w:type="dxa"/>
          </w:tcPr>
          <w:p w14:paraId="3CD7D0CB" w14:textId="77777777" w:rsidR="00697371" w:rsidRDefault="00220104" w:rsidP="00BB7A53">
            <w:pPr>
              <w:pStyle w:val="TDC0"/>
            </w:pPr>
            <w:r w:rsidRPr="00BB7A53">
              <w:rPr>
                <w:b/>
              </w:rPr>
              <w:t>조건</w:t>
            </w:r>
          </w:p>
        </w:tc>
        <w:tc>
          <w:tcPr>
            <w:tcW w:w="6563" w:type="dxa"/>
          </w:tcPr>
          <w:p w14:paraId="3E71D3A3" w14:textId="77777777" w:rsidR="00697371" w:rsidRDefault="00220104" w:rsidP="00BB7A53">
            <w:pPr>
              <w:pStyle w:val="TDC0"/>
              <w:cnfStyle w:val="100000000000" w:firstRow="1" w:lastRow="0" w:firstColumn="0" w:lastColumn="0" w:oddVBand="0" w:evenVBand="0" w:oddHBand="0" w:evenHBand="0" w:firstRowFirstColumn="0" w:firstRowLastColumn="0" w:lastRowFirstColumn="0" w:lastRowLastColumn="0"/>
            </w:pPr>
            <w:r w:rsidRPr="00BB7A53">
              <w:rPr>
                <w:b/>
              </w:rPr>
              <w:t>인덱스 순서</w:t>
            </w:r>
          </w:p>
        </w:tc>
      </w:tr>
      <w:tr w:rsidR="00697371" w14:paraId="499D28B7"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2253" w:type="dxa"/>
          </w:tcPr>
          <w:p w14:paraId="7DA83C7D" w14:textId="77777777" w:rsidR="00697371" w:rsidRDefault="00220104" w:rsidP="00BB7A53">
            <w:pPr>
              <w:pStyle w:val="TDC7"/>
              <w:jc w:val="center"/>
            </w:pPr>
            <w:r>
              <w:t>선택 결과</w:t>
            </w:r>
          </w:p>
        </w:tc>
        <w:tc>
          <w:tcPr>
            <w:tcW w:w="6563" w:type="dxa"/>
          </w:tcPr>
          <w:p w14:paraId="3A257242"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0, 1, 2, 3, 4, 5, 6, 7, 8, 9, 10, 11, 12, 13, 14, 15</w:t>
            </w:r>
          </w:p>
        </w:tc>
      </w:tr>
      <w:tr w:rsidR="00697371" w14:paraId="52310D1D"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2253" w:type="dxa"/>
          </w:tcPr>
          <w:p w14:paraId="2D2FCD0C" w14:textId="77777777" w:rsidR="00697371" w:rsidRDefault="00220104" w:rsidP="00BB7A53">
            <w:pPr>
              <w:pStyle w:val="TDC7"/>
              <w:jc w:val="center"/>
            </w:pPr>
            <w:r>
              <w:lastRenderedPageBreak/>
              <w:t>기본 교차 순서</w:t>
            </w:r>
          </w:p>
        </w:tc>
        <w:tc>
          <w:tcPr>
            <w:tcW w:w="6563" w:type="dxa"/>
          </w:tcPr>
          <w:p w14:paraId="1DDA13A9"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0, 8, 1, 9, 2, 10, 3, 11, 4, 12, 5, 13, 6, 14, 7, 15</w:t>
            </w:r>
          </w:p>
        </w:tc>
      </w:tr>
      <w:tr w:rsidR="00697371" w14:paraId="0D13BD83"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2253" w:type="dxa"/>
          </w:tcPr>
          <w:p w14:paraId="3ED0FFC1" w14:textId="77777777" w:rsidR="00697371" w:rsidRDefault="00220104" w:rsidP="00BB7A53">
            <w:pPr>
              <w:pStyle w:val="TDC7"/>
              <w:jc w:val="center"/>
            </w:pPr>
            <w:r>
              <w:t>직전 마지막이 0</w:t>
            </w:r>
          </w:p>
        </w:tc>
        <w:tc>
          <w:tcPr>
            <w:tcW w:w="6563" w:type="dxa"/>
          </w:tcPr>
          <w:p w14:paraId="72F0705E"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15, 0, 8, 1, 9, 2, 10, 3, 11, 4, 12, 5, 13, 6, 14, 7</w:t>
            </w:r>
          </w:p>
        </w:tc>
      </w:tr>
    </w:tbl>
    <w:p w14:paraId="495A0BB4" w14:textId="77777777" w:rsidR="000A4182" w:rsidRDefault="000A4182">
      <w:pPr>
        <w:pStyle w:val="TDC40"/>
        <w:spacing w:after="0"/>
      </w:pPr>
    </w:p>
    <w:p w14:paraId="1E7FCC50" w14:textId="77777777" w:rsidR="00697371" w:rsidRPr="00E00010" w:rsidRDefault="00220104" w:rsidP="00BB7A53">
      <w:pPr>
        <w:pStyle w:val="TDC40"/>
      </w:pPr>
      <w:r w:rsidRPr="00E00010">
        <w:t>현재 순서의 처음과 끝 중 직전 마지막 전극에서 더 먼 쪽을 비교한다. 끝이 더 멀면 마지막 한 개를 먼저 보내고 나머지 순서는 유지한다. 전체 배열을 역순으로 바꾸는 처리가 아니다. 채널당 3프레임, 1ms당 8개 자극으로 16개를 두 구간에 나누고 나머지 프레임은 NOP로 채운다. 이 표의 0~31은 내부 배열 인덱스이다.</w:t>
      </w:r>
    </w:p>
    <w:p w14:paraId="27CDDD53" w14:textId="77777777" w:rsidR="000C626C" w:rsidRDefault="000C626C">
      <w:pPr>
        <w:pStyle w:val="TDC40"/>
      </w:pPr>
    </w:p>
    <w:p w14:paraId="1FB07ED7" w14:textId="58F0F053" w:rsidR="00697371" w:rsidRDefault="00220104" w:rsidP="00BB7A53">
      <w:pPr>
        <w:pStyle w:val="TDC4"/>
      </w:pPr>
      <w:r>
        <w:t>SU-ID-CFX-016, 단일 및 두 입력 혼합</w:t>
      </w:r>
    </w:p>
    <w:p w14:paraId="50FEAEBC" w14:textId="77777777" w:rsidR="00084C76" w:rsidRDefault="00084C76" w:rsidP="00BB7A53">
      <w:pPr>
        <w:pStyle w:val="TDC40"/>
        <w:keepNext/>
      </w:pPr>
      <w:r>
        <w:t>입력 크기를 신호처리 내부 범위로 줄이고 선택된 소리를 하나의 버퍼로 만든다.</w:t>
      </w:r>
    </w:p>
    <w:p w14:paraId="558237B7" w14:textId="77777777" w:rsidR="00084C76" w:rsidRDefault="00084C76">
      <w:pPr>
        <w:pStyle w:val="TDC42"/>
      </w:pPr>
      <w:r>
        <w:t xml:space="preserve">표 </w:t>
      </w:r>
      <w:r>
        <w:fldChar w:fldCharType="begin"/>
      </w:r>
      <w:r>
        <w:instrText>SEQ 표 \* ARABIC</w:instrText>
      </w:r>
      <w:r>
        <w:fldChar w:fldCharType="separate"/>
      </w:r>
      <w:r w:rsidR="001A0C22">
        <w:rPr>
          <w:noProof/>
        </w:rPr>
        <w:t>37</w:t>
      </w:r>
      <w:r>
        <w:fldChar w:fldCharType="end"/>
      </w:r>
      <w:r>
        <w:t>. 단일 및 두 입력 혼합 / 유닛 설계 내용</w:t>
      </w:r>
    </w:p>
    <w:tbl>
      <w:tblPr>
        <w:tblStyle w:val="TDC41"/>
        <w:tblW w:w="8816" w:type="dxa"/>
        <w:tblLayout w:type="fixed"/>
        <w:tblLook w:val="04A0" w:firstRow="1" w:lastRow="0" w:firstColumn="1" w:lastColumn="0" w:noHBand="0" w:noVBand="1"/>
      </w:tblPr>
      <w:tblGrid>
        <w:gridCol w:w="1304"/>
        <w:gridCol w:w="7512"/>
      </w:tblGrid>
      <w:tr w:rsidR="00084C76" w14:paraId="32F64479"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7FA04403" w14:textId="77777777" w:rsidR="00084C76" w:rsidRDefault="00084C76">
            <w:pPr>
              <w:pStyle w:val="TDC0"/>
            </w:pPr>
            <w:r>
              <w:t>항목</w:t>
            </w:r>
          </w:p>
        </w:tc>
        <w:tc>
          <w:tcPr>
            <w:tcW w:w="7512" w:type="dxa"/>
          </w:tcPr>
          <w:p w14:paraId="425E33CE"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설계 내용</w:t>
            </w:r>
          </w:p>
        </w:tc>
      </w:tr>
      <w:tr w:rsidR="00084C76" w14:paraId="2166AEF5"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2CAD993F" w14:textId="77777777" w:rsidR="00084C76" w:rsidRDefault="00084C76">
            <w:pPr>
              <w:pStyle w:val="TDCe"/>
            </w:pPr>
            <w:r>
              <w:t>입력</w:t>
            </w:r>
          </w:p>
        </w:tc>
        <w:tc>
          <w:tcPr>
            <w:tcW w:w="7512" w:type="dxa"/>
          </w:tcPr>
          <w:p w14:paraId="1ADCBDB6"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각 16표본의 signed 24비트 입력 버퍼</w:t>
            </w:r>
          </w:p>
        </w:tc>
      </w:tr>
      <w:tr w:rsidR="00084C76" w14:paraId="6FACDA2C"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7B52BD8C" w14:textId="77777777" w:rsidR="00084C76" w:rsidRDefault="00084C76">
            <w:pPr>
              <w:pStyle w:val="TDCe"/>
            </w:pPr>
            <w:r>
              <w:t>출력</w:t>
            </w:r>
          </w:p>
        </w:tc>
        <w:tc>
          <w:tcPr>
            <w:tcW w:w="7512" w:type="dxa"/>
          </w:tcPr>
          <w:p w14:paraId="303EAE2E"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AGC 입력용 16표본 혼합 버퍼</w:t>
            </w:r>
          </w:p>
        </w:tc>
      </w:tr>
      <w:tr w:rsidR="00084C76" w14:paraId="46EAA2B9"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553AC46B" w14:textId="77777777" w:rsidR="00084C76" w:rsidRDefault="00084C76">
            <w:pPr>
              <w:pStyle w:val="TDCe"/>
            </w:pPr>
            <w:r>
              <w:t>처리</w:t>
            </w:r>
          </w:p>
        </w:tc>
        <w:tc>
          <w:tcPr>
            <w:tcW w:w="7512" w:type="dxa"/>
          </w:tcPr>
          <w:p w14:paraId="4A8E0F38"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단일 입력은 각 표본을 산술 우측 이동 5비트로 축소한다. 두 입력의 단순 혼합은 각각 축소한 값을 합하며 2로 나누지 않는다. 동일 음원의 지연 합산을 평균하는 빔포밍 함수와 구분한다.</w:t>
            </w:r>
          </w:p>
        </w:tc>
      </w:tr>
    </w:tbl>
    <w:p w14:paraId="327162B5" w14:textId="77777777" w:rsidR="00084C76" w:rsidRDefault="00084C76" w:rsidP="00BB7A53">
      <w:pPr>
        <w:pStyle w:val="TDC40"/>
        <w:spacing w:after="0"/>
      </w:pPr>
    </w:p>
    <w:p w14:paraId="42E488E1" w14:textId="77777777" w:rsidR="00084C76" w:rsidRDefault="00084C76">
      <w:pPr>
        <w:pStyle w:val="TDC42"/>
      </w:pPr>
      <w:r>
        <w:t xml:space="preserve">표 </w:t>
      </w:r>
      <w:r>
        <w:fldChar w:fldCharType="begin"/>
      </w:r>
      <w:r>
        <w:instrText>SEQ 표 \* ARABIC</w:instrText>
      </w:r>
      <w:r>
        <w:fldChar w:fldCharType="separate"/>
      </w:r>
      <w:r w:rsidR="001A0C22">
        <w:rPr>
          <w:noProof/>
        </w:rPr>
        <w:t>38</w:t>
      </w:r>
      <w:r>
        <w:fldChar w:fldCharType="end"/>
      </w:r>
      <w:r>
        <w:t>. 단일 및 두 입력 혼합 / 구현 조건</w:t>
      </w:r>
    </w:p>
    <w:tbl>
      <w:tblPr>
        <w:tblStyle w:val="TDC41"/>
        <w:tblW w:w="8816" w:type="dxa"/>
        <w:tblLayout w:type="fixed"/>
        <w:tblLook w:val="04A0" w:firstRow="1" w:lastRow="0" w:firstColumn="1" w:lastColumn="0" w:noHBand="0" w:noVBand="1"/>
      </w:tblPr>
      <w:tblGrid>
        <w:gridCol w:w="1304"/>
        <w:gridCol w:w="7512"/>
      </w:tblGrid>
      <w:tr w:rsidR="00084C76" w14:paraId="269A1093"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5463F262" w14:textId="77777777" w:rsidR="00084C76" w:rsidRDefault="00084C76">
            <w:pPr>
              <w:pStyle w:val="TDC0"/>
            </w:pPr>
            <w:r>
              <w:t>구분</w:t>
            </w:r>
          </w:p>
        </w:tc>
        <w:tc>
          <w:tcPr>
            <w:tcW w:w="7512" w:type="dxa"/>
          </w:tcPr>
          <w:p w14:paraId="195680DB"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구현 조건</w:t>
            </w:r>
          </w:p>
        </w:tc>
      </w:tr>
      <w:tr w:rsidR="00084C76" w14:paraId="79719C13"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7F7AA806" w14:textId="77777777" w:rsidR="00084C76" w:rsidRDefault="00084C76">
            <w:pPr>
              <w:pStyle w:val="TDCe"/>
            </w:pPr>
            <w:r>
              <w:t>관련 함수</w:t>
            </w:r>
          </w:p>
        </w:tc>
        <w:tc>
          <w:tcPr>
            <w:tcW w:w="7512" w:type="dxa"/>
          </w:tcPr>
          <w:p w14:paraId="1F8CD91B" w14:textId="77777777" w:rsidR="00084C76" w:rsidRPr="00BB7A53" w:rsidRDefault="00084C76">
            <w:pPr>
              <w:pStyle w:val="TDCf"/>
              <w:cnfStyle w:val="000000000000" w:firstRow="0" w:lastRow="0" w:firstColumn="0" w:lastColumn="0" w:oddVBand="0" w:evenVBand="0" w:oddHBand="0" w:evenHBand="0" w:firstRowFirstColumn="0" w:firstRowLastColumn="0" w:lastRowFirstColumn="0" w:lastRowLastColumn="0"/>
              <w:rPr>
                <w:lang w:val="en-US"/>
              </w:rPr>
            </w:pPr>
            <w:r w:rsidRPr="00BB7A53">
              <w:rPr>
                <w:lang w:val="en-US"/>
              </w:rPr>
              <w:t>tdc_audio_mix_1_buffer, tdc_audio_mix_2_buffers</w:t>
            </w:r>
          </w:p>
        </w:tc>
      </w:tr>
      <w:tr w:rsidR="00084C76" w14:paraId="6C6F7DDA"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167D78BF" w14:textId="77777777" w:rsidR="00084C76" w:rsidRDefault="00084C76">
            <w:pPr>
              <w:pStyle w:val="TDCe"/>
            </w:pPr>
            <w:r>
              <w:t>필수 데이터/상수</w:t>
            </w:r>
          </w:p>
        </w:tc>
        <w:tc>
          <w:tcPr>
            <w:tcW w:w="7512" w:type="dxa"/>
          </w:tcPr>
          <w:p w14:paraId="668DE3F8"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AUDIO_INPUT_RSHIFT = 5. 각 signed 입력을 오른쪽으로 5비트 이동한 뒤 혼합한다.</w:t>
            </w:r>
          </w:p>
        </w:tc>
      </w:tr>
    </w:tbl>
    <w:p w14:paraId="0C3C0F75" w14:textId="77777777" w:rsidR="00084C76" w:rsidRDefault="00084C76" w:rsidP="00BB7A53">
      <w:pPr>
        <w:pStyle w:val="TDC40"/>
        <w:spacing w:after="0"/>
      </w:pPr>
    </w:p>
    <w:p w14:paraId="7729A755" w14:textId="77777777" w:rsidR="00084C76" w:rsidRDefault="00084C76">
      <w:pPr>
        <w:pStyle w:val="TDC43"/>
      </w:pPr>
      <w:r>
        <w:t>입출력 예 : 16개 표본이 모두 320인 단일 입력의 출력은 모두 10이다. 두 입력이 각각 320과 -64이면 단순 혼합 출력은 모두 8이다.</w:t>
      </w:r>
    </w:p>
    <w:p w14:paraId="2FF50E1A" w14:textId="77777777" w:rsidR="000C626C" w:rsidRDefault="000C626C">
      <w:pPr>
        <w:pStyle w:val="TDC40"/>
      </w:pPr>
    </w:p>
    <w:p w14:paraId="672AC9D1" w14:textId="3231EF79" w:rsidR="00697371" w:rsidRPr="00E00010" w:rsidRDefault="00220104" w:rsidP="00BB7A53">
      <w:pPr>
        <w:pStyle w:val="TDC4"/>
      </w:pPr>
      <w:r>
        <w:t>SU-ID-CFX-017, 두 마이크 지연 합산 빔포밍</w:t>
      </w:r>
    </w:p>
    <w:p w14:paraId="6F8D56FA" w14:textId="77777777" w:rsidR="00084C76" w:rsidRDefault="00084C76" w:rsidP="00BB7A53">
      <w:pPr>
        <w:pStyle w:val="TDC40"/>
        <w:keepNext/>
      </w:pPr>
      <w:r>
        <w:t>먼저 소리를 받은 마이크의 표본을 지연시켜 선택 방향의 두 입력을 정렬한다.</w:t>
      </w:r>
    </w:p>
    <w:p w14:paraId="1C4E9EEC" w14:textId="77777777" w:rsidR="00084C76" w:rsidRDefault="00084C76">
      <w:pPr>
        <w:pStyle w:val="TDC42"/>
      </w:pPr>
      <w:r>
        <w:t xml:space="preserve">표 </w:t>
      </w:r>
      <w:r>
        <w:fldChar w:fldCharType="begin"/>
      </w:r>
      <w:r>
        <w:instrText>SEQ 표 \* ARABIC</w:instrText>
      </w:r>
      <w:r>
        <w:fldChar w:fldCharType="separate"/>
      </w:r>
      <w:r w:rsidR="001A0C22">
        <w:rPr>
          <w:noProof/>
        </w:rPr>
        <w:t>39</w:t>
      </w:r>
      <w:r>
        <w:fldChar w:fldCharType="end"/>
      </w:r>
      <w:r>
        <w:t>. 두 마이크 지연 합산 빔포밍 / 유닛 설계 내용</w:t>
      </w:r>
    </w:p>
    <w:tbl>
      <w:tblPr>
        <w:tblStyle w:val="TDC41"/>
        <w:tblW w:w="8816" w:type="dxa"/>
        <w:tblLayout w:type="fixed"/>
        <w:tblLook w:val="04A0" w:firstRow="1" w:lastRow="0" w:firstColumn="1" w:lastColumn="0" w:noHBand="0" w:noVBand="1"/>
      </w:tblPr>
      <w:tblGrid>
        <w:gridCol w:w="1304"/>
        <w:gridCol w:w="7512"/>
      </w:tblGrid>
      <w:tr w:rsidR="00084C76" w14:paraId="102508E8"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0F337F02" w14:textId="77777777" w:rsidR="00084C76" w:rsidRDefault="00084C76">
            <w:pPr>
              <w:pStyle w:val="TDC0"/>
            </w:pPr>
            <w:r>
              <w:t>항목</w:t>
            </w:r>
          </w:p>
        </w:tc>
        <w:tc>
          <w:tcPr>
            <w:tcW w:w="7512" w:type="dxa"/>
          </w:tcPr>
          <w:p w14:paraId="459C16D7"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설계 내용</w:t>
            </w:r>
          </w:p>
        </w:tc>
      </w:tr>
      <w:tr w:rsidR="00084C76" w14:paraId="61CC2857"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77D354BD" w14:textId="77777777" w:rsidR="00084C76" w:rsidRDefault="00084C76">
            <w:pPr>
              <w:pStyle w:val="TDCe"/>
            </w:pPr>
            <w:r>
              <w:t>입력</w:t>
            </w:r>
          </w:p>
        </w:tc>
        <w:tc>
          <w:tcPr>
            <w:tcW w:w="7512" w:type="dxa"/>
          </w:tcPr>
          <w:p w14:paraId="0166DA2A"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지연 마이크 현재/직전 16표본, 기준 마이크 현재 16표본</w:t>
            </w:r>
          </w:p>
        </w:tc>
      </w:tr>
      <w:tr w:rsidR="00084C76" w14:paraId="5085C4ED"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70347C74" w14:textId="77777777" w:rsidR="00084C76" w:rsidRDefault="00084C76">
            <w:pPr>
              <w:pStyle w:val="TDCe"/>
            </w:pPr>
            <w:r>
              <w:t>출력</w:t>
            </w:r>
          </w:p>
        </w:tc>
        <w:tc>
          <w:tcPr>
            <w:tcW w:w="7512" w:type="dxa"/>
          </w:tcPr>
          <w:p w14:paraId="28975432"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지연 합산한 16표본</w:t>
            </w:r>
          </w:p>
        </w:tc>
      </w:tr>
      <w:tr w:rsidR="00084C76" w14:paraId="65ADD12A"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36E08BDE" w14:textId="77777777" w:rsidR="00084C76" w:rsidRDefault="00084C76">
            <w:pPr>
              <w:pStyle w:val="TDCe"/>
            </w:pPr>
            <w:r>
              <w:t>처리</w:t>
            </w:r>
          </w:p>
        </w:tc>
        <w:tc>
          <w:tcPr>
            <w:tcW w:w="7512" w:type="dxa"/>
          </w:tcPr>
          <w:p w14:paraId="5F62A055"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각 입력을 5비트 축소한 뒤 기준 표본과 한 표본 지연한 마이크 값을 더하고 2로 나눈다. 버퍼의 저장 순서 때문에 0~14 위치는 지연 현재 블록의 다음 인덱스, 15 위치는 직전 블록의 0 인덱스를 사용한다.</w:t>
            </w:r>
          </w:p>
        </w:tc>
      </w:tr>
    </w:tbl>
    <w:p w14:paraId="583E34DD" w14:textId="77777777" w:rsidR="00084C76" w:rsidRDefault="00084C76" w:rsidP="00BB7A53">
      <w:pPr>
        <w:pStyle w:val="TDC40"/>
        <w:spacing w:after="0"/>
      </w:pPr>
    </w:p>
    <w:p w14:paraId="657EDEBF" w14:textId="77777777" w:rsidR="00084C76" w:rsidRDefault="00084C76">
      <w:pPr>
        <w:pStyle w:val="TDC42"/>
      </w:pPr>
      <w:r>
        <w:t xml:space="preserve">표 </w:t>
      </w:r>
      <w:r>
        <w:fldChar w:fldCharType="begin"/>
      </w:r>
      <w:r>
        <w:instrText>SEQ 표 \* ARABIC</w:instrText>
      </w:r>
      <w:r>
        <w:fldChar w:fldCharType="separate"/>
      </w:r>
      <w:r w:rsidR="001A0C22">
        <w:rPr>
          <w:noProof/>
        </w:rPr>
        <w:t>40</w:t>
      </w:r>
      <w:r>
        <w:fldChar w:fldCharType="end"/>
      </w:r>
      <w:r>
        <w:t>. 두 마이크 지연 합산 빔포밍 / 구현 조건</w:t>
      </w:r>
    </w:p>
    <w:tbl>
      <w:tblPr>
        <w:tblStyle w:val="TDC41"/>
        <w:tblW w:w="8816" w:type="dxa"/>
        <w:tblLayout w:type="fixed"/>
        <w:tblLook w:val="04A0" w:firstRow="1" w:lastRow="0" w:firstColumn="1" w:lastColumn="0" w:noHBand="0" w:noVBand="1"/>
      </w:tblPr>
      <w:tblGrid>
        <w:gridCol w:w="1304"/>
        <w:gridCol w:w="7512"/>
      </w:tblGrid>
      <w:tr w:rsidR="00084C76" w14:paraId="4F6F7F52"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4F3424C5" w14:textId="77777777" w:rsidR="00084C76" w:rsidRDefault="00084C76">
            <w:pPr>
              <w:pStyle w:val="TDC0"/>
            </w:pPr>
            <w:r>
              <w:t>구분</w:t>
            </w:r>
          </w:p>
        </w:tc>
        <w:tc>
          <w:tcPr>
            <w:tcW w:w="7512" w:type="dxa"/>
          </w:tcPr>
          <w:p w14:paraId="1E737C2D"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구현 조건</w:t>
            </w:r>
          </w:p>
        </w:tc>
      </w:tr>
      <w:tr w:rsidR="00084C76" w14:paraId="5886CCC6"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037456BE" w14:textId="77777777" w:rsidR="00084C76" w:rsidRDefault="00084C76">
            <w:pPr>
              <w:pStyle w:val="TDCe"/>
            </w:pPr>
            <w:r>
              <w:t>관련 함수</w:t>
            </w:r>
          </w:p>
        </w:tc>
        <w:tc>
          <w:tcPr>
            <w:tcW w:w="7512" w:type="dxa"/>
          </w:tcPr>
          <w:p w14:paraId="2130645B" w14:textId="77777777" w:rsidR="00084C76" w:rsidRPr="00BB7A53" w:rsidRDefault="00084C76">
            <w:pPr>
              <w:pStyle w:val="TDCf"/>
              <w:cnfStyle w:val="000000000000" w:firstRow="0" w:lastRow="0" w:firstColumn="0" w:lastColumn="0" w:oddVBand="0" w:evenVBand="0" w:oddHBand="0" w:evenHBand="0" w:firstRowFirstColumn="0" w:firstRowLastColumn="0" w:lastRowFirstColumn="0" w:lastRowLastColumn="0"/>
              <w:rPr>
                <w:lang w:val="en-US"/>
              </w:rPr>
            </w:pPr>
            <w:r w:rsidRPr="00BB7A53">
              <w:rPr>
                <w:lang w:val="en-US"/>
              </w:rPr>
              <w:t>tdc_audio_mix_2_buffers_for_beamforming</w:t>
            </w:r>
          </w:p>
        </w:tc>
      </w:tr>
      <w:tr w:rsidR="00084C76" w14:paraId="242FC4F1"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466AC057" w14:textId="77777777" w:rsidR="00084C76" w:rsidRDefault="00084C76">
            <w:pPr>
              <w:pStyle w:val="TDCe"/>
            </w:pPr>
            <w:r>
              <w:t>필수 데이터/상수</w:t>
            </w:r>
          </w:p>
        </w:tc>
        <w:tc>
          <w:tcPr>
            <w:tcW w:w="7512" w:type="dxa"/>
          </w:tcPr>
          <w:p w14:paraId="08619F7A"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AUDIO_INPUT_RSHIFT = 5, AUDIO_MIX_NORMALIZE_RSHIFT = 1. 입력을 축소한 뒤 지연 합산값을 2로 나눈다. 블록 길이는 16표본이다.</w:t>
            </w:r>
          </w:p>
        </w:tc>
      </w:tr>
    </w:tbl>
    <w:p w14:paraId="57A31F2D" w14:textId="77777777" w:rsidR="00084C76" w:rsidRDefault="00084C76" w:rsidP="00BB7A53">
      <w:pPr>
        <w:pStyle w:val="TDC40"/>
        <w:spacing w:after="0"/>
      </w:pPr>
    </w:p>
    <w:p w14:paraId="27EFE215" w14:textId="77777777" w:rsidR="00084C76" w:rsidRDefault="00084C76">
      <w:pPr>
        <w:pStyle w:val="TDC43"/>
      </w:pPr>
      <w:r>
        <w:t>입출력 예 : 기준 블록=0, 지연 현재 블록[i]=64*i(i=0~15), 지연 직전 블록[0]=2048이면 출력[0~14]는 1,2,...,15이고 출력[15]는 32이다.</w:t>
      </w:r>
    </w:p>
    <w:p w14:paraId="38C10636" w14:textId="77777777" w:rsidR="00697371" w:rsidRPr="00E00010" w:rsidRDefault="00220104" w:rsidP="00BB7A53">
      <w:pPr>
        <w:pStyle w:val="TDC43"/>
      </w:pPr>
      <w:r w:rsidRPr="00BB7A53">
        <w:rPr>
          <w:b/>
          <w:bCs/>
        </w:rPr>
        <w:t xml:space="preserve">흐름 참고 : </w:t>
      </w:r>
      <w:r w:rsidRPr="00BB7A53">
        <w:t>현재 블록의 시간 순서에 맞춘 지연이다. 전면 마이크 선택과 하드웨어 소수점 지연 설정은 호출 경로에서 정한다.</w:t>
      </w:r>
    </w:p>
    <w:p w14:paraId="60182380" w14:textId="77777777" w:rsidR="00BA1805" w:rsidRPr="00E00010" w:rsidRDefault="00BA1805" w:rsidP="00BB7A53">
      <w:pPr>
        <w:pStyle w:val="TDC44"/>
      </w:pPr>
      <w:r w:rsidRPr="00E00010">
        <w:rPr>
          <w:noProof/>
        </w:rPr>
        <w:lastRenderedPageBreak/>
        <w:drawing>
          <wp:inline distT="0" distB="0" distL="0" distR="0" wp14:anchorId="3E4EBC4E" wp14:editId="177C49EB">
            <wp:extent cx="4320000" cy="3804300"/>
            <wp:effectExtent l="0" t="0" r="0" b="0"/>
            <wp:docPr id="1002" name="Flow CFX-017" descr="SU-ID-CFX-017 두 마이크 지연 합산 빔포밍 설계 순서도">
              <a:extLst xmlns:a="http://schemas.openxmlformats.org/drawingml/2006/main">
                <a:ext uri="{FF2B5EF4-FFF2-40B4-BE49-F238E27FC236}">
                  <a16:creationId xmlns:a16="http://schemas.microsoft.com/office/drawing/2014/main" id="{E8B69799-F488-0C76-6806-D41022ABA0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그림 256" descr="스크린샷, 어둠, 블랙, 밤이(가) 표시된 사진&#10;&#10;자동 생성된 설명">
                      <a:extLst>
                        <a:ext uri="{FF2B5EF4-FFF2-40B4-BE49-F238E27FC236}">
                          <a16:creationId xmlns:a16="http://schemas.microsoft.com/office/drawing/2014/main" id="{E8B69799-F488-0C76-6806-D41022ABA043}"/>
                        </a:ext>
                      </a:extLst>
                    </pic:cNvPr>
                    <pic:cNvPicPr>
                      <a:picLocks noChangeAspect="1"/>
                    </pic:cNvPicPr>
                  </pic:nvPicPr>
                  <pic:blipFill>
                    <a:blip r:embed="rId19"/>
                    <a:stretch>
                      <a:fillRect/>
                    </a:stretch>
                  </pic:blipFill>
                  <pic:spPr>
                    <a:xfrm>
                      <a:off x="0" y="0"/>
                      <a:ext cx="4320000" cy="3804300"/>
                    </a:xfrm>
                    <a:prstGeom prst="rect">
                      <a:avLst/>
                    </a:prstGeom>
                  </pic:spPr>
                </pic:pic>
              </a:graphicData>
            </a:graphic>
          </wp:inline>
        </w:drawing>
      </w:r>
    </w:p>
    <w:p w14:paraId="1916D632" w14:textId="77777777" w:rsidR="00697371" w:rsidRPr="00E00010" w:rsidRDefault="00220104" w:rsidP="00BB7A53">
      <w:pPr>
        <w:pStyle w:val="TDC45"/>
      </w:pPr>
      <w:r w:rsidRPr="00E00010">
        <w:t>그림 10. SU-ID-CFX-017 두 마이크 지연 합산 빔포밍 순서도</w:t>
      </w:r>
    </w:p>
    <w:p w14:paraId="1C23F6D6" w14:textId="77777777" w:rsidR="000C626C" w:rsidRDefault="000C626C">
      <w:pPr>
        <w:pStyle w:val="TDC40"/>
      </w:pPr>
    </w:p>
    <w:p w14:paraId="2AC12BD6" w14:textId="77777777" w:rsidR="00697371" w:rsidRPr="00E00010" w:rsidRDefault="00220104" w:rsidP="00BB7A53">
      <w:pPr>
        <w:pStyle w:val="TDC4"/>
      </w:pPr>
      <w:r>
        <w:t>SU-ID-CFX-018, 입력별 게인 혼합</w:t>
      </w:r>
    </w:p>
    <w:p w14:paraId="4FBB7E24" w14:textId="77777777" w:rsidR="00084C76" w:rsidRDefault="00084C76" w:rsidP="00BB7A53">
      <w:pPr>
        <w:pStyle w:val="TDC40"/>
        <w:keepNext/>
      </w:pPr>
      <w:r>
        <w:t>마이크와 외부 오디오의 크기를 각각 조절하여 혼합한다.</w:t>
      </w:r>
    </w:p>
    <w:p w14:paraId="66E31D44" w14:textId="77777777" w:rsidR="00084C76" w:rsidRDefault="00084C76">
      <w:pPr>
        <w:pStyle w:val="TDC42"/>
      </w:pPr>
      <w:r>
        <w:t xml:space="preserve">표 </w:t>
      </w:r>
      <w:r>
        <w:fldChar w:fldCharType="begin"/>
      </w:r>
      <w:r>
        <w:instrText>SEQ 표 \* ARABIC</w:instrText>
      </w:r>
      <w:r>
        <w:fldChar w:fldCharType="separate"/>
      </w:r>
      <w:r w:rsidR="001A0C22">
        <w:rPr>
          <w:noProof/>
        </w:rPr>
        <w:t>41</w:t>
      </w:r>
      <w:r>
        <w:fldChar w:fldCharType="end"/>
      </w:r>
      <w:r>
        <w:t>. 입력별 게인 혼합 / 유닛 설계 내용</w:t>
      </w:r>
    </w:p>
    <w:tbl>
      <w:tblPr>
        <w:tblStyle w:val="TDC41"/>
        <w:tblW w:w="8816" w:type="dxa"/>
        <w:tblLayout w:type="fixed"/>
        <w:tblLook w:val="04A0" w:firstRow="1" w:lastRow="0" w:firstColumn="1" w:lastColumn="0" w:noHBand="0" w:noVBand="1"/>
      </w:tblPr>
      <w:tblGrid>
        <w:gridCol w:w="1304"/>
        <w:gridCol w:w="7512"/>
      </w:tblGrid>
      <w:tr w:rsidR="00084C76" w14:paraId="7606BE16"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31E6B303" w14:textId="77777777" w:rsidR="00084C76" w:rsidRDefault="00084C76">
            <w:pPr>
              <w:pStyle w:val="TDC0"/>
            </w:pPr>
            <w:r>
              <w:t>항목</w:t>
            </w:r>
          </w:p>
        </w:tc>
        <w:tc>
          <w:tcPr>
            <w:tcW w:w="7512" w:type="dxa"/>
          </w:tcPr>
          <w:p w14:paraId="7A6E56D9"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설계 내용</w:t>
            </w:r>
          </w:p>
        </w:tc>
      </w:tr>
      <w:tr w:rsidR="00084C76" w14:paraId="2DB5AF3B"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7BB74A8C" w14:textId="77777777" w:rsidR="00084C76" w:rsidRDefault="00084C76">
            <w:pPr>
              <w:pStyle w:val="TDCe"/>
            </w:pPr>
            <w:r>
              <w:t>입력</w:t>
            </w:r>
          </w:p>
        </w:tc>
        <w:tc>
          <w:tcPr>
            <w:tcW w:w="7512" w:type="dxa"/>
          </w:tcPr>
          <w:p w14:paraId="41B3E71A"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마이크/I2S 입력 각 16표본, 각 경로의 Q8.16 게인</w:t>
            </w:r>
          </w:p>
        </w:tc>
      </w:tr>
      <w:tr w:rsidR="00084C76" w14:paraId="479A4469"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2E103BA8" w14:textId="77777777" w:rsidR="00084C76" w:rsidRDefault="00084C76">
            <w:pPr>
              <w:pStyle w:val="TDCe"/>
            </w:pPr>
            <w:r>
              <w:t>출력</w:t>
            </w:r>
          </w:p>
        </w:tc>
        <w:tc>
          <w:tcPr>
            <w:tcW w:w="7512" w:type="dxa"/>
          </w:tcPr>
          <w:p w14:paraId="3FCD71F9"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포화 처리된 혼합 버퍼</w:t>
            </w:r>
          </w:p>
        </w:tc>
      </w:tr>
      <w:tr w:rsidR="00084C76" w14:paraId="1C328392"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043F39A7" w14:textId="77777777" w:rsidR="00084C76" w:rsidRDefault="00084C76">
            <w:pPr>
              <w:pStyle w:val="TDCe"/>
            </w:pPr>
            <w:r>
              <w:t>처리</w:t>
            </w:r>
          </w:p>
        </w:tc>
        <w:tc>
          <w:tcPr>
            <w:tcW w:w="7512" w:type="dxa"/>
          </w:tcPr>
          <w:p w14:paraId="0893766A"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게인 표에서 인덱스에 해당하는 값을 읽고 각 입력에 적용한다. 두 결과를 합산하며 단순 평균 혼합의 1/2 정규화는 적용하지 않는다. 최종 저장 범위에 맞게 포화 처리한다.</w:t>
            </w:r>
          </w:p>
        </w:tc>
      </w:tr>
    </w:tbl>
    <w:p w14:paraId="58EE4151" w14:textId="77777777" w:rsidR="00084C76" w:rsidRDefault="00084C76" w:rsidP="00BB7A53">
      <w:pPr>
        <w:pStyle w:val="TDC40"/>
        <w:spacing w:after="0"/>
      </w:pPr>
    </w:p>
    <w:p w14:paraId="474CB2FE" w14:textId="77777777" w:rsidR="00084C76" w:rsidRDefault="00084C76">
      <w:pPr>
        <w:pStyle w:val="TDC42"/>
      </w:pPr>
      <w:r>
        <w:lastRenderedPageBreak/>
        <w:t xml:space="preserve">표 </w:t>
      </w:r>
      <w:r>
        <w:fldChar w:fldCharType="begin"/>
      </w:r>
      <w:r>
        <w:instrText>SEQ 표 \* ARABIC</w:instrText>
      </w:r>
      <w:r>
        <w:fldChar w:fldCharType="separate"/>
      </w:r>
      <w:r w:rsidR="001A0C22">
        <w:rPr>
          <w:noProof/>
        </w:rPr>
        <w:t>42</w:t>
      </w:r>
      <w:r>
        <w:fldChar w:fldCharType="end"/>
      </w:r>
      <w:r>
        <w:t>. 입력별 게인 혼합 / 구현 조건</w:t>
      </w:r>
    </w:p>
    <w:tbl>
      <w:tblPr>
        <w:tblStyle w:val="TDC41"/>
        <w:tblW w:w="8816" w:type="dxa"/>
        <w:tblLayout w:type="fixed"/>
        <w:tblLook w:val="04A0" w:firstRow="1" w:lastRow="0" w:firstColumn="1" w:lastColumn="0" w:noHBand="0" w:noVBand="1"/>
      </w:tblPr>
      <w:tblGrid>
        <w:gridCol w:w="1304"/>
        <w:gridCol w:w="7512"/>
      </w:tblGrid>
      <w:tr w:rsidR="00084C76" w14:paraId="299CC1D8"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647B89B2" w14:textId="77777777" w:rsidR="00084C76" w:rsidRDefault="00084C76">
            <w:pPr>
              <w:pStyle w:val="TDC0"/>
            </w:pPr>
            <w:r>
              <w:t>구분</w:t>
            </w:r>
          </w:p>
        </w:tc>
        <w:tc>
          <w:tcPr>
            <w:tcW w:w="7512" w:type="dxa"/>
          </w:tcPr>
          <w:p w14:paraId="725E602E"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구현 조건</w:t>
            </w:r>
          </w:p>
        </w:tc>
      </w:tr>
      <w:tr w:rsidR="00084C76" w14:paraId="3A45DFCA"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7DC53C21" w14:textId="77777777" w:rsidR="00084C76" w:rsidRDefault="00084C76">
            <w:pPr>
              <w:pStyle w:val="TDCe"/>
            </w:pPr>
            <w:r>
              <w:t>관련 함수</w:t>
            </w:r>
          </w:p>
        </w:tc>
        <w:tc>
          <w:tcPr>
            <w:tcW w:w="7512" w:type="dxa"/>
          </w:tcPr>
          <w:p w14:paraId="12A0B4D4" w14:textId="77777777" w:rsidR="00084C76" w:rsidRPr="00BB7A53" w:rsidRDefault="00084C76">
            <w:pPr>
              <w:pStyle w:val="TDCf"/>
              <w:cnfStyle w:val="000000000000" w:firstRow="0" w:lastRow="0" w:firstColumn="0" w:lastColumn="0" w:oddVBand="0" w:evenVBand="0" w:oddHBand="0" w:evenHBand="0" w:firstRowFirstColumn="0" w:firstRowLastColumn="0" w:lastRowFirstColumn="0" w:lastRowLastColumn="0"/>
              <w:rPr>
                <w:lang w:val="en-US"/>
              </w:rPr>
            </w:pPr>
            <w:r w:rsidRPr="00BB7A53">
              <w:rPr>
                <w:lang w:val="en-US"/>
              </w:rPr>
              <w:t>tdc_audio_gain_lookup_q8_16, tdc_audio_mix_2_buffers_with_gain</w:t>
            </w:r>
          </w:p>
        </w:tc>
      </w:tr>
    </w:tbl>
    <w:p w14:paraId="25A719C2" w14:textId="77777777" w:rsidR="00084C76" w:rsidRPr="00BB7A53" w:rsidRDefault="00084C76" w:rsidP="00BB7A53">
      <w:pPr>
        <w:pStyle w:val="TDC40"/>
        <w:spacing w:after="0"/>
        <w:rPr>
          <w:lang w:val="en-US"/>
        </w:rPr>
      </w:pPr>
    </w:p>
    <w:p w14:paraId="1693E4FF" w14:textId="77777777" w:rsidR="00084C76" w:rsidRDefault="00084C76">
      <w:pPr>
        <w:pStyle w:val="TDC43"/>
      </w:pPr>
      <w:r>
        <w:t>입출력 예 : 두 입력이 각각 320이고 두 게인이 65536(1.0)이면 16개 출력은 모두 20이다. 이 경로는 두 입력을 더하며 평균값 10으로 만들지 않는다.</w:t>
      </w:r>
    </w:p>
    <w:p w14:paraId="42C4C2FC" w14:textId="77777777" w:rsidR="000C626C" w:rsidRDefault="000C626C">
      <w:pPr>
        <w:pStyle w:val="TDC40"/>
      </w:pPr>
    </w:p>
    <w:p w14:paraId="117907CE" w14:textId="77777777" w:rsidR="00697371" w:rsidRPr="00E00010" w:rsidRDefault="00220104" w:rsidP="00BB7A53">
      <w:pPr>
        <w:pStyle w:val="TDC4"/>
      </w:pPr>
      <w:r>
        <w:t>SU-ID-CFX-019, I2S 시작과 중단의 완만한 전환</w:t>
      </w:r>
    </w:p>
    <w:p w14:paraId="6B2D1D89" w14:textId="77777777" w:rsidR="00084C76" w:rsidRDefault="00084C76" w:rsidP="00BB7A53">
      <w:pPr>
        <w:pStyle w:val="TDC40"/>
        <w:keepNext/>
      </w:pPr>
      <w:r>
        <w:t>입력의 시작과 끊김에서 갑작스러운 크기 변화를 줄인다.</w:t>
      </w:r>
    </w:p>
    <w:p w14:paraId="3CD2F759" w14:textId="77777777" w:rsidR="00084C76" w:rsidRDefault="00084C76">
      <w:pPr>
        <w:pStyle w:val="TDC42"/>
      </w:pPr>
      <w:r>
        <w:t xml:space="preserve">표 </w:t>
      </w:r>
      <w:r>
        <w:fldChar w:fldCharType="begin"/>
      </w:r>
      <w:r>
        <w:instrText>SEQ 표 \* ARABIC</w:instrText>
      </w:r>
      <w:r>
        <w:fldChar w:fldCharType="separate"/>
      </w:r>
      <w:r w:rsidR="001A0C22">
        <w:rPr>
          <w:noProof/>
        </w:rPr>
        <w:t>43</w:t>
      </w:r>
      <w:r>
        <w:fldChar w:fldCharType="end"/>
      </w:r>
      <w:r>
        <w:t>. I2S 시작과 중단의 완만한 전환 / 유닛 설계 내용</w:t>
      </w:r>
    </w:p>
    <w:tbl>
      <w:tblPr>
        <w:tblStyle w:val="TDC41"/>
        <w:tblW w:w="8816" w:type="dxa"/>
        <w:tblLayout w:type="fixed"/>
        <w:tblLook w:val="04A0" w:firstRow="1" w:lastRow="0" w:firstColumn="1" w:lastColumn="0" w:noHBand="0" w:noVBand="1"/>
      </w:tblPr>
      <w:tblGrid>
        <w:gridCol w:w="1304"/>
        <w:gridCol w:w="7512"/>
      </w:tblGrid>
      <w:tr w:rsidR="00084C76" w14:paraId="1B1D5D03"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0467DE70" w14:textId="77777777" w:rsidR="00084C76" w:rsidRDefault="00084C76">
            <w:pPr>
              <w:pStyle w:val="TDC0"/>
            </w:pPr>
            <w:r>
              <w:t>항목</w:t>
            </w:r>
          </w:p>
        </w:tc>
        <w:tc>
          <w:tcPr>
            <w:tcW w:w="7512" w:type="dxa"/>
          </w:tcPr>
          <w:p w14:paraId="1FCD1EA5"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설계 내용</w:t>
            </w:r>
          </w:p>
        </w:tc>
      </w:tr>
      <w:tr w:rsidR="00084C76" w14:paraId="32448EA5"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5085F0FD" w14:textId="77777777" w:rsidR="00084C76" w:rsidRDefault="00084C76">
            <w:pPr>
              <w:pStyle w:val="TDCe"/>
            </w:pPr>
            <w:r>
              <w:t>입력</w:t>
            </w:r>
          </w:p>
        </w:tc>
        <w:tc>
          <w:tcPr>
            <w:tcW w:w="7512" w:type="dxa"/>
          </w:tcPr>
          <w:p w14:paraId="3D7AFCE4"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I2S 버퍼와 시작/언더런 전환 단계</w:t>
            </w:r>
          </w:p>
        </w:tc>
      </w:tr>
      <w:tr w:rsidR="00084C76" w14:paraId="4A6E3177"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0B21254A" w14:textId="77777777" w:rsidR="00084C76" w:rsidRDefault="00084C76">
            <w:pPr>
              <w:pStyle w:val="TDCe"/>
            </w:pPr>
            <w:r>
              <w:t>출력</w:t>
            </w:r>
          </w:p>
        </w:tc>
        <w:tc>
          <w:tcPr>
            <w:tcW w:w="7512" w:type="dxa"/>
          </w:tcPr>
          <w:p w14:paraId="11A03717"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단계별 크기를 적용한 오디오 버퍼</w:t>
            </w:r>
          </w:p>
        </w:tc>
      </w:tr>
      <w:tr w:rsidR="00084C76" w14:paraId="3BB6D4C7"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006C8058" w14:textId="77777777" w:rsidR="00084C76" w:rsidRDefault="00084C76">
            <w:pPr>
              <w:pStyle w:val="TDCe"/>
            </w:pPr>
            <w:r>
              <w:t>처리</w:t>
            </w:r>
          </w:p>
        </w:tc>
        <w:tc>
          <w:tcPr>
            <w:tcW w:w="7512" w:type="dxa"/>
          </w:tcPr>
          <w:p w14:paraId="5D8468D6"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시작 단계에서는 fade-in 버퍼를, 언더런 단계에서는 fade-out 버퍼를 선택한다. 단계 카운터에 따라 반환 버퍼와 적용 크기가 바뀌도록 처리한다.</w:t>
            </w:r>
          </w:p>
        </w:tc>
      </w:tr>
    </w:tbl>
    <w:p w14:paraId="700D9EF9" w14:textId="77777777" w:rsidR="00084C76" w:rsidRDefault="00084C76" w:rsidP="00BB7A53">
      <w:pPr>
        <w:pStyle w:val="TDC40"/>
        <w:spacing w:after="0"/>
      </w:pPr>
    </w:p>
    <w:p w14:paraId="559897A3" w14:textId="77777777" w:rsidR="00084C76" w:rsidRDefault="00084C76">
      <w:pPr>
        <w:pStyle w:val="TDC42"/>
      </w:pPr>
      <w:r>
        <w:t xml:space="preserve">표 </w:t>
      </w:r>
      <w:r>
        <w:fldChar w:fldCharType="begin"/>
      </w:r>
      <w:r>
        <w:instrText>SEQ 표 \* ARABIC</w:instrText>
      </w:r>
      <w:r>
        <w:fldChar w:fldCharType="separate"/>
      </w:r>
      <w:r w:rsidR="001A0C22">
        <w:rPr>
          <w:noProof/>
        </w:rPr>
        <w:t>44</w:t>
      </w:r>
      <w:r>
        <w:fldChar w:fldCharType="end"/>
      </w:r>
      <w:r>
        <w:t>. I2S 시작과 중단의 완만한 전환 / 구현 조건</w:t>
      </w:r>
    </w:p>
    <w:tbl>
      <w:tblPr>
        <w:tblStyle w:val="TDC41"/>
        <w:tblW w:w="8816" w:type="dxa"/>
        <w:tblLayout w:type="fixed"/>
        <w:tblLook w:val="04A0" w:firstRow="1" w:lastRow="0" w:firstColumn="1" w:lastColumn="0" w:noHBand="0" w:noVBand="1"/>
      </w:tblPr>
      <w:tblGrid>
        <w:gridCol w:w="1304"/>
        <w:gridCol w:w="7512"/>
      </w:tblGrid>
      <w:tr w:rsidR="00084C76" w14:paraId="63048AD8"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59FE38AE" w14:textId="77777777" w:rsidR="00084C76" w:rsidRDefault="00084C76">
            <w:pPr>
              <w:pStyle w:val="TDC0"/>
            </w:pPr>
            <w:r>
              <w:t>구분</w:t>
            </w:r>
          </w:p>
        </w:tc>
        <w:tc>
          <w:tcPr>
            <w:tcW w:w="7512" w:type="dxa"/>
          </w:tcPr>
          <w:p w14:paraId="08D15DB4"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구현 조건</w:t>
            </w:r>
          </w:p>
        </w:tc>
      </w:tr>
      <w:tr w:rsidR="00084C76" w14:paraId="6ACAB1B5"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404F731C" w14:textId="77777777" w:rsidR="00084C76" w:rsidRDefault="00084C76">
            <w:pPr>
              <w:pStyle w:val="TDCe"/>
            </w:pPr>
            <w:r>
              <w:t>관련 함수</w:t>
            </w:r>
          </w:p>
        </w:tc>
        <w:tc>
          <w:tcPr>
            <w:tcW w:w="7512" w:type="dxa"/>
          </w:tcPr>
          <w:p w14:paraId="42FFCF90" w14:textId="77777777" w:rsidR="00084C76" w:rsidRPr="00BB7A53" w:rsidRDefault="00084C76">
            <w:pPr>
              <w:pStyle w:val="TDCf"/>
              <w:cnfStyle w:val="000000000000" w:firstRow="0" w:lastRow="0" w:firstColumn="0" w:lastColumn="0" w:oddVBand="0" w:evenVBand="0" w:oddHBand="0" w:evenHBand="0" w:firstRowFirstColumn="0" w:firstRowLastColumn="0" w:lastRowFirstColumn="0" w:lastRowLastColumn="0"/>
              <w:rPr>
                <w:lang w:val="en-US"/>
              </w:rPr>
            </w:pPr>
            <w:r w:rsidRPr="00BB7A53">
              <w:rPr>
                <w:lang w:val="en-US"/>
              </w:rPr>
              <w:t>I2S_get_buffer_with_fade_in_process, I2S_get_buffer_with_fade_out_process</w:t>
            </w:r>
          </w:p>
        </w:tc>
      </w:tr>
      <w:tr w:rsidR="00084C76" w14:paraId="3A11F61F"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7D106A41" w14:textId="77777777" w:rsidR="00084C76" w:rsidRDefault="00084C76">
            <w:pPr>
              <w:pStyle w:val="TDCe"/>
            </w:pPr>
            <w:r>
              <w:t>동작 조건</w:t>
            </w:r>
          </w:p>
        </w:tc>
        <w:tc>
          <w:tcPr>
            <w:tcW w:w="7512" w:type="dxa"/>
          </w:tcPr>
          <w:p w14:paraId="79C94967"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시작은 정상 크기로 증가하고 중단은 감소하는 순서를 따라야 하며 단계가 잘못된 버퍼를 참조하지 않아야 한다.</w:t>
            </w:r>
          </w:p>
        </w:tc>
      </w:tr>
    </w:tbl>
    <w:p w14:paraId="5E1BC6EC" w14:textId="77777777" w:rsidR="00084C76" w:rsidRDefault="00084C76" w:rsidP="00BB7A53">
      <w:pPr>
        <w:pStyle w:val="TDC40"/>
        <w:spacing w:after="0"/>
      </w:pPr>
    </w:p>
    <w:p w14:paraId="6AAB2665" w14:textId="77777777" w:rsidR="00697371" w:rsidRPr="00E00010" w:rsidRDefault="00220104" w:rsidP="00BB7A53">
      <w:pPr>
        <w:pStyle w:val="TDC4"/>
      </w:pPr>
      <w:r>
        <w:lastRenderedPageBreak/>
        <w:t>SU-ID-CFX-020, 신호처리 출력 관찰</w:t>
      </w:r>
    </w:p>
    <w:p w14:paraId="42ECE8A7" w14:textId="77777777" w:rsidR="00084C76" w:rsidRDefault="00084C76" w:rsidP="00BB7A53">
      <w:pPr>
        <w:pStyle w:val="TDC40"/>
        <w:keepNext/>
      </w:pPr>
      <w:r>
        <w:t>신호처리 중간 결과를 확인할 수 있는 오디오 관찰 경로를 제공한다.</w:t>
      </w:r>
    </w:p>
    <w:p w14:paraId="15A62118" w14:textId="77777777" w:rsidR="00084C76" w:rsidRDefault="00084C76">
      <w:pPr>
        <w:pStyle w:val="TDC42"/>
      </w:pPr>
      <w:r>
        <w:t xml:space="preserve">표 </w:t>
      </w:r>
      <w:r>
        <w:fldChar w:fldCharType="begin"/>
      </w:r>
      <w:r>
        <w:instrText>SEQ 표 \* ARABIC</w:instrText>
      </w:r>
      <w:r>
        <w:fldChar w:fldCharType="separate"/>
      </w:r>
      <w:r w:rsidR="001A0C22">
        <w:rPr>
          <w:noProof/>
        </w:rPr>
        <w:t>45</w:t>
      </w:r>
      <w:r>
        <w:fldChar w:fldCharType="end"/>
      </w:r>
      <w:r>
        <w:t>. 신호처리 출력 관찰 / 유닛 설계 내용</w:t>
      </w:r>
    </w:p>
    <w:tbl>
      <w:tblPr>
        <w:tblStyle w:val="TDC41"/>
        <w:tblW w:w="8816" w:type="dxa"/>
        <w:tblLayout w:type="fixed"/>
        <w:tblLook w:val="04A0" w:firstRow="1" w:lastRow="0" w:firstColumn="1" w:lastColumn="0" w:noHBand="0" w:noVBand="1"/>
      </w:tblPr>
      <w:tblGrid>
        <w:gridCol w:w="1304"/>
        <w:gridCol w:w="7512"/>
      </w:tblGrid>
      <w:tr w:rsidR="00084C76" w14:paraId="46B49211"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215041B4" w14:textId="77777777" w:rsidR="00084C76" w:rsidRDefault="00084C76">
            <w:pPr>
              <w:pStyle w:val="TDC0"/>
            </w:pPr>
            <w:r>
              <w:t>항목</w:t>
            </w:r>
          </w:p>
        </w:tc>
        <w:tc>
          <w:tcPr>
            <w:tcW w:w="7512" w:type="dxa"/>
          </w:tcPr>
          <w:p w14:paraId="1EF561C5"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설계 내용</w:t>
            </w:r>
          </w:p>
        </w:tc>
      </w:tr>
      <w:tr w:rsidR="00084C76" w14:paraId="547A4DA6"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1854654E" w14:textId="77777777" w:rsidR="00084C76" w:rsidRDefault="00084C76">
            <w:pPr>
              <w:pStyle w:val="TDCe"/>
            </w:pPr>
            <w:r>
              <w:t>입력</w:t>
            </w:r>
          </w:p>
        </w:tc>
        <w:tc>
          <w:tcPr>
            <w:tcW w:w="7512" w:type="dxa"/>
          </w:tcPr>
          <w:p w14:paraId="78BF0D9E"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AGC 출력 버퍼와 DAC FIFO</w:t>
            </w:r>
          </w:p>
        </w:tc>
      </w:tr>
      <w:tr w:rsidR="00084C76" w14:paraId="77F00D04"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7301BED4" w14:textId="77777777" w:rsidR="00084C76" w:rsidRDefault="00084C76">
            <w:pPr>
              <w:pStyle w:val="TDCe"/>
            </w:pPr>
            <w:r>
              <w:t>출력</w:t>
            </w:r>
          </w:p>
        </w:tc>
        <w:tc>
          <w:tcPr>
            <w:tcW w:w="7512" w:type="dxa"/>
          </w:tcPr>
          <w:p w14:paraId="2502CFF1"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관찰용 DAC 출력 데이터</w:t>
            </w:r>
          </w:p>
        </w:tc>
      </w:tr>
      <w:tr w:rsidR="00084C76" w14:paraId="62931FCF"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4F3042B2" w14:textId="77777777" w:rsidR="00084C76" w:rsidRDefault="00084C76">
            <w:pPr>
              <w:pStyle w:val="TDCe"/>
            </w:pPr>
            <w:r>
              <w:t>처리</w:t>
            </w:r>
          </w:p>
        </w:tc>
        <w:tc>
          <w:tcPr>
            <w:tcW w:w="7512" w:type="dxa"/>
          </w:tcPr>
          <w:p w14:paraId="097B8467"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AGC 출력 표본을 관찰용 DAC FIFO에 복사한다. 자극용 PCM 패킷을 만드는 경로와 구분하며 관찰 경로의 출력은 자극 전류가 아니다.</w:t>
            </w:r>
          </w:p>
        </w:tc>
      </w:tr>
    </w:tbl>
    <w:p w14:paraId="41383179" w14:textId="77777777" w:rsidR="00084C76" w:rsidRDefault="00084C76" w:rsidP="00BB7A53">
      <w:pPr>
        <w:pStyle w:val="TDC40"/>
        <w:spacing w:after="0"/>
      </w:pPr>
    </w:p>
    <w:p w14:paraId="23CED0AA" w14:textId="77777777" w:rsidR="00084C76" w:rsidRDefault="00084C76">
      <w:pPr>
        <w:pStyle w:val="TDC42"/>
      </w:pPr>
      <w:r>
        <w:t xml:space="preserve">표 </w:t>
      </w:r>
      <w:r>
        <w:fldChar w:fldCharType="begin"/>
      </w:r>
      <w:r>
        <w:instrText>SEQ 표 \* ARABIC</w:instrText>
      </w:r>
      <w:r>
        <w:fldChar w:fldCharType="separate"/>
      </w:r>
      <w:r w:rsidR="001A0C22">
        <w:rPr>
          <w:noProof/>
        </w:rPr>
        <w:t>46</w:t>
      </w:r>
      <w:r>
        <w:fldChar w:fldCharType="end"/>
      </w:r>
      <w:r>
        <w:t>. 신호처리 출력 관찰 / 구현 조건</w:t>
      </w:r>
    </w:p>
    <w:tbl>
      <w:tblPr>
        <w:tblStyle w:val="TDC41"/>
        <w:tblW w:w="8816" w:type="dxa"/>
        <w:tblLayout w:type="fixed"/>
        <w:tblLook w:val="04A0" w:firstRow="1" w:lastRow="0" w:firstColumn="1" w:lastColumn="0" w:noHBand="0" w:noVBand="1"/>
      </w:tblPr>
      <w:tblGrid>
        <w:gridCol w:w="1304"/>
        <w:gridCol w:w="7512"/>
      </w:tblGrid>
      <w:tr w:rsidR="00084C76" w14:paraId="00876CE1"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5027DE34" w14:textId="77777777" w:rsidR="00084C76" w:rsidRDefault="00084C76">
            <w:pPr>
              <w:pStyle w:val="TDC0"/>
            </w:pPr>
            <w:r>
              <w:t>구분</w:t>
            </w:r>
          </w:p>
        </w:tc>
        <w:tc>
          <w:tcPr>
            <w:tcW w:w="7512" w:type="dxa"/>
          </w:tcPr>
          <w:p w14:paraId="24843F91"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구현 조건</w:t>
            </w:r>
          </w:p>
        </w:tc>
      </w:tr>
      <w:tr w:rsidR="00084C76" w14:paraId="0BA93FDA"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6668A6FD" w14:textId="77777777" w:rsidR="00084C76" w:rsidRDefault="00084C76">
            <w:pPr>
              <w:pStyle w:val="TDCe"/>
            </w:pPr>
            <w:r>
              <w:t>관련 함수</w:t>
            </w:r>
          </w:p>
        </w:tc>
        <w:tc>
          <w:tcPr>
            <w:tcW w:w="7512" w:type="dxa"/>
          </w:tcPr>
          <w:p w14:paraId="57DB1B0A"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lib_loopback_AGC_out</w:t>
            </w:r>
          </w:p>
        </w:tc>
      </w:tr>
    </w:tbl>
    <w:p w14:paraId="77035347" w14:textId="77777777" w:rsidR="00084C76" w:rsidRDefault="00084C76" w:rsidP="00BB7A53">
      <w:pPr>
        <w:pStyle w:val="TDC40"/>
        <w:spacing w:after="0"/>
      </w:pPr>
    </w:p>
    <w:p w14:paraId="559EB6C3" w14:textId="77777777" w:rsidR="00084C76" w:rsidRDefault="00084C76">
      <w:pPr>
        <w:pStyle w:val="TDC43"/>
      </w:pPr>
      <w:r>
        <w:t>입출력 예 : AGC 출력이 0~15이면 정해진 표본 순서로 관찰 FIFO에 복사한다. 관찰 경로에 복사해도 AGC 출력 원본은 변경하지 않는다.</w:t>
      </w:r>
    </w:p>
    <w:p w14:paraId="44D64D4D" w14:textId="77777777" w:rsidR="000C626C" w:rsidRDefault="000C626C">
      <w:pPr>
        <w:pStyle w:val="TDC40"/>
      </w:pPr>
    </w:p>
    <w:p w14:paraId="6C60637A" w14:textId="77777777" w:rsidR="00697371" w:rsidRPr="00E00010" w:rsidRDefault="00220104" w:rsidP="00BB7A53">
      <w:pPr>
        <w:pStyle w:val="TDC4"/>
      </w:pPr>
      <w:r>
        <w:t>SU-ID-CFX-021, 신호처리 경로 선택</w:t>
      </w:r>
    </w:p>
    <w:p w14:paraId="48D53DB9" w14:textId="77777777" w:rsidR="00084C76" w:rsidRDefault="00084C76" w:rsidP="00BB7A53">
      <w:pPr>
        <w:pStyle w:val="TDC40"/>
        <w:keepNext/>
      </w:pPr>
      <w:r>
        <w:t>동시에 적용할 수 없는 입력 처리 방식을 상태에 맞춰 하나로 결정한다.</w:t>
      </w:r>
    </w:p>
    <w:p w14:paraId="37ADCC88" w14:textId="77777777" w:rsidR="00084C76" w:rsidRDefault="00084C76">
      <w:pPr>
        <w:pStyle w:val="TDC42"/>
      </w:pPr>
      <w:r>
        <w:t xml:space="preserve">표 </w:t>
      </w:r>
      <w:r>
        <w:fldChar w:fldCharType="begin"/>
      </w:r>
      <w:r>
        <w:instrText>SEQ 표 \* ARABIC</w:instrText>
      </w:r>
      <w:r>
        <w:fldChar w:fldCharType="separate"/>
      </w:r>
      <w:r w:rsidR="001A0C22">
        <w:rPr>
          <w:noProof/>
        </w:rPr>
        <w:t>47</w:t>
      </w:r>
      <w:r>
        <w:fldChar w:fldCharType="end"/>
      </w:r>
      <w:r>
        <w:t>. 신호처리 경로 선택 / 유닛 설계 내용</w:t>
      </w:r>
    </w:p>
    <w:tbl>
      <w:tblPr>
        <w:tblStyle w:val="TDC41"/>
        <w:tblW w:w="8816" w:type="dxa"/>
        <w:tblLayout w:type="fixed"/>
        <w:tblLook w:val="04A0" w:firstRow="1" w:lastRow="0" w:firstColumn="1" w:lastColumn="0" w:noHBand="0" w:noVBand="1"/>
      </w:tblPr>
      <w:tblGrid>
        <w:gridCol w:w="1304"/>
        <w:gridCol w:w="7512"/>
      </w:tblGrid>
      <w:tr w:rsidR="00084C76" w14:paraId="0AF43472"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218C4D95" w14:textId="77777777" w:rsidR="00084C76" w:rsidRDefault="00084C76">
            <w:pPr>
              <w:pStyle w:val="TDC0"/>
            </w:pPr>
            <w:r>
              <w:t>항목</w:t>
            </w:r>
          </w:p>
        </w:tc>
        <w:tc>
          <w:tcPr>
            <w:tcW w:w="7512" w:type="dxa"/>
          </w:tcPr>
          <w:p w14:paraId="1E890E3E"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설계 내용</w:t>
            </w:r>
          </w:p>
        </w:tc>
      </w:tr>
      <w:tr w:rsidR="00084C76" w14:paraId="4CA54766"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558CBDAC" w14:textId="77777777" w:rsidR="00084C76" w:rsidRDefault="00084C76">
            <w:pPr>
              <w:pStyle w:val="TDCe"/>
            </w:pPr>
            <w:r>
              <w:t>입력</w:t>
            </w:r>
          </w:p>
        </w:tc>
        <w:tc>
          <w:tcPr>
            <w:tcW w:w="7512" w:type="dxa"/>
          </w:tcPr>
          <w:p w14:paraId="13555B89"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I2S 상태, 마이크 수, 전면 방향, 매핑 연결, 크래들 여부</w:t>
            </w:r>
          </w:p>
        </w:tc>
      </w:tr>
      <w:tr w:rsidR="00084C76" w14:paraId="2001FF34"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7BB0E978" w14:textId="77777777" w:rsidR="00084C76" w:rsidRDefault="00084C76">
            <w:pPr>
              <w:pStyle w:val="TDCe"/>
            </w:pPr>
            <w:r>
              <w:t>출력</w:t>
            </w:r>
          </w:p>
        </w:tc>
        <w:tc>
          <w:tcPr>
            <w:tcW w:w="7512" w:type="dxa"/>
          </w:tcPr>
          <w:p w14:paraId="4CF9A37E"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혼합 함수/게인 선택과 HEAR 전처리 요청</w:t>
            </w:r>
          </w:p>
        </w:tc>
      </w:tr>
      <w:tr w:rsidR="00084C76" w14:paraId="793D42BA"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07A82CFC" w14:textId="77777777" w:rsidR="00084C76" w:rsidRDefault="00084C76">
            <w:pPr>
              <w:pStyle w:val="TDCe"/>
            </w:pPr>
            <w:r>
              <w:lastRenderedPageBreak/>
              <w:t>처리</w:t>
            </w:r>
          </w:p>
        </w:tc>
        <w:tc>
          <w:tcPr>
            <w:tcW w:w="7512" w:type="dxa"/>
          </w:tcPr>
          <w:p w14:paraId="59D270C6"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I2S 수신 중에는 마이크/I2S 게인 혼합을 사용한다. 매핑 중에는 두 게인을 1로 고정하고, 일반 스트리밍은 I2S 게인을 1로 사용한다. I2S가 없으면 두 마이크 빔포밍 또는 단일 입력을 선택하고 AGC 전처리 체인을 호출한다.</w:t>
            </w:r>
          </w:p>
        </w:tc>
      </w:tr>
    </w:tbl>
    <w:p w14:paraId="3E35E1DE" w14:textId="77777777" w:rsidR="00084C76" w:rsidRDefault="00084C76" w:rsidP="00BB7A53">
      <w:pPr>
        <w:pStyle w:val="TDC40"/>
        <w:spacing w:after="0"/>
      </w:pPr>
    </w:p>
    <w:p w14:paraId="3426C4B6" w14:textId="77777777" w:rsidR="00084C76" w:rsidRDefault="00084C76">
      <w:pPr>
        <w:pStyle w:val="TDC42"/>
      </w:pPr>
      <w:r>
        <w:t xml:space="preserve">표 </w:t>
      </w:r>
      <w:r>
        <w:fldChar w:fldCharType="begin"/>
      </w:r>
      <w:r>
        <w:instrText>SEQ 표 \* ARABIC</w:instrText>
      </w:r>
      <w:r>
        <w:fldChar w:fldCharType="separate"/>
      </w:r>
      <w:r w:rsidR="001A0C22">
        <w:rPr>
          <w:noProof/>
        </w:rPr>
        <w:t>48</w:t>
      </w:r>
      <w:r>
        <w:fldChar w:fldCharType="end"/>
      </w:r>
      <w:r>
        <w:t>. 신호처리 경로 선택 / 구현 조건</w:t>
      </w:r>
    </w:p>
    <w:tbl>
      <w:tblPr>
        <w:tblStyle w:val="TDC41"/>
        <w:tblW w:w="8816" w:type="dxa"/>
        <w:tblLayout w:type="fixed"/>
        <w:tblLook w:val="04A0" w:firstRow="1" w:lastRow="0" w:firstColumn="1" w:lastColumn="0" w:noHBand="0" w:noVBand="1"/>
      </w:tblPr>
      <w:tblGrid>
        <w:gridCol w:w="1304"/>
        <w:gridCol w:w="7512"/>
      </w:tblGrid>
      <w:tr w:rsidR="00084C76" w14:paraId="0FD0EF67"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4E554366" w14:textId="77777777" w:rsidR="00084C76" w:rsidRDefault="00084C76">
            <w:pPr>
              <w:pStyle w:val="TDC0"/>
            </w:pPr>
            <w:r>
              <w:t>구분</w:t>
            </w:r>
          </w:p>
        </w:tc>
        <w:tc>
          <w:tcPr>
            <w:tcW w:w="7512" w:type="dxa"/>
          </w:tcPr>
          <w:p w14:paraId="38076C42"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구현 조건</w:t>
            </w:r>
          </w:p>
        </w:tc>
      </w:tr>
      <w:tr w:rsidR="00084C76" w14:paraId="5140D87F"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5D7D0A93" w14:textId="77777777" w:rsidR="00084C76" w:rsidRDefault="00084C76">
            <w:pPr>
              <w:pStyle w:val="TDCe"/>
            </w:pPr>
            <w:r>
              <w:t>동작 조건</w:t>
            </w:r>
          </w:p>
        </w:tc>
        <w:tc>
          <w:tcPr>
            <w:tcW w:w="7512" w:type="dxa"/>
          </w:tcPr>
          <w:p w14:paraId="210B802C"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각 조건의 혼합 함수/게인/지연 마이크가 설계와 같고 혼합 완료 후 HEAR 전처리를 호출해야 한다.</w:t>
            </w:r>
          </w:p>
        </w:tc>
      </w:tr>
    </w:tbl>
    <w:p w14:paraId="3FBE6909" w14:textId="77777777" w:rsidR="00084C76" w:rsidRDefault="00084C76" w:rsidP="00BB7A53">
      <w:pPr>
        <w:pStyle w:val="TDC40"/>
        <w:spacing w:after="0"/>
      </w:pPr>
    </w:p>
    <w:p w14:paraId="06D06380" w14:textId="77777777" w:rsidR="00697371" w:rsidRPr="00E00010" w:rsidRDefault="00220104" w:rsidP="00BB7A53">
      <w:pPr>
        <w:pStyle w:val="TDC43"/>
      </w:pPr>
      <w:r w:rsidRPr="00BB7A53">
        <w:rPr>
          <w:b/>
          <w:bCs/>
        </w:rPr>
        <w:t>흐름 참고 : 일반 스트리밍의 I2S 게인은 1로 설정한다. 마이크 수는 1개 또는 2개로 설정하며, 2개일 때는 전면 방향에 맞는 지연 합산 경로를 선택한다.</w:t>
      </w:r>
    </w:p>
    <w:p w14:paraId="0385E831" w14:textId="77777777" w:rsidR="00BA1805" w:rsidRPr="00E00010" w:rsidRDefault="00BA1805" w:rsidP="00BB7A53">
      <w:pPr>
        <w:pStyle w:val="TDC44"/>
      </w:pPr>
      <w:r w:rsidRPr="00E00010">
        <w:rPr>
          <w:noProof/>
        </w:rPr>
        <w:lastRenderedPageBreak/>
        <w:drawing>
          <wp:inline distT="0" distB="0" distL="0" distR="0" wp14:anchorId="3E4EBC4E" wp14:editId="0010EAF7">
            <wp:extent cx="4320000" cy="4743900"/>
            <wp:effectExtent l="0" t="0" r="0" b="0"/>
            <wp:docPr id="1003" name="Flow CFX-021" descr="SU-ID-CFX-021 신호처리 경로 선택 설계 순서도">
              <a:extLst xmlns:a="http://schemas.openxmlformats.org/drawingml/2006/main">
                <a:ext uri="{FF2B5EF4-FFF2-40B4-BE49-F238E27FC236}">
                  <a16:creationId xmlns:a16="http://schemas.microsoft.com/office/drawing/2014/main" id="{E8B69799-F488-0C76-6806-D41022ABA0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그림 256" descr="스크린샷, 어둠, 블랙, 밤이(가) 표시된 사진&#10;&#10;자동 생성된 설명">
                      <a:extLst>
                        <a:ext uri="{FF2B5EF4-FFF2-40B4-BE49-F238E27FC236}">
                          <a16:creationId xmlns:a16="http://schemas.microsoft.com/office/drawing/2014/main" id="{E8B69799-F488-0C76-6806-D41022ABA043}"/>
                        </a:ext>
                      </a:extLst>
                    </pic:cNvPr>
                    <pic:cNvPicPr>
                      <a:picLocks noChangeAspect="1"/>
                    </pic:cNvPicPr>
                  </pic:nvPicPr>
                  <pic:blipFill>
                    <a:blip r:embed="rId20"/>
                    <a:stretch>
                      <a:fillRect/>
                    </a:stretch>
                  </pic:blipFill>
                  <pic:spPr>
                    <a:xfrm>
                      <a:off x="0" y="0"/>
                      <a:ext cx="4320000" cy="4743900"/>
                    </a:xfrm>
                    <a:prstGeom prst="rect">
                      <a:avLst/>
                    </a:prstGeom>
                  </pic:spPr>
                </pic:pic>
              </a:graphicData>
            </a:graphic>
          </wp:inline>
        </w:drawing>
      </w:r>
    </w:p>
    <w:p w14:paraId="4329463D" w14:textId="77777777" w:rsidR="00697371" w:rsidRPr="00E00010" w:rsidRDefault="00220104" w:rsidP="00BB7A53">
      <w:pPr>
        <w:pStyle w:val="TDC45"/>
      </w:pPr>
      <w:r w:rsidRPr="00E00010">
        <w:t>그림 11. SU-ID-CFX-021 신호처리 경로 선택 순서도</w:t>
      </w:r>
    </w:p>
    <w:p w14:paraId="217872F8" w14:textId="77777777" w:rsidR="000C626C" w:rsidRDefault="000C626C">
      <w:pPr>
        <w:pStyle w:val="TDC40"/>
      </w:pPr>
    </w:p>
    <w:p w14:paraId="24DF61A6" w14:textId="77777777" w:rsidR="00697371" w:rsidRPr="00E00010" w:rsidRDefault="00220104" w:rsidP="00BB7A53">
      <w:pPr>
        <w:pStyle w:val="TDC4"/>
      </w:pPr>
      <w:r>
        <w:t>SU-ID-CFX-022, AGC 입력 크기 읽기와 공유</w:t>
      </w:r>
    </w:p>
    <w:p w14:paraId="28B1D0B5" w14:textId="77777777" w:rsidR="00084C76" w:rsidRDefault="00084C76" w:rsidP="00BB7A53">
      <w:pPr>
        <w:pStyle w:val="TDC40"/>
        <w:keepNext/>
      </w:pPr>
      <w:r>
        <w:t>한 블록의 크기로 AGC 이득을 결정하고 같은 입력 크기를 CM3가 조회할 수 있게 한다.</w:t>
      </w:r>
    </w:p>
    <w:p w14:paraId="48A07A75" w14:textId="77777777" w:rsidR="00084C76" w:rsidRDefault="00084C76">
      <w:pPr>
        <w:pStyle w:val="TDC42"/>
      </w:pPr>
      <w:r>
        <w:t xml:space="preserve">표 </w:t>
      </w:r>
      <w:r>
        <w:fldChar w:fldCharType="begin"/>
      </w:r>
      <w:r>
        <w:instrText>SEQ 표 \* ARABIC</w:instrText>
      </w:r>
      <w:r>
        <w:fldChar w:fldCharType="separate"/>
      </w:r>
      <w:r w:rsidR="001A0C22">
        <w:rPr>
          <w:noProof/>
        </w:rPr>
        <w:t>49</w:t>
      </w:r>
      <w:r>
        <w:fldChar w:fldCharType="end"/>
      </w:r>
      <w:r>
        <w:t>. AGC 입력 크기 읽기와 공유 / 유닛 설계 내용</w:t>
      </w:r>
    </w:p>
    <w:tbl>
      <w:tblPr>
        <w:tblStyle w:val="TDC41"/>
        <w:tblW w:w="8816" w:type="dxa"/>
        <w:tblLayout w:type="fixed"/>
        <w:tblLook w:val="04A0" w:firstRow="1" w:lastRow="0" w:firstColumn="1" w:lastColumn="0" w:noHBand="0" w:noVBand="1"/>
      </w:tblPr>
      <w:tblGrid>
        <w:gridCol w:w="1304"/>
        <w:gridCol w:w="7512"/>
      </w:tblGrid>
      <w:tr w:rsidR="00084C76" w14:paraId="1ADF629D"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4F86B804" w14:textId="77777777" w:rsidR="00084C76" w:rsidRDefault="00084C76">
            <w:pPr>
              <w:pStyle w:val="TDC0"/>
            </w:pPr>
            <w:r>
              <w:t>항목</w:t>
            </w:r>
          </w:p>
        </w:tc>
        <w:tc>
          <w:tcPr>
            <w:tcW w:w="7512" w:type="dxa"/>
          </w:tcPr>
          <w:p w14:paraId="7E4E3F4D"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설계 내용</w:t>
            </w:r>
          </w:p>
        </w:tc>
      </w:tr>
      <w:tr w:rsidR="00084C76" w14:paraId="0D712CAC"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06D6DB68" w14:textId="77777777" w:rsidR="00084C76" w:rsidRDefault="00084C76">
            <w:pPr>
              <w:pStyle w:val="TDCe"/>
            </w:pPr>
            <w:r>
              <w:t>입력</w:t>
            </w:r>
          </w:p>
        </w:tc>
        <w:tc>
          <w:tcPr>
            <w:tcW w:w="7512" w:type="dxa"/>
          </w:tcPr>
          <w:p w14:paraId="7BABEB5C"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HEAR 절대값 최대값과 오디오 볼륨</w:t>
            </w:r>
          </w:p>
        </w:tc>
      </w:tr>
      <w:tr w:rsidR="00084C76" w14:paraId="1D5F5B91"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49CB8CE3" w14:textId="77777777" w:rsidR="00084C76" w:rsidRDefault="00084C76">
            <w:pPr>
              <w:pStyle w:val="TDCe"/>
            </w:pPr>
            <w:r>
              <w:t>출력</w:t>
            </w:r>
          </w:p>
        </w:tc>
        <w:tc>
          <w:tcPr>
            <w:tcW w:w="7512" w:type="dxa"/>
          </w:tcPr>
          <w:p w14:paraId="20E8C878"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maxAudioInput, AGC 입력 크기와 후속 이득 계산</w:t>
            </w:r>
          </w:p>
        </w:tc>
      </w:tr>
      <w:tr w:rsidR="00084C76" w14:paraId="46C8CB31"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6E489773" w14:textId="77777777" w:rsidR="00084C76" w:rsidRDefault="00084C76">
            <w:pPr>
              <w:pStyle w:val="TDCe"/>
            </w:pPr>
            <w:r>
              <w:lastRenderedPageBreak/>
              <w:t>처리</w:t>
            </w:r>
          </w:p>
        </w:tc>
        <w:tc>
          <w:tcPr>
            <w:tcW w:w="7512" w:type="dxa"/>
          </w:tcPr>
          <w:p w14:paraId="71E70572"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HEAR 결과를 maxAudioInput에 먼저 복사한다. 로그 계산에는 1 미만의 값을 1로 제한한다. 볼륨별 목표 이득, 시간 변화, 표본 적용을 순서대로 수행한다. 공유값은 AGC 적용 전 블록 최대값이며 누적 최대값이나 RMS가 아니다.</w:t>
            </w:r>
          </w:p>
        </w:tc>
      </w:tr>
    </w:tbl>
    <w:p w14:paraId="2027FC7B" w14:textId="77777777" w:rsidR="00084C76" w:rsidRDefault="00084C76" w:rsidP="00BB7A53">
      <w:pPr>
        <w:pStyle w:val="TDC40"/>
        <w:spacing w:after="0"/>
      </w:pPr>
    </w:p>
    <w:p w14:paraId="390DC0D1" w14:textId="77777777" w:rsidR="00084C76" w:rsidRDefault="00084C76">
      <w:pPr>
        <w:pStyle w:val="TDC42"/>
      </w:pPr>
      <w:r>
        <w:t xml:space="preserve">표 </w:t>
      </w:r>
      <w:r>
        <w:fldChar w:fldCharType="begin"/>
      </w:r>
      <w:r>
        <w:instrText>SEQ 표 \* ARABIC</w:instrText>
      </w:r>
      <w:r>
        <w:fldChar w:fldCharType="separate"/>
      </w:r>
      <w:r w:rsidR="001A0C22">
        <w:rPr>
          <w:noProof/>
        </w:rPr>
        <w:t>50</w:t>
      </w:r>
      <w:r>
        <w:fldChar w:fldCharType="end"/>
      </w:r>
      <w:r>
        <w:t>. AGC 입력 크기 읽기와 공유 / 구현 조건</w:t>
      </w:r>
    </w:p>
    <w:tbl>
      <w:tblPr>
        <w:tblStyle w:val="TDC41"/>
        <w:tblW w:w="8816" w:type="dxa"/>
        <w:tblLayout w:type="fixed"/>
        <w:tblLook w:val="04A0" w:firstRow="1" w:lastRow="0" w:firstColumn="1" w:lastColumn="0" w:noHBand="0" w:noVBand="1"/>
      </w:tblPr>
      <w:tblGrid>
        <w:gridCol w:w="1304"/>
        <w:gridCol w:w="7512"/>
      </w:tblGrid>
      <w:tr w:rsidR="00084C76" w14:paraId="5086ACE4"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5FAAEC5D" w14:textId="77777777" w:rsidR="00084C76" w:rsidRDefault="00084C76">
            <w:pPr>
              <w:pStyle w:val="TDC0"/>
            </w:pPr>
            <w:r>
              <w:t>구분</w:t>
            </w:r>
          </w:p>
        </w:tc>
        <w:tc>
          <w:tcPr>
            <w:tcW w:w="7512" w:type="dxa"/>
          </w:tcPr>
          <w:p w14:paraId="3B3A8ED7"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구현 조건</w:t>
            </w:r>
          </w:p>
        </w:tc>
      </w:tr>
      <w:tr w:rsidR="00084C76" w14:paraId="3A2640B6"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59A3780D" w14:textId="77777777" w:rsidR="00084C76" w:rsidRDefault="00084C76">
            <w:pPr>
              <w:pStyle w:val="TDCe"/>
            </w:pPr>
            <w:r>
              <w:t>관련 함수</w:t>
            </w:r>
          </w:p>
        </w:tc>
        <w:tc>
          <w:tcPr>
            <w:tcW w:w="7512" w:type="dxa"/>
          </w:tcPr>
          <w:p w14:paraId="6F4160AA"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audio_agc</w:t>
            </w:r>
          </w:p>
        </w:tc>
      </w:tr>
      <w:tr w:rsidR="00084C76" w14:paraId="220E6CDB"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688D4FC5" w14:textId="77777777" w:rsidR="00084C76" w:rsidRDefault="00084C76">
            <w:pPr>
              <w:pStyle w:val="TDCe"/>
            </w:pPr>
            <w:r>
              <w:t>필수 데이터/상수</w:t>
            </w:r>
          </w:p>
        </w:tc>
        <w:tc>
          <w:tcPr>
            <w:tcW w:w="7512" w:type="dxa"/>
          </w:tcPr>
          <w:p w14:paraId="103A279D"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Addr_SharedMem-&gt;maxAudioInput은 현재 16표본 블록의 절대값 최대를 공유한다. 0 입력은 공유값 0을 유지하되 로그 연산 입력만 1로 바꾼다.</w:t>
            </w:r>
          </w:p>
        </w:tc>
      </w:tr>
    </w:tbl>
    <w:p w14:paraId="1E72D797" w14:textId="77777777" w:rsidR="00084C76" w:rsidRDefault="00084C76" w:rsidP="00BB7A53">
      <w:pPr>
        <w:pStyle w:val="TDC40"/>
        <w:spacing w:after="0"/>
      </w:pPr>
    </w:p>
    <w:p w14:paraId="36C58104" w14:textId="77777777" w:rsidR="00084C76" w:rsidRDefault="00084C76">
      <w:pPr>
        <w:pStyle w:val="TDC43"/>
      </w:pPr>
      <w:r>
        <w:t>입출력 예 : HEAR 최대값이 0이면 공유 maxAudioInput은 0, 로그 계산 입력은 1이다. 최대값이 100이면 두 값 모두 100이다.</w:t>
      </w:r>
    </w:p>
    <w:p w14:paraId="51F34307" w14:textId="77777777" w:rsidR="000C626C" w:rsidRDefault="000C626C">
      <w:pPr>
        <w:pStyle w:val="TDC40"/>
      </w:pPr>
    </w:p>
    <w:p w14:paraId="7C5F55CE" w14:textId="445C53E9" w:rsidR="00697371" w:rsidRPr="00E00010" w:rsidRDefault="00220104" w:rsidP="00BB7A53">
      <w:pPr>
        <w:pStyle w:val="TDC4"/>
      </w:pPr>
      <w:r>
        <w:t>SU-ID-CFX-023, AGC 목표 이득 계산</w:t>
      </w:r>
    </w:p>
    <w:p w14:paraId="706BC01C" w14:textId="77777777" w:rsidR="00084C76" w:rsidRDefault="00084C76" w:rsidP="00BB7A53">
      <w:pPr>
        <w:pStyle w:val="TDC40"/>
        <w:keepNext/>
      </w:pPr>
      <w:r>
        <w:t>작은 입력은 억제하고 중간 입력은 볼륨에 맞춰 증폭하며 큰 입력은 압축한다.</w:t>
      </w:r>
    </w:p>
    <w:p w14:paraId="70B5F12C" w14:textId="77777777" w:rsidR="00084C76" w:rsidRDefault="00084C76">
      <w:pPr>
        <w:pStyle w:val="TDC42"/>
      </w:pPr>
      <w:r>
        <w:t xml:space="preserve">표 </w:t>
      </w:r>
      <w:r>
        <w:fldChar w:fldCharType="begin"/>
      </w:r>
      <w:r>
        <w:instrText>SEQ 표 \* ARABIC</w:instrText>
      </w:r>
      <w:r>
        <w:fldChar w:fldCharType="separate"/>
      </w:r>
      <w:r w:rsidR="001A0C22">
        <w:rPr>
          <w:noProof/>
        </w:rPr>
        <w:t>51</w:t>
      </w:r>
      <w:r>
        <w:fldChar w:fldCharType="end"/>
      </w:r>
      <w:r>
        <w:t>. AGC 목표 이득 계산 / 유닛 설계 내용</w:t>
      </w:r>
    </w:p>
    <w:tbl>
      <w:tblPr>
        <w:tblStyle w:val="TDC41"/>
        <w:tblW w:w="8816" w:type="dxa"/>
        <w:tblLayout w:type="fixed"/>
        <w:tblLook w:val="04A0" w:firstRow="1" w:lastRow="0" w:firstColumn="1" w:lastColumn="0" w:noHBand="0" w:noVBand="1"/>
      </w:tblPr>
      <w:tblGrid>
        <w:gridCol w:w="1304"/>
        <w:gridCol w:w="7512"/>
      </w:tblGrid>
      <w:tr w:rsidR="00084C76" w14:paraId="2DBA3DFE"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0EF220B2" w14:textId="77777777" w:rsidR="00084C76" w:rsidRDefault="00084C76">
            <w:pPr>
              <w:pStyle w:val="TDC0"/>
            </w:pPr>
            <w:r>
              <w:t>항목</w:t>
            </w:r>
          </w:p>
        </w:tc>
        <w:tc>
          <w:tcPr>
            <w:tcW w:w="7512" w:type="dxa"/>
          </w:tcPr>
          <w:p w14:paraId="79DCFBF1"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설계 내용</w:t>
            </w:r>
          </w:p>
        </w:tc>
      </w:tr>
      <w:tr w:rsidR="00084C76" w14:paraId="68AD9F34"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5CE91369" w14:textId="77777777" w:rsidR="00084C76" w:rsidRDefault="00084C76">
            <w:pPr>
              <w:pStyle w:val="TDCe"/>
            </w:pPr>
            <w:r>
              <w:t>입력</w:t>
            </w:r>
          </w:p>
        </w:tc>
        <w:tc>
          <w:tcPr>
            <w:tcW w:w="7512" w:type="dxa"/>
          </w:tcPr>
          <w:p w14:paraId="749A90B0"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정수 입력 크기, 오디오 볼륨 인덱스 0~9, 직전 이득 상태</w:t>
            </w:r>
          </w:p>
        </w:tc>
      </w:tr>
      <w:tr w:rsidR="00084C76" w14:paraId="75C1685E"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67C1840D" w14:textId="77777777" w:rsidR="00084C76" w:rsidRDefault="00084C76">
            <w:pPr>
              <w:pStyle w:val="TDCe"/>
            </w:pPr>
            <w:r>
              <w:t>출력</w:t>
            </w:r>
          </w:p>
        </w:tc>
        <w:tc>
          <w:tcPr>
            <w:tcW w:w="7512" w:type="dxa"/>
          </w:tcPr>
          <w:p w14:paraId="05F3D1B9"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중간 목표 로그 이득 g(Q8.16), 함수 반환 선형 이득(Q12.12)</w:t>
            </w:r>
          </w:p>
        </w:tc>
      </w:tr>
      <w:tr w:rsidR="00084C76" w14:paraId="56B4DB80"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17CDC6E7" w14:textId="77777777" w:rsidR="00084C76" w:rsidRDefault="00084C76">
            <w:pPr>
              <w:pStyle w:val="TDCe"/>
            </w:pPr>
            <w:r>
              <w:t>처리</w:t>
            </w:r>
          </w:p>
        </w:tc>
        <w:tc>
          <w:tcPr>
            <w:tcW w:w="7512" w:type="dxa"/>
          </w:tcPr>
          <w:p w14:paraId="4C543CFF"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정수 크기를 정규화 로그 d로 변환하여 잡음 경계 미만, 증폭 영역, 회전점 초과를 판정한다. 기울기/절편으로 목표 로그 이득을 구하며 경계의 등호는 증폭 영역에 포함한다. 시간 변화 유닛 적용 후 로그 이득을 선형 Q12.12로 바꾸어 반환한다.</w:t>
            </w:r>
          </w:p>
        </w:tc>
      </w:tr>
    </w:tbl>
    <w:p w14:paraId="7355A7AC" w14:textId="77777777" w:rsidR="00084C76" w:rsidRDefault="00084C76" w:rsidP="00BB7A53">
      <w:pPr>
        <w:pStyle w:val="TDC40"/>
        <w:spacing w:after="0"/>
      </w:pPr>
    </w:p>
    <w:p w14:paraId="380E5A16" w14:textId="77777777" w:rsidR="00084C76" w:rsidRDefault="00084C76">
      <w:pPr>
        <w:pStyle w:val="TDC42"/>
      </w:pPr>
      <w:r>
        <w:lastRenderedPageBreak/>
        <w:t xml:space="preserve">표 </w:t>
      </w:r>
      <w:r>
        <w:fldChar w:fldCharType="begin"/>
      </w:r>
      <w:r>
        <w:instrText>SEQ 표 \* ARABIC</w:instrText>
      </w:r>
      <w:r>
        <w:fldChar w:fldCharType="separate"/>
      </w:r>
      <w:r w:rsidR="001A0C22">
        <w:rPr>
          <w:noProof/>
        </w:rPr>
        <w:t>52</w:t>
      </w:r>
      <w:r>
        <w:fldChar w:fldCharType="end"/>
      </w:r>
      <w:r>
        <w:t>. AGC 목표 이득 계산 / 구현 조건</w:t>
      </w:r>
    </w:p>
    <w:tbl>
      <w:tblPr>
        <w:tblStyle w:val="TDC41"/>
        <w:tblW w:w="8816" w:type="dxa"/>
        <w:tblLayout w:type="fixed"/>
        <w:tblLook w:val="04A0" w:firstRow="1" w:lastRow="0" w:firstColumn="1" w:lastColumn="0" w:noHBand="0" w:noVBand="1"/>
      </w:tblPr>
      <w:tblGrid>
        <w:gridCol w:w="1304"/>
        <w:gridCol w:w="7512"/>
      </w:tblGrid>
      <w:tr w:rsidR="00084C76" w14:paraId="1C70442B"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19A2C75A" w14:textId="77777777" w:rsidR="00084C76" w:rsidRDefault="00084C76">
            <w:pPr>
              <w:pStyle w:val="TDC0"/>
            </w:pPr>
            <w:r>
              <w:t>구분</w:t>
            </w:r>
          </w:p>
        </w:tc>
        <w:tc>
          <w:tcPr>
            <w:tcW w:w="7512" w:type="dxa"/>
          </w:tcPr>
          <w:p w14:paraId="14C67481"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구현 조건</w:t>
            </w:r>
          </w:p>
        </w:tc>
      </w:tr>
      <w:tr w:rsidR="00084C76" w14:paraId="3F82B1C8"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19F3EE28" w14:textId="77777777" w:rsidR="00084C76" w:rsidRDefault="00084C76">
            <w:pPr>
              <w:pStyle w:val="TDCe"/>
            </w:pPr>
            <w:r>
              <w:t>관련 함수</w:t>
            </w:r>
          </w:p>
        </w:tc>
        <w:tc>
          <w:tcPr>
            <w:tcW w:w="7512" w:type="dxa"/>
          </w:tcPr>
          <w:p w14:paraId="3E04216A"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calculate_agc_gain</w:t>
            </w:r>
          </w:p>
        </w:tc>
      </w:tr>
    </w:tbl>
    <w:p w14:paraId="13EB0A12" w14:textId="77777777" w:rsidR="00084C76" w:rsidRDefault="00084C76" w:rsidP="00BB7A53">
      <w:pPr>
        <w:pStyle w:val="TDC40"/>
        <w:spacing w:after="0"/>
      </w:pPr>
    </w:p>
    <w:p w14:paraId="3AEE01CC" w14:textId="77777777" w:rsidR="00084C76" w:rsidRDefault="00084C76">
      <w:pPr>
        <w:pStyle w:val="TDC43"/>
      </w:pPr>
      <w:r>
        <w:t>입출력 예 : 내부 d가 -7700296 또는 -6209352인 경계값은 모두 증폭 영역으로 처리한다. 목표 g는 볼륨 1에서 0, 볼륨 10에서 973249이다. 이 값은 시간 변화 적용 전의 목표 로그 이득이며 함수의 최종 선형 이득 반환값과 구분한다.</w:t>
      </w:r>
    </w:p>
    <w:p w14:paraId="57C7BDDC" w14:textId="77777777" w:rsidR="00697371" w:rsidRPr="00E00010" w:rsidRDefault="00220104" w:rsidP="00BB7A53">
      <w:pPr>
        <w:pStyle w:val="TDC43"/>
      </w:pPr>
      <w:r w:rsidRPr="00BB7A53">
        <w:rPr>
          <w:b/>
          <w:bCs/>
        </w:rPr>
        <w:t xml:space="preserve">흐름 참고 : </w:t>
      </w:r>
      <w:r w:rsidRPr="00BB7A53">
        <w:t>경계와 같은 입력은 증폭 구간에 포함한다. 계수와 중간 Q 형식은 앞의 AGC 설계 설명을 따른다.</w:t>
      </w:r>
    </w:p>
    <w:p w14:paraId="24CB7717" w14:textId="77777777" w:rsidR="00BA1805" w:rsidRPr="00E00010" w:rsidRDefault="00BA1805" w:rsidP="00BB7A53">
      <w:pPr>
        <w:pStyle w:val="TDC44"/>
      </w:pPr>
      <w:r w:rsidRPr="00E00010">
        <w:rPr>
          <w:noProof/>
        </w:rPr>
        <w:drawing>
          <wp:inline distT="0" distB="0" distL="0" distR="0" wp14:anchorId="3E4EBC4E" wp14:editId="0010EAF7">
            <wp:extent cx="4320000" cy="4106700"/>
            <wp:effectExtent l="0" t="0" r="0" b="0"/>
            <wp:docPr id="1004" name="Flow CFX-023" descr="SU-ID-CFX-023 AGC 목표 이득 계산 설계 순서도">
              <a:extLst xmlns:a="http://schemas.openxmlformats.org/drawingml/2006/main">
                <a:ext uri="{FF2B5EF4-FFF2-40B4-BE49-F238E27FC236}">
                  <a16:creationId xmlns:a16="http://schemas.microsoft.com/office/drawing/2014/main" id="{E8B69799-F488-0C76-6806-D41022ABA0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그림 256" descr="스크린샷, 어둠, 블랙, 밤이(가) 표시된 사진&#10;&#10;자동 생성된 설명">
                      <a:extLst>
                        <a:ext uri="{FF2B5EF4-FFF2-40B4-BE49-F238E27FC236}">
                          <a16:creationId xmlns:a16="http://schemas.microsoft.com/office/drawing/2014/main" id="{E8B69799-F488-0C76-6806-D41022ABA043}"/>
                        </a:ext>
                      </a:extLst>
                    </pic:cNvPr>
                    <pic:cNvPicPr>
                      <a:picLocks noChangeAspect="1"/>
                    </pic:cNvPicPr>
                  </pic:nvPicPr>
                  <pic:blipFill>
                    <a:blip r:embed="rId21"/>
                    <a:stretch>
                      <a:fillRect/>
                    </a:stretch>
                  </pic:blipFill>
                  <pic:spPr>
                    <a:xfrm>
                      <a:off x="0" y="0"/>
                      <a:ext cx="4320000" cy="4106700"/>
                    </a:xfrm>
                    <a:prstGeom prst="rect">
                      <a:avLst/>
                    </a:prstGeom>
                  </pic:spPr>
                </pic:pic>
              </a:graphicData>
            </a:graphic>
          </wp:inline>
        </w:drawing>
      </w:r>
    </w:p>
    <w:p w14:paraId="2CA482DA" w14:textId="77777777" w:rsidR="00697371" w:rsidRPr="00E00010" w:rsidRDefault="00220104" w:rsidP="00BB7A53">
      <w:pPr>
        <w:pStyle w:val="TDC45"/>
      </w:pPr>
      <w:r w:rsidRPr="00E00010">
        <w:t>그림 12. SU-ID-CFX-023 AGC 목표 이득 계산 순서도</w:t>
      </w:r>
    </w:p>
    <w:p w14:paraId="3E3CA256" w14:textId="77777777" w:rsidR="000C626C" w:rsidRDefault="000C626C">
      <w:pPr>
        <w:pStyle w:val="TDC40"/>
      </w:pPr>
    </w:p>
    <w:p w14:paraId="372C9F79" w14:textId="77777777" w:rsidR="00697371" w:rsidRPr="00E00010" w:rsidRDefault="00220104" w:rsidP="00BB7A53">
      <w:pPr>
        <w:pStyle w:val="TDC4"/>
      </w:pPr>
      <w:r>
        <w:lastRenderedPageBreak/>
        <w:t>SU-ID-CFX-024, AGC 이득의 시간 변화</w:t>
      </w:r>
    </w:p>
    <w:p w14:paraId="45EEC3D1" w14:textId="77777777" w:rsidR="00084C76" w:rsidRDefault="00084C76" w:rsidP="00BB7A53">
      <w:pPr>
        <w:pStyle w:val="TDC40"/>
        <w:keepNext/>
      </w:pPr>
      <w:r>
        <w:t>입력 크기가 바뀌어도 이득이 갑자기 변하지 않도록 증가와 감소에 다른 속도를 적용한다.</w:t>
      </w:r>
    </w:p>
    <w:p w14:paraId="73DB011D" w14:textId="77777777" w:rsidR="00084C76" w:rsidRDefault="00084C76">
      <w:pPr>
        <w:pStyle w:val="TDC42"/>
      </w:pPr>
      <w:r>
        <w:t xml:space="preserve">표 </w:t>
      </w:r>
      <w:r>
        <w:fldChar w:fldCharType="begin"/>
      </w:r>
      <w:r>
        <w:instrText>SEQ 표 \* ARABIC</w:instrText>
      </w:r>
      <w:r>
        <w:fldChar w:fldCharType="separate"/>
      </w:r>
      <w:r w:rsidR="001A0C22">
        <w:rPr>
          <w:noProof/>
        </w:rPr>
        <w:t>53</w:t>
      </w:r>
      <w:r>
        <w:fldChar w:fldCharType="end"/>
      </w:r>
      <w:r>
        <w:t>. AGC 이득의 시간 변화 / 유닛 설계 내용</w:t>
      </w:r>
    </w:p>
    <w:tbl>
      <w:tblPr>
        <w:tblStyle w:val="TDC41"/>
        <w:tblW w:w="8816" w:type="dxa"/>
        <w:tblLayout w:type="fixed"/>
        <w:tblLook w:val="04A0" w:firstRow="1" w:lastRow="0" w:firstColumn="1" w:lastColumn="0" w:noHBand="0" w:noVBand="1"/>
      </w:tblPr>
      <w:tblGrid>
        <w:gridCol w:w="1304"/>
        <w:gridCol w:w="7512"/>
      </w:tblGrid>
      <w:tr w:rsidR="00084C76" w14:paraId="629A84F7"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33C6ADB9" w14:textId="77777777" w:rsidR="00084C76" w:rsidRDefault="00084C76">
            <w:pPr>
              <w:pStyle w:val="TDC0"/>
            </w:pPr>
            <w:r>
              <w:t>항목</w:t>
            </w:r>
          </w:p>
        </w:tc>
        <w:tc>
          <w:tcPr>
            <w:tcW w:w="7512" w:type="dxa"/>
          </w:tcPr>
          <w:p w14:paraId="6803532B"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설계 내용</w:t>
            </w:r>
          </w:p>
        </w:tc>
      </w:tr>
      <w:tr w:rsidR="00084C76" w14:paraId="7A8109FC"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5CEBEA98" w14:textId="77777777" w:rsidR="00084C76" w:rsidRDefault="00084C76">
            <w:pPr>
              <w:pStyle w:val="TDCe"/>
            </w:pPr>
            <w:r>
              <w:t>입력</w:t>
            </w:r>
          </w:p>
        </w:tc>
        <w:tc>
          <w:tcPr>
            <w:tcW w:w="7512" w:type="dxa"/>
          </w:tcPr>
          <w:p w14:paraId="6193B484"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목표 로그 이득과 직전 로그 이득(Q8.16)</w:t>
            </w:r>
          </w:p>
        </w:tc>
      </w:tr>
      <w:tr w:rsidR="00084C76" w14:paraId="0A413BAA"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4369072D" w14:textId="77777777" w:rsidR="00084C76" w:rsidRDefault="00084C76">
            <w:pPr>
              <w:pStyle w:val="TDCe"/>
            </w:pPr>
            <w:r>
              <w:t>출력</w:t>
            </w:r>
          </w:p>
        </w:tc>
        <w:tc>
          <w:tcPr>
            <w:tcW w:w="7512" w:type="dxa"/>
          </w:tcPr>
          <w:p w14:paraId="2F45224A"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새 로그 이득 및 다음 블록 상태</w:t>
            </w:r>
          </w:p>
        </w:tc>
      </w:tr>
      <w:tr w:rsidR="00084C76" w14:paraId="37644075"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039AA6E1" w14:textId="77777777" w:rsidR="00084C76" w:rsidRDefault="00084C76">
            <w:pPr>
              <w:pStyle w:val="TDCe"/>
            </w:pPr>
            <w:r>
              <w:t>처리</w:t>
            </w:r>
          </w:p>
        </w:tc>
        <w:tc>
          <w:tcPr>
            <w:tcW w:w="7512" w:type="dxa"/>
          </w:tcPr>
          <w:p w14:paraId="5F00A91A"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직전 이득이 목표 이하이면 느린 증가 계수, 목표보다 크면 빠른 감소 계수를 사용한다. 두 곱의 합을 16비트 우측 이동하고 24비트 범위로 제한한다. 계산한 값을 다음 호출의 직전 값으로 보존한다.</w:t>
            </w:r>
          </w:p>
        </w:tc>
      </w:tr>
    </w:tbl>
    <w:p w14:paraId="1C09A591" w14:textId="77777777" w:rsidR="00084C76" w:rsidRDefault="00084C76" w:rsidP="00BB7A53">
      <w:pPr>
        <w:pStyle w:val="TDC40"/>
        <w:spacing w:after="0"/>
      </w:pPr>
    </w:p>
    <w:p w14:paraId="39217615" w14:textId="77777777" w:rsidR="00084C76" w:rsidRDefault="00084C76">
      <w:pPr>
        <w:pStyle w:val="TDC42"/>
      </w:pPr>
      <w:r>
        <w:t xml:space="preserve">표 </w:t>
      </w:r>
      <w:r>
        <w:fldChar w:fldCharType="begin"/>
      </w:r>
      <w:r>
        <w:instrText>SEQ 표 \* ARABIC</w:instrText>
      </w:r>
      <w:r>
        <w:fldChar w:fldCharType="separate"/>
      </w:r>
      <w:r w:rsidR="001A0C22">
        <w:rPr>
          <w:noProof/>
        </w:rPr>
        <w:t>54</w:t>
      </w:r>
      <w:r>
        <w:fldChar w:fldCharType="end"/>
      </w:r>
      <w:r>
        <w:t>. AGC 이득의 시간 변화 / 구현 조건</w:t>
      </w:r>
    </w:p>
    <w:tbl>
      <w:tblPr>
        <w:tblStyle w:val="TDC41"/>
        <w:tblW w:w="8816" w:type="dxa"/>
        <w:tblLayout w:type="fixed"/>
        <w:tblLook w:val="04A0" w:firstRow="1" w:lastRow="0" w:firstColumn="1" w:lastColumn="0" w:noHBand="0" w:noVBand="1"/>
      </w:tblPr>
      <w:tblGrid>
        <w:gridCol w:w="1304"/>
        <w:gridCol w:w="7512"/>
      </w:tblGrid>
      <w:tr w:rsidR="00084C76" w14:paraId="38876D69"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53BBC544" w14:textId="77777777" w:rsidR="00084C76" w:rsidRDefault="00084C76">
            <w:pPr>
              <w:pStyle w:val="TDC0"/>
            </w:pPr>
            <w:r>
              <w:t>구분</w:t>
            </w:r>
          </w:p>
        </w:tc>
        <w:tc>
          <w:tcPr>
            <w:tcW w:w="7512" w:type="dxa"/>
          </w:tcPr>
          <w:p w14:paraId="658BA009"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구현 조건</w:t>
            </w:r>
          </w:p>
        </w:tc>
      </w:tr>
      <w:tr w:rsidR="00084C76" w14:paraId="7F75B251"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3E7D1D73" w14:textId="77777777" w:rsidR="00084C76" w:rsidRDefault="00084C76">
            <w:pPr>
              <w:pStyle w:val="TDCe"/>
            </w:pPr>
            <w:r>
              <w:t>관련 함수</w:t>
            </w:r>
          </w:p>
        </w:tc>
        <w:tc>
          <w:tcPr>
            <w:tcW w:w="7512" w:type="dxa"/>
          </w:tcPr>
          <w:p w14:paraId="60DFA97B"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audio_agc_attack_release</w:t>
            </w:r>
          </w:p>
        </w:tc>
      </w:tr>
    </w:tbl>
    <w:p w14:paraId="6146B713" w14:textId="77777777" w:rsidR="00084C76" w:rsidRDefault="00084C76" w:rsidP="00BB7A53">
      <w:pPr>
        <w:pStyle w:val="TDC40"/>
        <w:spacing w:after="0"/>
      </w:pPr>
    </w:p>
    <w:p w14:paraId="70EA323C" w14:textId="77777777" w:rsidR="00084C76" w:rsidRDefault="00084C76">
      <w:pPr>
        <w:pStyle w:val="TDC43"/>
      </w:pPr>
      <w:r>
        <w:t>입출력 예 : 직전 이득=0/목표 이득=65536이면 새 이득은 655이다. 직전 이득=65536/목표 이득=0이면 새 이득은 3276이다. 계산한 결과는 다음 호출의 직전 이득으로 사용한다.</w:t>
      </w:r>
    </w:p>
    <w:p w14:paraId="10BA8EA5" w14:textId="77777777" w:rsidR="00BA1805" w:rsidRPr="00E00010" w:rsidRDefault="00BA1805" w:rsidP="00BB7A53">
      <w:pPr>
        <w:pStyle w:val="TDC44"/>
      </w:pPr>
      <w:r w:rsidRPr="00E00010">
        <w:rPr>
          <w:noProof/>
        </w:rPr>
        <w:lastRenderedPageBreak/>
        <w:drawing>
          <wp:inline distT="0" distB="0" distL="0" distR="0" wp14:anchorId="3E4EBC4E" wp14:editId="0010EAF7">
            <wp:extent cx="4320000" cy="3580200"/>
            <wp:effectExtent l="0" t="0" r="0" b="0"/>
            <wp:docPr id="1005" name="Flow CFX-024" descr="SU-ID-CFX-024 AGC 이득의 시간 변화 설계 순서도">
              <a:extLst xmlns:a="http://schemas.openxmlformats.org/drawingml/2006/main">
                <a:ext uri="{FF2B5EF4-FFF2-40B4-BE49-F238E27FC236}">
                  <a16:creationId xmlns:a16="http://schemas.microsoft.com/office/drawing/2014/main" id="{E8B69799-F488-0C76-6806-D41022ABA0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그림 256" descr="스크린샷, 어둠, 블랙, 밤이(가) 표시된 사진&#10;&#10;자동 생성된 설명">
                      <a:extLst>
                        <a:ext uri="{FF2B5EF4-FFF2-40B4-BE49-F238E27FC236}">
                          <a16:creationId xmlns:a16="http://schemas.microsoft.com/office/drawing/2014/main" id="{E8B69799-F488-0C76-6806-D41022ABA043}"/>
                        </a:ext>
                      </a:extLst>
                    </pic:cNvPr>
                    <pic:cNvPicPr>
                      <a:picLocks noChangeAspect="1"/>
                    </pic:cNvPicPr>
                  </pic:nvPicPr>
                  <pic:blipFill>
                    <a:blip r:embed="rId22"/>
                    <a:stretch>
                      <a:fillRect/>
                    </a:stretch>
                  </pic:blipFill>
                  <pic:spPr>
                    <a:xfrm>
                      <a:off x="0" y="0"/>
                      <a:ext cx="4320000" cy="3580200"/>
                    </a:xfrm>
                    <a:prstGeom prst="rect">
                      <a:avLst/>
                    </a:prstGeom>
                  </pic:spPr>
                </pic:pic>
              </a:graphicData>
            </a:graphic>
          </wp:inline>
        </w:drawing>
      </w:r>
    </w:p>
    <w:p w14:paraId="5FFF1C37" w14:textId="77777777" w:rsidR="00697371" w:rsidRPr="00E00010" w:rsidRDefault="00220104" w:rsidP="00BB7A53">
      <w:pPr>
        <w:pStyle w:val="TDC45"/>
      </w:pPr>
      <w:r w:rsidRPr="00E00010">
        <w:t>그림 13. SU-ID-CFX-024 AGC 이득의 시간 변화 순서도</w:t>
      </w:r>
    </w:p>
    <w:p w14:paraId="58EA66BC" w14:textId="77777777" w:rsidR="000C626C" w:rsidRDefault="000C626C">
      <w:pPr>
        <w:pStyle w:val="TDC40"/>
      </w:pPr>
    </w:p>
    <w:p w14:paraId="337424B2" w14:textId="77777777" w:rsidR="00697371" w:rsidRPr="00E00010" w:rsidRDefault="00220104" w:rsidP="00BB7A53">
      <w:pPr>
        <w:pStyle w:val="TDC4"/>
      </w:pPr>
      <w:r>
        <w:t>SU-ID-CFX-025, AGC 표본 이득 적용</w:t>
      </w:r>
    </w:p>
    <w:p w14:paraId="09B097CF" w14:textId="77777777" w:rsidR="00084C76" w:rsidRDefault="00084C76" w:rsidP="00BB7A53">
      <w:pPr>
        <w:pStyle w:val="TDC40"/>
        <w:keepNext/>
      </w:pPr>
      <w:r>
        <w:t>블록에서 계산한 공통 이득을 표본에 적용하여 파형의 상대적인 모양을 유지한다.</w:t>
      </w:r>
    </w:p>
    <w:p w14:paraId="56BC9D31" w14:textId="77777777" w:rsidR="00084C76" w:rsidRDefault="00084C76">
      <w:pPr>
        <w:pStyle w:val="TDC42"/>
      </w:pPr>
      <w:r>
        <w:t xml:space="preserve">표 </w:t>
      </w:r>
      <w:r>
        <w:fldChar w:fldCharType="begin"/>
      </w:r>
      <w:r>
        <w:instrText>SEQ 표 \* ARABIC</w:instrText>
      </w:r>
      <w:r>
        <w:fldChar w:fldCharType="separate"/>
      </w:r>
      <w:r w:rsidR="001A0C22">
        <w:rPr>
          <w:noProof/>
        </w:rPr>
        <w:t>55</w:t>
      </w:r>
      <w:r>
        <w:fldChar w:fldCharType="end"/>
      </w:r>
      <w:r>
        <w:t>. AGC 표본 이득 적용 / 유닛 설계 내용</w:t>
      </w:r>
    </w:p>
    <w:tbl>
      <w:tblPr>
        <w:tblStyle w:val="TDC41"/>
        <w:tblW w:w="8816" w:type="dxa"/>
        <w:tblLayout w:type="fixed"/>
        <w:tblLook w:val="04A0" w:firstRow="1" w:lastRow="0" w:firstColumn="1" w:lastColumn="0" w:noHBand="0" w:noVBand="1"/>
      </w:tblPr>
      <w:tblGrid>
        <w:gridCol w:w="1304"/>
        <w:gridCol w:w="7512"/>
      </w:tblGrid>
      <w:tr w:rsidR="00084C76" w14:paraId="51AE0FBB"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1CE73519" w14:textId="77777777" w:rsidR="00084C76" w:rsidRDefault="00084C76">
            <w:pPr>
              <w:pStyle w:val="TDC0"/>
            </w:pPr>
            <w:r>
              <w:t>항목</w:t>
            </w:r>
          </w:p>
        </w:tc>
        <w:tc>
          <w:tcPr>
            <w:tcW w:w="7512" w:type="dxa"/>
          </w:tcPr>
          <w:p w14:paraId="6CECC0D1"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설계 내용</w:t>
            </w:r>
          </w:p>
        </w:tc>
      </w:tr>
      <w:tr w:rsidR="00084C76" w14:paraId="6EACC1A5"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1D9E51E0" w14:textId="77777777" w:rsidR="00084C76" w:rsidRDefault="00084C76">
            <w:pPr>
              <w:pStyle w:val="TDCe"/>
            </w:pPr>
            <w:r>
              <w:t>입력</w:t>
            </w:r>
          </w:p>
        </w:tc>
        <w:tc>
          <w:tcPr>
            <w:tcW w:w="7512" w:type="dxa"/>
          </w:tcPr>
          <w:p w14:paraId="5DB7C927"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16표본 혼합 버퍼와 선형 이득(Q12.12)</w:t>
            </w:r>
          </w:p>
        </w:tc>
      </w:tr>
      <w:tr w:rsidR="00084C76" w14:paraId="3180DB82"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748DC708" w14:textId="77777777" w:rsidR="00084C76" w:rsidRDefault="00084C76">
            <w:pPr>
              <w:pStyle w:val="TDCe"/>
            </w:pPr>
            <w:r>
              <w:t>출력</w:t>
            </w:r>
          </w:p>
        </w:tc>
        <w:tc>
          <w:tcPr>
            <w:tcW w:w="7512" w:type="dxa"/>
          </w:tcPr>
          <w:p w14:paraId="7E1973EA"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signed 24비트 AGC 출력 16표본</w:t>
            </w:r>
          </w:p>
        </w:tc>
      </w:tr>
      <w:tr w:rsidR="00084C76" w14:paraId="3281D778"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3771DBAD" w14:textId="77777777" w:rsidR="00084C76" w:rsidRDefault="00084C76">
            <w:pPr>
              <w:pStyle w:val="TDCe"/>
            </w:pPr>
            <w:r>
              <w:t>처리</w:t>
            </w:r>
          </w:p>
        </w:tc>
        <w:tc>
          <w:tcPr>
            <w:tcW w:w="7512" w:type="dxa"/>
          </w:tcPr>
          <w:p w14:paraId="26054056"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각 표본과 이득의 곱을 12비트 우측 이동한다. 결과는 -8388608~8388607로 포화하여 출력 버퍼에 저장한다.</w:t>
            </w:r>
          </w:p>
        </w:tc>
      </w:tr>
    </w:tbl>
    <w:p w14:paraId="3A33E139" w14:textId="77777777" w:rsidR="00084C76" w:rsidRDefault="00084C76" w:rsidP="00BB7A53">
      <w:pPr>
        <w:pStyle w:val="TDC40"/>
        <w:spacing w:after="0"/>
      </w:pPr>
    </w:p>
    <w:p w14:paraId="73541E3F" w14:textId="77777777" w:rsidR="00084C76" w:rsidRDefault="00084C76">
      <w:pPr>
        <w:pStyle w:val="TDC42"/>
      </w:pPr>
      <w:r>
        <w:lastRenderedPageBreak/>
        <w:t xml:space="preserve">표 </w:t>
      </w:r>
      <w:r>
        <w:fldChar w:fldCharType="begin"/>
      </w:r>
      <w:r>
        <w:instrText>SEQ 표 \* ARABIC</w:instrText>
      </w:r>
      <w:r>
        <w:fldChar w:fldCharType="separate"/>
      </w:r>
      <w:r w:rsidR="001A0C22">
        <w:rPr>
          <w:noProof/>
        </w:rPr>
        <w:t>56</w:t>
      </w:r>
      <w:r>
        <w:fldChar w:fldCharType="end"/>
      </w:r>
      <w:r>
        <w:t>. AGC 표본 이득 적용 / 구현 조건</w:t>
      </w:r>
    </w:p>
    <w:tbl>
      <w:tblPr>
        <w:tblStyle w:val="TDC41"/>
        <w:tblW w:w="8816" w:type="dxa"/>
        <w:tblLayout w:type="fixed"/>
        <w:tblLook w:val="04A0" w:firstRow="1" w:lastRow="0" w:firstColumn="1" w:lastColumn="0" w:noHBand="0" w:noVBand="1"/>
      </w:tblPr>
      <w:tblGrid>
        <w:gridCol w:w="1304"/>
        <w:gridCol w:w="7512"/>
      </w:tblGrid>
      <w:tr w:rsidR="00084C76" w14:paraId="76533A3A"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7D194F38" w14:textId="77777777" w:rsidR="00084C76" w:rsidRDefault="00084C76">
            <w:pPr>
              <w:pStyle w:val="TDC0"/>
            </w:pPr>
            <w:r>
              <w:t>구분</w:t>
            </w:r>
          </w:p>
        </w:tc>
        <w:tc>
          <w:tcPr>
            <w:tcW w:w="7512" w:type="dxa"/>
          </w:tcPr>
          <w:p w14:paraId="4F010CC1"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구현 조건</w:t>
            </w:r>
          </w:p>
        </w:tc>
      </w:tr>
      <w:tr w:rsidR="00084C76" w14:paraId="310AC6E1"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71EDB568" w14:textId="77777777" w:rsidR="00084C76" w:rsidRDefault="00084C76">
            <w:pPr>
              <w:pStyle w:val="TDCe"/>
            </w:pPr>
            <w:r>
              <w:t>관련 함수</w:t>
            </w:r>
          </w:p>
        </w:tc>
        <w:tc>
          <w:tcPr>
            <w:tcW w:w="7512" w:type="dxa"/>
          </w:tcPr>
          <w:p w14:paraId="47555E2D"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apply_agc_gain</w:t>
            </w:r>
          </w:p>
        </w:tc>
      </w:tr>
    </w:tbl>
    <w:p w14:paraId="057C7A1D" w14:textId="77777777" w:rsidR="00084C76" w:rsidRDefault="00084C76" w:rsidP="00BB7A53">
      <w:pPr>
        <w:pStyle w:val="TDC40"/>
        <w:spacing w:after="0"/>
      </w:pPr>
    </w:p>
    <w:p w14:paraId="13654BE2" w14:textId="77777777" w:rsidR="00084C76" w:rsidRDefault="00084C76">
      <w:pPr>
        <w:pStyle w:val="TDC43"/>
      </w:pPr>
      <w:r>
        <w:t>입출력 예 : 입력의 앞 다섯 값이 [-10,0,10,8388607,-8388608]이고 나머지가 0일 때, 이득 4096의 출력은 입력과 같다. 이득 8192의 출력은 [-20,0,20,8388607,-8388608, 나머지 0]으로 포화한다.</w:t>
      </w:r>
    </w:p>
    <w:p w14:paraId="301CCA0F" w14:textId="77777777" w:rsidR="000C626C" w:rsidRDefault="000C626C">
      <w:pPr>
        <w:pStyle w:val="TDC40"/>
      </w:pPr>
    </w:p>
    <w:p w14:paraId="5B807AB0" w14:textId="77777777" w:rsidR="00697371" w:rsidRPr="00E00010" w:rsidRDefault="00220104" w:rsidP="00BB7A53">
      <w:pPr>
        <w:pStyle w:val="TDC4"/>
      </w:pPr>
      <w:r>
        <w:t>SU-ID-CFX-026, 주파수 분석 입력 갱신</w:t>
      </w:r>
    </w:p>
    <w:p w14:paraId="6AEF9896" w14:textId="77777777" w:rsidR="00084C76" w:rsidRDefault="00084C76" w:rsidP="00BB7A53">
      <w:pPr>
        <w:pStyle w:val="TDC40"/>
        <w:keepNext/>
      </w:pPr>
      <w:r>
        <w:t>최근 오디오 이력을 유지하면서 매 블록마다 분석 창을 이동한다.</w:t>
      </w:r>
    </w:p>
    <w:p w14:paraId="04BDACDB" w14:textId="77777777" w:rsidR="00084C76" w:rsidRDefault="00084C76">
      <w:pPr>
        <w:pStyle w:val="TDC42"/>
      </w:pPr>
      <w:r>
        <w:t xml:space="preserve">표 </w:t>
      </w:r>
      <w:r>
        <w:fldChar w:fldCharType="begin"/>
      </w:r>
      <w:r>
        <w:instrText>SEQ 표 \* ARABIC</w:instrText>
      </w:r>
      <w:r>
        <w:fldChar w:fldCharType="separate"/>
      </w:r>
      <w:r w:rsidR="001A0C22">
        <w:rPr>
          <w:noProof/>
        </w:rPr>
        <w:t>57</w:t>
      </w:r>
      <w:r>
        <w:fldChar w:fldCharType="end"/>
      </w:r>
      <w:r>
        <w:t>. 주파수 분석 입력 갱신 / 유닛 설계 내용</w:t>
      </w:r>
    </w:p>
    <w:tbl>
      <w:tblPr>
        <w:tblStyle w:val="TDC41"/>
        <w:tblW w:w="8816" w:type="dxa"/>
        <w:tblLayout w:type="fixed"/>
        <w:tblLook w:val="04A0" w:firstRow="1" w:lastRow="0" w:firstColumn="1" w:lastColumn="0" w:noHBand="0" w:noVBand="1"/>
      </w:tblPr>
      <w:tblGrid>
        <w:gridCol w:w="1304"/>
        <w:gridCol w:w="7512"/>
      </w:tblGrid>
      <w:tr w:rsidR="00084C76" w14:paraId="2F38C327"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7B9CF27F" w14:textId="77777777" w:rsidR="00084C76" w:rsidRDefault="00084C76">
            <w:pPr>
              <w:pStyle w:val="TDC0"/>
            </w:pPr>
            <w:r>
              <w:t>항목</w:t>
            </w:r>
          </w:p>
        </w:tc>
        <w:tc>
          <w:tcPr>
            <w:tcW w:w="7512" w:type="dxa"/>
          </w:tcPr>
          <w:p w14:paraId="4F0FE108"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설계 내용</w:t>
            </w:r>
          </w:p>
        </w:tc>
      </w:tr>
      <w:tr w:rsidR="00084C76" w14:paraId="3A17D27D"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2FA38171" w14:textId="77777777" w:rsidR="00084C76" w:rsidRDefault="00084C76">
            <w:pPr>
              <w:pStyle w:val="TDCe"/>
            </w:pPr>
            <w:r>
              <w:t>입력</w:t>
            </w:r>
          </w:p>
        </w:tc>
        <w:tc>
          <w:tcPr>
            <w:tcW w:w="7512" w:type="dxa"/>
          </w:tcPr>
          <w:p w14:paraId="2EA99076"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AGC 출력 16표본</w:t>
            </w:r>
          </w:p>
        </w:tc>
      </w:tr>
      <w:tr w:rsidR="00084C76" w14:paraId="2162DE4F"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3EF2D429" w14:textId="77777777" w:rsidR="00084C76" w:rsidRDefault="00084C76">
            <w:pPr>
              <w:pStyle w:val="TDCe"/>
            </w:pPr>
            <w:r>
              <w:t>출력</w:t>
            </w:r>
          </w:p>
        </w:tc>
        <w:tc>
          <w:tcPr>
            <w:tcW w:w="7512" w:type="dxa"/>
          </w:tcPr>
          <w:p w14:paraId="04C1FF11"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FFT용 512표본 FIFO의 갱신</w:t>
            </w:r>
          </w:p>
        </w:tc>
      </w:tr>
      <w:tr w:rsidR="00084C76" w14:paraId="2288F51B"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68F739D7" w14:textId="77777777" w:rsidR="00084C76" w:rsidRDefault="00084C76">
            <w:pPr>
              <w:pStyle w:val="TDCe"/>
            </w:pPr>
            <w:r>
              <w:t>처리</w:t>
            </w:r>
          </w:p>
        </w:tc>
        <w:tc>
          <w:tcPr>
            <w:tcW w:w="7512" w:type="dxa"/>
          </w:tcPr>
          <w:p w14:paraId="6F72CF55"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AGC 출력의 마지막 표본부터 첫 표본까지 FFT 입력 FIFO에 기록한다. FIFO가 이전 표본 이력을 유지하므로 전체 512표본 배열을 매번 복사하지 않는다.</w:t>
            </w:r>
          </w:p>
        </w:tc>
      </w:tr>
    </w:tbl>
    <w:p w14:paraId="7B2FBEC8" w14:textId="77777777" w:rsidR="00084C76" w:rsidRDefault="00084C76" w:rsidP="00BB7A53">
      <w:pPr>
        <w:pStyle w:val="TDC40"/>
        <w:spacing w:after="0"/>
      </w:pPr>
    </w:p>
    <w:p w14:paraId="71B704C6" w14:textId="77777777" w:rsidR="00084C76" w:rsidRDefault="00084C76">
      <w:pPr>
        <w:pStyle w:val="TDC42"/>
      </w:pPr>
      <w:r>
        <w:t xml:space="preserve">표 </w:t>
      </w:r>
      <w:r>
        <w:fldChar w:fldCharType="begin"/>
      </w:r>
      <w:r>
        <w:instrText>SEQ 표 \* ARABIC</w:instrText>
      </w:r>
      <w:r>
        <w:fldChar w:fldCharType="separate"/>
      </w:r>
      <w:r w:rsidR="001A0C22">
        <w:rPr>
          <w:noProof/>
        </w:rPr>
        <w:t>58</w:t>
      </w:r>
      <w:r>
        <w:fldChar w:fldCharType="end"/>
      </w:r>
      <w:r>
        <w:t>. 주파수 분석 입력 갱신 / 구현 조건</w:t>
      </w:r>
    </w:p>
    <w:tbl>
      <w:tblPr>
        <w:tblStyle w:val="TDC41"/>
        <w:tblW w:w="8816" w:type="dxa"/>
        <w:tblLayout w:type="fixed"/>
        <w:tblLook w:val="04A0" w:firstRow="1" w:lastRow="0" w:firstColumn="1" w:lastColumn="0" w:noHBand="0" w:noVBand="1"/>
      </w:tblPr>
      <w:tblGrid>
        <w:gridCol w:w="1304"/>
        <w:gridCol w:w="7512"/>
      </w:tblGrid>
      <w:tr w:rsidR="00084C76" w14:paraId="464C8991"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153F2588" w14:textId="77777777" w:rsidR="00084C76" w:rsidRDefault="00084C76">
            <w:pPr>
              <w:pStyle w:val="TDC0"/>
            </w:pPr>
            <w:r>
              <w:t>구분</w:t>
            </w:r>
          </w:p>
        </w:tc>
        <w:tc>
          <w:tcPr>
            <w:tcW w:w="7512" w:type="dxa"/>
          </w:tcPr>
          <w:p w14:paraId="328F80CA"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구현 조건</w:t>
            </w:r>
          </w:p>
        </w:tc>
      </w:tr>
      <w:tr w:rsidR="00084C76" w14:paraId="40E5551E"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014664C2" w14:textId="77777777" w:rsidR="00084C76" w:rsidRDefault="00084C76">
            <w:pPr>
              <w:pStyle w:val="TDCe"/>
            </w:pPr>
            <w:r>
              <w:t>관련 함수</w:t>
            </w:r>
          </w:p>
        </w:tc>
        <w:tc>
          <w:tcPr>
            <w:tcW w:w="7512" w:type="dxa"/>
          </w:tcPr>
          <w:p w14:paraId="04941B3B"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update_FFT_inputData</w:t>
            </w:r>
          </w:p>
        </w:tc>
      </w:tr>
    </w:tbl>
    <w:p w14:paraId="38FF2517" w14:textId="77777777" w:rsidR="00084C76" w:rsidRDefault="00084C76" w:rsidP="00BB7A53">
      <w:pPr>
        <w:pStyle w:val="TDC40"/>
        <w:spacing w:after="0"/>
      </w:pPr>
    </w:p>
    <w:p w14:paraId="2F3EBEFE" w14:textId="77777777" w:rsidR="00084C76" w:rsidRDefault="00084C76">
      <w:pPr>
        <w:pStyle w:val="TDC43"/>
      </w:pPr>
      <w:r>
        <w:t>입출력 예 : AGC 출력[i]=i(i=0~15)이면 FIFO에 15,14,...,0 순서로 16표본을 기록한다.</w:t>
      </w:r>
    </w:p>
    <w:p w14:paraId="1531F5BC" w14:textId="77777777" w:rsidR="000C626C" w:rsidRDefault="000C626C">
      <w:pPr>
        <w:pStyle w:val="TDC40"/>
      </w:pPr>
    </w:p>
    <w:p w14:paraId="38ACF082" w14:textId="77777777" w:rsidR="00697371" w:rsidRPr="00E00010" w:rsidRDefault="00220104" w:rsidP="00BB7A53">
      <w:pPr>
        <w:pStyle w:val="TDC4"/>
      </w:pPr>
      <w:r>
        <w:lastRenderedPageBreak/>
        <w:t>SU-ID-CFX-027, FFT 대역 인덱스 읽기</w:t>
      </w:r>
    </w:p>
    <w:p w14:paraId="5D938271" w14:textId="77777777" w:rsidR="00084C76" w:rsidRDefault="00084C76" w:rsidP="00BB7A53">
      <w:pPr>
        <w:pStyle w:val="TDC40"/>
        <w:keepNext/>
      </w:pPr>
      <w:r>
        <w:t>주파수 bin을 사용 전극 수에 맞는 대역으로 분류한다.</w:t>
      </w:r>
    </w:p>
    <w:p w14:paraId="7F00135F" w14:textId="77777777" w:rsidR="00084C76" w:rsidRDefault="00084C76">
      <w:pPr>
        <w:pStyle w:val="TDC42"/>
      </w:pPr>
      <w:r>
        <w:t xml:space="preserve">표 </w:t>
      </w:r>
      <w:r>
        <w:fldChar w:fldCharType="begin"/>
      </w:r>
      <w:r>
        <w:instrText>SEQ 표 \* ARABIC</w:instrText>
      </w:r>
      <w:r>
        <w:fldChar w:fldCharType="separate"/>
      </w:r>
      <w:r w:rsidR="001A0C22">
        <w:rPr>
          <w:noProof/>
        </w:rPr>
        <w:t>59</w:t>
      </w:r>
      <w:r>
        <w:fldChar w:fldCharType="end"/>
      </w:r>
      <w:r>
        <w:t>. FFT 대역 인덱스 읽기 / 유닛 설계 내용</w:t>
      </w:r>
    </w:p>
    <w:tbl>
      <w:tblPr>
        <w:tblStyle w:val="TDC41"/>
        <w:tblW w:w="8816" w:type="dxa"/>
        <w:tblLayout w:type="fixed"/>
        <w:tblLook w:val="04A0" w:firstRow="1" w:lastRow="0" w:firstColumn="1" w:lastColumn="0" w:noHBand="0" w:noVBand="1"/>
      </w:tblPr>
      <w:tblGrid>
        <w:gridCol w:w="1304"/>
        <w:gridCol w:w="7512"/>
      </w:tblGrid>
      <w:tr w:rsidR="00084C76" w14:paraId="3AF61667"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40F41A0C" w14:textId="77777777" w:rsidR="00084C76" w:rsidRDefault="00084C76">
            <w:pPr>
              <w:pStyle w:val="TDC0"/>
            </w:pPr>
            <w:r>
              <w:t>항목</w:t>
            </w:r>
          </w:p>
        </w:tc>
        <w:tc>
          <w:tcPr>
            <w:tcW w:w="7512" w:type="dxa"/>
          </w:tcPr>
          <w:p w14:paraId="6F9825FC"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설계 내용</w:t>
            </w:r>
          </w:p>
        </w:tc>
      </w:tr>
      <w:tr w:rsidR="00084C76" w14:paraId="75443502"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0DC64FF4" w14:textId="77777777" w:rsidR="00084C76" w:rsidRDefault="00084C76">
            <w:pPr>
              <w:pStyle w:val="TDCe"/>
            </w:pPr>
            <w:r>
              <w:t>입력</w:t>
            </w:r>
          </w:p>
        </w:tc>
        <w:tc>
          <w:tcPr>
            <w:tcW w:w="7512" w:type="dxa"/>
          </w:tcPr>
          <w:p w14:paraId="0BF5F1A6"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맵의 분석 대역 수, 저장된 대역 수와 bin 인덱스 256개</w:t>
            </w:r>
          </w:p>
        </w:tc>
      </w:tr>
      <w:tr w:rsidR="00084C76" w14:paraId="3972B641"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54B28769" w14:textId="77777777" w:rsidR="00084C76" w:rsidRDefault="00084C76">
            <w:pPr>
              <w:pStyle w:val="TDCe"/>
            </w:pPr>
            <w:r>
              <w:t>출력</w:t>
            </w:r>
          </w:p>
        </w:tc>
        <w:tc>
          <w:tcPr>
            <w:tcW w:w="7512" w:type="dxa"/>
          </w:tcPr>
          <w:p w14:paraId="6001A062"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g_pass_bin_index[256]</w:t>
            </w:r>
          </w:p>
        </w:tc>
      </w:tr>
      <w:tr w:rsidR="00084C76" w14:paraId="31E7657C"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00C6AF9D" w14:textId="77777777" w:rsidR="00084C76" w:rsidRDefault="00084C76">
            <w:pPr>
              <w:pStyle w:val="TDCe"/>
            </w:pPr>
            <w:r>
              <w:t>처리</w:t>
            </w:r>
          </w:p>
        </w:tc>
        <w:tc>
          <w:tcPr>
            <w:tcW w:w="7512" w:type="dxa"/>
          </w:tcPr>
          <w:p w14:paraId="614BBEE6"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맵 대역 수와 공유 영역에 준비된 대역 수가 같을 때 256개 인덱스를 복사한다. -1은 사용하지 않는 bin, 0~31은 대상 대역이다. 값의 범위는 이 자료를 준비하는 쪽에서 보장해야 한다.</w:t>
            </w:r>
          </w:p>
        </w:tc>
      </w:tr>
    </w:tbl>
    <w:p w14:paraId="152D0284" w14:textId="77777777" w:rsidR="00084C76" w:rsidRDefault="00084C76" w:rsidP="00BB7A53">
      <w:pPr>
        <w:pStyle w:val="TDC40"/>
        <w:spacing w:after="0"/>
      </w:pPr>
    </w:p>
    <w:p w14:paraId="7AC64BD4" w14:textId="77777777" w:rsidR="00084C76" w:rsidRDefault="00084C76">
      <w:pPr>
        <w:pStyle w:val="TDC42"/>
      </w:pPr>
      <w:r>
        <w:t xml:space="preserve">표 </w:t>
      </w:r>
      <w:r>
        <w:fldChar w:fldCharType="begin"/>
      </w:r>
      <w:r>
        <w:instrText>SEQ 표 \* ARABIC</w:instrText>
      </w:r>
      <w:r>
        <w:fldChar w:fldCharType="separate"/>
      </w:r>
      <w:r w:rsidR="001A0C22">
        <w:rPr>
          <w:noProof/>
        </w:rPr>
        <w:t>60</w:t>
      </w:r>
      <w:r>
        <w:fldChar w:fldCharType="end"/>
      </w:r>
      <w:r>
        <w:t>. FFT 대역 인덱스 읽기 / 구현 조건</w:t>
      </w:r>
    </w:p>
    <w:tbl>
      <w:tblPr>
        <w:tblStyle w:val="TDC41"/>
        <w:tblW w:w="8816" w:type="dxa"/>
        <w:tblLayout w:type="fixed"/>
        <w:tblLook w:val="04A0" w:firstRow="1" w:lastRow="0" w:firstColumn="1" w:lastColumn="0" w:noHBand="0" w:noVBand="1"/>
      </w:tblPr>
      <w:tblGrid>
        <w:gridCol w:w="1304"/>
        <w:gridCol w:w="7512"/>
      </w:tblGrid>
      <w:tr w:rsidR="00084C76" w14:paraId="2198C340"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245807F7" w14:textId="77777777" w:rsidR="00084C76" w:rsidRDefault="00084C76">
            <w:pPr>
              <w:pStyle w:val="TDC0"/>
            </w:pPr>
            <w:r>
              <w:t>구분</w:t>
            </w:r>
          </w:p>
        </w:tc>
        <w:tc>
          <w:tcPr>
            <w:tcW w:w="7512" w:type="dxa"/>
          </w:tcPr>
          <w:p w14:paraId="6036639F"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구현 조건</w:t>
            </w:r>
          </w:p>
        </w:tc>
      </w:tr>
      <w:tr w:rsidR="00084C76" w14:paraId="669AE5B0"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7C8724B8" w14:textId="77777777" w:rsidR="00084C76" w:rsidRDefault="00084C76">
            <w:pPr>
              <w:pStyle w:val="TDCe"/>
            </w:pPr>
            <w:r>
              <w:t>관련 함수</w:t>
            </w:r>
          </w:p>
        </w:tc>
        <w:tc>
          <w:tcPr>
            <w:tcW w:w="7512" w:type="dxa"/>
          </w:tcPr>
          <w:p w14:paraId="6798A911"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read_FFT_PassBin_index</w:t>
            </w:r>
          </w:p>
        </w:tc>
      </w:tr>
    </w:tbl>
    <w:p w14:paraId="5F6A7C15" w14:textId="77777777" w:rsidR="00084C76" w:rsidRDefault="00084C76" w:rsidP="00BB7A53">
      <w:pPr>
        <w:pStyle w:val="TDC40"/>
        <w:spacing w:after="0"/>
      </w:pPr>
    </w:p>
    <w:p w14:paraId="13272818" w14:textId="77777777" w:rsidR="00084C76" w:rsidRDefault="00084C76">
      <w:pPr>
        <w:pStyle w:val="TDC43"/>
      </w:pPr>
      <w:r>
        <w:t>입출력 예 : 맵의 대역 수와 준비된 대역 수가 같으면 인덱스 256개를 복사한다. 두 수가 다르면 기존 배열을 유지한다. 입력 자료의 유효 인덱스는 -1 또는 0~31이다.</w:t>
      </w:r>
    </w:p>
    <w:p w14:paraId="6039DADD" w14:textId="77777777" w:rsidR="000C626C" w:rsidRDefault="000C626C">
      <w:pPr>
        <w:pStyle w:val="TDC40"/>
      </w:pPr>
    </w:p>
    <w:p w14:paraId="268E2854" w14:textId="77777777" w:rsidR="00697371" w:rsidRPr="00E00010" w:rsidRDefault="00220104" w:rsidP="00BB7A53">
      <w:pPr>
        <w:pStyle w:val="TDC4"/>
      </w:pPr>
      <w:r>
        <w:t>SU-ID-CFX-028, 대역별 대표값 및 크기 보상</w:t>
      </w:r>
    </w:p>
    <w:p w14:paraId="36ADE267" w14:textId="77777777" w:rsidR="00084C76" w:rsidRDefault="00084C76" w:rsidP="00BB7A53">
      <w:pPr>
        <w:pStyle w:val="TDC40"/>
        <w:keepNext/>
      </w:pPr>
      <w:r>
        <w:t>여러 FFT bin으로 구성된 한 대역의 대표 크기를 정하고 매핑 입력 범위에 맞춘다.</w:t>
      </w:r>
    </w:p>
    <w:p w14:paraId="47D3529F" w14:textId="77777777" w:rsidR="00084C76" w:rsidRDefault="00084C76">
      <w:pPr>
        <w:pStyle w:val="TDC42"/>
      </w:pPr>
      <w:r>
        <w:t xml:space="preserve">표 </w:t>
      </w:r>
      <w:r>
        <w:fldChar w:fldCharType="begin"/>
      </w:r>
      <w:r>
        <w:instrText>SEQ 표 \* ARABIC</w:instrText>
      </w:r>
      <w:r>
        <w:fldChar w:fldCharType="separate"/>
      </w:r>
      <w:r w:rsidR="001A0C22">
        <w:rPr>
          <w:noProof/>
        </w:rPr>
        <w:t>61</w:t>
      </w:r>
      <w:r>
        <w:fldChar w:fldCharType="end"/>
      </w:r>
      <w:r>
        <w:t>. 대역별 대표값 및 크기 보상 / 유닛 설계 내용</w:t>
      </w:r>
    </w:p>
    <w:tbl>
      <w:tblPr>
        <w:tblStyle w:val="TDC41"/>
        <w:tblW w:w="8816" w:type="dxa"/>
        <w:tblLayout w:type="fixed"/>
        <w:tblLook w:val="04A0" w:firstRow="1" w:lastRow="0" w:firstColumn="1" w:lastColumn="0" w:noHBand="0" w:noVBand="1"/>
      </w:tblPr>
      <w:tblGrid>
        <w:gridCol w:w="1304"/>
        <w:gridCol w:w="7512"/>
      </w:tblGrid>
      <w:tr w:rsidR="00084C76" w14:paraId="6E122EDF"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1115895D" w14:textId="77777777" w:rsidR="00084C76" w:rsidRDefault="00084C76">
            <w:pPr>
              <w:pStyle w:val="TDC0"/>
            </w:pPr>
            <w:r>
              <w:t>항목</w:t>
            </w:r>
          </w:p>
        </w:tc>
        <w:tc>
          <w:tcPr>
            <w:tcW w:w="7512" w:type="dxa"/>
          </w:tcPr>
          <w:p w14:paraId="024361F9"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설계 내용</w:t>
            </w:r>
          </w:p>
        </w:tc>
      </w:tr>
      <w:tr w:rsidR="00084C76" w14:paraId="60DB2FB2"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4A9D21AA" w14:textId="77777777" w:rsidR="00084C76" w:rsidRDefault="00084C76">
            <w:pPr>
              <w:pStyle w:val="TDCe"/>
            </w:pPr>
            <w:r>
              <w:t>입력</w:t>
            </w:r>
          </w:p>
        </w:tc>
        <w:tc>
          <w:tcPr>
            <w:tcW w:w="7512" w:type="dxa"/>
          </w:tcPr>
          <w:p w14:paraId="092162E2"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vMag 256개와 bin별 대역 인덱스</w:t>
            </w:r>
          </w:p>
        </w:tc>
      </w:tr>
      <w:tr w:rsidR="00084C76" w14:paraId="04E1F0A6"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53C1B753" w14:textId="77777777" w:rsidR="00084C76" w:rsidRDefault="00084C76">
            <w:pPr>
              <w:pStyle w:val="TDCe"/>
            </w:pPr>
            <w:r>
              <w:t>출력</w:t>
            </w:r>
          </w:p>
        </w:tc>
        <w:tc>
          <w:tcPr>
            <w:tcW w:w="7512" w:type="dxa"/>
          </w:tcPr>
          <w:p w14:paraId="49A2C810"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32대역 최대 크기 및 4비트 축소값</w:t>
            </w:r>
          </w:p>
        </w:tc>
      </w:tr>
      <w:tr w:rsidR="00084C76" w14:paraId="39FBD245"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6AD9B3D2" w14:textId="77777777" w:rsidR="00084C76" w:rsidRDefault="00084C76">
            <w:pPr>
              <w:pStyle w:val="TDCe"/>
            </w:pPr>
            <w:r>
              <w:lastRenderedPageBreak/>
              <w:t>처리</w:t>
            </w:r>
          </w:p>
        </w:tc>
        <w:tc>
          <w:tcPr>
            <w:tcW w:w="7512" w:type="dxa"/>
          </w:tcPr>
          <w:p w14:paraId="3CD45CE0"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대역별 최대값을 0으로 초기화한다. -1 bin은 제외하고 나머지는 지정 대역의 최대값을 갱신한다. 마지막에 각 최대값을 4비트 우측 이동하여 매핑 입력으로 저장한다.</w:t>
            </w:r>
          </w:p>
        </w:tc>
      </w:tr>
    </w:tbl>
    <w:p w14:paraId="0CBE7331" w14:textId="77777777" w:rsidR="00084C76" w:rsidRDefault="00084C76" w:rsidP="00BB7A53">
      <w:pPr>
        <w:pStyle w:val="TDC40"/>
        <w:spacing w:after="0"/>
      </w:pPr>
    </w:p>
    <w:p w14:paraId="0155D547" w14:textId="77777777" w:rsidR="00084C76" w:rsidRDefault="00084C76">
      <w:pPr>
        <w:pStyle w:val="TDC42"/>
      </w:pPr>
      <w:r>
        <w:t xml:space="preserve">표 </w:t>
      </w:r>
      <w:r>
        <w:fldChar w:fldCharType="begin"/>
      </w:r>
      <w:r>
        <w:instrText>SEQ 표 \* ARABIC</w:instrText>
      </w:r>
      <w:r>
        <w:fldChar w:fldCharType="separate"/>
      </w:r>
      <w:r w:rsidR="001A0C22">
        <w:rPr>
          <w:noProof/>
        </w:rPr>
        <w:t>62</w:t>
      </w:r>
      <w:r>
        <w:fldChar w:fldCharType="end"/>
      </w:r>
      <w:r>
        <w:t>. 대역별 대표값 및 크기 보상 / 구현 조건</w:t>
      </w:r>
    </w:p>
    <w:tbl>
      <w:tblPr>
        <w:tblStyle w:val="TDC41"/>
        <w:tblW w:w="8816" w:type="dxa"/>
        <w:tblLayout w:type="fixed"/>
        <w:tblLook w:val="04A0" w:firstRow="1" w:lastRow="0" w:firstColumn="1" w:lastColumn="0" w:noHBand="0" w:noVBand="1"/>
      </w:tblPr>
      <w:tblGrid>
        <w:gridCol w:w="1304"/>
        <w:gridCol w:w="7512"/>
      </w:tblGrid>
      <w:tr w:rsidR="00084C76" w14:paraId="11936291"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54E3BA4A" w14:textId="77777777" w:rsidR="00084C76" w:rsidRDefault="00084C76">
            <w:pPr>
              <w:pStyle w:val="TDC0"/>
            </w:pPr>
            <w:r>
              <w:t>구분</w:t>
            </w:r>
          </w:p>
        </w:tc>
        <w:tc>
          <w:tcPr>
            <w:tcW w:w="7512" w:type="dxa"/>
          </w:tcPr>
          <w:p w14:paraId="3F6E9D3F"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구현 조건</w:t>
            </w:r>
          </w:p>
        </w:tc>
      </w:tr>
      <w:tr w:rsidR="00084C76" w14:paraId="0ECB3662"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5E38FEA2" w14:textId="77777777" w:rsidR="00084C76" w:rsidRDefault="00084C76">
            <w:pPr>
              <w:pStyle w:val="TDCe"/>
            </w:pPr>
            <w:r>
              <w:t>관련 함수</w:t>
            </w:r>
          </w:p>
        </w:tc>
        <w:tc>
          <w:tcPr>
            <w:tcW w:w="7512" w:type="dxa"/>
          </w:tcPr>
          <w:p w14:paraId="4B8D8244"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find_freq_rep_value</w:t>
            </w:r>
          </w:p>
        </w:tc>
      </w:tr>
    </w:tbl>
    <w:p w14:paraId="24F2129D" w14:textId="77777777" w:rsidR="00084C76" w:rsidRDefault="00084C76" w:rsidP="00BB7A53">
      <w:pPr>
        <w:pStyle w:val="TDC40"/>
        <w:spacing w:after="0"/>
      </w:pPr>
    </w:p>
    <w:p w14:paraId="75C0CFAC" w14:textId="77777777" w:rsidR="00084C76" w:rsidRDefault="00084C76">
      <w:pPr>
        <w:pStyle w:val="TDC43"/>
      </w:pPr>
      <w:r>
        <w:t>입출력 예 : 처음 네 bin 크기=[16,80,48,4096], 대역=[0,0,1,-1]이고 나머지가 크기=0/대역=-1이면 대역 대표값[0,1]=[80,48], 4비트 축소 후 값[0,1]=[5,3]이다. 나머지 30대역은 0이다.</w:t>
      </w:r>
    </w:p>
    <w:p w14:paraId="00EBF3FF" w14:textId="77777777" w:rsidR="00697371" w:rsidRPr="00E00010" w:rsidRDefault="00220104" w:rsidP="00BB7A53">
      <w:pPr>
        <w:pStyle w:val="TDC43"/>
      </w:pPr>
      <w:r w:rsidRPr="00BB7A53">
        <w:rPr>
          <w:b/>
          <w:bCs/>
        </w:rPr>
        <w:t xml:space="preserve">흐름 참고 : </w:t>
      </w:r>
      <w:r w:rsidRPr="00BB7A53">
        <w:t>대역 번호 -1은 미사용을 뜻한다. 유효 번호는 0~31이며 전체 256개 bin을 확인한다.</w:t>
      </w:r>
    </w:p>
    <w:p w14:paraId="76FC3083" w14:textId="77777777" w:rsidR="00BA1805" w:rsidRPr="00E00010" w:rsidRDefault="00BA1805" w:rsidP="00BB7A53">
      <w:pPr>
        <w:pStyle w:val="TDC44"/>
      </w:pPr>
      <w:r w:rsidRPr="00E00010">
        <w:rPr>
          <w:noProof/>
        </w:rPr>
        <w:drawing>
          <wp:inline distT="0" distB="0" distL="0" distR="0" wp14:anchorId="3E4EBC4E" wp14:editId="0010EAF7">
            <wp:extent cx="4320000" cy="3753000"/>
            <wp:effectExtent l="0" t="0" r="0" b="0"/>
            <wp:docPr id="1006" name="Flow CFX-028" descr="SU-ID-CFX-028 대역별 대표값 및 크기 보상 설계 순서도">
              <a:extLst xmlns:a="http://schemas.openxmlformats.org/drawingml/2006/main">
                <a:ext uri="{FF2B5EF4-FFF2-40B4-BE49-F238E27FC236}">
                  <a16:creationId xmlns:a16="http://schemas.microsoft.com/office/drawing/2014/main" id="{E8B69799-F488-0C76-6806-D41022ABA0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그림 256" descr="스크린샷, 어둠, 블랙, 밤이(가) 표시된 사진&#10;&#10;자동 생성된 설명">
                      <a:extLst>
                        <a:ext uri="{FF2B5EF4-FFF2-40B4-BE49-F238E27FC236}">
                          <a16:creationId xmlns:a16="http://schemas.microsoft.com/office/drawing/2014/main" id="{E8B69799-F488-0C76-6806-D41022ABA043}"/>
                        </a:ext>
                      </a:extLst>
                    </pic:cNvPr>
                    <pic:cNvPicPr>
                      <a:picLocks noChangeAspect="1"/>
                    </pic:cNvPicPr>
                  </pic:nvPicPr>
                  <pic:blipFill>
                    <a:blip r:embed="rId23"/>
                    <a:stretch>
                      <a:fillRect/>
                    </a:stretch>
                  </pic:blipFill>
                  <pic:spPr>
                    <a:xfrm>
                      <a:off x="0" y="0"/>
                      <a:ext cx="4320000" cy="3753000"/>
                    </a:xfrm>
                    <a:prstGeom prst="rect">
                      <a:avLst/>
                    </a:prstGeom>
                  </pic:spPr>
                </pic:pic>
              </a:graphicData>
            </a:graphic>
          </wp:inline>
        </w:drawing>
      </w:r>
    </w:p>
    <w:p w14:paraId="43DDF83E" w14:textId="77777777" w:rsidR="00697371" w:rsidRPr="00E00010" w:rsidRDefault="00220104" w:rsidP="00BB7A53">
      <w:pPr>
        <w:pStyle w:val="TDC45"/>
      </w:pPr>
      <w:r w:rsidRPr="00E00010">
        <w:t>그림 14. SU-ID-CFX-028 대역별 대표값 및 크기 보상 순서도</w:t>
      </w:r>
    </w:p>
    <w:p w14:paraId="3589420F" w14:textId="77777777" w:rsidR="00697371" w:rsidRPr="00E00010" w:rsidRDefault="00220104" w:rsidP="00BB7A53">
      <w:pPr>
        <w:pStyle w:val="TDC4"/>
      </w:pPr>
      <w:r>
        <w:lastRenderedPageBreak/>
        <w:t>SU-ID-CFX-029, CM3 계산 T/C 값 수신</w:t>
      </w:r>
    </w:p>
    <w:p w14:paraId="6DB803A0" w14:textId="77777777" w:rsidR="00084C76" w:rsidRDefault="00084C76" w:rsidP="00BB7A53">
      <w:pPr>
        <w:pStyle w:val="TDC40"/>
        <w:keepNext/>
      </w:pPr>
      <w:r>
        <w:t>CM3의 실제 전류 범위 계산 결과를 CFX의 자극 크기 계산에 전달한다.</w:t>
      </w:r>
    </w:p>
    <w:p w14:paraId="47700A95" w14:textId="77777777" w:rsidR="00084C76" w:rsidRDefault="00084C76">
      <w:pPr>
        <w:pStyle w:val="TDC42"/>
      </w:pPr>
      <w:r>
        <w:t xml:space="preserve">표 </w:t>
      </w:r>
      <w:r>
        <w:fldChar w:fldCharType="begin"/>
      </w:r>
      <w:r>
        <w:instrText>SEQ 표 \* ARABIC</w:instrText>
      </w:r>
      <w:r>
        <w:fldChar w:fldCharType="separate"/>
      </w:r>
      <w:r w:rsidR="001A0C22">
        <w:rPr>
          <w:noProof/>
        </w:rPr>
        <w:t>63</w:t>
      </w:r>
      <w:r>
        <w:fldChar w:fldCharType="end"/>
      </w:r>
      <w:r>
        <w:t>. CM3 계산 T/C 값 수신 / 유닛 설계 내용</w:t>
      </w:r>
    </w:p>
    <w:tbl>
      <w:tblPr>
        <w:tblStyle w:val="TDC41"/>
        <w:tblW w:w="8816" w:type="dxa"/>
        <w:tblLayout w:type="fixed"/>
        <w:tblLook w:val="04A0" w:firstRow="1" w:lastRow="0" w:firstColumn="1" w:lastColumn="0" w:noHBand="0" w:noVBand="1"/>
      </w:tblPr>
      <w:tblGrid>
        <w:gridCol w:w="1304"/>
        <w:gridCol w:w="7512"/>
      </w:tblGrid>
      <w:tr w:rsidR="00084C76" w14:paraId="469569E2"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3052E0E7" w14:textId="77777777" w:rsidR="00084C76" w:rsidRDefault="00084C76">
            <w:pPr>
              <w:pStyle w:val="TDC0"/>
            </w:pPr>
            <w:r>
              <w:t>항목</w:t>
            </w:r>
          </w:p>
        </w:tc>
        <w:tc>
          <w:tcPr>
            <w:tcW w:w="7512" w:type="dxa"/>
          </w:tcPr>
          <w:p w14:paraId="768AD189"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설계 내용</w:t>
            </w:r>
          </w:p>
        </w:tc>
      </w:tr>
      <w:tr w:rsidR="00084C76" w14:paraId="15DE187F"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6D0BD957" w14:textId="77777777" w:rsidR="00084C76" w:rsidRDefault="00084C76">
            <w:pPr>
              <w:pStyle w:val="TDCe"/>
            </w:pPr>
            <w:r>
              <w:t>입력</w:t>
            </w:r>
          </w:p>
        </w:tc>
        <w:tc>
          <w:tcPr>
            <w:tcW w:w="7512" w:type="dxa"/>
          </w:tcPr>
          <w:p w14:paraId="7A9DE16D"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공유 T_level_255/C_level_255 각 32개</w:t>
            </w:r>
          </w:p>
        </w:tc>
      </w:tr>
      <w:tr w:rsidR="00084C76" w14:paraId="4618FAE8"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045E8A65" w14:textId="77777777" w:rsidR="00084C76" w:rsidRDefault="00084C76">
            <w:pPr>
              <w:pStyle w:val="TDCe"/>
            </w:pPr>
            <w:r>
              <w:t>출력</w:t>
            </w:r>
          </w:p>
        </w:tc>
        <w:tc>
          <w:tcPr>
            <w:tcW w:w="7512" w:type="dxa"/>
          </w:tcPr>
          <w:p w14:paraId="39EFF865"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CFX 로컬 T/C 배열</w:t>
            </w:r>
          </w:p>
        </w:tc>
      </w:tr>
      <w:tr w:rsidR="00084C76" w14:paraId="30D9BCE9"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475E634F" w14:textId="77777777" w:rsidR="00084C76" w:rsidRDefault="00084C76">
            <w:pPr>
              <w:pStyle w:val="TDCe"/>
            </w:pPr>
            <w:r>
              <w:t>처리</w:t>
            </w:r>
          </w:p>
        </w:tc>
        <w:tc>
          <w:tcPr>
            <w:tcW w:w="7512" w:type="dxa"/>
          </w:tcPr>
          <w:p w14:paraId="0B149D0D"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32채널의 T/C 디지털 크기를 공유 메모리에서 로컬 배열로 복사한다. 이 값은 전류 uA 자체가 아니라 내부기 DAC 범위에 맞춘 디지털 크기다.</w:t>
            </w:r>
          </w:p>
        </w:tc>
      </w:tr>
    </w:tbl>
    <w:p w14:paraId="2C311189" w14:textId="77777777" w:rsidR="00084C76" w:rsidRDefault="00084C76" w:rsidP="00BB7A53">
      <w:pPr>
        <w:pStyle w:val="TDC40"/>
        <w:spacing w:after="0"/>
      </w:pPr>
    </w:p>
    <w:p w14:paraId="717A74E8" w14:textId="77777777" w:rsidR="00084C76" w:rsidRDefault="00084C76">
      <w:pPr>
        <w:pStyle w:val="TDC42"/>
      </w:pPr>
      <w:r>
        <w:t xml:space="preserve">표 </w:t>
      </w:r>
      <w:r>
        <w:fldChar w:fldCharType="begin"/>
      </w:r>
      <w:r>
        <w:instrText>SEQ 표 \* ARABIC</w:instrText>
      </w:r>
      <w:r>
        <w:fldChar w:fldCharType="separate"/>
      </w:r>
      <w:r w:rsidR="001A0C22">
        <w:rPr>
          <w:noProof/>
        </w:rPr>
        <w:t>64</w:t>
      </w:r>
      <w:r>
        <w:fldChar w:fldCharType="end"/>
      </w:r>
      <w:r>
        <w:t>. CM3 계산 T/C 값 수신 / 구현 조건</w:t>
      </w:r>
    </w:p>
    <w:tbl>
      <w:tblPr>
        <w:tblStyle w:val="TDC41"/>
        <w:tblW w:w="8816" w:type="dxa"/>
        <w:tblLayout w:type="fixed"/>
        <w:tblLook w:val="04A0" w:firstRow="1" w:lastRow="0" w:firstColumn="1" w:lastColumn="0" w:noHBand="0" w:noVBand="1"/>
      </w:tblPr>
      <w:tblGrid>
        <w:gridCol w:w="1304"/>
        <w:gridCol w:w="7512"/>
      </w:tblGrid>
      <w:tr w:rsidR="00084C76" w14:paraId="3C534EF9"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01E3D4B5" w14:textId="77777777" w:rsidR="00084C76" w:rsidRDefault="00084C76">
            <w:pPr>
              <w:pStyle w:val="TDC0"/>
            </w:pPr>
            <w:r>
              <w:t>구분</w:t>
            </w:r>
          </w:p>
        </w:tc>
        <w:tc>
          <w:tcPr>
            <w:tcW w:w="7512" w:type="dxa"/>
          </w:tcPr>
          <w:p w14:paraId="1C63D0F0"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구현 조건</w:t>
            </w:r>
          </w:p>
        </w:tc>
      </w:tr>
      <w:tr w:rsidR="00084C76" w14:paraId="17FA144E"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63097162" w14:textId="77777777" w:rsidR="00084C76" w:rsidRDefault="00084C76">
            <w:pPr>
              <w:pStyle w:val="TDCe"/>
            </w:pPr>
            <w:r>
              <w:t>관련 함수</w:t>
            </w:r>
          </w:p>
        </w:tc>
        <w:tc>
          <w:tcPr>
            <w:tcW w:w="7512" w:type="dxa"/>
          </w:tcPr>
          <w:p w14:paraId="7C4FAF04" w14:textId="77777777" w:rsidR="00084C76" w:rsidRPr="00BB7A53" w:rsidRDefault="00084C76">
            <w:pPr>
              <w:pStyle w:val="TDCf"/>
              <w:cnfStyle w:val="000000000000" w:firstRow="0" w:lastRow="0" w:firstColumn="0" w:lastColumn="0" w:oddVBand="0" w:evenVBand="0" w:oddHBand="0" w:evenHBand="0" w:firstRowFirstColumn="0" w:firstRowLastColumn="0" w:lastRowFirstColumn="0" w:lastRowLastColumn="0"/>
              <w:rPr>
                <w:lang w:val="en-US"/>
              </w:rPr>
            </w:pPr>
            <w:r w:rsidRPr="00BB7A53">
              <w:rPr>
                <w:lang w:val="en-US"/>
              </w:rPr>
              <w:t>read_C_T_Level_fromCM3</w:t>
            </w:r>
          </w:p>
        </w:tc>
      </w:tr>
    </w:tbl>
    <w:p w14:paraId="6FE9C4E2" w14:textId="77777777" w:rsidR="00084C76" w:rsidRPr="00BB7A53" w:rsidRDefault="00084C76" w:rsidP="00BB7A53">
      <w:pPr>
        <w:pStyle w:val="TDC40"/>
        <w:spacing w:after="0"/>
        <w:rPr>
          <w:lang w:val="en-US"/>
        </w:rPr>
      </w:pPr>
    </w:p>
    <w:p w14:paraId="7632F60E" w14:textId="77777777" w:rsidR="00084C76" w:rsidRDefault="00084C76">
      <w:pPr>
        <w:pStyle w:val="TDC43"/>
      </w:pPr>
      <w:r>
        <w:t>입출력 예 : 공유 T[i]=i, C[i]=200+i(i=0~31)이면 로컬 배열에도 같은 32개 값과 채널 순서를 유지한다.</w:t>
      </w:r>
    </w:p>
    <w:p w14:paraId="1C165CEA" w14:textId="77777777" w:rsidR="000C626C" w:rsidRDefault="000C626C">
      <w:pPr>
        <w:pStyle w:val="TDC40"/>
      </w:pPr>
    </w:p>
    <w:p w14:paraId="20F75128" w14:textId="77777777" w:rsidR="00697371" w:rsidRPr="00E00010" w:rsidRDefault="00220104" w:rsidP="00BB7A53">
      <w:pPr>
        <w:pStyle w:val="TDC4"/>
      </w:pPr>
      <w:r>
        <w:t>SU-ID-CFX-030, 자극 볼륨에 따른 C 값 계산</w:t>
      </w:r>
    </w:p>
    <w:p w14:paraId="4AF11E55" w14:textId="77777777" w:rsidR="00084C76" w:rsidRDefault="00084C76" w:rsidP="00BB7A53">
      <w:pPr>
        <w:pStyle w:val="TDC40"/>
        <w:keepNext/>
      </w:pPr>
      <w:r>
        <w:t>T 레벨은 유지하면서 사용자가 허용한 자극 범위를 조절한다.</w:t>
      </w:r>
    </w:p>
    <w:p w14:paraId="1F258291" w14:textId="77777777" w:rsidR="00084C76" w:rsidRDefault="00084C76">
      <w:pPr>
        <w:pStyle w:val="TDC42"/>
      </w:pPr>
      <w:r>
        <w:t xml:space="preserve">표 </w:t>
      </w:r>
      <w:r>
        <w:fldChar w:fldCharType="begin"/>
      </w:r>
      <w:r>
        <w:instrText>SEQ 표 \* ARABIC</w:instrText>
      </w:r>
      <w:r>
        <w:fldChar w:fldCharType="separate"/>
      </w:r>
      <w:r w:rsidR="001A0C22">
        <w:rPr>
          <w:noProof/>
        </w:rPr>
        <w:t>65</w:t>
      </w:r>
      <w:r>
        <w:fldChar w:fldCharType="end"/>
      </w:r>
      <w:r>
        <w:t>. 자극 볼륨에 따른 C 값 계산 / 유닛 설계 내용</w:t>
      </w:r>
    </w:p>
    <w:tbl>
      <w:tblPr>
        <w:tblStyle w:val="TDC41"/>
        <w:tblW w:w="8816" w:type="dxa"/>
        <w:tblLayout w:type="fixed"/>
        <w:tblLook w:val="04A0" w:firstRow="1" w:lastRow="0" w:firstColumn="1" w:lastColumn="0" w:noHBand="0" w:noVBand="1"/>
      </w:tblPr>
      <w:tblGrid>
        <w:gridCol w:w="1304"/>
        <w:gridCol w:w="7512"/>
      </w:tblGrid>
      <w:tr w:rsidR="00084C76" w14:paraId="2840DB16"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7D0EA66D" w14:textId="77777777" w:rsidR="00084C76" w:rsidRDefault="00084C76">
            <w:pPr>
              <w:pStyle w:val="TDC0"/>
            </w:pPr>
            <w:r>
              <w:t>항목</w:t>
            </w:r>
          </w:p>
        </w:tc>
        <w:tc>
          <w:tcPr>
            <w:tcW w:w="7512" w:type="dxa"/>
          </w:tcPr>
          <w:p w14:paraId="361394D1"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설계 내용</w:t>
            </w:r>
          </w:p>
        </w:tc>
      </w:tr>
      <w:tr w:rsidR="00084C76" w14:paraId="1B089278"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5B21A791" w14:textId="77777777" w:rsidR="00084C76" w:rsidRDefault="00084C76">
            <w:pPr>
              <w:pStyle w:val="TDCe"/>
            </w:pPr>
            <w:r>
              <w:t>입력</w:t>
            </w:r>
          </w:p>
        </w:tc>
        <w:tc>
          <w:tcPr>
            <w:tcW w:w="7512" w:type="dxa"/>
          </w:tcPr>
          <w:p w14:paraId="352657F1"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채널별 T/C 값, 자극 볼륨 1~4</w:t>
            </w:r>
          </w:p>
        </w:tc>
      </w:tr>
      <w:tr w:rsidR="00084C76" w14:paraId="6B6E87C1"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32E7B7DF" w14:textId="77777777" w:rsidR="00084C76" w:rsidRDefault="00084C76">
            <w:pPr>
              <w:pStyle w:val="TDCe"/>
            </w:pPr>
            <w:r>
              <w:t>출력</w:t>
            </w:r>
          </w:p>
        </w:tc>
        <w:tc>
          <w:tcPr>
            <w:tcW w:w="7512" w:type="dxa"/>
          </w:tcPr>
          <w:p w14:paraId="7E85BB47"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볼륨을 적용한 채널별 C 상한</w:t>
            </w:r>
          </w:p>
        </w:tc>
      </w:tr>
      <w:tr w:rsidR="00084C76" w14:paraId="6DEC9DED"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0A5AE5C9" w14:textId="77777777" w:rsidR="00084C76" w:rsidRDefault="00084C76">
            <w:pPr>
              <w:pStyle w:val="TDCe"/>
            </w:pPr>
            <w:r>
              <w:t>처리</w:t>
            </w:r>
          </w:p>
        </w:tc>
        <w:tc>
          <w:tcPr>
            <w:tcW w:w="7512" w:type="dxa"/>
          </w:tcPr>
          <w:p w14:paraId="5C2E0E6F"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Cnew=T+((C-T)*비율_Q2.22 &gt;&gt;22)로 계산한다. 비율은 0.7/0.8/0.9/1.0에 대응하며 결과를 T~C에 제한한다.</w:t>
            </w:r>
          </w:p>
        </w:tc>
      </w:tr>
    </w:tbl>
    <w:p w14:paraId="297372A1" w14:textId="77777777" w:rsidR="00084C76" w:rsidRDefault="00084C76" w:rsidP="00BB7A53">
      <w:pPr>
        <w:pStyle w:val="TDC40"/>
        <w:spacing w:after="0"/>
      </w:pPr>
    </w:p>
    <w:p w14:paraId="4D0142C2" w14:textId="77777777" w:rsidR="00084C76" w:rsidRDefault="00084C76">
      <w:pPr>
        <w:pStyle w:val="TDC42"/>
      </w:pPr>
      <w:r>
        <w:t xml:space="preserve">표 </w:t>
      </w:r>
      <w:r>
        <w:fldChar w:fldCharType="begin"/>
      </w:r>
      <w:r>
        <w:instrText>SEQ 표 \* ARABIC</w:instrText>
      </w:r>
      <w:r>
        <w:fldChar w:fldCharType="separate"/>
      </w:r>
      <w:r w:rsidR="001A0C22">
        <w:rPr>
          <w:noProof/>
        </w:rPr>
        <w:t>66</w:t>
      </w:r>
      <w:r>
        <w:fldChar w:fldCharType="end"/>
      </w:r>
      <w:r>
        <w:t>. 자극 볼륨에 따른 C 값 계산 / 구현 조건</w:t>
      </w:r>
    </w:p>
    <w:tbl>
      <w:tblPr>
        <w:tblStyle w:val="TDC41"/>
        <w:tblW w:w="8816" w:type="dxa"/>
        <w:tblLayout w:type="fixed"/>
        <w:tblLook w:val="04A0" w:firstRow="1" w:lastRow="0" w:firstColumn="1" w:lastColumn="0" w:noHBand="0" w:noVBand="1"/>
      </w:tblPr>
      <w:tblGrid>
        <w:gridCol w:w="1304"/>
        <w:gridCol w:w="7512"/>
      </w:tblGrid>
      <w:tr w:rsidR="00084C76" w14:paraId="49457667"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446AF620" w14:textId="77777777" w:rsidR="00084C76" w:rsidRDefault="00084C76">
            <w:pPr>
              <w:pStyle w:val="TDC0"/>
            </w:pPr>
            <w:r>
              <w:t>구분</w:t>
            </w:r>
          </w:p>
        </w:tc>
        <w:tc>
          <w:tcPr>
            <w:tcW w:w="7512" w:type="dxa"/>
          </w:tcPr>
          <w:p w14:paraId="567107CF"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구현 조건</w:t>
            </w:r>
          </w:p>
        </w:tc>
      </w:tr>
      <w:tr w:rsidR="00084C76" w14:paraId="7DCDCF40"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08DC1DF8" w14:textId="77777777" w:rsidR="00084C76" w:rsidRDefault="00084C76">
            <w:pPr>
              <w:pStyle w:val="TDCe"/>
            </w:pPr>
            <w:r>
              <w:t>관련 함수</w:t>
            </w:r>
          </w:p>
        </w:tc>
        <w:tc>
          <w:tcPr>
            <w:tcW w:w="7512" w:type="dxa"/>
          </w:tcPr>
          <w:p w14:paraId="7F7670AE"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calculate_newStimulation_maxLevel</w:t>
            </w:r>
          </w:p>
        </w:tc>
      </w:tr>
    </w:tbl>
    <w:p w14:paraId="5B94B6D2" w14:textId="77777777" w:rsidR="00084C76" w:rsidRDefault="00084C76" w:rsidP="00BB7A53">
      <w:pPr>
        <w:pStyle w:val="TDC40"/>
        <w:spacing w:after="0"/>
      </w:pPr>
    </w:p>
    <w:p w14:paraId="733677C5" w14:textId="77777777" w:rsidR="00084C76" w:rsidRDefault="00084C76">
      <w:pPr>
        <w:pStyle w:val="TDC43"/>
      </w:pPr>
      <w:r>
        <w:t>입출력 예 : T=50, C=150일 때 자극 볼륨 1/2/3/4에 대한 Cnew는 정수 절삭 후 각각 119/129/139/150이다. T는 50으로 유지한다.</w:t>
      </w:r>
    </w:p>
    <w:p w14:paraId="0B9DA679" w14:textId="77777777" w:rsidR="000C626C" w:rsidRDefault="000C626C">
      <w:pPr>
        <w:pStyle w:val="TDC40"/>
      </w:pPr>
    </w:p>
    <w:p w14:paraId="3A0824A2" w14:textId="2BEA1921" w:rsidR="00697371" w:rsidRDefault="00220104" w:rsidP="00BB7A53">
      <w:pPr>
        <w:pStyle w:val="TDC4"/>
      </w:pPr>
      <w:r>
        <w:t>SU-ID-CFX-031, 비선형 매핑 계수 계산</w:t>
      </w:r>
    </w:p>
    <w:p w14:paraId="657228ED" w14:textId="77777777" w:rsidR="00084C76" w:rsidRDefault="00084C76" w:rsidP="00BB7A53">
      <w:pPr>
        <w:pStyle w:val="TDC40"/>
        <w:keepNext/>
      </w:pPr>
      <w:r>
        <w:t>서로 다른 맵과 전류 범위에서도 오디오 입력 범위의 양 끝을 T/C에 연결한다.</w:t>
      </w:r>
    </w:p>
    <w:p w14:paraId="6798F046" w14:textId="77777777" w:rsidR="00084C76" w:rsidRDefault="00084C76">
      <w:pPr>
        <w:pStyle w:val="TDC42"/>
      </w:pPr>
      <w:r>
        <w:t xml:space="preserve">표 </w:t>
      </w:r>
      <w:r>
        <w:fldChar w:fldCharType="begin"/>
      </w:r>
      <w:r>
        <w:instrText>SEQ 표 \* ARABIC</w:instrText>
      </w:r>
      <w:r>
        <w:fldChar w:fldCharType="separate"/>
      </w:r>
      <w:r w:rsidR="001A0C22">
        <w:rPr>
          <w:noProof/>
        </w:rPr>
        <w:t>67</w:t>
      </w:r>
      <w:r>
        <w:fldChar w:fldCharType="end"/>
      </w:r>
      <w:r>
        <w:t>. 비선형 매핑 계수 계산 / 유닛 설계 내용</w:t>
      </w:r>
    </w:p>
    <w:tbl>
      <w:tblPr>
        <w:tblStyle w:val="TDC41"/>
        <w:tblW w:w="8816" w:type="dxa"/>
        <w:tblLayout w:type="fixed"/>
        <w:tblLook w:val="04A0" w:firstRow="1" w:lastRow="0" w:firstColumn="1" w:lastColumn="0" w:noHBand="0" w:noVBand="1"/>
      </w:tblPr>
      <w:tblGrid>
        <w:gridCol w:w="1304"/>
        <w:gridCol w:w="7512"/>
      </w:tblGrid>
      <w:tr w:rsidR="00084C76" w14:paraId="5BC07558"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7146A802" w14:textId="77777777" w:rsidR="00084C76" w:rsidRDefault="00084C76">
            <w:pPr>
              <w:pStyle w:val="TDC0"/>
            </w:pPr>
            <w:r>
              <w:t>항목</w:t>
            </w:r>
          </w:p>
        </w:tc>
        <w:tc>
          <w:tcPr>
            <w:tcW w:w="7512" w:type="dxa"/>
          </w:tcPr>
          <w:p w14:paraId="3EA85B39"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설계 내용</w:t>
            </w:r>
          </w:p>
        </w:tc>
      </w:tr>
      <w:tr w:rsidR="00084C76" w14:paraId="16C06234"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0162906E" w14:textId="77777777" w:rsidR="00084C76" w:rsidRDefault="00084C76">
            <w:pPr>
              <w:pStyle w:val="TDCe"/>
            </w:pPr>
            <w:r>
              <w:t>입력</w:t>
            </w:r>
          </w:p>
        </w:tc>
        <w:tc>
          <w:tcPr>
            <w:tcW w:w="7512" w:type="dxa"/>
          </w:tcPr>
          <w:p w14:paraId="3D4B8F2C"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맵별 xmin/xmax, T/Cnew, p=0.15, 오디오 볼륨</w:t>
            </w:r>
          </w:p>
        </w:tc>
      </w:tr>
      <w:tr w:rsidR="00084C76" w14:paraId="09435DF9"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6D843450" w14:textId="77777777" w:rsidR="00084C76" w:rsidRDefault="00084C76">
            <w:pPr>
              <w:pStyle w:val="TDCe"/>
            </w:pPr>
            <w:r>
              <w:t>출력</w:t>
            </w:r>
          </w:p>
        </w:tc>
        <w:tc>
          <w:tcPr>
            <w:tcW w:w="7512" w:type="dxa"/>
          </w:tcPr>
          <w:p w14:paraId="03D7CF96"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채널별 A/B 계수(Q16.8)</w:t>
            </w:r>
          </w:p>
        </w:tc>
      </w:tr>
      <w:tr w:rsidR="00084C76" w14:paraId="30BB5869"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7878E0EF" w14:textId="77777777" w:rsidR="00084C76" w:rsidRDefault="00084C76">
            <w:pPr>
              <w:pStyle w:val="TDCe"/>
            </w:pPr>
            <w:r>
              <w:t>처리</w:t>
            </w:r>
          </w:p>
        </w:tc>
        <w:tc>
          <w:tcPr>
            <w:tcW w:w="7512" w:type="dxa"/>
          </w:tcPr>
          <w:p w14:paraId="505A3BF7"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x의 p승을 고정소수점 로그/지수 연산으로 구한다. A=(Cnew-T)/(xmax^p-xmin^p), B=Cnew-A*xmax^p를 계산한다. 오디오 볼륨 반영 경로에서는 xmin에 해당 볼륨의 별도 게인 표를 적용한다. 분모가 양수가 되도록 유효한 맵을 사용한다.</w:t>
            </w:r>
          </w:p>
        </w:tc>
      </w:tr>
    </w:tbl>
    <w:p w14:paraId="1E3B7A48" w14:textId="77777777" w:rsidR="00084C76" w:rsidRDefault="00084C76" w:rsidP="00BB7A53">
      <w:pPr>
        <w:pStyle w:val="TDC40"/>
        <w:spacing w:after="0"/>
      </w:pPr>
    </w:p>
    <w:p w14:paraId="6ACED03B" w14:textId="77777777" w:rsidR="00084C76" w:rsidRDefault="00084C76">
      <w:pPr>
        <w:pStyle w:val="TDC42"/>
      </w:pPr>
      <w:r>
        <w:t xml:space="preserve">표 </w:t>
      </w:r>
      <w:r>
        <w:fldChar w:fldCharType="begin"/>
      </w:r>
      <w:r>
        <w:instrText>SEQ 표 \* ARABIC</w:instrText>
      </w:r>
      <w:r>
        <w:fldChar w:fldCharType="separate"/>
      </w:r>
      <w:r w:rsidR="001A0C22">
        <w:rPr>
          <w:noProof/>
        </w:rPr>
        <w:t>68</w:t>
      </w:r>
      <w:r>
        <w:fldChar w:fldCharType="end"/>
      </w:r>
      <w:r>
        <w:t>. 비선형 매핑 계수 계산 / 구현 조건</w:t>
      </w:r>
    </w:p>
    <w:tbl>
      <w:tblPr>
        <w:tblStyle w:val="TDC41"/>
        <w:tblW w:w="8816" w:type="dxa"/>
        <w:tblLayout w:type="fixed"/>
        <w:tblLook w:val="04A0" w:firstRow="1" w:lastRow="0" w:firstColumn="1" w:lastColumn="0" w:noHBand="0" w:noVBand="1"/>
      </w:tblPr>
      <w:tblGrid>
        <w:gridCol w:w="1304"/>
        <w:gridCol w:w="7512"/>
      </w:tblGrid>
      <w:tr w:rsidR="00084C76" w14:paraId="535C1B20"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1B174A7E" w14:textId="77777777" w:rsidR="00084C76" w:rsidRDefault="00084C76">
            <w:pPr>
              <w:pStyle w:val="TDC0"/>
            </w:pPr>
            <w:r>
              <w:t>구분</w:t>
            </w:r>
          </w:p>
        </w:tc>
        <w:tc>
          <w:tcPr>
            <w:tcW w:w="7512" w:type="dxa"/>
          </w:tcPr>
          <w:p w14:paraId="67917C58"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구현 조건</w:t>
            </w:r>
          </w:p>
        </w:tc>
      </w:tr>
      <w:tr w:rsidR="00084C76" w14:paraId="7FCA9F09"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0F898EB1" w14:textId="77777777" w:rsidR="00084C76" w:rsidRDefault="00084C76">
            <w:pPr>
              <w:pStyle w:val="TDCe"/>
            </w:pPr>
            <w:r>
              <w:t>관련 함수</w:t>
            </w:r>
          </w:p>
        </w:tc>
        <w:tc>
          <w:tcPr>
            <w:tcW w:w="7512" w:type="dxa"/>
          </w:tcPr>
          <w:p w14:paraId="2B33DDA4" w14:textId="77777777" w:rsidR="00084C76" w:rsidRPr="00BB7A53" w:rsidRDefault="00084C76">
            <w:pPr>
              <w:pStyle w:val="TDCf"/>
              <w:cnfStyle w:val="000000000000" w:firstRow="0" w:lastRow="0" w:firstColumn="0" w:lastColumn="0" w:oddVBand="0" w:evenVBand="0" w:oddHBand="0" w:evenHBand="0" w:firstRowFirstColumn="0" w:firstRowLastColumn="0" w:lastRowFirstColumn="0" w:lastRowLastColumn="0"/>
              <w:rPr>
                <w:lang w:val="en-US"/>
              </w:rPr>
            </w:pPr>
            <w:r w:rsidRPr="00BB7A53">
              <w:rPr>
                <w:lang w:val="en-US"/>
              </w:rPr>
              <w:t>calculate_logaritmMapping_coeff, calculate_logaritmMapping_coeff_with_audioVolume, calculate_x_power_p</w:t>
            </w:r>
          </w:p>
        </w:tc>
      </w:tr>
    </w:tbl>
    <w:p w14:paraId="1B4420E5" w14:textId="77777777" w:rsidR="00084C76" w:rsidRPr="00BB7A53" w:rsidRDefault="00084C76" w:rsidP="00BB7A53">
      <w:pPr>
        <w:pStyle w:val="TDC40"/>
        <w:spacing w:after="0"/>
        <w:rPr>
          <w:lang w:val="en-US"/>
        </w:rPr>
      </w:pPr>
    </w:p>
    <w:p w14:paraId="1FAEB827" w14:textId="77777777" w:rsidR="00084C76" w:rsidRDefault="00084C76">
      <w:pPr>
        <w:pStyle w:val="TDC43"/>
      </w:pPr>
      <w:r>
        <w:lastRenderedPageBreak/>
        <w:t>입출력 예 : xmin의 p승=65536, xmax의 p승=131072(Q8.16), T=50, Cnew=150인 계수 계산의 예에서 A=25600, B=-12800(Q16.8)이다. 로그/지수 계산 결과를 받은 이후의 계수 연산을 나타낸다.</w:t>
      </w:r>
    </w:p>
    <w:p w14:paraId="0CDB642C" w14:textId="77777777" w:rsidR="000C626C" w:rsidRDefault="000C626C">
      <w:pPr>
        <w:pStyle w:val="TDC40"/>
      </w:pPr>
    </w:p>
    <w:p w14:paraId="579EA1B5" w14:textId="77777777" w:rsidR="00697371" w:rsidRPr="00E00010" w:rsidRDefault="00220104" w:rsidP="00BB7A53">
      <w:pPr>
        <w:pStyle w:val="TDC4"/>
      </w:pPr>
      <w:r>
        <w:t>SU-ID-CFX-032, 비선형 매핑과 T 이하 묵음</w:t>
      </w:r>
    </w:p>
    <w:p w14:paraId="7BAE7FA8" w14:textId="77777777" w:rsidR="00084C76" w:rsidRDefault="00084C76" w:rsidP="00BB7A53">
      <w:pPr>
        <w:pStyle w:val="TDC40"/>
        <w:keepNext/>
      </w:pPr>
      <w:r>
        <w:t>음향 대역의 크기를 전기 자극의 디지털 크기로 바꾸고 허용 범위에 제한한다.</w:t>
      </w:r>
    </w:p>
    <w:p w14:paraId="7064473D" w14:textId="77777777" w:rsidR="00084C76" w:rsidRDefault="00084C76">
      <w:pPr>
        <w:pStyle w:val="TDC42"/>
      </w:pPr>
      <w:r>
        <w:t xml:space="preserve">표 </w:t>
      </w:r>
      <w:r>
        <w:fldChar w:fldCharType="begin"/>
      </w:r>
      <w:r>
        <w:instrText>SEQ 표 \* ARABIC</w:instrText>
      </w:r>
      <w:r>
        <w:fldChar w:fldCharType="separate"/>
      </w:r>
      <w:r w:rsidR="001A0C22">
        <w:rPr>
          <w:noProof/>
        </w:rPr>
        <w:t>69</w:t>
      </w:r>
      <w:r>
        <w:fldChar w:fldCharType="end"/>
      </w:r>
      <w:r>
        <w:t>. 비선형 매핑과 T 이하 묵음 / 유닛 설계 내용</w:t>
      </w:r>
    </w:p>
    <w:tbl>
      <w:tblPr>
        <w:tblStyle w:val="TDC41"/>
        <w:tblW w:w="8816" w:type="dxa"/>
        <w:tblLayout w:type="fixed"/>
        <w:tblLook w:val="04A0" w:firstRow="1" w:lastRow="0" w:firstColumn="1" w:lastColumn="0" w:noHBand="0" w:noVBand="1"/>
      </w:tblPr>
      <w:tblGrid>
        <w:gridCol w:w="1304"/>
        <w:gridCol w:w="7512"/>
      </w:tblGrid>
      <w:tr w:rsidR="00084C76" w14:paraId="3AC95E34"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520DEF10" w14:textId="77777777" w:rsidR="00084C76" w:rsidRDefault="00084C76">
            <w:pPr>
              <w:pStyle w:val="TDC0"/>
            </w:pPr>
            <w:r>
              <w:t>항목</w:t>
            </w:r>
          </w:p>
        </w:tc>
        <w:tc>
          <w:tcPr>
            <w:tcW w:w="7512" w:type="dxa"/>
          </w:tcPr>
          <w:p w14:paraId="7B99150C"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설계 내용</w:t>
            </w:r>
          </w:p>
        </w:tc>
      </w:tr>
      <w:tr w:rsidR="00084C76" w14:paraId="1FD579A1"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5A2FB9A5" w14:textId="77777777" w:rsidR="00084C76" w:rsidRDefault="00084C76">
            <w:pPr>
              <w:pStyle w:val="TDCe"/>
            </w:pPr>
            <w:r>
              <w:t>입력</w:t>
            </w:r>
          </w:p>
        </w:tc>
        <w:tc>
          <w:tcPr>
            <w:tcW w:w="7512" w:type="dxa"/>
          </w:tcPr>
          <w:p w14:paraId="73F1D717"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대역 크기, A/B 계수, T/Cnew, 묵음 모드와 오프셋</w:t>
            </w:r>
          </w:p>
        </w:tc>
      </w:tr>
      <w:tr w:rsidR="00084C76" w14:paraId="2DC8CB59"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5BA7DB18" w14:textId="77777777" w:rsidR="00084C76" w:rsidRDefault="00084C76">
            <w:pPr>
              <w:pStyle w:val="TDCe"/>
            </w:pPr>
            <w:r>
              <w:t>출력</w:t>
            </w:r>
          </w:p>
        </w:tc>
        <w:tc>
          <w:tcPr>
            <w:tcW w:w="7512" w:type="dxa"/>
          </w:tcPr>
          <w:p w14:paraId="518D1E1B"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32채널 자극 크기와 공유 관찰값</w:t>
            </w:r>
          </w:p>
        </w:tc>
      </w:tr>
      <w:tr w:rsidR="00084C76" w14:paraId="2ED3A508"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0B2DF17F" w14:textId="77777777" w:rsidR="00084C76" w:rsidRDefault="00084C76">
            <w:pPr>
              <w:pStyle w:val="TDCe"/>
            </w:pPr>
            <w:r>
              <w:t>처리</w:t>
            </w:r>
          </w:p>
        </w:tc>
        <w:tc>
          <w:tcPr>
            <w:tcW w:w="7512" w:type="dxa"/>
          </w:tcPr>
          <w:p w14:paraId="7C9658A5"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y=A*x^p+B를 정수 크기로 바꾼다. 모드 1은 T+오프셋 미만을 0으로, 모드 2는 T 미만을 T로 처리하고 Cnew를 상한으로 사용한다. 자극 알림이 켜진 경우 지정 채널의 알림 크기를 최종 적용한다.</w:t>
            </w:r>
          </w:p>
        </w:tc>
      </w:tr>
    </w:tbl>
    <w:p w14:paraId="086EFDC0" w14:textId="77777777" w:rsidR="00084C76" w:rsidRDefault="00084C76" w:rsidP="00BB7A53">
      <w:pPr>
        <w:pStyle w:val="TDC40"/>
        <w:spacing w:after="0"/>
      </w:pPr>
    </w:p>
    <w:p w14:paraId="25095A0F" w14:textId="77777777" w:rsidR="00084C76" w:rsidRDefault="00084C76">
      <w:pPr>
        <w:pStyle w:val="TDC43"/>
      </w:pPr>
      <w:r>
        <w:t>입출력 예 : T=50, Cnew=150, 오프셋=0, 알림 꺼짐이고 제한 직전 y=[40,50,100,160]이면 모드 1 출력은 [0,50,100,150], 모드 2 출력은 [50,50,100,150]이다. 공유 관찰값은 알림 덮어쓰기 전 값이다.</w:t>
      </w:r>
    </w:p>
    <w:p w14:paraId="72D0CAD6" w14:textId="77777777" w:rsidR="00697371" w:rsidRPr="00E00010" w:rsidRDefault="00220104" w:rsidP="00BB7A53">
      <w:pPr>
        <w:pStyle w:val="TDC43"/>
      </w:pPr>
      <w:r w:rsidRPr="00BB7A53">
        <w:rPr>
          <w:b/>
          <w:bCs/>
        </w:rPr>
        <w:t>흐름 참고 : 매핑 모드 1은 T 이하를 묵음으로 처리하고, 모드 2는 T를 출력 하한으로 사용한다. 일반 매핑 결과를 공유한 뒤 알림 채널의 크기를 적용한다.</w:t>
      </w:r>
    </w:p>
    <w:p w14:paraId="4F026854" w14:textId="77777777" w:rsidR="00BA1805" w:rsidRPr="00E00010" w:rsidRDefault="00BA1805" w:rsidP="00BB7A53">
      <w:pPr>
        <w:pStyle w:val="TDC44"/>
        <w:pageBreakBefore/>
      </w:pPr>
      <w:r w:rsidRPr="00E00010">
        <w:rPr>
          <w:noProof/>
        </w:rPr>
        <w:lastRenderedPageBreak/>
        <w:drawing>
          <wp:inline distT="0" distB="0" distL="0" distR="0" wp14:anchorId="3E4EBC4E" wp14:editId="0010EAF7">
            <wp:extent cx="4320000" cy="5113800"/>
            <wp:effectExtent l="0" t="0" r="0" b="0"/>
            <wp:docPr id="1007" name="Flow CFX-032" descr="SU-ID-CFX-032 비선형 매핑과 T 이하 묵음 설계 순서도">
              <a:extLst xmlns:a="http://schemas.openxmlformats.org/drawingml/2006/main">
                <a:ext uri="{FF2B5EF4-FFF2-40B4-BE49-F238E27FC236}">
                  <a16:creationId xmlns:a16="http://schemas.microsoft.com/office/drawing/2014/main" id="{E8B69799-F488-0C76-6806-D41022ABA0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그림 256" descr="스크린샷, 어둠, 블랙, 밤이(가) 표시된 사진&#10;&#10;자동 생성된 설명">
                      <a:extLst>
                        <a:ext uri="{FF2B5EF4-FFF2-40B4-BE49-F238E27FC236}">
                          <a16:creationId xmlns:a16="http://schemas.microsoft.com/office/drawing/2014/main" id="{E8B69799-F488-0C76-6806-D41022ABA043}"/>
                        </a:ext>
                      </a:extLst>
                    </pic:cNvPr>
                    <pic:cNvPicPr>
                      <a:picLocks noChangeAspect="1"/>
                    </pic:cNvPicPr>
                  </pic:nvPicPr>
                  <pic:blipFill>
                    <a:blip r:embed="rId24"/>
                    <a:stretch>
                      <a:fillRect/>
                    </a:stretch>
                  </pic:blipFill>
                  <pic:spPr>
                    <a:xfrm>
                      <a:off x="0" y="0"/>
                      <a:ext cx="4320000" cy="5113800"/>
                    </a:xfrm>
                    <a:prstGeom prst="rect">
                      <a:avLst/>
                    </a:prstGeom>
                  </pic:spPr>
                </pic:pic>
              </a:graphicData>
            </a:graphic>
          </wp:inline>
        </w:drawing>
      </w:r>
    </w:p>
    <w:p w14:paraId="2A6950A2" w14:textId="77777777" w:rsidR="00697371" w:rsidRPr="00E00010" w:rsidRDefault="00220104" w:rsidP="00BB7A53">
      <w:pPr>
        <w:pStyle w:val="TDC45"/>
      </w:pPr>
      <w:r w:rsidRPr="00E00010">
        <w:t>그림 15. SU-ID-CFX-032 비선형 매핑과 T 이하 묵음 순서도</w:t>
      </w:r>
    </w:p>
    <w:p w14:paraId="254722D5" w14:textId="77777777" w:rsidR="000C626C" w:rsidRDefault="000C626C">
      <w:pPr>
        <w:pStyle w:val="TDC40"/>
      </w:pPr>
    </w:p>
    <w:p w14:paraId="350FFFE6" w14:textId="77777777" w:rsidR="00697371" w:rsidRPr="00E00010" w:rsidRDefault="00220104" w:rsidP="00BB7A53">
      <w:pPr>
        <w:pStyle w:val="TDC4"/>
      </w:pPr>
      <w:r>
        <w:t>SU-ID-CFX-033, CIS 전략과 전략 선택</w:t>
      </w:r>
    </w:p>
    <w:p w14:paraId="41D8EF13" w14:textId="77777777" w:rsidR="00084C76" w:rsidRDefault="00084C76" w:rsidP="00BB7A53">
      <w:pPr>
        <w:pStyle w:val="TDC40"/>
        <w:keepNext/>
      </w:pPr>
      <w:r>
        <w:t>맵에 지정된 자극 전략에 맞춰 전극 출력 순서를 결정한다.</w:t>
      </w:r>
    </w:p>
    <w:p w14:paraId="3A58818C" w14:textId="77777777" w:rsidR="00084C76" w:rsidRDefault="00084C76">
      <w:pPr>
        <w:pStyle w:val="TDC42"/>
      </w:pPr>
      <w:r>
        <w:t xml:space="preserve">표 </w:t>
      </w:r>
      <w:r>
        <w:fldChar w:fldCharType="begin"/>
      </w:r>
      <w:r>
        <w:instrText>SEQ 표 \* ARABIC</w:instrText>
      </w:r>
      <w:r>
        <w:fldChar w:fldCharType="separate"/>
      </w:r>
      <w:r w:rsidR="001A0C22">
        <w:rPr>
          <w:noProof/>
        </w:rPr>
        <w:t>70</w:t>
      </w:r>
      <w:r>
        <w:fldChar w:fldCharType="end"/>
      </w:r>
      <w:r>
        <w:t>. CIS 전략과 전략 선택 / 유닛 설계 내용</w:t>
      </w:r>
    </w:p>
    <w:tbl>
      <w:tblPr>
        <w:tblStyle w:val="TDC41"/>
        <w:tblW w:w="8816" w:type="dxa"/>
        <w:tblLayout w:type="fixed"/>
        <w:tblLook w:val="04A0" w:firstRow="1" w:lastRow="0" w:firstColumn="1" w:lastColumn="0" w:noHBand="0" w:noVBand="1"/>
      </w:tblPr>
      <w:tblGrid>
        <w:gridCol w:w="1304"/>
        <w:gridCol w:w="7512"/>
      </w:tblGrid>
      <w:tr w:rsidR="00084C76" w14:paraId="0D4CBD09"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706EA2EF" w14:textId="77777777" w:rsidR="00084C76" w:rsidRDefault="00084C76">
            <w:pPr>
              <w:pStyle w:val="TDC0"/>
            </w:pPr>
            <w:r>
              <w:t>항목</w:t>
            </w:r>
          </w:p>
        </w:tc>
        <w:tc>
          <w:tcPr>
            <w:tcW w:w="7512" w:type="dxa"/>
          </w:tcPr>
          <w:p w14:paraId="5F6DAB2D"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설계 내용</w:t>
            </w:r>
          </w:p>
        </w:tc>
      </w:tr>
      <w:tr w:rsidR="00084C76" w14:paraId="459ABF5A"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53FCB405" w14:textId="77777777" w:rsidR="00084C76" w:rsidRDefault="00084C76">
            <w:pPr>
              <w:pStyle w:val="TDCe"/>
            </w:pPr>
            <w:r>
              <w:t>입력</w:t>
            </w:r>
          </w:p>
        </w:tc>
        <w:tc>
          <w:tcPr>
            <w:tcW w:w="7512" w:type="dxa"/>
          </w:tcPr>
          <w:p w14:paraId="20931509"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자극 전략과 채널별 크기/프레임 수</w:t>
            </w:r>
          </w:p>
        </w:tc>
      </w:tr>
      <w:tr w:rsidR="00084C76" w14:paraId="396A77FB"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5CABCBAA" w14:textId="77777777" w:rsidR="00084C76" w:rsidRDefault="00084C76">
            <w:pPr>
              <w:pStyle w:val="TDCe"/>
            </w:pPr>
            <w:r>
              <w:t>출력</w:t>
            </w:r>
          </w:p>
        </w:tc>
        <w:tc>
          <w:tcPr>
            <w:tcW w:w="7512" w:type="dxa"/>
          </w:tcPr>
          <w:p w14:paraId="45B12F25"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CIS 순서 또는 NofM 호출</w:t>
            </w:r>
          </w:p>
        </w:tc>
      </w:tr>
      <w:tr w:rsidR="00084C76" w14:paraId="19609433"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4489B458" w14:textId="77777777" w:rsidR="00084C76" w:rsidRDefault="00084C76">
            <w:pPr>
              <w:pStyle w:val="TDCe"/>
            </w:pPr>
            <w:r>
              <w:lastRenderedPageBreak/>
              <w:t>처리</w:t>
            </w:r>
          </w:p>
        </w:tc>
        <w:tc>
          <w:tcPr>
            <w:tcW w:w="7512" w:type="dxa"/>
          </w:tcPr>
          <w:p w14:paraId="71D87DD7"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전략 값으로 CIS와 NofM 경로를 구분한다. CIS는 사용 채널과 전송 가능한 채널 수를 따라 순차적인 자극 패킷을 만든다. 채널당 프레임 수는 CM3 계산 결과를 사용한다.</w:t>
            </w:r>
          </w:p>
        </w:tc>
      </w:tr>
    </w:tbl>
    <w:p w14:paraId="29221C01" w14:textId="77777777" w:rsidR="00084C76" w:rsidRDefault="00084C76" w:rsidP="00BB7A53">
      <w:pPr>
        <w:pStyle w:val="TDC40"/>
        <w:spacing w:after="0"/>
      </w:pPr>
    </w:p>
    <w:p w14:paraId="1C99240A" w14:textId="77777777" w:rsidR="00084C76" w:rsidRDefault="00084C76">
      <w:pPr>
        <w:pStyle w:val="TDC42"/>
      </w:pPr>
      <w:r>
        <w:t xml:space="preserve">표 </w:t>
      </w:r>
      <w:r>
        <w:fldChar w:fldCharType="begin"/>
      </w:r>
      <w:r>
        <w:instrText>SEQ 표 \* ARABIC</w:instrText>
      </w:r>
      <w:r>
        <w:fldChar w:fldCharType="separate"/>
      </w:r>
      <w:r w:rsidR="001A0C22">
        <w:rPr>
          <w:noProof/>
        </w:rPr>
        <w:t>71</w:t>
      </w:r>
      <w:r>
        <w:fldChar w:fldCharType="end"/>
      </w:r>
      <w:r>
        <w:t>. CIS 전략과 전략 선택 / 구현 조건</w:t>
      </w:r>
    </w:p>
    <w:tbl>
      <w:tblPr>
        <w:tblStyle w:val="TDC41"/>
        <w:tblW w:w="8816" w:type="dxa"/>
        <w:tblLayout w:type="fixed"/>
        <w:tblLook w:val="04A0" w:firstRow="1" w:lastRow="0" w:firstColumn="1" w:lastColumn="0" w:noHBand="0" w:noVBand="1"/>
      </w:tblPr>
      <w:tblGrid>
        <w:gridCol w:w="1304"/>
        <w:gridCol w:w="7512"/>
      </w:tblGrid>
      <w:tr w:rsidR="00084C76" w14:paraId="07119285"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3A0846A9" w14:textId="77777777" w:rsidR="00084C76" w:rsidRDefault="00084C76">
            <w:pPr>
              <w:pStyle w:val="TDC0"/>
            </w:pPr>
            <w:r>
              <w:t>구분</w:t>
            </w:r>
          </w:p>
        </w:tc>
        <w:tc>
          <w:tcPr>
            <w:tcW w:w="7512" w:type="dxa"/>
          </w:tcPr>
          <w:p w14:paraId="6A8B8F9E"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구현 조건</w:t>
            </w:r>
          </w:p>
        </w:tc>
      </w:tr>
      <w:tr w:rsidR="00084C76" w14:paraId="69E0C87C"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482E9DEE" w14:textId="77777777" w:rsidR="00084C76" w:rsidRDefault="00084C76">
            <w:pPr>
              <w:pStyle w:val="TDCe"/>
            </w:pPr>
            <w:r>
              <w:t>관련 함수</w:t>
            </w:r>
          </w:p>
        </w:tc>
        <w:tc>
          <w:tcPr>
            <w:tcW w:w="7512" w:type="dxa"/>
          </w:tcPr>
          <w:p w14:paraId="3F6D9458"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stimulationStrategy, stimulationStrategy_CIS</w:t>
            </w:r>
          </w:p>
        </w:tc>
      </w:tr>
      <w:tr w:rsidR="00084C76" w14:paraId="73CDBA65"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6F78390D" w14:textId="77777777" w:rsidR="00084C76" w:rsidRDefault="00084C76">
            <w:pPr>
              <w:pStyle w:val="TDCe"/>
            </w:pPr>
            <w:r>
              <w:t>동작 조건</w:t>
            </w:r>
          </w:p>
        </w:tc>
        <w:tc>
          <w:tcPr>
            <w:tcW w:w="7512" w:type="dxa"/>
          </w:tcPr>
          <w:p w14:paraId="72319929"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맵에 지정한 전략만 실행되고 CIS 출력 순서 및 프레임 사용량이 설정과 일치해야 한다.</w:t>
            </w:r>
          </w:p>
        </w:tc>
      </w:tr>
    </w:tbl>
    <w:p w14:paraId="3674A250" w14:textId="77777777" w:rsidR="00084C76" w:rsidRDefault="00084C76" w:rsidP="00BB7A53">
      <w:pPr>
        <w:pStyle w:val="TDC40"/>
        <w:spacing w:after="0"/>
      </w:pPr>
    </w:p>
    <w:p w14:paraId="3383A703" w14:textId="77777777" w:rsidR="00697371" w:rsidRPr="00E00010" w:rsidRDefault="00220104" w:rsidP="00BB7A53">
      <w:pPr>
        <w:pStyle w:val="TDC4"/>
      </w:pPr>
      <w:r>
        <w:t>SU-ID-CFX-034, NofM 대역 선택</w:t>
      </w:r>
    </w:p>
    <w:p w14:paraId="5CAAF0A9" w14:textId="77777777" w:rsidR="00084C76" w:rsidRDefault="00084C76" w:rsidP="00BB7A53">
      <w:pPr>
        <w:pStyle w:val="TDC40"/>
        <w:keepNext/>
      </w:pPr>
      <w:r>
        <w:t>NofM에서 한 주기에 자극할 대역을 입력 크기로 선택한다.</w:t>
      </w:r>
    </w:p>
    <w:p w14:paraId="24DF63AE" w14:textId="77777777" w:rsidR="00084C76" w:rsidRDefault="00084C76">
      <w:pPr>
        <w:pStyle w:val="TDC42"/>
      </w:pPr>
      <w:r>
        <w:t xml:space="preserve">표 </w:t>
      </w:r>
      <w:r>
        <w:fldChar w:fldCharType="begin"/>
      </w:r>
      <w:r>
        <w:instrText>SEQ 표 \* ARABIC</w:instrText>
      </w:r>
      <w:r>
        <w:fldChar w:fldCharType="separate"/>
      </w:r>
      <w:r w:rsidR="001A0C22">
        <w:rPr>
          <w:noProof/>
        </w:rPr>
        <w:t>72</w:t>
      </w:r>
      <w:r>
        <w:fldChar w:fldCharType="end"/>
      </w:r>
      <w:r>
        <w:t>. NofM 대역 선택 / 유닛 설계 내용</w:t>
      </w:r>
    </w:p>
    <w:tbl>
      <w:tblPr>
        <w:tblStyle w:val="TDC41"/>
        <w:tblW w:w="8816" w:type="dxa"/>
        <w:tblLayout w:type="fixed"/>
        <w:tblLook w:val="04A0" w:firstRow="1" w:lastRow="0" w:firstColumn="1" w:lastColumn="0" w:noHBand="0" w:noVBand="1"/>
      </w:tblPr>
      <w:tblGrid>
        <w:gridCol w:w="1304"/>
        <w:gridCol w:w="7512"/>
      </w:tblGrid>
      <w:tr w:rsidR="00084C76" w14:paraId="5377DF36"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28FFCD59" w14:textId="77777777" w:rsidR="00084C76" w:rsidRDefault="00084C76">
            <w:pPr>
              <w:pStyle w:val="TDC0"/>
            </w:pPr>
            <w:r>
              <w:t>항목</w:t>
            </w:r>
          </w:p>
        </w:tc>
        <w:tc>
          <w:tcPr>
            <w:tcW w:w="7512" w:type="dxa"/>
          </w:tcPr>
          <w:p w14:paraId="78759F94"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설계 내용</w:t>
            </w:r>
          </w:p>
        </w:tc>
      </w:tr>
      <w:tr w:rsidR="00084C76" w14:paraId="3715442C"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38BAEA91" w14:textId="77777777" w:rsidR="00084C76" w:rsidRDefault="00084C76">
            <w:pPr>
              <w:pStyle w:val="TDCe"/>
            </w:pPr>
            <w:r>
              <w:t>입력</w:t>
            </w:r>
          </w:p>
        </w:tc>
        <w:tc>
          <w:tcPr>
            <w:tcW w:w="7512" w:type="dxa"/>
          </w:tcPr>
          <w:p w14:paraId="75C58F3E"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32대역 대표 크기, 16개 선택 버퍼</w:t>
            </w:r>
          </w:p>
        </w:tc>
      </w:tr>
      <w:tr w:rsidR="00084C76" w14:paraId="24081B90"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45E50F32" w14:textId="77777777" w:rsidR="00084C76" w:rsidRDefault="00084C76">
            <w:pPr>
              <w:pStyle w:val="TDCe"/>
            </w:pPr>
            <w:r>
              <w:t>출력</w:t>
            </w:r>
          </w:p>
        </w:tc>
        <w:tc>
          <w:tcPr>
            <w:tcW w:w="7512" w:type="dxa"/>
          </w:tcPr>
          <w:p w14:paraId="7F84C861"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크기가 큰 16대역의 오름차순 인덱스</w:t>
            </w:r>
          </w:p>
        </w:tc>
      </w:tr>
      <w:tr w:rsidR="00084C76" w14:paraId="2854697E"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6616338F" w14:textId="77777777" w:rsidR="00084C76" w:rsidRDefault="00084C76">
            <w:pPr>
              <w:pStyle w:val="TDCe"/>
            </w:pPr>
            <w:r>
              <w:t>처리</w:t>
            </w:r>
          </w:p>
        </w:tc>
        <w:tc>
          <w:tcPr>
            <w:tcW w:w="7512" w:type="dxa"/>
          </w:tcPr>
          <w:p w14:paraId="7CC4E364"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필요 상태를 초기화하고 (크기&lt;&lt;5)|(31-인덱스) 점수로 상위 16개를 고른다. 동률이면 낮은 인덱스를 우선한다. 선택 후에는 인덱스 오름차순으로 정리한다.</w:t>
            </w:r>
          </w:p>
        </w:tc>
      </w:tr>
    </w:tbl>
    <w:p w14:paraId="495FCB7C" w14:textId="77777777" w:rsidR="00084C76" w:rsidRDefault="00084C76" w:rsidP="00BB7A53">
      <w:pPr>
        <w:pStyle w:val="TDC40"/>
        <w:spacing w:after="0"/>
      </w:pPr>
    </w:p>
    <w:p w14:paraId="7B0E1D2C" w14:textId="77777777" w:rsidR="00084C76" w:rsidRDefault="00084C76">
      <w:pPr>
        <w:pStyle w:val="TDC42"/>
      </w:pPr>
      <w:r>
        <w:t xml:space="preserve">표 </w:t>
      </w:r>
      <w:r>
        <w:fldChar w:fldCharType="begin"/>
      </w:r>
      <w:r>
        <w:instrText>SEQ 표 \* ARABIC</w:instrText>
      </w:r>
      <w:r>
        <w:fldChar w:fldCharType="separate"/>
      </w:r>
      <w:r w:rsidR="001A0C22">
        <w:rPr>
          <w:noProof/>
        </w:rPr>
        <w:t>73</w:t>
      </w:r>
      <w:r>
        <w:fldChar w:fldCharType="end"/>
      </w:r>
      <w:r>
        <w:t>. NofM 대역 선택 / 구현 조건</w:t>
      </w:r>
    </w:p>
    <w:tbl>
      <w:tblPr>
        <w:tblStyle w:val="TDC41"/>
        <w:tblW w:w="8816" w:type="dxa"/>
        <w:tblLayout w:type="fixed"/>
        <w:tblLook w:val="04A0" w:firstRow="1" w:lastRow="0" w:firstColumn="1" w:lastColumn="0" w:noHBand="0" w:noVBand="1"/>
      </w:tblPr>
      <w:tblGrid>
        <w:gridCol w:w="1304"/>
        <w:gridCol w:w="7512"/>
      </w:tblGrid>
      <w:tr w:rsidR="00084C76" w14:paraId="67EF7BAF"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67822BF9" w14:textId="77777777" w:rsidR="00084C76" w:rsidRDefault="00084C76">
            <w:pPr>
              <w:pStyle w:val="TDC0"/>
            </w:pPr>
            <w:r>
              <w:t>구분</w:t>
            </w:r>
          </w:p>
        </w:tc>
        <w:tc>
          <w:tcPr>
            <w:tcW w:w="7512" w:type="dxa"/>
          </w:tcPr>
          <w:p w14:paraId="07DDED91"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구현 조건</w:t>
            </w:r>
          </w:p>
        </w:tc>
      </w:tr>
      <w:tr w:rsidR="00084C76" w14:paraId="3FFA6857"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6968E8A0" w14:textId="77777777" w:rsidR="00084C76" w:rsidRDefault="00084C76">
            <w:pPr>
              <w:pStyle w:val="TDCe"/>
            </w:pPr>
            <w:r>
              <w:t>관련 함수</w:t>
            </w:r>
          </w:p>
        </w:tc>
        <w:tc>
          <w:tcPr>
            <w:tcW w:w="7512" w:type="dxa"/>
          </w:tcPr>
          <w:p w14:paraId="78B12C38" w14:textId="77777777" w:rsidR="00084C76" w:rsidRPr="00BB7A53" w:rsidRDefault="00084C76">
            <w:pPr>
              <w:pStyle w:val="TDCf"/>
              <w:cnfStyle w:val="000000000000" w:firstRow="0" w:lastRow="0" w:firstColumn="0" w:lastColumn="0" w:oddVBand="0" w:evenVBand="0" w:oddHBand="0" w:evenHBand="0" w:firstRowFirstColumn="0" w:firstRowLastColumn="0" w:lastRowFirstColumn="0" w:lastRowLastColumn="0"/>
              <w:rPr>
                <w:lang w:val="en-US"/>
              </w:rPr>
            </w:pPr>
            <w:r w:rsidRPr="00BB7A53">
              <w:rPr>
                <w:lang w:val="en-US"/>
              </w:rPr>
              <w:t>stimulationStrategy_NofM, stimulationStrategy_NofM_Init_Buffers, stimulationStrategy_NofM_Peak_Pick</w:t>
            </w:r>
          </w:p>
        </w:tc>
      </w:tr>
    </w:tbl>
    <w:p w14:paraId="04819F29" w14:textId="77777777" w:rsidR="00084C76" w:rsidRPr="00BB7A53" w:rsidRDefault="00084C76" w:rsidP="00BB7A53">
      <w:pPr>
        <w:pStyle w:val="TDC40"/>
        <w:spacing w:after="0"/>
        <w:rPr>
          <w:lang w:val="en-US"/>
        </w:rPr>
      </w:pPr>
    </w:p>
    <w:p w14:paraId="7BC39B4B" w14:textId="77777777" w:rsidR="00084C76" w:rsidRDefault="00084C76">
      <w:pPr>
        <w:pStyle w:val="TDC43"/>
      </w:pPr>
      <w:r>
        <w:t>입출력 예 : 32대역 크기가 모두 100이면 인덱스 0~15를 선택한다. 크기[i]=i이면 인덱스 16~31을 선택한다. 두 경우 모두 선택 결과는 인덱스 오름차순이다.</w:t>
      </w:r>
    </w:p>
    <w:p w14:paraId="1A297D51" w14:textId="77777777" w:rsidR="00697371" w:rsidRPr="00E00010" w:rsidRDefault="00220104" w:rsidP="00BB7A53">
      <w:pPr>
        <w:pStyle w:val="TDC43"/>
      </w:pPr>
      <w:r w:rsidRPr="00BB7A53">
        <w:rPr>
          <w:b/>
          <w:bCs/>
        </w:rPr>
        <w:t xml:space="preserve">흐름 참고 : </w:t>
      </w:r>
      <w:r w:rsidRPr="00BB7A53">
        <w:t>점수는 (진폭 &lt;&lt; 5) | (31 - 인덱스)이다. 선택 결과는 크기순 출력이 아니라 주파수순 목록이다.</w:t>
      </w:r>
    </w:p>
    <w:p w14:paraId="44B943A6" w14:textId="77777777" w:rsidR="00BA1805" w:rsidRPr="00E00010" w:rsidRDefault="00BA1805" w:rsidP="00BB7A53">
      <w:pPr>
        <w:pStyle w:val="TDC44"/>
      </w:pPr>
      <w:r w:rsidRPr="00E00010">
        <w:rPr>
          <w:noProof/>
        </w:rPr>
        <w:drawing>
          <wp:inline distT="0" distB="0" distL="0" distR="0" wp14:anchorId="3E4EBC4E" wp14:editId="0010EAF7">
            <wp:extent cx="4320000" cy="4287600"/>
            <wp:effectExtent l="0" t="0" r="0" b="0"/>
            <wp:docPr id="1008" name="Flow CFX-034" descr="SU-ID-CFX-034 NofM 대역 선택 설계 순서도">
              <a:extLst xmlns:a="http://schemas.openxmlformats.org/drawingml/2006/main">
                <a:ext uri="{FF2B5EF4-FFF2-40B4-BE49-F238E27FC236}">
                  <a16:creationId xmlns:a16="http://schemas.microsoft.com/office/drawing/2014/main" id="{E8B69799-F488-0C76-6806-D41022ABA0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그림 256" descr="스크린샷, 어둠, 블랙, 밤이(가) 표시된 사진&#10;&#10;자동 생성된 설명">
                      <a:extLst>
                        <a:ext uri="{FF2B5EF4-FFF2-40B4-BE49-F238E27FC236}">
                          <a16:creationId xmlns:a16="http://schemas.microsoft.com/office/drawing/2014/main" id="{E8B69799-F488-0C76-6806-D41022ABA043}"/>
                        </a:ext>
                      </a:extLst>
                    </pic:cNvPr>
                    <pic:cNvPicPr>
                      <a:picLocks noChangeAspect="1"/>
                    </pic:cNvPicPr>
                  </pic:nvPicPr>
                  <pic:blipFill>
                    <a:blip r:embed="rId25"/>
                    <a:stretch>
                      <a:fillRect/>
                    </a:stretch>
                  </pic:blipFill>
                  <pic:spPr>
                    <a:xfrm>
                      <a:off x="0" y="0"/>
                      <a:ext cx="4320000" cy="4287600"/>
                    </a:xfrm>
                    <a:prstGeom prst="rect">
                      <a:avLst/>
                    </a:prstGeom>
                  </pic:spPr>
                </pic:pic>
              </a:graphicData>
            </a:graphic>
          </wp:inline>
        </w:drawing>
      </w:r>
    </w:p>
    <w:p w14:paraId="12650C20" w14:textId="77777777" w:rsidR="00697371" w:rsidRPr="00E00010" w:rsidRDefault="00220104" w:rsidP="00BB7A53">
      <w:pPr>
        <w:pStyle w:val="TDC45"/>
      </w:pPr>
      <w:r w:rsidRPr="00E00010">
        <w:t>그림 16. SU-ID-CFX-034 NofM 대역 선택 순서도</w:t>
      </w:r>
    </w:p>
    <w:p w14:paraId="498EF2C7" w14:textId="77777777" w:rsidR="000C626C" w:rsidRDefault="000C626C">
      <w:pPr>
        <w:pStyle w:val="TDC40"/>
      </w:pPr>
    </w:p>
    <w:p w14:paraId="0C049D41" w14:textId="77777777" w:rsidR="00697371" w:rsidRPr="00E00010" w:rsidRDefault="00220104" w:rsidP="00BB7A53">
      <w:pPr>
        <w:pStyle w:val="TDC4"/>
      </w:pPr>
      <w:r>
        <w:lastRenderedPageBreak/>
        <w:t>SU-ID-CFX-035, NofM 선택 대역 교차 배치</w:t>
      </w:r>
    </w:p>
    <w:p w14:paraId="28117BBD" w14:textId="77777777" w:rsidR="00084C76" w:rsidRDefault="00084C76" w:rsidP="00BB7A53">
      <w:pPr>
        <w:pStyle w:val="TDC40"/>
        <w:keepNext/>
      </w:pPr>
      <w:r>
        <w:t>선택 대역의 낮은 쪽과 높은 쪽을 번갈아 자극하도록 순서를 배치한다.</w:t>
      </w:r>
    </w:p>
    <w:p w14:paraId="41C4D32F" w14:textId="77777777" w:rsidR="00084C76" w:rsidRDefault="00084C76">
      <w:pPr>
        <w:pStyle w:val="TDC42"/>
      </w:pPr>
      <w:r>
        <w:t xml:space="preserve">표 </w:t>
      </w:r>
      <w:r>
        <w:fldChar w:fldCharType="begin"/>
      </w:r>
      <w:r>
        <w:instrText>SEQ 표 \* ARABIC</w:instrText>
      </w:r>
      <w:r>
        <w:fldChar w:fldCharType="separate"/>
      </w:r>
      <w:r w:rsidR="001A0C22">
        <w:rPr>
          <w:noProof/>
        </w:rPr>
        <w:t>74</w:t>
      </w:r>
      <w:r>
        <w:fldChar w:fldCharType="end"/>
      </w:r>
      <w:r>
        <w:t>. NofM 선택 대역 교차 배치 / 유닛 설계 내용</w:t>
      </w:r>
    </w:p>
    <w:tbl>
      <w:tblPr>
        <w:tblStyle w:val="TDC41"/>
        <w:tblW w:w="8816" w:type="dxa"/>
        <w:tblLayout w:type="fixed"/>
        <w:tblLook w:val="04A0" w:firstRow="1" w:lastRow="0" w:firstColumn="1" w:lastColumn="0" w:noHBand="0" w:noVBand="1"/>
      </w:tblPr>
      <w:tblGrid>
        <w:gridCol w:w="1304"/>
        <w:gridCol w:w="7512"/>
      </w:tblGrid>
      <w:tr w:rsidR="00084C76" w14:paraId="66EABE97"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36E67D87" w14:textId="77777777" w:rsidR="00084C76" w:rsidRDefault="00084C76">
            <w:pPr>
              <w:pStyle w:val="TDC0"/>
            </w:pPr>
            <w:r>
              <w:t>항목</w:t>
            </w:r>
          </w:p>
        </w:tc>
        <w:tc>
          <w:tcPr>
            <w:tcW w:w="7512" w:type="dxa"/>
          </w:tcPr>
          <w:p w14:paraId="436A7A83"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설계 내용</w:t>
            </w:r>
          </w:p>
        </w:tc>
      </w:tr>
      <w:tr w:rsidR="00084C76" w14:paraId="35E5269A"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569EA03D" w14:textId="77777777" w:rsidR="00084C76" w:rsidRDefault="00084C76">
            <w:pPr>
              <w:pStyle w:val="TDCe"/>
            </w:pPr>
            <w:r>
              <w:t>입력</w:t>
            </w:r>
          </w:p>
        </w:tc>
        <w:tc>
          <w:tcPr>
            <w:tcW w:w="7512" w:type="dxa"/>
          </w:tcPr>
          <w:p w14:paraId="1E7627E4"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오름차순으로 정렬된 16개 대역 인덱스</w:t>
            </w:r>
          </w:p>
        </w:tc>
      </w:tr>
      <w:tr w:rsidR="00084C76" w14:paraId="2FC3D968"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3306B471" w14:textId="77777777" w:rsidR="00084C76" w:rsidRDefault="00084C76">
            <w:pPr>
              <w:pStyle w:val="TDCe"/>
            </w:pPr>
            <w:r>
              <w:t>출력</w:t>
            </w:r>
          </w:p>
        </w:tc>
        <w:tc>
          <w:tcPr>
            <w:tcW w:w="7512" w:type="dxa"/>
          </w:tcPr>
          <w:p w14:paraId="23452C5E"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하위 절반/상위 절반 교차 순서</w:t>
            </w:r>
          </w:p>
        </w:tc>
      </w:tr>
      <w:tr w:rsidR="00084C76" w14:paraId="00F7CD42"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07783AA9" w14:textId="77777777" w:rsidR="00084C76" w:rsidRDefault="00084C76">
            <w:pPr>
              <w:pStyle w:val="TDCe"/>
            </w:pPr>
            <w:r>
              <w:t>처리</w:t>
            </w:r>
          </w:p>
        </w:tc>
        <w:tc>
          <w:tcPr>
            <w:tcW w:w="7512" w:type="dxa"/>
          </w:tcPr>
          <w:p w14:paraId="2A6F0AA3"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정렬 배열을 8개씩 나누고 하위 절반과 상위 절반을 교차 배치한다. 이 순서는 최종 패킷의 시작 위치 조정 전에 만들어지는 기본 순서다.</w:t>
            </w:r>
          </w:p>
        </w:tc>
      </w:tr>
    </w:tbl>
    <w:p w14:paraId="3D8A1FBD" w14:textId="77777777" w:rsidR="00084C76" w:rsidRDefault="00084C76" w:rsidP="00BB7A53">
      <w:pPr>
        <w:pStyle w:val="TDC40"/>
        <w:spacing w:after="0"/>
      </w:pPr>
    </w:p>
    <w:p w14:paraId="76F0696E" w14:textId="77777777" w:rsidR="00084C76" w:rsidRDefault="00084C76">
      <w:pPr>
        <w:pStyle w:val="TDC42"/>
      </w:pPr>
      <w:r>
        <w:t xml:space="preserve">표 </w:t>
      </w:r>
      <w:r>
        <w:fldChar w:fldCharType="begin"/>
      </w:r>
      <w:r>
        <w:instrText>SEQ 표 \* ARABIC</w:instrText>
      </w:r>
      <w:r>
        <w:fldChar w:fldCharType="separate"/>
      </w:r>
      <w:r w:rsidR="001A0C22">
        <w:rPr>
          <w:noProof/>
        </w:rPr>
        <w:t>75</w:t>
      </w:r>
      <w:r>
        <w:fldChar w:fldCharType="end"/>
      </w:r>
      <w:r>
        <w:t>. NofM 선택 대역 교차 배치 / 구현 조건</w:t>
      </w:r>
    </w:p>
    <w:tbl>
      <w:tblPr>
        <w:tblStyle w:val="TDC41"/>
        <w:tblW w:w="8816" w:type="dxa"/>
        <w:tblLayout w:type="fixed"/>
        <w:tblLook w:val="04A0" w:firstRow="1" w:lastRow="0" w:firstColumn="1" w:lastColumn="0" w:noHBand="0" w:noVBand="1"/>
      </w:tblPr>
      <w:tblGrid>
        <w:gridCol w:w="1304"/>
        <w:gridCol w:w="7512"/>
      </w:tblGrid>
      <w:tr w:rsidR="00084C76" w14:paraId="437111B1"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0009891E" w14:textId="77777777" w:rsidR="00084C76" w:rsidRDefault="00084C76">
            <w:pPr>
              <w:pStyle w:val="TDC0"/>
            </w:pPr>
            <w:r>
              <w:t>구분</w:t>
            </w:r>
          </w:p>
        </w:tc>
        <w:tc>
          <w:tcPr>
            <w:tcW w:w="7512" w:type="dxa"/>
          </w:tcPr>
          <w:p w14:paraId="08DDE399"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구현 조건</w:t>
            </w:r>
          </w:p>
        </w:tc>
      </w:tr>
      <w:tr w:rsidR="00084C76" w14:paraId="73D4F543"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63C081C4" w14:textId="77777777" w:rsidR="00084C76" w:rsidRDefault="00084C76">
            <w:pPr>
              <w:pStyle w:val="TDCe"/>
            </w:pPr>
            <w:r>
              <w:t>관련 함수</w:t>
            </w:r>
          </w:p>
        </w:tc>
        <w:tc>
          <w:tcPr>
            <w:tcW w:w="7512" w:type="dxa"/>
          </w:tcPr>
          <w:p w14:paraId="6B3F3B5B"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stimulationStrategy_NofM_Interleaving</w:t>
            </w:r>
          </w:p>
        </w:tc>
      </w:tr>
    </w:tbl>
    <w:p w14:paraId="4BD1F80F" w14:textId="77777777" w:rsidR="00084C76" w:rsidRDefault="00084C76" w:rsidP="00BB7A53">
      <w:pPr>
        <w:pStyle w:val="TDC40"/>
        <w:spacing w:after="0"/>
      </w:pPr>
    </w:p>
    <w:p w14:paraId="512646DE" w14:textId="77777777" w:rsidR="00084C76" w:rsidRDefault="00084C76">
      <w:pPr>
        <w:pStyle w:val="TDC43"/>
      </w:pPr>
      <w:r>
        <w:t>입출력 예 : 선택 배열이 [0,1,...,15]이면 기본 교차 순서는 [0,8,1,9,2,10,3,11,4,12,5,13,6,14,7,15]이다.</w:t>
      </w:r>
    </w:p>
    <w:p w14:paraId="4479904F" w14:textId="77777777" w:rsidR="00697371" w:rsidRPr="00E00010" w:rsidRDefault="00220104" w:rsidP="00BB7A53">
      <w:pPr>
        <w:pStyle w:val="TDC43"/>
      </w:pPr>
      <w:r w:rsidRPr="00BB7A53">
        <w:rPr>
          <w:b/>
          <w:bCs/>
        </w:rPr>
        <w:t>흐름 참고 : 선택 수 N은 16으로 정한다. 이 단계에서는 선택한 대역의 기본 교차 순서만 만들고, 시작점 조정과 전극 번호 변환은 패킷 구성 단계에서 수행한다.</w:t>
      </w:r>
    </w:p>
    <w:p w14:paraId="06A2027D" w14:textId="77777777" w:rsidR="00BA1805" w:rsidRPr="00E00010" w:rsidRDefault="00BA1805" w:rsidP="00BB7A53">
      <w:pPr>
        <w:pStyle w:val="TDC44"/>
      </w:pPr>
      <w:r w:rsidRPr="00E00010">
        <w:rPr>
          <w:noProof/>
        </w:rPr>
        <w:lastRenderedPageBreak/>
        <w:drawing>
          <wp:inline distT="0" distB="0" distL="0" distR="0" wp14:anchorId="3E4EBC4E" wp14:editId="0010EAF7">
            <wp:extent cx="4320000" cy="3283200"/>
            <wp:effectExtent l="0" t="0" r="0" b="0"/>
            <wp:docPr id="1009" name="Flow CFX-035" descr="SU-ID-CFX-035 NofM 선택 대역 교차 배치 설계 순서도">
              <a:extLst xmlns:a="http://schemas.openxmlformats.org/drawingml/2006/main">
                <a:ext uri="{FF2B5EF4-FFF2-40B4-BE49-F238E27FC236}">
                  <a16:creationId xmlns:a16="http://schemas.microsoft.com/office/drawing/2014/main" id="{E8B69799-F488-0C76-6806-D41022ABA0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그림 256" descr="스크린샷, 어둠, 블랙, 밤이(가) 표시된 사진&#10;&#10;자동 생성된 설명">
                      <a:extLst>
                        <a:ext uri="{FF2B5EF4-FFF2-40B4-BE49-F238E27FC236}">
                          <a16:creationId xmlns:a16="http://schemas.microsoft.com/office/drawing/2014/main" id="{E8B69799-F488-0C76-6806-D41022ABA043}"/>
                        </a:ext>
                      </a:extLst>
                    </pic:cNvPr>
                    <pic:cNvPicPr>
                      <a:picLocks noChangeAspect="1"/>
                    </pic:cNvPicPr>
                  </pic:nvPicPr>
                  <pic:blipFill>
                    <a:blip r:embed="rId26"/>
                    <a:stretch>
                      <a:fillRect/>
                    </a:stretch>
                  </pic:blipFill>
                  <pic:spPr>
                    <a:xfrm>
                      <a:off x="0" y="0"/>
                      <a:ext cx="4320000" cy="3283200"/>
                    </a:xfrm>
                    <a:prstGeom prst="rect">
                      <a:avLst/>
                    </a:prstGeom>
                  </pic:spPr>
                </pic:pic>
              </a:graphicData>
            </a:graphic>
          </wp:inline>
        </w:drawing>
      </w:r>
    </w:p>
    <w:p w14:paraId="10463C72" w14:textId="77777777" w:rsidR="00697371" w:rsidRPr="00E00010" w:rsidRDefault="00220104" w:rsidP="00BB7A53">
      <w:pPr>
        <w:pStyle w:val="TDC45"/>
      </w:pPr>
      <w:r w:rsidRPr="00E00010">
        <w:t>그림 17. SU-ID-CFX-035 NofM 선택 대역 교차 배치 순서도</w:t>
      </w:r>
    </w:p>
    <w:p w14:paraId="71899C61" w14:textId="77777777" w:rsidR="00697371" w:rsidRDefault="00220104" w:rsidP="00BB7A53">
      <w:pPr>
        <w:pStyle w:val="TDC2"/>
        <w:pageBreakBefore/>
      </w:pPr>
      <w:bookmarkStart w:id="217" w:name="_Toc180573623"/>
      <w:bookmarkStart w:id="218" w:name="_Toc242778119"/>
      <w:r>
        <w:lastRenderedPageBreak/>
        <w:t>Internal Stimulation Device Execution Module</w:t>
      </w:r>
      <w:bookmarkEnd w:id="217"/>
      <w:bookmarkEnd w:id="218"/>
    </w:p>
    <w:p w14:paraId="2B64251B" w14:textId="6D8C2260" w:rsidR="00697371" w:rsidRDefault="00220104" w:rsidP="00BB7A53">
      <w:pPr>
        <w:pStyle w:val="TDC3"/>
      </w:pPr>
      <w:bookmarkStart w:id="219" w:name="_Toc241675562"/>
      <w:bookmarkStart w:id="220" w:name="_Toc242733505"/>
      <w:bookmarkStart w:id="221" w:name="_Toc242774959"/>
      <w:bookmarkStart w:id="222" w:name="_Toc242776661"/>
      <w:bookmarkStart w:id="223" w:name="_Toc242778120"/>
      <w:bookmarkStart w:id="224" w:name="_Toc242778121"/>
      <w:bookmarkEnd w:id="219"/>
      <w:bookmarkEnd w:id="220"/>
      <w:bookmarkEnd w:id="221"/>
      <w:bookmarkEnd w:id="222"/>
      <w:bookmarkEnd w:id="223"/>
      <w:r>
        <w:t>SI-ID-CFX-003, 내부 자극 장치 실행 모듈</w:t>
      </w:r>
      <w:bookmarkEnd w:id="224"/>
    </w:p>
    <w:p w14:paraId="6894FF21" w14:textId="4EE46551" w:rsidR="00697371" w:rsidRDefault="00220104" w:rsidP="00BB7A53">
      <w:pPr>
        <w:pStyle w:val="TDC4"/>
      </w:pPr>
      <w:r>
        <w:t>SU-ID-CFX-036, 자극 패킷 헤더 구성</w:t>
      </w:r>
    </w:p>
    <w:p w14:paraId="602ECADF" w14:textId="77777777" w:rsidR="00084C76" w:rsidRDefault="00084C76" w:rsidP="00BB7A53">
      <w:pPr>
        <w:pStyle w:val="TDC40"/>
        <w:keepNext/>
      </w:pPr>
      <w:r>
        <w:t>매 프레임의 자극 크기와 조합할 고정 제어 필드를 준비한다.</w:t>
      </w:r>
    </w:p>
    <w:p w14:paraId="7E29B0F6" w14:textId="77777777" w:rsidR="00084C76" w:rsidRDefault="00084C76">
      <w:pPr>
        <w:pStyle w:val="TDC42"/>
      </w:pPr>
      <w:r>
        <w:t xml:space="preserve">표 </w:t>
      </w:r>
      <w:r>
        <w:fldChar w:fldCharType="begin"/>
      </w:r>
      <w:r>
        <w:instrText>SEQ 표 \* ARABIC</w:instrText>
      </w:r>
      <w:r>
        <w:fldChar w:fldCharType="separate"/>
      </w:r>
      <w:r w:rsidR="001A0C22">
        <w:rPr>
          <w:noProof/>
        </w:rPr>
        <w:t>76</w:t>
      </w:r>
      <w:r>
        <w:fldChar w:fldCharType="end"/>
      </w:r>
      <w:r>
        <w:t>. 자극 패킷 헤더 구성 / 유닛 설계 내용</w:t>
      </w:r>
    </w:p>
    <w:tbl>
      <w:tblPr>
        <w:tblStyle w:val="TDC41"/>
        <w:tblW w:w="8816" w:type="dxa"/>
        <w:tblLayout w:type="fixed"/>
        <w:tblLook w:val="04A0" w:firstRow="1" w:lastRow="0" w:firstColumn="1" w:lastColumn="0" w:noHBand="0" w:noVBand="1"/>
      </w:tblPr>
      <w:tblGrid>
        <w:gridCol w:w="1304"/>
        <w:gridCol w:w="7512"/>
      </w:tblGrid>
      <w:tr w:rsidR="00084C76" w14:paraId="5246F91A"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2076D969" w14:textId="77777777" w:rsidR="00084C76" w:rsidRDefault="00084C76">
            <w:pPr>
              <w:pStyle w:val="TDC0"/>
            </w:pPr>
            <w:r>
              <w:t>항목</w:t>
            </w:r>
          </w:p>
        </w:tc>
        <w:tc>
          <w:tcPr>
            <w:tcW w:w="7512" w:type="dxa"/>
          </w:tcPr>
          <w:p w14:paraId="0A7F575B"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설계 내용</w:t>
            </w:r>
          </w:p>
        </w:tc>
      </w:tr>
      <w:tr w:rsidR="00084C76" w14:paraId="2B499FC2"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07CF3962" w14:textId="77777777" w:rsidR="00084C76" w:rsidRDefault="00084C76">
            <w:pPr>
              <w:pStyle w:val="TDCe"/>
            </w:pPr>
            <w:r>
              <w:t>입력</w:t>
            </w:r>
          </w:p>
        </w:tc>
        <w:tc>
          <w:tcPr>
            <w:tcW w:w="7512" w:type="dxa"/>
          </w:tcPr>
          <w:p w14:paraId="33D91D66"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맵 자극 극성/전극 설정과 프레임 파라미터</w:t>
            </w:r>
          </w:p>
        </w:tc>
      </w:tr>
      <w:tr w:rsidR="00084C76" w14:paraId="105CBE3A"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428296D0" w14:textId="77777777" w:rsidR="00084C76" w:rsidRDefault="00084C76">
            <w:pPr>
              <w:pStyle w:val="TDCe"/>
            </w:pPr>
            <w:r>
              <w:t>출력</w:t>
            </w:r>
          </w:p>
        </w:tc>
        <w:tc>
          <w:tcPr>
            <w:tcW w:w="7512" w:type="dxa"/>
          </w:tcPr>
          <w:p w14:paraId="26E09264"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채널별 패킷 헤더</w:t>
            </w:r>
          </w:p>
        </w:tc>
      </w:tr>
      <w:tr w:rsidR="00084C76" w14:paraId="28864897"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50FA7DE0" w14:textId="77777777" w:rsidR="00084C76" w:rsidRDefault="00084C76">
            <w:pPr>
              <w:pStyle w:val="TDCe"/>
            </w:pPr>
            <w:r>
              <w:t>처리</w:t>
            </w:r>
          </w:p>
        </w:tc>
        <w:tc>
          <w:tcPr>
            <w:tcW w:w="7512" w:type="dxa"/>
          </w:tcPr>
          <w:p w14:paraId="34BBED2B"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맵의 채널 설정으로 패킷 헤더를 구성한다. 크기 필드와 제어 필드의 비트 위치를 구분하여 이후 패킷 조립 시 서로 덮어쓰지 않도록 한다.</w:t>
            </w:r>
          </w:p>
        </w:tc>
      </w:tr>
    </w:tbl>
    <w:p w14:paraId="429B84A6" w14:textId="77777777" w:rsidR="00084C76" w:rsidRDefault="00084C76" w:rsidP="00BB7A53">
      <w:pPr>
        <w:pStyle w:val="TDC40"/>
        <w:spacing w:after="0"/>
      </w:pPr>
    </w:p>
    <w:p w14:paraId="633CAC32" w14:textId="77777777" w:rsidR="00084C76" w:rsidRDefault="00084C76">
      <w:pPr>
        <w:pStyle w:val="TDC42"/>
      </w:pPr>
      <w:r>
        <w:t xml:space="preserve">표 </w:t>
      </w:r>
      <w:r>
        <w:fldChar w:fldCharType="begin"/>
      </w:r>
      <w:r>
        <w:instrText>SEQ 표 \* ARABIC</w:instrText>
      </w:r>
      <w:r>
        <w:fldChar w:fldCharType="separate"/>
      </w:r>
      <w:r w:rsidR="001A0C22">
        <w:rPr>
          <w:noProof/>
        </w:rPr>
        <w:t>77</w:t>
      </w:r>
      <w:r>
        <w:fldChar w:fldCharType="end"/>
      </w:r>
      <w:r>
        <w:t>. 자극 패킷 헤더 구성 / 구현 조건</w:t>
      </w:r>
    </w:p>
    <w:tbl>
      <w:tblPr>
        <w:tblStyle w:val="TDC41"/>
        <w:tblW w:w="8816" w:type="dxa"/>
        <w:tblLayout w:type="fixed"/>
        <w:tblLook w:val="04A0" w:firstRow="1" w:lastRow="0" w:firstColumn="1" w:lastColumn="0" w:noHBand="0" w:noVBand="1"/>
      </w:tblPr>
      <w:tblGrid>
        <w:gridCol w:w="1304"/>
        <w:gridCol w:w="7512"/>
      </w:tblGrid>
      <w:tr w:rsidR="00084C76" w14:paraId="1D28650E"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29A6D67A" w14:textId="77777777" w:rsidR="00084C76" w:rsidRDefault="00084C76">
            <w:pPr>
              <w:pStyle w:val="TDC0"/>
            </w:pPr>
            <w:r>
              <w:t>구분</w:t>
            </w:r>
          </w:p>
        </w:tc>
        <w:tc>
          <w:tcPr>
            <w:tcW w:w="7512" w:type="dxa"/>
          </w:tcPr>
          <w:p w14:paraId="007ED7C6"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구현 조건</w:t>
            </w:r>
          </w:p>
        </w:tc>
      </w:tr>
      <w:tr w:rsidR="00084C76" w14:paraId="2114D1FE"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31B97E50" w14:textId="77777777" w:rsidR="00084C76" w:rsidRDefault="00084C76">
            <w:pPr>
              <w:pStyle w:val="TDCe"/>
            </w:pPr>
            <w:r>
              <w:t>관련 함수</w:t>
            </w:r>
          </w:p>
        </w:tc>
        <w:tc>
          <w:tcPr>
            <w:tcW w:w="7512" w:type="dxa"/>
          </w:tcPr>
          <w:p w14:paraId="342F9932"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prepare_pcmStimulationPacketHeader</w:t>
            </w:r>
          </w:p>
        </w:tc>
      </w:tr>
      <w:tr w:rsidR="00084C76" w14:paraId="539AB38F"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36C8CFA8" w14:textId="77777777" w:rsidR="00084C76" w:rsidRDefault="00084C76">
            <w:pPr>
              <w:pStyle w:val="TDCe"/>
            </w:pPr>
            <w:r>
              <w:t>동작 조건</w:t>
            </w:r>
          </w:p>
        </w:tc>
        <w:tc>
          <w:tcPr>
            <w:tcW w:w="7512" w:type="dxa"/>
          </w:tcPr>
          <w:p w14:paraId="50D34213"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대상 전극/극성 필드가 해당 비트에 들어가고 자극 크기를 넣을 비트와 겹치지 않아야 한다.</w:t>
            </w:r>
          </w:p>
        </w:tc>
      </w:tr>
    </w:tbl>
    <w:p w14:paraId="70E75AED" w14:textId="77777777" w:rsidR="00084C76" w:rsidRDefault="00084C76" w:rsidP="00BB7A53">
      <w:pPr>
        <w:pStyle w:val="TDC40"/>
        <w:spacing w:after="0"/>
      </w:pPr>
    </w:p>
    <w:p w14:paraId="7698181A" w14:textId="1C1296C3" w:rsidR="00697371" w:rsidRPr="00E00010" w:rsidRDefault="00220104" w:rsidP="00BB7A53">
      <w:pPr>
        <w:pStyle w:val="TDC4"/>
      </w:pPr>
      <w:r>
        <w:t>SU-ID-CFX-037, NofM 패킷 구성과 분할 출력</w:t>
      </w:r>
    </w:p>
    <w:p w14:paraId="43E18DC3" w14:textId="77777777" w:rsidR="00084C76" w:rsidRDefault="00084C76" w:rsidP="00BB7A53">
      <w:pPr>
        <w:pStyle w:val="TDC40"/>
        <w:keepNext/>
      </w:pPr>
      <w:r>
        <w:t>선택한 16대역을 정해진 전송 용량에 나누어 싣고 주기 경계의 전극 간격도 고려한다.</w:t>
      </w:r>
    </w:p>
    <w:p w14:paraId="3F085678" w14:textId="77777777" w:rsidR="00084C76" w:rsidRDefault="00084C76">
      <w:pPr>
        <w:pStyle w:val="TDC42"/>
      </w:pPr>
      <w:r>
        <w:t xml:space="preserve">표 </w:t>
      </w:r>
      <w:r>
        <w:fldChar w:fldCharType="begin"/>
      </w:r>
      <w:r>
        <w:instrText>SEQ 표 \* ARABIC</w:instrText>
      </w:r>
      <w:r>
        <w:fldChar w:fldCharType="separate"/>
      </w:r>
      <w:r w:rsidR="001A0C22">
        <w:rPr>
          <w:noProof/>
        </w:rPr>
        <w:t>78</w:t>
      </w:r>
      <w:r>
        <w:fldChar w:fldCharType="end"/>
      </w:r>
      <w:r>
        <w:t>. NofM 패킷 구성과 분할 출력 / 유닛 설계 내용</w:t>
      </w:r>
    </w:p>
    <w:tbl>
      <w:tblPr>
        <w:tblStyle w:val="TDC41"/>
        <w:tblW w:w="8816" w:type="dxa"/>
        <w:tblLayout w:type="fixed"/>
        <w:tblLook w:val="04A0" w:firstRow="1" w:lastRow="0" w:firstColumn="1" w:lastColumn="0" w:noHBand="0" w:noVBand="1"/>
      </w:tblPr>
      <w:tblGrid>
        <w:gridCol w:w="1304"/>
        <w:gridCol w:w="7512"/>
      </w:tblGrid>
      <w:tr w:rsidR="00084C76" w14:paraId="6FCDC332"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3DEA1143" w14:textId="77777777" w:rsidR="00084C76" w:rsidRDefault="00084C76">
            <w:pPr>
              <w:pStyle w:val="TDC0"/>
            </w:pPr>
            <w:r>
              <w:t>항목</w:t>
            </w:r>
          </w:p>
        </w:tc>
        <w:tc>
          <w:tcPr>
            <w:tcW w:w="7512" w:type="dxa"/>
          </w:tcPr>
          <w:p w14:paraId="57A4FEBF"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설계 내용</w:t>
            </w:r>
          </w:p>
        </w:tc>
      </w:tr>
      <w:tr w:rsidR="00084C76" w14:paraId="4634C25A"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43C63EE3" w14:textId="77777777" w:rsidR="00084C76" w:rsidRDefault="00084C76">
            <w:pPr>
              <w:pStyle w:val="TDCe"/>
            </w:pPr>
            <w:r>
              <w:t>입력</w:t>
            </w:r>
          </w:p>
        </w:tc>
        <w:tc>
          <w:tcPr>
            <w:tcW w:w="7512" w:type="dxa"/>
          </w:tcPr>
          <w:p w14:paraId="27676FB2"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교차 배치 16대역, 직전 마지막 전극, 채널별 크기</w:t>
            </w:r>
          </w:p>
        </w:tc>
      </w:tr>
      <w:tr w:rsidR="00084C76" w14:paraId="55587477"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7110C37F" w14:textId="77777777" w:rsidR="00084C76" w:rsidRDefault="00084C76">
            <w:pPr>
              <w:pStyle w:val="TDCe"/>
            </w:pPr>
            <w:r>
              <w:t>출력</w:t>
            </w:r>
          </w:p>
        </w:tc>
        <w:tc>
          <w:tcPr>
            <w:tcW w:w="7512" w:type="dxa"/>
          </w:tcPr>
          <w:p w14:paraId="2B28BFF2"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두 구간의 NofM PCM 패킷</w:t>
            </w:r>
          </w:p>
        </w:tc>
      </w:tr>
      <w:tr w:rsidR="00084C76" w14:paraId="33AE261E"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3D78D2FF" w14:textId="77777777" w:rsidR="00084C76" w:rsidRDefault="00084C76">
            <w:pPr>
              <w:pStyle w:val="TDCe"/>
            </w:pPr>
            <w:r>
              <w:lastRenderedPageBreak/>
              <w:t>처리</w:t>
            </w:r>
          </w:p>
        </w:tc>
        <w:tc>
          <w:tcPr>
            <w:tcW w:w="7512" w:type="dxa"/>
          </w:tcPr>
          <w:p w14:paraId="5F434B57"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직전 마지막 전극과 이번 순서 양 끝의 거리를 비교한다. 끝 요소가 더 멀면 끝 요소 한 개를 맨 앞으로 옮긴 뒤 나머지 원래 순서를 따른다. 배열 전체를 역순으로 뒤집지 않는다. 채널당 3프레임, 1ms당 8개 자극으로 나누어 기록하고 다음 주기용 마지막 전극을 저장한다.</w:t>
            </w:r>
          </w:p>
        </w:tc>
      </w:tr>
    </w:tbl>
    <w:p w14:paraId="3AF91AC0" w14:textId="77777777" w:rsidR="00084C76" w:rsidRDefault="00084C76" w:rsidP="00BB7A53">
      <w:pPr>
        <w:pStyle w:val="TDC40"/>
        <w:spacing w:after="0"/>
      </w:pPr>
    </w:p>
    <w:p w14:paraId="01840707" w14:textId="77777777" w:rsidR="00084C76" w:rsidRDefault="00084C76">
      <w:pPr>
        <w:pStyle w:val="TDC42"/>
      </w:pPr>
      <w:r>
        <w:t xml:space="preserve">표 </w:t>
      </w:r>
      <w:r>
        <w:fldChar w:fldCharType="begin"/>
      </w:r>
      <w:r>
        <w:instrText>SEQ 표 \* ARABIC</w:instrText>
      </w:r>
      <w:r>
        <w:fldChar w:fldCharType="separate"/>
      </w:r>
      <w:r w:rsidR="001A0C22">
        <w:rPr>
          <w:noProof/>
        </w:rPr>
        <w:t>79</w:t>
      </w:r>
      <w:r>
        <w:fldChar w:fldCharType="end"/>
      </w:r>
      <w:r>
        <w:t>. NofM 패킷 구성과 분할 출력 / 구현 조건</w:t>
      </w:r>
    </w:p>
    <w:tbl>
      <w:tblPr>
        <w:tblStyle w:val="TDC41"/>
        <w:tblW w:w="8816" w:type="dxa"/>
        <w:tblLayout w:type="fixed"/>
        <w:tblLook w:val="04A0" w:firstRow="1" w:lastRow="0" w:firstColumn="1" w:lastColumn="0" w:noHBand="0" w:noVBand="1"/>
      </w:tblPr>
      <w:tblGrid>
        <w:gridCol w:w="1304"/>
        <w:gridCol w:w="7512"/>
      </w:tblGrid>
      <w:tr w:rsidR="00084C76" w14:paraId="4DEC6A6C"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410E51C3" w14:textId="77777777" w:rsidR="00084C76" w:rsidRDefault="00084C76">
            <w:pPr>
              <w:pStyle w:val="TDC0"/>
            </w:pPr>
            <w:r>
              <w:t>구분</w:t>
            </w:r>
          </w:p>
        </w:tc>
        <w:tc>
          <w:tcPr>
            <w:tcW w:w="7512" w:type="dxa"/>
          </w:tcPr>
          <w:p w14:paraId="5D6384D9"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구현 조건</w:t>
            </w:r>
          </w:p>
        </w:tc>
      </w:tr>
      <w:tr w:rsidR="00084C76" w14:paraId="45A4893D"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01BB992A" w14:textId="77777777" w:rsidR="00084C76" w:rsidRDefault="00084C76">
            <w:pPr>
              <w:pStyle w:val="TDCe"/>
            </w:pPr>
            <w:r>
              <w:t>관련 함수</w:t>
            </w:r>
          </w:p>
        </w:tc>
        <w:tc>
          <w:tcPr>
            <w:tcW w:w="7512" w:type="dxa"/>
          </w:tcPr>
          <w:p w14:paraId="14EF9144" w14:textId="77777777" w:rsidR="00084C76" w:rsidRPr="00BB7A53" w:rsidRDefault="00084C76">
            <w:pPr>
              <w:pStyle w:val="TDCf"/>
              <w:cnfStyle w:val="000000000000" w:firstRow="0" w:lastRow="0" w:firstColumn="0" w:lastColumn="0" w:oddVBand="0" w:evenVBand="0" w:oddHBand="0" w:evenHBand="0" w:firstRowFirstColumn="0" w:firstRowLastColumn="0" w:lastRowFirstColumn="0" w:lastRowLastColumn="0"/>
              <w:rPr>
                <w:lang w:val="en-US"/>
              </w:rPr>
            </w:pPr>
            <w:r w:rsidRPr="00BB7A53">
              <w:rPr>
                <w:lang w:val="en-US"/>
              </w:rPr>
              <w:t>stimulationStrategy_NofM_Packet, stimulationStrategy_NofM_PCM_Write</w:t>
            </w:r>
          </w:p>
        </w:tc>
      </w:tr>
    </w:tbl>
    <w:p w14:paraId="5431C818" w14:textId="77777777" w:rsidR="00084C76" w:rsidRPr="00BB7A53" w:rsidRDefault="00084C76" w:rsidP="00BB7A53">
      <w:pPr>
        <w:pStyle w:val="TDC40"/>
        <w:spacing w:after="0"/>
        <w:rPr>
          <w:lang w:val="en-US"/>
        </w:rPr>
      </w:pPr>
    </w:p>
    <w:p w14:paraId="14D61FE1" w14:textId="77777777" w:rsidR="00084C76" w:rsidRDefault="00084C76">
      <w:pPr>
        <w:pStyle w:val="TDC43"/>
      </w:pPr>
      <w:r>
        <w:t>입출력 예 : 기본 교차 배열 [0,8,1,9,2,10,3,11,4,12,5,13,6,14,7,15]에서 직전 마지막 전극이 15이면 같은 순서를 사용한다. 직전 마지막이 0이면 마지막 요소 15를 맨 앞으로 옮겨 [15,0,8,1,9,2,10,3,11,4,12,5,13,6,14,7]로 시작한다. 묵음이 꺼지고 채널당 3프레임/1ms당 8개 조건이면 두 구간에 8개씩 나누며 자극 사이 두 프레임은 NOP이다. 새 마지막 전극은 각각 15와 7이다.</w:t>
      </w:r>
    </w:p>
    <w:p w14:paraId="7591C870" w14:textId="77777777" w:rsidR="00697371" w:rsidRPr="00E00010" w:rsidRDefault="00220104" w:rsidP="00BB7A53">
      <w:pPr>
        <w:pStyle w:val="TDC43"/>
      </w:pPr>
      <w:r w:rsidRPr="00BB7A53">
        <w:rPr>
          <w:b/>
          <w:bCs/>
        </w:rPr>
        <w:t>흐름 참고 : 패킷 생성 시 이전 마지막 대역에서 더 먼 끝을 선택한다. 마지막 요소가 더 멀면 그 요소 하나만 맨 앞으로 옮긴다. NofM은 자극당 3프레임, 1ms당 8개로 나누어 출력하도록 설계한다.</w:t>
      </w:r>
    </w:p>
    <w:p w14:paraId="74C35863" w14:textId="77777777" w:rsidR="00BA1805" w:rsidRPr="00E00010" w:rsidRDefault="00BA1805" w:rsidP="00BB7A53">
      <w:pPr>
        <w:pStyle w:val="TDC44"/>
      </w:pPr>
      <w:r w:rsidRPr="00E00010">
        <w:rPr>
          <w:noProof/>
        </w:rPr>
        <w:lastRenderedPageBreak/>
        <w:drawing>
          <wp:inline distT="0" distB="0" distL="0" distR="0" wp14:anchorId="3E4EBC4E" wp14:editId="0010EAF7">
            <wp:extent cx="4320000" cy="3650400"/>
            <wp:effectExtent l="0" t="0" r="0" b="0"/>
            <wp:docPr id="1010" name="Flow CFX-037" descr="SU-ID-CFX-037 NofM 패킷 구성과 분할 출력 설계 순서도">
              <a:extLst xmlns:a="http://schemas.openxmlformats.org/drawingml/2006/main">
                <a:ext uri="{FF2B5EF4-FFF2-40B4-BE49-F238E27FC236}">
                  <a16:creationId xmlns:a16="http://schemas.microsoft.com/office/drawing/2014/main" id="{E8B69799-F488-0C76-6806-D41022ABA0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그림 256" descr="스크린샷, 어둠, 블랙, 밤이(가) 표시된 사진&#10;&#10;자동 생성된 설명">
                      <a:extLst>
                        <a:ext uri="{FF2B5EF4-FFF2-40B4-BE49-F238E27FC236}">
                          <a16:creationId xmlns:a16="http://schemas.microsoft.com/office/drawing/2014/main" id="{E8B69799-F488-0C76-6806-D41022ABA043}"/>
                        </a:ext>
                      </a:extLst>
                    </pic:cNvPr>
                    <pic:cNvPicPr>
                      <a:picLocks noChangeAspect="1"/>
                    </pic:cNvPicPr>
                  </pic:nvPicPr>
                  <pic:blipFill>
                    <a:blip r:embed="rId27"/>
                    <a:stretch>
                      <a:fillRect/>
                    </a:stretch>
                  </pic:blipFill>
                  <pic:spPr>
                    <a:xfrm>
                      <a:off x="0" y="0"/>
                      <a:ext cx="4320000" cy="3650400"/>
                    </a:xfrm>
                    <a:prstGeom prst="rect">
                      <a:avLst/>
                    </a:prstGeom>
                  </pic:spPr>
                </pic:pic>
              </a:graphicData>
            </a:graphic>
          </wp:inline>
        </w:drawing>
      </w:r>
    </w:p>
    <w:p w14:paraId="0522B6CB" w14:textId="77777777" w:rsidR="00697371" w:rsidRPr="00E00010" w:rsidRDefault="00220104" w:rsidP="00BB7A53">
      <w:pPr>
        <w:pStyle w:val="TDC45"/>
      </w:pPr>
      <w:r w:rsidRPr="00E00010">
        <w:t>그림 18. SU-ID-CFX-037 NofM 패킷 구성과 분할 출력 순서도</w:t>
      </w:r>
    </w:p>
    <w:p w14:paraId="1FCB41B8" w14:textId="77777777" w:rsidR="000C626C" w:rsidRDefault="000C626C">
      <w:pPr>
        <w:pStyle w:val="TDC40"/>
      </w:pPr>
    </w:p>
    <w:p w14:paraId="53A4FD9E" w14:textId="77777777" w:rsidR="00697371" w:rsidRPr="00E00010" w:rsidRDefault="00220104" w:rsidP="00BB7A53">
      <w:pPr>
        <w:pStyle w:val="TDC4"/>
      </w:pPr>
      <w:r>
        <w:t>SU-ID-CFX-038, PCM 모드 분기와 프리앰블</w:t>
      </w:r>
    </w:p>
    <w:p w14:paraId="7BA28510" w14:textId="77777777" w:rsidR="00084C76" w:rsidRDefault="00084C76" w:rsidP="00BB7A53">
      <w:pPr>
        <w:pStyle w:val="TDC40"/>
        <w:keepNext/>
      </w:pPr>
      <w:r>
        <w:t>연결 검사, 대기, 실시간 자극, 지정 명령이 서로 섞이지 않도록 출력 진입점을 관리한다.</w:t>
      </w:r>
    </w:p>
    <w:p w14:paraId="24D7C1E2" w14:textId="77777777" w:rsidR="00084C76" w:rsidRDefault="00084C76">
      <w:pPr>
        <w:pStyle w:val="TDC42"/>
      </w:pPr>
      <w:r>
        <w:t xml:space="preserve">표 </w:t>
      </w:r>
      <w:r>
        <w:fldChar w:fldCharType="begin"/>
      </w:r>
      <w:r>
        <w:instrText>SEQ 표 \* ARABIC</w:instrText>
      </w:r>
      <w:r>
        <w:fldChar w:fldCharType="separate"/>
      </w:r>
      <w:r w:rsidR="001A0C22">
        <w:rPr>
          <w:noProof/>
        </w:rPr>
        <w:t>80</w:t>
      </w:r>
      <w:r>
        <w:fldChar w:fldCharType="end"/>
      </w:r>
      <w:r>
        <w:t>. PCM 모드 분기와 프리앰블 / 유닛 설계 내용</w:t>
      </w:r>
    </w:p>
    <w:tbl>
      <w:tblPr>
        <w:tblStyle w:val="TDC41"/>
        <w:tblW w:w="8816" w:type="dxa"/>
        <w:tblLayout w:type="fixed"/>
        <w:tblLook w:val="04A0" w:firstRow="1" w:lastRow="0" w:firstColumn="1" w:lastColumn="0" w:noHBand="0" w:noVBand="1"/>
      </w:tblPr>
      <w:tblGrid>
        <w:gridCol w:w="1304"/>
        <w:gridCol w:w="7512"/>
      </w:tblGrid>
      <w:tr w:rsidR="00084C76" w14:paraId="7BE45C13"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0435B360" w14:textId="77777777" w:rsidR="00084C76" w:rsidRDefault="00084C76">
            <w:pPr>
              <w:pStyle w:val="TDC0"/>
            </w:pPr>
            <w:r>
              <w:t>항목</w:t>
            </w:r>
          </w:p>
        </w:tc>
        <w:tc>
          <w:tcPr>
            <w:tcW w:w="7512" w:type="dxa"/>
          </w:tcPr>
          <w:p w14:paraId="1B2F2D2A"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설계 내용</w:t>
            </w:r>
          </w:p>
        </w:tc>
      </w:tr>
      <w:tr w:rsidR="00084C76" w14:paraId="056BFE0A"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02AD5179" w14:textId="77777777" w:rsidR="00084C76" w:rsidRDefault="00084C76">
            <w:pPr>
              <w:pStyle w:val="TDCe"/>
            </w:pPr>
            <w:r>
              <w:t>입력</w:t>
            </w:r>
          </w:p>
        </w:tc>
        <w:tc>
          <w:tcPr>
            <w:tcW w:w="7512" w:type="dxa"/>
          </w:tcPr>
          <w:p w14:paraId="4E1B3924"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현재/다음 PCM 모드와 CM3 명령</w:t>
            </w:r>
          </w:p>
        </w:tc>
      </w:tr>
      <w:tr w:rsidR="00084C76" w14:paraId="5238DEFF"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1AFD7597" w14:textId="77777777" w:rsidR="00084C76" w:rsidRDefault="00084C76">
            <w:pPr>
              <w:pStyle w:val="TDCe"/>
            </w:pPr>
            <w:r>
              <w:t>출력</w:t>
            </w:r>
          </w:p>
        </w:tc>
        <w:tc>
          <w:tcPr>
            <w:tcW w:w="7512" w:type="dxa"/>
          </w:tcPr>
          <w:p w14:paraId="0894DEED"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해당 모드의 PCM 데이터</w:t>
            </w:r>
          </w:p>
        </w:tc>
      </w:tr>
      <w:tr w:rsidR="00084C76" w14:paraId="21375B53"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6ACFBF9D" w14:textId="77777777" w:rsidR="00084C76" w:rsidRDefault="00084C76">
            <w:pPr>
              <w:pStyle w:val="TDCe"/>
            </w:pPr>
            <w:r>
              <w:t>처리</w:t>
            </w:r>
          </w:p>
        </w:tc>
        <w:tc>
          <w:tcPr>
            <w:tcW w:w="7512" w:type="dxa"/>
          </w:tcPr>
          <w:p w14:paraId="3EF6E837"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현재 모드에 대응하는 처리 함수를 호출한다. 프리앰블 등 상태 전환이 필요한 모드에서는 완료 조건에 따라 다음 모드를 반영한다.</w:t>
            </w:r>
          </w:p>
        </w:tc>
      </w:tr>
    </w:tbl>
    <w:p w14:paraId="63B754B8" w14:textId="77777777" w:rsidR="00084C76" w:rsidRDefault="00084C76" w:rsidP="00BB7A53">
      <w:pPr>
        <w:pStyle w:val="TDC40"/>
        <w:spacing w:after="0"/>
      </w:pPr>
    </w:p>
    <w:p w14:paraId="0B3A0152" w14:textId="77777777" w:rsidR="00084C76" w:rsidRDefault="00084C76">
      <w:pPr>
        <w:pStyle w:val="TDC42"/>
      </w:pPr>
      <w:r>
        <w:lastRenderedPageBreak/>
        <w:t xml:space="preserve">표 </w:t>
      </w:r>
      <w:r>
        <w:fldChar w:fldCharType="begin"/>
      </w:r>
      <w:r>
        <w:instrText>SEQ 표 \* ARABIC</w:instrText>
      </w:r>
      <w:r>
        <w:fldChar w:fldCharType="separate"/>
      </w:r>
      <w:r w:rsidR="001A0C22">
        <w:rPr>
          <w:noProof/>
        </w:rPr>
        <w:t>81</w:t>
      </w:r>
      <w:r>
        <w:fldChar w:fldCharType="end"/>
      </w:r>
      <w:r>
        <w:t>. PCM 모드 분기와 프리앰블 / 구현 조건</w:t>
      </w:r>
    </w:p>
    <w:tbl>
      <w:tblPr>
        <w:tblStyle w:val="TDC41"/>
        <w:tblW w:w="8816" w:type="dxa"/>
        <w:tblLayout w:type="fixed"/>
        <w:tblLook w:val="04A0" w:firstRow="1" w:lastRow="0" w:firstColumn="1" w:lastColumn="0" w:noHBand="0" w:noVBand="1"/>
      </w:tblPr>
      <w:tblGrid>
        <w:gridCol w:w="1304"/>
        <w:gridCol w:w="7512"/>
      </w:tblGrid>
      <w:tr w:rsidR="00084C76" w14:paraId="42C23408"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4B515E89" w14:textId="77777777" w:rsidR="00084C76" w:rsidRDefault="00084C76">
            <w:pPr>
              <w:pStyle w:val="TDC0"/>
            </w:pPr>
            <w:r>
              <w:t>구분</w:t>
            </w:r>
          </w:p>
        </w:tc>
        <w:tc>
          <w:tcPr>
            <w:tcW w:w="7512" w:type="dxa"/>
          </w:tcPr>
          <w:p w14:paraId="0BA48D02"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구현 조건</w:t>
            </w:r>
          </w:p>
        </w:tc>
      </w:tr>
      <w:tr w:rsidR="00084C76" w14:paraId="12F35BA1"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2F52FA7D" w14:textId="77777777" w:rsidR="00084C76" w:rsidRDefault="00084C76">
            <w:pPr>
              <w:pStyle w:val="TDCe"/>
            </w:pPr>
            <w:r>
              <w:t>관련 함수</w:t>
            </w:r>
          </w:p>
        </w:tc>
        <w:tc>
          <w:tcPr>
            <w:tcW w:w="7512" w:type="dxa"/>
          </w:tcPr>
          <w:p w14:paraId="1D605040" w14:textId="77777777" w:rsidR="00084C76" w:rsidRPr="00BB7A53" w:rsidRDefault="00084C76">
            <w:pPr>
              <w:pStyle w:val="TDCf"/>
              <w:cnfStyle w:val="000000000000" w:firstRow="0" w:lastRow="0" w:firstColumn="0" w:lastColumn="0" w:oddVBand="0" w:evenVBand="0" w:oddHBand="0" w:evenHBand="0" w:firstRowFirstColumn="0" w:firstRowLastColumn="0" w:lastRowFirstColumn="0" w:lastRowLastColumn="0"/>
              <w:rPr>
                <w:lang w:val="en-US"/>
              </w:rPr>
            </w:pPr>
            <w:r w:rsidRPr="00BB7A53">
              <w:rPr>
                <w:lang w:val="en-US"/>
              </w:rPr>
              <w:t>pcmDataOut, fn_PcmBitStream_Mode_Preamble</w:t>
            </w:r>
          </w:p>
        </w:tc>
      </w:tr>
      <w:tr w:rsidR="00084C76" w14:paraId="7AB113AA"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1D0EE1B1" w14:textId="77777777" w:rsidR="00084C76" w:rsidRDefault="00084C76">
            <w:pPr>
              <w:pStyle w:val="TDCe"/>
            </w:pPr>
            <w:r>
              <w:t>동작 조건</w:t>
            </w:r>
          </w:p>
        </w:tc>
        <w:tc>
          <w:tcPr>
            <w:tcW w:w="7512" w:type="dxa"/>
          </w:tcPr>
          <w:p w14:paraId="5EF51199"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선택 모드에 해당하는 함수만 실행되고 다음 모드 전환은 정해진 완료 조건에서 이루어져야 한다.</w:t>
            </w:r>
          </w:p>
        </w:tc>
      </w:tr>
    </w:tbl>
    <w:p w14:paraId="764C4EF9" w14:textId="77777777" w:rsidR="00084C76" w:rsidRDefault="00084C76" w:rsidP="00BB7A53">
      <w:pPr>
        <w:pStyle w:val="TDC40"/>
        <w:spacing w:after="0"/>
      </w:pPr>
    </w:p>
    <w:p w14:paraId="5EEBE635" w14:textId="2E8BE3D4" w:rsidR="00697371" w:rsidRPr="00E00010" w:rsidRDefault="00220104" w:rsidP="00BB7A53">
      <w:pPr>
        <w:pStyle w:val="TDC4"/>
      </w:pPr>
      <w:r>
        <w:t>SU-ID-CFX-039, 실시간 자극 데이터 생성</w:t>
      </w:r>
    </w:p>
    <w:p w14:paraId="1AEB6981" w14:textId="77777777" w:rsidR="00084C76" w:rsidRDefault="00084C76" w:rsidP="00BB7A53">
      <w:pPr>
        <w:pStyle w:val="TDC40"/>
        <w:keepNext/>
      </w:pPr>
      <w:r>
        <w:t>같은 입력 블록에 대한 분석부터 자극 패킷까지의 순서를 이어준다.</w:t>
      </w:r>
    </w:p>
    <w:p w14:paraId="543B4311" w14:textId="77777777" w:rsidR="00084C76" w:rsidRDefault="00084C76">
      <w:pPr>
        <w:pStyle w:val="TDC42"/>
      </w:pPr>
      <w:r>
        <w:t xml:space="preserve">표 </w:t>
      </w:r>
      <w:r>
        <w:fldChar w:fldCharType="begin"/>
      </w:r>
      <w:r>
        <w:instrText>SEQ 표 \* ARABIC</w:instrText>
      </w:r>
      <w:r>
        <w:fldChar w:fldCharType="separate"/>
      </w:r>
      <w:r w:rsidR="001A0C22">
        <w:rPr>
          <w:noProof/>
        </w:rPr>
        <w:t>82</w:t>
      </w:r>
      <w:r>
        <w:fldChar w:fldCharType="end"/>
      </w:r>
      <w:r>
        <w:t>. 실시간 자극 데이터 생성 / 유닛 설계 내용</w:t>
      </w:r>
    </w:p>
    <w:tbl>
      <w:tblPr>
        <w:tblStyle w:val="TDC41"/>
        <w:tblW w:w="8816" w:type="dxa"/>
        <w:tblLayout w:type="fixed"/>
        <w:tblLook w:val="04A0" w:firstRow="1" w:lastRow="0" w:firstColumn="1" w:lastColumn="0" w:noHBand="0" w:noVBand="1"/>
      </w:tblPr>
      <w:tblGrid>
        <w:gridCol w:w="1304"/>
        <w:gridCol w:w="7512"/>
      </w:tblGrid>
      <w:tr w:rsidR="00084C76" w14:paraId="65E8F11A"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0088CEC7" w14:textId="77777777" w:rsidR="00084C76" w:rsidRDefault="00084C76">
            <w:pPr>
              <w:pStyle w:val="TDC0"/>
            </w:pPr>
            <w:r>
              <w:t>항목</w:t>
            </w:r>
          </w:p>
        </w:tc>
        <w:tc>
          <w:tcPr>
            <w:tcW w:w="7512" w:type="dxa"/>
          </w:tcPr>
          <w:p w14:paraId="1B71557A"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설계 내용</w:t>
            </w:r>
          </w:p>
        </w:tc>
      </w:tr>
      <w:tr w:rsidR="00084C76" w14:paraId="695FC0AF"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3476583D" w14:textId="77777777" w:rsidR="00084C76" w:rsidRDefault="00084C76">
            <w:pPr>
              <w:pStyle w:val="TDCe"/>
            </w:pPr>
            <w:r>
              <w:t>입력</w:t>
            </w:r>
          </w:p>
        </w:tc>
        <w:tc>
          <w:tcPr>
            <w:tcW w:w="7512" w:type="dxa"/>
          </w:tcPr>
          <w:p w14:paraId="3B23D99A"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HEAR 주파수 분석 결과와 현재 맵</w:t>
            </w:r>
          </w:p>
        </w:tc>
      </w:tr>
      <w:tr w:rsidR="00084C76" w14:paraId="508B4BD9"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196FEE51" w14:textId="77777777" w:rsidR="00084C76" w:rsidRDefault="00084C76">
            <w:pPr>
              <w:pStyle w:val="TDCe"/>
            </w:pPr>
            <w:r>
              <w:t>출력</w:t>
            </w:r>
          </w:p>
        </w:tc>
        <w:tc>
          <w:tcPr>
            <w:tcW w:w="7512" w:type="dxa"/>
          </w:tcPr>
          <w:p w14:paraId="76164CC0"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대역 분석/매핑/전략이 반영된 PCM 출력</w:t>
            </w:r>
          </w:p>
        </w:tc>
      </w:tr>
      <w:tr w:rsidR="00084C76" w14:paraId="2C98598D"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0AE9A578" w14:textId="77777777" w:rsidR="00084C76" w:rsidRDefault="00084C76">
            <w:pPr>
              <w:pStyle w:val="TDCe"/>
            </w:pPr>
            <w:r>
              <w:t>처리</w:t>
            </w:r>
          </w:p>
        </w:tc>
        <w:tc>
          <w:tcPr>
            <w:tcW w:w="7512" w:type="dxa"/>
          </w:tcPr>
          <w:p w14:paraId="407D93B5"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대역 대표값을 구하고 비선형 매핑으로 자극 크기를 계산한 뒤 선택한 전략으로 PCM 데이터를 만든다. 이전 블록의 분석 결과와 새 맵의 계수가 섞이지 않도록 완료 상태 이후 호출한다.</w:t>
            </w:r>
          </w:p>
        </w:tc>
      </w:tr>
    </w:tbl>
    <w:p w14:paraId="6BB0450B" w14:textId="77777777" w:rsidR="00084C76" w:rsidRDefault="00084C76" w:rsidP="00BB7A53">
      <w:pPr>
        <w:pStyle w:val="TDC40"/>
        <w:spacing w:after="0"/>
      </w:pPr>
    </w:p>
    <w:p w14:paraId="6455BA7E" w14:textId="77777777" w:rsidR="00084C76" w:rsidRDefault="00084C76">
      <w:pPr>
        <w:pStyle w:val="TDC42"/>
      </w:pPr>
      <w:r>
        <w:t xml:space="preserve">표 </w:t>
      </w:r>
      <w:r>
        <w:fldChar w:fldCharType="begin"/>
      </w:r>
      <w:r>
        <w:instrText>SEQ 표 \* ARABIC</w:instrText>
      </w:r>
      <w:r>
        <w:fldChar w:fldCharType="separate"/>
      </w:r>
      <w:r w:rsidR="001A0C22">
        <w:rPr>
          <w:noProof/>
        </w:rPr>
        <w:t>83</w:t>
      </w:r>
      <w:r>
        <w:fldChar w:fldCharType="end"/>
      </w:r>
      <w:r>
        <w:t>. 실시간 자극 데이터 생성 / 구현 조건</w:t>
      </w:r>
    </w:p>
    <w:tbl>
      <w:tblPr>
        <w:tblStyle w:val="TDC41"/>
        <w:tblW w:w="8816" w:type="dxa"/>
        <w:tblLayout w:type="fixed"/>
        <w:tblLook w:val="04A0" w:firstRow="1" w:lastRow="0" w:firstColumn="1" w:lastColumn="0" w:noHBand="0" w:noVBand="1"/>
      </w:tblPr>
      <w:tblGrid>
        <w:gridCol w:w="1304"/>
        <w:gridCol w:w="7512"/>
      </w:tblGrid>
      <w:tr w:rsidR="00084C76" w14:paraId="2566DA69"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47E06B95" w14:textId="77777777" w:rsidR="00084C76" w:rsidRDefault="00084C76">
            <w:pPr>
              <w:pStyle w:val="TDC0"/>
            </w:pPr>
            <w:r>
              <w:t>구분</w:t>
            </w:r>
          </w:p>
        </w:tc>
        <w:tc>
          <w:tcPr>
            <w:tcW w:w="7512" w:type="dxa"/>
          </w:tcPr>
          <w:p w14:paraId="078C1DFB"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구현 조건</w:t>
            </w:r>
          </w:p>
        </w:tc>
      </w:tr>
      <w:tr w:rsidR="00084C76" w14:paraId="5E81A601"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75D5B8C5" w14:textId="77777777" w:rsidR="00084C76" w:rsidRDefault="00084C76">
            <w:pPr>
              <w:pStyle w:val="TDCe"/>
            </w:pPr>
            <w:r>
              <w:t>관련 함수</w:t>
            </w:r>
          </w:p>
        </w:tc>
        <w:tc>
          <w:tcPr>
            <w:tcW w:w="7512" w:type="dxa"/>
          </w:tcPr>
          <w:p w14:paraId="231E5A79"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fn_PcmBitStream_Mode_LiveStimulation</w:t>
            </w:r>
          </w:p>
        </w:tc>
      </w:tr>
      <w:tr w:rsidR="00084C76" w14:paraId="76A06B7E"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2ECA4A3C" w14:textId="77777777" w:rsidR="00084C76" w:rsidRDefault="00084C76">
            <w:pPr>
              <w:pStyle w:val="TDCe"/>
            </w:pPr>
            <w:r>
              <w:t>동작 조건</w:t>
            </w:r>
          </w:p>
        </w:tc>
        <w:tc>
          <w:tcPr>
            <w:tcW w:w="7512" w:type="dxa"/>
          </w:tcPr>
          <w:p w14:paraId="218E996B"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주파수 분석 완료 뒤 대역/매핑/전략 순서로 실행되고 결과가 해당 PCM 출력에 사용되어야 한다.</w:t>
            </w:r>
          </w:p>
        </w:tc>
      </w:tr>
    </w:tbl>
    <w:p w14:paraId="0348C7E0" w14:textId="77777777" w:rsidR="00084C76" w:rsidRDefault="00084C76" w:rsidP="00BB7A53">
      <w:pPr>
        <w:pStyle w:val="TDC40"/>
        <w:spacing w:after="0"/>
      </w:pPr>
    </w:p>
    <w:p w14:paraId="1A287CAC" w14:textId="17868072" w:rsidR="00697371" w:rsidRPr="00E00010" w:rsidRDefault="00220104" w:rsidP="00BB7A53">
      <w:pPr>
        <w:pStyle w:val="TDC4"/>
      </w:pPr>
      <w:r>
        <w:lastRenderedPageBreak/>
        <w:t>SU-ID-CFX-040, 지정 명령 PCM 출력</w:t>
      </w:r>
    </w:p>
    <w:p w14:paraId="1E4390FB" w14:textId="77777777" w:rsidR="00084C76" w:rsidRDefault="00084C76" w:rsidP="00BB7A53">
      <w:pPr>
        <w:pStyle w:val="TDC40"/>
        <w:keepNext/>
      </w:pPr>
      <w:r>
        <w:t>맵 자극과 별도로 내부기 레지스터 설정 등의 지정 명령을 전달한다.</w:t>
      </w:r>
    </w:p>
    <w:p w14:paraId="211DA409" w14:textId="77777777" w:rsidR="00084C76" w:rsidRDefault="00084C76">
      <w:pPr>
        <w:pStyle w:val="TDC42"/>
      </w:pPr>
      <w:r>
        <w:t xml:space="preserve">표 </w:t>
      </w:r>
      <w:r>
        <w:fldChar w:fldCharType="begin"/>
      </w:r>
      <w:r>
        <w:instrText>SEQ 표 \* ARABIC</w:instrText>
      </w:r>
      <w:r>
        <w:fldChar w:fldCharType="separate"/>
      </w:r>
      <w:r w:rsidR="001A0C22">
        <w:rPr>
          <w:noProof/>
        </w:rPr>
        <w:t>84</w:t>
      </w:r>
      <w:r>
        <w:fldChar w:fldCharType="end"/>
      </w:r>
      <w:r>
        <w:t>. 지정 명령 PCM 출력 / 유닛 설계 내용</w:t>
      </w:r>
    </w:p>
    <w:tbl>
      <w:tblPr>
        <w:tblStyle w:val="TDC41"/>
        <w:tblW w:w="8816" w:type="dxa"/>
        <w:tblLayout w:type="fixed"/>
        <w:tblLook w:val="04A0" w:firstRow="1" w:lastRow="0" w:firstColumn="1" w:lastColumn="0" w:noHBand="0" w:noVBand="1"/>
      </w:tblPr>
      <w:tblGrid>
        <w:gridCol w:w="1304"/>
        <w:gridCol w:w="7512"/>
      </w:tblGrid>
      <w:tr w:rsidR="00084C76" w14:paraId="0CFA8007"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092A9F40" w14:textId="77777777" w:rsidR="00084C76" w:rsidRDefault="00084C76">
            <w:pPr>
              <w:pStyle w:val="TDC0"/>
            </w:pPr>
            <w:r>
              <w:t>항목</w:t>
            </w:r>
          </w:p>
        </w:tc>
        <w:tc>
          <w:tcPr>
            <w:tcW w:w="7512" w:type="dxa"/>
          </w:tcPr>
          <w:p w14:paraId="432C13A5"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설계 내용</w:t>
            </w:r>
          </w:p>
        </w:tc>
      </w:tr>
      <w:tr w:rsidR="00084C76" w14:paraId="40B3CFB4"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010E5348" w14:textId="77777777" w:rsidR="00084C76" w:rsidRDefault="00084C76">
            <w:pPr>
              <w:pStyle w:val="TDCe"/>
            </w:pPr>
            <w:r>
              <w:t>입력</w:t>
            </w:r>
          </w:p>
        </w:tc>
        <w:tc>
          <w:tcPr>
            <w:tcW w:w="7512" w:type="dxa"/>
          </w:tcPr>
          <w:p w14:paraId="1D9D9041"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CM3 지정 명령 버퍼와 명령 길이/상태</w:t>
            </w:r>
          </w:p>
        </w:tc>
      </w:tr>
      <w:tr w:rsidR="00084C76" w14:paraId="64D9FEBD"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4D33F34F" w14:textId="77777777" w:rsidR="00084C76" w:rsidRDefault="00084C76">
            <w:pPr>
              <w:pStyle w:val="TDCe"/>
            </w:pPr>
            <w:r>
              <w:t>출력</w:t>
            </w:r>
          </w:p>
        </w:tc>
        <w:tc>
          <w:tcPr>
            <w:tcW w:w="7512" w:type="dxa"/>
          </w:tcPr>
          <w:p w14:paraId="5D0A07CC"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명령용 PCM 프레임과 완료 상태</w:t>
            </w:r>
          </w:p>
        </w:tc>
      </w:tr>
      <w:tr w:rsidR="00084C76" w14:paraId="5CA67B6F"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1A0E8C80" w14:textId="77777777" w:rsidR="00084C76" w:rsidRDefault="00084C76">
            <w:pPr>
              <w:pStyle w:val="TDCe"/>
            </w:pPr>
            <w:r>
              <w:t>처리</w:t>
            </w:r>
          </w:p>
        </w:tc>
        <w:tc>
          <w:tcPr>
            <w:tcW w:w="7512" w:type="dxa"/>
          </w:tcPr>
          <w:p w14:paraId="3B30DD4C"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공유 명령의 사용 상태를 확인하여 버퍼 내용을 PCM 경로로 출력한다. 출력 완료 후 공유 상태를 정리하여 CM3가 다음 명령을 준비할 수 있게 한다.</w:t>
            </w:r>
          </w:p>
        </w:tc>
      </w:tr>
    </w:tbl>
    <w:p w14:paraId="79DA2E75" w14:textId="77777777" w:rsidR="00084C76" w:rsidRDefault="00084C76" w:rsidP="00BB7A53">
      <w:pPr>
        <w:pStyle w:val="TDC40"/>
        <w:spacing w:after="0"/>
      </w:pPr>
    </w:p>
    <w:p w14:paraId="4235363D" w14:textId="77777777" w:rsidR="00084C76" w:rsidRDefault="00084C76">
      <w:pPr>
        <w:pStyle w:val="TDC42"/>
      </w:pPr>
      <w:r>
        <w:t xml:space="preserve">표 </w:t>
      </w:r>
      <w:r>
        <w:fldChar w:fldCharType="begin"/>
      </w:r>
      <w:r>
        <w:instrText>SEQ 표 \* ARABIC</w:instrText>
      </w:r>
      <w:r>
        <w:fldChar w:fldCharType="separate"/>
      </w:r>
      <w:r w:rsidR="001A0C22">
        <w:rPr>
          <w:noProof/>
        </w:rPr>
        <w:t>85</w:t>
      </w:r>
      <w:r>
        <w:fldChar w:fldCharType="end"/>
      </w:r>
      <w:r>
        <w:t>. 지정 명령 PCM 출력 / 구현 조건</w:t>
      </w:r>
    </w:p>
    <w:tbl>
      <w:tblPr>
        <w:tblStyle w:val="TDC41"/>
        <w:tblW w:w="8816" w:type="dxa"/>
        <w:tblLayout w:type="fixed"/>
        <w:tblLook w:val="04A0" w:firstRow="1" w:lastRow="0" w:firstColumn="1" w:lastColumn="0" w:noHBand="0" w:noVBand="1"/>
      </w:tblPr>
      <w:tblGrid>
        <w:gridCol w:w="1304"/>
        <w:gridCol w:w="7512"/>
      </w:tblGrid>
      <w:tr w:rsidR="00084C76" w14:paraId="4D414A01"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0E6EA631" w14:textId="77777777" w:rsidR="00084C76" w:rsidRDefault="00084C76">
            <w:pPr>
              <w:pStyle w:val="TDC0"/>
            </w:pPr>
            <w:r>
              <w:t>구분</w:t>
            </w:r>
          </w:p>
        </w:tc>
        <w:tc>
          <w:tcPr>
            <w:tcW w:w="7512" w:type="dxa"/>
          </w:tcPr>
          <w:p w14:paraId="45EA6C15"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구현 조건</w:t>
            </w:r>
          </w:p>
        </w:tc>
      </w:tr>
      <w:tr w:rsidR="00084C76" w14:paraId="72A5EC47"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5CC0E32D" w14:textId="77777777" w:rsidR="00084C76" w:rsidRDefault="00084C76">
            <w:pPr>
              <w:pStyle w:val="TDCe"/>
            </w:pPr>
            <w:r>
              <w:t>관련 함수</w:t>
            </w:r>
          </w:p>
        </w:tc>
        <w:tc>
          <w:tcPr>
            <w:tcW w:w="7512" w:type="dxa"/>
          </w:tcPr>
          <w:p w14:paraId="6ED814E1"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fn_PcmBitStream_Mode_SepcificCommand</w:t>
            </w:r>
          </w:p>
        </w:tc>
      </w:tr>
    </w:tbl>
    <w:p w14:paraId="62665966" w14:textId="77777777" w:rsidR="00084C76" w:rsidRDefault="00084C76" w:rsidP="00BB7A53">
      <w:pPr>
        <w:pStyle w:val="TDC40"/>
        <w:spacing w:after="0"/>
      </w:pPr>
    </w:p>
    <w:p w14:paraId="0B8096C5" w14:textId="77777777" w:rsidR="00084C76" w:rsidRDefault="00084C76">
      <w:pPr>
        <w:pStyle w:val="TDC43"/>
      </w:pPr>
      <w:r>
        <w:t>입출력 예 : 명령 버퍼의 프레임 순서와 값은 PCM 전송에서도 유지한다. 처리 중인 명령의 완료 상태와 다음 명령 버퍼를 사용할 시점을 구분한다.</w:t>
      </w:r>
    </w:p>
    <w:p w14:paraId="5F24A894" w14:textId="77777777" w:rsidR="000C626C" w:rsidRDefault="000C626C">
      <w:pPr>
        <w:pStyle w:val="TDC40"/>
      </w:pPr>
    </w:p>
    <w:p w14:paraId="1C642BA1" w14:textId="77777777" w:rsidR="00697371" w:rsidRPr="00E00010" w:rsidRDefault="00220104" w:rsidP="00BB7A53">
      <w:pPr>
        <w:pStyle w:val="TDC4"/>
      </w:pPr>
      <w:r>
        <w:t>SU-ID-CFX-041, PCM 대기와 초기화</w:t>
      </w:r>
    </w:p>
    <w:p w14:paraId="49EA8E9D" w14:textId="77777777" w:rsidR="00084C76" w:rsidRDefault="00084C76" w:rsidP="00BB7A53">
      <w:pPr>
        <w:pStyle w:val="TDC40"/>
        <w:keepNext/>
      </w:pPr>
      <w:r>
        <w:t>자극이 필요하지 않은 구간에도 전송 상태를 관리하고 초기 출력 상태를 만든다.</w:t>
      </w:r>
    </w:p>
    <w:p w14:paraId="466DEFAE" w14:textId="77777777" w:rsidR="00084C76" w:rsidRDefault="00084C76">
      <w:pPr>
        <w:pStyle w:val="TDC42"/>
      </w:pPr>
      <w:r>
        <w:t xml:space="preserve">표 </w:t>
      </w:r>
      <w:r>
        <w:fldChar w:fldCharType="begin"/>
      </w:r>
      <w:r>
        <w:instrText>SEQ 표 \* ARABIC</w:instrText>
      </w:r>
      <w:r>
        <w:fldChar w:fldCharType="separate"/>
      </w:r>
      <w:r w:rsidR="001A0C22">
        <w:rPr>
          <w:noProof/>
        </w:rPr>
        <w:t>86</w:t>
      </w:r>
      <w:r>
        <w:fldChar w:fldCharType="end"/>
      </w:r>
      <w:r>
        <w:t>. PCM 대기와 초기화 / 유닛 설계 내용</w:t>
      </w:r>
    </w:p>
    <w:tbl>
      <w:tblPr>
        <w:tblStyle w:val="TDC41"/>
        <w:tblW w:w="8816" w:type="dxa"/>
        <w:tblLayout w:type="fixed"/>
        <w:tblLook w:val="04A0" w:firstRow="1" w:lastRow="0" w:firstColumn="1" w:lastColumn="0" w:noHBand="0" w:noVBand="1"/>
      </w:tblPr>
      <w:tblGrid>
        <w:gridCol w:w="1304"/>
        <w:gridCol w:w="7512"/>
      </w:tblGrid>
      <w:tr w:rsidR="00084C76" w14:paraId="5D33FA83"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0290CD77" w14:textId="77777777" w:rsidR="00084C76" w:rsidRDefault="00084C76">
            <w:pPr>
              <w:pStyle w:val="TDC0"/>
            </w:pPr>
            <w:r>
              <w:t>항목</w:t>
            </w:r>
          </w:p>
        </w:tc>
        <w:tc>
          <w:tcPr>
            <w:tcW w:w="7512" w:type="dxa"/>
          </w:tcPr>
          <w:p w14:paraId="08270D40"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설계 내용</w:t>
            </w:r>
          </w:p>
        </w:tc>
      </w:tr>
      <w:tr w:rsidR="00084C76" w14:paraId="3065308A"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2E1E4F25" w14:textId="77777777" w:rsidR="00084C76" w:rsidRDefault="00084C76">
            <w:pPr>
              <w:pStyle w:val="TDCe"/>
            </w:pPr>
            <w:r>
              <w:t>입력</w:t>
            </w:r>
          </w:p>
        </w:tc>
        <w:tc>
          <w:tcPr>
            <w:tcW w:w="7512" w:type="dxa"/>
          </w:tcPr>
          <w:p w14:paraId="5BCF07A5"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대기/역방향 통신 대기/0채움/리셋 모드</w:t>
            </w:r>
          </w:p>
        </w:tc>
      </w:tr>
      <w:tr w:rsidR="00084C76" w14:paraId="14B15591"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3503F1AE" w14:textId="77777777" w:rsidR="00084C76" w:rsidRDefault="00084C76">
            <w:pPr>
              <w:pStyle w:val="TDCe"/>
            </w:pPr>
            <w:r>
              <w:t>출력</w:t>
            </w:r>
          </w:p>
        </w:tc>
        <w:tc>
          <w:tcPr>
            <w:tcW w:w="7512" w:type="dxa"/>
          </w:tcPr>
          <w:p w14:paraId="735B67FD"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각 모드에 맞는 비자극 PCM 출력</w:t>
            </w:r>
          </w:p>
        </w:tc>
      </w:tr>
      <w:tr w:rsidR="00084C76" w14:paraId="4D19D846"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722C4A81" w14:textId="77777777" w:rsidR="00084C76" w:rsidRDefault="00084C76">
            <w:pPr>
              <w:pStyle w:val="TDCe"/>
            </w:pPr>
            <w:r>
              <w:lastRenderedPageBreak/>
              <w:t>처리</w:t>
            </w:r>
          </w:p>
        </w:tc>
        <w:tc>
          <w:tcPr>
            <w:tcW w:w="7512" w:type="dxa"/>
          </w:tcPr>
          <w:p w14:paraId="283324DC"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모드별 NOP 또는 0채움 패턴을 출력한다. 리셋 시 FIFO와 PCM 출력 상태를 정리한다. NOP와 0채움은 서로 다른 패킷 의미이므로 동일 값으로 취급하지 않는다.</w:t>
            </w:r>
          </w:p>
        </w:tc>
      </w:tr>
    </w:tbl>
    <w:p w14:paraId="738AD2CA" w14:textId="77777777" w:rsidR="00084C76" w:rsidRDefault="00084C76" w:rsidP="00BB7A53">
      <w:pPr>
        <w:pStyle w:val="TDC40"/>
        <w:spacing w:after="0"/>
      </w:pPr>
    </w:p>
    <w:p w14:paraId="2FC575A9" w14:textId="77777777" w:rsidR="00084C76" w:rsidRDefault="00084C76">
      <w:pPr>
        <w:pStyle w:val="TDC42"/>
      </w:pPr>
      <w:r>
        <w:t xml:space="preserve">표 </w:t>
      </w:r>
      <w:r>
        <w:fldChar w:fldCharType="begin"/>
      </w:r>
      <w:r>
        <w:instrText>SEQ 표 \* ARABIC</w:instrText>
      </w:r>
      <w:r>
        <w:fldChar w:fldCharType="separate"/>
      </w:r>
      <w:r w:rsidR="001A0C22">
        <w:rPr>
          <w:noProof/>
        </w:rPr>
        <w:t>87</w:t>
      </w:r>
      <w:r>
        <w:fldChar w:fldCharType="end"/>
      </w:r>
      <w:r>
        <w:t>. PCM 대기와 초기화 / 구현 조건</w:t>
      </w:r>
    </w:p>
    <w:tbl>
      <w:tblPr>
        <w:tblStyle w:val="TDC41"/>
        <w:tblW w:w="8816" w:type="dxa"/>
        <w:tblLayout w:type="fixed"/>
        <w:tblLook w:val="04A0" w:firstRow="1" w:lastRow="0" w:firstColumn="1" w:lastColumn="0" w:noHBand="0" w:noVBand="1"/>
      </w:tblPr>
      <w:tblGrid>
        <w:gridCol w:w="1304"/>
        <w:gridCol w:w="7512"/>
      </w:tblGrid>
      <w:tr w:rsidR="00084C76" w14:paraId="76FA3D43"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453FABFC" w14:textId="77777777" w:rsidR="00084C76" w:rsidRDefault="00084C76">
            <w:pPr>
              <w:pStyle w:val="TDC0"/>
            </w:pPr>
            <w:r>
              <w:t>구분</w:t>
            </w:r>
          </w:p>
        </w:tc>
        <w:tc>
          <w:tcPr>
            <w:tcW w:w="7512" w:type="dxa"/>
          </w:tcPr>
          <w:p w14:paraId="36B5C959"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구현 조건</w:t>
            </w:r>
          </w:p>
        </w:tc>
      </w:tr>
      <w:tr w:rsidR="00084C76" w14:paraId="6A163B2C"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790D1CB0" w14:textId="77777777" w:rsidR="00084C76" w:rsidRDefault="00084C76">
            <w:pPr>
              <w:pStyle w:val="TDCe"/>
            </w:pPr>
            <w:r>
              <w:t>관련 함수</w:t>
            </w:r>
          </w:p>
        </w:tc>
        <w:tc>
          <w:tcPr>
            <w:tcW w:w="7512" w:type="dxa"/>
          </w:tcPr>
          <w:p w14:paraId="071274C4" w14:textId="77777777" w:rsidR="00084C76" w:rsidRPr="00BB7A53" w:rsidRDefault="00084C76">
            <w:pPr>
              <w:pStyle w:val="TDCf"/>
              <w:cnfStyle w:val="000000000000" w:firstRow="0" w:lastRow="0" w:firstColumn="0" w:lastColumn="0" w:oddVBand="0" w:evenVBand="0" w:oddHBand="0" w:evenHBand="0" w:firstRowFirstColumn="0" w:firstRowLastColumn="0" w:lastRowFirstColumn="0" w:lastRowLastColumn="0"/>
              <w:rPr>
                <w:lang w:val="en-US"/>
              </w:rPr>
            </w:pPr>
            <w:r w:rsidRPr="00BB7A53">
              <w:rPr>
                <w:lang w:val="en-US"/>
              </w:rPr>
              <w:t>fn_PcmBitStream_Mode_NopStandby, fn_PcmBitStream_Mode_NopBacktel, fn_PcmBitStream_Mode_FillZero, fn_reset_PCM</w:t>
            </w:r>
          </w:p>
        </w:tc>
      </w:tr>
      <w:tr w:rsidR="00084C76" w14:paraId="42A1093D"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71E8FB1F" w14:textId="77777777" w:rsidR="00084C76" w:rsidRDefault="00084C76">
            <w:pPr>
              <w:pStyle w:val="TDCe"/>
            </w:pPr>
            <w:r>
              <w:t>동작 조건</w:t>
            </w:r>
          </w:p>
        </w:tc>
        <w:tc>
          <w:tcPr>
            <w:tcW w:w="7512" w:type="dxa"/>
          </w:tcPr>
          <w:p w14:paraId="11F6C2EF"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선택한 모드의 패턴이 기록되고 직전 실시간 자극 크기가 그대로 재사용되지 않아야 한다.</w:t>
            </w:r>
          </w:p>
        </w:tc>
      </w:tr>
    </w:tbl>
    <w:p w14:paraId="36EC4EC4" w14:textId="77777777" w:rsidR="00084C76" w:rsidRDefault="00084C76" w:rsidP="00BB7A53">
      <w:pPr>
        <w:pStyle w:val="TDC40"/>
        <w:spacing w:after="0"/>
      </w:pPr>
    </w:p>
    <w:p w14:paraId="2296745F" w14:textId="63FE8FC2" w:rsidR="00697371" w:rsidRPr="00E00010" w:rsidRDefault="00220104" w:rsidP="00BB7A53">
      <w:pPr>
        <w:pStyle w:val="TDC4"/>
      </w:pPr>
      <w:r>
        <w:t>SU-ID-CFX-042, 내부기 연결 검사와 역방향 통신</w:t>
      </w:r>
    </w:p>
    <w:p w14:paraId="00FB18B6" w14:textId="77777777" w:rsidR="00084C76" w:rsidRDefault="00084C76" w:rsidP="00BB7A53">
      <w:pPr>
        <w:pStyle w:val="TDC40"/>
        <w:keepNext/>
      </w:pPr>
      <w:r>
        <w:t>CM3가 내부기 상태를 읽을 수 있도록 필요한 통신 구간을 PCM으로 만든다.</w:t>
      </w:r>
    </w:p>
    <w:p w14:paraId="3BEFBA6F" w14:textId="77777777" w:rsidR="00084C76" w:rsidRDefault="00084C76">
      <w:pPr>
        <w:pStyle w:val="TDC42"/>
      </w:pPr>
      <w:r>
        <w:t xml:space="preserve">표 </w:t>
      </w:r>
      <w:r>
        <w:fldChar w:fldCharType="begin"/>
      </w:r>
      <w:r>
        <w:instrText>SEQ 표 \* ARABIC</w:instrText>
      </w:r>
      <w:r>
        <w:fldChar w:fldCharType="separate"/>
      </w:r>
      <w:r w:rsidR="001A0C22">
        <w:rPr>
          <w:noProof/>
        </w:rPr>
        <w:t>88</w:t>
      </w:r>
      <w:r>
        <w:fldChar w:fldCharType="end"/>
      </w:r>
      <w:r>
        <w:t>. 내부기 연결 검사와 역방향 통신 / 유닛 설계 내용</w:t>
      </w:r>
    </w:p>
    <w:tbl>
      <w:tblPr>
        <w:tblStyle w:val="TDC41"/>
        <w:tblW w:w="8816" w:type="dxa"/>
        <w:tblLayout w:type="fixed"/>
        <w:tblLook w:val="04A0" w:firstRow="1" w:lastRow="0" w:firstColumn="1" w:lastColumn="0" w:noHBand="0" w:noVBand="1"/>
      </w:tblPr>
      <w:tblGrid>
        <w:gridCol w:w="1304"/>
        <w:gridCol w:w="7512"/>
      </w:tblGrid>
      <w:tr w:rsidR="00084C76" w14:paraId="4BC737B5"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76D016A1" w14:textId="77777777" w:rsidR="00084C76" w:rsidRDefault="00084C76">
            <w:pPr>
              <w:pStyle w:val="TDC0"/>
            </w:pPr>
            <w:r>
              <w:t>항목</w:t>
            </w:r>
          </w:p>
        </w:tc>
        <w:tc>
          <w:tcPr>
            <w:tcW w:w="7512" w:type="dxa"/>
          </w:tcPr>
          <w:p w14:paraId="28010FC8"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설계 내용</w:t>
            </w:r>
          </w:p>
        </w:tc>
      </w:tr>
      <w:tr w:rsidR="00084C76" w14:paraId="5C3029C5"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34B1029B" w14:textId="77777777" w:rsidR="00084C76" w:rsidRDefault="00084C76">
            <w:pPr>
              <w:pStyle w:val="TDCe"/>
            </w:pPr>
            <w:r>
              <w:t>입력</w:t>
            </w:r>
          </w:p>
        </w:tc>
        <w:tc>
          <w:tcPr>
            <w:tcW w:w="7512" w:type="dxa"/>
          </w:tcPr>
          <w:p w14:paraId="05BDC4B6"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연결 검사 단계, 채널당 프레임 수와 카운터</w:t>
            </w:r>
          </w:p>
        </w:tc>
      </w:tr>
      <w:tr w:rsidR="00084C76" w14:paraId="52D0E53A"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3EBF587D" w14:textId="77777777" w:rsidR="00084C76" w:rsidRDefault="00084C76">
            <w:pPr>
              <w:pStyle w:val="TDCe"/>
            </w:pPr>
            <w:r>
              <w:t>출력</w:t>
            </w:r>
          </w:p>
        </w:tc>
        <w:tc>
          <w:tcPr>
            <w:tcW w:w="7512" w:type="dxa"/>
          </w:tcPr>
          <w:p w14:paraId="4DB278CB"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역방향 통신 제어 PCM 및 검사 완료 공유 상태</w:t>
            </w:r>
          </w:p>
        </w:tc>
      </w:tr>
      <w:tr w:rsidR="00084C76" w14:paraId="1C68B437"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32F6C7F9" w14:textId="77777777" w:rsidR="00084C76" w:rsidRDefault="00084C76">
            <w:pPr>
              <w:pStyle w:val="TDCe"/>
            </w:pPr>
            <w:r>
              <w:t>처리</w:t>
            </w:r>
          </w:p>
        </w:tc>
        <w:tc>
          <w:tcPr>
            <w:tcW w:w="7512" w:type="dxa"/>
          </w:tcPr>
          <w:p w14:paraId="4062767F"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역방향 통신 회로 활성/비활성 패턴을 순서대로 전송한다. 프레임 수에 따른 분기를 처리하고 카운터를 진행한다. 검사 완료 상태를 CM3와 공유한다.</w:t>
            </w:r>
          </w:p>
        </w:tc>
      </w:tr>
    </w:tbl>
    <w:p w14:paraId="77D65FCB" w14:textId="77777777" w:rsidR="00084C76" w:rsidRDefault="00084C76" w:rsidP="00BB7A53">
      <w:pPr>
        <w:pStyle w:val="TDC40"/>
        <w:spacing w:after="0"/>
      </w:pPr>
    </w:p>
    <w:p w14:paraId="7625E953" w14:textId="77777777" w:rsidR="00084C76" w:rsidRDefault="00084C76">
      <w:pPr>
        <w:pStyle w:val="TDC42"/>
      </w:pPr>
      <w:r>
        <w:lastRenderedPageBreak/>
        <w:t xml:space="preserve">표 </w:t>
      </w:r>
      <w:r>
        <w:fldChar w:fldCharType="begin"/>
      </w:r>
      <w:r>
        <w:instrText>SEQ 표 \* ARABIC</w:instrText>
      </w:r>
      <w:r>
        <w:fldChar w:fldCharType="separate"/>
      </w:r>
      <w:r w:rsidR="001A0C22">
        <w:rPr>
          <w:noProof/>
        </w:rPr>
        <w:t>89</w:t>
      </w:r>
      <w:r>
        <w:fldChar w:fldCharType="end"/>
      </w:r>
      <w:r>
        <w:t>. 내부기 연결 검사와 역방향 통신 / 구현 조건</w:t>
      </w:r>
    </w:p>
    <w:tbl>
      <w:tblPr>
        <w:tblStyle w:val="TDC41"/>
        <w:tblW w:w="8816" w:type="dxa"/>
        <w:tblLayout w:type="fixed"/>
        <w:tblLook w:val="04A0" w:firstRow="1" w:lastRow="0" w:firstColumn="1" w:lastColumn="0" w:noHBand="0" w:noVBand="1"/>
      </w:tblPr>
      <w:tblGrid>
        <w:gridCol w:w="1304"/>
        <w:gridCol w:w="7512"/>
      </w:tblGrid>
      <w:tr w:rsidR="00084C76" w14:paraId="26891F03"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27751BA7" w14:textId="77777777" w:rsidR="00084C76" w:rsidRDefault="00084C76">
            <w:pPr>
              <w:pStyle w:val="TDC0"/>
            </w:pPr>
            <w:r>
              <w:t>구분</w:t>
            </w:r>
          </w:p>
        </w:tc>
        <w:tc>
          <w:tcPr>
            <w:tcW w:w="7512" w:type="dxa"/>
          </w:tcPr>
          <w:p w14:paraId="52B28AF1"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구현 조건</w:t>
            </w:r>
          </w:p>
        </w:tc>
      </w:tr>
      <w:tr w:rsidR="00084C76" w14:paraId="477859C3"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7577794C" w14:textId="77777777" w:rsidR="00084C76" w:rsidRDefault="00084C76">
            <w:pPr>
              <w:pStyle w:val="TDCe"/>
            </w:pPr>
            <w:r>
              <w:t>관련 함수</w:t>
            </w:r>
          </w:p>
        </w:tc>
        <w:tc>
          <w:tcPr>
            <w:tcW w:w="7512" w:type="dxa"/>
          </w:tcPr>
          <w:p w14:paraId="03755631" w14:textId="77777777" w:rsidR="00084C76" w:rsidRPr="00BB7A53" w:rsidRDefault="00084C76">
            <w:pPr>
              <w:pStyle w:val="TDCf"/>
              <w:cnfStyle w:val="000000000000" w:firstRow="0" w:lastRow="0" w:firstColumn="0" w:lastColumn="0" w:oddVBand="0" w:evenVBand="0" w:oddHBand="0" w:evenHBand="0" w:firstRowFirstColumn="0" w:firstRowLastColumn="0" w:lastRowFirstColumn="0" w:lastRowLastColumn="0"/>
              <w:rPr>
                <w:lang w:val="en-US"/>
              </w:rPr>
            </w:pPr>
            <w:r w:rsidRPr="00BB7A53">
              <w:rPr>
                <w:lang w:val="en-US"/>
              </w:rPr>
              <w:t>Enable_backtelCircuit, backtelPcmOut, frame_1_perChannel, Disable_backtelCircuit / shareConnectionCheckFired_DiableBacktel, LB_increaseCounter</w:t>
            </w:r>
          </w:p>
        </w:tc>
      </w:tr>
      <w:tr w:rsidR="00084C76" w14:paraId="43E00EAC"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6F185E03" w14:textId="77777777" w:rsidR="00084C76" w:rsidRDefault="00084C76">
            <w:pPr>
              <w:pStyle w:val="TDCe"/>
            </w:pPr>
            <w:r>
              <w:t>동작 조건</w:t>
            </w:r>
          </w:p>
        </w:tc>
        <w:tc>
          <w:tcPr>
            <w:tcW w:w="7512" w:type="dxa"/>
          </w:tcPr>
          <w:p w14:paraId="14DB8092"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각 단계의 패킷과 카운터 진행이 설계 순서와 같고 완료 시점에만 연결 검사 완료를 공유해야 한다.</w:t>
            </w:r>
          </w:p>
        </w:tc>
      </w:tr>
    </w:tbl>
    <w:p w14:paraId="059FA7B7" w14:textId="77777777" w:rsidR="00084C76" w:rsidRDefault="00084C76" w:rsidP="00BB7A53">
      <w:pPr>
        <w:pStyle w:val="TDC40"/>
        <w:spacing w:after="0"/>
      </w:pPr>
    </w:p>
    <w:p w14:paraId="296F8082" w14:textId="211D3346" w:rsidR="00697371" w:rsidRDefault="00220104" w:rsidP="00BB7A53">
      <w:pPr>
        <w:pStyle w:val="TDC1"/>
        <w:pageBreakBefore/>
      </w:pPr>
      <w:bookmarkStart w:id="225" w:name="_Toc242733507"/>
      <w:bookmarkStart w:id="226" w:name="_Toc242774961"/>
      <w:bookmarkStart w:id="227" w:name="_Toc242776663"/>
      <w:bookmarkStart w:id="228" w:name="_Toc242778122"/>
      <w:bookmarkStart w:id="229" w:name="_Toc242733508"/>
      <w:bookmarkStart w:id="230" w:name="_Toc242774962"/>
      <w:bookmarkStart w:id="231" w:name="_Toc242776664"/>
      <w:bookmarkStart w:id="232" w:name="_Toc242778123"/>
      <w:bookmarkStart w:id="233" w:name="_Toc180573625"/>
      <w:bookmarkStart w:id="234" w:name="_Toc242778124"/>
      <w:bookmarkEnd w:id="225"/>
      <w:bookmarkEnd w:id="226"/>
      <w:bookmarkEnd w:id="227"/>
      <w:bookmarkEnd w:id="228"/>
      <w:bookmarkEnd w:id="229"/>
      <w:bookmarkEnd w:id="230"/>
      <w:bookmarkEnd w:id="231"/>
      <w:bookmarkEnd w:id="232"/>
      <w:r>
        <w:lastRenderedPageBreak/>
        <w:t>HEAR 소프트웨어 상세 설계</w:t>
      </w:r>
      <w:bookmarkEnd w:id="233"/>
      <w:bookmarkEnd w:id="234"/>
    </w:p>
    <w:p w14:paraId="35A1BD17" w14:textId="77777777" w:rsidR="00697371" w:rsidRPr="00E00010" w:rsidRDefault="00220104" w:rsidP="00BB7A53">
      <w:pPr>
        <w:pStyle w:val="TDC12"/>
      </w:pPr>
      <w:r w:rsidRPr="00BB7A53">
        <w:t xml:space="preserve">표 </w:t>
      </w:r>
      <w:r w:rsidRPr="00BB7A53">
        <w:fldChar w:fldCharType="begin"/>
      </w:r>
      <w:r w:rsidRPr="00BB7A53">
        <w:instrText>SEQ 표 \* ARABIC</w:instrText>
      </w:r>
      <w:r w:rsidRPr="00BB7A53">
        <w:fldChar w:fldCharType="separate"/>
      </w:r>
      <w:r w:rsidR="001A0C22">
        <w:rPr>
          <w:noProof/>
        </w:rPr>
        <w:t>90</w:t>
      </w:r>
      <w:r w:rsidRPr="00BB7A53">
        <w:fldChar w:fldCharType="end"/>
      </w:r>
      <w:r w:rsidRPr="00BB7A53">
        <w:t>. HEAR 유닛 목록</w:t>
      </w:r>
    </w:p>
    <w:tbl>
      <w:tblPr>
        <w:tblStyle w:val="TDC11"/>
        <w:tblW w:w="0" w:type="auto"/>
        <w:tblLook w:val="04A0" w:firstRow="1" w:lastRow="0" w:firstColumn="1" w:lastColumn="0" w:noHBand="0" w:noVBand="1"/>
      </w:tblPr>
      <w:tblGrid>
        <w:gridCol w:w="2250"/>
        <w:gridCol w:w="2250"/>
        <w:gridCol w:w="4500"/>
      </w:tblGrid>
      <w:tr w:rsidR="00697371" w14:paraId="7FBFE27F"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250" w:type="dxa"/>
          </w:tcPr>
          <w:p w14:paraId="18DFE83C" w14:textId="77777777" w:rsidR="00697371" w:rsidRDefault="00220104" w:rsidP="00BB7A53">
            <w:pPr>
              <w:pStyle w:val="TDC0"/>
            </w:pPr>
            <w:r w:rsidRPr="00BB7A53">
              <w:rPr>
                <w:b/>
              </w:rPr>
              <w:t>소프트웨어 항목</w:t>
            </w:r>
          </w:p>
        </w:tc>
        <w:tc>
          <w:tcPr>
            <w:tcW w:w="2250" w:type="dxa"/>
          </w:tcPr>
          <w:p w14:paraId="60DD0735" w14:textId="77777777" w:rsidR="00697371" w:rsidRDefault="00220104" w:rsidP="00BB7A53">
            <w:pPr>
              <w:pStyle w:val="TDC0"/>
              <w:cnfStyle w:val="100000000000" w:firstRow="1" w:lastRow="0" w:firstColumn="0" w:lastColumn="0" w:oddVBand="0" w:evenVBand="0" w:oddHBand="0" w:evenHBand="0" w:firstRowFirstColumn="0" w:firstRowLastColumn="0" w:lastRowFirstColumn="0" w:lastRowLastColumn="0"/>
            </w:pPr>
            <w:r w:rsidRPr="00BB7A53">
              <w:rPr>
                <w:b/>
              </w:rPr>
              <w:t>유닛 ID</w:t>
            </w:r>
          </w:p>
        </w:tc>
        <w:tc>
          <w:tcPr>
            <w:tcW w:w="4500" w:type="dxa"/>
          </w:tcPr>
          <w:p w14:paraId="1A6A6C0D" w14:textId="77777777" w:rsidR="00697371" w:rsidRDefault="00220104" w:rsidP="00BB7A53">
            <w:pPr>
              <w:pStyle w:val="TDC0"/>
              <w:cnfStyle w:val="100000000000" w:firstRow="1" w:lastRow="0" w:firstColumn="0" w:lastColumn="0" w:oddVBand="0" w:evenVBand="0" w:oddHBand="0" w:evenHBand="0" w:firstRowFirstColumn="0" w:firstRowLastColumn="0" w:lastRowFirstColumn="0" w:lastRowLastColumn="0"/>
            </w:pPr>
            <w:r w:rsidRPr="00BB7A53">
              <w:rPr>
                <w:b/>
              </w:rPr>
              <w:t>유닛 이름</w:t>
            </w:r>
          </w:p>
        </w:tc>
      </w:tr>
      <w:tr w:rsidR="00697371" w14:paraId="3EF19077"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2250" w:type="dxa"/>
          </w:tcPr>
          <w:p w14:paraId="7F610FAE" w14:textId="77777777" w:rsidR="00697371" w:rsidRDefault="00220104" w:rsidP="00BB7A53">
            <w:pPr>
              <w:pStyle w:val="TDC7"/>
              <w:jc w:val="center"/>
            </w:pPr>
            <w:r>
              <w:t>SI-ID-HEAR-001</w:t>
            </w:r>
          </w:p>
        </w:tc>
        <w:tc>
          <w:tcPr>
            <w:tcW w:w="2250" w:type="dxa"/>
          </w:tcPr>
          <w:p w14:paraId="49A375A1"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SU-ID-HEAR-001</w:t>
            </w:r>
          </w:p>
        </w:tc>
        <w:tc>
          <w:tcPr>
            <w:tcW w:w="4500" w:type="dxa"/>
          </w:tcPr>
          <w:p w14:paraId="1EE47F3A"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오디오 절대값 최대값 연산</w:t>
            </w:r>
          </w:p>
        </w:tc>
      </w:tr>
      <w:tr w:rsidR="00697371" w14:paraId="1D5168E8"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2250" w:type="dxa"/>
          </w:tcPr>
          <w:p w14:paraId="543FE824" w14:textId="77777777" w:rsidR="00697371" w:rsidRDefault="00220104" w:rsidP="00BB7A53">
            <w:pPr>
              <w:pStyle w:val="TDC7"/>
              <w:jc w:val="center"/>
            </w:pPr>
            <w:r>
              <w:t>SI-ID-HEAR-001</w:t>
            </w:r>
          </w:p>
        </w:tc>
        <w:tc>
          <w:tcPr>
            <w:tcW w:w="2250" w:type="dxa"/>
          </w:tcPr>
          <w:p w14:paraId="32B98EC9"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SU-ID-HEAR-002</w:t>
            </w:r>
          </w:p>
        </w:tc>
        <w:tc>
          <w:tcPr>
            <w:tcW w:w="4500" w:type="dxa"/>
          </w:tcPr>
          <w:p w14:paraId="13A78977"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창 적용 FFT와 크기 연산</w:t>
            </w:r>
          </w:p>
        </w:tc>
      </w:tr>
    </w:tbl>
    <w:p w14:paraId="57325B7B" w14:textId="77777777" w:rsidR="000A4182" w:rsidRDefault="000A4182">
      <w:pPr>
        <w:pStyle w:val="TDC10"/>
        <w:spacing w:after="0"/>
      </w:pPr>
    </w:p>
    <w:p w14:paraId="41EC574C" w14:textId="77777777" w:rsidR="00697371" w:rsidRPr="00E00010" w:rsidRDefault="00220104" w:rsidP="00BB7A53">
      <w:pPr>
        <w:pStyle w:val="TDC2"/>
        <w:pageBreakBefore/>
      </w:pPr>
      <w:bookmarkStart w:id="235" w:name="_Toc242778125"/>
      <w:r>
        <w:lastRenderedPageBreak/>
        <w:t>Signal Processing Module</w:t>
      </w:r>
      <w:bookmarkEnd w:id="235"/>
    </w:p>
    <w:p w14:paraId="22DDE1BE" w14:textId="77777777" w:rsidR="00697371" w:rsidRPr="00E00010" w:rsidRDefault="00220104" w:rsidP="00BB7A53">
      <w:pPr>
        <w:pStyle w:val="TDC3"/>
      </w:pPr>
      <w:bookmarkStart w:id="236" w:name="_Toc242778126"/>
      <w:r>
        <w:t>SI-ID-HEAR-001, 신호처리 모듈</w:t>
      </w:r>
      <w:bookmarkEnd w:id="236"/>
    </w:p>
    <w:p w14:paraId="3529F56A" w14:textId="77777777" w:rsidR="00697371" w:rsidRPr="00E00010" w:rsidRDefault="00220104" w:rsidP="00BB7A53">
      <w:pPr>
        <w:pStyle w:val="TDC4"/>
      </w:pPr>
      <w:r>
        <w:t>SU-ID-HEAR-001, 오디오 절대값 최대값 연산</w:t>
      </w:r>
    </w:p>
    <w:p w14:paraId="25B8B09C" w14:textId="77777777" w:rsidR="00084C76" w:rsidRDefault="00084C76" w:rsidP="00BB7A53">
      <w:pPr>
        <w:pStyle w:val="TDC40"/>
        <w:keepNext/>
      </w:pPr>
      <w:r>
        <w:t>CFX가 1ms 블록의 크기를 빠르게 얻도록 벡터 연산을 수행한다.</w:t>
      </w:r>
    </w:p>
    <w:p w14:paraId="395C26FD" w14:textId="77777777" w:rsidR="00084C76" w:rsidRDefault="00084C76">
      <w:pPr>
        <w:pStyle w:val="TDC42"/>
      </w:pPr>
      <w:r>
        <w:t xml:space="preserve">표 </w:t>
      </w:r>
      <w:r>
        <w:fldChar w:fldCharType="begin"/>
      </w:r>
      <w:r>
        <w:instrText>SEQ 표 \* ARABIC</w:instrText>
      </w:r>
      <w:r>
        <w:fldChar w:fldCharType="separate"/>
      </w:r>
      <w:r w:rsidR="001A0C22">
        <w:rPr>
          <w:noProof/>
        </w:rPr>
        <w:t>91</w:t>
      </w:r>
      <w:r>
        <w:fldChar w:fldCharType="end"/>
      </w:r>
      <w:r>
        <w:t>. 오디오 절대값 최대값 연산 / 유닛 설계 내용</w:t>
      </w:r>
    </w:p>
    <w:tbl>
      <w:tblPr>
        <w:tblStyle w:val="TDC41"/>
        <w:tblW w:w="8816" w:type="dxa"/>
        <w:tblLayout w:type="fixed"/>
        <w:tblLook w:val="04A0" w:firstRow="1" w:lastRow="0" w:firstColumn="1" w:lastColumn="0" w:noHBand="0" w:noVBand="1"/>
      </w:tblPr>
      <w:tblGrid>
        <w:gridCol w:w="1304"/>
        <w:gridCol w:w="7512"/>
      </w:tblGrid>
      <w:tr w:rsidR="00084C76" w14:paraId="0926AEA2"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1F509B58" w14:textId="77777777" w:rsidR="00084C76" w:rsidRDefault="00084C76">
            <w:pPr>
              <w:pStyle w:val="TDC0"/>
            </w:pPr>
            <w:r>
              <w:t>항목</w:t>
            </w:r>
          </w:p>
        </w:tc>
        <w:tc>
          <w:tcPr>
            <w:tcW w:w="7512" w:type="dxa"/>
          </w:tcPr>
          <w:p w14:paraId="726433DE"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설계 내용</w:t>
            </w:r>
          </w:p>
        </w:tc>
      </w:tr>
      <w:tr w:rsidR="00084C76" w14:paraId="77E3C1AB"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2C062E61" w14:textId="77777777" w:rsidR="00084C76" w:rsidRDefault="00084C76">
            <w:pPr>
              <w:pStyle w:val="TDCe"/>
            </w:pPr>
            <w:r>
              <w:t>입력</w:t>
            </w:r>
          </w:p>
        </w:tc>
        <w:tc>
          <w:tcPr>
            <w:tcW w:w="7512" w:type="dxa"/>
          </w:tcPr>
          <w:p w14:paraId="042E1B8E"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혼합 오디오 16표본</w:t>
            </w:r>
          </w:p>
        </w:tc>
      </w:tr>
      <w:tr w:rsidR="00084C76" w14:paraId="7D4F5704"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7789A7F7" w14:textId="77777777" w:rsidR="00084C76" w:rsidRDefault="00084C76">
            <w:pPr>
              <w:pStyle w:val="TDCe"/>
            </w:pPr>
            <w:r>
              <w:t>출력</w:t>
            </w:r>
          </w:p>
        </w:tc>
        <w:tc>
          <w:tcPr>
            <w:tcW w:w="7512" w:type="dxa"/>
          </w:tcPr>
          <w:p w14:paraId="76FDAFD4"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절대값 16개, 최대값, 완료 이벤트 0</w:t>
            </w:r>
          </w:p>
        </w:tc>
      </w:tr>
      <w:tr w:rsidR="00084C76" w14:paraId="5551FB36"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67CA3028" w14:textId="77777777" w:rsidR="00084C76" w:rsidRDefault="00084C76">
            <w:pPr>
              <w:pStyle w:val="TDCe"/>
            </w:pPr>
            <w:r>
              <w:t>처리</w:t>
            </w:r>
          </w:p>
        </w:tc>
        <w:tc>
          <w:tcPr>
            <w:tcW w:w="7512" w:type="dxa"/>
          </w:tcPr>
          <w:p w14:paraId="52A66A89"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vAbsolute로 16개 표본의 절대값을 구하고 MaxElement로 그 중 최대값을 같은 버퍼 첫 칸에 덮어쓴다. 전체 체인이 끝나면 이벤트 0을 발생시킨다.</w:t>
            </w:r>
          </w:p>
        </w:tc>
      </w:tr>
    </w:tbl>
    <w:p w14:paraId="451F209B" w14:textId="77777777" w:rsidR="00084C76" w:rsidRDefault="00084C76" w:rsidP="00BB7A53">
      <w:pPr>
        <w:pStyle w:val="TDC40"/>
        <w:spacing w:after="0"/>
      </w:pPr>
    </w:p>
    <w:p w14:paraId="5632B9EB" w14:textId="77777777" w:rsidR="00084C76" w:rsidRDefault="00084C76">
      <w:pPr>
        <w:pStyle w:val="TDC43"/>
      </w:pPr>
      <w:r>
        <w:t>입출력 예 : 입력=[0,-32,17,-100,99, 나머지 0]이면 vAbsolute 직후 [0,32,17,100,99, 나머지 0]이다. CMD 0 체인이 끝나면 첫 칸을 최대값 100으로 바꾸어 [100,32,17,100,99, 나머지 0]으로 저장하고 완료 이벤트 0을 발생시킨다.</w:t>
      </w:r>
    </w:p>
    <w:p w14:paraId="73133D84" w14:textId="77777777" w:rsidR="00697371" w:rsidRPr="00E00010" w:rsidRDefault="00220104" w:rsidP="00BB7A53">
      <w:pPr>
        <w:pStyle w:val="TDC4"/>
        <w:pageBreakBefore/>
      </w:pPr>
      <w:r>
        <w:lastRenderedPageBreak/>
        <w:t>SU-ID-HEAR-002, 창 적용 FFT와 크기 연산</w:t>
      </w:r>
    </w:p>
    <w:p w14:paraId="442BE64A" w14:textId="77777777" w:rsidR="00084C76" w:rsidRDefault="00084C76" w:rsidP="00BB7A53">
      <w:pPr>
        <w:pStyle w:val="TDC40"/>
        <w:keepNext/>
      </w:pPr>
      <w:r>
        <w:t>시간 표본을 주파수별 크기로 바꾸어 CFX 대역 분석에 전달한다.</w:t>
      </w:r>
    </w:p>
    <w:p w14:paraId="632E901A" w14:textId="77777777" w:rsidR="00084C76" w:rsidRDefault="00084C76">
      <w:pPr>
        <w:pStyle w:val="TDC42"/>
      </w:pPr>
      <w:r>
        <w:t xml:space="preserve">표 </w:t>
      </w:r>
      <w:r>
        <w:fldChar w:fldCharType="begin"/>
      </w:r>
      <w:r>
        <w:instrText>SEQ 표 \* ARABIC</w:instrText>
      </w:r>
      <w:r>
        <w:fldChar w:fldCharType="separate"/>
      </w:r>
      <w:r w:rsidR="001A0C22">
        <w:rPr>
          <w:noProof/>
        </w:rPr>
        <w:t>92</w:t>
      </w:r>
      <w:r>
        <w:fldChar w:fldCharType="end"/>
      </w:r>
      <w:r>
        <w:t>. 창 적용 FFT와 크기 연산 / 유닛 설계 내용</w:t>
      </w:r>
    </w:p>
    <w:tbl>
      <w:tblPr>
        <w:tblStyle w:val="TDC41"/>
        <w:tblW w:w="8816" w:type="dxa"/>
        <w:tblLayout w:type="fixed"/>
        <w:tblLook w:val="04A0" w:firstRow="1" w:lastRow="0" w:firstColumn="1" w:lastColumn="0" w:noHBand="0" w:noVBand="1"/>
      </w:tblPr>
      <w:tblGrid>
        <w:gridCol w:w="1304"/>
        <w:gridCol w:w="7512"/>
      </w:tblGrid>
      <w:tr w:rsidR="00084C76" w14:paraId="34B9EC42"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0C5B32E1" w14:textId="77777777" w:rsidR="00084C76" w:rsidRDefault="00084C76">
            <w:pPr>
              <w:pStyle w:val="TDC0"/>
            </w:pPr>
            <w:r>
              <w:t>항목</w:t>
            </w:r>
          </w:p>
        </w:tc>
        <w:tc>
          <w:tcPr>
            <w:tcW w:w="7512" w:type="dxa"/>
          </w:tcPr>
          <w:p w14:paraId="21BB97C4"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설계 내용</w:t>
            </w:r>
          </w:p>
        </w:tc>
      </w:tr>
      <w:tr w:rsidR="00084C76" w14:paraId="6F3EDC25"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5BA96057" w14:textId="77777777" w:rsidR="00084C76" w:rsidRDefault="00084C76">
            <w:pPr>
              <w:pStyle w:val="TDCe"/>
            </w:pPr>
            <w:r>
              <w:t>입력</w:t>
            </w:r>
          </w:p>
        </w:tc>
        <w:tc>
          <w:tcPr>
            <w:tcW w:w="7512" w:type="dxa"/>
          </w:tcPr>
          <w:p w14:paraId="0BE1C492"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FFT FIFO 512표본, 창 계수 512개</w:t>
            </w:r>
          </w:p>
        </w:tc>
      </w:tr>
      <w:tr w:rsidR="00084C76" w14:paraId="63F45B4D"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59905FBE" w14:textId="77777777" w:rsidR="00084C76" w:rsidRDefault="00084C76">
            <w:pPr>
              <w:pStyle w:val="TDCe"/>
            </w:pPr>
            <w:r>
              <w:t>출력</w:t>
            </w:r>
          </w:p>
        </w:tc>
        <w:tc>
          <w:tcPr>
            <w:tcW w:w="7512" w:type="dxa"/>
          </w:tcPr>
          <w:p w14:paraId="12B5CFDF"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FFT 복소수, vMag 256개, 완료 이벤트 1</w:t>
            </w:r>
          </w:p>
        </w:tc>
      </w:tr>
      <w:tr w:rsidR="00084C76" w14:paraId="5FB0859A"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305F8924" w14:textId="77777777" w:rsidR="00084C76" w:rsidRDefault="00084C76">
            <w:pPr>
              <w:pStyle w:val="TDCe"/>
            </w:pPr>
            <w:r>
              <w:t>처리</w:t>
            </w:r>
          </w:p>
        </w:tc>
        <w:tc>
          <w:tcPr>
            <w:tcW w:w="7512" w:type="dxa"/>
          </w:tcPr>
          <w:p w14:paraId="5C1D00B2"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Win_DFT_R_Forward 512점 연산 후 vMag를 256개 결과에 적용한다. 두 연산을 같은 체인에서 순차 실행하고 끝에서 이벤트 1을 발생시킨다.</w:t>
            </w:r>
          </w:p>
        </w:tc>
      </w:tr>
    </w:tbl>
    <w:p w14:paraId="12025617" w14:textId="77777777" w:rsidR="00084C76" w:rsidRDefault="00084C76" w:rsidP="00BB7A53">
      <w:pPr>
        <w:pStyle w:val="TDC40"/>
        <w:spacing w:after="0"/>
      </w:pPr>
    </w:p>
    <w:p w14:paraId="7EAD6E78" w14:textId="77777777" w:rsidR="00084C76" w:rsidRDefault="00084C76">
      <w:pPr>
        <w:pStyle w:val="TDC43"/>
      </w:pPr>
      <w:r>
        <w:t>입출력 예 : 512점 Hanning 창과 입력 FIFO 전체가 0이면 FFT/vMag 결과는 모두 0이다. x[n]=round(65536*sin(2*pi*k*n/512)), n=0~511인 순음은 k=32일 때 bin 32(1000Hz), k=64일 때 bin 64(2000Hz)에 0보다 큰 최대값이 나타난다. 두 연산을 마친 뒤 완료 이벤트 1을 발생시킨다.</w:t>
      </w:r>
    </w:p>
    <w:p w14:paraId="5E73E1AF" w14:textId="77777777" w:rsidR="00697371" w:rsidRPr="00E00010" w:rsidRDefault="00220104" w:rsidP="00BB7A53">
      <w:pPr>
        <w:pStyle w:val="TDC1"/>
        <w:pageBreakBefore/>
      </w:pPr>
      <w:bookmarkStart w:id="237" w:name="_Toc242778127"/>
      <w:r>
        <w:lastRenderedPageBreak/>
        <w:t>CM3 소프트웨어 상세 설계</w:t>
      </w:r>
      <w:bookmarkEnd w:id="237"/>
    </w:p>
    <w:p w14:paraId="1EA5EC97" w14:textId="77777777" w:rsidR="00697371" w:rsidRPr="00E00010" w:rsidRDefault="00220104" w:rsidP="00BB7A53">
      <w:pPr>
        <w:pStyle w:val="TDC12"/>
      </w:pPr>
      <w:r w:rsidRPr="00BB7A53">
        <w:t xml:space="preserve">표 </w:t>
      </w:r>
      <w:r w:rsidRPr="00BB7A53">
        <w:fldChar w:fldCharType="begin"/>
      </w:r>
      <w:r w:rsidRPr="00BB7A53">
        <w:instrText>SEQ 표 \* ARABIC</w:instrText>
      </w:r>
      <w:r w:rsidRPr="00BB7A53">
        <w:fldChar w:fldCharType="separate"/>
      </w:r>
      <w:r w:rsidR="001A0C22">
        <w:rPr>
          <w:noProof/>
        </w:rPr>
        <w:t>93</w:t>
      </w:r>
      <w:r w:rsidRPr="00BB7A53">
        <w:fldChar w:fldCharType="end"/>
      </w:r>
      <w:r w:rsidRPr="00BB7A53">
        <w:t>. CM3 유닛 목록</w:t>
      </w:r>
    </w:p>
    <w:tbl>
      <w:tblPr>
        <w:tblStyle w:val="TDC11"/>
        <w:tblW w:w="0" w:type="auto"/>
        <w:tblLook w:val="04A0" w:firstRow="1" w:lastRow="0" w:firstColumn="1" w:lastColumn="0" w:noHBand="0" w:noVBand="1"/>
      </w:tblPr>
      <w:tblGrid>
        <w:gridCol w:w="2250"/>
        <w:gridCol w:w="2250"/>
        <w:gridCol w:w="4500"/>
      </w:tblGrid>
      <w:tr w:rsidR="00697371" w14:paraId="4B0A6DFB"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250" w:type="dxa"/>
          </w:tcPr>
          <w:p w14:paraId="5E72138D" w14:textId="77777777" w:rsidR="00697371" w:rsidRDefault="00220104" w:rsidP="00BB7A53">
            <w:pPr>
              <w:pStyle w:val="TDC0"/>
            </w:pPr>
            <w:r w:rsidRPr="00BB7A53">
              <w:rPr>
                <w:b/>
              </w:rPr>
              <w:t>소프트웨어 항목</w:t>
            </w:r>
          </w:p>
        </w:tc>
        <w:tc>
          <w:tcPr>
            <w:tcW w:w="2250" w:type="dxa"/>
          </w:tcPr>
          <w:p w14:paraId="5964F8FD" w14:textId="77777777" w:rsidR="00697371" w:rsidRDefault="00220104" w:rsidP="00BB7A53">
            <w:pPr>
              <w:pStyle w:val="TDC0"/>
              <w:cnfStyle w:val="100000000000" w:firstRow="1" w:lastRow="0" w:firstColumn="0" w:lastColumn="0" w:oddVBand="0" w:evenVBand="0" w:oddHBand="0" w:evenHBand="0" w:firstRowFirstColumn="0" w:firstRowLastColumn="0" w:lastRowFirstColumn="0" w:lastRowLastColumn="0"/>
            </w:pPr>
            <w:r w:rsidRPr="00BB7A53">
              <w:rPr>
                <w:b/>
              </w:rPr>
              <w:t>유닛 ID</w:t>
            </w:r>
          </w:p>
        </w:tc>
        <w:tc>
          <w:tcPr>
            <w:tcW w:w="4500" w:type="dxa"/>
          </w:tcPr>
          <w:p w14:paraId="11B0E9EA" w14:textId="77777777" w:rsidR="00697371" w:rsidRDefault="00220104" w:rsidP="00BB7A53">
            <w:pPr>
              <w:pStyle w:val="TDC0"/>
              <w:cnfStyle w:val="100000000000" w:firstRow="1" w:lastRow="0" w:firstColumn="0" w:lastColumn="0" w:oddVBand="0" w:evenVBand="0" w:oddHBand="0" w:evenHBand="0" w:firstRowFirstColumn="0" w:firstRowLastColumn="0" w:lastRowFirstColumn="0" w:lastRowLastColumn="0"/>
            </w:pPr>
            <w:r w:rsidRPr="00BB7A53">
              <w:rPr>
                <w:b/>
              </w:rPr>
              <w:t>유닛 이름</w:t>
            </w:r>
          </w:p>
        </w:tc>
      </w:tr>
      <w:tr w:rsidR="00697371" w14:paraId="2F77CB13"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2250" w:type="dxa"/>
          </w:tcPr>
          <w:p w14:paraId="6A2A03F5" w14:textId="77777777" w:rsidR="00697371" w:rsidRDefault="00220104" w:rsidP="00BB7A53">
            <w:pPr>
              <w:pStyle w:val="TDC7"/>
              <w:jc w:val="center"/>
            </w:pPr>
            <w:r>
              <w:t>SI-ID-CM3-001</w:t>
            </w:r>
          </w:p>
        </w:tc>
        <w:tc>
          <w:tcPr>
            <w:tcW w:w="2250" w:type="dxa"/>
          </w:tcPr>
          <w:p w14:paraId="68E6BCAC"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SU-ID-CM3-001</w:t>
            </w:r>
          </w:p>
        </w:tc>
        <w:tc>
          <w:tcPr>
            <w:tcW w:w="4500" w:type="dxa"/>
          </w:tcPr>
          <w:p w14:paraId="76E0F72F"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CM3 주변장치 초기화</w:t>
            </w:r>
          </w:p>
        </w:tc>
      </w:tr>
      <w:tr w:rsidR="00697371" w14:paraId="51C5E78E"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2250" w:type="dxa"/>
          </w:tcPr>
          <w:p w14:paraId="21B65B44" w14:textId="77777777" w:rsidR="00697371" w:rsidRDefault="00220104" w:rsidP="00BB7A53">
            <w:pPr>
              <w:pStyle w:val="TDC7"/>
              <w:jc w:val="center"/>
            </w:pPr>
            <w:r>
              <w:t>SI-ID-CM3-001</w:t>
            </w:r>
          </w:p>
        </w:tc>
        <w:tc>
          <w:tcPr>
            <w:tcW w:w="2250" w:type="dxa"/>
          </w:tcPr>
          <w:p w14:paraId="6BD7FE7E"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SU-ID-CM3-002</w:t>
            </w:r>
          </w:p>
        </w:tc>
        <w:tc>
          <w:tcPr>
            <w:tcW w:w="4500" w:type="dxa"/>
          </w:tcPr>
          <w:p w14:paraId="584B09DA"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터치 센서 초기화</w:t>
            </w:r>
          </w:p>
        </w:tc>
      </w:tr>
      <w:tr w:rsidR="00697371" w14:paraId="4843566E"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2250" w:type="dxa"/>
          </w:tcPr>
          <w:p w14:paraId="305119FD" w14:textId="77777777" w:rsidR="00697371" w:rsidRDefault="00220104" w:rsidP="00BB7A53">
            <w:pPr>
              <w:pStyle w:val="TDC7"/>
              <w:jc w:val="center"/>
            </w:pPr>
            <w:r>
              <w:t>SI-ID-CM3-001</w:t>
            </w:r>
          </w:p>
        </w:tc>
        <w:tc>
          <w:tcPr>
            <w:tcW w:w="2250" w:type="dxa"/>
          </w:tcPr>
          <w:p w14:paraId="325ECBDD"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SU-ID-CM3-003</w:t>
            </w:r>
          </w:p>
        </w:tc>
        <w:tc>
          <w:tcPr>
            <w:tcW w:w="4500" w:type="dxa"/>
          </w:tcPr>
          <w:p w14:paraId="79BFA5AA"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QCC 제어 핀 초기화</w:t>
            </w:r>
          </w:p>
        </w:tc>
      </w:tr>
      <w:tr w:rsidR="00697371" w14:paraId="144D68B6"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2250" w:type="dxa"/>
          </w:tcPr>
          <w:p w14:paraId="5A57948C" w14:textId="77777777" w:rsidR="00697371" w:rsidRDefault="00220104" w:rsidP="00BB7A53">
            <w:pPr>
              <w:pStyle w:val="TDC7"/>
              <w:jc w:val="center"/>
            </w:pPr>
            <w:r>
              <w:t>SI-ID-CM3-001</w:t>
            </w:r>
          </w:p>
        </w:tc>
        <w:tc>
          <w:tcPr>
            <w:tcW w:w="2250" w:type="dxa"/>
          </w:tcPr>
          <w:p w14:paraId="6CEAAFD9"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SU-ID-CM3-004</w:t>
            </w:r>
          </w:p>
        </w:tc>
        <w:tc>
          <w:tcPr>
            <w:tcW w:w="4500" w:type="dxa"/>
          </w:tcPr>
          <w:p w14:paraId="026914BE"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코어 간 기동 준비와 실행 허가</w:t>
            </w:r>
          </w:p>
        </w:tc>
      </w:tr>
      <w:tr w:rsidR="00697371" w14:paraId="38EA2542"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2250" w:type="dxa"/>
          </w:tcPr>
          <w:p w14:paraId="78B6BD9F" w14:textId="77777777" w:rsidR="00697371" w:rsidRDefault="00220104" w:rsidP="00BB7A53">
            <w:pPr>
              <w:pStyle w:val="TDC7"/>
              <w:jc w:val="center"/>
            </w:pPr>
            <w:r>
              <w:t>SI-ID-CM3-001</w:t>
            </w:r>
          </w:p>
        </w:tc>
        <w:tc>
          <w:tcPr>
            <w:tcW w:w="2250" w:type="dxa"/>
          </w:tcPr>
          <w:p w14:paraId="159573C0"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SU-ID-CM3-005</w:t>
            </w:r>
          </w:p>
        </w:tc>
        <w:tc>
          <w:tcPr>
            <w:tcW w:w="4500" w:type="dxa"/>
          </w:tcPr>
          <w:p w14:paraId="21865150"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정상 반복 처리</w:t>
            </w:r>
          </w:p>
        </w:tc>
      </w:tr>
      <w:tr w:rsidR="00697371" w14:paraId="5A4F9971"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2250" w:type="dxa"/>
          </w:tcPr>
          <w:p w14:paraId="09A41B7D" w14:textId="77777777" w:rsidR="00697371" w:rsidRDefault="00220104" w:rsidP="00BB7A53">
            <w:pPr>
              <w:pStyle w:val="TDC7"/>
              <w:jc w:val="center"/>
            </w:pPr>
            <w:r>
              <w:t>SI-ID-CM3-001</w:t>
            </w:r>
          </w:p>
        </w:tc>
        <w:tc>
          <w:tcPr>
            <w:tcW w:w="2250" w:type="dxa"/>
          </w:tcPr>
          <w:p w14:paraId="77BF3AF6"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SU-ID-CM3-006</w:t>
            </w:r>
          </w:p>
        </w:tc>
        <w:tc>
          <w:tcPr>
            <w:tcW w:w="4500" w:type="dxa"/>
          </w:tcPr>
          <w:p w14:paraId="7E45E42D"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시스템 상태 및 맵 변경 공유</w:t>
            </w:r>
          </w:p>
        </w:tc>
      </w:tr>
      <w:tr w:rsidR="00697371" w14:paraId="147B64F7"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2250" w:type="dxa"/>
          </w:tcPr>
          <w:p w14:paraId="3ABE7112" w14:textId="77777777" w:rsidR="00697371" w:rsidRDefault="00220104" w:rsidP="00BB7A53">
            <w:pPr>
              <w:pStyle w:val="TDC7"/>
              <w:jc w:val="center"/>
            </w:pPr>
            <w:r>
              <w:t>SI-ID-CM3-001</w:t>
            </w:r>
          </w:p>
        </w:tc>
        <w:tc>
          <w:tcPr>
            <w:tcW w:w="2250" w:type="dxa"/>
          </w:tcPr>
          <w:p w14:paraId="3704A465"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SU-ID-CM3-007</w:t>
            </w:r>
          </w:p>
        </w:tc>
        <w:tc>
          <w:tcPr>
            <w:tcW w:w="4500" w:type="dxa"/>
          </w:tcPr>
          <w:p w14:paraId="48237CE6"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전원 및 자동 절전 조건</w:t>
            </w:r>
          </w:p>
        </w:tc>
      </w:tr>
      <w:tr w:rsidR="00697371" w14:paraId="7034296C"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2250" w:type="dxa"/>
          </w:tcPr>
          <w:p w14:paraId="5CDD104D" w14:textId="77777777" w:rsidR="00697371" w:rsidRDefault="00220104" w:rsidP="00BB7A53">
            <w:pPr>
              <w:pStyle w:val="TDC7"/>
              <w:jc w:val="center"/>
            </w:pPr>
            <w:r>
              <w:t>SI-ID-CM3-001</w:t>
            </w:r>
          </w:p>
        </w:tc>
        <w:tc>
          <w:tcPr>
            <w:tcW w:w="2250" w:type="dxa"/>
          </w:tcPr>
          <w:p w14:paraId="27C73922"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SU-ID-CM3-008</w:t>
            </w:r>
          </w:p>
        </w:tc>
        <w:tc>
          <w:tcPr>
            <w:tcW w:w="4500" w:type="dxa"/>
          </w:tcPr>
          <w:p w14:paraId="20E79B0E"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QCC 동작 및 내부기 상태 통보</w:t>
            </w:r>
          </w:p>
        </w:tc>
      </w:tr>
      <w:tr w:rsidR="00697371" w14:paraId="2477CC91"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2250" w:type="dxa"/>
          </w:tcPr>
          <w:p w14:paraId="1C25FD10" w14:textId="77777777" w:rsidR="00697371" w:rsidRDefault="00220104" w:rsidP="00BB7A53">
            <w:pPr>
              <w:pStyle w:val="TDC7"/>
              <w:jc w:val="center"/>
            </w:pPr>
            <w:r>
              <w:t>SI-ID-CM3-001</w:t>
            </w:r>
          </w:p>
        </w:tc>
        <w:tc>
          <w:tcPr>
            <w:tcW w:w="2250" w:type="dxa"/>
          </w:tcPr>
          <w:p w14:paraId="786A06C8"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SU-ID-CM3-009</w:t>
            </w:r>
          </w:p>
        </w:tc>
        <w:tc>
          <w:tcPr>
            <w:tcW w:w="4500" w:type="dxa"/>
          </w:tcPr>
          <w:p w14:paraId="16931ACC"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터치 상태와 길게 누름 판정</w:t>
            </w:r>
          </w:p>
        </w:tc>
      </w:tr>
      <w:tr w:rsidR="00697371" w14:paraId="1E9A197B"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2250" w:type="dxa"/>
          </w:tcPr>
          <w:p w14:paraId="22EFA2F4" w14:textId="77777777" w:rsidR="00697371" w:rsidRDefault="00220104" w:rsidP="00BB7A53">
            <w:pPr>
              <w:pStyle w:val="TDC7"/>
              <w:jc w:val="center"/>
            </w:pPr>
            <w:r>
              <w:t>SI-ID-CM3-001</w:t>
            </w:r>
          </w:p>
        </w:tc>
        <w:tc>
          <w:tcPr>
            <w:tcW w:w="2250" w:type="dxa"/>
          </w:tcPr>
          <w:p w14:paraId="5E4B4108"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SU-ID-CM3-010</w:t>
            </w:r>
          </w:p>
        </w:tc>
        <w:tc>
          <w:tcPr>
            <w:tcW w:w="4500" w:type="dxa"/>
          </w:tcPr>
          <w:p w14:paraId="080ABA4F"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터치 센서 읽기와 재보정</w:t>
            </w:r>
          </w:p>
        </w:tc>
      </w:tr>
      <w:tr w:rsidR="00697371" w14:paraId="02FD2128"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2250" w:type="dxa"/>
          </w:tcPr>
          <w:p w14:paraId="18D040AE" w14:textId="77777777" w:rsidR="00697371" w:rsidRDefault="00220104" w:rsidP="00BB7A53">
            <w:pPr>
              <w:pStyle w:val="TDC7"/>
              <w:jc w:val="center"/>
            </w:pPr>
            <w:r>
              <w:t>SI-ID-CM3-001</w:t>
            </w:r>
          </w:p>
        </w:tc>
        <w:tc>
          <w:tcPr>
            <w:tcW w:w="2250" w:type="dxa"/>
          </w:tcPr>
          <w:p w14:paraId="084E0125"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SU-ID-CM3-011</w:t>
            </w:r>
          </w:p>
        </w:tc>
        <w:tc>
          <w:tcPr>
            <w:tcW w:w="4500" w:type="dxa"/>
          </w:tcPr>
          <w:p w14:paraId="338EA92E"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배터리 및 크래들 정보 관리</w:t>
            </w:r>
          </w:p>
        </w:tc>
      </w:tr>
      <w:tr w:rsidR="00697371" w14:paraId="09C39C4E"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2250" w:type="dxa"/>
          </w:tcPr>
          <w:p w14:paraId="43EDAE08" w14:textId="77777777" w:rsidR="00697371" w:rsidRDefault="00220104" w:rsidP="00BB7A53">
            <w:pPr>
              <w:pStyle w:val="TDC7"/>
              <w:jc w:val="center"/>
            </w:pPr>
            <w:r>
              <w:t>SI-ID-CM3-001</w:t>
            </w:r>
          </w:p>
        </w:tc>
        <w:tc>
          <w:tcPr>
            <w:tcW w:w="2250" w:type="dxa"/>
          </w:tcPr>
          <w:p w14:paraId="103A5316"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SU-ID-CM3-012</w:t>
            </w:r>
          </w:p>
        </w:tc>
        <w:tc>
          <w:tcPr>
            <w:tcW w:w="4500" w:type="dxa"/>
          </w:tcPr>
          <w:p w14:paraId="289225DF"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CFX 전원 제어 요청</w:t>
            </w:r>
          </w:p>
        </w:tc>
      </w:tr>
      <w:tr w:rsidR="00697371" w14:paraId="1B479AD9"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2250" w:type="dxa"/>
          </w:tcPr>
          <w:p w14:paraId="305009F8" w14:textId="77777777" w:rsidR="00697371" w:rsidRDefault="00220104" w:rsidP="00BB7A53">
            <w:pPr>
              <w:pStyle w:val="TDC7"/>
              <w:jc w:val="center"/>
            </w:pPr>
            <w:r>
              <w:t>SI-ID-CM3-001</w:t>
            </w:r>
          </w:p>
        </w:tc>
        <w:tc>
          <w:tcPr>
            <w:tcW w:w="2250" w:type="dxa"/>
          </w:tcPr>
          <w:p w14:paraId="099B3A53"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SU-ID-CM3-013</w:t>
            </w:r>
          </w:p>
        </w:tc>
        <w:tc>
          <w:tcPr>
            <w:tcW w:w="4500" w:type="dxa"/>
          </w:tcPr>
          <w:p w14:paraId="231943B7"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LED 표시 요청과 우선순위</w:t>
            </w:r>
          </w:p>
        </w:tc>
      </w:tr>
      <w:tr w:rsidR="00697371" w14:paraId="5E9BF977"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2250" w:type="dxa"/>
          </w:tcPr>
          <w:p w14:paraId="250C48BB" w14:textId="77777777" w:rsidR="00697371" w:rsidRDefault="00220104" w:rsidP="00BB7A53">
            <w:pPr>
              <w:pStyle w:val="TDC7"/>
              <w:jc w:val="center"/>
            </w:pPr>
            <w:r>
              <w:t>SI-ID-CM3-001</w:t>
            </w:r>
          </w:p>
        </w:tc>
        <w:tc>
          <w:tcPr>
            <w:tcW w:w="2250" w:type="dxa"/>
          </w:tcPr>
          <w:p w14:paraId="634EF5DD"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SU-ID-CM3-014</w:t>
            </w:r>
          </w:p>
        </w:tc>
        <w:tc>
          <w:tcPr>
            <w:tcW w:w="4500" w:type="dxa"/>
          </w:tcPr>
          <w:p w14:paraId="673B0782"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LED 패턴 출력</w:t>
            </w:r>
          </w:p>
        </w:tc>
      </w:tr>
      <w:tr w:rsidR="00697371" w14:paraId="7E5A45AA"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2250" w:type="dxa"/>
          </w:tcPr>
          <w:p w14:paraId="20BE3202" w14:textId="77777777" w:rsidR="00697371" w:rsidRDefault="00220104" w:rsidP="00BB7A53">
            <w:pPr>
              <w:pStyle w:val="TDC7"/>
              <w:jc w:val="center"/>
            </w:pPr>
            <w:r>
              <w:t>SI-ID-CM3-001</w:t>
            </w:r>
          </w:p>
        </w:tc>
        <w:tc>
          <w:tcPr>
            <w:tcW w:w="2250" w:type="dxa"/>
          </w:tcPr>
          <w:p w14:paraId="3B914028"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SU-ID-CM3-015</w:t>
            </w:r>
          </w:p>
        </w:tc>
        <w:tc>
          <w:tcPr>
            <w:tcW w:w="4500" w:type="dxa"/>
          </w:tcPr>
          <w:p w14:paraId="4E5718AB"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CM3 저전력 진입과 복귀</w:t>
            </w:r>
          </w:p>
        </w:tc>
      </w:tr>
      <w:tr w:rsidR="00697371" w14:paraId="1954BE79"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2250" w:type="dxa"/>
          </w:tcPr>
          <w:p w14:paraId="682F7A06" w14:textId="77777777" w:rsidR="00697371" w:rsidRDefault="00220104" w:rsidP="00BB7A53">
            <w:pPr>
              <w:pStyle w:val="TDC7"/>
              <w:jc w:val="center"/>
            </w:pPr>
            <w:r>
              <w:t>SI-ID-CM3-001</w:t>
            </w:r>
          </w:p>
        </w:tc>
        <w:tc>
          <w:tcPr>
            <w:tcW w:w="2250" w:type="dxa"/>
          </w:tcPr>
          <w:p w14:paraId="00692E59"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SU-ID-CM3-016</w:t>
            </w:r>
          </w:p>
        </w:tc>
        <w:tc>
          <w:tcPr>
            <w:tcW w:w="4500" w:type="dxa"/>
          </w:tcPr>
          <w:p w14:paraId="5E23AA9A"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오류 및 공유 메모리 상태 확인</w:t>
            </w:r>
          </w:p>
        </w:tc>
      </w:tr>
      <w:tr w:rsidR="00697371" w14:paraId="2332BC0D"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2250" w:type="dxa"/>
          </w:tcPr>
          <w:p w14:paraId="631BF8BA" w14:textId="77777777" w:rsidR="00697371" w:rsidRDefault="00220104" w:rsidP="00BB7A53">
            <w:pPr>
              <w:pStyle w:val="TDC7"/>
              <w:jc w:val="center"/>
            </w:pPr>
            <w:r>
              <w:t>SI-ID-CM3-001</w:t>
            </w:r>
          </w:p>
        </w:tc>
        <w:tc>
          <w:tcPr>
            <w:tcW w:w="2250" w:type="dxa"/>
          </w:tcPr>
          <w:p w14:paraId="4321F06E"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SU-ID-CM3-017</w:t>
            </w:r>
          </w:p>
        </w:tc>
        <w:tc>
          <w:tcPr>
            <w:tcW w:w="4500" w:type="dxa"/>
          </w:tcPr>
          <w:p w14:paraId="08118547"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PCM 명령 및 모드 공유</w:t>
            </w:r>
          </w:p>
        </w:tc>
      </w:tr>
      <w:tr w:rsidR="00697371" w14:paraId="37646B64"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2250" w:type="dxa"/>
          </w:tcPr>
          <w:p w14:paraId="6C650E98" w14:textId="77777777" w:rsidR="00697371" w:rsidRDefault="00220104" w:rsidP="00BB7A53">
            <w:pPr>
              <w:pStyle w:val="TDC7"/>
              <w:jc w:val="center"/>
            </w:pPr>
            <w:r>
              <w:t>SI-ID-CM3-001</w:t>
            </w:r>
          </w:p>
        </w:tc>
        <w:tc>
          <w:tcPr>
            <w:tcW w:w="2250" w:type="dxa"/>
          </w:tcPr>
          <w:p w14:paraId="7BEDCF2E"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SU-ID-CM3-018</w:t>
            </w:r>
          </w:p>
        </w:tc>
        <w:tc>
          <w:tcPr>
            <w:tcW w:w="4500" w:type="dxa"/>
          </w:tcPr>
          <w:p w14:paraId="6D32228D"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연결 검사 완료 공유</w:t>
            </w:r>
          </w:p>
        </w:tc>
      </w:tr>
      <w:tr w:rsidR="00697371" w14:paraId="1BFE34ED"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2250" w:type="dxa"/>
          </w:tcPr>
          <w:p w14:paraId="2278B206" w14:textId="77777777" w:rsidR="00697371" w:rsidRDefault="00220104" w:rsidP="00BB7A53">
            <w:pPr>
              <w:pStyle w:val="TDC7"/>
              <w:jc w:val="center"/>
            </w:pPr>
            <w:r>
              <w:lastRenderedPageBreak/>
              <w:t>SI-ID-CM3-001</w:t>
            </w:r>
          </w:p>
        </w:tc>
        <w:tc>
          <w:tcPr>
            <w:tcW w:w="2250" w:type="dxa"/>
          </w:tcPr>
          <w:p w14:paraId="0B5249BA"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SU-ID-CM3-019</w:t>
            </w:r>
          </w:p>
        </w:tc>
        <w:tc>
          <w:tcPr>
            <w:tcW w:w="4500" w:type="dxa"/>
          </w:tcPr>
          <w:p w14:paraId="6EE32B3A"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오디오 및 자극 크기 조회</w:t>
            </w:r>
          </w:p>
        </w:tc>
      </w:tr>
      <w:tr w:rsidR="00697371" w14:paraId="1C45A793"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2250" w:type="dxa"/>
          </w:tcPr>
          <w:p w14:paraId="02412E76" w14:textId="77777777" w:rsidR="00697371" w:rsidRDefault="00220104" w:rsidP="00BB7A53">
            <w:pPr>
              <w:pStyle w:val="TDC7"/>
              <w:jc w:val="center"/>
            </w:pPr>
            <w:r>
              <w:t>SI-ID-CM3-001</w:t>
            </w:r>
          </w:p>
        </w:tc>
        <w:tc>
          <w:tcPr>
            <w:tcW w:w="2250" w:type="dxa"/>
          </w:tcPr>
          <w:p w14:paraId="19A0077D"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SU-ID-CM3-020</w:t>
            </w:r>
          </w:p>
        </w:tc>
        <w:tc>
          <w:tcPr>
            <w:tcW w:w="4500" w:type="dxa"/>
          </w:tcPr>
          <w:p w14:paraId="2B4BF6BE"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맵 갱신 상태와 계산 자료 공유</w:t>
            </w:r>
          </w:p>
        </w:tc>
      </w:tr>
      <w:tr w:rsidR="00697371" w14:paraId="4B9A4C5E"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2250" w:type="dxa"/>
          </w:tcPr>
          <w:p w14:paraId="373A6FFF" w14:textId="77777777" w:rsidR="00697371" w:rsidRDefault="00220104" w:rsidP="00BB7A53">
            <w:pPr>
              <w:pStyle w:val="TDC7"/>
              <w:jc w:val="center"/>
            </w:pPr>
            <w:r>
              <w:t>SI-ID-CM3-001</w:t>
            </w:r>
          </w:p>
        </w:tc>
        <w:tc>
          <w:tcPr>
            <w:tcW w:w="2250" w:type="dxa"/>
          </w:tcPr>
          <w:p w14:paraId="57E748F3"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SU-ID-CM3-021</w:t>
            </w:r>
          </w:p>
        </w:tc>
        <w:tc>
          <w:tcPr>
            <w:tcW w:w="4500" w:type="dxa"/>
          </w:tcPr>
          <w:p w14:paraId="5EE67EC6"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내부기 식별 및 사용자 정보 조회</w:t>
            </w:r>
          </w:p>
        </w:tc>
      </w:tr>
      <w:tr w:rsidR="00697371" w14:paraId="75F2086D"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2250" w:type="dxa"/>
          </w:tcPr>
          <w:p w14:paraId="79709533" w14:textId="77777777" w:rsidR="00697371" w:rsidRDefault="00220104" w:rsidP="00BB7A53">
            <w:pPr>
              <w:pStyle w:val="TDC7"/>
              <w:jc w:val="center"/>
            </w:pPr>
            <w:r>
              <w:t>SI-ID-CM3-001</w:t>
            </w:r>
          </w:p>
        </w:tc>
        <w:tc>
          <w:tcPr>
            <w:tcW w:w="2250" w:type="dxa"/>
          </w:tcPr>
          <w:p w14:paraId="6F18CAAC"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SU-ID-CM3-022</w:t>
            </w:r>
          </w:p>
        </w:tc>
        <w:tc>
          <w:tcPr>
            <w:tcW w:w="4500" w:type="dxa"/>
          </w:tcPr>
          <w:p w14:paraId="25242026"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맵 목록과 선택 정보</w:t>
            </w:r>
          </w:p>
        </w:tc>
      </w:tr>
      <w:tr w:rsidR="00697371" w14:paraId="6E6DEBF9"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2250" w:type="dxa"/>
          </w:tcPr>
          <w:p w14:paraId="613A2765" w14:textId="77777777" w:rsidR="00697371" w:rsidRDefault="00220104" w:rsidP="00BB7A53">
            <w:pPr>
              <w:pStyle w:val="TDC7"/>
              <w:jc w:val="center"/>
            </w:pPr>
            <w:r>
              <w:t>SI-ID-CM3-001</w:t>
            </w:r>
          </w:p>
        </w:tc>
        <w:tc>
          <w:tcPr>
            <w:tcW w:w="2250" w:type="dxa"/>
          </w:tcPr>
          <w:p w14:paraId="0F0639D1"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SU-ID-CM3-023</w:t>
            </w:r>
          </w:p>
        </w:tc>
        <w:tc>
          <w:tcPr>
            <w:tcW w:w="4500" w:type="dxa"/>
          </w:tcPr>
          <w:p w14:paraId="7CE4BE85"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오디오 및 자극 볼륨 설정</w:t>
            </w:r>
          </w:p>
        </w:tc>
      </w:tr>
      <w:tr w:rsidR="00697371" w14:paraId="4E8D444F"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2250" w:type="dxa"/>
          </w:tcPr>
          <w:p w14:paraId="0A02B2CF" w14:textId="77777777" w:rsidR="00697371" w:rsidRDefault="00220104" w:rsidP="00BB7A53">
            <w:pPr>
              <w:pStyle w:val="TDC7"/>
              <w:jc w:val="center"/>
            </w:pPr>
            <w:r>
              <w:t>SI-ID-CM3-001</w:t>
            </w:r>
          </w:p>
        </w:tc>
        <w:tc>
          <w:tcPr>
            <w:tcW w:w="2250" w:type="dxa"/>
          </w:tcPr>
          <w:p w14:paraId="249272B6"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SU-ID-CM3-024</w:t>
            </w:r>
          </w:p>
        </w:tc>
        <w:tc>
          <w:tcPr>
            <w:tcW w:w="4500" w:type="dxa"/>
          </w:tcPr>
          <w:p w14:paraId="21477CD9"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사용자 알림 설정</w:t>
            </w:r>
          </w:p>
        </w:tc>
      </w:tr>
      <w:tr w:rsidR="00697371" w14:paraId="3184DC32"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2250" w:type="dxa"/>
          </w:tcPr>
          <w:p w14:paraId="1C825C60" w14:textId="77777777" w:rsidR="00697371" w:rsidRDefault="00220104" w:rsidP="00BB7A53">
            <w:pPr>
              <w:pStyle w:val="TDC7"/>
              <w:jc w:val="center"/>
            </w:pPr>
            <w:r>
              <w:t>SI-ID-CM3-001</w:t>
            </w:r>
          </w:p>
        </w:tc>
        <w:tc>
          <w:tcPr>
            <w:tcW w:w="2250" w:type="dxa"/>
          </w:tcPr>
          <w:p w14:paraId="501E81E7"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SU-ID-CM3-025</w:t>
            </w:r>
          </w:p>
        </w:tc>
        <w:tc>
          <w:tcPr>
            <w:tcW w:w="4500" w:type="dxa"/>
          </w:tcPr>
          <w:p w14:paraId="3D6A4925"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I2C 전송과 인터럽트 진행</w:t>
            </w:r>
          </w:p>
        </w:tc>
      </w:tr>
      <w:tr w:rsidR="00697371" w14:paraId="56FC621B"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2250" w:type="dxa"/>
          </w:tcPr>
          <w:p w14:paraId="51003624" w14:textId="77777777" w:rsidR="00697371" w:rsidRDefault="00220104" w:rsidP="00BB7A53">
            <w:pPr>
              <w:pStyle w:val="TDC7"/>
              <w:jc w:val="center"/>
            </w:pPr>
            <w:r>
              <w:t>SI-ID-CM3-001</w:t>
            </w:r>
          </w:p>
        </w:tc>
        <w:tc>
          <w:tcPr>
            <w:tcW w:w="2250" w:type="dxa"/>
          </w:tcPr>
          <w:p w14:paraId="1029E3F7"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SU-ID-CM3-026</w:t>
            </w:r>
          </w:p>
        </w:tc>
        <w:tc>
          <w:tcPr>
            <w:tcW w:w="4500" w:type="dxa"/>
          </w:tcPr>
          <w:p w14:paraId="321B28E3"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SPI 응답 버퍼 관리</w:t>
            </w:r>
          </w:p>
        </w:tc>
      </w:tr>
      <w:tr w:rsidR="00697371" w14:paraId="7F1E19B6"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2250" w:type="dxa"/>
          </w:tcPr>
          <w:p w14:paraId="2B4C9740" w14:textId="77777777" w:rsidR="00697371" w:rsidRDefault="00220104" w:rsidP="00BB7A53">
            <w:pPr>
              <w:pStyle w:val="TDC7"/>
              <w:jc w:val="center"/>
            </w:pPr>
            <w:r>
              <w:t>SI-ID-CM3-002</w:t>
            </w:r>
          </w:p>
        </w:tc>
        <w:tc>
          <w:tcPr>
            <w:tcW w:w="2250" w:type="dxa"/>
          </w:tcPr>
          <w:p w14:paraId="34534C3D"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SU-ID-CM3-027</w:t>
            </w:r>
          </w:p>
        </w:tc>
        <w:tc>
          <w:tcPr>
            <w:tcW w:w="4500" w:type="dxa"/>
          </w:tcPr>
          <w:p w14:paraId="7AA09FC4"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자극 프레임 수 계산</w:t>
            </w:r>
          </w:p>
        </w:tc>
      </w:tr>
      <w:tr w:rsidR="00697371" w14:paraId="397760E5"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2250" w:type="dxa"/>
          </w:tcPr>
          <w:p w14:paraId="40CD5088" w14:textId="77777777" w:rsidR="00697371" w:rsidRDefault="00220104" w:rsidP="00BB7A53">
            <w:pPr>
              <w:pStyle w:val="TDC7"/>
              <w:jc w:val="center"/>
            </w:pPr>
            <w:r>
              <w:t>SI-ID-CM3-002</w:t>
            </w:r>
          </w:p>
        </w:tc>
        <w:tc>
          <w:tcPr>
            <w:tcW w:w="2250" w:type="dxa"/>
          </w:tcPr>
          <w:p w14:paraId="1F973D29"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SU-ID-CM3-028</w:t>
            </w:r>
          </w:p>
        </w:tc>
        <w:tc>
          <w:tcPr>
            <w:tcW w:w="4500" w:type="dxa"/>
          </w:tcPr>
          <w:p w14:paraId="081219E0"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내부기 DAC 범위와 T/C 변환</w:t>
            </w:r>
          </w:p>
        </w:tc>
      </w:tr>
      <w:tr w:rsidR="00697371" w14:paraId="173A745D"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2250" w:type="dxa"/>
          </w:tcPr>
          <w:p w14:paraId="33CD05B6" w14:textId="77777777" w:rsidR="00697371" w:rsidRDefault="00220104" w:rsidP="00BB7A53">
            <w:pPr>
              <w:pStyle w:val="TDC7"/>
              <w:jc w:val="center"/>
            </w:pPr>
            <w:r>
              <w:t>SI-ID-CM3-002</w:t>
            </w:r>
          </w:p>
        </w:tc>
        <w:tc>
          <w:tcPr>
            <w:tcW w:w="2250" w:type="dxa"/>
          </w:tcPr>
          <w:p w14:paraId="5B60ECC2"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SU-ID-CM3-029</w:t>
            </w:r>
          </w:p>
        </w:tc>
        <w:tc>
          <w:tcPr>
            <w:tcW w:w="4500" w:type="dxa"/>
          </w:tcPr>
          <w:p w14:paraId="3067BFEB"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자극 파라미터 계산 결과 공유</w:t>
            </w:r>
          </w:p>
        </w:tc>
      </w:tr>
      <w:tr w:rsidR="00697371" w14:paraId="5AD09785"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2250" w:type="dxa"/>
          </w:tcPr>
          <w:p w14:paraId="388ECD08" w14:textId="77777777" w:rsidR="00697371" w:rsidRDefault="00220104" w:rsidP="00BB7A53">
            <w:pPr>
              <w:pStyle w:val="TDC7"/>
              <w:jc w:val="center"/>
            </w:pPr>
            <w:r>
              <w:t>SI-ID-CM3-003</w:t>
            </w:r>
          </w:p>
        </w:tc>
        <w:tc>
          <w:tcPr>
            <w:tcW w:w="2250" w:type="dxa"/>
          </w:tcPr>
          <w:p w14:paraId="595C7D0D"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SU-ID-CM3-030</w:t>
            </w:r>
          </w:p>
        </w:tc>
        <w:tc>
          <w:tcPr>
            <w:tcW w:w="4500" w:type="dxa"/>
          </w:tcPr>
          <w:p w14:paraId="4C36510F"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내부기 실행 상태 관리</w:t>
            </w:r>
          </w:p>
        </w:tc>
      </w:tr>
      <w:tr w:rsidR="00697371" w14:paraId="7D5B35FA"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2250" w:type="dxa"/>
          </w:tcPr>
          <w:p w14:paraId="0F51B8D0" w14:textId="77777777" w:rsidR="00697371" w:rsidRDefault="00220104" w:rsidP="00BB7A53">
            <w:pPr>
              <w:pStyle w:val="TDC7"/>
              <w:jc w:val="center"/>
            </w:pPr>
            <w:r>
              <w:t>SI-ID-CM3-003</w:t>
            </w:r>
          </w:p>
        </w:tc>
        <w:tc>
          <w:tcPr>
            <w:tcW w:w="2250" w:type="dxa"/>
          </w:tcPr>
          <w:p w14:paraId="4D2BC1D4"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SU-ID-CM3-031</w:t>
            </w:r>
          </w:p>
        </w:tc>
        <w:tc>
          <w:tcPr>
            <w:tcW w:w="4500" w:type="dxa"/>
          </w:tcPr>
          <w:p w14:paraId="22B7B9AF"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내부기 및 송신 전원 초기화</w:t>
            </w:r>
          </w:p>
        </w:tc>
      </w:tr>
      <w:tr w:rsidR="00697371" w14:paraId="05AE1E78"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2250" w:type="dxa"/>
          </w:tcPr>
          <w:p w14:paraId="2F32BBFF" w14:textId="77777777" w:rsidR="00697371" w:rsidRDefault="00220104" w:rsidP="00BB7A53">
            <w:pPr>
              <w:pStyle w:val="TDC7"/>
              <w:jc w:val="center"/>
            </w:pPr>
            <w:r>
              <w:t>SI-ID-CM3-003</w:t>
            </w:r>
          </w:p>
        </w:tc>
        <w:tc>
          <w:tcPr>
            <w:tcW w:w="2250" w:type="dxa"/>
          </w:tcPr>
          <w:p w14:paraId="4862E8FF"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SU-ID-CM3-032</w:t>
            </w:r>
          </w:p>
        </w:tc>
        <w:tc>
          <w:tcPr>
            <w:tcW w:w="4500" w:type="dxa"/>
          </w:tcPr>
          <w:p w14:paraId="159163CB"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실시간 자극 중 연결 확인</w:t>
            </w:r>
          </w:p>
        </w:tc>
      </w:tr>
      <w:tr w:rsidR="00697371" w14:paraId="6321ECD2"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2250" w:type="dxa"/>
          </w:tcPr>
          <w:p w14:paraId="03D38C28" w14:textId="77777777" w:rsidR="00697371" w:rsidRDefault="00220104" w:rsidP="00BB7A53">
            <w:pPr>
              <w:pStyle w:val="TDC7"/>
              <w:jc w:val="center"/>
            </w:pPr>
            <w:r>
              <w:t>SI-ID-CM3-003</w:t>
            </w:r>
          </w:p>
        </w:tc>
        <w:tc>
          <w:tcPr>
            <w:tcW w:w="2250" w:type="dxa"/>
          </w:tcPr>
          <w:p w14:paraId="65B49499"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SU-ID-CM3-033</w:t>
            </w:r>
          </w:p>
        </w:tc>
        <w:tc>
          <w:tcPr>
            <w:tcW w:w="4500" w:type="dxa"/>
          </w:tcPr>
          <w:p w14:paraId="5BB5A904"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매핑 중 연결 확인</w:t>
            </w:r>
          </w:p>
        </w:tc>
      </w:tr>
      <w:tr w:rsidR="00697371" w14:paraId="7C029408"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2250" w:type="dxa"/>
          </w:tcPr>
          <w:p w14:paraId="2787237C" w14:textId="77777777" w:rsidR="00697371" w:rsidRDefault="00220104" w:rsidP="00BB7A53">
            <w:pPr>
              <w:pStyle w:val="TDC7"/>
              <w:jc w:val="center"/>
            </w:pPr>
            <w:r>
              <w:t>SI-ID-CM3-003</w:t>
            </w:r>
          </w:p>
        </w:tc>
        <w:tc>
          <w:tcPr>
            <w:tcW w:w="2250" w:type="dxa"/>
          </w:tcPr>
          <w:p w14:paraId="066914CE"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SU-ID-CM3-034</w:t>
            </w:r>
          </w:p>
        </w:tc>
        <w:tc>
          <w:tcPr>
            <w:tcW w:w="4500" w:type="dxa"/>
          </w:tcPr>
          <w:p w14:paraId="084FE4A0"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FPGA 제어 레지스터와 리셋</w:t>
            </w:r>
          </w:p>
        </w:tc>
      </w:tr>
      <w:tr w:rsidR="00697371" w14:paraId="2F540833"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2250" w:type="dxa"/>
          </w:tcPr>
          <w:p w14:paraId="09F5E2CE" w14:textId="77777777" w:rsidR="00697371" w:rsidRDefault="00220104" w:rsidP="00BB7A53">
            <w:pPr>
              <w:pStyle w:val="TDC7"/>
              <w:jc w:val="center"/>
            </w:pPr>
            <w:r>
              <w:t>SI-ID-CM3-003</w:t>
            </w:r>
          </w:p>
        </w:tc>
        <w:tc>
          <w:tcPr>
            <w:tcW w:w="2250" w:type="dxa"/>
          </w:tcPr>
          <w:p w14:paraId="390AC1E4"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SU-ID-CM3-035</w:t>
            </w:r>
          </w:p>
        </w:tc>
        <w:tc>
          <w:tcPr>
            <w:tcW w:w="4500" w:type="dxa"/>
          </w:tcPr>
          <w:p w14:paraId="6CBD257C"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송신 전력 단계 설정</w:t>
            </w:r>
          </w:p>
        </w:tc>
      </w:tr>
      <w:tr w:rsidR="00697371" w14:paraId="2A1358BF"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2250" w:type="dxa"/>
          </w:tcPr>
          <w:p w14:paraId="45CB53A2" w14:textId="77777777" w:rsidR="00697371" w:rsidRDefault="00220104" w:rsidP="00BB7A53">
            <w:pPr>
              <w:pStyle w:val="TDC7"/>
              <w:jc w:val="center"/>
            </w:pPr>
            <w:r>
              <w:t>SI-ID-CM3-003</w:t>
            </w:r>
          </w:p>
        </w:tc>
        <w:tc>
          <w:tcPr>
            <w:tcW w:w="2250" w:type="dxa"/>
          </w:tcPr>
          <w:p w14:paraId="24545627"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SU-ID-CM3-036</w:t>
            </w:r>
          </w:p>
        </w:tc>
        <w:tc>
          <w:tcPr>
            <w:tcW w:w="4500" w:type="dxa"/>
          </w:tcPr>
          <w:p w14:paraId="5279EA03"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FPGA 상태와 FIFO 접근</w:t>
            </w:r>
          </w:p>
        </w:tc>
      </w:tr>
      <w:tr w:rsidR="00697371" w14:paraId="47E7B657"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2250" w:type="dxa"/>
          </w:tcPr>
          <w:p w14:paraId="43406131" w14:textId="77777777" w:rsidR="00697371" w:rsidRDefault="00220104" w:rsidP="00BB7A53">
            <w:pPr>
              <w:pStyle w:val="TDC7"/>
              <w:jc w:val="center"/>
            </w:pPr>
            <w:r>
              <w:t>SI-ID-CM3-003</w:t>
            </w:r>
          </w:p>
        </w:tc>
        <w:tc>
          <w:tcPr>
            <w:tcW w:w="2250" w:type="dxa"/>
          </w:tcPr>
          <w:p w14:paraId="17DD6B6C"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SU-ID-CM3-037</w:t>
            </w:r>
          </w:p>
        </w:tc>
        <w:tc>
          <w:tcPr>
            <w:tcW w:w="4500" w:type="dxa"/>
          </w:tcPr>
          <w:p w14:paraId="246EC0D0"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펄스폭과 역방향 통신 설정</w:t>
            </w:r>
          </w:p>
        </w:tc>
      </w:tr>
      <w:tr w:rsidR="00697371" w14:paraId="690FCF9E"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2250" w:type="dxa"/>
          </w:tcPr>
          <w:p w14:paraId="1F4B0C16" w14:textId="77777777" w:rsidR="00697371" w:rsidRDefault="00220104" w:rsidP="00BB7A53">
            <w:pPr>
              <w:pStyle w:val="TDC7"/>
              <w:jc w:val="center"/>
            </w:pPr>
            <w:r>
              <w:t>SI-ID-CM3-003</w:t>
            </w:r>
          </w:p>
        </w:tc>
        <w:tc>
          <w:tcPr>
            <w:tcW w:w="2250" w:type="dxa"/>
          </w:tcPr>
          <w:p w14:paraId="1D1B71B9"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SU-ID-CM3-038</w:t>
            </w:r>
          </w:p>
        </w:tc>
        <w:tc>
          <w:tcPr>
            <w:tcW w:w="4500" w:type="dxa"/>
          </w:tcPr>
          <w:p w14:paraId="40E695DB"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주 송신 PMIC 접근</w:t>
            </w:r>
          </w:p>
        </w:tc>
      </w:tr>
      <w:tr w:rsidR="00697371" w14:paraId="2E3B64D7"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2250" w:type="dxa"/>
          </w:tcPr>
          <w:p w14:paraId="1E9CD12B" w14:textId="77777777" w:rsidR="00697371" w:rsidRDefault="00220104" w:rsidP="00BB7A53">
            <w:pPr>
              <w:pStyle w:val="TDC7"/>
              <w:jc w:val="center"/>
            </w:pPr>
            <w:r>
              <w:lastRenderedPageBreak/>
              <w:t>SI-ID-CM3-003</w:t>
            </w:r>
          </w:p>
        </w:tc>
        <w:tc>
          <w:tcPr>
            <w:tcW w:w="2250" w:type="dxa"/>
          </w:tcPr>
          <w:p w14:paraId="01112043"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SU-ID-CM3-039</w:t>
            </w:r>
          </w:p>
        </w:tc>
        <w:tc>
          <w:tcPr>
            <w:tcW w:w="4500" w:type="dxa"/>
          </w:tcPr>
          <w:p w14:paraId="090F6251"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자극 전원 활성과 차단</w:t>
            </w:r>
          </w:p>
        </w:tc>
      </w:tr>
      <w:tr w:rsidR="00697371" w14:paraId="10C1A112"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2250" w:type="dxa"/>
          </w:tcPr>
          <w:p w14:paraId="37985FEA" w14:textId="77777777" w:rsidR="00697371" w:rsidRDefault="00220104" w:rsidP="00BB7A53">
            <w:pPr>
              <w:pStyle w:val="TDC7"/>
              <w:jc w:val="center"/>
            </w:pPr>
            <w:r>
              <w:t>SI-ID-CM3-003</w:t>
            </w:r>
          </w:p>
        </w:tc>
        <w:tc>
          <w:tcPr>
            <w:tcW w:w="2250" w:type="dxa"/>
          </w:tcPr>
          <w:p w14:paraId="6BA460FF"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SU-ID-CM3-040</w:t>
            </w:r>
          </w:p>
        </w:tc>
        <w:tc>
          <w:tcPr>
            <w:tcW w:w="4500" w:type="dxa"/>
          </w:tcPr>
          <w:p w14:paraId="1C29F5A6"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보조 PMIC 접근</w:t>
            </w:r>
          </w:p>
        </w:tc>
      </w:tr>
      <w:tr w:rsidR="00697371" w14:paraId="2D481671"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2250" w:type="dxa"/>
          </w:tcPr>
          <w:p w14:paraId="6F4CF91E" w14:textId="77777777" w:rsidR="00697371" w:rsidRDefault="00220104" w:rsidP="00BB7A53">
            <w:pPr>
              <w:pStyle w:val="TDC7"/>
              <w:jc w:val="center"/>
            </w:pPr>
            <w:r>
              <w:t>SI-ID-CM3-003</w:t>
            </w:r>
          </w:p>
        </w:tc>
        <w:tc>
          <w:tcPr>
            <w:tcW w:w="2250" w:type="dxa"/>
          </w:tcPr>
          <w:p w14:paraId="76FDDBF9"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SU-ID-CM3-041</w:t>
            </w:r>
          </w:p>
        </w:tc>
        <w:tc>
          <w:tcPr>
            <w:tcW w:w="4500" w:type="dxa"/>
          </w:tcPr>
          <w:p w14:paraId="03ECC4D7"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내부기 자극 설정 적용</w:t>
            </w:r>
          </w:p>
        </w:tc>
      </w:tr>
      <w:tr w:rsidR="00697371" w14:paraId="29646754"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2250" w:type="dxa"/>
          </w:tcPr>
          <w:p w14:paraId="4191B894" w14:textId="77777777" w:rsidR="00697371" w:rsidRDefault="00220104" w:rsidP="00BB7A53">
            <w:pPr>
              <w:pStyle w:val="TDC7"/>
              <w:jc w:val="center"/>
            </w:pPr>
            <w:r>
              <w:t>SI-ID-CM3-003</w:t>
            </w:r>
          </w:p>
        </w:tc>
        <w:tc>
          <w:tcPr>
            <w:tcW w:w="2250" w:type="dxa"/>
          </w:tcPr>
          <w:p w14:paraId="0E62E334"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SU-ID-CM3-042</w:t>
            </w:r>
          </w:p>
        </w:tc>
        <w:tc>
          <w:tcPr>
            <w:tcW w:w="4500" w:type="dxa"/>
          </w:tcPr>
          <w:p w14:paraId="02B308C7"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내부기 및 사용자 설정 저장</w:t>
            </w:r>
          </w:p>
        </w:tc>
      </w:tr>
      <w:tr w:rsidR="00697371" w14:paraId="6B04D23A"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2250" w:type="dxa"/>
          </w:tcPr>
          <w:p w14:paraId="0BDCBB5E" w14:textId="77777777" w:rsidR="00697371" w:rsidRDefault="00220104" w:rsidP="00BB7A53">
            <w:pPr>
              <w:pStyle w:val="TDC7"/>
              <w:jc w:val="center"/>
            </w:pPr>
            <w:r>
              <w:t>SI-ID-CM3-003</w:t>
            </w:r>
          </w:p>
        </w:tc>
        <w:tc>
          <w:tcPr>
            <w:tcW w:w="2250" w:type="dxa"/>
          </w:tcPr>
          <w:p w14:paraId="2E0CB1F5"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SU-ID-CM3-043</w:t>
            </w:r>
          </w:p>
        </w:tc>
        <w:tc>
          <w:tcPr>
            <w:tcW w:w="4500" w:type="dxa"/>
          </w:tcPr>
          <w:p w14:paraId="3813CF4F"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맵 저장과 삭제 범위</w:t>
            </w:r>
          </w:p>
        </w:tc>
      </w:tr>
      <w:tr w:rsidR="00697371" w14:paraId="1042AC2B"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2250" w:type="dxa"/>
          </w:tcPr>
          <w:p w14:paraId="3301F4AE" w14:textId="77777777" w:rsidR="00697371" w:rsidRDefault="00220104" w:rsidP="00BB7A53">
            <w:pPr>
              <w:pStyle w:val="TDC7"/>
              <w:jc w:val="center"/>
            </w:pPr>
            <w:r>
              <w:t>SI-ID-CM3-003</w:t>
            </w:r>
          </w:p>
        </w:tc>
        <w:tc>
          <w:tcPr>
            <w:tcW w:w="2250" w:type="dxa"/>
          </w:tcPr>
          <w:p w14:paraId="6D14898E"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SU-ID-CM3-044</w:t>
            </w:r>
          </w:p>
        </w:tc>
        <w:tc>
          <w:tcPr>
            <w:tcW w:w="4500" w:type="dxa"/>
          </w:tcPr>
          <w:p w14:paraId="47EDFE54"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자극 알림 실행</w:t>
            </w:r>
          </w:p>
        </w:tc>
      </w:tr>
      <w:tr w:rsidR="00697371" w14:paraId="399761CF"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2250" w:type="dxa"/>
          </w:tcPr>
          <w:p w14:paraId="68D3A451" w14:textId="77777777" w:rsidR="00697371" w:rsidRDefault="00220104" w:rsidP="00BB7A53">
            <w:pPr>
              <w:pStyle w:val="TDC7"/>
              <w:jc w:val="center"/>
            </w:pPr>
            <w:r>
              <w:t>SI-ID-CM3-004</w:t>
            </w:r>
          </w:p>
        </w:tc>
        <w:tc>
          <w:tcPr>
            <w:tcW w:w="2250" w:type="dxa"/>
          </w:tcPr>
          <w:p w14:paraId="1A53A832"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SU-ID-CM3-045</w:t>
            </w:r>
          </w:p>
        </w:tc>
        <w:tc>
          <w:tcPr>
            <w:tcW w:w="4500" w:type="dxa"/>
          </w:tcPr>
          <w:p w14:paraId="166847CE"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QCC 수신 분류와 시스템 정보 응답</w:t>
            </w:r>
          </w:p>
        </w:tc>
      </w:tr>
      <w:tr w:rsidR="00697371" w14:paraId="6B280705"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2250" w:type="dxa"/>
          </w:tcPr>
          <w:p w14:paraId="7F900FF9" w14:textId="77777777" w:rsidR="00697371" w:rsidRDefault="00220104" w:rsidP="00BB7A53">
            <w:pPr>
              <w:pStyle w:val="TDC7"/>
              <w:jc w:val="center"/>
            </w:pPr>
            <w:r>
              <w:t>SI-ID-CM3-004</w:t>
            </w:r>
          </w:p>
        </w:tc>
        <w:tc>
          <w:tcPr>
            <w:tcW w:w="2250" w:type="dxa"/>
          </w:tcPr>
          <w:p w14:paraId="54C1B220"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SU-ID-CM3-046</w:t>
            </w:r>
          </w:p>
        </w:tc>
        <w:tc>
          <w:tcPr>
            <w:tcW w:w="4500" w:type="dxa"/>
          </w:tcPr>
          <w:p w14:paraId="25DB5A68"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리모콘 명령 처리</w:t>
            </w:r>
          </w:p>
        </w:tc>
      </w:tr>
      <w:tr w:rsidR="00697371" w14:paraId="6A3D5C46"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2250" w:type="dxa"/>
          </w:tcPr>
          <w:p w14:paraId="79A23057" w14:textId="77777777" w:rsidR="00697371" w:rsidRDefault="00220104" w:rsidP="00BB7A53">
            <w:pPr>
              <w:pStyle w:val="TDC7"/>
              <w:jc w:val="center"/>
            </w:pPr>
            <w:r>
              <w:t>SI-ID-CM3-004</w:t>
            </w:r>
          </w:p>
        </w:tc>
        <w:tc>
          <w:tcPr>
            <w:tcW w:w="2250" w:type="dxa"/>
          </w:tcPr>
          <w:p w14:paraId="5E257E9A"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SU-ID-CM3-047</w:t>
            </w:r>
          </w:p>
        </w:tc>
        <w:tc>
          <w:tcPr>
            <w:tcW w:w="4500" w:type="dxa"/>
          </w:tcPr>
          <w:p w14:paraId="5F76C3AB"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입력 게인 명령 처리</w:t>
            </w:r>
          </w:p>
        </w:tc>
      </w:tr>
      <w:tr w:rsidR="00697371" w14:paraId="1A956A41"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2250" w:type="dxa"/>
          </w:tcPr>
          <w:p w14:paraId="4F09CB83" w14:textId="77777777" w:rsidR="00697371" w:rsidRDefault="00220104" w:rsidP="00BB7A53">
            <w:pPr>
              <w:pStyle w:val="TDC7"/>
              <w:jc w:val="center"/>
            </w:pPr>
            <w:r>
              <w:t>SI-ID-CM3-004</w:t>
            </w:r>
          </w:p>
        </w:tc>
        <w:tc>
          <w:tcPr>
            <w:tcW w:w="2250" w:type="dxa"/>
          </w:tcPr>
          <w:p w14:paraId="45D13183"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SU-ID-CM3-048</w:t>
            </w:r>
          </w:p>
        </w:tc>
        <w:tc>
          <w:tcPr>
            <w:tcW w:w="4500" w:type="dxa"/>
          </w:tcPr>
          <w:p w14:paraId="05654F07"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매핑 연결 및 종료 상태</w:t>
            </w:r>
          </w:p>
        </w:tc>
      </w:tr>
      <w:tr w:rsidR="00697371" w14:paraId="493BCA9B"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2250" w:type="dxa"/>
          </w:tcPr>
          <w:p w14:paraId="711A079E" w14:textId="77777777" w:rsidR="00697371" w:rsidRDefault="00220104" w:rsidP="00BB7A53">
            <w:pPr>
              <w:pStyle w:val="TDC7"/>
              <w:jc w:val="center"/>
            </w:pPr>
            <w:r>
              <w:t>SI-ID-CM3-004</w:t>
            </w:r>
          </w:p>
        </w:tc>
        <w:tc>
          <w:tcPr>
            <w:tcW w:w="2250" w:type="dxa"/>
          </w:tcPr>
          <w:p w14:paraId="0EA32798"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SU-ID-CM3-049</w:t>
            </w:r>
          </w:p>
        </w:tc>
        <w:tc>
          <w:tcPr>
            <w:tcW w:w="4500" w:type="dxa"/>
          </w:tcPr>
          <w:p w14:paraId="2432BAFA"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매핑 명령 실행</w:t>
            </w:r>
          </w:p>
        </w:tc>
      </w:tr>
      <w:tr w:rsidR="00697371" w14:paraId="345C4C39"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2250" w:type="dxa"/>
          </w:tcPr>
          <w:p w14:paraId="15D88895" w14:textId="77777777" w:rsidR="00697371" w:rsidRDefault="00220104" w:rsidP="00BB7A53">
            <w:pPr>
              <w:pStyle w:val="TDC7"/>
              <w:jc w:val="center"/>
            </w:pPr>
            <w:r>
              <w:t>SI-ID-CM3-004</w:t>
            </w:r>
          </w:p>
        </w:tc>
        <w:tc>
          <w:tcPr>
            <w:tcW w:w="2250" w:type="dxa"/>
          </w:tcPr>
          <w:p w14:paraId="2EFC81AA"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SU-ID-CM3-050</w:t>
            </w:r>
          </w:p>
        </w:tc>
        <w:tc>
          <w:tcPr>
            <w:tcW w:w="4500" w:type="dxa"/>
          </w:tcPr>
          <w:p w14:paraId="28071FD1"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OTA 세션 시작과 종료</w:t>
            </w:r>
          </w:p>
        </w:tc>
      </w:tr>
      <w:tr w:rsidR="00697371" w14:paraId="3B37C39B"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2250" w:type="dxa"/>
          </w:tcPr>
          <w:p w14:paraId="53E5027E" w14:textId="77777777" w:rsidR="00697371" w:rsidRDefault="00220104" w:rsidP="00BB7A53">
            <w:pPr>
              <w:pStyle w:val="TDC7"/>
              <w:jc w:val="center"/>
            </w:pPr>
            <w:r>
              <w:t>SI-ID-CM3-004</w:t>
            </w:r>
          </w:p>
        </w:tc>
        <w:tc>
          <w:tcPr>
            <w:tcW w:w="2250" w:type="dxa"/>
          </w:tcPr>
          <w:p w14:paraId="139D892C"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SU-ID-CM3-051</w:t>
            </w:r>
          </w:p>
        </w:tc>
        <w:tc>
          <w:tcPr>
            <w:tcW w:w="4500" w:type="dxa"/>
          </w:tcPr>
          <w:p w14:paraId="1DA417F5"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OTA 데이터와 기동 위치 명령</w:t>
            </w:r>
          </w:p>
        </w:tc>
      </w:tr>
    </w:tbl>
    <w:p w14:paraId="6557F496" w14:textId="77777777" w:rsidR="000A4182" w:rsidRDefault="000A4182">
      <w:pPr>
        <w:pStyle w:val="TDC10"/>
        <w:spacing w:after="0"/>
      </w:pPr>
    </w:p>
    <w:p w14:paraId="7A4F122E" w14:textId="77777777" w:rsidR="00697371" w:rsidRDefault="00220104" w:rsidP="00BB7A53">
      <w:pPr>
        <w:pStyle w:val="TDC2"/>
        <w:pageBreakBefore/>
      </w:pPr>
      <w:bookmarkStart w:id="238" w:name="_Toc180573626"/>
      <w:bookmarkStart w:id="239" w:name="_Toc242778128"/>
      <w:r>
        <w:lastRenderedPageBreak/>
        <w:t>System Control Module</w:t>
      </w:r>
      <w:bookmarkEnd w:id="238"/>
      <w:bookmarkEnd w:id="239"/>
    </w:p>
    <w:p w14:paraId="467959EF" w14:textId="0FF6EB01" w:rsidR="00697371" w:rsidRDefault="00220104" w:rsidP="00BB7A53">
      <w:pPr>
        <w:pStyle w:val="TDC3"/>
      </w:pPr>
      <w:bookmarkStart w:id="240" w:name="_Toc180573627"/>
      <w:bookmarkStart w:id="241" w:name="_Toc242778129"/>
      <w:r>
        <w:t xml:space="preserve">SI-ID-CM3-001, 시스템 </w:t>
      </w:r>
      <w:bookmarkEnd w:id="240"/>
      <w:r>
        <w:t>제어 모듈</w:t>
      </w:r>
      <w:bookmarkEnd w:id="241"/>
    </w:p>
    <w:p w14:paraId="4ADFE749" w14:textId="68016285" w:rsidR="00697371" w:rsidRDefault="00220104" w:rsidP="00BB7A53">
      <w:pPr>
        <w:pStyle w:val="TDC4"/>
      </w:pPr>
      <w:r>
        <w:t>SU-ID-CM3-001, CM3 주변장치 초기화</w:t>
      </w:r>
    </w:p>
    <w:p w14:paraId="0AB8C2A0" w14:textId="77777777" w:rsidR="00084C76" w:rsidRDefault="00084C76" w:rsidP="00BB7A53">
      <w:pPr>
        <w:pStyle w:val="TDC40"/>
        <w:keepNext/>
      </w:pPr>
      <w:r>
        <w:t>정상 반복 처리가 시작되기 전에 통신과 주기 이벤트의 실행 환경을 준비하고, 연결 이력을 남길 감사기록 저장 영역을 초기화한다.</w:t>
      </w:r>
    </w:p>
    <w:p w14:paraId="6D0F2533" w14:textId="77777777" w:rsidR="00084C76" w:rsidRDefault="00084C76">
      <w:pPr>
        <w:pStyle w:val="TDC42"/>
      </w:pPr>
      <w:r>
        <w:t xml:space="preserve">표 </w:t>
      </w:r>
      <w:r>
        <w:fldChar w:fldCharType="begin"/>
      </w:r>
      <w:r>
        <w:instrText>SEQ 표 \* ARABIC</w:instrText>
      </w:r>
      <w:r>
        <w:fldChar w:fldCharType="separate"/>
      </w:r>
      <w:r w:rsidR="001A0C22">
        <w:rPr>
          <w:noProof/>
        </w:rPr>
        <w:t>94</w:t>
      </w:r>
      <w:r>
        <w:fldChar w:fldCharType="end"/>
      </w:r>
      <w:r>
        <w:t>. CM3 주변장치 초기화 / 유닛 설계 내용</w:t>
      </w:r>
    </w:p>
    <w:tbl>
      <w:tblPr>
        <w:tblStyle w:val="TDC41"/>
        <w:tblW w:w="8816" w:type="dxa"/>
        <w:tblLayout w:type="fixed"/>
        <w:tblLook w:val="04A0" w:firstRow="1" w:lastRow="0" w:firstColumn="1" w:lastColumn="0" w:noHBand="0" w:noVBand="1"/>
      </w:tblPr>
      <w:tblGrid>
        <w:gridCol w:w="1304"/>
        <w:gridCol w:w="7512"/>
      </w:tblGrid>
      <w:tr w:rsidR="00084C76" w14:paraId="40D30AF0"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791314C1" w14:textId="77777777" w:rsidR="00084C76" w:rsidRDefault="00084C76">
            <w:pPr>
              <w:pStyle w:val="TDC0"/>
            </w:pPr>
            <w:r>
              <w:t>항목</w:t>
            </w:r>
          </w:p>
        </w:tc>
        <w:tc>
          <w:tcPr>
            <w:tcW w:w="7512" w:type="dxa"/>
          </w:tcPr>
          <w:p w14:paraId="6C101A6F"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설계 내용</w:t>
            </w:r>
          </w:p>
        </w:tc>
      </w:tr>
      <w:tr w:rsidR="00084C76" w14:paraId="09B96A54"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7B576157" w14:textId="77777777" w:rsidR="00084C76" w:rsidRDefault="00084C76">
            <w:pPr>
              <w:pStyle w:val="TDCe"/>
            </w:pPr>
            <w:r>
              <w:t>입력</w:t>
            </w:r>
          </w:p>
        </w:tc>
        <w:tc>
          <w:tcPr>
            <w:tcW w:w="7512" w:type="dxa"/>
          </w:tcPr>
          <w:p w14:paraId="623E43BC"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기동 상태, 보드 주변장치 설정, 기존 감사기록 파일</w:t>
            </w:r>
          </w:p>
        </w:tc>
      </w:tr>
      <w:tr w:rsidR="00084C76" w14:paraId="03DF88FA"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2930C2A1" w14:textId="77777777" w:rsidR="00084C76" w:rsidRDefault="00084C76">
            <w:pPr>
              <w:pStyle w:val="TDCe"/>
            </w:pPr>
            <w:r>
              <w:t>출력</w:t>
            </w:r>
          </w:p>
        </w:tc>
        <w:tc>
          <w:tcPr>
            <w:tcW w:w="7512" w:type="dxa"/>
          </w:tcPr>
          <w:p w14:paraId="4EA7511C"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I2C/SPI/DMA/인터럽트 초기 상태, 감사기록 파일의 식별자/기록 수/다음 기록 위치</w:t>
            </w:r>
          </w:p>
        </w:tc>
      </w:tr>
      <w:tr w:rsidR="00084C76" w14:paraId="200CABDA"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31967E37" w14:textId="77777777" w:rsidR="00084C76" w:rsidRDefault="00084C76">
            <w:pPr>
              <w:pStyle w:val="TDCe"/>
            </w:pPr>
            <w:r>
              <w:t>처리</w:t>
            </w:r>
          </w:p>
        </w:tc>
        <w:tc>
          <w:tcPr>
            <w:tcW w:w="7512" w:type="dxa"/>
          </w:tcPr>
          <w:p w14:paraId="7574E1F0"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초기화 진입점에서 인터럽트와 DMA 상태를 정리하고 I2C와 SPI를 설정한다. 주변장치 설정 완료 후 필요한 인터럽트와 전송 경로를 허용한다.</w:t>
            </w:r>
            <w:r>
              <w:br/>
              <w:t>감사기록을 쓰기 전에 저장 영역을 연다. 파일 크기, 식별자, 기록 수와 다음 기록 위치가 유효하면 기존 내용을 보존한다. 파일이 없거나 정보가 유효하지 않으면 저장 영역을 비우고 식별자와 초기 상태를 기록한다. 초기화 후 파일의 변경 내용을 저장하고 닫는다.</w:t>
            </w:r>
          </w:p>
        </w:tc>
      </w:tr>
    </w:tbl>
    <w:p w14:paraId="212980D2" w14:textId="77777777" w:rsidR="00084C76" w:rsidRDefault="00084C76" w:rsidP="00BB7A53">
      <w:pPr>
        <w:pStyle w:val="TDC40"/>
        <w:spacing w:after="0"/>
      </w:pPr>
    </w:p>
    <w:p w14:paraId="503FBBB9" w14:textId="77777777" w:rsidR="00084C76" w:rsidRDefault="00084C76">
      <w:pPr>
        <w:pStyle w:val="TDC42"/>
      </w:pPr>
      <w:r>
        <w:t xml:space="preserve">표 </w:t>
      </w:r>
      <w:r>
        <w:fldChar w:fldCharType="begin"/>
      </w:r>
      <w:r>
        <w:instrText>SEQ 표 \* ARABIC</w:instrText>
      </w:r>
      <w:r>
        <w:fldChar w:fldCharType="separate"/>
      </w:r>
      <w:r w:rsidR="001A0C22">
        <w:rPr>
          <w:noProof/>
        </w:rPr>
        <w:t>95</w:t>
      </w:r>
      <w:r>
        <w:fldChar w:fldCharType="end"/>
      </w:r>
      <w:r>
        <w:t>. CM3 주변장치 초기화 / 구현 조건</w:t>
      </w:r>
    </w:p>
    <w:tbl>
      <w:tblPr>
        <w:tblStyle w:val="TDC41"/>
        <w:tblW w:w="8816" w:type="dxa"/>
        <w:tblLayout w:type="fixed"/>
        <w:tblLook w:val="04A0" w:firstRow="1" w:lastRow="0" w:firstColumn="1" w:lastColumn="0" w:noHBand="0" w:noVBand="1"/>
      </w:tblPr>
      <w:tblGrid>
        <w:gridCol w:w="1304"/>
        <w:gridCol w:w="7512"/>
      </w:tblGrid>
      <w:tr w:rsidR="00084C76" w14:paraId="26A7719F"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38119454" w14:textId="77777777" w:rsidR="00084C76" w:rsidRDefault="00084C76">
            <w:pPr>
              <w:pStyle w:val="TDC0"/>
            </w:pPr>
            <w:r>
              <w:t>구분</w:t>
            </w:r>
          </w:p>
        </w:tc>
        <w:tc>
          <w:tcPr>
            <w:tcW w:w="7512" w:type="dxa"/>
          </w:tcPr>
          <w:p w14:paraId="1574387B"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구현 조건</w:t>
            </w:r>
          </w:p>
        </w:tc>
      </w:tr>
      <w:tr w:rsidR="00084C76" w14:paraId="12B1EF4A"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00BE9750" w14:textId="77777777" w:rsidR="00084C76" w:rsidRDefault="00084C76">
            <w:pPr>
              <w:pStyle w:val="TDCe"/>
            </w:pPr>
            <w:r>
              <w:t>관련 함수</w:t>
            </w:r>
          </w:p>
        </w:tc>
        <w:tc>
          <w:tcPr>
            <w:tcW w:w="7512" w:type="dxa"/>
          </w:tcPr>
          <w:p w14:paraId="2ABF9488" w14:textId="77777777" w:rsidR="00084C76" w:rsidRPr="00BB7A53" w:rsidRDefault="00084C76">
            <w:pPr>
              <w:pStyle w:val="TDCf"/>
              <w:cnfStyle w:val="000000000000" w:firstRow="0" w:lastRow="0" w:firstColumn="0" w:lastColumn="0" w:oddVBand="0" w:evenVBand="0" w:oddHBand="0" w:evenHBand="0" w:firstRowFirstColumn="0" w:firstRowLastColumn="0" w:lastRowFirstColumn="0" w:lastRowLastColumn="0"/>
              <w:rPr>
                <w:lang w:val="en-US"/>
              </w:rPr>
            </w:pPr>
            <w:r w:rsidRPr="00BB7A53">
              <w:rPr>
                <w:lang w:val="en-US"/>
              </w:rPr>
              <w:t>Initialize, init_I2c, init_cm3_SPI, ci_SPI_enable_DMA / ci_timer_init, ci_event_log_init</w:t>
            </w:r>
          </w:p>
        </w:tc>
      </w:tr>
      <w:tr w:rsidR="00084C76" w14:paraId="78B732D1"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4F35AC9B" w14:textId="77777777" w:rsidR="00084C76" w:rsidRDefault="00084C76">
            <w:pPr>
              <w:pStyle w:val="TDCe"/>
            </w:pPr>
            <w:r>
              <w:lastRenderedPageBreak/>
              <w:t>동작 조건</w:t>
            </w:r>
          </w:p>
        </w:tc>
        <w:tc>
          <w:tcPr>
            <w:tcW w:w="7512" w:type="dxa"/>
          </w:tcPr>
          <w:p w14:paraId="592B99C6"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주변장치 사용보다 초기화가 먼저 이루어져야 한다. 감사기록 영역은 4,096바이트이며, 앞의 16바이트에 식별자 12바이트와 다음 기록 위치/기록 수 각 2바이트를 둔다. 이어서 16바이트 기록을 최대 255개 저장한다. 초기 기록 수와 다음 위치는 0이다. 유효한 다음 위치는 0~254, 기록 수는 0~255이다.</w:t>
            </w:r>
            <w:r>
              <w:br/>
              <w:t>파일 열기, 필요한 초기화 기록, 변경 내용 저장 또는 닫기에 실패하면 실패(-1)를 반환하고, 정상 완료 시 0을 반환하도록 한다.</w:t>
            </w:r>
          </w:p>
        </w:tc>
      </w:tr>
    </w:tbl>
    <w:p w14:paraId="27257FBA" w14:textId="77777777" w:rsidR="00084C76" w:rsidRDefault="00084C76" w:rsidP="00BB7A53">
      <w:pPr>
        <w:pStyle w:val="TDC40"/>
        <w:spacing w:after="0"/>
      </w:pPr>
    </w:p>
    <w:p w14:paraId="18C641CB" w14:textId="7F024BCA" w:rsidR="00697371" w:rsidRDefault="00220104" w:rsidP="00BB7A53">
      <w:pPr>
        <w:pStyle w:val="TDC4"/>
      </w:pPr>
      <w:r>
        <w:t>SU-ID-CM3-002, 터치 센서 초기화</w:t>
      </w:r>
    </w:p>
    <w:p w14:paraId="08D6B7BB" w14:textId="77777777" w:rsidR="00084C76" w:rsidRDefault="00084C76" w:rsidP="00BB7A53">
      <w:pPr>
        <w:pStyle w:val="TDC40"/>
        <w:keepNext/>
      </w:pPr>
      <w:r>
        <w:t>전원 인가 직후의 센서 상태를 정리하여 터치 판정의 시작 조건을 만든다.</w:t>
      </w:r>
    </w:p>
    <w:p w14:paraId="30533024" w14:textId="77777777" w:rsidR="00084C76" w:rsidRDefault="00084C76">
      <w:pPr>
        <w:pStyle w:val="TDC42"/>
      </w:pPr>
      <w:r>
        <w:t xml:space="preserve">표 </w:t>
      </w:r>
      <w:r>
        <w:fldChar w:fldCharType="begin"/>
      </w:r>
      <w:r>
        <w:instrText>SEQ 표 \* ARABIC</w:instrText>
      </w:r>
      <w:r>
        <w:fldChar w:fldCharType="separate"/>
      </w:r>
      <w:r w:rsidR="001A0C22">
        <w:rPr>
          <w:noProof/>
        </w:rPr>
        <w:t>96</w:t>
      </w:r>
      <w:r>
        <w:fldChar w:fldCharType="end"/>
      </w:r>
      <w:r>
        <w:t>. 터치 센서 초기화 / 유닛 설계 내용</w:t>
      </w:r>
    </w:p>
    <w:tbl>
      <w:tblPr>
        <w:tblStyle w:val="TDC41"/>
        <w:tblW w:w="8816" w:type="dxa"/>
        <w:tblLayout w:type="fixed"/>
        <w:tblLook w:val="04A0" w:firstRow="1" w:lastRow="0" w:firstColumn="1" w:lastColumn="0" w:noHBand="0" w:noVBand="1"/>
      </w:tblPr>
      <w:tblGrid>
        <w:gridCol w:w="1304"/>
        <w:gridCol w:w="7512"/>
      </w:tblGrid>
      <w:tr w:rsidR="00084C76" w14:paraId="2B4C6E19"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026A9931" w14:textId="77777777" w:rsidR="00084C76" w:rsidRDefault="00084C76">
            <w:pPr>
              <w:pStyle w:val="TDC0"/>
            </w:pPr>
            <w:r>
              <w:t>항목</w:t>
            </w:r>
          </w:p>
        </w:tc>
        <w:tc>
          <w:tcPr>
            <w:tcW w:w="7512" w:type="dxa"/>
          </w:tcPr>
          <w:p w14:paraId="4E83A48C"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설계 내용</w:t>
            </w:r>
          </w:p>
        </w:tc>
      </w:tr>
      <w:tr w:rsidR="00084C76" w14:paraId="3BE7AA21"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2E287A64" w14:textId="77777777" w:rsidR="00084C76" w:rsidRDefault="00084C76">
            <w:pPr>
              <w:pStyle w:val="TDCe"/>
            </w:pPr>
            <w:r>
              <w:t>입력</w:t>
            </w:r>
          </w:p>
        </w:tc>
        <w:tc>
          <w:tcPr>
            <w:tcW w:w="7512" w:type="dxa"/>
          </w:tcPr>
          <w:p w14:paraId="61EC28D7"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센서 리셋 및 설정 테이블</w:t>
            </w:r>
          </w:p>
        </w:tc>
      </w:tr>
      <w:tr w:rsidR="00084C76" w14:paraId="74D1F91F"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41768EA7" w14:textId="77777777" w:rsidR="00084C76" w:rsidRDefault="00084C76">
            <w:pPr>
              <w:pStyle w:val="TDCe"/>
            </w:pPr>
            <w:r>
              <w:t>출력</w:t>
            </w:r>
          </w:p>
        </w:tc>
        <w:tc>
          <w:tcPr>
            <w:tcW w:w="7512" w:type="dxa"/>
          </w:tcPr>
          <w:p w14:paraId="7C4B6E43"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센서 초기화 진행 상태와 적용 설정</w:t>
            </w:r>
          </w:p>
        </w:tc>
      </w:tr>
      <w:tr w:rsidR="00084C76" w14:paraId="5EC4B21C"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364F12F9" w14:textId="77777777" w:rsidR="00084C76" w:rsidRDefault="00084C76">
            <w:pPr>
              <w:pStyle w:val="TDCe"/>
            </w:pPr>
            <w:r>
              <w:t>처리</w:t>
            </w:r>
          </w:p>
        </w:tc>
        <w:tc>
          <w:tcPr>
            <w:tcW w:w="7512" w:type="dxa"/>
          </w:tcPr>
          <w:p w14:paraId="1297A5EA"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센서 리셋 후 초기화 상태를 시작하고 설정 테이블을 I2C로 적용한다. 센서 준비 상태를 확인한 뒤 일반 입력 처리를 허용한다.</w:t>
            </w:r>
          </w:p>
        </w:tc>
      </w:tr>
    </w:tbl>
    <w:p w14:paraId="3AF1CD8A" w14:textId="77777777" w:rsidR="00084C76" w:rsidRDefault="00084C76" w:rsidP="00BB7A53">
      <w:pPr>
        <w:pStyle w:val="TDC40"/>
        <w:spacing w:after="0"/>
      </w:pPr>
    </w:p>
    <w:p w14:paraId="6966FA27" w14:textId="77777777" w:rsidR="00084C76" w:rsidRDefault="00084C76">
      <w:pPr>
        <w:pStyle w:val="TDC42"/>
      </w:pPr>
      <w:r>
        <w:t xml:space="preserve">표 </w:t>
      </w:r>
      <w:r>
        <w:fldChar w:fldCharType="begin"/>
      </w:r>
      <w:r>
        <w:instrText>SEQ 표 \* ARABIC</w:instrText>
      </w:r>
      <w:r>
        <w:fldChar w:fldCharType="separate"/>
      </w:r>
      <w:r w:rsidR="001A0C22">
        <w:rPr>
          <w:noProof/>
        </w:rPr>
        <w:t>97</w:t>
      </w:r>
      <w:r>
        <w:fldChar w:fldCharType="end"/>
      </w:r>
      <w:r>
        <w:t>. 터치 센서 초기화 / 구현 조건</w:t>
      </w:r>
    </w:p>
    <w:tbl>
      <w:tblPr>
        <w:tblStyle w:val="TDC41"/>
        <w:tblW w:w="8816" w:type="dxa"/>
        <w:tblLayout w:type="fixed"/>
        <w:tblLook w:val="04A0" w:firstRow="1" w:lastRow="0" w:firstColumn="1" w:lastColumn="0" w:noHBand="0" w:noVBand="1"/>
      </w:tblPr>
      <w:tblGrid>
        <w:gridCol w:w="1304"/>
        <w:gridCol w:w="7512"/>
      </w:tblGrid>
      <w:tr w:rsidR="00084C76" w14:paraId="2B0D4603"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2E978DE6" w14:textId="77777777" w:rsidR="00084C76" w:rsidRDefault="00084C76">
            <w:pPr>
              <w:pStyle w:val="TDC0"/>
            </w:pPr>
            <w:r>
              <w:t>구분</w:t>
            </w:r>
          </w:p>
        </w:tc>
        <w:tc>
          <w:tcPr>
            <w:tcW w:w="7512" w:type="dxa"/>
          </w:tcPr>
          <w:p w14:paraId="072B8155"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구현 조건</w:t>
            </w:r>
          </w:p>
        </w:tc>
      </w:tr>
      <w:tr w:rsidR="00084C76" w14:paraId="54A92281"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3743BA68" w14:textId="77777777" w:rsidR="00084C76" w:rsidRDefault="00084C76">
            <w:pPr>
              <w:pStyle w:val="TDCe"/>
            </w:pPr>
            <w:r>
              <w:t>관련 함수</w:t>
            </w:r>
          </w:p>
        </w:tc>
        <w:tc>
          <w:tcPr>
            <w:tcW w:w="7512" w:type="dxa"/>
          </w:tcPr>
          <w:p w14:paraId="3C52EF0A" w14:textId="77777777" w:rsidR="00084C76" w:rsidRPr="00BB7A53" w:rsidRDefault="00084C76">
            <w:pPr>
              <w:pStyle w:val="TDCf"/>
              <w:cnfStyle w:val="000000000000" w:firstRow="0" w:lastRow="0" w:firstColumn="0" w:lastColumn="0" w:oddVBand="0" w:evenVBand="0" w:oddHBand="0" w:evenHBand="0" w:firstRowFirstColumn="0" w:firstRowLastColumn="0" w:lastRowFirstColumn="0" w:lastRowLastColumn="0"/>
              <w:rPr>
                <w:lang w:val="en-US"/>
              </w:rPr>
            </w:pPr>
            <w:r w:rsidRPr="00BB7A53">
              <w:rPr>
                <w:lang w:val="en-US"/>
              </w:rPr>
              <w:t>tdc_touch_iqs323_mclr, tdc_touch_init_begin, tdc_touch_iqs323_apply_settings, public_touch_settings</w:t>
            </w:r>
          </w:p>
        </w:tc>
      </w:tr>
      <w:tr w:rsidR="00084C76" w14:paraId="454EF6FF"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779DA0D3" w14:textId="77777777" w:rsidR="00084C76" w:rsidRDefault="00084C76">
            <w:pPr>
              <w:pStyle w:val="TDCe"/>
            </w:pPr>
            <w:r>
              <w:t>동작 조건</w:t>
            </w:r>
          </w:p>
        </w:tc>
        <w:tc>
          <w:tcPr>
            <w:tcW w:w="7512" w:type="dxa"/>
          </w:tcPr>
          <w:p w14:paraId="752FC96B"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초기화 중인 센서 값을 일반 터치 이벤트로 처리하지 않고 설정/준비 단계를 거쳐야 한다.</w:t>
            </w:r>
          </w:p>
        </w:tc>
      </w:tr>
    </w:tbl>
    <w:p w14:paraId="0166687C" w14:textId="77777777" w:rsidR="00084C76" w:rsidRDefault="00084C76" w:rsidP="00BB7A53">
      <w:pPr>
        <w:pStyle w:val="TDC40"/>
        <w:spacing w:after="0"/>
      </w:pPr>
    </w:p>
    <w:p w14:paraId="2818D4D4" w14:textId="77777777" w:rsidR="00697371" w:rsidRPr="00E00010" w:rsidRDefault="00220104" w:rsidP="00BB7A53">
      <w:pPr>
        <w:pStyle w:val="TDC43"/>
      </w:pPr>
      <w:r w:rsidRPr="00BB7A53">
        <w:rPr>
          <w:b/>
          <w:bCs/>
        </w:rPr>
        <w:t xml:space="preserve">흐름 참고 : </w:t>
      </w:r>
      <w:r w:rsidRPr="00BB7A53">
        <w:t>시간 초과 시에도 경고 후 설정 적용으로 진행한다. 초기화가 끝나기 전에는 정상 터치 이벤트를 만들지 않는다.</w:t>
      </w:r>
    </w:p>
    <w:p w14:paraId="5BA99105" w14:textId="77777777" w:rsidR="00BA1805" w:rsidRPr="00E00010" w:rsidRDefault="00BA1805" w:rsidP="00BB7A53">
      <w:pPr>
        <w:pStyle w:val="TDC44"/>
      </w:pPr>
      <w:r w:rsidRPr="00E00010">
        <w:rPr>
          <w:noProof/>
        </w:rPr>
        <w:lastRenderedPageBreak/>
        <w:drawing>
          <wp:inline distT="0" distB="0" distL="0" distR="0" wp14:anchorId="3E4EBC4E" wp14:editId="0010EAF7">
            <wp:extent cx="4320000" cy="4444200"/>
            <wp:effectExtent l="0" t="0" r="0" b="0"/>
            <wp:docPr id="1011" name="Flow CM3-002" descr="SU-ID-CM3-002 터치 센서 초기화 설계 순서도">
              <a:extLst xmlns:a="http://schemas.openxmlformats.org/drawingml/2006/main">
                <a:ext uri="{FF2B5EF4-FFF2-40B4-BE49-F238E27FC236}">
                  <a16:creationId xmlns:a16="http://schemas.microsoft.com/office/drawing/2014/main" id="{E8B69799-F488-0C76-6806-D41022ABA0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그림 256" descr="스크린샷, 어둠, 블랙, 밤이(가) 표시된 사진&#10;&#10;자동 생성된 설명">
                      <a:extLst>
                        <a:ext uri="{FF2B5EF4-FFF2-40B4-BE49-F238E27FC236}">
                          <a16:creationId xmlns:a16="http://schemas.microsoft.com/office/drawing/2014/main" id="{E8B69799-F488-0C76-6806-D41022ABA043}"/>
                        </a:ext>
                      </a:extLst>
                    </pic:cNvPr>
                    <pic:cNvPicPr>
                      <a:picLocks noChangeAspect="1"/>
                    </pic:cNvPicPr>
                  </pic:nvPicPr>
                  <pic:blipFill>
                    <a:blip r:embed="rId28"/>
                    <a:stretch>
                      <a:fillRect/>
                    </a:stretch>
                  </pic:blipFill>
                  <pic:spPr>
                    <a:xfrm>
                      <a:off x="0" y="0"/>
                      <a:ext cx="4320000" cy="4444200"/>
                    </a:xfrm>
                    <a:prstGeom prst="rect">
                      <a:avLst/>
                    </a:prstGeom>
                  </pic:spPr>
                </pic:pic>
              </a:graphicData>
            </a:graphic>
          </wp:inline>
        </w:drawing>
      </w:r>
    </w:p>
    <w:p w14:paraId="132D5C03" w14:textId="77777777" w:rsidR="00697371" w:rsidRPr="00E00010" w:rsidRDefault="00220104" w:rsidP="00BB7A53">
      <w:pPr>
        <w:pStyle w:val="TDC45"/>
      </w:pPr>
      <w:r w:rsidRPr="00E00010">
        <w:t>그림 19. SU-ID-CM3-002 터치 센서 초기화 순서도</w:t>
      </w:r>
    </w:p>
    <w:p w14:paraId="4E2FA7D8" w14:textId="77777777" w:rsidR="000C626C" w:rsidRDefault="000C626C">
      <w:pPr>
        <w:pStyle w:val="TDC40"/>
      </w:pPr>
    </w:p>
    <w:p w14:paraId="1546F19F" w14:textId="6C4A06B7" w:rsidR="00697371" w:rsidRDefault="00220104" w:rsidP="00BB7A53">
      <w:pPr>
        <w:pStyle w:val="TDC4"/>
      </w:pPr>
      <w:r>
        <w:t>SU-ID-CM3-003, QCC 제어 핀 초기화</w:t>
      </w:r>
    </w:p>
    <w:p w14:paraId="5DB026AB" w14:textId="77777777" w:rsidR="00084C76" w:rsidRDefault="00084C76" w:rsidP="00BB7A53">
      <w:pPr>
        <w:pStyle w:val="TDC40"/>
        <w:keepNext/>
      </w:pPr>
      <w:r>
        <w:t>QCC에 전달하는 동작 요청과 내부기 연결 표시를 확정된 상태로 시작한다.</w:t>
      </w:r>
    </w:p>
    <w:p w14:paraId="49C85A04" w14:textId="77777777" w:rsidR="00084C76" w:rsidRDefault="00084C76">
      <w:pPr>
        <w:pStyle w:val="TDC42"/>
      </w:pPr>
      <w:r>
        <w:t xml:space="preserve">표 </w:t>
      </w:r>
      <w:r>
        <w:fldChar w:fldCharType="begin"/>
      </w:r>
      <w:r>
        <w:instrText>SEQ 표 \* ARABIC</w:instrText>
      </w:r>
      <w:r>
        <w:fldChar w:fldCharType="separate"/>
      </w:r>
      <w:r w:rsidR="001A0C22">
        <w:rPr>
          <w:noProof/>
        </w:rPr>
        <w:t>98</w:t>
      </w:r>
      <w:r>
        <w:fldChar w:fldCharType="end"/>
      </w:r>
      <w:r>
        <w:t>. QCC 제어 핀 초기화 / 유닛 설계 내용</w:t>
      </w:r>
    </w:p>
    <w:tbl>
      <w:tblPr>
        <w:tblStyle w:val="TDC41"/>
        <w:tblW w:w="8816" w:type="dxa"/>
        <w:tblLayout w:type="fixed"/>
        <w:tblLook w:val="04A0" w:firstRow="1" w:lastRow="0" w:firstColumn="1" w:lastColumn="0" w:noHBand="0" w:noVBand="1"/>
      </w:tblPr>
      <w:tblGrid>
        <w:gridCol w:w="1304"/>
        <w:gridCol w:w="7512"/>
      </w:tblGrid>
      <w:tr w:rsidR="00084C76" w14:paraId="31E85446"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26323AE0" w14:textId="77777777" w:rsidR="00084C76" w:rsidRDefault="00084C76">
            <w:pPr>
              <w:pStyle w:val="TDC0"/>
            </w:pPr>
            <w:r>
              <w:t>항목</w:t>
            </w:r>
          </w:p>
        </w:tc>
        <w:tc>
          <w:tcPr>
            <w:tcW w:w="7512" w:type="dxa"/>
          </w:tcPr>
          <w:p w14:paraId="70095AAB"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설계 내용</w:t>
            </w:r>
          </w:p>
        </w:tc>
      </w:tr>
      <w:tr w:rsidR="00084C76" w14:paraId="52773E62"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38F5C88A" w14:textId="77777777" w:rsidR="00084C76" w:rsidRDefault="00084C76">
            <w:pPr>
              <w:pStyle w:val="TDCe"/>
            </w:pPr>
            <w:r>
              <w:t>입력</w:t>
            </w:r>
          </w:p>
        </w:tc>
        <w:tc>
          <w:tcPr>
            <w:tcW w:w="7512" w:type="dxa"/>
          </w:tcPr>
          <w:p w14:paraId="481B1812"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CM3 기동</w:t>
            </w:r>
          </w:p>
        </w:tc>
      </w:tr>
      <w:tr w:rsidR="00084C76" w14:paraId="00074947"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43A11942" w14:textId="77777777" w:rsidR="00084C76" w:rsidRDefault="00084C76">
            <w:pPr>
              <w:pStyle w:val="TDCe"/>
            </w:pPr>
            <w:r>
              <w:t>출력</w:t>
            </w:r>
          </w:p>
        </w:tc>
        <w:tc>
          <w:tcPr>
            <w:tcW w:w="7512" w:type="dxa"/>
          </w:tcPr>
          <w:p w14:paraId="1652C2C9"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QCC_CTRL/ISD_CHECK 출력 및 초기 Low 상태</w:t>
            </w:r>
          </w:p>
        </w:tc>
      </w:tr>
      <w:tr w:rsidR="00084C76" w14:paraId="7CF086FF"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3292DB5F" w14:textId="77777777" w:rsidR="00084C76" w:rsidRDefault="00084C76">
            <w:pPr>
              <w:pStyle w:val="TDCe"/>
            </w:pPr>
            <w:r>
              <w:lastRenderedPageBreak/>
              <w:t>처리</w:t>
            </w:r>
          </w:p>
        </w:tc>
        <w:tc>
          <w:tcPr>
            <w:tcW w:w="7512" w:type="dxa"/>
          </w:tcPr>
          <w:p w14:paraId="46F6964B"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QCC 제어 핀을 GPIO 출력으로 설정한다. 초기에는 내부기 미연결, 종료 요청 상태로 설정한다. 내부기 연결 여부와 QCC 동작 요청은 각각의 제어 핀으로 전달한다.</w:t>
            </w:r>
          </w:p>
        </w:tc>
      </w:tr>
    </w:tbl>
    <w:p w14:paraId="3277D6FA" w14:textId="77777777" w:rsidR="00084C76" w:rsidRDefault="00084C76" w:rsidP="00BB7A53">
      <w:pPr>
        <w:pStyle w:val="TDC40"/>
        <w:spacing w:after="0"/>
      </w:pPr>
    </w:p>
    <w:p w14:paraId="3A7F15DA" w14:textId="77777777" w:rsidR="00084C76" w:rsidRDefault="00084C76">
      <w:pPr>
        <w:pStyle w:val="TDC42"/>
      </w:pPr>
      <w:r>
        <w:t xml:space="preserve">표 </w:t>
      </w:r>
      <w:r>
        <w:fldChar w:fldCharType="begin"/>
      </w:r>
      <w:r>
        <w:instrText>SEQ 표 \* ARABIC</w:instrText>
      </w:r>
      <w:r>
        <w:fldChar w:fldCharType="separate"/>
      </w:r>
      <w:r w:rsidR="001A0C22">
        <w:rPr>
          <w:noProof/>
        </w:rPr>
        <w:t>99</w:t>
      </w:r>
      <w:r>
        <w:fldChar w:fldCharType="end"/>
      </w:r>
      <w:r>
        <w:t>. QCC 제어 핀 초기화 / 구현 조건</w:t>
      </w:r>
    </w:p>
    <w:tbl>
      <w:tblPr>
        <w:tblStyle w:val="TDC41"/>
        <w:tblW w:w="8816" w:type="dxa"/>
        <w:tblLayout w:type="fixed"/>
        <w:tblLook w:val="04A0" w:firstRow="1" w:lastRow="0" w:firstColumn="1" w:lastColumn="0" w:noHBand="0" w:noVBand="1"/>
      </w:tblPr>
      <w:tblGrid>
        <w:gridCol w:w="1304"/>
        <w:gridCol w:w="7512"/>
      </w:tblGrid>
      <w:tr w:rsidR="00084C76" w14:paraId="7C05A05D"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38762EA7" w14:textId="77777777" w:rsidR="00084C76" w:rsidRDefault="00084C76">
            <w:pPr>
              <w:pStyle w:val="TDC0"/>
            </w:pPr>
            <w:r>
              <w:t>구분</w:t>
            </w:r>
          </w:p>
        </w:tc>
        <w:tc>
          <w:tcPr>
            <w:tcW w:w="7512" w:type="dxa"/>
          </w:tcPr>
          <w:p w14:paraId="28E88A12"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구현 조건</w:t>
            </w:r>
          </w:p>
        </w:tc>
      </w:tr>
      <w:tr w:rsidR="00084C76" w14:paraId="0FBCB587"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7EE60917" w14:textId="77777777" w:rsidR="00084C76" w:rsidRDefault="00084C76">
            <w:pPr>
              <w:pStyle w:val="TDCe"/>
            </w:pPr>
            <w:r>
              <w:t>관련 함수</w:t>
            </w:r>
          </w:p>
        </w:tc>
        <w:tc>
          <w:tcPr>
            <w:tcW w:w="7512" w:type="dxa"/>
          </w:tcPr>
          <w:p w14:paraId="59F7BA8E"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ResetNRF, snd_qcc_init</w:t>
            </w:r>
          </w:p>
        </w:tc>
      </w:tr>
    </w:tbl>
    <w:p w14:paraId="558CAAA6" w14:textId="77777777" w:rsidR="00084C76" w:rsidRDefault="00084C76" w:rsidP="00BB7A53">
      <w:pPr>
        <w:pStyle w:val="TDC40"/>
        <w:spacing w:after="0"/>
      </w:pPr>
    </w:p>
    <w:p w14:paraId="107B7B66" w14:textId="77777777" w:rsidR="00084C76" w:rsidRDefault="00084C76">
      <w:pPr>
        <w:pStyle w:val="TDC43"/>
      </w:pPr>
      <w:r>
        <w:t>입출력 예 : 초기화 직후 QCC_CTRL과 ISD_CHECK의 출력은 모두 Low이다.</w:t>
      </w:r>
    </w:p>
    <w:p w14:paraId="3ABC7069" w14:textId="77777777" w:rsidR="000C626C" w:rsidRDefault="000C626C">
      <w:pPr>
        <w:pStyle w:val="TDC40"/>
      </w:pPr>
    </w:p>
    <w:p w14:paraId="6A312DC8" w14:textId="3C01549F" w:rsidR="00697371" w:rsidRDefault="00220104" w:rsidP="00BB7A53">
      <w:pPr>
        <w:pStyle w:val="TDC4"/>
      </w:pPr>
      <w:r>
        <w:t>SU-ID-CM3-004, 코어 간 기동 준비와 실행 허가</w:t>
      </w:r>
    </w:p>
    <w:p w14:paraId="7AD5CC5E" w14:textId="77777777" w:rsidR="00084C76" w:rsidRDefault="00084C76" w:rsidP="00BB7A53">
      <w:pPr>
        <w:pStyle w:val="TDC40"/>
        <w:keepNext/>
      </w:pPr>
      <w:r>
        <w:t>두 코어가 공유 자료를 준비하기 전에 서로의 데이터를 사용하지 않도록 한다.</w:t>
      </w:r>
    </w:p>
    <w:p w14:paraId="770E2FA6" w14:textId="77777777" w:rsidR="00084C76" w:rsidRDefault="00084C76">
      <w:pPr>
        <w:pStyle w:val="TDC42"/>
      </w:pPr>
      <w:r>
        <w:t xml:space="preserve">표 </w:t>
      </w:r>
      <w:r>
        <w:fldChar w:fldCharType="begin"/>
      </w:r>
      <w:r>
        <w:instrText>SEQ 표 \* ARABIC</w:instrText>
      </w:r>
      <w:r>
        <w:fldChar w:fldCharType="separate"/>
      </w:r>
      <w:r w:rsidR="001A0C22">
        <w:rPr>
          <w:noProof/>
        </w:rPr>
        <w:t>100</w:t>
      </w:r>
      <w:r>
        <w:fldChar w:fldCharType="end"/>
      </w:r>
      <w:r>
        <w:t>. 코어 간 기동 준비와 실행 허가 / 유닛 설계 내용</w:t>
      </w:r>
    </w:p>
    <w:tbl>
      <w:tblPr>
        <w:tblStyle w:val="TDC41"/>
        <w:tblW w:w="8816" w:type="dxa"/>
        <w:tblLayout w:type="fixed"/>
        <w:tblLook w:val="04A0" w:firstRow="1" w:lastRow="0" w:firstColumn="1" w:lastColumn="0" w:noHBand="0" w:noVBand="1"/>
      </w:tblPr>
      <w:tblGrid>
        <w:gridCol w:w="1304"/>
        <w:gridCol w:w="7512"/>
      </w:tblGrid>
      <w:tr w:rsidR="00084C76" w14:paraId="708689E4"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7646FD18" w14:textId="77777777" w:rsidR="00084C76" w:rsidRDefault="00084C76">
            <w:pPr>
              <w:pStyle w:val="TDC0"/>
            </w:pPr>
            <w:r>
              <w:t>항목</w:t>
            </w:r>
          </w:p>
        </w:tc>
        <w:tc>
          <w:tcPr>
            <w:tcW w:w="7512" w:type="dxa"/>
          </w:tcPr>
          <w:p w14:paraId="1C68836C"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설계 내용</w:t>
            </w:r>
          </w:p>
        </w:tc>
      </w:tr>
      <w:tr w:rsidR="00084C76" w14:paraId="394F37C5"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7464F0DA" w14:textId="77777777" w:rsidR="00084C76" w:rsidRDefault="00084C76">
            <w:pPr>
              <w:pStyle w:val="TDCe"/>
            </w:pPr>
            <w:r>
              <w:t>입력</w:t>
            </w:r>
          </w:p>
        </w:tc>
        <w:tc>
          <w:tcPr>
            <w:tcW w:w="7512" w:type="dxa"/>
          </w:tcPr>
          <w:p w14:paraId="5F78D34E"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CFX 준비 상태, 공유 메모리 설정 완료</w:t>
            </w:r>
          </w:p>
        </w:tc>
      </w:tr>
      <w:tr w:rsidR="00084C76" w14:paraId="1976EB53"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2F1B51A4" w14:textId="77777777" w:rsidR="00084C76" w:rsidRDefault="00084C76">
            <w:pPr>
              <w:pStyle w:val="TDCe"/>
            </w:pPr>
            <w:r>
              <w:t>출력</w:t>
            </w:r>
          </w:p>
        </w:tc>
        <w:tc>
          <w:tcPr>
            <w:tcW w:w="7512" w:type="dxa"/>
          </w:tcPr>
          <w:p w14:paraId="4617C896"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CM3 준비 완료와 반복 실행 허가</w:t>
            </w:r>
          </w:p>
        </w:tc>
      </w:tr>
      <w:tr w:rsidR="00084C76" w14:paraId="5406733C"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022E97E9" w14:textId="77777777" w:rsidR="00084C76" w:rsidRDefault="00084C76">
            <w:pPr>
              <w:pStyle w:val="TDCe"/>
            </w:pPr>
            <w:r>
              <w:t>처리</w:t>
            </w:r>
          </w:p>
        </w:tc>
        <w:tc>
          <w:tcPr>
            <w:tcW w:w="7512" w:type="dxa"/>
          </w:tcPr>
          <w:p w14:paraId="5086876E"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CFX의 기동 상태를 기다리고 CM3 공유 메모리 설정 완료를 알린다. 정상 기동 순서에서 반복 실행을 허가하며 정지할 때는 허가를 해제한다.</w:t>
            </w:r>
          </w:p>
        </w:tc>
      </w:tr>
    </w:tbl>
    <w:p w14:paraId="167FA156" w14:textId="77777777" w:rsidR="00084C76" w:rsidRDefault="00084C76" w:rsidP="00BB7A53">
      <w:pPr>
        <w:pStyle w:val="TDC40"/>
        <w:spacing w:after="0"/>
      </w:pPr>
    </w:p>
    <w:p w14:paraId="395D203B" w14:textId="77777777" w:rsidR="00084C76" w:rsidRDefault="00084C76">
      <w:pPr>
        <w:pStyle w:val="TDC42"/>
      </w:pPr>
      <w:r>
        <w:t xml:space="preserve">표 </w:t>
      </w:r>
      <w:r>
        <w:fldChar w:fldCharType="begin"/>
      </w:r>
      <w:r>
        <w:instrText>SEQ 표 \* ARABIC</w:instrText>
      </w:r>
      <w:r>
        <w:fldChar w:fldCharType="separate"/>
      </w:r>
      <w:r w:rsidR="001A0C22">
        <w:rPr>
          <w:noProof/>
        </w:rPr>
        <w:t>101</w:t>
      </w:r>
      <w:r>
        <w:fldChar w:fldCharType="end"/>
      </w:r>
      <w:r>
        <w:t>. 코어 간 기동 준비와 실행 허가 / 구현 조건</w:t>
      </w:r>
    </w:p>
    <w:tbl>
      <w:tblPr>
        <w:tblStyle w:val="TDC41"/>
        <w:tblW w:w="8816" w:type="dxa"/>
        <w:tblLayout w:type="fixed"/>
        <w:tblLook w:val="04A0" w:firstRow="1" w:lastRow="0" w:firstColumn="1" w:lastColumn="0" w:noHBand="0" w:noVBand="1"/>
      </w:tblPr>
      <w:tblGrid>
        <w:gridCol w:w="1304"/>
        <w:gridCol w:w="7512"/>
      </w:tblGrid>
      <w:tr w:rsidR="00084C76" w14:paraId="33D6B00F"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44AA55EB" w14:textId="77777777" w:rsidR="00084C76" w:rsidRDefault="00084C76">
            <w:pPr>
              <w:pStyle w:val="TDC0"/>
            </w:pPr>
            <w:r>
              <w:t>구분</w:t>
            </w:r>
          </w:p>
        </w:tc>
        <w:tc>
          <w:tcPr>
            <w:tcW w:w="7512" w:type="dxa"/>
          </w:tcPr>
          <w:p w14:paraId="55AEF415"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구현 조건</w:t>
            </w:r>
          </w:p>
        </w:tc>
      </w:tr>
      <w:tr w:rsidR="00084C76" w14:paraId="0F10CF03"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4E2CEE8A" w14:textId="77777777" w:rsidR="00084C76" w:rsidRDefault="00084C76">
            <w:pPr>
              <w:pStyle w:val="TDCe"/>
            </w:pPr>
            <w:r>
              <w:t>관련 함수</w:t>
            </w:r>
          </w:p>
        </w:tc>
        <w:tc>
          <w:tcPr>
            <w:tcW w:w="7512" w:type="dxa"/>
          </w:tcPr>
          <w:p w14:paraId="2CC7FBBA" w14:textId="77777777" w:rsidR="00084C76" w:rsidRPr="00BB7A53" w:rsidRDefault="00084C76">
            <w:pPr>
              <w:pStyle w:val="TDCf"/>
              <w:cnfStyle w:val="000000000000" w:firstRow="0" w:lastRow="0" w:firstColumn="0" w:lastColumn="0" w:oddVBand="0" w:evenVBand="0" w:oddHBand="0" w:evenHBand="0" w:firstRowFirstColumn="0" w:firstRowLastColumn="0" w:lastRowFirstColumn="0" w:lastRowLastColumn="0"/>
              <w:rPr>
                <w:lang w:val="en-US"/>
              </w:rPr>
            </w:pPr>
            <w:r w:rsidRPr="00BB7A53">
              <w:rPr>
                <w:lang w:val="en-US"/>
              </w:rPr>
              <w:t>cm3MemorySetupCompleted, enable_iteration, disable_iteration</w:t>
            </w:r>
          </w:p>
        </w:tc>
      </w:tr>
      <w:tr w:rsidR="00084C76" w14:paraId="739098E9"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12E261A9" w14:textId="77777777" w:rsidR="00084C76" w:rsidRDefault="00084C76">
            <w:pPr>
              <w:pStyle w:val="TDCe"/>
            </w:pPr>
            <w:r>
              <w:t>동작 조건</w:t>
            </w:r>
          </w:p>
        </w:tc>
        <w:tc>
          <w:tcPr>
            <w:tcW w:w="7512" w:type="dxa"/>
          </w:tcPr>
          <w:p w14:paraId="11C95362"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준비 확인과 공유 메모리 설정이 실행 허가보다 먼저 이루어져야 한다.</w:t>
            </w:r>
          </w:p>
        </w:tc>
      </w:tr>
    </w:tbl>
    <w:p w14:paraId="0D471956" w14:textId="573D8938" w:rsidR="00697371" w:rsidRDefault="00220104" w:rsidP="00BB7A53">
      <w:pPr>
        <w:pStyle w:val="TDC4"/>
      </w:pPr>
      <w:r>
        <w:lastRenderedPageBreak/>
        <w:t>SU-ID-CM3-005, 정상 반복 처리</w:t>
      </w:r>
    </w:p>
    <w:p w14:paraId="7BA3A0ED" w14:textId="77777777" w:rsidR="00084C76" w:rsidRDefault="00084C76" w:rsidP="00BB7A53">
      <w:pPr>
        <w:pStyle w:val="TDC40"/>
        <w:keepNext/>
      </w:pPr>
      <w:r>
        <w:t>CM3의 여러 제어 기능을 같은 반복 흐름에서 순서대로 진행한다. 감사기록 조회는 등록된 내부기 정보가 실제 내부기 정보와 일치하고 정상 연결된 경우에만 허용한다.</w:t>
      </w:r>
    </w:p>
    <w:p w14:paraId="4F619623" w14:textId="77777777" w:rsidR="00084C76" w:rsidRDefault="00084C76">
      <w:pPr>
        <w:pStyle w:val="TDC42"/>
      </w:pPr>
      <w:r>
        <w:t xml:space="preserve">표 </w:t>
      </w:r>
      <w:r>
        <w:fldChar w:fldCharType="begin"/>
      </w:r>
      <w:r>
        <w:instrText>SEQ 표 \* ARABIC</w:instrText>
      </w:r>
      <w:r>
        <w:fldChar w:fldCharType="separate"/>
      </w:r>
      <w:r w:rsidR="001A0C22">
        <w:rPr>
          <w:noProof/>
        </w:rPr>
        <w:t>102</w:t>
      </w:r>
      <w:r>
        <w:fldChar w:fldCharType="end"/>
      </w:r>
      <w:r>
        <w:t>. 정상 반복 처리 / 유닛 설계 내용</w:t>
      </w:r>
    </w:p>
    <w:tbl>
      <w:tblPr>
        <w:tblStyle w:val="TDC41"/>
        <w:tblW w:w="8816" w:type="dxa"/>
        <w:tblLayout w:type="fixed"/>
        <w:tblLook w:val="04A0" w:firstRow="1" w:lastRow="0" w:firstColumn="1" w:lastColumn="0" w:noHBand="0" w:noVBand="1"/>
      </w:tblPr>
      <w:tblGrid>
        <w:gridCol w:w="1304"/>
        <w:gridCol w:w="7512"/>
      </w:tblGrid>
      <w:tr w:rsidR="00084C76" w14:paraId="201E36B7"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6DC9A83C" w14:textId="77777777" w:rsidR="00084C76" w:rsidRDefault="00084C76">
            <w:pPr>
              <w:pStyle w:val="TDC0"/>
            </w:pPr>
            <w:r>
              <w:t>항목</w:t>
            </w:r>
          </w:p>
        </w:tc>
        <w:tc>
          <w:tcPr>
            <w:tcW w:w="7512" w:type="dxa"/>
          </w:tcPr>
          <w:p w14:paraId="6C47F8BC"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설계 내용</w:t>
            </w:r>
          </w:p>
        </w:tc>
      </w:tr>
      <w:tr w:rsidR="00084C76" w14:paraId="213556AF"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4225CC0B" w14:textId="77777777" w:rsidR="00084C76" w:rsidRDefault="00084C76">
            <w:pPr>
              <w:pStyle w:val="TDCe"/>
            </w:pPr>
            <w:r>
              <w:t>입력</w:t>
            </w:r>
          </w:p>
        </w:tc>
        <w:tc>
          <w:tcPr>
            <w:tcW w:w="7512" w:type="dxa"/>
          </w:tcPr>
          <w:p w14:paraId="3F11995D"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주기 이벤트, 터치/통신 상태, 등록 내부기 정보와 실제 내부기 정보의 일치 여부, 현재 내부기 연결 상태, 개발/점검용 감사기록 조회 명령</w:t>
            </w:r>
          </w:p>
        </w:tc>
      </w:tr>
      <w:tr w:rsidR="00084C76" w14:paraId="4E6BDF3B"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164B3F82" w14:textId="77777777" w:rsidR="00084C76" w:rsidRDefault="00084C76">
            <w:pPr>
              <w:pStyle w:val="TDCe"/>
            </w:pPr>
            <w:r>
              <w:t>출력</w:t>
            </w:r>
          </w:p>
        </w:tc>
        <w:tc>
          <w:tcPr>
            <w:tcW w:w="7512" w:type="dxa"/>
          </w:tcPr>
          <w:p w14:paraId="5FD02016"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각 기능 처리와 정상/절전 전환, 조회 허용 또는 차단, 허용 시 저장된 감사기록의 시간/주소/이벤트 출력</w:t>
            </w:r>
          </w:p>
        </w:tc>
      </w:tr>
      <w:tr w:rsidR="00084C76" w14:paraId="7973B57F"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1B5FC236" w14:textId="77777777" w:rsidR="00084C76" w:rsidRDefault="00084C76">
            <w:pPr>
              <w:pStyle w:val="TDCe"/>
            </w:pPr>
            <w:r>
              <w:t>처리</w:t>
            </w:r>
          </w:p>
        </w:tc>
        <w:tc>
          <w:tcPr>
            <w:tcW w:w="7512" w:type="dxa"/>
          </w:tcPr>
          <w:p w14:paraId="43AA5B0C"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입력 상태를 수집하고 시스템 제어, 맵 갱신, 내부기 실행, 통신 처리를 진행한다. 종료 조건에서는 반복 실행을 해제하고 절전 경로로 전환한다.</w:t>
            </w:r>
            <w:r>
              <w:br/>
              <w:t>--dump_log 요청마다 등록 정보 일치와 정상 연결을 확인한다. 두 조건이 모두 충족된 경우에만 감사기록 읽기 함수를 호출한다. 미연결, 정보 불일치 또는 연결 해제 시 읽기와 저장 기록 출력을 차단한다.</w:t>
            </w:r>
            <w:r>
              <w:br/>
              <w:t>허용된 조회는 파일을 읽기 전용으로 열어 크기, 식별자, 기록 수와 다음 위치를 검사한다. 유효한 기록의 시간/블루투스 주소/이벤트를 저장 배열 순서대로 RTT에 출력하고 저장 내용은 변경하지 않는다.</w:t>
            </w:r>
          </w:p>
        </w:tc>
      </w:tr>
    </w:tbl>
    <w:p w14:paraId="6706B6AE" w14:textId="77777777" w:rsidR="00084C76" w:rsidRDefault="00084C76" w:rsidP="00BB7A53">
      <w:pPr>
        <w:pStyle w:val="TDC40"/>
        <w:spacing w:after="0"/>
      </w:pPr>
    </w:p>
    <w:p w14:paraId="079B20A2" w14:textId="77777777" w:rsidR="00084C76" w:rsidRDefault="00084C76">
      <w:pPr>
        <w:pStyle w:val="TDC42"/>
      </w:pPr>
      <w:r>
        <w:t xml:space="preserve">표 </w:t>
      </w:r>
      <w:r>
        <w:fldChar w:fldCharType="begin"/>
      </w:r>
      <w:r>
        <w:instrText>SEQ 표 \* ARABIC</w:instrText>
      </w:r>
      <w:r>
        <w:fldChar w:fldCharType="separate"/>
      </w:r>
      <w:r w:rsidR="001A0C22">
        <w:rPr>
          <w:noProof/>
        </w:rPr>
        <w:t>103</w:t>
      </w:r>
      <w:r>
        <w:fldChar w:fldCharType="end"/>
      </w:r>
      <w:r>
        <w:t>. 정상 반복 처리 / 구현 조건</w:t>
      </w:r>
    </w:p>
    <w:tbl>
      <w:tblPr>
        <w:tblStyle w:val="TDC41"/>
        <w:tblW w:w="8816" w:type="dxa"/>
        <w:tblLayout w:type="fixed"/>
        <w:tblLook w:val="04A0" w:firstRow="1" w:lastRow="0" w:firstColumn="1" w:lastColumn="0" w:noHBand="0" w:noVBand="1"/>
      </w:tblPr>
      <w:tblGrid>
        <w:gridCol w:w="1304"/>
        <w:gridCol w:w="7512"/>
      </w:tblGrid>
      <w:tr w:rsidR="00084C76" w14:paraId="0A67D541"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653F9E26" w14:textId="77777777" w:rsidR="00084C76" w:rsidRDefault="00084C76">
            <w:pPr>
              <w:pStyle w:val="TDC0"/>
            </w:pPr>
            <w:r>
              <w:t>구분</w:t>
            </w:r>
          </w:p>
        </w:tc>
        <w:tc>
          <w:tcPr>
            <w:tcW w:w="7512" w:type="dxa"/>
          </w:tcPr>
          <w:p w14:paraId="54A2F397"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구현 조건</w:t>
            </w:r>
          </w:p>
        </w:tc>
      </w:tr>
      <w:tr w:rsidR="00084C76" w14:paraId="740AD8FF"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4C6CD995" w14:textId="77777777" w:rsidR="00084C76" w:rsidRDefault="00084C76">
            <w:pPr>
              <w:pStyle w:val="TDCe"/>
            </w:pPr>
            <w:r>
              <w:t>관련 함수</w:t>
            </w:r>
          </w:p>
        </w:tc>
        <w:tc>
          <w:tcPr>
            <w:tcW w:w="7512" w:type="dxa"/>
          </w:tcPr>
          <w:p w14:paraId="06E40119"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func_normal, disable_iteration / tdc_ui_command_poll, handle_dump_log, ci_event_log_read</w:t>
            </w:r>
            <w:r>
              <w:br/>
              <w:t>연결 상태: snd_isd_interface_get_state (SU-ID-CM3-030)</w:t>
            </w:r>
            <w:r>
              <w:br/>
              <w:t>실제 내부기 정보: read_Connected_ISD_id (SU-ID-CM3-031)</w:t>
            </w:r>
          </w:p>
        </w:tc>
      </w:tr>
      <w:tr w:rsidR="00084C76" w14:paraId="72F77AF0"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5F33A253" w14:textId="77777777" w:rsidR="00084C76" w:rsidRDefault="00084C76">
            <w:pPr>
              <w:pStyle w:val="TDCe"/>
            </w:pPr>
            <w:r>
              <w:lastRenderedPageBreak/>
              <w:t>동작 조건</w:t>
            </w:r>
          </w:p>
        </w:tc>
        <w:tc>
          <w:tcPr>
            <w:tcW w:w="7512" w:type="dxa"/>
          </w:tcPr>
          <w:p w14:paraId="5AE73560"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SU-ID-CM3-031의 실제 내부기 정보를 등록 정보와 대조하고 SU-ID-CM3-030의 현재 연결 상태를 확인한다. 정보 확인 전이나 초기화 중에는 조회를 차단한다. 연결 해제 후에는 이전 허용 상태를 사용하지 않는다.</w:t>
            </w:r>
            <w:r>
              <w:br/>
              <w:t>허용된 읽기는 파일 열기/읽기 또는 기록 정보 검사 실패 시 -1, 정상 완료 시 0을 반환한다. 조회 차단과 파일 읽기 오류를 구분한다.</w:t>
            </w:r>
            <w:r>
              <w:br/>
              <w:t>연/월/일/시/분/초, 주소 6바이트, 이벤트 4바이트를 표시한다. 기록이 0개면 식별자/기록 수/다음 위치만 출력한다. 순환 배열은 시간순으로 다시 정렬하지 않는다.</w:t>
            </w:r>
          </w:p>
        </w:tc>
      </w:tr>
    </w:tbl>
    <w:p w14:paraId="1B344BF1" w14:textId="77777777" w:rsidR="00084C76" w:rsidRDefault="00084C76" w:rsidP="00BB7A53">
      <w:pPr>
        <w:pStyle w:val="TDC40"/>
        <w:spacing w:after="0"/>
      </w:pPr>
    </w:p>
    <w:p w14:paraId="40520EAE" w14:textId="3F691D3E" w:rsidR="00697371" w:rsidRPr="00E00010" w:rsidRDefault="00220104" w:rsidP="00BB7A53">
      <w:pPr>
        <w:pStyle w:val="TDC4"/>
      </w:pPr>
      <w:r>
        <w:t>SU-ID-CM3-006, 시스템 상태 및 맵 변경 공유</w:t>
      </w:r>
    </w:p>
    <w:p w14:paraId="2709F08B" w14:textId="77777777" w:rsidR="00084C76" w:rsidRDefault="00084C76" w:rsidP="00BB7A53">
      <w:pPr>
        <w:pStyle w:val="TDC40"/>
        <w:keepNext/>
      </w:pPr>
      <w:r>
        <w:t>사용자/내부기 상태의 변화를 신호처리 코어에 전달한다.</w:t>
      </w:r>
    </w:p>
    <w:p w14:paraId="435DDB57" w14:textId="77777777" w:rsidR="00084C76" w:rsidRDefault="00084C76">
      <w:pPr>
        <w:pStyle w:val="TDC42"/>
      </w:pPr>
      <w:r>
        <w:t xml:space="preserve">표 </w:t>
      </w:r>
      <w:r>
        <w:fldChar w:fldCharType="begin"/>
      </w:r>
      <w:r>
        <w:instrText>SEQ 표 \* ARABIC</w:instrText>
      </w:r>
      <w:r>
        <w:fldChar w:fldCharType="separate"/>
      </w:r>
      <w:r w:rsidR="001A0C22">
        <w:rPr>
          <w:noProof/>
        </w:rPr>
        <w:t>104</w:t>
      </w:r>
      <w:r>
        <w:fldChar w:fldCharType="end"/>
      </w:r>
      <w:r>
        <w:t>. 시스템 상태 및 맵 변경 공유 / 유닛 설계 내용</w:t>
      </w:r>
    </w:p>
    <w:tbl>
      <w:tblPr>
        <w:tblStyle w:val="TDC41"/>
        <w:tblW w:w="8816" w:type="dxa"/>
        <w:tblLayout w:type="fixed"/>
        <w:tblLook w:val="04A0" w:firstRow="1" w:lastRow="0" w:firstColumn="1" w:lastColumn="0" w:noHBand="0" w:noVBand="1"/>
      </w:tblPr>
      <w:tblGrid>
        <w:gridCol w:w="1304"/>
        <w:gridCol w:w="7512"/>
      </w:tblGrid>
      <w:tr w:rsidR="00084C76" w14:paraId="41AB3B2C"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02B46017" w14:textId="77777777" w:rsidR="00084C76" w:rsidRDefault="00084C76">
            <w:pPr>
              <w:pStyle w:val="TDC0"/>
            </w:pPr>
            <w:r>
              <w:t>항목</w:t>
            </w:r>
          </w:p>
        </w:tc>
        <w:tc>
          <w:tcPr>
            <w:tcW w:w="7512" w:type="dxa"/>
          </w:tcPr>
          <w:p w14:paraId="5CD710C5"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설계 내용</w:t>
            </w:r>
          </w:p>
        </w:tc>
      </w:tr>
      <w:tr w:rsidR="00084C76" w14:paraId="128494E7"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6109DD26" w14:textId="77777777" w:rsidR="00084C76" w:rsidRDefault="00084C76">
            <w:pPr>
              <w:pStyle w:val="TDCe"/>
            </w:pPr>
            <w:r>
              <w:t>입력</w:t>
            </w:r>
          </w:p>
        </w:tc>
        <w:tc>
          <w:tcPr>
            <w:tcW w:w="7512" w:type="dxa"/>
          </w:tcPr>
          <w:p w14:paraId="5275F6A9"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현재 시스템 상태와 선택 맵</w:t>
            </w:r>
          </w:p>
        </w:tc>
      </w:tr>
      <w:tr w:rsidR="00084C76" w14:paraId="7B733DEE"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03511DCA" w14:textId="77777777" w:rsidR="00084C76" w:rsidRDefault="00084C76">
            <w:pPr>
              <w:pStyle w:val="TDCe"/>
            </w:pPr>
            <w:r>
              <w:t>출력</w:t>
            </w:r>
          </w:p>
        </w:tc>
        <w:tc>
          <w:tcPr>
            <w:tcW w:w="7512" w:type="dxa"/>
          </w:tcPr>
          <w:p w14:paraId="59F086E1"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CFX 공유 상태와 맵 변경 요청</w:t>
            </w:r>
          </w:p>
        </w:tc>
      </w:tr>
      <w:tr w:rsidR="00084C76" w14:paraId="15FA1156"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0F1BBC4A" w14:textId="77777777" w:rsidR="00084C76" w:rsidRDefault="00084C76">
            <w:pPr>
              <w:pStyle w:val="TDCe"/>
            </w:pPr>
            <w:r>
              <w:t>처리</w:t>
            </w:r>
          </w:p>
        </w:tc>
        <w:tc>
          <w:tcPr>
            <w:tcW w:w="7512" w:type="dxa"/>
          </w:tcPr>
          <w:p w14:paraId="36131ADB"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CFX가 사용하는 공유 필드를 갱신하고 맵 변경 시 새 맵 정보를 준비한다. 요청/완료 상태를 확인하여 새 요청과 이전 처리를 구분한다.</w:t>
            </w:r>
          </w:p>
        </w:tc>
      </w:tr>
    </w:tbl>
    <w:p w14:paraId="3577D88D" w14:textId="77777777" w:rsidR="00084C76" w:rsidRDefault="00084C76" w:rsidP="00BB7A53">
      <w:pPr>
        <w:pStyle w:val="TDC40"/>
        <w:spacing w:after="0"/>
      </w:pPr>
    </w:p>
    <w:p w14:paraId="51BB5790" w14:textId="77777777" w:rsidR="00084C76" w:rsidRDefault="00084C76">
      <w:pPr>
        <w:pStyle w:val="TDC42"/>
      </w:pPr>
      <w:r>
        <w:t xml:space="preserve">표 </w:t>
      </w:r>
      <w:r>
        <w:fldChar w:fldCharType="begin"/>
      </w:r>
      <w:r>
        <w:instrText>SEQ 표 \* ARABIC</w:instrText>
      </w:r>
      <w:r>
        <w:fldChar w:fldCharType="separate"/>
      </w:r>
      <w:r w:rsidR="001A0C22">
        <w:rPr>
          <w:noProof/>
        </w:rPr>
        <w:t>105</w:t>
      </w:r>
      <w:r>
        <w:fldChar w:fldCharType="end"/>
      </w:r>
      <w:r>
        <w:t>. 시스템 상태 및 맵 변경 공유 / 구현 조건</w:t>
      </w:r>
    </w:p>
    <w:tbl>
      <w:tblPr>
        <w:tblStyle w:val="TDC41"/>
        <w:tblW w:w="8816" w:type="dxa"/>
        <w:tblLayout w:type="fixed"/>
        <w:tblLook w:val="04A0" w:firstRow="1" w:lastRow="0" w:firstColumn="1" w:lastColumn="0" w:noHBand="0" w:noVBand="1"/>
      </w:tblPr>
      <w:tblGrid>
        <w:gridCol w:w="1304"/>
        <w:gridCol w:w="7512"/>
      </w:tblGrid>
      <w:tr w:rsidR="00084C76" w14:paraId="3C84007F"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1B1B0DF3" w14:textId="77777777" w:rsidR="00084C76" w:rsidRDefault="00084C76">
            <w:pPr>
              <w:pStyle w:val="TDC0"/>
            </w:pPr>
            <w:r>
              <w:t>구분</w:t>
            </w:r>
          </w:p>
        </w:tc>
        <w:tc>
          <w:tcPr>
            <w:tcW w:w="7512" w:type="dxa"/>
          </w:tcPr>
          <w:p w14:paraId="77F2E68F"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구현 조건</w:t>
            </w:r>
          </w:p>
        </w:tc>
      </w:tr>
      <w:tr w:rsidR="00084C76" w14:paraId="77753603"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2F13EE6A" w14:textId="77777777" w:rsidR="00084C76" w:rsidRDefault="00084C76">
            <w:pPr>
              <w:pStyle w:val="TDCe"/>
            </w:pPr>
            <w:r>
              <w:t>관련 함수</w:t>
            </w:r>
          </w:p>
        </w:tc>
        <w:tc>
          <w:tcPr>
            <w:tcW w:w="7512" w:type="dxa"/>
          </w:tcPr>
          <w:p w14:paraId="2AAE3007" w14:textId="77777777" w:rsidR="00084C76" w:rsidRPr="00BB7A53" w:rsidRDefault="00084C76">
            <w:pPr>
              <w:pStyle w:val="TDCf"/>
              <w:cnfStyle w:val="000000000000" w:firstRow="0" w:lastRow="0" w:firstColumn="0" w:lastColumn="0" w:oddVBand="0" w:evenVBand="0" w:oddHBand="0" w:evenHBand="0" w:firstRowFirstColumn="0" w:firstRowLastColumn="0" w:lastRowFirstColumn="0" w:lastRowLastColumn="0"/>
              <w:rPr>
                <w:lang w:val="en-US"/>
              </w:rPr>
            </w:pPr>
            <w:r w:rsidRPr="00BB7A53">
              <w:rPr>
                <w:lang w:val="en-US"/>
              </w:rPr>
              <w:t>update_CM3Status_toCFX, update_mapNum</w:t>
            </w:r>
          </w:p>
        </w:tc>
      </w:tr>
      <w:tr w:rsidR="00084C76" w14:paraId="10F8E3AA"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66A5F724" w14:textId="77777777" w:rsidR="00084C76" w:rsidRDefault="00084C76">
            <w:pPr>
              <w:pStyle w:val="TDCe"/>
            </w:pPr>
            <w:r>
              <w:t>동작 조건</w:t>
            </w:r>
          </w:p>
        </w:tc>
        <w:tc>
          <w:tcPr>
            <w:tcW w:w="7512" w:type="dxa"/>
          </w:tcPr>
          <w:p w14:paraId="08070935"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변경된 맵과 상태가 CFX에 전달되고 불필요한 재계산과 미완료 자료 사용이 구분되어야 한다.</w:t>
            </w:r>
          </w:p>
        </w:tc>
      </w:tr>
    </w:tbl>
    <w:p w14:paraId="3742A715" w14:textId="77777777" w:rsidR="00697371" w:rsidRPr="00E00010" w:rsidRDefault="00220104" w:rsidP="00BB7A53">
      <w:pPr>
        <w:pStyle w:val="TDC4"/>
        <w:pageBreakBefore/>
      </w:pPr>
      <w:r>
        <w:lastRenderedPageBreak/>
        <w:t>SU-ID-CM3-007, 전원 및 자동 절전 조건</w:t>
      </w:r>
    </w:p>
    <w:p w14:paraId="13109E8F" w14:textId="77777777" w:rsidR="00084C76" w:rsidRDefault="00084C76" w:rsidP="00BB7A53">
      <w:pPr>
        <w:pStyle w:val="TDC40"/>
        <w:keepNext/>
      </w:pPr>
      <w:r>
        <w:t>연결과 전원 상태를 종합하여 계속 동작할지 종료할지 결정한다.</w:t>
      </w:r>
    </w:p>
    <w:p w14:paraId="7F9F83D3" w14:textId="77777777" w:rsidR="00084C76" w:rsidRDefault="00084C76">
      <w:pPr>
        <w:pStyle w:val="TDC42"/>
      </w:pPr>
      <w:r>
        <w:t xml:space="preserve">표 </w:t>
      </w:r>
      <w:r>
        <w:fldChar w:fldCharType="begin"/>
      </w:r>
      <w:r>
        <w:instrText>SEQ 표 \* ARABIC</w:instrText>
      </w:r>
      <w:r>
        <w:fldChar w:fldCharType="separate"/>
      </w:r>
      <w:r w:rsidR="001A0C22">
        <w:rPr>
          <w:noProof/>
        </w:rPr>
        <w:t>106</w:t>
      </w:r>
      <w:r>
        <w:fldChar w:fldCharType="end"/>
      </w:r>
      <w:r>
        <w:t>. 전원 및 자동 절전 조건 / 유닛 설계 내용</w:t>
      </w:r>
    </w:p>
    <w:tbl>
      <w:tblPr>
        <w:tblStyle w:val="TDC41"/>
        <w:tblW w:w="8816" w:type="dxa"/>
        <w:tblLayout w:type="fixed"/>
        <w:tblLook w:val="04A0" w:firstRow="1" w:lastRow="0" w:firstColumn="1" w:lastColumn="0" w:noHBand="0" w:noVBand="1"/>
      </w:tblPr>
      <w:tblGrid>
        <w:gridCol w:w="1304"/>
        <w:gridCol w:w="7512"/>
      </w:tblGrid>
      <w:tr w:rsidR="00084C76" w14:paraId="12A5BEBE"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2591387B" w14:textId="77777777" w:rsidR="00084C76" w:rsidRDefault="00084C76">
            <w:pPr>
              <w:pStyle w:val="TDC0"/>
            </w:pPr>
            <w:r>
              <w:t>항목</w:t>
            </w:r>
          </w:p>
        </w:tc>
        <w:tc>
          <w:tcPr>
            <w:tcW w:w="7512" w:type="dxa"/>
          </w:tcPr>
          <w:p w14:paraId="4F307FDA"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설계 내용</w:t>
            </w:r>
          </w:p>
        </w:tc>
      </w:tr>
      <w:tr w:rsidR="00084C76" w14:paraId="716E7936"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7B932BC1" w14:textId="77777777" w:rsidR="00084C76" w:rsidRDefault="00084C76">
            <w:pPr>
              <w:pStyle w:val="TDCe"/>
            </w:pPr>
            <w:r>
              <w:t>입력</w:t>
            </w:r>
          </w:p>
        </w:tc>
        <w:tc>
          <w:tcPr>
            <w:tcW w:w="7512" w:type="dxa"/>
          </w:tcPr>
          <w:p w14:paraId="580275CF"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배터리/충전/크래들/내부기 상태와 경과 시간</w:t>
            </w:r>
          </w:p>
        </w:tc>
      </w:tr>
      <w:tr w:rsidR="00084C76" w14:paraId="3CC9EFAB"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362D05DA" w14:textId="77777777" w:rsidR="00084C76" w:rsidRDefault="00084C76">
            <w:pPr>
              <w:pStyle w:val="TDCe"/>
            </w:pPr>
            <w:r>
              <w:t>출력</w:t>
            </w:r>
          </w:p>
        </w:tc>
        <w:tc>
          <w:tcPr>
            <w:tcW w:w="7512" w:type="dxa"/>
          </w:tcPr>
          <w:p w14:paraId="78465223"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전원 표시, 종료 요청, 매핑 모드 상태</w:t>
            </w:r>
          </w:p>
        </w:tc>
      </w:tr>
      <w:tr w:rsidR="00084C76" w14:paraId="3FDF3FA4"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29FC3CC7" w14:textId="77777777" w:rsidR="00084C76" w:rsidRDefault="00084C76">
            <w:pPr>
              <w:pStyle w:val="TDCe"/>
            </w:pPr>
            <w:r>
              <w:t>처리</w:t>
            </w:r>
          </w:p>
        </w:tc>
        <w:tc>
          <w:tcPr>
            <w:tcW w:w="7512" w:type="dxa"/>
          </w:tcPr>
          <w:p w14:paraId="4CB466F9"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수신한 전원 상태, 크래들 뚜껑, 저전압, 내부기 연결 단절 시간을 확인한다. 연결된 동안 단절 카운터를 초기화한다. 단절 카운터가 기준을 넘으면 내부기 출력을 정리하고 종료를 요청한다. 매핑 중의 상태는 별도 분기로 처리한다.</w:t>
            </w:r>
          </w:p>
        </w:tc>
      </w:tr>
    </w:tbl>
    <w:p w14:paraId="7299409B" w14:textId="77777777" w:rsidR="00084C76" w:rsidRDefault="00084C76" w:rsidP="00BB7A53">
      <w:pPr>
        <w:pStyle w:val="TDC40"/>
        <w:spacing w:after="0"/>
      </w:pPr>
    </w:p>
    <w:p w14:paraId="7C5065D4" w14:textId="77777777" w:rsidR="00084C76" w:rsidRDefault="00084C76">
      <w:pPr>
        <w:pStyle w:val="TDC42"/>
      </w:pPr>
      <w:r>
        <w:t xml:space="preserve">표 </w:t>
      </w:r>
      <w:r>
        <w:fldChar w:fldCharType="begin"/>
      </w:r>
      <w:r>
        <w:instrText>SEQ 표 \* ARABIC</w:instrText>
      </w:r>
      <w:r>
        <w:fldChar w:fldCharType="separate"/>
      </w:r>
      <w:r w:rsidR="001A0C22">
        <w:rPr>
          <w:noProof/>
        </w:rPr>
        <w:t>107</w:t>
      </w:r>
      <w:r>
        <w:fldChar w:fldCharType="end"/>
      </w:r>
      <w:r>
        <w:t>. 전원 및 자동 절전 조건 / 구현 조건</w:t>
      </w:r>
    </w:p>
    <w:tbl>
      <w:tblPr>
        <w:tblStyle w:val="TDC41"/>
        <w:tblW w:w="8816" w:type="dxa"/>
        <w:tblLayout w:type="fixed"/>
        <w:tblLook w:val="04A0" w:firstRow="1" w:lastRow="0" w:firstColumn="1" w:lastColumn="0" w:noHBand="0" w:noVBand="1"/>
      </w:tblPr>
      <w:tblGrid>
        <w:gridCol w:w="1304"/>
        <w:gridCol w:w="7512"/>
      </w:tblGrid>
      <w:tr w:rsidR="00084C76" w14:paraId="2171C9F5"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335F6908" w14:textId="77777777" w:rsidR="00084C76" w:rsidRDefault="00084C76">
            <w:pPr>
              <w:pStyle w:val="TDC0"/>
            </w:pPr>
            <w:r>
              <w:t>구분</w:t>
            </w:r>
          </w:p>
        </w:tc>
        <w:tc>
          <w:tcPr>
            <w:tcW w:w="7512" w:type="dxa"/>
          </w:tcPr>
          <w:p w14:paraId="6E4D2AD9"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구현 조건</w:t>
            </w:r>
          </w:p>
        </w:tc>
      </w:tr>
      <w:tr w:rsidR="00084C76" w14:paraId="367D3277"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255D910D" w14:textId="77777777" w:rsidR="00084C76" w:rsidRDefault="00084C76">
            <w:pPr>
              <w:pStyle w:val="TDCe"/>
            </w:pPr>
            <w:r>
              <w:t>관련 함수</w:t>
            </w:r>
          </w:p>
        </w:tc>
        <w:tc>
          <w:tcPr>
            <w:tcW w:w="7512" w:type="dxa"/>
          </w:tcPr>
          <w:p w14:paraId="1192596C"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systemControl</w:t>
            </w:r>
          </w:p>
        </w:tc>
      </w:tr>
      <w:tr w:rsidR="00084C76" w14:paraId="46499409"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7C05DBD7" w14:textId="77777777" w:rsidR="00084C76" w:rsidRDefault="00084C76">
            <w:pPr>
              <w:pStyle w:val="TDCe"/>
            </w:pPr>
            <w:r>
              <w:t>동작 조건</w:t>
            </w:r>
          </w:p>
        </w:tc>
        <w:tc>
          <w:tcPr>
            <w:tcW w:w="7512" w:type="dxa"/>
          </w:tcPr>
          <w:p w14:paraId="07CFB46E"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연결 중에는 단절 카운터가 0으로 초기화된다. 미연결 누적값이 180000을 초과하는 분기에서 종료가 요청되어야 한다. 다른 종료 원인은 각 조건으로 구분되어야 한다.</w:t>
            </w:r>
          </w:p>
        </w:tc>
      </w:tr>
    </w:tbl>
    <w:p w14:paraId="0FC10054" w14:textId="77777777" w:rsidR="00084C76" w:rsidRDefault="00084C76" w:rsidP="00BB7A53">
      <w:pPr>
        <w:pStyle w:val="TDC40"/>
        <w:spacing w:after="0"/>
      </w:pPr>
    </w:p>
    <w:p w14:paraId="7A364EEF" w14:textId="77777777" w:rsidR="00697371" w:rsidRPr="00E00010" w:rsidRDefault="00220104" w:rsidP="00BB7A53">
      <w:pPr>
        <w:pStyle w:val="TDC43"/>
      </w:pPr>
      <w:r w:rsidRPr="00BB7A53">
        <w:rPr>
          <w:b/>
          <w:bCs/>
        </w:rPr>
        <w:t xml:space="preserve">흐름 참고 : </w:t>
      </w:r>
      <w:r w:rsidRPr="00BB7A53">
        <w:t>저배터리/길게 누름 종료는 1회 시작한다. 연결 계수는 정상 반복 주기에서 갱신한다. 세부 전원 출력 조건은 본문에 정의한다.</w:t>
      </w:r>
    </w:p>
    <w:p w14:paraId="107F1E6A" w14:textId="77777777" w:rsidR="00BA1805" w:rsidRPr="00E00010" w:rsidRDefault="00BA1805" w:rsidP="00BB7A53">
      <w:pPr>
        <w:pStyle w:val="TDC44"/>
        <w:pageBreakBefore/>
      </w:pPr>
      <w:r w:rsidRPr="00E00010">
        <w:rPr>
          <w:noProof/>
        </w:rPr>
        <w:lastRenderedPageBreak/>
        <w:drawing>
          <wp:inline distT="0" distB="0" distL="0" distR="0" wp14:anchorId="3E4EBC4E" wp14:editId="0010EAF7">
            <wp:extent cx="4320000" cy="4911300"/>
            <wp:effectExtent l="0" t="0" r="0" b="0"/>
            <wp:docPr id="1012" name="Flow CM3-007" descr="SU-ID-CM3-007 전원 및 자동 절전 조건 설계 순서도">
              <a:extLst xmlns:a="http://schemas.openxmlformats.org/drawingml/2006/main">
                <a:ext uri="{FF2B5EF4-FFF2-40B4-BE49-F238E27FC236}">
                  <a16:creationId xmlns:a16="http://schemas.microsoft.com/office/drawing/2014/main" id="{E8B69799-F488-0C76-6806-D41022ABA0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그림 256" descr="스크린샷, 어둠, 블랙, 밤이(가) 표시된 사진&#10;&#10;자동 생성된 설명">
                      <a:extLst>
                        <a:ext uri="{FF2B5EF4-FFF2-40B4-BE49-F238E27FC236}">
                          <a16:creationId xmlns:a16="http://schemas.microsoft.com/office/drawing/2014/main" id="{E8B69799-F488-0C76-6806-D41022ABA043}"/>
                        </a:ext>
                      </a:extLst>
                    </pic:cNvPr>
                    <pic:cNvPicPr>
                      <a:picLocks noChangeAspect="1"/>
                    </pic:cNvPicPr>
                  </pic:nvPicPr>
                  <pic:blipFill>
                    <a:blip r:embed="rId29"/>
                    <a:stretch>
                      <a:fillRect/>
                    </a:stretch>
                  </pic:blipFill>
                  <pic:spPr>
                    <a:xfrm>
                      <a:off x="0" y="0"/>
                      <a:ext cx="4320000" cy="4911300"/>
                    </a:xfrm>
                    <a:prstGeom prst="rect">
                      <a:avLst/>
                    </a:prstGeom>
                  </pic:spPr>
                </pic:pic>
              </a:graphicData>
            </a:graphic>
          </wp:inline>
        </w:drawing>
      </w:r>
    </w:p>
    <w:p w14:paraId="77BE7816" w14:textId="77777777" w:rsidR="00697371" w:rsidRPr="00E00010" w:rsidRDefault="00220104" w:rsidP="00BB7A53">
      <w:pPr>
        <w:pStyle w:val="TDC45"/>
      </w:pPr>
      <w:r w:rsidRPr="00E00010">
        <w:t>그림 20. SU-ID-CM3-007 전원 및 자동 절전 조건 순서도</w:t>
      </w:r>
    </w:p>
    <w:p w14:paraId="6111CAF1" w14:textId="77777777" w:rsidR="000C626C" w:rsidRDefault="000C626C">
      <w:pPr>
        <w:pStyle w:val="TDC40"/>
      </w:pPr>
    </w:p>
    <w:p w14:paraId="02A36F93" w14:textId="77777777" w:rsidR="00697371" w:rsidRPr="00E00010" w:rsidRDefault="00220104" w:rsidP="00BB7A53">
      <w:pPr>
        <w:pStyle w:val="TDC4"/>
      </w:pPr>
      <w:r>
        <w:t>SU-ID-CM3-008, QCC 동작 및 내부기 상태 통보</w:t>
      </w:r>
    </w:p>
    <w:p w14:paraId="52FBFCB8" w14:textId="77777777" w:rsidR="00084C76" w:rsidRDefault="00084C76" w:rsidP="00BB7A53">
      <w:pPr>
        <w:pStyle w:val="TDC40"/>
        <w:keepNext/>
      </w:pPr>
      <w:r>
        <w:t>두 프로세서가 동작 및 연결 상태를 동일하게 인식하도록 제어 신호를 전달한다.</w:t>
      </w:r>
    </w:p>
    <w:p w14:paraId="281B0008" w14:textId="77777777" w:rsidR="00084C76" w:rsidRDefault="00084C76">
      <w:pPr>
        <w:pStyle w:val="TDC42"/>
      </w:pPr>
      <w:r>
        <w:t xml:space="preserve">표 </w:t>
      </w:r>
      <w:r>
        <w:fldChar w:fldCharType="begin"/>
      </w:r>
      <w:r>
        <w:instrText>SEQ 표 \* ARABIC</w:instrText>
      </w:r>
      <w:r>
        <w:fldChar w:fldCharType="separate"/>
      </w:r>
      <w:r w:rsidR="001A0C22">
        <w:rPr>
          <w:noProof/>
        </w:rPr>
        <w:t>108</w:t>
      </w:r>
      <w:r>
        <w:fldChar w:fldCharType="end"/>
      </w:r>
      <w:r>
        <w:t>. QCC 동작 및 내부기 상태 통보 / 유닛 설계 내용</w:t>
      </w:r>
    </w:p>
    <w:tbl>
      <w:tblPr>
        <w:tblStyle w:val="TDC41"/>
        <w:tblW w:w="8816" w:type="dxa"/>
        <w:tblLayout w:type="fixed"/>
        <w:tblLook w:val="04A0" w:firstRow="1" w:lastRow="0" w:firstColumn="1" w:lastColumn="0" w:noHBand="0" w:noVBand="1"/>
      </w:tblPr>
      <w:tblGrid>
        <w:gridCol w:w="1304"/>
        <w:gridCol w:w="7512"/>
      </w:tblGrid>
      <w:tr w:rsidR="00084C76" w14:paraId="5EE17F52"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2EDCED94" w14:textId="77777777" w:rsidR="00084C76" w:rsidRDefault="00084C76">
            <w:pPr>
              <w:pStyle w:val="TDC0"/>
            </w:pPr>
            <w:r>
              <w:t>항목</w:t>
            </w:r>
          </w:p>
        </w:tc>
        <w:tc>
          <w:tcPr>
            <w:tcW w:w="7512" w:type="dxa"/>
          </w:tcPr>
          <w:p w14:paraId="6C9302DB"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설계 내용</w:t>
            </w:r>
          </w:p>
        </w:tc>
      </w:tr>
      <w:tr w:rsidR="00084C76" w14:paraId="0648B6A5"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0BDE5F0F" w14:textId="77777777" w:rsidR="00084C76" w:rsidRDefault="00084C76">
            <w:pPr>
              <w:pStyle w:val="TDCe"/>
            </w:pPr>
            <w:r>
              <w:t>입력</w:t>
            </w:r>
          </w:p>
        </w:tc>
        <w:tc>
          <w:tcPr>
            <w:tcW w:w="7512" w:type="dxa"/>
          </w:tcPr>
          <w:p w14:paraId="6CF175FF"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QCC 정상/종료 요청, 내부기 연결/미연결 상태</w:t>
            </w:r>
          </w:p>
        </w:tc>
      </w:tr>
      <w:tr w:rsidR="00084C76" w14:paraId="18EF3173"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2E9386EC" w14:textId="77777777" w:rsidR="00084C76" w:rsidRDefault="00084C76">
            <w:pPr>
              <w:pStyle w:val="TDCe"/>
            </w:pPr>
            <w:r>
              <w:t>출력</w:t>
            </w:r>
          </w:p>
        </w:tc>
        <w:tc>
          <w:tcPr>
            <w:tcW w:w="7512" w:type="dxa"/>
          </w:tcPr>
          <w:p w14:paraId="6CABE14D"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QCC_CTRL/ISD_CHECK 핀 상태</w:t>
            </w:r>
          </w:p>
        </w:tc>
      </w:tr>
      <w:tr w:rsidR="00084C76" w14:paraId="3A5F5691"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2B48C09A" w14:textId="77777777" w:rsidR="00084C76" w:rsidRDefault="00084C76">
            <w:pPr>
              <w:pStyle w:val="TDCe"/>
            </w:pPr>
            <w:r>
              <w:lastRenderedPageBreak/>
              <w:t>처리</w:t>
            </w:r>
          </w:p>
        </w:tc>
        <w:tc>
          <w:tcPr>
            <w:tcW w:w="7512" w:type="dxa"/>
          </w:tcPr>
          <w:p w14:paraId="211193C9"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정상 요청이면 QCC_CTRL을 High로, 종료 또는 미정 값이면 Low로 설정한다. 내부기 연결이 확정된 때만 ISD_CHECK를 High로 설정하고 나머지는 Low로 설정한다.</w:t>
            </w:r>
          </w:p>
        </w:tc>
      </w:tr>
    </w:tbl>
    <w:p w14:paraId="7688DCA1" w14:textId="77777777" w:rsidR="00084C76" w:rsidRDefault="00084C76" w:rsidP="00BB7A53">
      <w:pPr>
        <w:pStyle w:val="TDC40"/>
        <w:spacing w:after="0"/>
      </w:pPr>
    </w:p>
    <w:p w14:paraId="7B84F22A" w14:textId="77777777" w:rsidR="00084C76" w:rsidRDefault="00084C76">
      <w:pPr>
        <w:pStyle w:val="TDC42"/>
      </w:pPr>
      <w:r>
        <w:t xml:space="preserve">표 </w:t>
      </w:r>
      <w:r>
        <w:fldChar w:fldCharType="begin"/>
      </w:r>
      <w:r>
        <w:instrText>SEQ 표 \* ARABIC</w:instrText>
      </w:r>
      <w:r>
        <w:fldChar w:fldCharType="separate"/>
      </w:r>
      <w:r w:rsidR="001A0C22">
        <w:rPr>
          <w:noProof/>
        </w:rPr>
        <w:t>109</w:t>
      </w:r>
      <w:r>
        <w:fldChar w:fldCharType="end"/>
      </w:r>
      <w:r>
        <w:t>. QCC 동작 및 내부기 상태 통보 / 구현 조건</w:t>
      </w:r>
    </w:p>
    <w:tbl>
      <w:tblPr>
        <w:tblStyle w:val="TDC41"/>
        <w:tblW w:w="8816" w:type="dxa"/>
        <w:tblLayout w:type="fixed"/>
        <w:tblLook w:val="04A0" w:firstRow="1" w:lastRow="0" w:firstColumn="1" w:lastColumn="0" w:noHBand="0" w:noVBand="1"/>
      </w:tblPr>
      <w:tblGrid>
        <w:gridCol w:w="1304"/>
        <w:gridCol w:w="7512"/>
      </w:tblGrid>
      <w:tr w:rsidR="00084C76" w14:paraId="5256250A"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364B21D4" w14:textId="77777777" w:rsidR="00084C76" w:rsidRDefault="00084C76">
            <w:pPr>
              <w:pStyle w:val="TDC0"/>
            </w:pPr>
            <w:r>
              <w:t>구분</w:t>
            </w:r>
          </w:p>
        </w:tc>
        <w:tc>
          <w:tcPr>
            <w:tcW w:w="7512" w:type="dxa"/>
          </w:tcPr>
          <w:p w14:paraId="7B5DA37E"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구현 조건</w:t>
            </w:r>
          </w:p>
        </w:tc>
      </w:tr>
      <w:tr w:rsidR="00084C76" w14:paraId="166B7922"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4DD7CBAC" w14:textId="77777777" w:rsidR="00084C76" w:rsidRDefault="00084C76">
            <w:pPr>
              <w:pStyle w:val="TDCe"/>
            </w:pPr>
            <w:r>
              <w:t>관련 함수</w:t>
            </w:r>
          </w:p>
        </w:tc>
        <w:tc>
          <w:tcPr>
            <w:tcW w:w="7512" w:type="dxa"/>
          </w:tcPr>
          <w:p w14:paraId="6AAD538F" w14:textId="77777777" w:rsidR="00084C76" w:rsidRPr="00BB7A53" w:rsidRDefault="00084C76">
            <w:pPr>
              <w:pStyle w:val="TDCf"/>
              <w:cnfStyle w:val="000000000000" w:firstRow="0" w:lastRow="0" w:firstColumn="0" w:lastColumn="0" w:oddVBand="0" w:evenVBand="0" w:oddHBand="0" w:evenHBand="0" w:firstRowFirstColumn="0" w:firstRowLastColumn="0" w:lastRowFirstColumn="0" w:lastRowLastColumn="0"/>
              <w:rPr>
                <w:lang w:val="en-US"/>
              </w:rPr>
            </w:pPr>
            <w:r w:rsidRPr="00BB7A53">
              <w:rPr>
                <w:lang w:val="en-US"/>
              </w:rPr>
              <w:t>NRF_On_OFF, NRF_Off_Command, NRF_On_Command, snd_qcc_set_mode / snd_qcc_set_isd</w:t>
            </w:r>
          </w:p>
        </w:tc>
      </w:tr>
    </w:tbl>
    <w:p w14:paraId="3412BB35" w14:textId="77777777" w:rsidR="00084C76" w:rsidRPr="00BB7A53" w:rsidRDefault="00084C76" w:rsidP="00BB7A53">
      <w:pPr>
        <w:pStyle w:val="TDC40"/>
        <w:spacing w:after="0"/>
        <w:rPr>
          <w:lang w:val="en-US"/>
        </w:rPr>
      </w:pPr>
    </w:p>
    <w:p w14:paraId="4DA4C063" w14:textId="77777777" w:rsidR="00084C76" w:rsidRDefault="00084C76">
      <w:pPr>
        <w:pStyle w:val="TDC43"/>
      </w:pPr>
      <w:r>
        <w:t>입출력 예 : QCC_CTRL은 정상 모드에서만 High이며 종료/그 밖의 모드는 Low이다. ISD_CHECK는 내부기 연결 상태에서만 High이고 그 밖의 상태는 Low이다.</w:t>
      </w:r>
    </w:p>
    <w:p w14:paraId="44757187" w14:textId="77777777" w:rsidR="000C626C" w:rsidRDefault="000C626C">
      <w:pPr>
        <w:pStyle w:val="TDC40"/>
      </w:pPr>
    </w:p>
    <w:p w14:paraId="68912088" w14:textId="77777777" w:rsidR="00697371" w:rsidRPr="00E00010" w:rsidRDefault="00220104" w:rsidP="00BB7A53">
      <w:pPr>
        <w:pStyle w:val="TDC4"/>
      </w:pPr>
      <w:r>
        <w:t>SU-ID-CM3-009, 터치 상태와 길게 누름 판정</w:t>
      </w:r>
    </w:p>
    <w:p w14:paraId="2299EF1A" w14:textId="77777777" w:rsidR="00084C76" w:rsidRDefault="00084C76" w:rsidP="00BB7A53">
      <w:pPr>
        <w:pStyle w:val="TDC40"/>
        <w:keepNext/>
      </w:pPr>
      <w:r>
        <w:t>잡음과 센서 준비 구간을 일반 사용자 조작과 구분한다.</w:t>
      </w:r>
    </w:p>
    <w:p w14:paraId="06768F4B" w14:textId="77777777" w:rsidR="00084C76" w:rsidRDefault="00084C76">
      <w:pPr>
        <w:pStyle w:val="TDC42"/>
      </w:pPr>
      <w:r>
        <w:t xml:space="preserve">표 </w:t>
      </w:r>
      <w:r>
        <w:fldChar w:fldCharType="begin"/>
      </w:r>
      <w:r>
        <w:instrText>SEQ 표 \* ARABIC</w:instrText>
      </w:r>
      <w:r>
        <w:fldChar w:fldCharType="separate"/>
      </w:r>
      <w:r w:rsidR="001A0C22">
        <w:rPr>
          <w:noProof/>
        </w:rPr>
        <w:t>110</w:t>
      </w:r>
      <w:r>
        <w:fldChar w:fldCharType="end"/>
      </w:r>
      <w:r>
        <w:t>. 터치 상태와 길게 누름 판정 / 유닛 설계 내용</w:t>
      </w:r>
    </w:p>
    <w:tbl>
      <w:tblPr>
        <w:tblStyle w:val="TDC41"/>
        <w:tblW w:w="8816" w:type="dxa"/>
        <w:tblLayout w:type="fixed"/>
        <w:tblLook w:val="04A0" w:firstRow="1" w:lastRow="0" w:firstColumn="1" w:lastColumn="0" w:noHBand="0" w:noVBand="1"/>
      </w:tblPr>
      <w:tblGrid>
        <w:gridCol w:w="1304"/>
        <w:gridCol w:w="7512"/>
      </w:tblGrid>
      <w:tr w:rsidR="00084C76" w14:paraId="130596EB"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0D63D15E" w14:textId="77777777" w:rsidR="00084C76" w:rsidRDefault="00084C76">
            <w:pPr>
              <w:pStyle w:val="TDC0"/>
            </w:pPr>
            <w:r>
              <w:t>항목</w:t>
            </w:r>
          </w:p>
        </w:tc>
        <w:tc>
          <w:tcPr>
            <w:tcW w:w="7512" w:type="dxa"/>
          </w:tcPr>
          <w:p w14:paraId="4963C190"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설계 내용</w:t>
            </w:r>
          </w:p>
        </w:tc>
      </w:tr>
      <w:tr w:rsidR="00084C76" w14:paraId="14F19B33"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587B7489" w14:textId="77777777" w:rsidR="00084C76" w:rsidRDefault="00084C76">
            <w:pPr>
              <w:pStyle w:val="TDCe"/>
            </w:pPr>
            <w:r>
              <w:t>입력</w:t>
            </w:r>
          </w:p>
        </w:tc>
        <w:tc>
          <w:tcPr>
            <w:tcW w:w="7512" w:type="dxa"/>
          </w:tcPr>
          <w:p w14:paraId="13328A55"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센서 읽기 성공/실패, 누름 상태, 시간, 초기화 상태</w:t>
            </w:r>
          </w:p>
        </w:tc>
      </w:tr>
      <w:tr w:rsidR="00084C76" w14:paraId="636A274D"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13DBAF79" w14:textId="77777777" w:rsidR="00084C76" w:rsidRDefault="00084C76">
            <w:pPr>
              <w:pStyle w:val="TDCe"/>
            </w:pPr>
            <w:r>
              <w:t>출력</w:t>
            </w:r>
          </w:p>
        </w:tc>
        <w:tc>
          <w:tcPr>
            <w:tcW w:w="7512" w:type="dxa"/>
          </w:tcPr>
          <w:p w14:paraId="6DE7746B"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터치 상태, 길게 누름 이벤트, 복구 동작</w:t>
            </w:r>
          </w:p>
        </w:tc>
      </w:tr>
      <w:tr w:rsidR="00084C76" w14:paraId="23B8A94B"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7A72ADAE" w14:textId="77777777" w:rsidR="00084C76" w:rsidRDefault="00084C76">
            <w:pPr>
              <w:pStyle w:val="TDCe"/>
            </w:pPr>
            <w:r>
              <w:t>처리</w:t>
            </w:r>
          </w:p>
        </w:tc>
        <w:tc>
          <w:tcPr>
            <w:tcW w:w="7512" w:type="dxa"/>
          </w:tcPr>
          <w:p w14:paraId="1C7DDDF4"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초기 상태를 준비하고 부팅 중 터치를 무시한다. 읽기 실패 시 정해진 횟수 동안 직전 상태를 유지한다. 정상 입력에서는 길게 누름을 한 번만 알리고, 지속 고착은 재설정 단계로 처리한다.</w:t>
            </w:r>
          </w:p>
        </w:tc>
      </w:tr>
    </w:tbl>
    <w:p w14:paraId="7E4358F1" w14:textId="77777777" w:rsidR="00084C76" w:rsidRDefault="00084C76" w:rsidP="00BB7A53">
      <w:pPr>
        <w:pStyle w:val="TDC40"/>
        <w:spacing w:after="0"/>
      </w:pPr>
    </w:p>
    <w:p w14:paraId="78B80651" w14:textId="77777777" w:rsidR="00084C76" w:rsidRDefault="00084C76">
      <w:pPr>
        <w:pStyle w:val="TDC42"/>
      </w:pPr>
      <w:r>
        <w:lastRenderedPageBreak/>
        <w:t xml:space="preserve">표 </w:t>
      </w:r>
      <w:r>
        <w:fldChar w:fldCharType="begin"/>
      </w:r>
      <w:r>
        <w:instrText>SEQ 표 \* ARABIC</w:instrText>
      </w:r>
      <w:r>
        <w:fldChar w:fldCharType="separate"/>
      </w:r>
      <w:r w:rsidR="001A0C22">
        <w:rPr>
          <w:noProof/>
        </w:rPr>
        <w:t>111</w:t>
      </w:r>
      <w:r>
        <w:fldChar w:fldCharType="end"/>
      </w:r>
      <w:r>
        <w:t>. 터치 상태와 길게 누름 판정 / 구현 조건</w:t>
      </w:r>
    </w:p>
    <w:tbl>
      <w:tblPr>
        <w:tblStyle w:val="TDC41"/>
        <w:tblW w:w="8816" w:type="dxa"/>
        <w:tblLayout w:type="fixed"/>
        <w:tblLook w:val="04A0" w:firstRow="1" w:lastRow="0" w:firstColumn="1" w:lastColumn="0" w:noHBand="0" w:noVBand="1"/>
      </w:tblPr>
      <w:tblGrid>
        <w:gridCol w:w="1304"/>
        <w:gridCol w:w="7512"/>
      </w:tblGrid>
      <w:tr w:rsidR="00084C76" w14:paraId="43B8305C"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46D73980" w14:textId="77777777" w:rsidR="00084C76" w:rsidRDefault="00084C76">
            <w:pPr>
              <w:pStyle w:val="TDC0"/>
            </w:pPr>
            <w:r>
              <w:t>구분</w:t>
            </w:r>
          </w:p>
        </w:tc>
        <w:tc>
          <w:tcPr>
            <w:tcW w:w="7512" w:type="dxa"/>
          </w:tcPr>
          <w:p w14:paraId="49C5C8E1"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구현 조건</w:t>
            </w:r>
          </w:p>
        </w:tc>
      </w:tr>
      <w:tr w:rsidR="00084C76" w14:paraId="6513728C"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0C242459" w14:textId="77777777" w:rsidR="00084C76" w:rsidRDefault="00084C76">
            <w:pPr>
              <w:pStyle w:val="TDCe"/>
            </w:pPr>
            <w:r>
              <w:t>관련 함수</w:t>
            </w:r>
          </w:p>
        </w:tc>
        <w:tc>
          <w:tcPr>
            <w:tcW w:w="7512" w:type="dxa"/>
          </w:tcPr>
          <w:p w14:paraId="61932586" w14:textId="77777777" w:rsidR="00084C76" w:rsidRPr="00BB7A53" w:rsidRDefault="00084C76">
            <w:pPr>
              <w:pStyle w:val="TDCf"/>
              <w:cnfStyle w:val="000000000000" w:firstRow="0" w:lastRow="0" w:firstColumn="0" w:lastColumn="0" w:oddVBand="0" w:evenVBand="0" w:oddHBand="0" w:evenHBand="0" w:firstRowFirstColumn="0" w:firstRowLastColumn="0" w:lastRowFirstColumn="0" w:lastRowLastColumn="0"/>
              <w:rPr>
                <w:lang w:val="en-US"/>
              </w:rPr>
            </w:pPr>
            <w:r w:rsidRPr="00BB7A53">
              <w:rPr>
                <w:lang w:val="en-US"/>
              </w:rPr>
              <w:t>tdc_touch_process, tdc_touch_get_state, tdc_touch_logic_init, tdc_touch_logic_set_boot_ignore / tdc_touch_logic_step</w:t>
            </w:r>
          </w:p>
        </w:tc>
      </w:tr>
      <w:tr w:rsidR="00084C76" w14:paraId="2E8494B4"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361E6224" w14:textId="77777777" w:rsidR="00084C76" w:rsidRDefault="00084C76">
            <w:pPr>
              <w:pStyle w:val="TDCe"/>
            </w:pPr>
            <w:r>
              <w:t>동작 조건</w:t>
            </w:r>
          </w:p>
        </w:tc>
        <w:tc>
          <w:tcPr>
            <w:tcW w:w="7512" w:type="dxa"/>
          </w:tcPr>
          <w:p w14:paraId="46A7CD87"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길게 누름 이벤트는 기준 도달 시 1회 발생하며 누름이 계속되는 동안 반복 발생하지 않는다. 유지/부팅 무시 중에는 일반 이벤트가 생성되지 않아야 한다.</w:t>
            </w:r>
          </w:p>
        </w:tc>
      </w:tr>
    </w:tbl>
    <w:p w14:paraId="2F497D02" w14:textId="77777777" w:rsidR="00084C76" w:rsidRDefault="00084C76" w:rsidP="00BB7A53">
      <w:pPr>
        <w:pStyle w:val="TDC40"/>
        <w:spacing w:after="0"/>
      </w:pPr>
    </w:p>
    <w:p w14:paraId="314D715F" w14:textId="77777777" w:rsidR="00BA1805" w:rsidRPr="00E00010" w:rsidRDefault="00BA1805" w:rsidP="00BB7A53">
      <w:pPr>
        <w:pStyle w:val="TDC44"/>
        <w:pageBreakBefore/>
      </w:pPr>
      <w:r w:rsidRPr="00E00010">
        <w:rPr>
          <w:noProof/>
        </w:rPr>
        <w:lastRenderedPageBreak/>
        <w:drawing>
          <wp:inline distT="0" distB="0" distL="0" distR="0" wp14:anchorId="3E4EBC4E" wp14:editId="0010EAF7">
            <wp:extent cx="4320000" cy="5189400"/>
            <wp:effectExtent l="0" t="0" r="0" b="0"/>
            <wp:docPr id="1013" name="Flow CM3-009" descr="SU-ID-CM3-009 터치 상태와 길게 누름 판정 설계 순서도">
              <a:extLst xmlns:a="http://schemas.openxmlformats.org/drawingml/2006/main">
                <a:ext uri="{FF2B5EF4-FFF2-40B4-BE49-F238E27FC236}">
                  <a16:creationId xmlns:a16="http://schemas.microsoft.com/office/drawing/2014/main" id="{E8B69799-F488-0C76-6806-D41022ABA0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그림 256" descr="스크린샷, 어둠, 블랙, 밤이(가) 표시된 사진&#10;&#10;자동 생성된 설명">
                      <a:extLst>
                        <a:ext uri="{FF2B5EF4-FFF2-40B4-BE49-F238E27FC236}">
                          <a16:creationId xmlns:a16="http://schemas.microsoft.com/office/drawing/2014/main" id="{E8B69799-F488-0C76-6806-D41022ABA043}"/>
                        </a:ext>
                      </a:extLst>
                    </pic:cNvPr>
                    <pic:cNvPicPr>
                      <a:picLocks noChangeAspect="1"/>
                    </pic:cNvPicPr>
                  </pic:nvPicPr>
                  <pic:blipFill>
                    <a:blip r:embed="rId30"/>
                    <a:stretch>
                      <a:fillRect/>
                    </a:stretch>
                  </pic:blipFill>
                  <pic:spPr>
                    <a:xfrm>
                      <a:off x="0" y="0"/>
                      <a:ext cx="4320000" cy="5189400"/>
                    </a:xfrm>
                    <a:prstGeom prst="rect">
                      <a:avLst/>
                    </a:prstGeom>
                  </pic:spPr>
                </pic:pic>
              </a:graphicData>
            </a:graphic>
          </wp:inline>
        </w:drawing>
      </w:r>
    </w:p>
    <w:p w14:paraId="03031378" w14:textId="77777777" w:rsidR="00697371" w:rsidRPr="00E00010" w:rsidRDefault="00220104" w:rsidP="00BB7A53">
      <w:pPr>
        <w:pStyle w:val="TDC45"/>
      </w:pPr>
      <w:r w:rsidRPr="00E00010">
        <w:t>그림 21. SU-ID-CM3-009 터치 상태와 길게 누름 판정 순서도</w:t>
      </w:r>
    </w:p>
    <w:p w14:paraId="280EA0C9" w14:textId="77777777" w:rsidR="000C626C" w:rsidRDefault="000C626C">
      <w:pPr>
        <w:pStyle w:val="TDC40"/>
      </w:pPr>
    </w:p>
    <w:p w14:paraId="543B0FB8" w14:textId="77777777" w:rsidR="00697371" w:rsidRPr="00E00010" w:rsidRDefault="00220104" w:rsidP="00BB7A53">
      <w:pPr>
        <w:pStyle w:val="TDC4"/>
      </w:pPr>
      <w:r>
        <w:t>SU-ID-CM3-010, 터치 센서 읽기와 재보정</w:t>
      </w:r>
    </w:p>
    <w:p w14:paraId="78D6E85F" w14:textId="77777777" w:rsidR="00084C76" w:rsidRDefault="00084C76" w:rsidP="00BB7A53">
      <w:pPr>
        <w:pStyle w:val="TDC40"/>
        <w:keepNext/>
      </w:pPr>
      <w:r>
        <w:t>터치 판정 논리가 필요한 센서 정보와 복구 제어를 하드웨어에 연결한다.</w:t>
      </w:r>
    </w:p>
    <w:p w14:paraId="679D7F3E" w14:textId="77777777" w:rsidR="00084C76" w:rsidRDefault="00084C76">
      <w:pPr>
        <w:pStyle w:val="TDC42"/>
      </w:pPr>
      <w:r>
        <w:t xml:space="preserve">표 </w:t>
      </w:r>
      <w:r>
        <w:fldChar w:fldCharType="begin"/>
      </w:r>
      <w:r>
        <w:instrText>SEQ 표 \* ARABIC</w:instrText>
      </w:r>
      <w:r>
        <w:fldChar w:fldCharType="separate"/>
      </w:r>
      <w:r w:rsidR="001A0C22">
        <w:rPr>
          <w:noProof/>
        </w:rPr>
        <w:t>112</w:t>
      </w:r>
      <w:r>
        <w:fldChar w:fldCharType="end"/>
      </w:r>
      <w:r>
        <w:t>. 터치 센서 읽기와 재보정 / 유닛 설계 내용</w:t>
      </w:r>
    </w:p>
    <w:tbl>
      <w:tblPr>
        <w:tblStyle w:val="TDC41"/>
        <w:tblW w:w="8816" w:type="dxa"/>
        <w:tblLayout w:type="fixed"/>
        <w:tblLook w:val="04A0" w:firstRow="1" w:lastRow="0" w:firstColumn="1" w:lastColumn="0" w:noHBand="0" w:noVBand="1"/>
      </w:tblPr>
      <w:tblGrid>
        <w:gridCol w:w="1304"/>
        <w:gridCol w:w="7512"/>
      </w:tblGrid>
      <w:tr w:rsidR="00084C76" w14:paraId="4E8EC027"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20275BBF" w14:textId="77777777" w:rsidR="00084C76" w:rsidRDefault="00084C76">
            <w:pPr>
              <w:pStyle w:val="TDC0"/>
            </w:pPr>
            <w:r>
              <w:t>항목</w:t>
            </w:r>
          </w:p>
        </w:tc>
        <w:tc>
          <w:tcPr>
            <w:tcW w:w="7512" w:type="dxa"/>
          </w:tcPr>
          <w:p w14:paraId="20F76948"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설계 내용</w:t>
            </w:r>
          </w:p>
        </w:tc>
      </w:tr>
      <w:tr w:rsidR="00084C76" w14:paraId="04FE68A8"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556E7F91" w14:textId="77777777" w:rsidR="00084C76" w:rsidRDefault="00084C76">
            <w:pPr>
              <w:pStyle w:val="TDCe"/>
            </w:pPr>
            <w:r>
              <w:t>입력</w:t>
            </w:r>
          </w:p>
        </w:tc>
        <w:tc>
          <w:tcPr>
            <w:tcW w:w="7512" w:type="dxa"/>
          </w:tcPr>
          <w:p w14:paraId="0B20D0FE"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센서 상태 읽기, 재보정/재시드/저전력 요청</w:t>
            </w:r>
          </w:p>
        </w:tc>
      </w:tr>
      <w:tr w:rsidR="00084C76" w14:paraId="3FFE46EC"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2F01BA57" w14:textId="77777777" w:rsidR="00084C76" w:rsidRDefault="00084C76">
            <w:pPr>
              <w:pStyle w:val="TDCe"/>
            </w:pPr>
            <w:r>
              <w:lastRenderedPageBreak/>
              <w:t>출력</w:t>
            </w:r>
          </w:p>
        </w:tc>
        <w:tc>
          <w:tcPr>
            <w:tcW w:w="7512" w:type="dxa"/>
          </w:tcPr>
          <w:p w14:paraId="7056761E"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센서 데이터와 설정 상태</w:t>
            </w:r>
          </w:p>
        </w:tc>
      </w:tr>
      <w:tr w:rsidR="00084C76" w14:paraId="61590AFA"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18F3A67A" w14:textId="77777777" w:rsidR="00084C76" w:rsidRDefault="00084C76">
            <w:pPr>
              <w:pStyle w:val="TDCe"/>
            </w:pPr>
            <w:r>
              <w:t>처리</w:t>
            </w:r>
          </w:p>
        </w:tc>
        <w:tc>
          <w:tcPr>
            <w:tcW w:w="7512" w:type="dxa"/>
          </w:tcPr>
          <w:p w14:paraId="56464885"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I2C로 상태 및 디버그 정보를 읽고 ATI 완료를 확인한다. 요청에 따라 재보정, 재시드, 저전력 설정을 수행한다. 순수 터치 판정과 실제 버스 접근을 분리한다.</w:t>
            </w:r>
          </w:p>
        </w:tc>
      </w:tr>
    </w:tbl>
    <w:p w14:paraId="300711E8" w14:textId="77777777" w:rsidR="00084C76" w:rsidRDefault="00084C76" w:rsidP="00BB7A53">
      <w:pPr>
        <w:pStyle w:val="TDC40"/>
        <w:spacing w:after="0"/>
      </w:pPr>
    </w:p>
    <w:p w14:paraId="1A46B924" w14:textId="77777777" w:rsidR="00084C76" w:rsidRDefault="00084C76">
      <w:pPr>
        <w:pStyle w:val="TDC42"/>
      </w:pPr>
      <w:r>
        <w:t xml:space="preserve">표 </w:t>
      </w:r>
      <w:r>
        <w:fldChar w:fldCharType="begin"/>
      </w:r>
      <w:r>
        <w:instrText>SEQ 표 \* ARABIC</w:instrText>
      </w:r>
      <w:r>
        <w:fldChar w:fldCharType="separate"/>
      </w:r>
      <w:r w:rsidR="001A0C22">
        <w:rPr>
          <w:noProof/>
        </w:rPr>
        <w:t>113</w:t>
      </w:r>
      <w:r>
        <w:fldChar w:fldCharType="end"/>
      </w:r>
      <w:r>
        <w:t>. 터치 센서 읽기와 재보정 / 구현 조건</w:t>
      </w:r>
    </w:p>
    <w:tbl>
      <w:tblPr>
        <w:tblStyle w:val="TDC41"/>
        <w:tblW w:w="8816" w:type="dxa"/>
        <w:tblLayout w:type="fixed"/>
        <w:tblLook w:val="04A0" w:firstRow="1" w:lastRow="0" w:firstColumn="1" w:lastColumn="0" w:noHBand="0" w:noVBand="1"/>
      </w:tblPr>
      <w:tblGrid>
        <w:gridCol w:w="1304"/>
        <w:gridCol w:w="7512"/>
      </w:tblGrid>
      <w:tr w:rsidR="00084C76" w14:paraId="6F413A8A"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263954F9" w14:textId="77777777" w:rsidR="00084C76" w:rsidRDefault="00084C76">
            <w:pPr>
              <w:pStyle w:val="TDC0"/>
            </w:pPr>
            <w:r>
              <w:t>구분</w:t>
            </w:r>
          </w:p>
        </w:tc>
        <w:tc>
          <w:tcPr>
            <w:tcW w:w="7512" w:type="dxa"/>
          </w:tcPr>
          <w:p w14:paraId="007DA575"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구현 조건</w:t>
            </w:r>
          </w:p>
        </w:tc>
      </w:tr>
      <w:tr w:rsidR="00084C76" w14:paraId="1B2A7529"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346FB373" w14:textId="77777777" w:rsidR="00084C76" w:rsidRDefault="00084C76">
            <w:pPr>
              <w:pStyle w:val="TDCe"/>
            </w:pPr>
            <w:r>
              <w:t>관련 함수</w:t>
            </w:r>
          </w:p>
        </w:tc>
        <w:tc>
          <w:tcPr>
            <w:tcW w:w="7512" w:type="dxa"/>
          </w:tcPr>
          <w:p w14:paraId="3C4416C6" w14:textId="77777777" w:rsidR="00084C76" w:rsidRPr="00BB7A53" w:rsidRDefault="00084C76">
            <w:pPr>
              <w:pStyle w:val="TDCf"/>
              <w:cnfStyle w:val="000000000000" w:firstRow="0" w:lastRow="0" w:firstColumn="0" w:lastColumn="0" w:oddVBand="0" w:evenVBand="0" w:oddHBand="0" w:evenHBand="0" w:firstRowFirstColumn="0" w:firstRowLastColumn="0" w:lastRowFirstColumn="0" w:lastRowLastColumn="0"/>
              <w:rPr>
                <w:lang w:val="en-US"/>
              </w:rPr>
            </w:pPr>
            <w:r w:rsidRPr="00BB7A53">
              <w:rPr>
                <w:lang w:val="en-US"/>
              </w:rPr>
              <w:t>tdc_touch_iqs323_read_status, tdc_touch_iqs323_read_debug, tdc_touch_iqs323_re_ati, tdc_touch_iqs323_reseed / tdc_touch_iqs323_is_ati_done, tdc_touch_iqs323_set_ulp, tdc_touch_iqs323_is_ulp</w:t>
            </w:r>
          </w:p>
        </w:tc>
      </w:tr>
      <w:tr w:rsidR="00084C76" w14:paraId="69319EE8"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46DD6775" w14:textId="77777777" w:rsidR="00084C76" w:rsidRDefault="00084C76">
            <w:pPr>
              <w:pStyle w:val="TDCe"/>
            </w:pPr>
            <w:r>
              <w:t>동작 조건</w:t>
            </w:r>
          </w:p>
        </w:tc>
        <w:tc>
          <w:tcPr>
            <w:tcW w:w="7512" w:type="dxa"/>
          </w:tcPr>
          <w:p w14:paraId="36D6CADF"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요청한 필드만 읽거나 설정하고 실패를 성공 데이터로 취급하지 않아야 한다. 저전력 설정과 조회 상태가 일치해야 한다.</w:t>
            </w:r>
          </w:p>
        </w:tc>
      </w:tr>
    </w:tbl>
    <w:p w14:paraId="2FAA1894" w14:textId="77777777" w:rsidR="00084C76" w:rsidRDefault="00084C76" w:rsidP="00BB7A53">
      <w:pPr>
        <w:pStyle w:val="TDC40"/>
        <w:spacing w:after="0"/>
      </w:pPr>
    </w:p>
    <w:p w14:paraId="2B7DA7A1" w14:textId="77777777" w:rsidR="00697371" w:rsidRPr="00E00010" w:rsidRDefault="00220104" w:rsidP="00BB7A53">
      <w:pPr>
        <w:pStyle w:val="TDC4"/>
      </w:pPr>
      <w:r>
        <w:t>SU-ID-CM3-011, 배터리 및 크래들 정보 관리</w:t>
      </w:r>
    </w:p>
    <w:p w14:paraId="0E94985E" w14:textId="77777777" w:rsidR="00084C76" w:rsidRDefault="00084C76" w:rsidP="00BB7A53">
      <w:pPr>
        <w:pStyle w:val="TDC40"/>
        <w:keepNext/>
      </w:pPr>
      <w:r>
        <w:t>전원 판단과 사용자 표시가 같은 수신 정보를 사용하도록 상태를 보관한다.</w:t>
      </w:r>
    </w:p>
    <w:p w14:paraId="75A60F8F" w14:textId="77777777" w:rsidR="00084C76" w:rsidRDefault="00084C76">
      <w:pPr>
        <w:pStyle w:val="TDC42"/>
      </w:pPr>
      <w:r>
        <w:t xml:space="preserve">표 </w:t>
      </w:r>
      <w:r>
        <w:fldChar w:fldCharType="begin"/>
      </w:r>
      <w:r>
        <w:instrText>SEQ 표 \* ARABIC</w:instrText>
      </w:r>
      <w:r>
        <w:fldChar w:fldCharType="separate"/>
      </w:r>
      <w:r w:rsidR="001A0C22">
        <w:rPr>
          <w:noProof/>
        </w:rPr>
        <w:t>114</w:t>
      </w:r>
      <w:r>
        <w:fldChar w:fldCharType="end"/>
      </w:r>
      <w:r>
        <w:t>. 배터리 및 크래들 정보 관리 / 유닛 설계 내용</w:t>
      </w:r>
    </w:p>
    <w:tbl>
      <w:tblPr>
        <w:tblStyle w:val="TDC41"/>
        <w:tblW w:w="8816" w:type="dxa"/>
        <w:tblLayout w:type="fixed"/>
        <w:tblLook w:val="04A0" w:firstRow="1" w:lastRow="0" w:firstColumn="1" w:lastColumn="0" w:noHBand="0" w:noVBand="1"/>
      </w:tblPr>
      <w:tblGrid>
        <w:gridCol w:w="1304"/>
        <w:gridCol w:w="7512"/>
      </w:tblGrid>
      <w:tr w:rsidR="00084C76" w14:paraId="10028985"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7EAFD0BD" w14:textId="77777777" w:rsidR="00084C76" w:rsidRDefault="00084C76">
            <w:pPr>
              <w:pStyle w:val="TDC0"/>
            </w:pPr>
            <w:r>
              <w:t>항목</w:t>
            </w:r>
          </w:p>
        </w:tc>
        <w:tc>
          <w:tcPr>
            <w:tcW w:w="7512" w:type="dxa"/>
          </w:tcPr>
          <w:p w14:paraId="39E7E32A"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설계 내용</w:t>
            </w:r>
          </w:p>
        </w:tc>
      </w:tr>
      <w:tr w:rsidR="00084C76" w14:paraId="52DB1DCD"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4C625CD4" w14:textId="77777777" w:rsidR="00084C76" w:rsidRDefault="00084C76">
            <w:pPr>
              <w:pStyle w:val="TDCe"/>
            </w:pPr>
            <w:r>
              <w:t>입력</w:t>
            </w:r>
          </w:p>
        </w:tc>
        <w:tc>
          <w:tcPr>
            <w:tcW w:w="7512" w:type="dxa"/>
          </w:tcPr>
          <w:p w14:paraId="748FFC9E"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QCC 수신 배터리 잔량/충전기/뚜껑 상태</w:t>
            </w:r>
          </w:p>
        </w:tc>
      </w:tr>
      <w:tr w:rsidR="00084C76" w14:paraId="23CB7062"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3B132A99" w14:textId="77777777" w:rsidR="00084C76" w:rsidRDefault="00084C76">
            <w:pPr>
              <w:pStyle w:val="TDCe"/>
            </w:pPr>
            <w:r>
              <w:t>출력</w:t>
            </w:r>
          </w:p>
        </w:tc>
        <w:tc>
          <w:tcPr>
            <w:tcW w:w="7512" w:type="dxa"/>
          </w:tcPr>
          <w:p w14:paraId="6956035A"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시스템 및 리모콘에서 조회하는 현재 정보</w:t>
            </w:r>
          </w:p>
        </w:tc>
      </w:tr>
      <w:tr w:rsidR="00084C76" w14:paraId="27F84EFC"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4EA32D87" w14:textId="77777777" w:rsidR="00084C76" w:rsidRDefault="00084C76">
            <w:pPr>
              <w:pStyle w:val="TDCe"/>
            </w:pPr>
            <w:r>
              <w:t>처리</w:t>
            </w:r>
          </w:p>
        </w:tc>
        <w:tc>
          <w:tcPr>
            <w:tcW w:w="7512" w:type="dxa"/>
          </w:tcPr>
          <w:p w14:paraId="65166A49"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QCC에서 수신한 배터리 잔량, 충전 상태와 크래들 뚜껑 상태를 각각 갱신하고 조회 인터페이스로 제공한다. 배터리 정보의 수신과 시스템 제어에서의 사용을 분리한다.</w:t>
            </w:r>
          </w:p>
        </w:tc>
      </w:tr>
    </w:tbl>
    <w:p w14:paraId="7BFAD290" w14:textId="77777777" w:rsidR="00084C76" w:rsidRDefault="00084C76" w:rsidP="00BB7A53">
      <w:pPr>
        <w:pStyle w:val="TDC40"/>
        <w:spacing w:after="0"/>
      </w:pPr>
    </w:p>
    <w:p w14:paraId="606CE748" w14:textId="77777777" w:rsidR="00084C76" w:rsidRDefault="00084C76">
      <w:pPr>
        <w:pStyle w:val="TDC42"/>
      </w:pPr>
      <w:r>
        <w:lastRenderedPageBreak/>
        <w:t xml:space="preserve">표 </w:t>
      </w:r>
      <w:r>
        <w:fldChar w:fldCharType="begin"/>
      </w:r>
      <w:r>
        <w:instrText>SEQ 표 \* ARABIC</w:instrText>
      </w:r>
      <w:r>
        <w:fldChar w:fldCharType="separate"/>
      </w:r>
      <w:r w:rsidR="001A0C22">
        <w:rPr>
          <w:noProof/>
        </w:rPr>
        <w:t>115</w:t>
      </w:r>
      <w:r>
        <w:fldChar w:fldCharType="end"/>
      </w:r>
      <w:r>
        <w:t>. 배터리 및 크래들 정보 관리 / 구현 조건</w:t>
      </w:r>
    </w:p>
    <w:tbl>
      <w:tblPr>
        <w:tblStyle w:val="TDC41"/>
        <w:tblW w:w="8816" w:type="dxa"/>
        <w:tblLayout w:type="fixed"/>
        <w:tblLook w:val="04A0" w:firstRow="1" w:lastRow="0" w:firstColumn="1" w:lastColumn="0" w:noHBand="0" w:noVBand="1"/>
      </w:tblPr>
      <w:tblGrid>
        <w:gridCol w:w="1304"/>
        <w:gridCol w:w="7512"/>
      </w:tblGrid>
      <w:tr w:rsidR="00084C76" w14:paraId="5ED15BE6"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4CF1907E" w14:textId="77777777" w:rsidR="00084C76" w:rsidRDefault="00084C76">
            <w:pPr>
              <w:pStyle w:val="TDC0"/>
            </w:pPr>
            <w:r>
              <w:t>구분</w:t>
            </w:r>
          </w:p>
        </w:tc>
        <w:tc>
          <w:tcPr>
            <w:tcW w:w="7512" w:type="dxa"/>
          </w:tcPr>
          <w:p w14:paraId="6A411BB8"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구현 조건</w:t>
            </w:r>
          </w:p>
        </w:tc>
      </w:tr>
      <w:tr w:rsidR="00084C76" w14:paraId="164FD536"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20BF82A3" w14:textId="77777777" w:rsidR="00084C76" w:rsidRDefault="00084C76">
            <w:pPr>
              <w:pStyle w:val="TDCe"/>
            </w:pPr>
            <w:r>
              <w:t>관련 함수</w:t>
            </w:r>
          </w:p>
        </w:tc>
        <w:tc>
          <w:tcPr>
            <w:tcW w:w="7512" w:type="dxa"/>
          </w:tcPr>
          <w:p w14:paraId="6E037942" w14:textId="77777777" w:rsidR="00084C76" w:rsidRPr="00BB7A53" w:rsidRDefault="00084C76">
            <w:pPr>
              <w:pStyle w:val="TDCf"/>
              <w:cnfStyle w:val="000000000000" w:firstRow="0" w:lastRow="0" w:firstColumn="0" w:lastColumn="0" w:oddVBand="0" w:evenVBand="0" w:oddHBand="0" w:evenHBand="0" w:firstRowFirstColumn="0" w:firstRowLastColumn="0" w:lastRowFirstColumn="0" w:lastRowLastColumn="0"/>
              <w:rPr>
                <w:lang w:val="en-US"/>
              </w:rPr>
            </w:pPr>
            <w:r w:rsidRPr="00BB7A53">
              <w:rPr>
                <w:lang w:val="en-US"/>
              </w:rPr>
              <w:t>snd_batt_set_state, snd_batt_set_percent, snd_batt_get_percent, snd_charger_set_state / snd_charger_get_state, tdc_charger_set_cradle_cover_state, tdc_cradle_get_cover_state, readBatteryPercentage</w:t>
            </w:r>
          </w:p>
        </w:tc>
      </w:tr>
    </w:tbl>
    <w:p w14:paraId="0FB33264" w14:textId="77777777" w:rsidR="00084C76" w:rsidRPr="00BB7A53" w:rsidRDefault="00084C76" w:rsidP="00BB7A53">
      <w:pPr>
        <w:pStyle w:val="TDC40"/>
        <w:spacing w:after="0"/>
        <w:rPr>
          <w:lang w:val="en-US"/>
        </w:rPr>
      </w:pPr>
    </w:p>
    <w:p w14:paraId="68A0DB86" w14:textId="77777777" w:rsidR="00084C76" w:rsidRDefault="00084C76">
      <w:pPr>
        <w:pStyle w:val="TDC43"/>
      </w:pPr>
      <w:r>
        <w:t>입출력 예 : 잔량 40을 수신한 뒤 70을 수신하면 조회값은 70이다. 충전기/뚜껑 상태도 마지막으로 수신한 값을 사용하며 리모콘 조회 경로는 같은 잔량 상태를 참조한다.</w:t>
      </w:r>
    </w:p>
    <w:p w14:paraId="7E12A288" w14:textId="77777777" w:rsidR="000C626C" w:rsidRDefault="000C626C">
      <w:pPr>
        <w:pStyle w:val="TDC40"/>
      </w:pPr>
    </w:p>
    <w:p w14:paraId="2BF2291A" w14:textId="77777777" w:rsidR="00697371" w:rsidRPr="00E00010" w:rsidRDefault="00220104" w:rsidP="00BB7A53">
      <w:pPr>
        <w:pStyle w:val="TDC4"/>
      </w:pPr>
      <w:r>
        <w:t>SU-ID-CM3-012, CFX 전원 제어 요청</w:t>
      </w:r>
    </w:p>
    <w:p w14:paraId="041FA14B" w14:textId="77777777" w:rsidR="00084C76" w:rsidRDefault="00084C76" w:rsidP="00BB7A53">
      <w:pPr>
        <w:pStyle w:val="TDC40"/>
        <w:keepNext/>
      </w:pPr>
      <w:r>
        <w:t>CFX가 담당하는 전원/저전력 동작을 공유 명령으로 요청한다.</w:t>
      </w:r>
    </w:p>
    <w:p w14:paraId="4C7B5B5D" w14:textId="77777777" w:rsidR="00084C76" w:rsidRDefault="00084C76">
      <w:pPr>
        <w:pStyle w:val="TDC42"/>
      </w:pPr>
      <w:r>
        <w:t xml:space="preserve">표 </w:t>
      </w:r>
      <w:r>
        <w:fldChar w:fldCharType="begin"/>
      </w:r>
      <w:r>
        <w:instrText>SEQ 표 \* ARABIC</w:instrText>
      </w:r>
      <w:r>
        <w:fldChar w:fldCharType="separate"/>
      </w:r>
      <w:r w:rsidR="001A0C22">
        <w:rPr>
          <w:noProof/>
        </w:rPr>
        <w:t>116</w:t>
      </w:r>
      <w:r>
        <w:fldChar w:fldCharType="end"/>
      </w:r>
      <w:r>
        <w:t>. CFX 전원 제어 요청 / 유닛 설계 내용</w:t>
      </w:r>
    </w:p>
    <w:tbl>
      <w:tblPr>
        <w:tblStyle w:val="TDC41"/>
        <w:tblW w:w="8816" w:type="dxa"/>
        <w:tblLayout w:type="fixed"/>
        <w:tblLook w:val="04A0" w:firstRow="1" w:lastRow="0" w:firstColumn="1" w:lastColumn="0" w:noHBand="0" w:noVBand="1"/>
      </w:tblPr>
      <w:tblGrid>
        <w:gridCol w:w="1304"/>
        <w:gridCol w:w="7512"/>
      </w:tblGrid>
      <w:tr w:rsidR="00084C76" w14:paraId="35C12689"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336CE391" w14:textId="77777777" w:rsidR="00084C76" w:rsidRDefault="00084C76">
            <w:pPr>
              <w:pStyle w:val="TDC0"/>
            </w:pPr>
            <w:r>
              <w:t>항목</w:t>
            </w:r>
          </w:p>
        </w:tc>
        <w:tc>
          <w:tcPr>
            <w:tcW w:w="7512" w:type="dxa"/>
          </w:tcPr>
          <w:p w14:paraId="7362F0EA"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설계 내용</w:t>
            </w:r>
          </w:p>
        </w:tc>
      </w:tr>
      <w:tr w:rsidR="00084C76" w14:paraId="7D8E935B"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4DF03467" w14:textId="77777777" w:rsidR="00084C76" w:rsidRDefault="00084C76">
            <w:pPr>
              <w:pStyle w:val="TDCe"/>
            </w:pPr>
            <w:r>
              <w:t>입력</w:t>
            </w:r>
          </w:p>
        </w:tc>
        <w:tc>
          <w:tcPr>
            <w:tcW w:w="7512" w:type="dxa"/>
          </w:tcPr>
          <w:p w14:paraId="13173D12"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보조 전원 켜기/끄기 또는 절전 요청</w:t>
            </w:r>
          </w:p>
        </w:tc>
      </w:tr>
      <w:tr w:rsidR="00084C76" w14:paraId="79475270"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61B8169F" w14:textId="77777777" w:rsidR="00084C76" w:rsidRDefault="00084C76">
            <w:pPr>
              <w:pStyle w:val="TDCe"/>
            </w:pPr>
            <w:r>
              <w:t>출력</w:t>
            </w:r>
          </w:p>
        </w:tc>
        <w:tc>
          <w:tcPr>
            <w:tcW w:w="7512" w:type="dxa"/>
          </w:tcPr>
          <w:p w14:paraId="6E48C8AC"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CFX 공유 명령</w:t>
            </w:r>
          </w:p>
        </w:tc>
      </w:tr>
      <w:tr w:rsidR="00084C76" w14:paraId="7F497C3E"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40327884" w14:textId="77777777" w:rsidR="00084C76" w:rsidRDefault="00084C76">
            <w:pPr>
              <w:pStyle w:val="TDCe"/>
            </w:pPr>
            <w:r>
              <w:t>처리</w:t>
            </w:r>
          </w:p>
        </w:tc>
        <w:tc>
          <w:tcPr>
            <w:tcW w:w="7512" w:type="dxa"/>
          </w:tcPr>
          <w:p w14:paraId="6B463418"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전원 상태 요청 또는 절전 요청을 해당 공유 필드에 기록한다. 실제 출력 핀과 주변장치 정리는 요청을 받은 코어의 처리와 연결한다.</w:t>
            </w:r>
          </w:p>
        </w:tc>
      </w:tr>
    </w:tbl>
    <w:p w14:paraId="41305CB8" w14:textId="77777777" w:rsidR="00084C76" w:rsidRDefault="00084C76" w:rsidP="00BB7A53">
      <w:pPr>
        <w:pStyle w:val="TDC40"/>
        <w:spacing w:after="0"/>
      </w:pPr>
    </w:p>
    <w:p w14:paraId="7761E4F8" w14:textId="77777777" w:rsidR="00084C76" w:rsidRDefault="00084C76">
      <w:pPr>
        <w:pStyle w:val="TDC42"/>
      </w:pPr>
      <w:r>
        <w:t xml:space="preserve">표 </w:t>
      </w:r>
      <w:r>
        <w:fldChar w:fldCharType="begin"/>
      </w:r>
      <w:r>
        <w:instrText>SEQ 표 \* ARABIC</w:instrText>
      </w:r>
      <w:r>
        <w:fldChar w:fldCharType="separate"/>
      </w:r>
      <w:r w:rsidR="001A0C22">
        <w:rPr>
          <w:noProof/>
        </w:rPr>
        <w:t>117</w:t>
      </w:r>
      <w:r>
        <w:fldChar w:fldCharType="end"/>
      </w:r>
      <w:r>
        <w:t>. CFX 전원 제어 요청 / 구현 조건</w:t>
      </w:r>
    </w:p>
    <w:tbl>
      <w:tblPr>
        <w:tblStyle w:val="TDC41"/>
        <w:tblW w:w="8816" w:type="dxa"/>
        <w:tblLayout w:type="fixed"/>
        <w:tblLook w:val="04A0" w:firstRow="1" w:lastRow="0" w:firstColumn="1" w:lastColumn="0" w:noHBand="0" w:noVBand="1"/>
      </w:tblPr>
      <w:tblGrid>
        <w:gridCol w:w="1304"/>
        <w:gridCol w:w="7512"/>
      </w:tblGrid>
      <w:tr w:rsidR="00084C76" w14:paraId="05855005"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0199EE0A" w14:textId="77777777" w:rsidR="00084C76" w:rsidRDefault="00084C76">
            <w:pPr>
              <w:pStyle w:val="TDC0"/>
            </w:pPr>
            <w:r>
              <w:t>구분</w:t>
            </w:r>
          </w:p>
        </w:tc>
        <w:tc>
          <w:tcPr>
            <w:tcW w:w="7512" w:type="dxa"/>
          </w:tcPr>
          <w:p w14:paraId="094DB780"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구현 조건</w:t>
            </w:r>
          </w:p>
        </w:tc>
      </w:tr>
      <w:tr w:rsidR="00084C76" w14:paraId="611FA795"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665B765D" w14:textId="77777777" w:rsidR="00084C76" w:rsidRDefault="00084C76">
            <w:pPr>
              <w:pStyle w:val="TDCe"/>
            </w:pPr>
            <w:r>
              <w:t>관련 함수</w:t>
            </w:r>
          </w:p>
        </w:tc>
        <w:tc>
          <w:tcPr>
            <w:tcW w:w="7512" w:type="dxa"/>
          </w:tcPr>
          <w:p w14:paraId="5DD8CC3A" w14:textId="77777777" w:rsidR="00084C76" w:rsidRPr="00BB7A53" w:rsidRDefault="00084C76">
            <w:pPr>
              <w:pStyle w:val="TDCf"/>
              <w:cnfStyle w:val="000000000000" w:firstRow="0" w:lastRow="0" w:firstColumn="0" w:lastColumn="0" w:oddVBand="0" w:evenVBand="0" w:oddHBand="0" w:evenHBand="0" w:firstRowFirstColumn="0" w:firstRowLastColumn="0" w:lastRowFirstColumn="0" w:lastRowLastColumn="0"/>
              <w:rPr>
                <w:lang w:val="en-US"/>
              </w:rPr>
            </w:pPr>
            <w:r w:rsidRPr="00BB7A53">
              <w:rPr>
                <w:lang w:val="en-US"/>
              </w:rPr>
              <w:t>OnOff_3V_PMIC_CM3_to_CFX, enterLowPowerMode_CM3_to_CFX</w:t>
            </w:r>
          </w:p>
        </w:tc>
      </w:tr>
      <w:tr w:rsidR="00084C76" w14:paraId="11EB57FB"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166CE928" w14:textId="77777777" w:rsidR="00084C76" w:rsidRDefault="00084C76">
            <w:pPr>
              <w:pStyle w:val="TDCe"/>
            </w:pPr>
            <w:r>
              <w:t>동작 조건</w:t>
            </w:r>
          </w:p>
        </w:tc>
        <w:tc>
          <w:tcPr>
            <w:tcW w:w="7512" w:type="dxa"/>
          </w:tcPr>
          <w:p w14:paraId="6B3957D4"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요청 종류에 맞는 필드만 갱신되고 다른 제어 명령을 덮어쓰지 않아야 한다.</w:t>
            </w:r>
          </w:p>
        </w:tc>
      </w:tr>
    </w:tbl>
    <w:p w14:paraId="0C9AE452" w14:textId="77777777" w:rsidR="00084C76" w:rsidRDefault="00084C76" w:rsidP="00BB7A53">
      <w:pPr>
        <w:pStyle w:val="TDC40"/>
        <w:spacing w:after="0"/>
      </w:pPr>
    </w:p>
    <w:p w14:paraId="2D35D0BE" w14:textId="77777777" w:rsidR="00697371" w:rsidRPr="00E00010" w:rsidRDefault="00220104" w:rsidP="00BB7A53">
      <w:pPr>
        <w:pStyle w:val="TDC4"/>
      </w:pPr>
      <w:r>
        <w:lastRenderedPageBreak/>
        <w:t>SU-ID-CM3-013, LED 표시 요청과 우선순위</w:t>
      </w:r>
    </w:p>
    <w:p w14:paraId="0495D049" w14:textId="77777777" w:rsidR="00084C76" w:rsidRDefault="00084C76" w:rsidP="00BB7A53">
      <w:pPr>
        <w:pStyle w:val="TDC40"/>
        <w:keepNext/>
      </w:pPr>
      <w:r>
        <w:t>여러 기능이 동시에 LED를 요청해도 한 가지 표시를 일관되게 출력한다.</w:t>
      </w:r>
    </w:p>
    <w:p w14:paraId="02642A09" w14:textId="77777777" w:rsidR="00084C76" w:rsidRDefault="00084C76">
      <w:pPr>
        <w:pStyle w:val="TDC42"/>
      </w:pPr>
      <w:r>
        <w:t xml:space="preserve">표 </w:t>
      </w:r>
      <w:r>
        <w:fldChar w:fldCharType="begin"/>
      </w:r>
      <w:r>
        <w:instrText>SEQ 표 \* ARABIC</w:instrText>
      </w:r>
      <w:r>
        <w:fldChar w:fldCharType="separate"/>
      </w:r>
      <w:r w:rsidR="001A0C22">
        <w:rPr>
          <w:noProof/>
        </w:rPr>
        <w:t>118</w:t>
      </w:r>
      <w:r>
        <w:fldChar w:fldCharType="end"/>
      </w:r>
      <w:r>
        <w:t>. LED 표시 요청과 우선순위 / 유닛 설계 내용</w:t>
      </w:r>
    </w:p>
    <w:tbl>
      <w:tblPr>
        <w:tblStyle w:val="TDC41"/>
        <w:tblW w:w="8816" w:type="dxa"/>
        <w:tblLayout w:type="fixed"/>
        <w:tblLook w:val="04A0" w:firstRow="1" w:lastRow="0" w:firstColumn="1" w:lastColumn="0" w:noHBand="0" w:noVBand="1"/>
      </w:tblPr>
      <w:tblGrid>
        <w:gridCol w:w="1304"/>
        <w:gridCol w:w="7512"/>
      </w:tblGrid>
      <w:tr w:rsidR="00084C76" w14:paraId="4348E39E"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57AD4082" w14:textId="77777777" w:rsidR="00084C76" w:rsidRDefault="00084C76">
            <w:pPr>
              <w:pStyle w:val="TDC0"/>
            </w:pPr>
            <w:r>
              <w:t>항목</w:t>
            </w:r>
          </w:p>
        </w:tc>
        <w:tc>
          <w:tcPr>
            <w:tcW w:w="7512" w:type="dxa"/>
          </w:tcPr>
          <w:p w14:paraId="2C909FA2"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설계 내용</w:t>
            </w:r>
          </w:p>
        </w:tc>
      </w:tr>
      <w:tr w:rsidR="00084C76" w14:paraId="0C12A5DC"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5E50EF1A" w14:textId="77777777" w:rsidR="00084C76" w:rsidRDefault="00084C76">
            <w:pPr>
              <w:pStyle w:val="TDCe"/>
            </w:pPr>
            <w:r>
              <w:t>입력</w:t>
            </w:r>
          </w:p>
        </w:tc>
        <w:tc>
          <w:tcPr>
            <w:tcW w:w="7512" w:type="dxa"/>
          </w:tcPr>
          <w:p w14:paraId="61F195F4"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기능별 표시 요청과 주기 tick</w:t>
            </w:r>
          </w:p>
        </w:tc>
      </w:tr>
      <w:tr w:rsidR="00084C76" w14:paraId="52D15460"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427191D5" w14:textId="77777777" w:rsidR="00084C76" w:rsidRDefault="00084C76">
            <w:pPr>
              <w:pStyle w:val="TDCe"/>
            </w:pPr>
            <w:r>
              <w:t>출력</w:t>
            </w:r>
          </w:p>
        </w:tc>
        <w:tc>
          <w:tcPr>
            <w:tcW w:w="7512" w:type="dxa"/>
          </w:tcPr>
          <w:p w14:paraId="19F478F7"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선택된 표시 상태</w:t>
            </w:r>
          </w:p>
        </w:tc>
      </w:tr>
      <w:tr w:rsidR="00084C76" w14:paraId="2265CDA1"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439ECD01" w14:textId="77777777" w:rsidR="00084C76" w:rsidRDefault="00084C76">
            <w:pPr>
              <w:pStyle w:val="TDCe"/>
            </w:pPr>
            <w:r>
              <w:t>처리</w:t>
            </w:r>
          </w:p>
        </w:tc>
        <w:tc>
          <w:tcPr>
            <w:tcW w:w="7512" w:type="dxa"/>
          </w:tcPr>
          <w:p w14:paraId="3E2B68F1"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요청 소스별 상태를 보관하고 tick마다 우선순위에 따라 유효 요청을 선택한다. 요청을 해제하면 남은 유효 요청으로 돌아간다.</w:t>
            </w:r>
          </w:p>
        </w:tc>
      </w:tr>
    </w:tbl>
    <w:p w14:paraId="368E586E" w14:textId="77777777" w:rsidR="00084C76" w:rsidRDefault="00084C76" w:rsidP="00BB7A53">
      <w:pPr>
        <w:pStyle w:val="TDC40"/>
        <w:spacing w:after="0"/>
      </w:pPr>
    </w:p>
    <w:p w14:paraId="0DE33D9E" w14:textId="77777777" w:rsidR="00084C76" w:rsidRDefault="00084C76">
      <w:pPr>
        <w:pStyle w:val="TDC42"/>
      </w:pPr>
      <w:r>
        <w:t xml:space="preserve">표 </w:t>
      </w:r>
      <w:r>
        <w:fldChar w:fldCharType="begin"/>
      </w:r>
      <w:r>
        <w:instrText>SEQ 표 \* ARABIC</w:instrText>
      </w:r>
      <w:r>
        <w:fldChar w:fldCharType="separate"/>
      </w:r>
      <w:r w:rsidR="001A0C22">
        <w:rPr>
          <w:noProof/>
        </w:rPr>
        <w:t>119</w:t>
      </w:r>
      <w:r>
        <w:fldChar w:fldCharType="end"/>
      </w:r>
      <w:r>
        <w:t>. LED 표시 요청과 우선순위 / 구현 조건</w:t>
      </w:r>
    </w:p>
    <w:tbl>
      <w:tblPr>
        <w:tblStyle w:val="TDC41"/>
        <w:tblW w:w="8816" w:type="dxa"/>
        <w:tblLayout w:type="fixed"/>
        <w:tblLook w:val="04A0" w:firstRow="1" w:lastRow="0" w:firstColumn="1" w:lastColumn="0" w:noHBand="0" w:noVBand="1"/>
      </w:tblPr>
      <w:tblGrid>
        <w:gridCol w:w="1304"/>
        <w:gridCol w:w="7512"/>
      </w:tblGrid>
      <w:tr w:rsidR="00084C76" w14:paraId="23F93CCF"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61BF9F14" w14:textId="77777777" w:rsidR="00084C76" w:rsidRDefault="00084C76">
            <w:pPr>
              <w:pStyle w:val="TDC0"/>
            </w:pPr>
            <w:r>
              <w:t>구분</w:t>
            </w:r>
          </w:p>
        </w:tc>
        <w:tc>
          <w:tcPr>
            <w:tcW w:w="7512" w:type="dxa"/>
          </w:tcPr>
          <w:p w14:paraId="0F46A373"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구현 조건</w:t>
            </w:r>
          </w:p>
        </w:tc>
      </w:tr>
      <w:tr w:rsidR="00084C76" w14:paraId="243B0FE8"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2B9E965C" w14:textId="77777777" w:rsidR="00084C76" w:rsidRDefault="00084C76">
            <w:pPr>
              <w:pStyle w:val="TDCe"/>
            </w:pPr>
            <w:r>
              <w:t>관련 함수</w:t>
            </w:r>
          </w:p>
        </w:tc>
        <w:tc>
          <w:tcPr>
            <w:tcW w:w="7512" w:type="dxa"/>
          </w:tcPr>
          <w:p w14:paraId="7DFB13FF" w14:textId="77777777" w:rsidR="00084C76" w:rsidRPr="00BB7A53" w:rsidRDefault="00084C76">
            <w:pPr>
              <w:pStyle w:val="TDCf"/>
              <w:cnfStyle w:val="000000000000" w:firstRow="0" w:lastRow="0" w:firstColumn="0" w:lastColumn="0" w:oddVBand="0" w:evenVBand="0" w:oddHBand="0" w:evenHBand="0" w:firstRowFirstColumn="0" w:firstRowLastColumn="0" w:lastRowFirstColumn="0" w:lastRowLastColumn="0"/>
              <w:rPr>
                <w:lang w:val="en-US"/>
              </w:rPr>
            </w:pPr>
            <w:r w:rsidRPr="00BB7A53">
              <w:rPr>
                <w:lang w:val="en-US"/>
              </w:rPr>
              <w:t>led_request, led_get_request, led_arbiter_tick</w:t>
            </w:r>
          </w:p>
        </w:tc>
      </w:tr>
    </w:tbl>
    <w:p w14:paraId="08DDEAE9" w14:textId="77777777" w:rsidR="00084C76" w:rsidRPr="00BB7A53" w:rsidRDefault="00084C76" w:rsidP="00BB7A53">
      <w:pPr>
        <w:pStyle w:val="TDC40"/>
        <w:spacing w:after="0"/>
        <w:rPr>
          <w:lang w:val="en-US"/>
        </w:rPr>
      </w:pPr>
    </w:p>
    <w:p w14:paraId="4489A5E4" w14:textId="77777777" w:rsidR="00084C76" w:rsidRDefault="00084C76">
      <w:pPr>
        <w:pStyle w:val="TDC43"/>
      </w:pPr>
      <w:r>
        <w:t>입출력 예 : 우선순위가 다른 요청 둘이 함께 있으면 높은 요청을 표시한다. 높은 요청을 해제하면 남은 요청을 선택한다. 조회 결과는 저장된 요청 상태와 같다.</w:t>
      </w:r>
    </w:p>
    <w:p w14:paraId="6FADECF9" w14:textId="77777777" w:rsidR="00697371" w:rsidRPr="00E00010" w:rsidRDefault="00220104" w:rsidP="00BB7A53">
      <w:pPr>
        <w:pStyle w:val="TDC43"/>
      </w:pPr>
      <w:r w:rsidRPr="00BB7A53">
        <w:rPr>
          <w:b/>
          <w:bCs/>
        </w:rPr>
        <w:t xml:space="preserve">흐름 참고 : </w:t>
      </w:r>
      <w:r w:rsidRPr="00BB7A53">
        <w:t>점진 소등 처리는 표시 중단 가드보다 먼저 확인한다. 우선순위는 표시 요청 상태별 정의를 따른다.</w:t>
      </w:r>
    </w:p>
    <w:p w14:paraId="7E6901CB" w14:textId="77777777" w:rsidR="00BA1805" w:rsidRPr="00E00010" w:rsidRDefault="00BA1805" w:rsidP="00BB7A53">
      <w:pPr>
        <w:pStyle w:val="TDC44"/>
        <w:pageBreakBefore/>
      </w:pPr>
      <w:r w:rsidRPr="00E00010">
        <w:rPr>
          <w:noProof/>
        </w:rPr>
        <w:lastRenderedPageBreak/>
        <w:drawing>
          <wp:inline distT="0" distB="0" distL="0" distR="0" wp14:anchorId="3E4EBC4E" wp14:editId="0010EAF7">
            <wp:extent cx="4320000" cy="5197500"/>
            <wp:effectExtent l="0" t="0" r="0" b="0"/>
            <wp:docPr id="1014" name="Flow CM3-013" descr="SU-ID-CM3-013 LED 표시 요청과 우선순위 설계 순서도">
              <a:extLst xmlns:a="http://schemas.openxmlformats.org/drawingml/2006/main">
                <a:ext uri="{FF2B5EF4-FFF2-40B4-BE49-F238E27FC236}">
                  <a16:creationId xmlns:a16="http://schemas.microsoft.com/office/drawing/2014/main" id="{E8B69799-F488-0C76-6806-D41022ABA0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그림 256" descr="스크린샷, 어둠, 블랙, 밤이(가) 표시된 사진&#10;&#10;자동 생성된 설명">
                      <a:extLst>
                        <a:ext uri="{FF2B5EF4-FFF2-40B4-BE49-F238E27FC236}">
                          <a16:creationId xmlns:a16="http://schemas.microsoft.com/office/drawing/2014/main" id="{E8B69799-F488-0C76-6806-D41022ABA043}"/>
                        </a:ext>
                      </a:extLst>
                    </pic:cNvPr>
                    <pic:cNvPicPr>
                      <a:picLocks noChangeAspect="1"/>
                    </pic:cNvPicPr>
                  </pic:nvPicPr>
                  <pic:blipFill>
                    <a:blip r:embed="rId31"/>
                    <a:stretch>
                      <a:fillRect/>
                    </a:stretch>
                  </pic:blipFill>
                  <pic:spPr>
                    <a:xfrm>
                      <a:off x="0" y="0"/>
                      <a:ext cx="4320000" cy="5197500"/>
                    </a:xfrm>
                    <a:prstGeom prst="rect">
                      <a:avLst/>
                    </a:prstGeom>
                  </pic:spPr>
                </pic:pic>
              </a:graphicData>
            </a:graphic>
          </wp:inline>
        </w:drawing>
      </w:r>
    </w:p>
    <w:p w14:paraId="1D76B3F9" w14:textId="77777777" w:rsidR="00697371" w:rsidRPr="00E00010" w:rsidRDefault="00220104" w:rsidP="00BB7A53">
      <w:pPr>
        <w:pStyle w:val="TDC45"/>
      </w:pPr>
      <w:r w:rsidRPr="00E00010">
        <w:t>그림 22. SU-ID-CM3-013 LED 표시 요청과 우선순위 순서도</w:t>
      </w:r>
    </w:p>
    <w:p w14:paraId="6DE3083C" w14:textId="77777777" w:rsidR="000C626C" w:rsidRDefault="000C626C">
      <w:pPr>
        <w:pStyle w:val="TDC40"/>
      </w:pPr>
    </w:p>
    <w:p w14:paraId="39BFC927" w14:textId="77777777" w:rsidR="00697371" w:rsidRPr="00E00010" w:rsidRDefault="00220104" w:rsidP="00BB7A53">
      <w:pPr>
        <w:pStyle w:val="TDC4"/>
      </w:pPr>
      <w:r>
        <w:t>SU-ID-CM3-014, LED 패턴 출력</w:t>
      </w:r>
    </w:p>
    <w:p w14:paraId="0D94B19E" w14:textId="77777777" w:rsidR="00084C76" w:rsidRDefault="00084C76" w:rsidP="00BB7A53">
      <w:pPr>
        <w:pStyle w:val="TDC40"/>
        <w:keepNext/>
      </w:pPr>
      <w:r>
        <w:t>상태의 의미를 실제 표시 패턴과 시간 변화로 나타낸다.</w:t>
      </w:r>
    </w:p>
    <w:p w14:paraId="1C6EA2B6" w14:textId="77777777" w:rsidR="00084C76" w:rsidRDefault="00084C76">
      <w:pPr>
        <w:pStyle w:val="TDC42"/>
      </w:pPr>
      <w:r>
        <w:t xml:space="preserve">표 </w:t>
      </w:r>
      <w:r>
        <w:fldChar w:fldCharType="begin"/>
      </w:r>
      <w:r>
        <w:instrText>SEQ 표 \* ARABIC</w:instrText>
      </w:r>
      <w:r>
        <w:fldChar w:fldCharType="separate"/>
      </w:r>
      <w:r w:rsidR="001A0C22">
        <w:rPr>
          <w:noProof/>
        </w:rPr>
        <w:t>120</w:t>
      </w:r>
      <w:r>
        <w:fldChar w:fldCharType="end"/>
      </w:r>
      <w:r>
        <w:t>. LED 패턴 출력 / 유닛 설계 내용</w:t>
      </w:r>
    </w:p>
    <w:tbl>
      <w:tblPr>
        <w:tblStyle w:val="TDC41"/>
        <w:tblW w:w="8816" w:type="dxa"/>
        <w:tblLayout w:type="fixed"/>
        <w:tblLook w:val="04A0" w:firstRow="1" w:lastRow="0" w:firstColumn="1" w:lastColumn="0" w:noHBand="0" w:noVBand="1"/>
      </w:tblPr>
      <w:tblGrid>
        <w:gridCol w:w="1304"/>
        <w:gridCol w:w="7512"/>
      </w:tblGrid>
      <w:tr w:rsidR="00084C76" w14:paraId="4062F2C3"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5B64EF51" w14:textId="77777777" w:rsidR="00084C76" w:rsidRDefault="00084C76">
            <w:pPr>
              <w:pStyle w:val="TDC0"/>
            </w:pPr>
            <w:r>
              <w:t>항목</w:t>
            </w:r>
          </w:p>
        </w:tc>
        <w:tc>
          <w:tcPr>
            <w:tcW w:w="7512" w:type="dxa"/>
          </w:tcPr>
          <w:p w14:paraId="4A3DD00A"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설계 내용</w:t>
            </w:r>
          </w:p>
        </w:tc>
      </w:tr>
      <w:tr w:rsidR="00084C76" w14:paraId="12342C1C"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2F080898" w14:textId="77777777" w:rsidR="00084C76" w:rsidRDefault="00084C76">
            <w:pPr>
              <w:pStyle w:val="TDCe"/>
            </w:pPr>
            <w:r>
              <w:t>입력</w:t>
            </w:r>
          </w:p>
        </w:tc>
        <w:tc>
          <w:tcPr>
            <w:tcW w:w="7512" w:type="dxa"/>
          </w:tcPr>
          <w:p w14:paraId="623E7C51"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선택된 표시 상태, 연결 상태, 표시 허용, 주기 이벤트</w:t>
            </w:r>
          </w:p>
        </w:tc>
      </w:tr>
      <w:tr w:rsidR="00084C76" w14:paraId="2918385E"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768CEB3C" w14:textId="77777777" w:rsidR="00084C76" w:rsidRDefault="00084C76">
            <w:pPr>
              <w:pStyle w:val="TDCe"/>
            </w:pPr>
            <w:r>
              <w:t>출력</w:t>
            </w:r>
          </w:p>
        </w:tc>
        <w:tc>
          <w:tcPr>
            <w:tcW w:w="7512" w:type="dxa"/>
          </w:tcPr>
          <w:p w14:paraId="17295E6D"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LED 패턴/소등/완만한 종료</w:t>
            </w:r>
          </w:p>
        </w:tc>
      </w:tr>
      <w:tr w:rsidR="00084C76" w14:paraId="520CD81D"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21372D8A" w14:textId="77777777" w:rsidR="00084C76" w:rsidRDefault="00084C76">
            <w:pPr>
              <w:pStyle w:val="TDCe"/>
            </w:pPr>
            <w:r>
              <w:lastRenderedPageBreak/>
              <w:t>처리</w:t>
            </w:r>
          </w:p>
        </w:tc>
        <w:tc>
          <w:tcPr>
            <w:tcW w:w="7512" w:type="dxa"/>
          </w:tcPr>
          <w:p w14:paraId="5CDAD43C"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선택 상태를 패턴 출력으로 변환하고 주기 이벤트에 따라 갱신한다. 소등/완만한 종료 요청을 별도로 처리하며 메모리 오류 표시와 내부기 연결 표시를 구분한다.</w:t>
            </w:r>
          </w:p>
        </w:tc>
      </w:tr>
    </w:tbl>
    <w:p w14:paraId="51CBB3F7" w14:textId="77777777" w:rsidR="00084C76" w:rsidRDefault="00084C76" w:rsidP="00BB7A53">
      <w:pPr>
        <w:pStyle w:val="TDC40"/>
        <w:spacing w:after="0"/>
      </w:pPr>
    </w:p>
    <w:p w14:paraId="0EC3E5FF" w14:textId="77777777" w:rsidR="00084C76" w:rsidRDefault="00084C76">
      <w:pPr>
        <w:pStyle w:val="TDC42"/>
      </w:pPr>
      <w:r>
        <w:t xml:space="preserve">표 </w:t>
      </w:r>
      <w:r>
        <w:fldChar w:fldCharType="begin"/>
      </w:r>
      <w:r>
        <w:instrText>SEQ 표 \* ARABIC</w:instrText>
      </w:r>
      <w:r>
        <w:fldChar w:fldCharType="separate"/>
      </w:r>
      <w:r w:rsidR="001A0C22">
        <w:rPr>
          <w:noProof/>
        </w:rPr>
        <w:t>121</w:t>
      </w:r>
      <w:r>
        <w:fldChar w:fldCharType="end"/>
      </w:r>
      <w:r>
        <w:t>. LED 패턴 출력 / 구현 조건</w:t>
      </w:r>
    </w:p>
    <w:tbl>
      <w:tblPr>
        <w:tblStyle w:val="TDC41"/>
        <w:tblW w:w="8816" w:type="dxa"/>
        <w:tblLayout w:type="fixed"/>
        <w:tblLook w:val="04A0" w:firstRow="1" w:lastRow="0" w:firstColumn="1" w:lastColumn="0" w:noHBand="0" w:noVBand="1"/>
      </w:tblPr>
      <w:tblGrid>
        <w:gridCol w:w="1304"/>
        <w:gridCol w:w="7512"/>
      </w:tblGrid>
      <w:tr w:rsidR="00084C76" w14:paraId="2592B64E"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0C5B2442" w14:textId="77777777" w:rsidR="00084C76" w:rsidRDefault="00084C76">
            <w:pPr>
              <w:pStyle w:val="TDC0"/>
            </w:pPr>
            <w:r>
              <w:t>구분</w:t>
            </w:r>
          </w:p>
        </w:tc>
        <w:tc>
          <w:tcPr>
            <w:tcW w:w="7512" w:type="dxa"/>
          </w:tcPr>
          <w:p w14:paraId="1F8AA96E"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구현 조건</w:t>
            </w:r>
          </w:p>
        </w:tc>
      </w:tr>
      <w:tr w:rsidR="00084C76" w14:paraId="010F3D71"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0868A3E8" w14:textId="77777777" w:rsidR="00084C76" w:rsidRDefault="00084C76">
            <w:pPr>
              <w:pStyle w:val="TDCe"/>
            </w:pPr>
            <w:r>
              <w:t>관련 함수</w:t>
            </w:r>
          </w:p>
        </w:tc>
        <w:tc>
          <w:tcPr>
            <w:tcW w:w="7512" w:type="dxa"/>
          </w:tcPr>
          <w:p w14:paraId="3164BF64" w14:textId="77777777" w:rsidR="00084C76" w:rsidRPr="00BB7A53" w:rsidRDefault="00084C76">
            <w:pPr>
              <w:pStyle w:val="TDCf"/>
              <w:cnfStyle w:val="000000000000" w:firstRow="0" w:lastRow="0" w:firstColumn="0" w:lastColumn="0" w:oddVBand="0" w:evenVBand="0" w:oddHBand="0" w:evenHBand="0" w:firstRowFirstColumn="0" w:firstRowLastColumn="0" w:lastRowFirstColumn="0" w:lastRowLastColumn="0"/>
              <w:rPr>
                <w:lang w:val="en-US"/>
              </w:rPr>
            </w:pPr>
            <w:r w:rsidRPr="00BB7A53">
              <w:rPr>
                <w:lang w:val="en-US"/>
              </w:rPr>
              <w:t>LedPatternOut, turnOffLED, led_force_fade_off, led_set_isd_conn_state / tdc_led_set_ind_state, tdc_led_get_ind_state, led_isr_active_set, LED_Memory_error</w:t>
            </w:r>
          </w:p>
        </w:tc>
      </w:tr>
      <w:tr w:rsidR="00084C76" w14:paraId="1E91D877"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40B4D0EC" w14:textId="77777777" w:rsidR="00084C76" w:rsidRDefault="00084C76">
            <w:pPr>
              <w:pStyle w:val="TDCe"/>
            </w:pPr>
            <w:r>
              <w:t>동작 조건</w:t>
            </w:r>
          </w:p>
        </w:tc>
        <w:tc>
          <w:tcPr>
            <w:tcW w:w="7512" w:type="dxa"/>
          </w:tcPr>
          <w:p w14:paraId="73BFC267"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선택 상태의 패턴이 출력되고 표시 금지/소등 조건에서 이전 패턴이 계속 남지 않아야 한다. 오류 상태는 정해진 오류 표시로 연결되어야 한다.</w:t>
            </w:r>
          </w:p>
        </w:tc>
      </w:tr>
    </w:tbl>
    <w:p w14:paraId="5C2A0833" w14:textId="77777777" w:rsidR="00084C76" w:rsidRDefault="00084C76" w:rsidP="00BB7A53">
      <w:pPr>
        <w:pStyle w:val="TDC40"/>
        <w:spacing w:after="0"/>
      </w:pPr>
    </w:p>
    <w:p w14:paraId="5389647E" w14:textId="77777777" w:rsidR="00697371" w:rsidRPr="00E00010" w:rsidRDefault="00220104" w:rsidP="00BB7A53">
      <w:pPr>
        <w:pStyle w:val="TDC4"/>
      </w:pPr>
      <w:r>
        <w:t>SU-ID-CM3-015, CM3 저전력 진입과 복귀</w:t>
      </w:r>
    </w:p>
    <w:p w14:paraId="58E1190D" w14:textId="77777777" w:rsidR="00084C76" w:rsidRDefault="00084C76" w:rsidP="00BB7A53">
      <w:pPr>
        <w:pStyle w:val="TDC40"/>
        <w:keepNext/>
      </w:pPr>
      <w:r>
        <w:t>두 코어와 주변장치의 종료 순서를 맞추고 절전을 해제할 터치 입력을 계속 확인할 수 있게 한다.</w:t>
      </w:r>
    </w:p>
    <w:p w14:paraId="4E8AFB69" w14:textId="77777777" w:rsidR="00084C76" w:rsidRDefault="00084C76">
      <w:pPr>
        <w:pStyle w:val="TDC42"/>
      </w:pPr>
      <w:r>
        <w:t xml:space="preserve">표 </w:t>
      </w:r>
      <w:r>
        <w:fldChar w:fldCharType="begin"/>
      </w:r>
      <w:r>
        <w:instrText>SEQ 표 \* ARABIC</w:instrText>
      </w:r>
      <w:r>
        <w:fldChar w:fldCharType="separate"/>
      </w:r>
      <w:r w:rsidR="001A0C22">
        <w:rPr>
          <w:noProof/>
        </w:rPr>
        <w:t>122</w:t>
      </w:r>
      <w:r>
        <w:fldChar w:fldCharType="end"/>
      </w:r>
      <w:r>
        <w:t>. CM3 저전력 진입과 복귀 / 유닛 설계 내용</w:t>
      </w:r>
    </w:p>
    <w:tbl>
      <w:tblPr>
        <w:tblStyle w:val="TDC41"/>
        <w:tblW w:w="8816" w:type="dxa"/>
        <w:tblLayout w:type="fixed"/>
        <w:tblLook w:val="04A0" w:firstRow="1" w:lastRow="0" w:firstColumn="1" w:lastColumn="0" w:noHBand="0" w:noVBand="1"/>
      </w:tblPr>
      <w:tblGrid>
        <w:gridCol w:w="1304"/>
        <w:gridCol w:w="7512"/>
      </w:tblGrid>
      <w:tr w:rsidR="00084C76" w14:paraId="7AA4395D"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44DBD65E" w14:textId="77777777" w:rsidR="00084C76" w:rsidRDefault="00084C76">
            <w:pPr>
              <w:pStyle w:val="TDC0"/>
            </w:pPr>
            <w:r>
              <w:t>항목</w:t>
            </w:r>
          </w:p>
        </w:tc>
        <w:tc>
          <w:tcPr>
            <w:tcW w:w="7512" w:type="dxa"/>
          </w:tcPr>
          <w:p w14:paraId="40BBAB37"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설계 내용</w:t>
            </w:r>
          </w:p>
        </w:tc>
      </w:tr>
      <w:tr w:rsidR="00084C76" w14:paraId="7D6F0498"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0939A391" w14:textId="77777777" w:rsidR="00084C76" w:rsidRDefault="00084C76">
            <w:pPr>
              <w:pStyle w:val="TDCe"/>
            </w:pPr>
            <w:r>
              <w:t>입력</w:t>
            </w:r>
          </w:p>
        </w:tc>
        <w:tc>
          <w:tcPr>
            <w:tcW w:w="7512" w:type="dxa"/>
          </w:tcPr>
          <w:p w14:paraId="0344B20B"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종료 조건 및 CFX 저전력 완료 상태</w:t>
            </w:r>
          </w:p>
        </w:tc>
      </w:tr>
      <w:tr w:rsidR="00084C76" w14:paraId="41B5004D"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271028B1" w14:textId="77777777" w:rsidR="00084C76" w:rsidRDefault="00084C76">
            <w:pPr>
              <w:pStyle w:val="TDCe"/>
            </w:pPr>
            <w:r>
              <w:t>출력</w:t>
            </w:r>
          </w:p>
        </w:tc>
        <w:tc>
          <w:tcPr>
            <w:tcW w:w="7512" w:type="dxa"/>
          </w:tcPr>
          <w:p w14:paraId="31F5E73E"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주변장치 정지, 저속 대기, 재기동</w:t>
            </w:r>
          </w:p>
        </w:tc>
      </w:tr>
      <w:tr w:rsidR="00084C76" w14:paraId="017337AA"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57D96E73" w14:textId="77777777" w:rsidR="00084C76" w:rsidRDefault="00084C76">
            <w:pPr>
              <w:pStyle w:val="TDCe"/>
            </w:pPr>
            <w:r>
              <w:t>처리</w:t>
            </w:r>
          </w:p>
        </w:tc>
        <w:tc>
          <w:tcPr>
            <w:tcW w:w="7512" w:type="dxa"/>
          </w:tcPr>
          <w:p w14:paraId="4B6F21DF"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일반 동작 중 사용하던 주변장치를 정리하고 CFX의 저전력 전환 완료를 기다린다. 클럭과 I2C 속도를 대기 상태에 맞춘 뒤 절전 해제용 터치 입력을 확인한다. 터치에 의한 절전 해제 조건을 만족하면 시스템을 다시 시작한다.</w:t>
            </w:r>
          </w:p>
        </w:tc>
      </w:tr>
    </w:tbl>
    <w:p w14:paraId="3C2B2B75" w14:textId="77777777" w:rsidR="00084C76" w:rsidRDefault="00084C76" w:rsidP="00BB7A53">
      <w:pPr>
        <w:pStyle w:val="TDC40"/>
        <w:spacing w:after="0"/>
      </w:pPr>
    </w:p>
    <w:p w14:paraId="5F2EF1E8" w14:textId="77777777" w:rsidR="00084C76" w:rsidRDefault="00084C76">
      <w:pPr>
        <w:pStyle w:val="TDC42"/>
      </w:pPr>
      <w:r>
        <w:lastRenderedPageBreak/>
        <w:t xml:space="preserve">표 </w:t>
      </w:r>
      <w:r>
        <w:fldChar w:fldCharType="begin"/>
      </w:r>
      <w:r>
        <w:instrText>SEQ 표 \* ARABIC</w:instrText>
      </w:r>
      <w:r>
        <w:fldChar w:fldCharType="separate"/>
      </w:r>
      <w:r w:rsidR="001A0C22">
        <w:rPr>
          <w:noProof/>
        </w:rPr>
        <w:t>123</w:t>
      </w:r>
      <w:r>
        <w:fldChar w:fldCharType="end"/>
      </w:r>
      <w:r>
        <w:t>. CM3 저전력 진입과 복귀 / 구현 조건</w:t>
      </w:r>
    </w:p>
    <w:tbl>
      <w:tblPr>
        <w:tblStyle w:val="TDC41"/>
        <w:tblW w:w="8816" w:type="dxa"/>
        <w:tblLayout w:type="fixed"/>
        <w:tblLook w:val="04A0" w:firstRow="1" w:lastRow="0" w:firstColumn="1" w:lastColumn="0" w:noHBand="0" w:noVBand="1"/>
      </w:tblPr>
      <w:tblGrid>
        <w:gridCol w:w="1304"/>
        <w:gridCol w:w="7512"/>
      </w:tblGrid>
      <w:tr w:rsidR="00084C76" w14:paraId="6759C1D2"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270344BF" w14:textId="77777777" w:rsidR="00084C76" w:rsidRDefault="00084C76">
            <w:pPr>
              <w:pStyle w:val="TDC0"/>
            </w:pPr>
            <w:r>
              <w:t>구분</w:t>
            </w:r>
          </w:p>
        </w:tc>
        <w:tc>
          <w:tcPr>
            <w:tcW w:w="7512" w:type="dxa"/>
          </w:tcPr>
          <w:p w14:paraId="437129B4"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구현 조건</w:t>
            </w:r>
          </w:p>
        </w:tc>
      </w:tr>
      <w:tr w:rsidR="00084C76" w14:paraId="35A506C8"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796D708C" w14:textId="77777777" w:rsidR="00084C76" w:rsidRDefault="00084C76">
            <w:pPr>
              <w:pStyle w:val="TDCe"/>
            </w:pPr>
            <w:r>
              <w:t>관련 함수</w:t>
            </w:r>
          </w:p>
        </w:tc>
        <w:tc>
          <w:tcPr>
            <w:tcW w:w="7512" w:type="dxa"/>
          </w:tcPr>
          <w:p w14:paraId="7683B433" w14:textId="77777777" w:rsidR="00084C76" w:rsidRPr="00BB7A53" w:rsidRDefault="00084C76">
            <w:pPr>
              <w:pStyle w:val="TDCf"/>
              <w:cnfStyle w:val="000000000000" w:firstRow="0" w:lastRow="0" w:firstColumn="0" w:lastColumn="0" w:oddVBand="0" w:evenVBand="0" w:oddHBand="0" w:evenHBand="0" w:firstRowFirstColumn="0" w:firstRowLastColumn="0" w:lastRowFirstColumn="0" w:lastRowLastColumn="0"/>
              <w:rPr>
                <w:lang w:val="en-US"/>
              </w:rPr>
            </w:pPr>
            <w:r w:rsidRPr="00BB7A53">
              <w:rPr>
                <w:lang w:val="en-US"/>
              </w:rPr>
              <w:t>func_sleep, i2c_set_master_prescale</w:t>
            </w:r>
          </w:p>
        </w:tc>
      </w:tr>
      <w:tr w:rsidR="00084C76" w14:paraId="5FDFC3DF"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1702030C" w14:textId="77777777" w:rsidR="00084C76" w:rsidRDefault="00084C76">
            <w:pPr>
              <w:pStyle w:val="TDCe"/>
            </w:pPr>
            <w:r>
              <w:t>동작 조건</w:t>
            </w:r>
          </w:p>
        </w:tc>
        <w:tc>
          <w:tcPr>
            <w:tcW w:w="7512" w:type="dxa"/>
          </w:tcPr>
          <w:p w14:paraId="433B9569"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CFX 정지를 확인한 뒤 클럭을 낮추고, 대기 중에도 절전 해제용 터치 입력을 읽을 수 있어야 한다. 절전 해제 조건을 만족하면 재시작 경로로 연결한다.</w:t>
            </w:r>
          </w:p>
        </w:tc>
      </w:tr>
    </w:tbl>
    <w:p w14:paraId="266A1CFA" w14:textId="77777777" w:rsidR="00084C76" w:rsidRDefault="00084C76" w:rsidP="00BB7A53">
      <w:pPr>
        <w:pStyle w:val="TDC40"/>
        <w:spacing w:after="0"/>
      </w:pPr>
    </w:p>
    <w:p w14:paraId="4FE669ED" w14:textId="77777777" w:rsidR="00697371" w:rsidRPr="00E00010" w:rsidRDefault="00220104" w:rsidP="00BB7A53">
      <w:pPr>
        <w:pStyle w:val="TDC43"/>
      </w:pPr>
      <w:r w:rsidRPr="00BB7A53">
        <w:rPr>
          <w:b/>
          <w:bCs/>
        </w:rPr>
        <w:t xml:space="preserve">흐름 참고 : </w:t>
      </w:r>
      <w:r w:rsidRPr="00BB7A53">
        <w:t>절전 복귀는 재기동 경로다. 센서 읽기 실패를 정상 터치로 간주하지 않는다.</w:t>
      </w:r>
    </w:p>
    <w:p w14:paraId="557A9166" w14:textId="77777777" w:rsidR="00BA1805" w:rsidRPr="00E00010" w:rsidRDefault="00BA1805" w:rsidP="00BB7A53">
      <w:pPr>
        <w:pStyle w:val="TDC44"/>
      </w:pPr>
      <w:r w:rsidRPr="00E00010">
        <w:rPr>
          <w:noProof/>
        </w:rPr>
        <w:drawing>
          <wp:inline distT="0" distB="0" distL="0" distR="0" wp14:anchorId="3E4EBC4E" wp14:editId="0010EAF7">
            <wp:extent cx="4320000" cy="4274100"/>
            <wp:effectExtent l="0" t="0" r="0" b="0"/>
            <wp:docPr id="1015" name="Flow CM3-015" descr="SU-ID-CM3-015 CM3 저전력 진입과 복귀 설계 순서도">
              <a:extLst xmlns:a="http://schemas.openxmlformats.org/drawingml/2006/main">
                <a:ext uri="{FF2B5EF4-FFF2-40B4-BE49-F238E27FC236}">
                  <a16:creationId xmlns:a16="http://schemas.microsoft.com/office/drawing/2014/main" id="{E8B69799-F488-0C76-6806-D41022ABA0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그림 256" descr="스크린샷, 어둠, 블랙, 밤이(가) 표시된 사진&#10;&#10;자동 생성된 설명">
                      <a:extLst>
                        <a:ext uri="{FF2B5EF4-FFF2-40B4-BE49-F238E27FC236}">
                          <a16:creationId xmlns:a16="http://schemas.microsoft.com/office/drawing/2014/main" id="{E8B69799-F488-0C76-6806-D41022ABA043}"/>
                        </a:ext>
                      </a:extLst>
                    </pic:cNvPr>
                    <pic:cNvPicPr>
                      <a:picLocks noChangeAspect="1"/>
                    </pic:cNvPicPr>
                  </pic:nvPicPr>
                  <pic:blipFill>
                    <a:blip r:embed="rId32"/>
                    <a:stretch>
                      <a:fillRect/>
                    </a:stretch>
                  </pic:blipFill>
                  <pic:spPr>
                    <a:xfrm>
                      <a:off x="0" y="0"/>
                      <a:ext cx="4320000" cy="4274100"/>
                    </a:xfrm>
                    <a:prstGeom prst="rect">
                      <a:avLst/>
                    </a:prstGeom>
                  </pic:spPr>
                </pic:pic>
              </a:graphicData>
            </a:graphic>
          </wp:inline>
        </w:drawing>
      </w:r>
    </w:p>
    <w:p w14:paraId="5A28C9E6" w14:textId="77777777" w:rsidR="00697371" w:rsidRPr="00E00010" w:rsidRDefault="00220104" w:rsidP="00BB7A53">
      <w:pPr>
        <w:pStyle w:val="TDC45"/>
      </w:pPr>
      <w:r w:rsidRPr="00E00010">
        <w:t>그림 23. SU-ID-CM3-015 CM3 저전력 진입과 복귀 순서도</w:t>
      </w:r>
    </w:p>
    <w:p w14:paraId="69D66035" w14:textId="77777777" w:rsidR="000C626C" w:rsidRDefault="000C626C">
      <w:pPr>
        <w:pStyle w:val="TDC40"/>
      </w:pPr>
    </w:p>
    <w:p w14:paraId="6035C16B" w14:textId="77777777" w:rsidR="00697371" w:rsidRPr="00E00010" w:rsidRDefault="00220104" w:rsidP="00BB7A53">
      <w:pPr>
        <w:pStyle w:val="TDC4"/>
      </w:pPr>
      <w:r>
        <w:lastRenderedPageBreak/>
        <w:t>SU-ID-CM3-016, 오류 및 공유 메모리 상태 확인</w:t>
      </w:r>
    </w:p>
    <w:p w14:paraId="094A22DB" w14:textId="77777777" w:rsidR="00084C76" w:rsidRDefault="00084C76" w:rsidP="00BB7A53">
      <w:pPr>
        <w:pStyle w:val="TDC40"/>
        <w:keepNext/>
      </w:pPr>
      <w:r>
        <w:t>정상 자료가 준비되었는지와 어느 코어에 오류가 있는지를 상위 제어에서 구분하게 한다.</w:t>
      </w:r>
    </w:p>
    <w:p w14:paraId="7C27DE22" w14:textId="77777777" w:rsidR="00084C76" w:rsidRDefault="00084C76">
      <w:pPr>
        <w:pStyle w:val="TDC42"/>
      </w:pPr>
      <w:r>
        <w:t xml:space="preserve">표 </w:t>
      </w:r>
      <w:r>
        <w:fldChar w:fldCharType="begin"/>
      </w:r>
      <w:r>
        <w:instrText>SEQ 표 \* ARABIC</w:instrText>
      </w:r>
      <w:r>
        <w:fldChar w:fldCharType="separate"/>
      </w:r>
      <w:r w:rsidR="001A0C22">
        <w:rPr>
          <w:noProof/>
        </w:rPr>
        <w:t>124</w:t>
      </w:r>
      <w:r>
        <w:fldChar w:fldCharType="end"/>
      </w:r>
      <w:r>
        <w:t>. 오류 및 공유 메모리 상태 확인 / 유닛 설계 내용</w:t>
      </w:r>
    </w:p>
    <w:tbl>
      <w:tblPr>
        <w:tblStyle w:val="TDC41"/>
        <w:tblW w:w="8816" w:type="dxa"/>
        <w:tblLayout w:type="fixed"/>
        <w:tblLook w:val="04A0" w:firstRow="1" w:lastRow="0" w:firstColumn="1" w:lastColumn="0" w:noHBand="0" w:noVBand="1"/>
      </w:tblPr>
      <w:tblGrid>
        <w:gridCol w:w="1304"/>
        <w:gridCol w:w="7512"/>
      </w:tblGrid>
      <w:tr w:rsidR="00084C76" w14:paraId="02109C17"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2081AF7F" w14:textId="77777777" w:rsidR="00084C76" w:rsidRDefault="00084C76">
            <w:pPr>
              <w:pStyle w:val="TDC0"/>
            </w:pPr>
            <w:r>
              <w:t>항목</w:t>
            </w:r>
          </w:p>
        </w:tc>
        <w:tc>
          <w:tcPr>
            <w:tcW w:w="7512" w:type="dxa"/>
          </w:tcPr>
          <w:p w14:paraId="2A365967"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설계 내용</w:t>
            </w:r>
          </w:p>
        </w:tc>
      </w:tr>
      <w:tr w:rsidR="00084C76" w14:paraId="04E4E404"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5240BF66" w14:textId="77777777" w:rsidR="00084C76" w:rsidRDefault="00084C76">
            <w:pPr>
              <w:pStyle w:val="TDCe"/>
            </w:pPr>
            <w:r>
              <w:t>입력</w:t>
            </w:r>
          </w:p>
        </w:tc>
        <w:tc>
          <w:tcPr>
            <w:tcW w:w="7512" w:type="dxa"/>
          </w:tcPr>
          <w:p w14:paraId="18FB89DF"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코어별 오류/저장자료 적재 상태/공유 주소</w:t>
            </w:r>
          </w:p>
        </w:tc>
      </w:tr>
      <w:tr w:rsidR="00084C76" w14:paraId="337C8676"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5C0C232D" w14:textId="77777777" w:rsidR="00084C76" w:rsidRDefault="00084C76">
            <w:pPr>
              <w:pStyle w:val="TDCe"/>
            </w:pPr>
            <w:r>
              <w:t>출력</w:t>
            </w:r>
          </w:p>
        </w:tc>
        <w:tc>
          <w:tcPr>
            <w:tcW w:w="7512" w:type="dxa"/>
          </w:tcPr>
          <w:p w14:paraId="58AE5840"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오류 코드 및 준비 상태</w:t>
            </w:r>
          </w:p>
        </w:tc>
      </w:tr>
      <w:tr w:rsidR="00084C76" w14:paraId="48851089"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4B3F3655" w14:textId="77777777" w:rsidR="00084C76" w:rsidRDefault="00084C76">
            <w:pPr>
              <w:pStyle w:val="TDCe"/>
            </w:pPr>
            <w:r>
              <w:t>처리</w:t>
            </w:r>
          </w:p>
        </w:tc>
        <w:tc>
          <w:tcPr>
            <w:tcW w:w="7512" w:type="dxa"/>
          </w:tcPr>
          <w:p w14:paraId="53143012"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기동 시 오류 플래그를 초기화한다. 오류 및 적재 상태를 읽고 갱신하며 공유 메모리 주소의 일치 여부를 확인한다. 주소/적재 오류는 일반 맵 데이터로 처리하지 않는다.</w:t>
            </w:r>
          </w:p>
        </w:tc>
      </w:tr>
    </w:tbl>
    <w:p w14:paraId="33D8241F" w14:textId="77777777" w:rsidR="00084C76" w:rsidRDefault="00084C76" w:rsidP="00BB7A53">
      <w:pPr>
        <w:pStyle w:val="TDC40"/>
        <w:spacing w:after="0"/>
      </w:pPr>
    </w:p>
    <w:p w14:paraId="05EE96A0" w14:textId="77777777" w:rsidR="00084C76" w:rsidRDefault="00084C76">
      <w:pPr>
        <w:pStyle w:val="TDC42"/>
      </w:pPr>
      <w:r>
        <w:t xml:space="preserve">표 </w:t>
      </w:r>
      <w:r>
        <w:fldChar w:fldCharType="begin"/>
      </w:r>
      <w:r>
        <w:instrText>SEQ 표 \* ARABIC</w:instrText>
      </w:r>
      <w:r>
        <w:fldChar w:fldCharType="separate"/>
      </w:r>
      <w:r w:rsidR="001A0C22">
        <w:rPr>
          <w:noProof/>
        </w:rPr>
        <w:t>125</w:t>
      </w:r>
      <w:r>
        <w:fldChar w:fldCharType="end"/>
      </w:r>
      <w:r>
        <w:t>. 오류 및 공유 메모리 상태 확인 / 구현 조건</w:t>
      </w:r>
    </w:p>
    <w:tbl>
      <w:tblPr>
        <w:tblStyle w:val="TDC41"/>
        <w:tblW w:w="8816" w:type="dxa"/>
        <w:tblLayout w:type="fixed"/>
        <w:tblLook w:val="04A0" w:firstRow="1" w:lastRow="0" w:firstColumn="1" w:lastColumn="0" w:noHBand="0" w:noVBand="1"/>
      </w:tblPr>
      <w:tblGrid>
        <w:gridCol w:w="1304"/>
        <w:gridCol w:w="7512"/>
      </w:tblGrid>
      <w:tr w:rsidR="00084C76" w14:paraId="683324A3"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2D15380A" w14:textId="77777777" w:rsidR="00084C76" w:rsidRDefault="00084C76">
            <w:pPr>
              <w:pStyle w:val="TDC0"/>
            </w:pPr>
            <w:r>
              <w:t>구분</w:t>
            </w:r>
          </w:p>
        </w:tc>
        <w:tc>
          <w:tcPr>
            <w:tcW w:w="7512" w:type="dxa"/>
          </w:tcPr>
          <w:p w14:paraId="2213AF27"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구현 조건</w:t>
            </w:r>
          </w:p>
        </w:tc>
      </w:tr>
      <w:tr w:rsidR="00084C76" w14:paraId="54F5CD0B"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0D116745" w14:textId="77777777" w:rsidR="00084C76" w:rsidRDefault="00084C76">
            <w:pPr>
              <w:pStyle w:val="TDCe"/>
            </w:pPr>
            <w:r>
              <w:t>관련 함수</w:t>
            </w:r>
          </w:p>
        </w:tc>
        <w:tc>
          <w:tcPr>
            <w:tcW w:w="7512" w:type="dxa"/>
          </w:tcPr>
          <w:p w14:paraId="6FB384AD" w14:textId="77777777" w:rsidR="00084C76" w:rsidRPr="00BB7A53" w:rsidRDefault="00084C76">
            <w:pPr>
              <w:pStyle w:val="TDCf"/>
              <w:cnfStyle w:val="000000000000" w:firstRow="0" w:lastRow="0" w:firstColumn="0" w:lastColumn="0" w:oddVBand="0" w:evenVBand="0" w:oddHBand="0" w:evenHBand="0" w:firstRowFirstColumn="0" w:firstRowLastColumn="0" w:lastRowFirstColumn="0" w:lastRowLastColumn="0"/>
              <w:rPr>
                <w:lang w:val="en-US"/>
              </w:rPr>
            </w:pPr>
            <w:r w:rsidRPr="00BB7A53">
              <w:rPr>
                <w:lang w:val="en-US"/>
              </w:rPr>
              <w:t>clearAllErrorFlag, errorCodeUpdate, readErrorCode, readCfxErrorCode / isCFX_EEPROM_data_Loaded, sharedMemoryAddresError</w:t>
            </w:r>
          </w:p>
        </w:tc>
      </w:tr>
      <w:tr w:rsidR="00084C76" w14:paraId="3FEC22DE"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74C803EC" w14:textId="77777777" w:rsidR="00084C76" w:rsidRDefault="00084C76">
            <w:pPr>
              <w:pStyle w:val="TDCe"/>
            </w:pPr>
            <w:r>
              <w:t>동작 조건</w:t>
            </w:r>
          </w:p>
        </w:tc>
        <w:tc>
          <w:tcPr>
            <w:tcW w:w="7512" w:type="dxa"/>
          </w:tcPr>
          <w:p w14:paraId="384B6846"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각 상태가 해당 조회 및 오류 경로에 반영되고 서로 다른 오류 원인을 혼동하지 않아야 한다.</w:t>
            </w:r>
          </w:p>
        </w:tc>
      </w:tr>
    </w:tbl>
    <w:p w14:paraId="61026587" w14:textId="77777777" w:rsidR="00084C76" w:rsidRDefault="00084C76" w:rsidP="00BB7A53">
      <w:pPr>
        <w:pStyle w:val="TDC40"/>
        <w:spacing w:after="0"/>
      </w:pPr>
    </w:p>
    <w:p w14:paraId="33FDE5CD" w14:textId="77777777" w:rsidR="00697371" w:rsidRPr="00E00010" w:rsidRDefault="00220104" w:rsidP="00BB7A53">
      <w:pPr>
        <w:pStyle w:val="TDC4"/>
      </w:pPr>
      <w:r>
        <w:t>SU-ID-CM3-017, PCM 명령 및 모드 공유</w:t>
      </w:r>
    </w:p>
    <w:p w14:paraId="2E65C9AF" w14:textId="77777777" w:rsidR="00084C76" w:rsidRDefault="00084C76" w:rsidP="00BB7A53">
      <w:pPr>
        <w:pStyle w:val="TDC40"/>
        <w:keepNext/>
      </w:pPr>
      <w:r>
        <w:t>내부기 제어에서 필요한 PCM 동작을 신호처리 코어에 전달한다.</w:t>
      </w:r>
    </w:p>
    <w:p w14:paraId="11F6FABF" w14:textId="77777777" w:rsidR="00084C76" w:rsidRDefault="00084C76">
      <w:pPr>
        <w:pStyle w:val="TDC42"/>
      </w:pPr>
      <w:r>
        <w:t xml:space="preserve">표 </w:t>
      </w:r>
      <w:r>
        <w:fldChar w:fldCharType="begin"/>
      </w:r>
      <w:r>
        <w:instrText>SEQ 표 \* ARABIC</w:instrText>
      </w:r>
      <w:r>
        <w:fldChar w:fldCharType="separate"/>
      </w:r>
      <w:r w:rsidR="001A0C22">
        <w:rPr>
          <w:noProof/>
        </w:rPr>
        <w:t>126</w:t>
      </w:r>
      <w:r>
        <w:fldChar w:fldCharType="end"/>
      </w:r>
      <w:r>
        <w:t>. PCM 명령 및 모드 공유 / 유닛 설계 내용</w:t>
      </w:r>
    </w:p>
    <w:tbl>
      <w:tblPr>
        <w:tblStyle w:val="TDC41"/>
        <w:tblW w:w="8816" w:type="dxa"/>
        <w:tblLayout w:type="fixed"/>
        <w:tblLook w:val="04A0" w:firstRow="1" w:lastRow="0" w:firstColumn="1" w:lastColumn="0" w:noHBand="0" w:noVBand="1"/>
      </w:tblPr>
      <w:tblGrid>
        <w:gridCol w:w="1304"/>
        <w:gridCol w:w="7512"/>
      </w:tblGrid>
      <w:tr w:rsidR="00084C76" w14:paraId="38657560"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4AFE1F64" w14:textId="77777777" w:rsidR="00084C76" w:rsidRDefault="00084C76">
            <w:pPr>
              <w:pStyle w:val="TDC0"/>
            </w:pPr>
            <w:r>
              <w:t>항목</w:t>
            </w:r>
          </w:p>
        </w:tc>
        <w:tc>
          <w:tcPr>
            <w:tcW w:w="7512" w:type="dxa"/>
          </w:tcPr>
          <w:p w14:paraId="12072D67"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설계 내용</w:t>
            </w:r>
          </w:p>
        </w:tc>
      </w:tr>
      <w:tr w:rsidR="00084C76" w14:paraId="73C34D6E"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2754BD1E" w14:textId="77777777" w:rsidR="00084C76" w:rsidRDefault="00084C76">
            <w:pPr>
              <w:pStyle w:val="TDCe"/>
            </w:pPr>
            <w:r>
              <w:t>입력</w:t>
            </w:r>
          </w:p>
        </w:tc>
        <w:tc>
          <w:tcPr>
            <w:tcW w:w="7512" w:type="dxa"/>
          </w:tcPr>
          <w:p w14:paraId="78E7E82F"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현재/다음 모드 및 지정 명령 배열</w:t>
            </w:r>
          </w:p>
        </w:tc>
      </w:tr>
      <w:tr w:rsidR="00084C76" w14:paraId="169B2DEF"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267E66A1" w14:textId="77777777" w:rsidR="00084C76" w:rsidRDefault="00084C76">
            <w:pPr>
              <w:pStyle w:val="TDCe"/>
            </w:pPr>
            <w:r>
              <w:t>출력</w:t>
            </w:r>
          </w:p>
        </w:tc>
        <w:tc>
          <w:tcPr>
            <w:tcW w:w="7512" w:type="dxa"/>
          </w:tcPr>
          <w:p w14:paraId="5A33F718"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CFX 공유 PCM 제어 필드</w:t>
            </w:r>
          </w:p>
        </w:tc>
      </w:tr>
      <w:tr w:rsidR="00084C76" w14:paraId="54276868"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5A3DF7F9" w14:textId="77777777" w:rsidR="00084C76" w:rsidRDefault="00084C76">
            <w:pPr>
              <w:pStyle w:val="TDCe"/>
            </w:pPr>
            <w:r>
              <w:lastRenderedPageBreak/>
              <w:t>처리</w:t>
            </w:r>
          </w:p>
        </w:tc>
        <w:tc>
          <w:tcPr>
            <w:tcW w:w="7512" w:type="dxa"/>
          </w:tcPr>
          <w:p w14:paraId="165EF69B"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현재 모드와 다음 모드를 구분하여 설정/조회한다. 지정 명령은 전용 버퍼에 복사하고 수신 코어가 사용할 수 있는 상태로 표시한다.</w:t>
            </w:r>
          </w:p>
        </w:tc>
      </w:tr>
    </w:tbl>
    <w:p w14:paraId="06DD3E4B" w14:textId="77777777" w:rsidR="00084C76" w:rsidRDefault="00084C76" w:rsidP="00BB7A53">
      <w:pPr>
        <w:pStyle w:val="TDC40"/>
        <w:spacing w:after="0"/>
      </w:pPr>
    </w:p>
    <w:p w14:paraId="70AB74EC" w14:textId="77777777" w:rsidR="00084C76" w:rsidRDefault="00084C76">
      <w:pPr>
        <w:pStyle w:val="TDC42"/>
      </w:pPr>
      <w:r>
        <w:t xml:space="preserve">표 </w:t>
      </w:r>
      <w:r>
        <w:fldChar w:fldCharType="begin"/>
      </w:r>
      <w:r>
        <w:instrText>SEQ 표 \* ARABIC</w:instrText>
      </w:r>
      <w:r>
        <w:fldChar w:fldCharType="separate"/>
      </w:r>
      <w:r w:rsidR="001A0C22">
        <w:rPr>
          <w:noProof/>
        </w:rPr>
        <w:t>127</w:t>
      </w:r>
      <w:r>
        <w:fldChar w:fldCharType="end"/>
      </w:r>
      <w:r>
        <w:t>. PCM 명령 및 모드 공유 / 구현 조건</w:t>
      </w:r>
    </w:p>
    <w:tbl>
      <w:tblPr>
        <w:tblStyle w:val="TDC41"/>
        <w:tblW w:w="8816" w:type="dxa"/>
        <w:tblLayout w:type="fixed"/>
        <w:tblLook w:val="04A0" w:firstRow="1" w:lastRow="0" w:firstColumn="1" w:lastColumn="0" w:noHBand="0" w:noVBand="1"/>
      </w:tblPr>
      <w:tblGrid>
        <w:gridCol w:w="1304"/>
        <w:gridCol w:w="7512"/>
      </w:tblGrid>
      <w:tr w:rsidR="00084C76" w14:paraId="35A0502A"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7CB16BFB" w14:textId="77777777" w:rsidR="00084C76" w:rsidRDefault="00084C76">
            <w:pPr>
              <w:pStyle w:val="TDC0"/>
            </w:pPr>
            <w:r>
              <w:t>구분</w:t>
            </w:r>
          </w:p>
        </w:tc>
        <w:tc>
          <w:tcPr>
            <w:tcW w:w="7512" w:type="dxa"/>
          </w:tcPr>
          <w:p w14:paraId="3D886BE7"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구현 조건</w:t>
            </w:r>
          </w:p>
        </w:tc>
      </w:tr>
      <w:tr w:rsidR="00084C76" w14:paraId="1DC0EB8C"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62302D87" w14:textId="77777777" w:rsidR="00084C76" w:rsidRDefault="00084C76">
            <w:pPr>
              <w:pStyle w:val="TDCe"/>
            </w:pPr>
            <w:r>
              <w:t>관련 함수</w:t>
            </w:r>
          </w:p>
        </w:tc>
        <w:tc>
          <w:tcPr>
            <w:tcW w:w="7512" w:type="dxa"/>
          </w:tcPr>
          <w:p w14:paraId="6D4F7ED0"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changePcmOutputMode, readCurrentPcmOutputMode, changeNextPcmOutputMode, fillSepcificCommndBuffer</w:t>
            </w:r>
          </w:p>
        </w:tc>
      </w:tr>
    </w:tbl>
    <w:p w14:paraId="0D19289D" w14:textId="77777777" w:rsidR="00084C76" w:rsidRDefault="00084C76" w:rsidP="00BB7A53">
      <w:pPr>
        <w:pStyle w:val="TDC40"/>
        <w:spacing w:after="0"/>
      </w:pPr>
    </w:p>
    <w:p w14:paraId="1937BED8" w14:textId="77777777" w:rsidR="00084C76" w:rsidRDefault="00084C76">
      <w:pPr>
        <w:pStyle w:val="TDC43"/>
      </w:pPr>
      <w:r>
        <w:t>입출력 예 : 현재 모드 A와 다음 모드 B는 서로 다른 필드에 저장한다. 명령 배열 [1,2,3]을 복사하면 공유 명령 버퍼에도 같은 순서를 유지한다.</w:t>
      </w:r>
    </w:p>
    <w:p w14:paraId="0AA1139A" w14:textId="77777777" w:rsidR="000C626C" w:rsidRDefault="000C626C">
      <w:pPr>
        <w:pStyle w:val="TDC40"/>
      </w:pPr>
    </w:p>
    <w:p w14:paraId="6079B816" w14:textId="77777777" w:rsidR="00697371" w:rsidRPr="00E00010" w:rsidRDefault="00220104" w:rsidP="00BB7A53">
      <w:pPr>
        <w:pStyle w:val="TDC4"/>
      </w:pPr>
      <w:r>
        <w:t>SU-ID-CM3-018, 연결 검사 완료 공유</w:t>
      </w:r>
    </w:p>
    <w:p w14:paraId="38980639" w14:textId="77777777" w:rsidR="00084C76" w:rsidRDefault="00084C76" w:rsidP="00BB7A53">
      <w:pPr>
        <w:pStyle w:val="TDC40"/>
        <w:keepNext/>
      </w:pPr>
      <w:r>
        <w:t>CFX의 검사 구간 완료 상태를 CM3가 한 번씩 확인하고 처리하도록 한다.</w:t>
      </w:r>
    </w:p>
    <w:p w14:paraId="3B339791" w14:textId="77777777" w:rsidR="00084C76" w:rsidRDefault="00084C76">
      <w:pPr>
        <w:pStyle w:val="TDC42"/>
      </w:pPr>
      <w:r>
        <w:t xml:space="preserve">표 </w:t>
      </w:r>
      <w:r>
        <w:fldChar w:fldCharType="begin"/>
      </w:r>
      <w:r>
        <w:instrText>SEQ 표 \* ARABIC</w:instrText>
      </w:r>
      <w:r>
        <w:fldChar w:fldCharType="separate"/>
      </w:r>
      <w:r w:rsidR="001A0C22">
        <w:rPr>
          <w:noProof/>
        </w:rPr>
        <w:t>128</w:t>
      </w:r>
      <w:r>
        <w:fldChar w:fldCharType="end"/>
      </w:r>
      <w:r>
        <w:t>. 연결 검사 완료 공유 / 유닛 설계 내용</w:t>
      </w:r>
    </w:p>
    <w:tbl>
      <w:tblPr>
        <w:tblStyle w:val="TDC41"/>
        <w:tblW w:w="8816" w:type="dxa"/>
        <w:tblLayout w:type="fixed"/>
        <w:tblLook w:val="04A0" w:firstRow="1" w:lastRow="0" w:firstColumn="1" w:lastColumn="0" w:noHBand="0" w:noVBand="1"/>
      </w:tblPr>
      <w:tblGrid>
        <w:gridCol w:w="1304"/>
        <w:gridCol w:w="7512"/>
      </w:tblGrid>
      <w:tr w:rsidR="00084C76" w14:paraId="7F0975EB"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454A6DDE" w14:textId="77777777" w:rsidR="00084C76" w:rsidRDefault="00084C76">
            <w:pPr>
              <w:pStyle w:val="TDC0"/>
            </w:pPr>
            <w:r>
              <w:t>항목</w:t>
            </w:r>
          </w:p>
        </w:tc>
        <w:tc>
          <w:tcPr>
            <w:tcW w:w="7512" w:type="dxa"/>
          </w:tcPr>
          <w:p w14:paraId="5365AF78"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설계 내용</w:t>
            </w:r>
          </w:p>
        </w:tc>
      </w:tr>
      <w:tr w:rsidR="00084C76" w14:paraId="441E2202"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28FDA4B8" w14:textId="77777777" w:rsidR="00084C76" w:rsidRDefault="00084C76">
            <w:pPr>
              <w:pStyle w:val="TDCe"/>
            </w:pPr>
            <w:r>
              <w:t>입력</w:t>
            </w:r>
          </w:p>
        </w:tc>
        <w:tc>
          <w:tcPr>
            <w:tcW w:w="7512" w:type="dxa"/>
          </w:tcPr>
          <w:p w14:paraId="25A4F37F"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CFX 연결 검사 완료 상태</w:t>
            </w:r>
          </w:p>
        </w:tc>
      </w:tr>
      <w:tr w:rsidR="00084C76" w14:paraId="061C35A1"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530B7C85" w14:textId="77777777" w:rsidR="00084C76" w:rsidRDefault="00084C76">
            <w:pPr>
              <w:pStyle w:val="TDCe"/>
            </w:pPr>
            <w:r>
              <w:t>출력</w:t>
            </w:r>
          </w:p>
        </w:tc>
        <w:tc>
          <w:tcPr>
            <w:tcW w:w="7512" w:type="dxa"/>
          </w:tcPr>
          <w:p w14:paraId="7AB4D354"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조회 결과와 완료 플래그 해제</w:t>
            </w:r>
          </w:p>
        </w:tc>
      </w:tr>
      <w:tr w:rsidR="00084C76" w14:paraId="0DAEC431"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03421B90" w14:textId="77777777" w:rsidR="00084C76" w:rsidRDefault="00084C76">
            <w:pPr>
              <w:pStyle w:val="TDCe"/>
            </w:pPr>
            <w:r>
              <w:t>처리</w:t>
            </w:r>
          </w:p>
        </w:tc>
        <w:tc>
          <w:tcPr>
            <w:tcW w:w="7512" w:type="dxa"/>
          </w:tcPr>
          <w:p w14:paraId="1A280E06"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연결 검사 완료 상태를 읽고 처리 후 명시적으로 해제한다. 링크 연결 성공 여부와 PCM 검사 구간 완료 여부를 같은 의미로 쓰지 않는다.</w:t>
            </w:r>
          </w:p>
        </w:tc>
      </w:tr>
    </w:tbl>
    <w:p w14:paraId="04A94546" w14:textId="77777777" w:rsidR="00084C76" w:rsidRDefault="00084C76" w:rsidP="00BB7A53">
      <w:pPr>
        <w:pStyle w:val="TDC40"/>
        <w:spacing w:after="0"/>
      </w:pPr>
    </w:p>
    <w:p w14:paraId="6CD34E1E" w14:textId="77777777" w:rsidR="00084C76" w:rsidRDefault="00084C76">
      <w:pPr>
        <w:pStyle w:val="TDC42"/>
      </w:pPr>
      <w:r>
        <w:t xml:space="preserve">표 </w:t>
      </w:r>
      <w:r>
        <w:fldChar w:fldCharType="begin"/>
      </w:r>
      <w:r>
        <w:instrText>SEQ 표 \* ARABIC</w:instrText>
      </w:r>
      <w:r>
        <w:fldChar w:fldCharType="separate"/>
      </w:r>
      <w:r w:rsidR="001A0C22">
        <w:rPr>
          <w:noProof/>
        </w:rPr>
        <w:t>129</w:t>
      </w:r>
      <w:r>
        <w:fldChar w:fldCharType="end"/>
      </w:r>
      <w:r>
        <w:t>. 연결 검사 완료 공유 / 구현 조건</w:t>
      </w:r>
    </w:p>
    <w:tbl>
      <w:tblPr>
        <w:tblStyle w:val="TDC41"/>
        <w:tblW w:w="8816" w:type="dxa"/>
        <w:tblLayout w:type="fixed"/>
        <w:tblLook w:val="04A0" w:firstRow="1" w:lastRow="0" w:firstColumn="1" w:lastColumn="0" w:noHBand="0" w:noVBand="1"/>
      </w:tblPr>
      <w:tblGrid>
        <w:gridCol w:w="1304"/>
        <w:gridCol w:w="7512"/>
      </w:tblGrid>
      <w:tr w:rsidR="00084C76" w14:paraId="4D9CB60E"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0168BDE1" w14:textId="77777777" w:rsidR="00084C76" w:rsidRDefault="00084C76">
            <w:pPr>
              <w:pStyle w:val="TDC0"/>
            </w:pPr>
            <w:r>
              <w:t>구분</w:t>
            </w:r>
          </w:p>
        </w:tc>
        <w:tc>
          <w:tcPr>
            <w:tcW w:w="7512" w:type="dxa"/>
          </w:tcPr>
          <w:p w14:paraId="2A490049"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구현 조건</w:t>
            </w:r>
          </w:p>
        </w:tc>
      </w:tr>
      <w:tr w:rsidR="00084C76" w14:paraId="139A169A"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10010BA5" w14:textId="77777777" w:rsidR="00084C76" w:rsidRDefault="00084C76">
            <w:pPr>
              <w:pStyle w:val="TDCe"/>
            </w:pPr>
            <w:r>
              <w:t>관련 함수</w:t>
            </w:r>
          </w:p>
        </w:tc>
        <w:tc>
          <w:tcPr>
            <w:tcW w:w="7512" w:type="dxa"/>
          </w:tcPr>
          <w:p w14:paraId="13287EED"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readConnectionCheckPcmState, clearConnectionCheckPcmFiredFlag</w:t>
            </w:r>
          </w:p>
        </w:tc>
      </w:tr>
    </w:tbl>
    <w:p w14:paraId="1961D6E2" w14:textId="77777777" w:rsidR="00084C76" w:rsidRDefault="00084C76" w:rsidP="00BB7A53">
      <w:pPr>
        <w:pStyle w:val="TDC40"/>
        <w:spacing w:after="0"/>
      </w:pPr>
    </w:p>
    <w:p w14:paraId="597D53C6" w14:textId="77777777" w:rsidR="00084C76" w:rsidRDefault="00084C76">
      <w:pPr>
        <w:pStyle w:val="TDC43"/>
      </w:pPr>
      <w:r>
        <w:t>입출력 예 : 연결 검사 완료 플래그가 활성인 상태에서 완료 해제를 처리하면 이후 조회값은 비활성이 된다.</w:t>
      </w:r>
    </w:p>
    <w:p w14:paraId="3803AB32" w14:textId="77777777" w:rsidR="000C626C" w:rsidRDefault="000C626C">
      <w:pPr>
        <w:pStyle w:val="TDC40"/>
      </w:pPr>
    </w:p>
    <w:p w14:paraId="7FCB75F3" w14:textId="77777777" w:rsidR="00697371" w:rsidRPr="00E00010" w:rsidRDefault="00220104" w:rsidP="00BB7A53">
      <w:pPr>
        <w:pStyle w:val="TDC4"/>
      </w:pPr>
      <w:r>
        <w:t>SU-ID-CM3-019, 오디오 및 자극 크기 조회</w:t>
      </w:r>
    </w:p>
    <w:p w14:paraId="3B78F4D9" w14:textId="77777777" w:rsidR="00084C76" w:rsidRDefault="00084C76" w:rsidP="00BB7A53">
      <w:pPr>
        <w:pStyle w:val="TDC40"/>
        <w:keepNext/>
      </w:pPr>
      <w:r>
        <w:t>입력과 자극 계산값을 외부 시험/표시에서 관찰할 수 있게 한다.</w:t>
      </w:r>
    </w:p>
    <w:p w14:paraId="2A55EF31" w14:textId="77777777" w:rsidR="00084C76" w:rsidRDefault="00084C76">
      <w:pPr>
        <w:pStyle w:val="TDC42"/>
      </w:pPr>
      <w:r>
        <w:t xml:space="preserve">표 </w:t>
      </w:r>
      <w:r>
        <w:fldChar w:fldCharType="begin"/>
      </w:r>
      <w:r>
        <w:instrText>SEQ 표 \* ARABIC</w:instrText>
      </w:r>
      <w:r>
        <w:fldChar w:fldCharType="separate"/>
      </w:r>
      <w:r w:rsidR="001A0C22">
        <w:rPr>
          <w:noProof/>
        </w:rPr>
        <w:t>130</w:t>
      </w:r>
      <w:r>
        <w:fldChar w:fldCharType="end"/>
      </w:r>
      <w:r>
        <w:t>. 오디오 및 자극 크기 조회 / 유닛 설계 내용</w:t>
      </w:r>
    </w:p>
    <w:tbl>
      <w:tblPr>
        <w:tblStyle w:val="TDC41"/>
        <w:tblW w:w="8816" w:type="dxa"/>
        <w:tblLayout w:type="fixed"/>
        <w:tblLook w:val="04A0" w:firstRow="1" w:lastRow="0" w:firstColumn="1" w:lastColumn="0" w:noHBand="0" w:noVBand="1"/>
      </w:tblPr>
      <w:tblGrid>
        <w:gridCol w:w="1304"/>
        <w:gridCol w:w="7512"/>
      </w:tblGrid>
      <w:tr w:rsidR="00084C76" w14:paraId="4634343D"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3DC5F3C8" w14:textId="77777777" w:rsidR="00084C76" w:rsidRDefault="00084C76">
            <w:pPr>
              <w:pStyle w:val="TDC0"/>
            </w:pPr>
            <w:r>
              <w:t>항목</w:t>
            </w:r>
          </w:p>
        </w:tc>
        <w:tc>
          <w:tcPr>
            <w:tcW w:w="7512" w:type="dxa"/>
          </w:tcPr>
          <w:p w14:paraId="6E261659"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설계 내용</w:t>
            </w:r>
          </w:p>
        </w:tc>
      </w:tr>
      <w:tr w:rsidR="00084C76" w14:paraId="22ADE2E3"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5BC4F52E" w14:textId="77777777" w:rsidR="00084C76" w:rsidRDefault="00084C76">
            <w:pPr>
              <w:pStyle w:val="TDCe"/>
            </w:pPr>
            <w:r>
              <w:t>입력</w:t>
            </w:r>
          </w:p>
        </w:tc>
        <w:tc>
          <w:tcPr>
            <w:tcW w:w="7512" w:type="dxa"/>
          </w:tcPr>
          <w:p w14:paraId="2DFECA91"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CFX 공유 maxAudioInput/채널별 자극 크기</w:t>
            </w:r>
          </w:p>
        </w:tc>
      </w:tr>
      <w:tr w:rsidR="00084C76" w14:paraId="6ADC170D"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03E5D983" w14:textId="77777777" w:rsidR="00084C76" w:rsidRDefault="00084C76">
            <w:pPr>
              <w:pStyle w:val="TDCe"/>
            </w:pPr>
            <w:r>
              <w:t>출력</w:t>
            </w:r>
          </w:p>
        </w:tc>
        <w:tc>
          <w:tcPr>
            <w:tcW w:w="7512" w:type="dxa"/>
          </w:tcPr>
          <w:p w14:paraId="23D62F2A"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통신 응답에 사용할 조회값</w:t>
            </w:r>
          </w:p>
        </w:tc>
      </w:tr>
      <w:tr w:rsidR="00084C76" w14:paraId="3275928A"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186D41CA" w14:textId="77777777" w:rsidR="00084C76" w:rsidRDefault="00084C76">
            <w:pPr>
              <w:pStyle w:val="TDCe"/>
            </w:pPr>
            <w:r>
              <w:t>처리</w:t>
            </w:r>
          </w:p>
        </w:tc>
        <w:tc>
          <w:tcPr>
            <w:tcW w:w="7512" w:type="dxa"/>
          </w:tcPr>
          <w:p w14:paraId="3281A3CC"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CFX 공유 메모리의 현재 값을 읽어 호출자에게 반환한다. 오디오 값은 최근 16표본 최대값이고 채널별 크기는 디지털 자극 크기이며 실제 uA 측정값이 아니다.</w:t>
            </w:r>
          </w:p>
        </w:tc>
      </w:tr>
    </w:tbl>
    <w:p w14:paraId="63839245" w14:textId="77777777" w:rsidR="00084C76" w:rsidRDefault="00084C76" w:rsidP="00BB7A53">
      <w:pPr>
        <w:pStyle w:val="TDC40"/>
        <w:spacing w:after="0"/>
      </w:pPr>
    </w:p>
    <w:p w14:paraId="498F4E9C" w14:textId="77777777" w:rsidR="00084C76" w:rsidRDefault="00084C76">
      <w:pPr>
        <w:pStyle w:val="TDC42"/>
      </w:pPr>
      <w:r>
        <w:t xml:space="preserve">표 </w:t>
      </w:r>
      <w:r>
        <w:fldChar w:fldCharType="begin"/>
      </w:r>
      <w:r>
        <w:instrText>SEQ 표 \* ARABIC</w:instrText>
      </w:r>
      <w:r>
        <w:fldChar w:fldCharType="separate"/>
      </w:r>
      <w:r w:rsidR="001A0C22">
        <w:rPr>
          <w:noProof/>
        </w:rPr>
        <w:t>131</w:t>
      </w:r>
      <w:r>
        <w:fldChar w:fldCharType="end"/>
      </w:r>
      <w:r>
        <w:t>. 오디오 및 자극 크기 조회 / 구현 조건</w:t>
      </w:r>
    </w:p>
    <w:tbl>
      <w:tblPr>
        <w:tblStyle w:val="TDC41"/>
        <w:tblW w:w="8816" w:type="dxa"/>
        <w:tblLayout w:type="fixed"/>
        <w:tblLook w:val="04A0" w:firstRow="1" w:lastRow="0" w:firstColumn="1" w:lastColumn="0" w:noHBand="0" w:noVBand="1"/>
      </w:tblPr>
      <w:tblGrid>
        <w:gridCol w:w="1304"/>
        <w:gridCol w:w="7512"/>
      </w:tblGrid>
      <w:tr w:rsidR="00084C76" w14:paraId="7C9D0775"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19C7A5F1" w14:textId="77777777" w:rsidR="00084C76" w:rsidRDefault="00084C76">
            <w:pPr>
              <w:pStyle w:val="TDC0"/>
            </w:pPr>
            <w:r>
              <w:t>구분</w:t>
            </w:r>
          </w:p>
        </w:tc>
        <w:tc>
          <w:tcPr>
            <w:tcW w:w="7512" w:type="dxa"/>
          </w:tcPr>
          <w:p w14:paraId="1B35DE47"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구현 조건</w:t>
            </w:r>
          </w:p>
        </w:tc>
      </w:tr>
      <w:tr w:rsidR="00084C76" w14:paraId="278B7144"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2F340027" w14:textId="77777777" w:rsidR="00084C76" w:rsidRDefault="00084C76">
            <w:pPr>
              <w:pStyle w:val="TDCe"/>
            </w:pPr>
            <w:r>
              <w:t>관련 함수</w:t>
            </w:r>
          </w:p>
        </w:tc>
        <w:tc>
          <w:tcPr>
            <w:tcW w:w="7512" w:type="dxa"/>
          </w:tcPr>
          <w:p w14:paraId="78F69A54"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readAudioSignalMax, readCurrentStimulLevel_255</w:t>
            </w:r>
          </w:p>
        </w:tc>
      </w:tr>
    </w:tbl>
    <w:p w14:paraId="2B851525" w14:textId="77777777" w:rsidR="00084C76" w:rsidRDefault="00084C76" w:rsidP="00BB7A53">
      <w:pPr>
        <w:pStyle w:val="TDC40"/>
        <w:spacing w:after="0"/>
      </w:pPr>
    </w:p>
    <w:p w14:paraId="2B89054F" w14:textId="77777777" w:rsidR="00084C76" w:rsidRDefault="00084C76">
      <w:pPr>
        <w:pStyle w:val="TDC43"/>
      </w:pPr>
      <w:r>
        <w:t>입출력 예 : 공유 최대값=1234, 채널 i의 자극 크기=i이면 조회값은 1234와 채널 배열 0~31이다. 조회 과정에서 평균이나 최대값 유지 연산을 추가하지 않는다.</w:t>
      </w:r>
    </w:p>
    <w:p w14:paraId="429D6B82" w14:textId="77777777" w:rsidR="000C626C" w:rsidRDefault="000C626C">
      <w:pPr>
        <w:pStyle w:val="TDC40"/>
      </w:pPr>
    </w:p>
    <w:p w14:paraId="2C3242D4" w14:textId="77777777" w:rsidR="00697371" w:rsidRPr="00E00010" w:rsidRDefault="00220104" w:rsidP="00BB7A53">
      <w:pPr>
        <w:pStyle w:val="TDC4"/>
      </w:pPr>
      <w:r>
        <w:lastRenderedPageBreak/>
        <w:t>SU-ID-CM3-020, 맵 갱신 상태와 계산 자료 공유</w:t>
      </w:r>
    </w:p>
    <w:p w14:paraId="1F3A885F" w14:textId="77777777" w:rsidR="00084C76" w:rsidRDefault="00084C76" w:rsidP="00BB7A53">
      <w:pPr>
        <w:pStyle w:val="TDC40"/>
        <w:keepNext/>
      </w:pPr>
      <w:r>
        <w:t>맵 적재와 자극 계산이 끝난 자료만 신호처리에 전달하도록 상태를 구분한다.</w:t>
      </w:r>
    </w:p>
    <w:p w14:paraId="238E77AF" w14:textId="77777777" w:rsidR="00084C76" w:rsidRDefault="00084C76">
      <w:pPr>
        <w:pStyle w:val="TDC42"/>
      </w:pPr>
      <w:r>
        <w:t xml:space="preserve">표 </w:t>
      </w:r>
      <w:r>
        <w:fldChar w:fldCharType="begin"/>
      </w:r>
      <w:r>
        <w:instrText>SEQ 표 \* ARABIC</w:instrText>
      </w:r>
      <w:r>
        <w:fldChar w:fldCharType="separate"/>
      </w:r>
      <w:r w:rsidR="001A0C22">
        <w:rPr>
          <w:noProof/>
        </w:rPr>
        <w:t>132</w:t>
      </w:r>
      <w:r>
        <w:fldChar w:fldCharType="end"/>
      </w:r>
      <w:r>
        <w:t>. 맵 갱신 상태와 계산 자료 공유 / 유닛 설계 내용</w:t>
      </w:r>
    </w:p>
    <w:tbl>
      <w:tblPr>
        <w:tblStyle w:val="TDC41"/>
        <w:tblW w:w="8816" w:type="dxa"/>
        <w:tblLayout w:type="fixed"/>
        <w:tblLook w:val="04A0" w:firstRow="1" w:lastRow="0" w:firstColumn="1" w:lastColumn="0" w:noHBand="0" w:noVBand="1"/>
      </w:tblPr>
      <w:tblGrid>
        <w:gridCol w:w="1304"/>
        <w:gridCol w:w="7512"/>
      </w:tblGrid>
      <w:tr w:rsidR="00084C76" w14:paraId="11522151"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2B923FE1" w14:textId="77777777" w:rsidR="00084C76" w:rsidRDefault="00084C76">
            <w:pPr>
              <w:pStyle w:val="TDC0"/>
            </w:pPr>
            <w:r>
              <w:t>항목</w:t>
            </w:r>
          </w:p>
        </w:tc>
        <w:tc>
          <w:tcPr>
            <w:tcW w:w="7512" w:type="dxa"/>
          </w:tcPr>
          <w:p w14:paraId="24A96345"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설계 내용</w:t>
            </w:r>
          </w:p>
        </w:tc>
      </w:tr>
      <w:tr w:rsidR="00084C76" w14:paraId="7DF1B149"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16D4CC56" w14:textId="77777777" w:rsidR="00084C76" w:rsidRDefault="00084C76">
            <w:pPr>
              <w:pStyle w:val="TDCe"/>
            </w:pPr>
            <w:r>
              <w:t>입력</w:t>
            </w:r>
          </w:p>
        </w:tc>
        <w:tc>
          <w:tcPr>
            <w:tcW w:w="7512" w:type="dxa"/>
          </w:tcPr>
          <w:p w14:paraId="7CAFC3A6"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맵 변경 요청/계산 완료/매핑 연결 상태</w:t>
            </w:r>
          </w:p>
        </w:tc>
      </w:tr>
      <w:tr w:rsidR="00084C76" w14:paraId="69AE402E"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3C2B32A2" w14:textId="77777777" w:rsidR="00084C76" w:rsidRDefault="00084C76">
            <w:pPr>
              <w:pStyle w:val="TDCe"/>
            </w:pPr>
            <w:r>
              <w:t>출력</w:t>
            </w:r>
          </w:p>
        </w:tc>
        <w:tc>
          <w:tcPr>
            <w:tcW w:w="7512" w:type="dxa"/>
          </w:tcPr>
          <w:p w14:paraId="60424718"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공유 플래그와 자극 파라미터 접근 주소</w:t>
            </w:r>
          </w:p>
        </w:tc>
      </w:tr>
      <w:tr w:rsidR="00084C76" w14:paraId="6AF81E7D"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5CE10418" w14:textId="77777777" w:rsidR="00084C76" w:rsidRDefault="00084C76">
            <w:pPr>
              <w:pStyle w:val="TDCe"/>
            </w:pPr>
            <w:r>
              <w:t>처리</w:t>
            </w:r>
          </w:p>
        </w:tc>
        <w:tc>
          <w:tcPr>
            <w:tcW w:w="7512" w:type="dxa"/>
          </w:tcPr>
          <w:p w14:paraId="3F66EF53"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맵 변경, 계산 완료, 매핑 연결을 각각의 필드에 기록하고 CFX 적재 여부를 읽는다. 계산된 자극 파라미터의 공유 주소를 일관되게 제공한다.</w:t>
            </w:r>
          </w:p>
        </w:tc>
      </w:tr>
    </w:tbl>
    <w:p w14:paraId="4BB68B5C" w14:textId="77777777" w:rsidR="00084C76" w:rsidRDefault="00084C76" w:rsidP="00BB7A53">
      <w:pPr>
        <w:pStyle w:val="TDC40"/>
        <w:spacing w:after="0"/>
      </w:pPr>
    </w:p>
    <w:p w14:paraId="350D1C45" w14:textId="77777777" w:rsidR="00084C76" w:rsidRDefault="00084C76">
      <w:pPr>
        <w:pStyle w:val="TDC42"/>
      </w:pPr>
      <w:r>
        <w:t xml:space="preserve">표 </w:t>
      </w:r>
      <w:r>
        <w:fldChar w:fldCharType="begin"/>
      </w:r>
      <w:r>
        <w:instrText>SEQ 표 \* ARABIC</w:instrText>
      </w:r>
      <w:r>
        <w:fldChar w:fldCharType="separate"/>
      </w:r>
      <w:r w:rsidR="001A0C22">
        <w:rPr>
          <w:noProof/>
        </w:rPr>
        <w:t>133</w:t>
      </w:r>
      <w:r>
        <w:fldChar w:fldCharType="end"/>
      </w:r>
      <w:r>
        <w:t>. 맵 갱신 상태와 계산 자료 공유 / 구현 조건</w:t>
      </w:r>
    </w:p>
    <w:tbl>
      <w:tblPr>
        <w:tblStyle w:val="TDC41"/>
        <w:tblW w:w="8816" w:type="dxa"/>
        <w:tblLayout w:type="fixed"/>
        <w:tblLook w:val="04A0" w:firstRow="1" w:lastRow="0" w:firstColumn="1" w:lastColumn="0" w:noHBand="0" w:noVBand="1"/>
      </w:tblPr>
      <w:tblGrid>
        <w:gridCol w:w="1304"/>
        <w:gridCol w:w="7512"/>
      </w:tblGrid>
      <w:tr w:rsidR="00084C76" w14:paraId="7B932EAF"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5302405B" w14:textId="77777777" w:rsidR="00084C76" w:rsidRDefault="00084C76">
            <w:pPr>
              <w:pStyle w:val="TDC0"/>
            </w:pPr>
            <w:r>
              <w:t>구분</w:t>
            </w:r>
          </w:p>
        </w:tc>
        <w:tc>
          <w:tcPr>
            <w:tcW w:w="7512" w:type="dxa"/>
          </w:tcPr>
          <w:p w14:paraId="186BD33B"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구현 조건</w:t>
            </w:r>
          </w:p>
        </w:tc>
      </w:tr>
      <w:tr w:rsidR="00084C76" w14:paraId="4047A44E"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5872EEE0" w14:textId="77777777" w:rsidR="00084C76" w:rsidRDefault="00084C76">
            <w:pPr>
              <w:pStyle w:val="TDCe"/>
            </w:pPr>
            <w:r>
              <w:t>관련 함수</w:t>
            </w:r>
          </w:p>
        </w:tc>
        <w:tc>
          <w:tcPr>
            <w:tcW w:w="7512" w:type="dxa"/>
          </w:tcPr>
          <w:p w14:paraId="4C42F897" w14:textId="77777777" w:rsidR="00084C76" w:rsidRPr="00BB7A53" w:rsidRDefault="00084C76">
            <w:pPr>
              <w:pStyle w:val="TDCf"/>
              <w:cnfStyle w:val="000000000000" w:firstRow="0" w:lastRow="0" w:firstColumn="0" w:lastColumn="0" w:oddVBand="0" w:evenVBand="0" w:oddHBand="0" w:evenHBand="0" w:firstRowFirstColumn="0" w:firstRowLastColumn="0" w:lastRowFirstColumn="0" w:lastRowLastColumn="0"/>
              <w:rPr>
                <w:lang w:val="en-US"/>
              </w:rPr>
            </w:pPr>
            <w:r w:rsidRPr="00BB7A53">
              <w:rPr>
                <w:lang w:val="en-US"/>
              </w:rPr>
              <w:t>setFlag_AudioParametersCalculationDone_Cm3ToCfx, setCommandMapChange_Cm3ToCfx, shareMappingProgramConnection, isMapdateLoaded_CFX / isUserSettingValueLoaded_CFX, getPointerCalculatedStimulPara_byCM3</w:t>
            </w:r>
          </w:p>
        </w:tc>
      </w:tr>
      <w:tr w:rsidR="00084C76" w14:paraId="49F1C8BA"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177709F2" w14:textId="77777777" w:rsidR="00084C76" w:rsidRDefault="00084C76">
            <w:pPr>
              <w:pStyle w:val="TDCe"/>
            </w:pPr>
            <w:r>
              <w:t>동작 조건</w:t>
            </w:r>
          </w:p>
        </w:tc>
        <w:tc>
          <w:tcPr>
            <w:tcW w:w="7512" w:type="dxa"/>
          </w:tcPr>
          <w:p w14:paraId="4CC558F0"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맵 변경과 계산 완료가 별도 상태로 유지되고 반환 주소는 계산 자료 영역을 가리켜야 한다.</w:t>
            </w:r>
          </w:p>
        </w:tc>
      </w:tr>
    </w:tbl>
    <w:p w14:paraId="5BAE63BB" w14:textId="77777777" w:rsidR="00084C76" w:rsidRDefault="00084C76" w:rsidP="00BB7A53">
      <w:pPr>
        <w:pStyle w:val="TDC40"/>
        <w:spacing w:after="0"/>
      </w:pPr>
    </w:p>
    <w:p w14:paraId="70155975" w14:textId="40A1424D" w:rsidR="00697371" w:rsidRPr="00E00010" w:rsidRDefault="00220104" w:rsidP="00BB7A53">
      <w:pPr>
        <w:pStyle w:val="TDC4"/>
      </w:pPr>
      <w:r>
        <w:t>SU-ID-CM3-021, 내부기 식별 및 사용자 정보 조회</w:t>
      </w:r>
    </w:p>
    <w:p w14:paraId="7E15E007" w14:textId="77777777" w:rsidR="00084C76" w:rsidRDefault="00084C76" w:rsidP="00BB7A53">
      <w:pPr>
        <w:pStyle w:val="TDC40"/>
        <w:keepNext/>
      </w:pPr>
      <w:r>
        <w:t>현재 연결 대상의 설정을 선택하고 다른 내부기의 정보가 섞이지 않게 한다.</w:t>
      </w:r>
    </w:p>
    <w:p w14:paraId="28405691" w14:textId="77777777" w:rsidR="00084C76" w:rsidRDefault="00084C76">
      <w:pPr>
        <w:pStyle w:val="TDC42"/>
      </w:pPr>
      <w:r>
        <w:t xml:space="preserve">표 </w:t>
      </w:r>
      <w:r>
        <w:fldChar w:fldCharType="begin"/>
      </w:r>
      <w:r>
        <w:instrText>SEQ 표 \* ARABIC</w:instrText>
      </w:r>
      <w:r>
        <w:fldChar w:fldCharType="separate"/>
      </w:r>
      <w:r w:rsidR="001A0C22">
        <w:rPr>
          <w:noProof/>
        </w:rPr>
        <w:t>134</w:t>
      </w:r>
      <w:r>
        <w:fldChar w:fldCharType="end"/>
      </w:r>
      <w:r>
        <w:t>. 내부기 식별 및 사용자 정보 조회 / 유닛 설계 내용</w:t>
      </w:r>
    </w:p>
    <w:tbl>
      <w:tblPr>
        <w:tblStyle w:val="TDC41"/>
        <w:tblW w:w="8816" w:type="dxa"/>
        <w:tblLayout w:type="fixed"/>
        <w:tblLook w:val="04A0" w:firstRow="1" w:lastRow="0" w:firstColumn="1" w:lastColumn="0" w:noHBand="0" w:noVBand="1"/>
      </w:tblPr>
      <w:tblGrid>
        <w:gridCol w:w="1304"/>
        <w:gridCol w:w="7512"/>
      </w:tblGrid>
      <w:tr w:rsidR="00084C76" w14:paraId="27DB4134"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4745D36A" w14:textId="77777777" w:rsidR="00084C76" w:rsidRDefault="00084C76">
            <w:pPr>
              <w:pStyle w:val="TDC0"/>
            </w:pPr>
            <w:r>
              <w:t>항목</w:t>
            </w:r>
          </w:p>
        </w:tc>
        <w:tc>
          <w:tcPr>
            <w:tcW w:w="7512" w:type="dxa"/>
          </w:tcPr>
          <w:p w14:paraId="5CCC6212"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설계 내용</w:t>
            </w:r>
          </w:p>
        </w:tc>
      </w:tr>
      <w:tr w:rsidR="00084C76" w14:paraId="1E1BEC16"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21613A9D" w14:textId="77777777" w:rsidR="00084C76" w:rsidRDefault="00084C76">
            <w:pPr>
              <w:pStyle w:val="TDCe"/>
            </w:pPr>
            <w:r>
              <w:t>입력</w:t>
            </w:r>
          </w:p>
        </w:tc>
        <w:tc>
          <w:tcPr>
            <w:tcW w:w="7512" w:type="dxa"/>
          </w:tcPr>
          <w:p w14:paraId="2A1260E5"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연결 내부기 번호와 저장된 식별/사용자 정보</w:t>
            </w:r>
          </w:p>
        </w:tc>
      </w:tr>
      <w:tr w:rsidR="00084C76" w14:paraId="7AD24F03"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303CD8FE" w14:textId="77777777" w:rsidR="00084C76" w:rsidRDefault="00084C76">
            <w:pPr>
              <w:pStyle w:val="TDCe"/>
            </w:pPr>
            <w:r>
              <w:t>출력</w:t>
            </w:r>
          </w:p>
        </w:tc>
        <w:tc>
          <w:tcPr>
            <w:tcW w:w="7512" w:type="dxa"/>
          </w:tcPr>
          <w:p w14:paraId="295D4950"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ID, 인증 비교 정보, 사용자명, 착용 위치</w:t>
            </w:r>
          </w:p>
        </w:tc>
      </w:tr>
      <w:tr w:rsidR="00084C76" w14:paraId="703A5C0D"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712E14D5" w14:textId="77777777" w:rsidR="00084C76" w:rsidRDefault="00084C76">
            <w:pPr>
              <w:pStyle w:val="TDCe"/>
            </w:pPr>
            <w:r>
              <w:lastRenderedPageBreak/>
              <w:t>처리</w:t>
            </w:r>
          </w:p>
        </w:tc>
        <w:tc>
          <w:tcPr>
            <w:tcW w:w="7512" w:type="dxa"/>
          </w:tcPr>
          <w:p w14:paraId="0FE21B34"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내부기 번호를 설정/조회하고 해당 대상의 제조 ID, 사용자명, 위치 및 인증 비교용 정보를 읽는다.</w:t>
            </w:r>
          </w:p>
        </w:tc>
      </w:tr>
    </w:tbl>
    <w:p w14:paraId="09EA477A" w14:textId="77777777" w:rsidR="00084C76" w:rsidRDefault="00084C76" w:rsidP="00BB7A53">
      <w:pPr>
        <w:pStyle w:val="TDC40"/>
        <w:spacing w:after="0"/>
      </w:pPr>
    </w:p>
    <w:p w14:paraId="7BC4C465" w14:textId="77777777" w:rsidR="00084C76" w:rsidRDefault="00084C76">
      <w:pPr>
        <w:pStyle w:val="TDC42"/>
      </w:pPr>
      <w:r>
        <w:t xml:space="preserve">표 </w:t>
      </w:r>
      <w:r>
        <w:fldChar w:fldCharType="begin"/>
      </w:r>
      <w:r>
        <w:instrText>SEQ 표 \* ARABIC</w:instrText>
      </w:r>
      <w:r>
        <w:fldChar w:fldCharType="separate"/>
      </w:r>
      <w:r w:rsidR="001A0C22">
        <w:rPr>
          <w:noProof/>
        </w:rPr>
        <w:t>135</w:t>
      </w:r>
      <w:r>
        <w:fldChar w:fldCharType="end"/>
      </w:r>
      <w:r>
        <w:t>. 내부기 식별 및 사용자 정보 조회 / 구현 조건</w:t>
      </w:r>
    </w:p>
    <w:tbl>
      <w:tblPr>
        <w:tblStyle w:val="TDC41"/>
        <w:tblW w:w="8816" w:type="dxa"/>
        <w:tblLayout w:type="fixed"/>
        <w:tblLook w:val="04A0" w:firstRow="1" w:lastRow="0" w:firstColumn="1" w:lastColumn="0" w:noHBand="0" w:noVBand="1"/>
      </w:tblPr>
      <w:tblGrid>
        <w:gridCol w:w="1304"/>
        <w:gridCol w:w="7512"/>
      </w:tblGrid>
      <w:tr w:rsidR="00084C76" w14:paraId="7CF436D5"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46AF55EB" w14:textId="77777777" w:rsidR="00084C76" w:rsidRDefault="00084C76">
            <w:pPr>
              <w:pStyle w:val="TDC0"/>
            </w:pPr>
            <w:r>
              <w:t>구분</w:t>
            </w:r>
          </w:p>
        </w:tc>
        <w:tc>
          <w:tcPr>
            <w:tcW w:w="7512" w:type="dxa"/>
          </w:tcPr>
          <w:p w14:paraId="4F8002B2"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구현 조건</w:t>
            </w:r>
          </w:p>
        </w:tc>
      </w:tr>
      <w:tr w:rsidR="00084C76" w14:paraId="2638BBD6"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3FE89738" w14:textId="77777777" w:rsidR="00084C76" w:rsidRDefault="00084C76">
            <w:pPr>
              <w:pStyle w:val="TDCe"/>
            </w:pPr>
            <w:r>
              <w:t>관련 함수</w:t>
            </w:r>
          </w:p>
        </w:tc>
        <w:tc>
          <w:tcPr>
            <w:tcW w:w="7512" w:type="dxa"/>
          </w:tcPr>
          <w:p w14:paraId="58FE1356" w14:textId="77777777" w:rsidR="00084C76" w:rsidRPr="00BB7A53" w:rsidRDefault="00084C76">
            <w:pPr>
              <w:pStyle w:val="TDCf"/>
              <w:cnfStyle w:val="000000000000" w:firstRow="0" w:lastRow="0" w:firstColumn="0" w:lastColumn="0" w:oddVBand="0" w:evenVBand="0" w:oddHBand="0" w:evenHBand="0" w:firstRowFirstColumn="0" w:firstRowLastColumn="0" w:lastRowFirstColumn="0" w:lastRowLastColumn="0"/>
              <w:rPr>
                <w:lang w:val="en-US"/>
              </w:rPr>
            </w:pPr>
            <w:r w:rsidRPr="00BB7A53">
              <w:rPr>
                <w:lang w:val="en-US"/>
              </w:rPr>
              <w:t>read_ISD_manufacture_ID, changeConnected_isd_num_CFX, read_connected_ISD_Num, read_recomcon_passkey_connected_ISD / readConnected_ISD_userName, readConnected_ISD_Location</w:t>
            </w:r>
          </w:p>
        </w:tc>
      </w:tr>
      <w:tr w:rsidR="00084C76" w14:paraId="2447284A"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698AC24D" w14:textId="77777777" w:rsidR="00084C76" w:rsidRDefault="00084C76">
            <w:pPr>
              <w:pStyle w:val="TDCe"/>
            </w:pPr>
            <w:r>
              <w:t>동작 조건</w:t>
            </w:r>
          </w:p>
        </w:tc>
        <w:tc>
          <w:tcPr>
            <w:tcW w:w="7512" w:type="dxa"/>
          </w:tcPr>
          <w:p w14:paraId="0B4D01B5"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모든 조회 결과가 선택된 내부기에 대응해야 한다. 다른 내부기의 자료가 반환되지 않아야 한다.</w:t>
            </w:r>
          </w:p>
        </w:tc>
      </w:tr>
    </w:tbl>
    <w:p w14:paraId="58E166D0" w14:textId="77777777" w:rsidR="00084C76" w:rsidRDefault="00084C76" w:rsidP="00BB7A53">
      <w:pPr>
        <w:pStyle w:val="TDC40"/>
        <w:spacing w:after="0"/>
      </w:pPr>
    </w:p>
    <w:p w14:paraId="5A3221C9" w14:textId="77777777" w:rsidR="00697371" w:rsidRPr="00E00010" w:rsidRDefault="00220104" w:rsidP="00BB7A53">
      <w:pPr>
        <w:pStyle w:val="TDC4"/>
      </w:pPr>
      <w:r>
        <w:t>SU-ID-CM3-022, 맵 목록과 선택 정보</w:t>
      </w:r>
    </w:p>
    <w:p w14:paraId="50470F42" w14:textId="77777777" w:rsidR="00084C76" w:rsidRDefault="00084C76" w:rsidP="00BB7A53">
      <w:pPr>
        <w:pStyle w:val="TDC40"/>
        <w:keepNext/>
      </w:pPr>
      <w:r>
        <w:t>리모콘/매핑에서 선택 가능한 맵과 실제 사용 맵을 확인하게 한다.</w:t>
      </w:r>
    </w:p>
    <w:p w14:paraId="51213EC0" w14:textId="77777777" w:rsidR="00084C76" w:rsidRDefault="00084C76">
      <w:pPr>
        <w:pStyle w:val="TDC42"/>
      </w:pPr>
      <w:r>
        <w:t xml:space="preserve">표 </w:t>
      </w:r>
      <w:r>
        <w:fldChar w:fldCharType="begin"/>
      </w:r>
      <w:r>
        <w:instrText>SEQ 표 \* ARABIC</w:instrText>
      </w:r>
      <w:r>
        <w:fldChar w:fldCharType="separate"/>
      </w:r>
      <w:r w:rsidR="001A0C22">
        <w:rPr>
          <w:noProof/>
        </w:rPr>
        <w:t>136</w:t>
      </w:r>
      <w:r>
        <w:fldChar w:fldCharType="end"/>
      </w:r>
      <w:r>
        <w:t>. 맵 목록과 선택 정보 / 유닛 설계 내용</w:t>
      </w:r>
    </w:p>
    <w:tbl>
      <w:tblPr>
        <w:tblStyle w:val="TDC41"/>
        <w:tblW w:w="8816" w:type="dxa"/>
        <w:tblLayout w:type="fixed"/>
        <w:tblLook w:val="04A0" w:firstRow="1" w:lastRow="0" w:firstColumn="1" w:lastColumn="0" w:noHBand="0" w:noVBand="1"/>
      </w:tblPr>
      <w:tblGrid>
        <w:gridCol w:w="1304"/>
        <w:gridCol w:w="7512"/>
      </w:tblGrid>
      <w:tr w:rsidR="00084C76" w14:paraId="47ABBD66"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03713B8C" w14:textId="77777777" w:rsidR="00084C76" w:rsidRDefault="00084C76">
            <w:pPr>
              <w:pStyle w:val="TDC0"/>
            </w:pPr>
            <w:r>
              <w:t>항목</w:t>
            </w:r>
          </w:p>
        </w:tc>
        <w:tc>
          <w:tcPr>
            <w:tcW w:w="7512" w:type="dxa"/>
          </w:tcPr>
          <w:p w14:paraId="2A061DA3"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설계 내용</w:t>
            </w:r>
          </w:p>
        </w:tc>
      </w:tr>
      <w:tr w:rsidR="00084C76" w14:paraId="65633962"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228DBAF6" w14:textId="77777777" w:rsidR="00084C76" w:rsidRDefault="00084C76">
            <w:pPr>
              <w:pStyle w:val="TDCe"/>
            </w:pPr>
            <w:r>
              <w:t>입력</w:t>
            </w:r>
          </w:p>
        </w:tc>
        <w:tc>
          <w:tcPr>
            <w:tcW w:w="7512" w:type="dxa"/>
          </w:tcPr>
          <w:p w14:paraId="324A3F18"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내부기 맵 목록, 선택 번호, 맵 날짜/식별 정보</w:t>
            </w:r>
          </w:p>
        </w:tc>
      </w:tr>
      <w:tr w:rsidR="00084C76" w14:paraId="4CBCD327"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2A9D5140" w14:textId="77777777" w:rsidR="00084C76" w:rsidRDefault="00084C76">
            <w:pPr>
              <w:pStyle w:val="TDCe"/>
            </w:pPr>
            <w:r>
              <w:t>출력</w:t>
            </w:r>
          </w:p>
        </w:tc>
        <w:tc>
          <w:tcPr>
            <w:tcW w:w="7512" w:type="dxa"/>
          </w:tcPr>
          <w:p w14:paraId="7042C642"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사용 가능한 맵 정보와 현재 맵 번호</w:t>
            </w:r>
          </w:p>
        </w:tc>
      </w:tr>
      <w:tr w:rsidR="00084C76" w14:paraId="68DB5922"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02FD5EB5" w14:textId="77777777" w:rsidR="00084C76" w:rsidRDefault="00084C76">
            <w:pPr>
              <w:pStyle w:val="TDCe"/>
            </w:pPr>
            <w:r>
              <w:t>처리</w:t>
            </w:r>
          </w:p>
        </w:tc>
        <w:tc>
          <w:tcPr>
            <w:tcW w:w="7512" w:type="dxa"/>
          </w:tcPr>
          <w:p w14:paraId="4D26E992"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맵 개수와 인덱스, 날짜/식별 정보를 조회하고 프로그램 맵 번호를 설정한다. 목록의 인덱스와 표시용 맵 번호를 구분한다.</w:t>
            </w:r>
          </w:p>
        </w:tc>
      </w:tr>
    </w:tbl>
    <w:p w14:paraId="41F76F0D" w14:textId="77777777" w:rsidR="00084C76" w:rsidRDefault="00084C76" w:rsidP="00BB7A53">
      <w:pPr>
        <w:pStyle w:val="TDC40"/>
        <w:spacing w:after="0"/>
      </w:pPr>
    </w:p>
    <w:p w14:paraId="4C6C2FAC" w14:textId="77777777" w:rsidR="00084C76" w:rsidRDefault="00084C76">
      <w:pPr>
        <w:pStyle w:val="TDC42"/>
      </w:pPr>
      <w:r>
        <w:lastRenderedPageBreak/>
        <w:t xml:space="preserve">표 </w:t>
      </w:r>
      <w:r>
        <w:fldChar w:fldCharType="begin"/>
      </w:r>
      <w:r>
        <w:instrText>SEQ 표 \* ARABIC</w:instrText>
      </w:r>
      <w:r>
        <w:fldChar w:fldCharType="separate"/>
      </w:r>
      <w:r w:rsidR="001A0C22">
        <w:rPr>
          <w:noProof/>
        </w:rPr>
        <w:t>137</w:t>
      </w:r>
      <w:r>
        <w:fldChar w:fldCharType="end"/>
      </w:r>
      <w:r>
        <w:t>. 맵 목록과 선택 정보 / 구현 조건</w:t>
      </w:r>
    </w:p>
    <w:tbl>
      <w:tblPr>
        <w:tblStyle w:val="TDC41"/>
        <w:tblW w:w="8816" w:type="dxa"/>
        <w:tblLayout w:type="fixed"/>
        <w:tblLook w:val="04A0" w:firstRow="1" w:lastRow="0" w:firstColumn="1" w:lastColumn="0" w:noHBand="0" w:noVBand="1"/>
      </w:tblPr>
      <w:tblGrid>
        <w:gridCol w:w="1304"/>
        <w:gridCol w:w="7512"/>
      </w:tblGrid>
      <w:tr w:rsidR="00084C76" w14:paraId="55B9B502"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6D6DAD2D" w14:textId="77777777" w:rsidR="00084C76" w:rsidRDefault="00084C76">
            <w:pPr>
              <w:pStyle w:val="TDC0"/>
            </w:pPr>
            <w:r>
              <w:t>구분</w:t>
            </w:r>
          </w:p>
        </w:tc>
        <w:tc>
          <w:tcPr>
            <w:tcW w:w="7512" w:type="dxa"/>
          </w:tcPr>
          <w:p w14:paraId="2399936E"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구현 조건</w:t>
            </w:r>
          </w:p>
        </w:tc>
      </w:tr>
      <w:tr w:rsidR="00084C76" w14:paraId="00447E85"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5061E398" w14:textId="77777777" w:rsidR="00084C76" w:rsidRDefault="00084C76">
            <w:pPr>
              <w:pStyle w:val="TDCe"/>
            </w:pPr>
            <w:r>
              <w:t>관련 함수</w:t>
            </w:r>
          </w:p>
        </w:tc>
        <w:tc>
          <w:tcPr>
            <w:tcW w:w="7512" w:type="dxa"/>
          </w:tcPr>
          <w:p w14:paraId="56651E33" w14:textId="77777777" w:rsidR="00084C76" w:rsidRPr="00BB7A53" w:rsidRDefault="00084C76">
            <w:pPr>
              <w:pStyle w:val="TDCf"/>
              <w:cnfStyle w:val="000000000000" w:firstRow="0" w:lastRow="0" w:firstColumn="0" w:lastColumn="0" w:oddVBand="0" w:evenVBand="0" w:oddHBand="0" w:evenHBand="0" w:firstRowFirstColumn="0" w:firstRowLastColumn="0" w:lastRowFirstColumn="0" w:lastRowLastColumn="0"/>
              <w:rPr>
                <w:lang w:val="en-US"/>
              </w:rPr>
            </w:pPr>
            <w:r w:rsidRPr="00BB7A53">
              <w:rPr>
                <w:lang w:val="en-US"/>
              </w:rPr>
              <w:t>readConnected_ISD_usableMapNum, readConnected_ISD_usableMapIndex, readConnected_ISD_MapStamp, readConnected_ISD_MapDate / changeProgramMapNum, readProgramMapNum</w:t>
            </w:r>
          </w:p>
        </w:tc>
      </w:tr>
      <w:tr w:rsidR="00084C76" w14:paraId="66700696"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5EB66EAF" w14:textId="77777777" w:rsidR="00084C76" w:rsidRDefault="00084C76">
            <w:pPr>
              <w:pStyle w:val="TDCe"/>
            </w:pPr>
            <w:r>
              <w:t>동작 조건</w:t>
            </w:r>
          </w:p>
        </w:tc>
        <w:tc>
          <w:tcPr>
            <w:tcW w:w="7512" w:type="dxa"/>
          </w:tcPr>
          <w:p w14:paraId="17C11C86"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선택 맵과 조회 정보가 일치하고 맵 목록 및 개수가 저장 자료와 같아야 한다.</w:t>
            </w:r>
          </w:p>
        </w:tc>
      </w:tr>
    </w:tbl>
    <w:p w14:paraId="72B99463" w14:textId="77777777" w:rsidR="00084C76" w:rsidRDefault="00084C76" w:rsidP="00BB7A53">
      <w:pPr>
        <w:pStyle w:val="TDC40"/>
        <w:spacing w:after="0"/>
      </w:pPr>
    </w:p>
    <w:p w14:paraId="547E8962" w14:textId="77777777" w:rsidR="00697371" w:rsidRPr="00E00010" w:rsidRDefault="00220104" w:rsidP="00BB7A53">
      <w:pPr>
        <w:pStyle w:val="TDC4"/>
      </w:pPr>
      <w:r>
        <w:t>SU-ID-CM3-023, 오디오 및 자극 볼륨 설정</w:t>
      </w:r>
    </w:p>
    <w:p w14:paraId="15695257" w14:textId="77777777" w:rsidR="00084C76" w:rsidRDefault="00084C76" w:rsidP="00BB7A53">
      <w:pPr>
        <w:pStyle w:val="TDC40"/>
        <w:keepNext/>
      </w:pPr>
      <w:r>
        <w:t>두 볼륨을 서로 다른 크기 조절 기능으로 유지한다.</w:t>
      </w:r>
    </w:p>
    <w:p w14:paraId="04889000" w14:textId="77777777" w:rsidR="00084C76" w:rsidRDefault="00084C76">
      <w:pPr>
        <w:pStyle w:val="TDC42"/>
      </w:pPr>
      <w:r>
        <w:t xml:space="preserve">표 </w:t>
      </w:r>
      <w:r>
        <w:fldChar w:fldCharType="begin"/>
      </w:r>
      <w:r>
        <w:instrText>SEQ 표 \* ARABIC</w:instrText>
      </w:r>
      <w:r>
        <w:fldChar w:fldCharType="separate"/>
      </w:r>
      <w:r w:rsidR="001A0C22">
        <w:rPr>
          <w:noProof/>
        </w:rPr>
        <w:t>138</w:t>
      </w:r>
      <w:r>
        <w:fldChar w:fldCharType="end"/>
      </w:r>
      <w:r>
        <w:t>. 오디오 및 자극 볼륨 설정 / 유닛 설계 내용</w:t>
      </w:r>
    </w:p>
    <w:tbl>
      <w:tblPr>
        <w:tblStyle w:val="TDC41"/>
        <w:tblW w:w="8816" w:type="dxa"/>
        <w:tblLayout w:type="fixed"/>
        <w:tblLook w:val="04A0" w:firstRow="1" w:lastRow="0" w:firstColumn="1" w:lastColumn="0" w:noHBand="0" w:noVBand="1"/>
      </w:tblPr>
      <w:tblGrid>
        <w:gridCol w:w="1304"/>
        <w:gridCol w:w="7512"/>
      </w:tblGrid>
      <w:tr w:rsidR="00084C76" w14:paraId="71288F23"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060912EA" w14:textId="77777777" w:rsidR="00084C76" w:rsidRDefault="00084C76">
            <w:pPr>
              <w:pStyle w:val="TDC0"/>
            </w:pPr>
            <w:r>
              <w:t>항목</w:t>
            </w:r>
          </w:p>
        </w:tc>
        <w:tc>
          <w:tcPr>
            <w:tcW w:w="7512" w:type="dxa"/>
          </w:tcPr>
          <w:p w14:paraId="2527565A"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설계 내용</w:t>
            </w:r>
          </w:p>
        </w:tc>
      </w:tr>
      <w:tr w:rsidR="00084C76" w14:paraId="2B7D5B6B"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3C0826C1" w14:textId="77777777" w:rsidR="00084C76" w:rsidRDefault="00084C76">
            <w:pPr>
              <w:pStyle w:val="TDCe"/>
            </w:pPr>
            <w:r>
              <w:t>입력</w:t>
            </w:r>
          </w:p>
        </w:tc>
        <w:tc>
          <w:tcPr>
            <w:tcW w:w="7512" w:type="dxa"/>
          </w:tcPr>
          <w:p w14:paraId="1FC38977"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오디오 볼륨 1~10, 자극 볼륨 1~4</w:t>
            </w:r>
          </w:p>
        </w:tc>
      </w:tr>
      <w:tr w:rsidR="00084C76" w14:paraId="78117D3E"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0328F2C3" w14:textId="77777777" w:rsidR="00084C76" w:rsidRDefault="00084C76">
            <w:pPr>
              <w:pStyle w:val="TDCe"/>
            </w:pPr>
            <w:r>
              <w:t>출력</w:t>
            </w:r>
          </w:p>
        </w:tc>
        <w:tc>
          <w:tcPr>
            <w:tcW w:w="7512" w:type="dxa"/>
          </w:tcPr>
          <w:p w14:paraId="54F5E2FA"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저장된 볼륨과 CFX 변경 처리 상태</w:t>
            </w:r>
          </w:p>
        </w:tc>
      </w:tr>
      <w:tr w:rsidR="00084C76" w14:paraId="0F84E77F"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51FE9DFF" w14:textId="77777777" w:rsidR="00084C76" w:rsidRDefault="00084C76">
            <w:pPr>
              <w:pStyle w:val="TDCe"/>
            </w:pPr>
            <w:r>
              <w:t>처리</w:t>
            </w:r>
          </w:p>
        </w:tc>
        <w:tc>
          <w:tcPr>
            <w:tcW w:w="7512" w:type="dxa"/>
          </w:tcPr>
          <w:p w14:paraId="30001DD3"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오디오 볼륨은 AGC/매핑 입력 쪽에, 자극 볼륨은 T~C 범위 쪽에 적용되도록 설정 필드를 구분한다. 설정 후 조회 인터페이스로 같은 값을 확인한다.</w:t>
            </w:r>
          </w:p>
        </w:tc>
      </w:tr>
    </w:tbl>
    <w:p w14:paraId="78B19D51" w14:textId="77777777" w:rsidR="00084C76" w:rsidRDefault="00084C76" w:rsidP="00BB7A53">
      <w:pPr>
        <w:pStyle w:val="TDC40"/>
        <w:spacing w:after="0"/>
      </w:pPr>
    </w:p>
    <w:p w14:paraId="50ED36BE" w14:textId="77777777" w:rsidR="00084C76" w:rsidRDefault="00084C76">
      <w:pPr>
        <w:pStyle w:val="TDC42"/>
      </w:pPr>
      <w:r>
        <w:t xml:space="preserve">표 </w:t>
      </w:r>
      <w:r>
        <w:fldChar w:fldCharType="begin"/>
      </w:r>
      <w:r>
        <w:instrText>SEQ 표 \* ARABIC</w:instrText>
      </w:r>
      <w:r>
        <w:fldChar w:fldCharType="separate"/>
      </w:r>
      <w:r w:rsidR="001A0C22">
        <w:rPr>
          <w:noProof/>
        </w:rPr>
        <w:t>139</w:t>
      </w:r>
      <w:r>
        <w:fldChar w:fldCharType="end"/>
      </w:r>
      <w:r>
        <w:t>. 오디오 및 자극 볼륨 설정 / 구현 조건</w:t>
      </w:r>
    </w:p>
    <w:tbl>
      <w:tblPr>
        <w:tblStyle w:val="TDC41"/>
        <w:tblW w:w="8816" w:type="dxa"/>
        <w:tblLayout w:type="fixed"/>
        <w:tblLook w:val="04A0" w:firstRow="1" w:lastRow="0" w:firstColumn="1" w:lastColumn="0" w:noHBand="0" w:noVBand="1"/>
      </w:tblPr>
      <w:tblGrid>
        <w:gridCol w:w="1304"/>
        <w:gridCol w:w="7512"/>
      </w:tblGrid>
      <w:tr w:rsidR="00084C76" w14:paraId="242B01E7"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3759FCDA" w14:textId="77777777" w:rsidR="00084C76" w:rsidRDefault="00084C76">
            <w:pPr>
              <w:pStyle w:val="TDC0"/>
            </w:pPr>
            <w:r>
              <w:t>구분</w:t>
            </w:r>
          </w:p>
        </w:tc>
        <w:tc>
          <w:tcPr>
            <w:tcW w:w="7512" w:type="dxa"/>
          </w:tcPr>
          <w:p w14:paraId="12460B45"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구현 조건</w:t>
            </w:r>
          </w:p>
        </w:tc>
      </w:tr>
      <w:tr w:rsidR="00084C76" w14:paraId="3BA20EA2"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20F4B85D" w14:textId="77777777" w:rsidR="00084C76" w:rsidRDefault="00084C76">
            <w:pPr>
              <w:pStyle w:val="TDCe"/>
            </w:pPr>
            <w:r>
              <w:t>관련 함수</w:t>
            </w:r>
          </w:p>
        </w:tc>
        <w:tc>
          <w:tcPr>
            <w:tcW w:w="7512" w:type="dxa"/>
          </w:tcPr>
          <w:p w14:paraId="67517929"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changeStimulVolume, readStimulVolume, changeAudioVolume, readAudioVolume</w:t>
            </w:r>
          </w:p>
        </w:tc>
      </w:tr>
    </w:tbl>
    <w:p w14:paraId="5318368A" w14:textId="77777777" w:rsidR="00084C76" w:rsidRDefault="00084C76" w:rsidP="00BB7A53">
      <w:pPr>
        <w:pStyle w:val="TDC40"/>
        <w:spacing w:after="0"/>
      </w:pPr>
    </w:p>
    <w:p w14:paraId="62F1363B" w14:textId="77777777" w:rsidR="00084C76" w:rsidRDefault="00084C76">
      <w:pPr>
        <w:pStyle w:val="TDC43"/>
      </w:pPr>
      <w:r>
        <w:t>입출력 예 : 오디오 볼륨을 1에서 10으로 바꾸면 조회값은 10이다. 자극 볼륨을 1에서 4로 바꾸면 조회값은 4이다. 두 볼륨의 저장값은 서로 독립적이다.</w:t>
      </w:r>
    </w:p>
    <w:p w14:paraId="5ABA5710" w14:textId="77777777" w:rsidR="000C626C" w:rsidRDefault="000C626C">
      <w:pPr>
        <w:pStyle w:val="TDC40"/>
      </w:pPr>
    </w:p>
    <w:p w14:paraId="39AAF4A7" w14:textId="77777777" w:rsidR="00697371" w:rsidRPr="00E00010" w:rsidRDefault="00220104" w:rsidP="00BB7A53">
      <w:pPr>
        <w:pStyle w:val="TDC4"/>
      </w:pPr>
      <w:r>
        <w:lastRenderedPageBreak/>
        <w:t>SU-ID-CM3-024, 사용자 알림 설정</w:t>
      </w:r>
    </w:p>
    <w:p w14:paraId="6E787D76" w14:textId="77777777" w:rsidR="00084C76" w:rsidRDefault="00084C76" w:rsidP="00BB7A53">
      <w:pPr>
        <w:pStyle w:val="TDC40"/>
        <w:keepNext/>
      </w:pPr>
      <w:r>
        <w:t>사용자가 선택한 시각/자극 알림 사용 여부를 유지한다.</w:t>
      </w:r>
    </w:p>
    <w:p w14:paraId="1F720D0F" w14:textId="77777777" w:rsidR="00084C76" w:rsidRDefault="00084C76">
      <w:pPr>
        <w:pStyle w:val="TDC42"/>
      </w:pPr>
      <w:r>
        <w:t xml:space="preserve">표 </w:t>
      </w:r>
      <w:r>
        <w:fldChar w:fldCharType="begin"/>
      </w:r>
      <w:r>
        <w:instrText>SEQ 표 \* ARABIC</w:instrText>
      </w:r>
      <w:r>
        <w:fldChar w:fldCharType="separate"/>
      </w:r>
      <w:r w:rsidR="001A0C22">
        <w:rPr>
          <w:noProof/>
        </w:rPr>
        <w:t>140</w:t>
      </w:r>
      <w:r>
        <w:fldChar w:fldCharType="end"/>
      </w:r>
      <w:r>
        <w:t>. 사용자 알림 설정 / 유닛 설계 내용</w:t>
      </w:r>
    </w:p>
    <w:tbl>
      <w:tblPr>
        <w:tblStyle w:val="TDC41"/>
        <w:tblW w:w="8816" w:type="dxa"/>
        <w:tblLayout w:type="fixed"/>
        <w:tblLook w:val="04A0" w:firstRow="1" w:lastRow="0" w:firstColumn="1" w:lastColumn="0" w:noHBand="0" w:noVBand="1"/>
      </w:tblPr>
      <w:tblGrid>
        <w:gridCol w:w="1304"/>
        <w:gridCol w:w="7512"/>
      </w:tblGrid>
      <w:tr w:rsidR="00084C76" w14:paraId="6039B64B"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756BAF38" w14:textId="77777777" w:rsidR="00084C76" w:rsidRDefault="00084C76">
            <w:pPr>
              <w:pStyle w:val="TDC0"/>
            </w:pPr>
            <w:r>
              <w:t>항목</w:t>
            </w:r>
          </w:p>
        </w:tc>
        <w:tc>
          <w:tcPr>
            <w:tcW w:w="7512" w:type="dxa"/>
          </w:tcPr>
          <w:p w14:paraId="3F2DEF14"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설계 내용</w:t>
            </w:r>
          </w:p>
        </w:tc>
      </w:tr>
      <w:tr w:rsidR="00084C76" w14:paraId="248E4BB5"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211347E5" w14:textId="77777777" w:rsidR="00084C76" w:rsidRDefault="00084C76">
            <w:pPr>
              <w:pStyle w:val="TDCe"/>
            </w:pPr>
            <w:r>
              <w:t>입력</w:t>
            </w:r>
          </w:p>
        </w:tc>
        <w:tc>
          <w:tcPr>
            <w:tcW w:w="7512" w:type="dxa"/>
          </w:tcPr>
          <w:p w14:paraId="7BB9DE33"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LED 알림 및 자극 알림 켜기/끄기</w:t>
            </w:r>
          </w:p>
        </w:tc>
      </w:tr>
      <w:tr w:rsidR="00084C76" w14:paraId="3E57DBE4"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01FB17EE" w14:textId="77777777" w:rsidR="00084C76" w:rsidRDefault="00084C76">
            <w:pPr>
              <w:pStyle w:val="TDCe"/>
            </w:pPr>
            <w:r>
              <w:t>출력</w:t>
            </w:r>
          </w:p>
        </w:tc>
        <w:tc>
          <w:tcPr>
            <w:tcW w:w="7512" w:type="dxa"/>
          </w:tcPr>
          <w:p w14:paraId="18D1A948"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알림 설정 저장/조회</w:t>
            </w:r>
          </w:p>
        </w:tc>
      </w:tr>
      <w:tr w:rsidR="00084C76" w14:paraId="301602F3"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4B9B952A" w14:textId="77777777" w:rsidR="00084C76" w:rsidRDefault="00084C76">
            <w:pPr>
              <w:pStyle w:val="TDCe"/>
            </w:pPr>
            <w:r>
              <w:t>처리</w:t>
            </w:r>
          </w:p>
        </w:tc>
        <w:tc>
          <w:tcPr>
            <w:tcW w:w="7512" w:type="dxa"/>
          </w:tcPr>
          <w:p w14:paraId="2AB65635"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두 알림의 사용 상태를 별도 필드에 저장하고 조회한다. 알림 실행 자체는 각 표시 및 자극 알림 유닛이 수행한다.</w:t>
            </w:r>
          </w:p>
        </w:tc>
      </w:tr>
    </w:tbl>
    <w:p w14:paraId="577BF9FF" w14:textId="77777777" w:rsidR="00084C76" w:rsidRDefault="00084C76" w:rsidP="00BB7A53">
      <w:pPr>
        <w:pStyle w:val="TDC40"/>
        <w:spacing w:after="0"/>
      </w:pPr>
    </w:p>
    <w:p w14:paraId="4A327DAF" w14:textId="77777777" w:rsidR="00084C76" w:rsidRDefault="00084C76">
      <w:pPr>
        <w:pStyle w:val="TDC42"/>
      </w:pPr>
      <w:r>
        <w:t xml:space="preserve">표 </w:t>
      </w:r>
      <w:r>
        <w:fldChar w:fldCharType="begin"/>
      </w:r>
      <w:r>
        <w:instrText>SEQ 표 \* ARABIC</w:instrText>
      </w:r>
      <w:r>
        <w:fldChar w:fldCharType="separate"/>
      </w:r>
      <w:r w:rsidR="001A0C22">
        <w:rPr>
          <w:noProof/>
        </w:rPr>
        <w:t>141</w:t>
      </w:r>
      <w:r>
        <w:fldChar w:fldCharType="end"/>
      </w:r>
      <w:r>
        <w:t>. 사용자 알림 설정 / 구현 조건</w:t>
      </w:r>
    </w:p>
    <w:tbl>
      <w:tblPr>
        <w:tblStyle w:val="TDC41"/>
        <w:tblW w:w="8816" w:type="dxa"/>
        <w:tblLayout w:type="fixed"/>
        <w:tblLook w:val="04A0" w:firstRow="1" w:lastRow="0" w:firstColumn="1" w:lastColumn="0" w:noHBand="0" w:noVBand="1"/>
      </w:tblPr>
      <w:tblGrid>
        <w:gridCol w:w="1304"/>
        <w:gridCol w:w="7512"/>
      </w:tblGrid>
      <w:tr w:rsidR="00084C76" w14:paraId="25FE91E6"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0E0C7872" w14:textId="77777777" w:rsidR="00084C76" w:rsidRDefault="00084C76">
            <w:pPr>
              <w:pStyle w:val="TDC0"/>
            </w:pPr>
            <w:r>
              <w:t>구분</w:t>
            </w:r>
          </w:p>
        </w:tc>
        <w:tc>
          <w:tcPr>
            <w:tcW w:w="7512" w:type="dxa"/>
          </w:tcPr>
          <w:p w14:paraId="0F75670A"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구현 조건</w:t>
            </w:r>
          </w:p>
        </w:tc>
      </w:tr>
      <w:tr w:rsidR="00084C76" w14:paraId="0729211A"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322FDEED" w14:textId="77777777" w:rsidR="00084C76" w:rsidRDefault="00084C76">
            <w:pPr>
              <w:pStyle w:val="TDCe"/>
            </w:pPr>
            <w:r>
              <w:t>관련 함수</w:t>
            </w:r>
          </w:p>
        </w:tc>
        <w:tc>
          <w:tcPr>
            <w:tcW w:w="7512" w:type="dxa"/>
          </w:tcPr>
          <w:p w14:paraId="7187F0AD" w14:textId="77777777" w:rsidR="00084C76" w:rsidRPr="00BB7A53" w:rsidRDefault="00084C76">
            <w:pPr>
              <w:pStyle w:val="TDCf"/>
              <w:cnfStyle w:val="000000000000" w:firstRow="0" w:lastRow="0" w:firstColumn="0" w:lastColumn="0" w:oddVBand="0" w:evenVBand="0" w:oddHBand="0" w:evenHBand="0" w:firstRowFirstColumn="0" w:firstRowLastColumn="0" w:lastRowFirstColumn="0" w:lastRowLastColumn="0"/>
              <w:rPr>
                <w:lang w:val="en-US"/>
              </w:rPr>
            </w:pPr>
            <w:r w:rsidRPr="00BB7A53">
              <w:rPr>
                <w:lang w:val="en-US"/>
              </w:rPr>
              <w:t>changeLED_indicatorOnOff, readLED_indicatorOnOff, changeStimulIndicator_OnOff, readStimulIndicator_OnOff</w:t>
            </w:r>
          </w:p>
        </w:tc>
      </w:tr>
    </w:tbl>
    <w:p w14:paraId="4FE7867C" w14:textId="77777777" w:rsidR="00084C76" w:rsidRPr="00BB7A53" w:rsidRDefault="00084C76" w:rsidP="00BB7A53">
      <w:pPr>
        <w:pStyle w:val="TDC40"/>
        <w:spacing w:after="0"/>
        <w:rPr>
          <w:lang w:val="en-US"/>
        </w:rPr>
      </w:pPr>
    </w:p>
    <w:p w14:paraId="001F2B0D" w14:textId="77777777" w:rsidR="00084C76" w:rsidRDefault="00084C76">
      <w:pPr>
        <w:pStyle w:val="TDC43"/>
      </w:pPr>
      <w:r>
        <w:t>입출력 예 : LED 켜짐/자극 알림 꺼짐과 LED 꺼짐/자극 알림 켜짐은 각각 별도로 저장하고 조회한다.</w:t>
      </w:r>
    </w:p>
    <w:p w14:paraId="46C349B2" w14:textId="77777777" w:rsidR="000C626C" w:rsidRDefault="000C626C">
      <w:pPr>
        <w:pStyle w:val="TDC40"/>
      </w:pPr>
    </w:p>
    <w:p w14:paraId="4CEEFF71" w14:textId="2EF33E0C" w:rsidR="00697371" w:rsidRDefault="00220104" w:rsidP="00BB7A53">
      <w:pPr>
        <w:pStyle w:val="TDC4"/>
      </w:pPr>
      <w:r>
        <w:t>SU-ID-CM3-025, I2C 전송과 인터럽트 진행</w:t>
      </w:r>
    </w:p>
    <w:p w14:paraId="40F9377B" w14:textId="77777777" w:rsidR="00084C76" w:rsidRDefault="00084C76" w:rsidP="00BB7A53">
      <w:pPr>
        <w:pStyle w:val="TDC40"/>
        <w:keepNext/>
      </w:pPr>
      <w:r>
        <w:t>여러 장치가 하나의 I2C 경로를 사용할 때 전송 상태를 공통으로 관리한다.</w:t>
      </w:r>
    </w:p>
    <w:p w14:paraId="33D24E9D" w14:textId="77777777" w:rsidR="00084C76" w:rsidRDefault="00084C76">
      <w:pPr>
        <w:pStyle w:val="TDC42"/>
      </w:pPr>
      <w:r>
        <w:t xml:space="preserve">표 </w:t>
      </w:r>
      <w:r>
        <w:fldChar w:fldCharType="begin"/>
      </w:r>
      <w:r>
        <w:instrText>SEQ 표 \* ARABIC</w:instrText>
      </w:r>
      <w:r>
        <w:fldChar w:fldCharType="separate"/>
      </w:r>
      <w:r w:rsidR="001A0C22">
        <w:rPr>
          <w:noProof/>
        </w:rPr>
        <w:t>142</w:t>
      </w:r>
      <w:r>
        <w:fldChar w:fldCharType="end"/>
      </w:r>
      <w:r>
        <w:t>. I2C 전송과 인터럽트 진행 / 유닛 설계 내용</w:t>
      </w:r>
    </w:p>
    <w:tbl>
      <w:tblPr>
        <w:tblStyle w:val="TDC41"/>
        <w:tblW w:w="8816" w:type="dxa"/>
        <w:tblLayout w:type="fixed"/>
        <w:tblLook w:val="04A0" w:firstRow="1" w:lastRow="0" w:firstColumn="1" w:lastColumn="0" w:noHBand="0" w:noVBand="1"/>
      </w:tblPr>
      <w:tblGrid>
        <w:gridCol w:w="1304"/>
        <w:gridCol w:w="7512"/>
      </w:tblGrid>
      <w:tr w:rsidR="00084C76" w14:paraId="75999B39"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261EAA37" w14:textId="77777777" w:rsidR="00084C76" w:rsidRDefault="00084C76">
            <w:pPr>
              <w:pStyle w:val="TDC0"/>
            </w:pPr>
            <w:r>
              <w:t>항목</w:t>
            </w:r>
          </w:p>
        </w:tc>
        <w:tc>
          <w:tcPr>
            <w:tcW w:w="7512" w:type="dxa"/>
          </w:tcPr>
          <w:p w14:paraId="0174B6E8"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설계 내용</w:t>
            </w:r>
          </w:p>
        </w:tc>
      </w:tr>
      <w:tr w:rsidR="00084C76" w14:paraId="18932326"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20E4DBB6" w14:textId="77777777" w:rsidR="00084C76" w:rsidRDefault="00084C76">
            <w:pPr>
              <w:pStyle w:val="TDCe"/>
            </w:pPr>
            <w:r>
              <w:t>입력</w:t>
            </w:r>
          </w:p>
        </w:tc>
        <w:tc>
          <w:tcPr>
            <w:tcW w:w="7512" w:type="dxa"/>
          </w:tcPr>
          <w:p w14:paraId="06CD99D5"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대상 주소, 송수신 버퍼, 길이, 버스 사용 상태</w:t>
            </w:r>
          </w:p>
        </w:tc>
      </w:tr>
      <w:tr w:rsidR="00084C76" w14:paraId="739779A8"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5FB82712" w14:textId="77777777" w:rsidR="00084C76" w:rsidRDefault="00084C76">
            <w:pPr>
              <w:pStyle w:val="TDCe"/>
            </w:pPr>
            <w:r>
              <w:t>출력</w:t>
            </w:r>
          </w:p>
        </w:tc>
        <w:tc>
          <w:tcPr>
            <w:tcW w:w="7512" w:type="dxa"/>
          </w:tcPr>
          <w:p w14:paraId="36BFB535"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전송 진행/완료/오류 상태와 수신 자료</w:t>
            </w:r>
          </w:p>
        </w:tc>
      </w:tr>
      <w:tr w:rsidR="00084C76" w14:paraId="6A08A630"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15232635" w14:textId="77777777" w:rsidR="00084C76" w:rsidRDefault="00084C76">
            <w:pPr>
              <w:pStyle w:val="TDCe"/>
            </w:pPr>
            <w:r>
              <w:t>처리</w:t>
            </w:r>
          </w:p>
        </w:tc>
        <w:tc>
          <w:tcPr>
            <w:tcW w:w="7512" w:type="dxa"/>
          </w:tcPr>
          <w:p w14:paraId="007D829E"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버스 사용 가능 여부를 확인하고 쓰기 또는 읽기를 시작한다. 인터럽트에서 진행 상태를 갱신하며 완료/오류 후 호출자가 상태를 조회할 수 있게 한다.</w:t>
            </w:r>
          </w:p>
        </w:tc>
      </w:tr>
    </w:tbl>
    <w:p w14:paraId="68DC6185" w14:textId="77777777" w:rsidR="00084C76" w:rsidRDefault="00084C76" w:rsidP="00BB7A53">
      <w:pPr>
        <w:pStyle w:val="TDC40"/>
        <w:spacing w:after="0"/>
      </w:pPr>
    </w:p>
    <w:p w14:paraId="699607B3" w14:textId="77777777" w:rsidR="00084C76" w:rsidRDefault="00084C76">
      <w:pPr>
        <w:pStyle w:val="TDC42"/>
      </w:pPr>
      <w:r>
        <w:t xml:space="preserve">표 </w:t>
      </w:r>
      <w:r>
        <w:fldChar w:fldCharType="begin"/>
      </w:r>
      <w:r>
        <w:instrText>SEQ 표 \* ARABIC</w:instrText>
      </w:r>
      <w:r>
        <w:fldChar w:fldCharType="separate"/>
      </w:r>
      <w:r w:rsidR="001A0C22">
        <w:rPr>
          <w:noProof/>
        </w:rPr>
        <w:t>143</w:t>
      </w:r>
      <w:r>
        <w:fldChar w:fldCharType="end"/>
      </w:r>
      <w:r>
        <w:t>. I2C 전송과 인터럽트 진행 / 구현 조건</w:t>
      </w:r>
    </w:p>
    <w:tbl>
      <w:tblPr>
        <w:tblStyle w:val="TDC41"/>
        <w:tblW w:w="8816" w:type="dxa"/>
        <w:tblLayout w:type="fixed"/>
        <w:tblLook w:val="04A0" w:firstRow="1" w:lastRow="0" w:firstColumn="1" w:lastColumn="0" w:noHBand="0" w:noVBand="1"/>
      </w:tblPr>
      <w:tblGrid>
        <w:gridCol w:w="1304"/>
        <w:gridCol w:w="7512"/>
      </w:tblGrid>
      <w:tr w:rsidR="00084C76" w14:paraId="2A3D3C47"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3BB25CCE" w14:textId="77777777" w:rsidR="00084C76" w:rsidRDefault="00084C76">
            <w:pPr>
              <w:pStyle w:val="TDC0"/>
            </w:pPr>
            <w:r>
              <w:t>구분</w:t>
            </w:r>
          </w:p>
        </w:tc>
        <w:tc>
          <w:tcPr>
            <w:tcW w:w="7512" w:type="dxa"/>
          </w:tcPr>
          <w:p w14:paraId="449F3190"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구현 조건</w:t>
            </w:r>
          </w:p>
        </w:tc>
      </w:tr>
      <w:tr w:rsidR="00084C76" w14:paraId="46338E67"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0A3E36E7" w14:textId="77777777" w:rsidR="00084C76" w:rsidRDefault="00084C76">
            <w:pPr>
              <w:pStyle w:val="TDCe"/>
            </w:pPr>
            <w:r>
              <w:t>관련 함수</w:t>
            </w:r>
          </w:p>
        </w:tc>
        <w:tc>
          <w:tcPr>
            <w:tcW w:w="7512" w:type="dxa"/>
          </w:tcPr>
          <w:p w14:paraId="0FCCFDDC" w14:textId="77777777" w:rsidR="00084C76" w:rsidRPr="00BB7A53" w:rsidRDefault="00084C76">
            <w:pPr>
              <w:pStyle w:val="TDCf"/>
              <w:cnfStyle w:val="000000000000" w:firstRow="0" w:lastRow="0" w:firstColumn="0" w:lastColumn="0" w:oddVBand="0" w:evenVBand="0" w:oddHBand="0" w:evenHBand="0" w:firstRowFirstColumn="0" w:firstRowLastColumn="0" w:lastRowFirstColumn="0" w:lastRowLastColumn="0"/>
              <w:rPr>
                <w:lang w:val="en-US"/>
              </w:rPr>
            </w:pPr>
            <w:r w:rsidRPr="00BB7A53">
              <w:rPr>
                <w:lang w:val="en-US"/>
              </w:rPr>
              <w:t>i2c_startWriteData, i2c_startReadData, get_i2cDriverStatus, isI2cDriverStatusIdle / I2C_0_IRQHandler, enableI2cInterface, change_i2c_is_busy, is_i2c_free</w:t>
            </w:r>
          </w:p>
        </w:tc>
      </w:tr>
      <w:tr w:rsidR="00084C76" w14:paraId="1157C160"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42EAE913" w14:textId="77777777" w:rsidR="00084C76" w:rsidRDefault="00084C76">
            <w:pPr>
              <w:pStyle w:val="TDCe"/>
            </w:pPr>
            <w:r>
              <w:t>동작 조건</w:t>
            </w:r>
          </w:p>
        </w:tc>
        <w:tc>
          <w:tcPr>
            <w:tcW w:w="7512" w:type="dxa"/>
          </w:tcPr>
          <w:p w14:paraId="48FC47B5"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진행 중인 전송과 새 요청이 구분되고 완료/오류 상태가 조회되어야 한다. 수신 결과는 지정 버퍼에 기록되어야 한다.</w:t>
            </w:r>
          </w:p>
        </w:tc>
      </w:tr>
    </w:tbl>
    <w:p w14:paraId="6EA23273" w14:textId="77777777" w:rsidR="00084C76" w:rsidRDefault="00084C76" w:rsidP="00BB7A53">
      <w:pPr>
        <w:pStyle w:val="TDC40"/>
        <w:spacing w:after="0"/>
      </w:pPr>
    </w:p>
    <w:p w14:paraId="5F7656EB" w14:textId="77777777" w:rsidR="00697371" w:rsidRPr="00E00010" w:rsidRDefault="00220104" w:rsidP="00BB7A53">
      <w:pPr>
        <w:pStyle w:val="TDC43"/>
      </w:pPr>
      <w:r w:rsidRPr="00BB7A53">
        <w:rPr>
          <w:b/>
          <w:bCs/>
        </w:rPr>
        <w:t>흐름 참고 : 각 인터럽트에서는 해당 시점의 버스 이벤트만 처리한다. STOP 조건을 확인한 뒤 전송 완료 상태를 호출자에게 전달한다.</w:t>
      </w:r>
    </w:p>
    <w:p w14:paraId="59F15A00" w14:textId="77777777" w:rsidR="00BA1805" w:rsidRPr="00E00010" w:rsidRDefault="00BA1805" w:rsidP="00BB7A53">
      <w:pPr>
        <w:pStyle w:val="TDC44"/>
      </w:pPr>
      <w:r w:rsidRPr="00E00010">
        <w:rPr>
          <w:noProof/>
        </w:rPr>
        <w:drawing>
          <wp:inline distT="0" distB="0" distL="0" distR="0" wp14:anchorId="3E4EBC4E" wp14:editId="0010EAF7">
            <wp:extent cx="4320000" cy="4028400"/>
            <wp:effectExtent l="0" t="0" r="0" b="0"/>
            <wp:docPr id="1016" name="Flow CM3-025" descr="SU-ID-CM3-025 I2C 전송과 인터럽트 진행 설계 순서도">
              <a:extLst xmlns:a="http://schemas.openxmlformats.org/drawingml/2006/main">
                <a:ext uri="{FF2B5EF4-FFF2-40B4-BE49-F238E27FC236}">
                  <a16:creationId xmlns:a16="http://schemas.microsoft.com/office/drawing/2014/main" id="{E8B69799-F488-0C76-6806-D41022ABA0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그림 256" descr="스크린샷, 어둠, 블랙, 밤이(가) 표시된 사진&#10;&#10;자동 생성된 설명">
                      <a:extLst>
                        <a:ext uri="{FF2B5EF4-FFF2-40B4-BE49-F238E27FC236}">
                          <a16:creationId xmlns:a16="http://schemas.microsoft.com/office/drawing/2014/main" id="{E8B69799-F488-0C76-6806-D41022ABA043}"/>
                        </a:ext>
                      </a:extLst>
                    </pic:cNvPr>
                    <pic:cNvPicPr>
                      <a:picLocks noChangeAspect="1"/>
                    </pic:cNvPicPr>
                  </pic:nvPicPr>
                  <pic:blipFill>
                    <a:blip r:embed="rId33"/>
                    <a:stretch>
                      <a:fillRect/>
                    </a:stretch>
                  </pic:blipFill>
                  <pic:spPr>
                    <a:xfrm>
                      <a:off x="0" y="0"/>
                      <a:ext cx="4320000" cy="4028400"/>
                    </a:xfrm>
                    <a:prstGeom prst="rect">
                      <a:avLst/>
                    </a:prstGeom>
                  </pic:spPr>
                </pic:pic>
              </a:graphicData>
            </a:graphic>
          </wp:inline>
        </w:drawing>
      </w:r>
    </w:p>
    <w:p w14:paraId="1B1689AB" w14:textId="1F85EF53" w:rsidR="00697371" w:rsidRDefault="00220104" w:rsidP="00BB7A53">
      <w:pPr>
        <w:pStyle w:val="TDC45"/>
      </w:pPr>
      <w:r w:rsidRPr="00BB7A53">
        <w:t>그림 24. SU-ID-CM3-025 I2C 전송과 인터럽트 진행 순서도</w:t>
      </w:r>
    </w:p>
    <w:p w14:paraId="3E373C34" w14:textId="77777777" w:rsidR="000C626C" w:rsidRDefault="000C626C">
      <w:pPr>
        <w:pStyle w:val="TDC40"/>
      </w:pPr>
    </w:p>
    <w:p w14:paraId="132CF9D8" w14:textId="4FFC7FE8" w:rsidR="00697371" w:rsidRDefault="00220104" w:rsidP="00BB7A53">
      <w:pPr>
        <w:pStyle w:val="TDC4"/>
      </w:pPr>
      <w:r>
        <w:lastRenderedPageBreak/>
        <w:t>SU-ID-CM3-026, SPI 응답 버퍼 관리</w:t>
      </w:r>
    </w:p>
    <w:p w14:paraId="3F799375" w14:textId="77777777" w:rsidR="00084C76" w:rsidRDefault="00084C76" w:rsidP="00BB7A53">
      <w:pPr>
        <w:pStyle w:val="TDC40"/>
        <w:keepNext/>
      </w:pPr>
      <w:r>
        <w:t>QCC가 읽을 수 있는 응답을 먼저 구성한 뒤 준비 상태를 전달한다.</w:t>
      </w:r>
    </w:p>
    <w:p w14:paraId="361ACDFD" w14:textId="77777777" w:rsidR="00084C76" w:rsidRDefault="00084C76">
      <w:pPr>
        <w:pStyle w:val="TDC42"/>
      </w:pPr>
      <w:r>
        <w:t xml:space="preserve">표 </w:t>
      </w:r>
      <w:r>
        <w:fldChar w:fldCharType="begin"/>
      </w:r>
      <w:r>
        <w:instrText>SEQ 표 \* ARABIC</w:instrText>
      </w:r>
      <w:r>
        <w:fldChar w:fldCharType="separate"/>
      </w:r>
      <w:r w:rsidR="001A0C22">
        <w:rPr>
          <w:noProof/>
        </w:rPr>
        <w:t>144</w:t>
      </w:r>
      <w:r>
        <w:fldChar w:fldCharType="end"/>
      </w:r>
      <w:r>
        <w:t>. SPI 응답 버퍼 관리 / 유닛 설계 내용</w:t>
      </w:r>
    </w:p>
    <w:tbl>
      <w:tblPr>
        <w:tblStyle w:val="TDC41"/>
        <w:tblW w:w="8816" w:type="dxa"/>
        <w:tblLayout w:type="fixed"/>
        <w:tblLook w:val="04A0" w:firstRow="1" w:lastRow="0" w:firstColumn="1" w:lastColumn="0" w:noHBand="0" w:noVBand="1"/>
      </w:tblPr>
      <w:tblGrid>
        <w:gridCol w:w="1304"/>
        <w:gridCol w:w="7512"/>
      </w:tblGrid>
      <w:tr w:rsidR="00084C76" w14:paraId="320356E4"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3D5D3E9F" w14:textId="77777777" w:rsidR="00084C76" w:rsidRDefault="00084C76">
            <w:pPr>
              <w:pStyle w:val="TDC0"/>
            </w:pPr>
            <w:r>
              <w:t>항목</w:t>
            </w:r>
          </w:p>
        </w:tc>
        <w:tc>
          <w:tcPr>
            <w:tcW w:w="7512" w:type="dxa"/>
          </w:tcPr>
          <w:p w14:paraId="3D384030"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설계 내용</w:t>
            </w:r>
          </w:p>
        </w:tc>
      </w:tr>
      <w:tr w:rsidR="00084C76" w14:paraId="41C6BB6A"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4529406B" w14:textId="77777777" w:rsidR="00084C76" w:rsidRDefault="00084C76">
            <w:pPr>
              <w:pStyle w:val="TDCe"/>
            </w:pPr>
            <w:r>
              <w:t>입력</w:t>
            </w:r>
          </w:p>
        </w:tc>
        <w:tc>
          <w:tcPr>
            <w:tcW w:w="7512" w:type="dxa"/>
          </w:tcPr>
          <w:p w14:paraId="5A992FAC"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QCC로 보낼 응답 데이터와 버퍼 상태</w:t>
            </w:r>
          </w:p>
        </w:tc>
      </w:tr>
      <w:tr w:rsidR="00084C76" w14:paraId="70C26A1E"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0010BADC" w14:textId="77777777" w:rsidR="00084C76" w:rsidRDefault="00084C76">
            <w:pPr>
              <w:pStyle w:val="TDCe"/>
            </w:pPr>
            <w:r>
              <w:t>출력</w:t>
            </w:r>
          </w:p>
        </w:tc>
        <w:tc>
          <w:tcPr>
            <w:tcW w:w="7512" w:type="dxa"/>
          </w:tcPr>
          <w:p w14:paraId="1CDD4C3C"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SPI 송신 버퍼 및 읽기 준비 신호</w:t>
            </w:r>
          </w:p>
        </w:tc>
      </w:tr>
      <w:tr w:rsidR="00084C76" w14:paraId="2AE03415"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6D6E03F2" w14:textId="77777777" w:rsidR="00084C76" w:rsidRDefault="00084C76">
            <w:pPr>
              <w:pStyle w:val="TDCe"/>
            </w:pPr>
            <w:r>
              <w:t>처리</w:t>
            </w:r>
          </w:p>
        </w:tc>
        <w:tc>
          <w:tcPr>
            <w:tcW w:w="7512" w:type="dxa"/>
          </w:tcPr>
          <w:p w14:paraId="309A4F47"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응답을 송신 버퍼에 기록하고 마스터 읽기 준비를 알린다. 전송하거나 사용한 뒤 준비 상태와 버퍼를 정리한다. SPI/DMA 오류 및 완료 경로와 연결한다.</w:t>
            </w:r>
          </w:p>
        </w:tc>
      </w:tr>
    </w:tbl>
    <w:p w14:paraId="763AC292" w14:textId="77777777" w:rsidR="00084C76" w:rsidRDefault="00084C76" w:rsidP="00BB7A53">
      <w:pPr>
        <w:pStyle w:val="TDC40"/>
        <w:spacing w:after="0"/>
      </w:pPr>
    </w:p>
    <w:p w14:paraId="47475D0A" w14:textId="77777777" w:rsidR="00084C76" w:rsidRDefault="00084C76">
      <w:pPr>
        <w:pStyle w:val="TDC42"/>
      </w:pPr>
      <w:r>
        <w:t xml:space="preserve">표 </w:t>
      </w:r>
      <w:r>
        <w:fldChar w:fldCharType="begin"/>
      </w:r>
      <w:r>
        <w:instrText>SEQ 표 \* ARABIC</w:instrText>
      </w:r>
      <w:r>
        <w:fldChar w:fldCharType="separate"/>
      </w:r>
      <w:r w:rsidR="001A0C22">
        <w:rPr>
          <w:noProof/>
        </w:rPr>
        <w:t>145</w:t>
      </w:r>
      <w:r>
        <w:fldChar w:fldCharType="end"/>
      </w:r>
      <w:r>
        <w:t>. SPI 응답 버퍼 관리 / 구현 조건</w:t>
      </w:r>
    </w:p>
    <w:tbl>
      <w:tblPr>
        <w:tblStyle w:val="TDC41"/>
        <w:tblW w:w="8816" w:type="dxa"/>
        <w:tblLayout w:type="fixed"/>
        <w:tblLook w:val="04A0" w:firstRow="1" w:lastRow="0" w:firstColumn="1" w:lastColumn="0" w:noHBand="0" w:noVBand="1"/>
      </w:tblPr>
      <w:tblGrid>
        <w:gridCol w:w="1304"/>
        <w:gridCol w:w="7512"/>
      </w:tblGrid>
      <w:tr w:rsidR="00084C76" w14:paraId="53626291"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17C9282B" w14:textId="77777777" w:rsidR="00084C76" w:rsidRDefault="00084C76">
            <w:pPr>
              <w:pStyle w:val="TDC0"/>
            </w:pPr>
            <w:r>
              <w:t>구분</w:t>
            </w:r>
          </w:p>
        </w:tc>
        <w:tc>
          <w:tcPr>
            <w:tcW w:w="7512" w:type="dxa"/>
          </w:tcPr>
          <w:p w14:paraId="1B16C3CD"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구현 조건</w:t>
            </w:r>
          </w:p>
        </w:tc>
      </w:tr>
      <w:tr w:rsidR="00084C76" w14:paraId="3D7B97EA"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006C3F61" w14:textId="77777777" w:rsidR="00084C76" w:rsidRDefault="00084C76">
            <w:pPr>
              <w:pStyle w:val="TDCe"/>
            </w:pPr>
            <w:r>
              <w:t>관련 함수</w:t>
            </w:r>
          </w:p>
        </w:tc>
        <w:tc>
          <w:tcPr>
            <w:tcW w:w="7512" w:type="dxa"/>
          </w:tcPr>
          <w:p w14:paraId="53C81287" w14:textId="77777777" w:rsidR="00084C76" w:rsidRPr="00BB7A53" w:rsidRDefault="00084C76">
            <w:pPr>
              <w:pStyle w:val="TDCf"/>
              <w:cnfStyle w:val="000000000000" w:firstRow="0" w:lastRow="0" w:firstColumn="0" w:lastColumn="0" w:oddVBand="0" w:evenVBand="0" w:oddHBand="0" w:evenHBand="0" w:firstRowFirstColumn="0" w:firstRowLastColumn="0" w:lastRowFirstColumn="0" w:lastRowLastColumn="0"/>
              <w:rPr>
                <w:lang w:val="en-US"/>
              </w:rPr>
            </w:pPr>
            <w:r w:rsidRPr="00BB7A53">
              <w:rPr>
                <w:lang w:val="en-US"/>
              </w:rPr>
              <w:t>writeDataToSpiTxBuff, enable_ReadCommandForSPI_Master, clear_ReadCommandForSPI_Master, clear_SPI_Tx_Buffer / isSpiTxBuffEmpty</w:t>
            </w:r>
          </w:p>
        </w:tc>
      </w:tr>
      <w:tr w:rsidR="00084C76" w14:paraId="5F5A0C6D"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497FCD44" w14:textId="77777777" w:rsidR="00084C76" w:rsidRDefault="00084C76">
            <w:pPr>
              <w:pStyle w:val="TDCe"/>
            </w:pPr>
            <w:r>
              <w:t>동작 조건</w:t>
            </w:r>
          </w:p>
        </w:tc>
        <w:tc>
          <w:tcPr>
            <w:tcW w:w="7512" w:type="dxa"/>
          </w:tcPr>
          <w:p w14:paraId="46F27AB3"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버퍼 값과 순서가 유지되며 준비 신호가 데이터 기록 이후 활성화되어야 한다. 전송 완료 후 버퍼 상태가 정리되어야 한다.</w:t>
            </w:r>
          </w:p>
        </w:tc>
      </w:tr>
    </w:tbl>
    <w:p w14:paraId="1C9BA4EA" w14:textId="77777777" w:rsidR="00084C76" w:rsidRDefault="00084C76" w:rsidP="00BB7A53">
      <w:pPr>
        <w:pStyle w:val="TDC40"/>
        <w:spacing w:after="0"/>
      </w:pPr>
    </w:p>
    <w:p w14:paraId="40F0BDB3" w14:textId="77777777" w:rsidR="00697371" w:rsidRPr="00E00010" w:rsidRDefault="00220104" w:rsidP="00BB7A53">
      <w:pPr>
        <w:pStyle w:val="TDC2"/>
        <w:pageBreakBefore/>
      </w:pPr>
      <w:bookmarkStart w:id="242" w:name="_Toc242733515"/>
      <w:bookmarkStart w:id="243" w:name="_Toc242774969"/>
      <w:bookmarkStart w:id="244" w:name="_Toc242776671"/>
      <w:bookmarkStart w:id="245" w:name="_Toc242778130"/>
      <w:bookmarkStart w:id="246" w:name="_Toc242733516"/>
      <w:bookmarkStart w:id="247" w:name="_Toc242774970"/>
      <w:bookmarkStart w:id="248" w:name="_Toc242776672"/>
      <w:bookmarkStart w:id="249" w:name="_Toc242778131"/>
      <w:bookmarkStart w:id="250" w:name="_Toc242733517"/>
      <w:bookmarkStart w:id="251" w:name="_Toc242774971"/>
      <w:bookmarkStart w:id="252" w:name="_Toc242776673"/>
      <w:bookmarkStart w:id="253" w:name="_Toc242778132"/>
      <w:bookmarkStart w:id="254" w:name="_Toc242733518"/>
      <w:bookmarkStart w:id="255" w:name="_Toc242774972"/>
      <w:bookmarkStart w:id="256" w:name="_Toc242776674"/>
      <w:bookmarkStart w:id="257" w:name="_Toc242778133"/>
      <w:bookmarkStart w:id="258" w:name="_Toc242733519"/>
      <w:bookmarkStart w:id="259" w:name="_Toc242774973"/>
      <w:bookmarkStart w:id="260" w:name="_Toc242776675"/>
      <w:bookmarkStart w:id="261" w:name="_Toc242778134"/>
      <w:bookmarkStart w:id="262" w:name="_Toc242733520"/>
      <w:bookmarkStart w:id="263" w:name="_Toc242774974"/>
      <w:bookmarkStart w:id="264" w:name="_Toc242776676"/>
      <w:bookmarkStart w:id="265" w:name="_Toc242778135"/>
      <w:bookmarkStart w:id="266" w:name="_Toc242733521"/>
      <w:bookmarkStart w:id="267" w:name="_Toc242774975"/>
      <w:bookmarkStart w:id="268" w:name="_Toc242776677"/>
      <w:bookmarkStart w:id="269" w:name="_Toc242778136"/>
      <w:bookmarkStart w:id="270" w:name="_Toc242733522"/>
      <w:bookmarkStart w:id="271" w:name="_Toc242774976"/>
      <w:bookmarkStart w:id="272" w:name="_Toc242776678"/>
      <w:bookmarkStart w:id="273" w:name="_Toc242778137"/>
      <w:bookmarkStart w:id="274" w:name="_Toc242733523"/>
      <w:bookmarkStart w:id="275" w:name="_Toc242774977"/>
      <w:bookmarkStart w:id="276" w:name="_Toc242776679"/>
      <w:bookmarkStart w:id="277" w:name="_Toc242778138"/>
      <w:bookmarkStart w:id="278" w:name="_Toc242733524"/>
      <w:bookmarkStart w:id="279" w:name="_Toc242774978"/>
      <w:bookmarkStart w:id="280" w:name="_Toc242776680"/>
      <w:bookmarkStart w:id="281" w:name="_Toc242778139"/>
      <w:bookmarkStart w:id="282" w:name="_Toc242733525"/>
      <w:bookmarkStart w:id="283" w:name="_Toc242774979"/>
      <w:bookmarkStart w:id="284" w:name="_Toc242776681"/>
      <w:bookmarkStart w:id="285" w:name="_Toc242778140"/>
      <w:bookmarkStart w:id="286" w:name="_Toc242733526"/>
      <w:bookmarkStart w:id="287" w:name="_Toc242774980"/>
      <w:bookmarkStart w:id="288" w:name="_Toc242776682"/>
      <w:bookmarkStart w:id="289" w:name="_Toc242778141"/>
      <w:bookmarkStart w:id="290" w:name="_Toc242733527"/>
      <w:bookmarkStart w:id="291" w:name="_Toc242774981"/>
      <w:bookmarkStart w:id="292" w:name="_Toc242776683"/>
      <w:bookmarkStart w:id="293" w:name="_Toc242778142"/>
      <w:bookmarkStart w:id="294" w:name="_Toc242733528"/>
      <w:bookmarkStart w:id="295" w:name="_Toc242774982"/>
      <w:bookmarkStart w:id="296" w:name="_Toc242776684"/>
      <w:bookmarkStart w:id="297" w:name="_Toc242778143"/>
      <w:bookmarkStart w:id="298" w:name="_Toc242733529"/>
      <w:bookmarkStart w:id="299" w:name="_Toc242774983"/>
      <w:bookmarkStart w:id="300" w:name="_Toc242776685"/>
      <w:bookmarkStart w:id="301" w:name="_Toc242778144"/>
      <w:bookmarkStart w:id="302" w:name="_Toc242733530"/>
      <w:bookmarkStart w:id="303" w:name="_Toc242774984"/>
      <w:bookmarkStart w:id="304" w:name="_Toc242776686"/>
      <w:bookmarkStart w:id="305" w:name="_Toc242778145"/>
      <w:bookmarkStart w:id="306" w:name="_Toc242733531"/>
      <w:bookmarkStart w:id="307" w:name="_Toc242774985"/>
      <w:bookmarkStart w:id="308" w:name="_Toc242776687"/>
      <w:bookmarkStart w:id="309" w:name="_Toc242778146"/>
      <w:bookmarkStart w:id="310" w:name="_Toc242733532"/>
      <w:bookmarkStart w:id="311" w:name="_Toc242774986"/>
      <w:bookmarkStart w:id="312" w:name="_Toc242776688"/>
      <w:bookmarkStart w:id="313" w:name="_Toc242778147"/>
      <w:bookmarkStart w:id="314" w:name="_Toc242733533"/>
      <w:bookmarkStart w:id="315" w:name="_Toc242774987"/>
      <w:bookmarkStart w:id="316" w:name="_Toc242776689"/>
      <w:bookmarkStart w:id="317" w:name="_Toc242778148"/>
      <w:bookmarkStart w:id="318" w:name="_Toc242733534"/>
      <w:bookmarkStart w:id="319" w:name="_Toc242774988"/>
      <w:bookmarkStart w:id="320" w:name="_Toc242776690"/>
      <w:bookmarkStart w:id="321" w:name="_Toc242778149"/>
      <w:bookmarkStart w:id="322" w:name="_Toc242733535"/>
      <w:bookmarkStart w:id="323" w:name="_Toc242774989"/>
      <w:bookmarkStart w:id="324" w:name="_Toc242776691"/>
      <w:bookmarkStart w:id="325" w:name="_Toc242778150"/>
      <w:bookmarkStart w:id="326" w:name="_Toc242733536"/>
      <w:bookmarkStart w:id="327" w:name="_Toc242774990"/>
      <w:bookmarkStart w:id="328" w:name="_Toc242776692"/>
      <w:bookmarkStart w:id="329" w:name="_Toc242778151"/>
      <w:bookmarkStart w:id="330" w:name="_Toc242733537"/>
      <w:bookmarkStart w:id="331" w:name="_Toc242774991"/>
      <w:bookmarkStart w:id="332" w:name="_Toc242776693"/>
      <w:bookmarkStart w:id="333" w:name="_Toc242778152"/>
      <w:bookmarkStart w:id="334" w:name="_Toc242733538"/>
      <w:bookmarkStart w:id="335" w:name="_Toc242774992"/>
      <w:bookmarkStart w:id="336" w:name="_Toc242776694"/>
      <w:bookmarkStart w:id="337" w:name="_Toc242778153"/>
      <w:bookmarkStart w:id="338" w:name="_Toc242733539"/>
      <w:bookmarkStart w:id="339" w:name="_Toc242774993"/>
      <w:bookmarkStart w:id="340" w:name="_Toc242776695"/>
      <w:bookmarkStart w:id="341" w:name="_Toc242778154"/>
      <w:bookmarkStart w:id="342" w:name="_Toc242733540"/>
      <w:bookmarkStart w:id="343" w:name="_Toc242774994"/>
      <w:bookmarkStart w:id="344" w:name="_Toc242776696"/>
      <w:bookmarkStart w:id="345" w:name="_Toc242778155"/>
      <w:bookmarkStart w:id="346" w:name="_Toc242733541"/>
      <w:bookmarkStart w:id="347" w:name="_Toc242774995"/>
      <w:bookmarkStart w:id="348" w:name="_Toc242776697"/>
      <w:bookmarkStart w:id="349" w:name="_Toc242778156"/>
      <w:bookmarkStart w:id="350" w:name="_Toc242733542"/>
      <w:bookmarkStart w:id="351" w:name="_Toc242774996"/>
      <w:bookmarkStart w:id="352" w:name="_Toc242776698"/>
      <w:bookmarkStart w:id="353" w:name="_Toc242778157"/>
      <w:bookmarkStart w:id="354" w:name="_Toc242733543"/>
      <w:bookmarkStart w:id="355" w:name="_Toc242774997"/>
      <w:bookmarkStart w:id="356" w:name="_Toc242776699"/>
      <w:bookmarkStart w:id="357" w:name="_Toc242778158"/>
      <w:bookmarkStart w:id="358" w:name="_Toc242733544"/>
      <w:bookmarkStart w:id="359" w:name="_Toc242774998"/>
      <w:bookmarkStart w:id="360" w:name="_Toc242776700"/>
      <w:bookmarkStart w:id="361" w:name="_Toc242778159"/>
      <w:bookmarkStart w:id="362" w:name="_Toc242733545"/>
      <w:bookmarkStart w:id="363" w:name="_Toc242774999"/>
      <w:bookmarkStart w:id="364" w:name="_Toc242776701"/>
      <w:bookmarkStart w:id="365" w:name="_Toc242778160"/>
      <w:bookmarkStart w:id="366" w:name="_Toc242733546"/>
      <w:bookmarkStart w:id="367" w:name="_Toc242775000"/>
      <w:bookmarkStart w:id="368" w:name="_Toc242776702"/>
      <w:bookmarkStart w:id="369" w:name="_Toc242778161"/>
      <w:bookmarkStart w:id="370" w:name="_Toc242733547"/>
      <w:bookmarkStart w:id="371" w:name="_Toc242775001"/>
      <w:bookmarkStart w:id="372" w:name="_Toc242776703"/>
      <w:bookmarkStart w:id="373" w:name="_Toc242778162"/>
      <w:bookmarkStart w:id="374" w:name="_Toc242733548"/>
      <w:bookmarkStart w:id="375" w:name="_Toc242775002"/>
      <w:bookmarkStart w:id="376" w:name="_Toc242776704"/>
      <w:bookmarkStart w:id="377" w:name="_Toc242778163"/>
      <w:bookmarkStart w:id="378" w:name="_Toc242733549"/>
      <w:bookmarkStart w:id="379" w:name="_Toc242775003"/>
      <w:bookmarkStart w:id="380" w:name="_Toc242776705"/>
      <w:bookmarkStart w:id="381" w:name="_Toc242778164"/>
      <w:bookmarkStart w:id="382" w:name="_Toc242733550"/>
      <w:bookmarkStart w:id="383" w:name="_Toc242775004"/>
      <w:bookmarkStart w:id="384" w:name="_Toc242776706"/>
      <w:bookmarkStart w:id="385" w:name="_Toc242778165"/>
      <w:bookmarkStart w:id="386" w:name="_Toc242733551"/>
      <w:bookmarkStart w:id="387" w:name="_Toc242775005"/>
      <w:bookmarkStart w:id="388" w:name="_Toc242776707"/>
      <w:bookmarkStart w:id="389" w:name="_Toc242778166"/>
      <w:bookmarkStart w:id="390" w:name="_Toc242733552"/>
      <w:bookmarkStart w:id="391" w:name="_Toc242775006"/>
      <w:bookmarkStart w:id="392" w:name="_Toc242776708"/>
      <w:bookmarkStart w:id="393" w:name="_Toc242778167"/>
      <w:bookmarkStart w:id="394" w:name="_Toc242733553"/>
      <w:bookmarkStart w:id="395" w:name="_Toc242775007"/>
      <w:bookmarkStart w:id="396" w:name="_Toc242776709"/>
      <w:bookmarkStart w:id="397" w:name="_Toc242778168"/>
      <w:bookmarkStart w:id="398" w:name="_Toc242733554"/>
      <w:bookmarkStart w:id="399" w:name="_Toc242775008"/>
      <w:bookmarkStart w:id="400" w:name="_Toc242776710"/>
      <w:bookmarkStart w:id="401" w:name="_Toc242778169"/>
      <w:bookmarkStart w:id="402" w:name="_Toc242733555"/>
      <w:bookmarkStart w:id="403" w:name="_Toc242775009"/>
      <w:bookmarkStart w:id="404" w:name="_Toc242776711"/>
      <w:bookmarkStart w:id="405" w:name="_Toc242778170"/>
      <w:bookmarkStart w:id="406" w:name="_Toc242733556"/>
      <w:bookmarkStart w:id="407" w:name="_Toc242775010"/>
      <w:bookmarkStart w:id="408" w:name="_Toc242776712"/>
      <w:bookmarkStart w:id="409" w:name="_Toc242778171"/>
      <w:bookmarkStart w:id="410" w:name="_Toc242733557"/>
      <w:bookmarkStart w:id="411" w:name="_Toc242775011"/>
      <w:bookmarkStart w:id="412" w:name="_Toc242776713"/>
      <w:bookmarkStart w:id="413" w:name="_Toc242778172"/>
      <w:bookmarkStart w:id="414" w:name="_Toc242733558"/>
      <w:bookmarkStart w:id="415" w:name="_Toc242775012"/>
      <w:bookmarkStart w:id="416" w:name="_Toc242776714"/>
      <w:bookmarkStart w:id="417" w:name="_Toc242778173"/>
      <w:bookmarkStart w:id="418" w:name="_Toc242733559"/>
      <w:bookmarkStart w:id="419" w:name="_Toc242775013"/>
      <w:bookmarkStart w:id="420" w:name="_Toc242776715"/>
      <w:bookmarkStart w:id="421" w:name="_Toc242778174"/>
      <w:bookmarkStart w:id="422" w:name="_Toc242733560"/>
      <w:bookmarkStart w:id="423" w:name="_Toc242775014"/>
      <w:bookmarkStart w:id="424" w:name="_Toc242776716"/>
      <w:bookmarkStart w:id="425" w:name="_Toc242778175"/>
      <w:bookmarkStart w:id="426" w:name="_Toc242733561"/>
      <w:bookmarkStart w:id="427" w:name="_Toc242775015"/>
      <w:bookmarkStart w:id="428" w:name="_Toc242776717"/>
      <w:bookmarkStart w:id="429" w:name="_Toc242778176"/>
      <w:bookmarkStart w:id="430" w:name="_Toc242733562"/>
      <w:bookmarkStart w:id="431" w:name="_Toc242775016"/>
      <w:bookmarkStart w:id="432" w:name="_Toc242776718"/>
      <w:bookmarkStart w:id="433" w:name="_Toc242778177"/>
      <w:bookmarkStart w:id="434" w:name="_Toc242733563"/>
      <w:bookmarkStart w:id="435" w:name="_Toc242775017"/>
      <w:bookmarkStart w:id="436" w:name="_Toc242776719"/>
      <w:bookmarkStart w:id="437" w:name="_Toc242778178"/>
      <w:bookmarkStart w:id="438" w:name="_Toc242733564"/>
      <w:bookmarkStart w:id="439" w:name="_Toc242775018"/>
      <w:bookmarkStart w:id="440" w:name="_Toc242776720"/>
      <w:bookmarkStart w:id="441" w:name="_Toc242778179"/>
      <w:bookmarkStart w:id="442" w:name="_Toc242733565"/>
      <w:bookmarkStart w:id="443" w:name="_Toc242775019"/>
      <w:bookmarkStart w:id="444" w:name="_Toc242776721"/>
      <w:bookmarkStart w:id="445" w:name="_Toc242778180"/>
      <w:bookmarkStart w:id="446" w:name="_Toc242733566"/>
      <w:bookmarkStart w:id="447" w:name="_Toc242775020"/>
      <w:bookmarkStart w:id="448" w:name="_Toc242776722"/>
      <w:bookmarkStart w:id="449" w:name="_Toc242778181"/>
      <w:bookmarkStart w:id="450" w:name="_Toc242733567"/>
      <w:bookmarkStart w:id="451" w:name="_Toc242775021"/>
      <w:bookmarkStart w:id="452" w:name="_Toc242776723"/>
      <w:bookmarkStart w:id="453" w:name="_Toc242778182"/>
      <w:bookmarkStart w:id="454" w:name="_Toc242733568"/>
      <w:bookmarkStart w:id="455" w:name="_Toc242775022"/>
      <w:bookmarkStart w:id="456" w:name="_Toc242776724"/>
      <w:bookmarkStart w:id="457" w:name="_Toc242778183"/>
      <w:bookmarkStart w:id="458" w:name="_Toc242733569"/>
      <w:bookmarkStart w:id="459" w:name="_Toc242775023"/>
      <w:bookmarkStart w:id="460" w:name="_Toc242776725"/>
      <w:bookmarkStart w:id="461" w:name="_Toc242778184"/>
      <w:bookmarkStart w:id="462" w:name="_Toc242733570"/>
      <w:bookmarkStart w:id="463" w:name="_Toc242775024"/>
      <w:bookmarkStart w:id="464" w:name="_Toc242776726"/>
      <w:bookmarkStart w:id="465" w:name="_Toc242778185"/>
      <w:bookmarkStart w:id="466" w:name="_Toc242733571"/>
      <w:bookmarkStart w:id="467" w:name="_Toc242775025"/>
      <w:bookmarkStart w:id="468" w:name="_Toc242776727"/>
      <w:bookmarkStart w:id="469" w:name="_Toc242778186"/>
      <w:bookmarkStart w:id="470" w:name="_Toc242733572"/>
      <w:bookmarkStart w:id="471" w:name="_Toc242775026"/>
      <w:bookmarkStart w:id="472" w:name="_Toc242776728"/>
      <w:bookmarkStart w:id="473" w:name="_Toc242778187"/>
      <w:bookmarkStart w:id="474" w:name="_Toc242733573"/>
      <w:bookmarkStart w:id="475" w:name="_Toc242775027"/>
      <w:bookmarkStart w:id="476" w:name="_Toc242776729"/>
      <w:bookmarkStart w:id="477" w:name="_Toc242778188"/>
      <w:bookmarkStart w:id="478" w:name="_Toc242733574"/>
      <w:bookmarkStart w:id="479" w:name="_Toc242775028"/>
      <w:bookmarkStart w:id="480" w:name="_Toc242776730"/>
      <w:bookmarkStart w:id="481" w:name="_Toc242778189"/>
      <w:bookmarkStart w:id="482" w:name="_Toc242733575"/>
      <w:bookmarkStart w:id="483" w:name="_Toc242775029"/>
      <w:bookmarkStart w:id="484" w:name="_Toc242776731"/>
      <w:bookmarkStart w:id="485" w:name="_Toc242778190"/>
      <w:bookmarkStart w:id="486" w:name="_Toc242733576"/>
      <w:bookmarkStart w:id="487" w:name="_Toc242775030"/>
      <w:bookmarkStart w:id="488" w:name="_Toc242776732"/>
      <w:bookmarkStart w:id="489" w:name="_Toc242778191"/>
      <w:bookmarkStart w:id="490" w:name="_Toc242733577"/>
      <w:bookmarkStart w:id="491" w:name="_Toc242775031"/>
      <w:bookmarkStart w:id="492" w:name="_Toc242776733"/>
      <w:bookmarkStart w:id="493" w:name="_Toc242778192"/>
      <w:bookmarkStart w:id="494" w:name="_Toc242733578"/>
      <w:bookmarkStart w:id="495" w:name="_Toc242775032"/>
      <w:bookmarkStart w:id="496" w:name="_Toc242776734"/>
      <w:bookmarkStart w:id="497" w:name="_Toc242778193"/>
      <w:bookmarkStart w:id="498" w:name="_Toc242733579"/>
      <w:bookmarkStart w:id="499" w:name="_Toc242775033"/>
      <w:bookmarkStart w:id="500" w:name="_Toc242776735"/>
      <w:bookmarkStart w:id="501" w:name="_Toc242778194"/>
      <w:bookmarkStart w:id="502" w:name="_Toc242733580"/>
      <w:bookmarkStart w:id="503" w:name="_Toc242775034"/>
      <w:bookmarkStart w:id="504" w:name="_Toc242776736"/>
      <w:bookmarkStart w:id="505" w:name="_Toc242778195"/>
      <w:bookmarkStart w:id="506" w:name="_Toc242733581"/>
      <w:bookmarkStart w:id="507" w:name="_Toc242775035"/>
      <w:bookmarkStart w:id="508" w:name="_Toc242776737"/>
      <w:bookmarkStart w:id="509" w:name="_Toc242778196"/>
      <w:bookmarkStart w:id="510" w:name="_Toc242733582"/>
      <w:bookmarkStart w:id="511" w:name="_Toc242775036"/>
      <w:bookmarkStart w:id="512" w:name="_Toc242776738"/>
      <w:bookmarkStart w:id="513" w:name="_Toc242778197"/>
      <w:bookmarkStart w:id="514" w:name="_Toc242733583"/>
      <w:bookmarkStart w:id="515" w:name="_Toc242775037"/>
      <w:bookmarkStart w:id="516" w:name="_Toc242776739"/>
      <w:bookmarkStart w:id="517" w:name="_Toc242778198"/>
      <w:bookmarkStart w:id="518" w:name="_Toc242733584"/>
      <w:bookmarkStart w:id="519" w:name="_Toc242775038"/>
      <w:bookmarkStart w:id="520" w:name="_Toc242776740"/>
      <w:bookmarkStart w:id="521" w:name="_Toc242778199"/>
      <w:bookmarkStart w:id="522" w:name="_Toc242733585"/>
      <w:bookmarkStart w:id="523" w:name="_Toc242775039"/>
      <w:bookmarkStart w:id="524" w:name="_Toc242776741"/>
      <w:bookmarkStart w:id="525" w:name="_Toc242778200"/>
      <w:bookmarkStart w:id="526" w:name="_Toc242733586"/>
      <w:bookmarkStart w:id="527" w:name="_Toc242775040"/>
      <w:bookmarkStart w:id="528" w:name="_Toc242776742"/>
      <w:bookmarkStart w:id="529" w:name="_Toc242778201"/>
      <w:bookmarkStart w:id="530" w:name="_Toc242733587"/>
      <w:bookmarkStart w:id="531" w:name="_Toc242775041"/>
      <w:bookmarkStart w:id="532" w:name="_Toc242776743"/>
      <w:bookmarkStart w:id="533" w:name="_Toc242778202"/>
      <w:bookmarkStart w:id="534" w:name="_Toc242733588"/>
      <w:bookmarkStart w:id="535" w:name="_Toc242775042"/>
      <w:bookmarkStart w:id="536" w:name="_Toc242776744"/>
      <w:bookmarkStart w:id="537" w:name="_Toc242778203"/>
      <w:bookmarkStart w:id="538" w:name="_Toc242733589"/>
      <w:bookmarkStart w:id="539" w:name="_Toc242775043"/>
      <w:bookmarkStart w:id="540" w:name="_Toc242776745"/>
      <w:bookmarkStart w:id="541" w:name="_Toc242778204"/>
      <w:bookmarkStart w:id="542" w:name="_Toc242733590"/>
      <w:bookmarkStart w:id="543" w:name="_Toc242775044"/>
      <w:bookmarkStart w:id="544" w:name="_Toc242776746"/>
      <w:bookmarkStart w:id="545" w:name="_Toc242778205"/>
      <w:bookmarkStart w:id="546" w:name="_Toc242733591"/>
      <w:bookmarkStart w:id="547" w:name="_Toc242775045"/>
      <w:bookmarkStart w:id="548" w:name="_Toc242776747"/>
      <w:bookmarkStart w:id="549" w:name="_Toc242778206"/>
      <w:bookmarkStart w:id="550" w:name="_Toc242733592"/>
      <w:bookmarkStart w:id="551" w:name="_Toc242775046"/>
      <w:bookmarkStart w:id="552" w:name="_Toc242776748"/>
      <w:bookmarkStart w:id="553" w:name="_Toc242778207"/>
      <w:bookmarkStart w:id="554" w:name="_Toc242733593"/>
      <w:bookmarkStart w:id="555" w:name="_Toc242775047"/>
      <w:bookmarkStart w:id="556" w:name="_Toc242776749"/>
      <w:bookmarkStart w:id="557" w:name="_Toc242778208"/>
      <w:bookmarkStart w:id="558" w:name="_Toc242733594"/>
      <w:bookmarkStart w:id="559" w:name="_Toc242775048"/>
      <w:bookmarkStart w:id="560" w:name="_Toc242776750"/>
      <w:bookmarkStart w:id="561" w:name="_Toc242778209"/>
      <w:bookmarkStart w:id="562" w:name="_Toc242733595"/>
      <w:bookmarkStart w:id="563" w:name="_Toc242775049"/>
      <w:bookmarkStart w:id="564" w:name="_Toc242776751"/>
      <w:bookmarkStart w:id="565" w:name="_Toc242778210"/>
      <w:bookmarkStart w:id="566" w:name="_Toc242733596"/>
      <w:bookmarkStart w:id="567" w:name="_Toc242775050"/>
      <w:bookmarkStart w:id="568" w:name="_Toc242776752"/>
      <w:bookmarkStart w:id="569" w:name="_Toc242778211"/>
      <w:bookmarkStart w:id="570" w:name="_Toc242733597"/>
      <w:bookmarkStart w:id="571" w:name="_Toc242775051"/>
      <w:bookmarkStart w:id="572" w:name="_Toc242776753"/>
      <w:bookmarkStart w:id="573" w:name="_Toc242778212"/>
      <w:bookmarkStart w:id="574" w:name="_Toc242733598"/>
      <w:bookmarkStart w:id="575" w:name="_Toc242775052"/>
      <w:bookmarkStart w:id="576" w:name="_Toc242776754"/>
      <w:bookmarkStart w:id="577" w:name="_Toc242778213"/>
      <w:bookmarkStart w:id="578" w:name="_Toc242733599"/>
      <w:bookmarkStart w:id="579" w:name="_Toc242775053"/>
      <w:bookmarkStart w:id="580" w:name="_Toc242776755"/>
      <w:bookmarkStart w:id="581" w:name="_Toc242778214"/>
      <w:bookmarkStart w:id="582" w:name="_Toc242733600"/>
      <w:bookmarkStart w:id="583" w:name="_Toc242775054"/>
      <w:bookmarkStart w:id="584" w:name="_Toc242776756"/>
      <w:bookmarkStart w:id="585" w:name="_Toc242778215"/>
      <w:bookmarkStart w:id="586" w:name="_Toc242733601"/>
      <w:bookmarkStart w:id="587" w:name="_Toc242775055"/>
      <w:bookmarkStart w:id="588" w:name="_Toc242776757"/>
      <w:bookmarkStart w:id="589" w:name="_Toc242778216"/>
      <w:bookmarkStart w:id="590" w:name="_Toc242778217"/>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r>
        <w:lastRenderedPageBreak/>
        <w:t>Signal Processing Module</w:t>
      </w:r>
      <w:bookmarkEnd w:id="590"/>
    </w:p>
    <w:p w14:paraId="6EAA4322" w14:textId="4E6FF1D8" w:rsidR="00697371" w:rsidRDefault="00220104" w:rsidP="00BB7A53">
      <w:pPr>
        <w:pStyle w:val="TDC3"/>
      </w:pPr>
      <w:bookmarkStart w:id="591" w:name="_Toc180573628"/>
      <w:bookmarkStart w:id="592" w:name="_Toc242778218"/>
      <w:r>
        <w:t xml:space="preserve">SI-ID-CM3-002, </w:t>
      </w:r>
      <w:bookmarkEnd w:id="591"/>
      <w:r>
        <w:t>신호처리 모듈</w:t>
      </w:r>
      <w:bookmarkEnd w:id="592"/>
    </w:p>
    <w:p w14:paraId="16E72331" w14:textId="77777777" w:rsidR="00697371" w:rsidRPr="00E00010" w:rsidRDefault="00220104" w:rsidP="00BB7A53">
      <w:pPr>
        <w:pStyle w:val="TDC4"/>
      </w:pPr>
      <w:r>
        <w:t>펄스폭과 자극 전류 변환</w:t>
      </w:r>
    </w:p>
    <w:p w14:paraId="3C3DBE28" w14:textId="77777777" w:rsidR="00697371" w:rsidRPr="00E00010" w:rsidRDefault="00220104" w:rsidP="00BB7A53">
      <w:pPr>
        <w:pStyle w:val="TDC40"/>
      </w:pPr>
      <w:r w:rsidRPr="00E00010">
        <w:t>맵의 T/C는 uA 단위의 전류이다. 이를 그대로 PCM 크기 필드에 넣지 않고 내부기 DAC 범위와 오프셋을 선택한 뒤 0~255의 디지털 값으로 변환한다. 맵 변경 후 계산이 끝난 자료만 공유하여 CFX의 매핑 입력으로 사용한다.</w:t>
      </w:r>
    </w:p>
    <w:p w14:paraId="27B4D694" w14:textId="77777777" w:rsidR="00697371" w:rsidRPr="00E00010" w:rsidRDefault="00220104" w:rsidP="00BB7A53">
      <w:pPr>
        <w:pStyle w:val="TDC46"/>
        <w:spacing w:before="0" w:after="0"/>
      </w:pPr>
      <m:oMathPara>
        <m:oMath>
          <m:r>
            <w:rPr>
              <w:rFonts w:hint="eastAsia"/>
            </w:rPr>
            <m:t>필요</m:t>
          </m:r>
          <m:r>
            <m:t xml:space="preserve"> </m:t>
          </m:r>
          <m:r>
            <w:rPr>
              <w:rFonts w:hint="eastAsia"/>
            </w:rPr>
            <m:t>시간</m:t>
          </m:r>
          <m:r>
            <m:t xml:space="preserve"> = 2 × </m:t>
          </m:r>
          <m:r>
            <w:rPr>
              <w:rFonts w:hint="eastAsia"/>
            </w:rPr>
            <m:t>펄스폭</m:t>
          </m:r>
          <m:r>
            <m:t xml:space="preserve"> + 4 + 10   (us)</m:t>
          </m:r>
        </m:oMath>
      </m:oMathPara>
    </w:p>
    <w:p w14:paraId="5F98C1A2" w14:textId="77777777" w:rsidR="00697371" w:rsidRPr="00E00010" w:rsidRDefault="00220104" w:rsidP="00BB7A53">
      <w:pPr>
        <w:pStyle w:val="TDC40"/>
      </w:pPr>
      <w:r w:rsidRPr="00E00010">
        <w:t>한 PCM 프레임을 41us로 취급한다. 필요 시간이 프레임 수×41 이상인 동안 프레임 수를 늘린다. 1ms의 전송 가능 채널 수는 24/프레임 수의 정수 몫이다. 펄스폭 13/14us는 각각 1/2프레임, 24/12개다. NofM은 사용 대역 16개 이상인 설정에서 3프레임/8개로 구성한다.</w:t>
      </w:r>
    </w:p>
    <w:p w14:paraId="024943D7" w14:textId="77777777" w:rsidR="00697371" w:rsidRPr="00E00010" w:rsidRDefault="00220104" w:rsidP="00BB7A53">
      <w:pPr>
        <w:pStyle w:val="TDC42"/>
      </w:pPr>
      <w:r w:rsidRPr="00BB7A53">
        <w:t xml:space="preserve">표 </w:t>
      </w:r>
      <w:r w:rsidRPr="00BB7A53">
        <w:fldChar w:fldCharType="begin"/>
      </w:r>
      <w:r w:rsidRPr="00BB7A53">
        <w:instrText>SEQ 표 \* ARABIC</w:instrText>
      </w:r>
      <w:r w:rsidRPr="00BB7A53">
        <w:fldChar w:fldCharType="separate"/>
      </w:r>
      <w:r w:rsidR="001A0C22">
        <w:rPr>
          <w:noProof/>
        </w:rPr>
        <w:t>146</w:t>
      </w:r>
      <w:r w:rsidRPr="00BB7A53">
        <w:fldChar w:fldCharType="end"/>
      </w:r>
      <w:r w:rsidRPr="00BB7A53">
        <w:t>. 계산 예에 적용하는 내부기 DAC 파라미터</w:t>
      </w:r>
    </w:p>
    <w:tbl>
      <w:tblPr>
        <w:tblStyle w:val="TDC41"/>
        <w:tblW w:w="8816" w:type="dxa"/>
        <w:tblLook w:val="04A0" w:firstRow="1" w:lastRow="0" w:firstColumn="1" w:lastColumn="0" w:noHBand="0" w:noVBand="1"/>
      </w:tblPr>
      <w:tblGrid>
        <w:gridCol w:w="2940"/>
        <w:gridCol w:w="1469"/>
        <w:gridCol w:w="1469"/>
        <w:gridCol w:w="1469"/>
        <w:gridCol w:w="1469"/>
      </w:tblGrid>
      <w:tr w:rsidR="00697371" w14:paraId="64AB11BE"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938" w:type="dxa"/>
          </w:tcPr>
          <w:p w14:paraId="4FBC365E" w14:textId="77777777" w:rsidR="00697371" w:rsidRDefault="00220104" w:rsidP="00BB7A53">
            <w:pPr>
              <w:pStyle w:val="TDC0"/>
            </w:pPr>
            <w:r w:rsidRPr="00BB7A53">
              <w:rPr>
                <w:b/>
              </w:rPr>
              <w:t>항목</w:t>
            </w:r>
          </w:p>
        </w:tc>
        <w:tc>
          <w:tcPr>
            <w:tcW w:w="1469" w:type="dxa"/>
          </w:tcPr>
          <w:p w14:paraId="027E94E3" w14:textId="77777777" w:rsidR="00697371" w:rsidRDefault="00220104" w:rsidP="00BB7A53">
            <w:pPr>
              <w:pStyle w:val="TDC0"/>
              <w:cnfStyle w:val="100000000000" w:firstRow="1" w:lastRow="0" w:firstColumn="0" w:lastColumn="0" w:oddVBand="0" w:evenVBand="0" w:oddHBand="0" w:evenHBand="0" w:firstRowFirstColumn="0" w:firstRowLastColumn="0" w:lastRowFirstColumn="0" w:lastRowLastColumn="0"/>
            </w:pPr>
            <w:r w:rsidRPr="00BB7A53">
              <w:rPr>
                <w:b/>
              </w:rPr>
              <w:t>A</w:t>
            </w:r>
          </w:p>
        </w:tc>
        <w:tc>
          <w:tcPr>
            <w:tcW w:w="1469" w:type="dxa"/>
          </w:tcPr>
          <w:p w14:paraId="4D227FB0" w14:textId="77777777" w:rsidR="00697371" w:rsidRDefault="00220104" w:rsidP="00BB7A53">
            <w:pPr>
              <w:pStyle w:val="TDC0"/>
              <w:cnfStyle w:val="100000000000" w:firstRow="1" w:lastRow="0" w:firstColumn="0" w:lastColumn="0" w:oddVBand="0" w:evenVBand="0" w:oddHBand="0" w:evenHBand="0" w:firstRowFirstColumn="0" w:firstRowLastColumn="0" w:lastRowFirstColumn="0" w:lastRowLastColumn="0"/>
            </w:pPr>
            <w:r w:rsidRPr="00BB7A53">
              <w:rPr>
                <w:b/>
              </w:rPr>
              <w:t>B</w:t>
            </w:r>
          </w:p>
        </w:tc>
        <w:tc>
          <w:tcPr>
            <w:tcW w:w="1469" w:type="dxa"/>
          </w:tcPr>
          <w:p w14:paraId="3F8957C2" w14:textId="77777777" w:rsidR="00697371" w:rsidRDefault="00220104" w:rsidP="00BB7A53">
            <w:pPr>
              <w:pStyle w:val="TDC0"/>
              <w:cnfStyle w:val="100000000000" w:firstRow="1" w:lastRow="0" w:firstColumn="0" w:lastColumn="0" w:oddVBand="0" w:evenVBand="0" w:oddHBand="0" w:evenHBand="0" w:firstRowFirstColumn="0" w:firstRowLastColumn="0" w:lastRowFirstColumn="0" w:lastRowLastColumn="0"/>
            </w:pPr>
            <w:r w:rsidRPr="00BB7A53">
              <w:rPr>
                <w:b/>
              </w:rPr>
              <w:t>C</w:t>
            </w:r>
          </w:p>
        </w:tc>
        <w:tc>
          <w:tcPr>
            <w:tcW w:w="1469" w:type="dxa"/>
          </w:tcPr>
          <w:p w14:paraId="12F88FA3" w14:textId="77777777" w:rsidR="00697371" w:rsidRDefault="00220104" w:rsidP="00BB7A53">
            <w:pPr>
              <w:pStyle w:val="TDC0"/>
              <w:cnfStyle w:val="100000000000" w:firstRow="1" w:lastRow="0" w:firstColumn="0" w:lastColumn="0" w:oddVBand="0" w:evenVBand="0" w:oddHBand="0" w:evenHBand="0" w:firstRowFirstColumn="0" w:firstRowLastColumn="0" w:lastRowFirstColumn="0" w:lastRowLastColumn="0"/>
            </w:pPr>
            <w:r w:rsidRPr="00BB7A53">
              <w:rPr>
                <w:b/>
              </w:rPr>
              <w:t>D</w:t>
            </w:r>
          </w:p>
        </w:tc>
      </w:tr>
      <w:tr w:rsidR="00697371" w14:paraId="47614084"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2938" w:type="dxa"/>
          </w:tcPr>
          <w:p w14:paraId="11D48257" w14:textId="77777777" w:rsidR="00697371" w:rsidRDefault="00220104" w:rsidP="00BB7A53">
            <w:pPr>
              <w:pStyle w:val="TDC7"/>
              <w:jc w:val="center"/>
            </w:pPr>
            <w:r>
              <w:t>자극 범위 상한 uA</w:t>
            </w:r>
          </w:p>
        </w:tc>
        <w:tc>
          <w:tcPr>
            <w:tcW w:w="1469" w:type="dxa"/>
          </w:tcPr>
          <w:p w14:paraId="2098EEB1"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400</w:t>
            </w:r>
          </w:p>
        </w:tc>
        <w:tc>
          <w:tcPr>
            <w:tcW w:w="1469" w:type="dxa"/>
          </w:tcPr>
          <w:p w14:paraId="2609C0CA"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803</w:t>
            </w:r>
          </w:p>
        </w:tc>
        <w:tc>
          <w:tcPr>
            <w:tcW w:w="1469" w:type="dxa"/>
          </w:tcPr>
          <w:p w14:paraId="5F35B99B"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1203</w:t>
            </w:r>
          </w:p>
        </w:tc>
        <w:tc>
          <w:tcPr>
            <w:tcW w:w="1469" w:type="dxa"/>
          </w:tcPr>
          <w:p w14:paraId="2B1E604D"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1606</w:t>
            </w:r>
          </w:p>
        </w:tc>
      </w:tr>
      <w:tr w:rsidR="00697371" w14:paraId="0236F0F8"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2938" w:type="dxa"/>
          </w:tcPr>
          <w:p w14:paraId="78F4D9EC" w14:textId="77777777" w:rsidR="00697371" w:rsidRDefault="00220104" w:rsidP="00BB7A53">
            <w:pPr>
              <w:pStyle w:val="TDC7"/>
              <w:jc w:val="center"/>
            </w:pPr>
            <w:r>
              <w:t>자극 환산 계수 Q1.15</w:t>
            </w:r>
          </w:p>
        </w:tc>
        <w:tc>
          <w:tcPr>
            <w:tcW w:w="1469" w:type="dxa"/>
          </w:tcPr>
          <w:p w14:paraId="645927FF"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20871</w:t>
            </w:r>
          </w:p>
        </w:tc>
        <w:tc>
          <w:tcPr>
            <w:tcW w:w="1469" w:type="dxa"/>
          </w:tcPr>
          <w:p w14:paraId="4B6045D1"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10402</w:t>
            </w:r>
          </w:p>
        </w:tc>
        <w:tc>
          <w:tcPr>
            <w:tcW w:w="1469" w:type="dxa"/>
          </w:tcPr>
          <w:p w14:paraId="47633725"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6942</w:t>
            </w:r>
          </w:p>
        </w:tc>
        <w:tc>
          <w:tcPr>
            <w:tcW w:w="1469" w:type="dxa"/>
          </w:tcPr>
          <w:p w14:paraId="44476693"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5201</w:t>
            </w:r>
          </w:p>
        </w:tc>
      </w:tr>
      <w:tr w:rsidR="00697371" w14:paraId="3C2A371A"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2938" w:type="dxa"/>
          </w:tcPr>
          <w:p w14:paraId="10C70C39" w14:textId="77777777" w:rsidR="00697371" w:rsidRDefault="00220104" w:rsidP="00BB7A53">
            <w:pPr>
              <w:pStyle w:val="TDC7"/>
              <w:jc w:val="center"/>
            </w:pPr>
            <w:r>
              <w:t>오프셋 범위 상한 uA</w:t>
            </w:r>
          </w:p>
        </w:tc>
        <w:tc>
          <w:tcPr>
            <w:tcW w:w="1469" w:type="dxa"/>
          </w:tcPr>
          <w:p w14:paraId="3F2CAE0B"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295</w:t>
            </w:r>
          </w:p>
        </w:tc>
        <w:tc>
          <w:tcPr>
            <w:tcW w:w="1469" w:type="dxa"/>
          </w:tcPr>
          <w:p w14:paraId="301DA37B"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592</w:t>
            </w:r>
          </w:p>
        </w:tc>
        <w:tc>
          <w:tcPr>
            <w:tcW w:w="1469" w:type="dxa"/>
          </w:tcPr>
          <w:p w14:paraId="7C156418"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w:t>
            </w:r>
          </w:p>
        </w:tc>
        <w:tc>
          <w:tcPr>
            <w:tcW w:w="1469" w:type="dxa"/>
          </w:tcPr>
          <w:p w14:paraId="5BADF8AF"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w:t>
            </w:r>
          </w:p>
        </w:tc>
      </w:tr>
      <w:tr w:rsidR="00697371" w14:paraId="55EE7DB1"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2938" w:type="dxa"/>
          </w:tcPr>
          <w:p w14:paraId="3A90BF01" w14:textId="77777777" w:rsidR="00697371" w:rsidRDefault="00220104" w:rsidP="00BB7A53">
            <w:pPr>
              <w:pStyle w:val="TDC7"/>
              <w:jc w:val="center"/>
            </w:pPr>
            <w:r>
              <w:t>오프셋 환산 계수 Q1.15</w:t>
            </w:r>
          </w:p>
        </w:tc>
        <w:tc>
          <w:tcPr>
            <w:tcW w:w="1469" w:type="dxa"/>
          </w:tcPr>
          <w:p w14:paraId="5DFC6C0B"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14435</w:t>
            </w:r>
          </w:p>
        </w:tc>
        <w:tc>
          <w:tcPr>
            <w:tcW w:w="1469" w:type="dxa"/>
          </w:tcPr>
          <w:p w14:paraId="37C9C44E"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7185</w:t>
            </w:r>
          </w:p>
        </w:tc>
        <w:tc>
          <w:tcPr>
            <w:tcW w:w="1469" w:type="dxa"/>
          </w:tcPr>
          <w:p w14:paraId="527CA3CD"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w:t>
            </w:r>
          </w:p>
        </w:tc>
        <w:tc>
          <w:tcPr>
            <w:tcW w:w="1469" w:type="dxa"/>
          </w:tcPr>
          <w:p w14:paraId="12A4C38C"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w:t>
            </w:r>
          </w:p>
        </w:tc>
      </w:tr>
    </w:tbl>
    <w:p w14:paraId="3958D31B" w14:textId="77777777" w:rsidR="000A4182" w:rsidRDefault="000A4182">
      <w:pPr>
        <w:pStyle w:val="TDC40"/>
        <w:spacing w:after="0"/>
      </w:pPr>
    </w:p>
    <w:p w14:paraId="797B1198" w14:textId="77777777" w:rsidR="00230D7D" w:rsidRDefault="00661B5D">
      <w:pPr>
        <w:pStyle w:val="TDC40"/>
      </w:pPr>
      <w:r>
        <w:t>내부기의 DAC 파라미터가 표 146과 같을 때, 자극 디지털값은 (전류-오프셋 전류)에 선택 범위의 환산 계수를 곱하고 15비트 우측 이동하여 구한다. 오프셋 레지스터도 선택한 오프셋 계수로 계산한다. 이 파라미터에서 펄스폭 25us, 32채널 모두 T=100/C=300uA를 입력하면 A/A 범위, 오프셋 전류 100uA, 오프셋 레지스터 44, T=0/C=127이 된다. 연결할 내부기의 DAC 상한과 환산 계수는 파라미터로 제공하고, 범위 선택과 전하량 조건을 각각 판단하도록 한다.</w:t>
      </w:r>
    </w:p>
    <w:p w14:paraId="015EF446" w14:textId="77777777" w:rsidR="000C626C" w:rsidRDefault="000C626C">
      <w:pPr>
        <w:pStyle w:val="TDC40"/>
      </w:pPr>
    </w:p>
    <w:p w14:paraId="32CDE53E" w14:textId="69CD3CA3" w:rsidR="00697371" w:rsidRDefault="00220104" w:rsidP="00BB7A53">
      <w:pPr>
        <w:pStyle w:val="TDC4"/>
      </w:pPr>
      <w:r>
        <w:lastRenderedPageBreak/>
        <w:t>SU-ID-CM3-027, 자극 프레임 수 계산</w:t>
      </w:r>
    </w:p>
    <w:p w14:paraId="1FE03DC3" w14:textId="77777777" w:rsidR="00084C76" w:rsidRDefault="00084C76" w:rsidP="00BB7A53">
      <w:pPr>
        <w:pStyle w:val="TDC40"/>
        <w:keepNext/>
      </w:pPr>
      <w:r>
        <w:t>펄스 지속 시간보다 짧은 전송 슬롯에 자극을 배치하지 않도록 한다.</w:t>
      </w:r>
    </w:p>
    <w:p w14:paraId="78AE36B1" w14:textId="77777777" w:rsidR="00084C76" w:rsidRDefault="00084C76">
      <w:pPr>
        <w:pStyle w:val="TDC42"/>
      </w:pPr>
      <w:r>
        <w:t xml:space="preserve">표 </w:t>
      </w:r>
      <w:r>
        <w:fldChar w:fldCharType="begin"/>
      </w:r>
      <w:r>
        <w:instrText>SEQ 표 \* ARABIC</w:instrText>
      </w:r>
      <w:r>
        <w:fldChar w:fldCharType="separate"/>
      </w:r>
      <w:r w:rsidR="001A0C22">
        <w:rPr>
          <w:noProof/>
        </w:rPr>
        <w:t>147</w:t>
      </w:r>
      <w:r>
        <w:fldChar w:fldCharType="end"/>
      </w:r>
      <w:r>
        <w:t>. 자극 프레임 수 계산 / 유닛 설계 내용</w:t>
      </w:r>
    </w:p>
    <w:tbl>
      <w:tblPr>
        <w:tblStyle w:val="TDC41"/>
        <w:tblW w:w="8816" w:type="dxa"/>
        <w:tblLayout w:type="fixed"/>
        <w:tblLook w:val="04A0" w:firstRow="1" w:lastRow="0" w:firstColumn="1" w:lastColumn="0" w:noHBand="0" w:noVBand="1"/>
      </w:tblPr>
      <w:tblGrid>
        <w:gridCol w:w="1304"/>
        <w:gridCol w:w="7512"/>
      </w:tblGrid>
      <w:tr w:rsidR="00084C76" w14:paraId="0D4CF074"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4E752C7B" w14:textId="77777777" w:rsidR="00084C76" w:rsidRDefault="00084C76">
            <w:pPr>
              <w:pStyle w:val="TDC0"/>
            </w:pPr>
            <w:r>
              <w:t>항목</w:t>
            </w:r>
          </w:p>
        </w:tc>
        <w:tc>
          <w:tcPr>
            <w:tcW w:w="7512" w:type="dxa"/>
          </w:tcPr>
          <w:p w14:paraId="00385CCE"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설계 내용</w:t>
            </w:r>
          </w:p>
        </w:tc>
      </w:tr>
      <w:tr w:rsidR="00084C76" w14:paraId="3B4E48CF"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5BB14CA9" w14:textId="77777777" w:rsidR="00084C76" w:rsidRDefault="00084C76">
            <w:pPr>
              <w:pStyle w:val="TDCe"/>
            </w:pPr>
            <w:r>
              <w:t>입력</w:t>
            </w:r>
          </w:p>
        </w:tc>
        <w:tc>
          <w:tcPr>
            <w:tcW w:w="7512" w:type="dxa"/>
          </w:tcPr>
          <w:p w14:paraId="3BD6D24B"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펄스 위상 폭, 사용 전극 수</w:t>
            </w:r>
          </w:p>
        </w:tc>
      </w:tr>
      <w:tr w:rsidR="00084C76" w14:paraId="1B1ACF56"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454C0491" w14:textId="77777777" w:rsidR="00084C76" w:rsidRDefault="00084C76">
            <w:pPr>
              <w:pStyle w:val="TDCe"/>
            </w:pPr>
            <w:r>
              <w:t>출력</w:t>
            </w:r>
          </w:p>
        </w:tc>
        <w:tc>
          <w:tcPr>
            <w:tcW w:w="7512" w:type="dxa"/>
          </w:tcPr>
          <w:p w14:paraId="10580093"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채널당 프레임 수와 1ms 전송 채널 수</w:t>
            </w:r>
          </w:p>
        </w:tc>
      </w:tr>
      <w:tr w:rsidR="00084C76" w14:paraId="57873180"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6E90D81A" w14:textId="77777777" w:rsidR="00084C76" w:rsidRDefault="00084C76">
            <w:pPr>
              <w:pStyle w:val="TDCe"/>
            </w:pPr>
            <w:r>
              <w:t>처리</w:t>
            </w:r>
          </w:p>
        </w:tc>
        <w:tc>
          <w:tcPr>
            <w:tcW w:w="7512" w:type="dxa"/>
          </w:tcPr>
          <w:p w14:paraId="45BF50AF"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필요 시간은 2*펄스폭+4+10이다. 41 단위 프레임 시간이 필요 시간을 엄격히 초과할 때까지 프레임 수를 늘린다. 24프레임 용량에서 전송 가능한 채널 수를 구한다.</w:t>
            </w:r>
          </w:p>
        </w:tc>
      </w:tr>
    </w:tbl>
    <w:p w14:paraId="7882D2DD" w14:textId="77777777" w:rsidR="00084C76" w:rsidRDefault="00084C76" w:rsidP="00BB7A53">
      <w:pPr>
        <w:pStyle w:val="TDC40"/>
        <w:spacing w:after="0"/>
      </w:pPr>
    </w:p>
    <w:p w14:paraId="4DE0608B" w14:textId="77777777" w:rsidR="00084C76" w:rsidRDefault="00084C76">
      <w:pPr>
        <w:pStyle w:val="TDC42"/>
      </w:pPr>
      <w:r>
        <w:t xml:space="preserve">표 </w:t>
      </w:r>
      <w:r>
        <w:fldChar w:fldCharType="begin"/>
      </w:r>
      <w:r>
        <w:instrText>SEQ 표 \* ARABIC</w:instrText>
      </w:r>
      <w:r>
        <w:fldChar w:fldCharType="separate"/>
      </w:r>
      <w:r w:rsidR="001A0C22">
        <w:rPr>
          <w:noProof/>
        </w:rPr>
        <w:t>148</w:t>
      </w:r>
      <w:r>
        <w:fldChar w:fldCharType="end"/>
      </w:r>
      <w:r>
        <w:t>. 자극 프레임 수 계산 / 구현 조건</w:t>
      </w:r>
    </w:p>
    <w:tbl>
      <w:tblPr>
        <w:tblStyle w:val="TDC41"/>
        <w:tblW w:w="8816" w:type="dxa"/>
        <w:tblLayout w:type="fixed"/>
        <w:tblLook w:val="04A0" w:firstRow="1" w:lastRow="0" w:firstColumn="1" w:lastColumn="0" w:noHBand="0" w:noVBand="1"/>
      </w:tblPr>
      <w:tblGrid>
        <w:gridCol w:w="1304"/>
        <w:gridCol w:w="7512"/>
      </w:tblGrid>
      <w:tr w:rsidR="00084C76" w14:paraId="38E52271"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33E4A2DE" w14:textId="77777777" w:rsidR="00084C76" w:rsidRDefault="00084C76">
            <w:pPr>
              <w:pStyle w:val="TDC0"/>
            </w:pPr>
            <w:r>
              <w:t>구분</w:t>
            </w:r>
          </w:p>
        </w:tc>
        <w:tc>
          <w:tcPr>
            <w:tcW w:w="7512" w:type="dxa"/>
          </w:tcPr>
          <w:p w14:paraId="6548E77A"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구현 조건</w:t>
            </w:r>
          </w:p>
        </w:tc>
      </w:tr>
      <w:tr w:rsidR="00084C76" w14:paraId="52627EFC"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49670AD6" w14:textId="77777777" w:rsidR="00084C76" w:rsidRDefault="00084C76">
            <w:pPr>
              <w:pStyle w:val="TDCe"/>
            </w:pPr>
            <w:r>
              <w:t>관련 함수</w:t>
            </w:r>
          </w:p>
        </w:tc>
        <w:tc>
          <w:tcPr>
            <w:tcW w:w="7512" w:type="dxa"/>
          </w:tcPr>
          <w:p w14:paraId="1117A004"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calculationNumFramePerOneChannle, calculationTransferableChanneNum</w:t>
            </w:r>
          </w:p>
        </w:tc>
      </w:tr>
    </w:tbl>
    <w:p w14:paraId="27AE78F8" w14:textId="77777777" w:rsidR="00084C76" w:rsidRDefault="00084C76" w:rsidP="00BB7A53">
      <w:pPr>
        <w:pStyle w:val="TDC40"/>
        <w:spacing w:after="0"/>
      </w:pPr>
    </w:p>
    <w:p w14:paraId="6B637963" w14:textId="77777777" w:rsidR="00084C76" w:rsidRDefault="00084C76">
      <w:pPr>
        <w:pStyle w:val="TDC43"/>
      </w:pPr>
      <w:r>
        <w:t>입출력 예 : 사용 전극 수 32에서 펄스폭 13us와 14us의 필요 시간은 각각 40us와 42us이다. 채널당 프레임 수는 1과 2, 1ms당 전송 가능 채널 수는 24와 12이다.</w:t>
      </w:r>
    </w:p>
    <w:p w14:paraId="41E6965E" w14:textId="77777777" w:rsidR="00697371" w:rsidRPr="00E00010" w:rsidRDefault="00220104" w:rsidP="00BB7A53">
      <w:pPr>
        <w:pStyle w:val="TDC43"/>
      </w:pPr>
      <w:r w:rsidRPr="00BB7A53">
        <w:rPr>
          <w:b/>
          <w:bCs/>
        </w:rPr>
        <w:t xml:space="preserve">흐름 참고 : </w:t>
      </w:r>
      <w:r w:rsidRPr="00BB7A53">
        <w:t>단위는 us이다. 필요 시간과 경계가 같으면 다음 프레임을 사용한다. NofM의 고정 전송 설정은 결과 공유 유닛에서 적용한다.</w:t>
      </w:r>
    </w:p>
    <w:p w14:paraId="46236D17" w14:textId="77777777" w:rsidR="00BA1805" w:rsidRPr="00E00010" w:rsidRDefault="00BA1805" w:rsidP="00BB7A53">
      <w:pPr>
        <w:pStyle w:val="TDC44"/>
      </w:pPr>
      <w:r w:rsidRPr="00E00010">
        <w:rPr>
          <w:noProof/>
        </w:rPr>
        <w:lastRenderedPageBreak/>
        <w:drawing>
          <wp:inline distT="0" distB="0" distL="0" distR="0" wp14:anchorId="3E4EBC4E" wp14:editId="0010EAF7">
            <wp:extent cx="4320000" cy="2392200"/>
            <wp:effectExtent l="0" t="0" r="0" b="0"/>
            <wp:docPr id="1017" name="Flow CM3-027" descr="SU-ID-CM3-027 자극 프레임 수 계산 설계 순서도">
              <a:extLst xmlns:a="http://schemas.openxmlformats.org/drawingml/2006/main">
                <a:ext uri="{FF2B5EF4-FFF2-40B4-BE49-F238E27FC236}">
                  <a16:creationId xmlns:a16="http://schemas.microsoft.com/office/drawing/2014/main" id="{E8B69799-F488-0C76-6806-D41022ABA0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그림 256" descr="스크린샷, 어둠, 블랙, 밤이(가) 표시된 사진&#10;&#10;자동 생성된 설명">
                      <a:extLst>
                        <a:ext uri="{FF2B5EF4-FFF2-40B4-BE49-F238E27FC236}">
                          <a16:creationId xmlns:a16="http://schemas.microsoft.com/office/drawing/2014/main" id="{E8B69799-F488-0C76-6806-D41022ABA043}"/>
                        </a:ext>
                      </a:extLst>
                    </pic:cNvPr>
                    <pic:cNvPicPr>
                      <a:picLocks noChangeAspect="1"/>
                    </pic:cNvPicPr>
                  </pic:nvPicPr>
                  <pic:blipFill>
                    <a:blip r:embed="rId34"/>
                    <a:stretch>
                      <a:fillRect/>
                    </a:stretch>
                  </pic:blipFill>
                  <pic:spPr>
                    <a:xfrm>
                      <a:off x="0" y="0"/>
                      <a:ext cx="4320000" cy="2392200"/>
                    </a:xfrm>
                    <a:prstGeom prst="rect">
                      <a:avLst/>
                    </a:prstGeom>
                  </pic:spPr>
                </pic:pic>
              </a:graphicData>
            </a:graphic>
          </wp:inline>
        </w:drawing>
      </w:r>
    </w:p>
    <w:p w14:paraId="581CD622" w14:textId="77777777" w:rsidR="00697371" w:rsidRPr="00E00010" w:rsidRDefault="00220104" w:rsidP="00BB7A53">
      <w:pPr>
        <w:pStyle w:val="TDC45"/>
      </w:pPr>
      <w:r w:rsidRPr="00E00010">
        <w:t>그림 25. SU-ID-CM3-027 자극 프레임 수 계산 순서도</w:t>
      </w:r>
    </w:p>
    <w:p w14:paraId="654FBAD4" w14:textId="77777777" w:rsidR="000C626C" w:rsidRDefault="000C626C">
      <w:pPr>
        <w:pStyle w:val="TDC40"/>
      </w:pPr>
    </w:p>
    <w:p w14:paraId="3EBF471C" w14:textId="7834CA21" w:rsidR="00697371" w:rsidRDefault="00220104" w:rsidP="00BB7A53">
      <w:pPr>
        <w:pStyle w:val="TDC4"/>
      </w:pPr>
      <w:r>
        <w:t>SU-ID-CM3-028, 내부기 DAC 범위와 T/C 변환</w:t>
      </w:r>
    </w:p>
    <w:p w14:paraId="010BB77C" w14:textId="77777777" w:rsidR="00084C76" w:rsidRDefault="00084C76" w:rsidP="00BB7A53">
      <w:pPr>
        <w:pStyle w:val="TDC40"/>
        <w:keepNext/>
      </w:pPr>
      <w:r>
        <w:t>지정 전류가 내부기에서 표현 가능한 범위에 들어가도록 DAC 설정과 채널 값을 함께 구한다.</w:t>
      </w:r>
    </w:p>
    <w:p w14:paraId="398AB3B7" w14:textId="77777777" w:rsidR="00084C76" w:rsidRDefault="00084C76">
      <w:pPr>
        <w:pStyle w:val="TDC42"/>
      </w:pPr>
      <w:r>
        <w:t xml:space="preserve">표 </w:t>
      </w:r>
      <w:r>
        <w:fldChar w:fldCharType="begin"/>
      </w:r>
      <w:r>
        <w:instrText>SEQ 표 \* ARABIC</w:instrText>
      </w:r>
      <w:r>
        <w:fldChar w:fldCharType="separate"/>
      </w:r>
      <w:r w:rsidR="001A0C22">
        <w:rPr>
          <w:noProof/>
        </w:rPr>
        <w:t>149</w:t>
      </w:r>
      <w:r>
        <w:fldChar w:fldCharType="end"/>
      </w:r>
      <w:r>
        <w:t>. 내부기 DAC 범위와 T/C 변환 / 유닛 설계 내용</w:t>
      </w:r>
    </w:p>
    <w:tbl>
      <w:tblPr>
        <w:tblStyle w:val="TDC41"/>
        <w:tblW w:w="8816" w:type="dxa"/>
        <w:tblLayout w:type="fixed"/>
        <w:tblLook w:val="04A0" w:firstRow="1" w:lastRow="0" w:firstColumn="1" w:lastColumn="0" w:noHBand="0" w:noVBand="1"/>
      </w:tblPr>
      <w:tblGrid>
        <w:gridCol w:w="1304"/>
        <w:gridCol w:w="7512"/>
      </w:tblGrid>
      <w:tr w:rsidR="00084C76" w14:paraId="17E76EA6"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191D38A5" w14:textId="77777777" w:rsidR="00084C76" w:rsidRDefault="00084C76">
            <w:pPr>
              <w:pStyle w:val="TDC0"/>
            </w:pPr>
            <w:r>
              <w:t>항목</w:t>
            </w:r>
          </w:p>
        </w:tc>
        <w:tc>
          <w:tcPr>
            <w:tcW w:w="7512" w:type="dxa"/>
          </w:tcPr>
          <w:p w14:paraId="1112C39F"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설계 내용</w:t>
            </w:r>
          </w:p>
        </w:tc>
      </w:tr>
      <w:tr w:rsidR="00084C76" w14:paraId="69E15732"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248C9F83" w14:textId="77777777" w:rsidR="00084C76" w:rsidRDefault="00084C76">
            <w:pPr>
              <w:pStyle w:val="TDCe"/>
            </w:pPr>
            <w:r>
              <w:t>입력</w:t>
            </w:r>
          </w:p>
        </w:tc>
        <w:tc>
          <w:tcPr>
            <w:tcW w:w="7512" w:type="dxa"/>
          </w:tcPr>
          <w:p w14:paraId="41D029D3"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펄스폭, 채널별 T/C 전류(uA), 사용 채널 수</w:t>
            </w:r>
          </w:p>
        </w:tc>
      </w:tr>
      <w:tr w:rsidR="00084C76" w14:paraId="5A6E2E07"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04DB0750" w14:textId="77777777" w:rsidR="00084C76" w:rsidRDefault="00084C76">
            <w:pPr>
              <w:pStyle w:val="TDCe"/>
            </w:pPr>
            <w:r>
              <w:t>출력</w:t>
            </w:r>
          </w:p>
        </w:tc>
        <w:tc>
          <w:tcPr>
            <w:tcW w:w="7512" w:type="dxa"/>
          </w:tcPr>
          <w:p w14:paraId="61B43BFC"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DAC 범위/오프셋과 T/C 디지털 크기</w:t>
            </w:r>
          </w:p>
        </w:tc>
      </w:tr>
      <w:tr w:rsidR="00084C76" w14:paraId="36727C94"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4FE8A992" w14:textId="77777777" w:rsidR="00084C76" w:rsidRDefault="00084C76">
            <w:pPr>
              <w:pStyle w:val="TDCe"/>
            </w:pPr>
            <w:r>
              <w:t>처리</w:t>
            </w:r>
          </w:p>
        </w:tc>
        <w:tc>
          <w:tcPr>
            <w:tcW w:w="7512" w:type="dxa"/>
          </w:tcPr>
          <w:p w14:paraId="2BBE1683"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사용 전류 범위에서 필요한 DAC 범위와 오프셋을 결정한다. 각 채널의 T/C 전류를 같은 설정에 대응하는 디지털 크기로 변환한다. 설정 불가 조건은 실패 결과로 전달하며 보조 비트 연산을 통해 레지스터 필드를 구성한다.</w:t>
            </w:r>
          </w:p>
        </w:tc>
      </w:tr>
    </w:tbl>
    <w:p w14:paraId="6121FD33" w14:textId="77777777" w:rsidR="00084C76" w:rsidRDefault="00084C76" w:rsidP="00BB7A53">
      <w:pPr>
        <w:pStyle w:val="TDC40"/>
        <w:spacing w:after="0"/>
      </w:pPr>
    </w:p>
    <w:p w14:paraId="6FFB79A5" w14:textId="77777777" w:rsidR="00084C76" w:rsidRDefault="00084C76">
      <w:pPr>
        <w:pStyle w:val="TDC42"/>
      </w:pPr>
      <w:r>
        <w:t xml:space="preserve">표 </w:t>
      </w:r>
      <w:r>
        <w:fldChar w:fldCharType="begin"/>
      </w:r>
      <w:r>
        <w:instrText>SEQ 표 \* ARABIC</w:instrText>
      </w:r>
      <w:r>
        <w:fldChar w:fldCharType="separate"/>
      </w:r>
      <w:r w:rsidR="001A0C22">
        <w:rPr>
          <w:noProof/>
        </w:rPr>
        <w:t>150</w:t>
      </w:r>
      <w:r>
        <w:fldChar w:fldCharType="end"/>
      </w:r>
      <w:r>
        <w:t>. 내부기 DAC 범위와 T/C 변환 / 구현 조건</w:t>
      </w:r>
    </w:p>
    <w:tbl>
      <w:tblPr>
        <w:tblStyle w:val="TDC41"/>
        <w:tblW w:w="8816" w:type="dxa"/>
        <w:tblLayout w:type="fixed"/>
        <w:tblLook w:val="04A0" w:firstRow="1" w:lastRow="0" w:firstColumn="1" w:lastColumn="0" w:noHBand="0" w:noVBand="1"/>
      </w:tblPr>
      <w:tblGrid>
        <w:gridCol w:w="1304"/>
        <w:gridCol w:w="7512"/>
      </w:tblGrid>
      <w:tr w:rsidR="00084C76" w14:paraId="2E13E1A7"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1D76B344" w14:textId="77777777" w:rsidR="00084C76" w:rsidRDefault="00084C76">
            <w:pPr>
              <w:pStyle w:val="TDC0"/>
            </w:pPr>
            <w:r>
              <w:t>구분</w:t>
            </w:r>
          </w:p>
        </w:tc>
        <w:tc>
          <w:tcPr>
            <w:tcW w:w="7512" w:type="dxa"/>
          </w:tcPr>
          <w:p w14:paraId="6DC80926"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구현 조건</w:t>
            </w:r>
          </w:p>
        </w:tc>
      </w:tr>
      <w:tr w:rsidR="00084C76" w14:paraId="34C828A2"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4BC49E68" w14:textId="77777777" w:rsidR="00084C76" w:rsidRDefault="00084C76">
            <w:pPr>
              <w:pStyle w:val="TDCe"/>
            </w:pPr>
            <w:r>
              <w:t>관련 함수</w:t>
            </w:r>
          </w:p>
        </w:tc>
        <w:tc>
          <w:tcPr>
            <w:tcW w:w="7512" w:type="dxa"/>
          </w:tcPr>
          <w:p w14:paraId="50FDD459" w14:textId="77777777" w:rsidR="00084C76" w:rsidRPr="00BB7A53" w:rsidRDefault="00084C76">
            <w:pPr>
              <w:pStyle w:val="TDCf"/>
              <w:cnfStyle w:val="000000000000" w:firstRow="0" w:lastRow="0" w:firstColumn="0" w:lastColumn="0" w:oddVBand="0" w:evenVBand="0" w:oddHBand="0" w:evenHBand="0" w:firstRowFirstColumn="0" w:firstRowLastColumn="0" w:lastRowFirstColumn="0" w:lastRowLastColumn="0"/>
              <w:rPr>
                <w:lang w:val="en-US"/>
              </w:rPr>
            </w:pPr>
            <w:r w:rsidRPr="00BB7A53">
              <w:rPr>
                <w:lang w:val="en-US"/>
              </w:rPr>
              <w:t>setting_stimulationRange, readDAC_offsetValue, data_clearBit</w:t>
            </w:r>
          </w:p>
        </w:tc>
      </w:tr>
    </w:tbl>
    <w:p w14:paraId="7DCBA192" w14:textId="77777777" w:rsidR="00084C76" w:rsidRPr="00BB7A53" w:rsidRDefault="00084C76" w:rsidP="00BB7A53">
      <w:pPr>
        <w:pStyle w:val="TDC40"/>
        <w:spacing w:after="0"/>
        <w:rPr>
          <w:lang w:val="en-US"/>
        </w:rPr>
      </w:pPr>
    </w:p>
    <w:p w14:paraId="5B34614F" w14:textId="77777777" w:rsidR="00230D7D" w:rsidRDefault="00661B5D">
      <w:pPr>
        <w:pStyle w:val="TDC43"/>
      </w:pPr>
      <w:r>
        <w:lastRenderedPageBreak/>
        <w:t>입출력 예 : 내부기 파라미터가 표 146과 같고 펄스폭 25us, 32채널 모두 T=100uA/C=300uA이면 자극 DAC A/오프셋 DAC A를 선택한다. 오프셋 전류=100uA, 오프셋 레지스터=44, T 디지털값=0/C 디지털값=127이고 반환값은 true이다. 범위 선택에 실패하면 false를 반환한다.</w:t>
      </w:r>
    </w:p>
    <w:p w14:paraId="0385EBAB" w14:textId="77777777" w:rsidR="00697371" w:rsidRPr="00E00010" w:rsidRDefault="00220104" w:rsidP="00BB7A53">
      <w:pPr>
        <w:pStyle w:val="TDC43"/>
      </w:pPr>
      <w:r w:rsidRPr="00BB7A53">
        <w:rPr>
          <w:b/>
          <w:bCs/>
        </w:rPr>
        <w:t>흐름 참고 : 필요한 전류 범위를 만족하는 조합을 작은 자극 DAC 범위와 오프셋 범위부터 찾는다. 정수 환산 시 버려지는 소수 부분을 고려하여 디지털값을 계산한다.</w:t>
      </w:r>
    </w:p>
    <w:p w14:paraId="43AEBC0A" w14:textId="77777777" w:rsidR="00BA1805" w:rsidRPr="00E00010" w:rsidRDefault="00BA1805" w:rsidP="00BB7A53">
      <w:pPr>
        <w:pStyle w:val="TDC44"/>
      </w:pPr>
      <w:r w:rsidRPr="00E00010">
        <w:rPr>
          <w:noProof/>
        </w:rPr>
        <w:drawing>
          <wp:inline distT="0" distB="0" distL="0" distR="0" wp14:anchorId="3E4EBC4E" wp14:editId="0010EAF7">
            <wp:extent cx="4320000" cy="4020300"/>
            <wp:effectExtent l="0" t="0" r="0" b="0"/>
            <wp:docPr id="1018" name="Flow CM3-028" descr="SU-ID-CM3-028 내부기 DAC 범위와 T/C 변환 설계 순서도">
              <a:extLst xmlns:a="http://schemas.openxmlformats.org/drawingml/2006/main">
                <a:ext uri="{FF2B5EF4-FFF2-40B4-BE49-F238E27FC236}">
                  <a16:creationId xmlns:a16="http://schemas.microsoft.com/office/drawing/2014/main" id="{E8B69799-F488-0C76-6806-D41022ABA0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그림 256" descr="스크린샷, 어둠, 블랙, 밤이(가) 표시된 사진&#10;&#10;자동 생성된 설명">
                      <a:extLst>
                        <a:ext uri="{FF2B5EF4-FFF2-40B4-BE49-F238E27FC236}">
                          <a16:creationId xmlns:a16="http://schemas.microsoft.com/office/drawing/2014/main" id="{E8B69799-F488-0C76-6806-D41022ABA043}"/>
                        </a:ext>
                      </a:extLst>
                    </pic:cNvPr>
                    <pic:cNvPicPr>
                      <a:picLocks noChangeAspect="1"/>
                    </pic:cNvPicPr>
                  </pic:nvPicPr>
                  <pic:blipFill>
                    <a:blip r:embed="rId35"/>
                    <a:stretch>
                      <a:fillRect/>
                    </a:stretch>
                  </pic:blipFill>
                  <pic:spPr>
                    <a:xfrm>
                      <a:off x="0" y="0"/>
                      <a:ext cx="4320000" cy="4020300"/>
                    </a:xfrm>
                    <a:prstGeom prst="rect">
                      <a:avLst/>
                    </a:prstGeom>
                  </pic:spPr>
                </pic:pic>
              </a:graphicData>
            </a:graphic>
          </wp:inline>
        </w:drawing>
      </w:r>
    </w:p>
    <w:p w14:paraId="217098F6" w14:textId="77777777" w:rsidR="00697371" w:rsidRPr="00E00010" w:rsidRDefault="00220104" w:rsidP="00BB7A53">
      <w:pPr>
        <w:pStyle w:val="TDC45"/>
      </w:pPr>
      <w:r w:rsidRPr="00E00010">
        <w:t>그림 26. SU-ID-CM3-028 내부기 DAC 범위와 T/C 변환 순서도</w:t>
      </w:r>
    </w:p>
    <w:p w14:paraId="77A8DA39" w14:textId="77777777" w:rsidR="000C626C" w:rsidRDefault="000C626C">
      <w:pPr>
        <w:pStyle w:val="TDC40"/>
      </w:pPr>
    </w:p>
    <w:p w14:paraId="23C8BA24" w14:textId="65803B1F" w:rsidR="00697371" w:rsidRDefault="00220104" w:rsidP="00BB7A53">
      <w:pPr>
        <w:pStyle w:val="TDC4"/>
      </w:pPr>
      <w:r>
        <w:t>SU-ID-CM3-029, 자극 파라미터 계산 결과 공유</w:t>
      </w:r>
    </w:p>
    <w:p w14:paraId="1698DAD0" w14:textId="77777777" w:rsidR="00084C76" w:rsidRDefault="00084C76" w:rsidP="00BB7A53">
      <w:pPr>
        <w:pStyle w:val="TDC40"/>
        <w:keepNext/>
      </w:pPr>
      <w:r>
        <w:t>신호처리 코어와 내부기 설정이 동일한 자극 파라미터를 사용하게 한다.</w:t>
      </w:r>
    </w:p>
    <w:p w14:paraId="010F1DA1" w14:textId="77777777" w:rsidR="00084C76" w:rsidRDefault="00084C76">
      <w:pPr>
        <w:pStyle w:val="TDC42"/>
      </w:pPr>
      <w:r>
        <w:t xml:space="preserve">표 </w:t>
      </w:r>
      <w:r>
        <w:fldChar w:fldCharType="begin"/>
      </w:r>
      <w:r>
        <w:instrText>SEQ 표 \* ARABIC</w:instrText>
      </w:r>
      <w:r>
        <w:fldChar w:fldCharType="separate"/>
      </w:r>
      <w:r w:rsidR="001A0C22">
        <w:rPr>
          <w:noProof/>
        </w:rPr>
        <w:t>151</w:t>
      </w:r>
      <w:r>
        <w:fldChar w:fldCharType="end"/>
      </w:r>
      <w:r>
        <w:t>. 자극 파라미터 계산 결과 공유 / 유닛 설계 내용</w:t>
      </w:r>
    </w:p>
    <w:tbl>
      <w:tblPr>
        <w:tblStyle w:val="TDC41"/>
        <w:tblW w:w="8816" w:type="dxa"/>
        <w:tblLayout w:type="fixed"/>
        <w:tblLook w:val="04A0" w:firstRow="1" w:lastRow="0" w:firstColumn="1" w:lastColumn="0" w:noHBand="0" w:noVBand="1"/>
      </w:tblPr>
      <w:tblGrid>
        <w:gridCol w:w="1304"/>
        <w:gridCol w:w="7512"/>
      </w:tblGrid>
      <w:tr w:rsidR="00084C76" w14:paraId="4E1B0E53"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3BF06894" w14:textId="77777777" w:rsidR="00084C76" w:rsidRDefault="00084C76">
            <w:pPr>
              <w:pStyle w:val="TDC0"/>
            </w:pPr>
            <w:r>
              <w:t>항목</w:t>
            </w:r>
          </w:p>
        </w:tc>
        <w:tc>
          <w:tcPr>
            <w:tcW w:w="7512" w:type="dxa"/>
          </w:tcPr>
          <w:p w14:paraId="10E8CD5C"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설계 내용</w:t>
            </w:r>
          </w:p>
        </w:tc>
      </w:tr>
      <w:tr w:rsidR="00084C76" w14:paraId="148FDB46"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7F016010" w14:textId="77777777" w:rsidR="00084C76" w:rsidRDefault="00084C76">
            <w:pPr>
              <w:pStyle w:val="TDCe"/>
            </w:pPr>
            <w:r>
              <w:t>입력</w:t>
            </w:r>
          </w:p>
        </w:tc>
        <w:tc>
          <w:tcPr>
            <w:tcW w:w="7512" w:type="dxa"/>
          </w:tcPr>
          <w:p w14:paraId="72CF44D0"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현재 맵의 펄스폭/전략/대역 수/T/C</w:t>
            </w:r>
          </w:p>
        </w:tc>
      </w:tr>
      <w:tr w:rsidR="00084C76" w14:paraId="6ABD584D"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6DDBBBB5" w14:textId="77777777" w:rsidR="00084C76" w:rsidRDefault="00084C76">
            <w:pPr>
              <w:pStyle w:val="TDCe"/>
            </w:pPr>
            <w:r>
              <w:lastRenderedPageBreak/>
              <w:t>출력</w:t>
            </w:r>
          </w:p>
        </w:tc>
        <w:tc>
          <w:tcPr>
            <w:tcW w:w="7512" w:type="dxa"/>
          </w:tcPr>
          <w:p w14:paraId="21BD0033"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CFX 공유 프레임 수/T/C 배열 및 계산 성공 여부</w:t>
            </w:r>
          </w:p>
        </w:tc>
      </w:tr>
      <w:tr w:rsidR="00084C76" w14:paraId="7AA4FC81"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7CF16F84" w14:textId="77777777" w:rsidR="00084C76" w:rsidRDefault="00084C76">
            <w:pPr>
              <w:pStyle w:val="TDCe"/>
            </w:pPr>
            <w:r>
              <w:t>처리</w:t>
            </w:r>
          </w:p>
        </w:tc>
        <w:tc>
          <w:tcPr>
            <w:tcW w:w="7512" w:type="dxa"/>
          </w:tcPr>
          <w:p w14:paraId="55500A38"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계산 시작 시 PCM을 NOP 대기로 전환한다. 프레임과 DAC 파라미터를 계산하고 32개 T/C 값을 공유한다. NofM이며 대역 수가 16 이상이면 채널당 3프레임/1ms당 8채널을 적용한다. 범위 계산의 성공 여부를 반환한다.</w:t>
            </w:r>
          </w:p>
        </w:tc>
      </w:tr>
    </w:tbl>
    <w:p w14:paraId="2677CBDD" w14:textId="77777777" w:rsidR="00084C76" w:rsidRDefault="00084C76" w:rsidP="00BB7A53">
      <w:pPr>
        <w:pStyle w:val="TDC40"/>
        <w:spacing w:after="0"/>
      </w:pPr>
    </w:p>
    <w:p w14:paraId="5CD49F72" w14:textId="77777777" w:rsidR="00084C76" w:rsidRDefault="00084C76">
      <w:pPr>
        <w:pStyle w:val="TDC42"/>
      </w:pPr>
      <w:r>
        <w:t xml:space="preserve">표 </w:t>
      </w:r>
      <w:r>
        <w:fldChar w:fldCharType="begin"/>
      </w:r>
      <w:r>
        <w:instrText>SEQ 표 \* ARABIC</w:instrText>
      </w:r>
      <w:r>
        <w:fldChar w:fldCharType="separate"/>
      </w:r>
      <w:r w:rsidR="001A0C22">
        <w:rPr>
          <w:noProof/>
        </w:rPr>
        <w:t>152</w:t>
      </w:r>
      <w:r>
        <w:fldChar w:fldCharType="end"/>
      </w:r>
      <w:r>
        <w:t>. 자극 파라미터 계산 결과 공유 / 구현 조건</w:t>
      </w:r>
    </w:p>
    <w:tbl>
      <w:tblPr>
        <w:tblStyle w:val="TDC41"/>
        <w:tblW w:w="8816" w:type="dxa"/>
        <w:tblLayout w:type="fixed"/>
        <w:tblLook w:val="04A0" w:firstRow="1" w:lastRow="0" w:firstColumn="1" w:lastColumn="0" w:noHBand="0" w:noVBand="1"/>
      </w:tblPr>
      <w:tblGrid>
        <w:gridCol w:w="1304"/>
        <w:gridCol w:w="7512"/>
      </w:tblGrid>
      <w:tr w:rsidR="00084C76" w14:paraId="3292CF27"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63F5C129" w14:textId="77777777" w:rsidR="00084C76" w:rsidRDefault="00084C76">
            <w:pPr>
              <w:pStyle w:val="TDC0"/>
            </w:pPr>
            <w:r>
              <w:t>구분</w:t>
            </w:r>
          </w:p>
        </w:tc>
        <w:tc>
          <w:tcPr>
            <w:tcW w:w="7512" w:type="dxa"/>
          </w:tcPr>
          <w:p w14:paraId="66003F8C"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구현 조건</w:t>
            </w:r>
          </w:p>
        </w:tc>
      </w:tr>
      <w:tr w:rsidR="00084C76" w14:paraId="4765B990"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4521D738" w14:textId="77777777" w:rsidR="00084C76" w:rsidRDefault="00084C76">
            <w:pPr>
              <w:pStyle w:val="TDCe"/>
            </w:pPr>
            <w:r>
              <w:t>관련 함수</w:t>
            </w:r>
          </w:p>
        </w:tc>
        <w:tc>
          <w:tcPr>
            <w:tcW w:w="7512" w:type="dxa"/>
          </w:tcPr>
          <w:p w14:paraId="3E4A6732"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calculationStimulParaN_cfxShare</w:t>
            </w:r>
          </w:p>
        </w:tc>
      </w:tr>
      <w:tr w:rsidR="00084C76" w14:paraId="61C65912"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248C9F55" w14:textId="77777777" w:rsidR="00084C76" w:rsidRDefault="00084C76">
            <w:pPr>
              <w:pStyle w:val="TDCe"/>
            </w:pPr>
            <w:r>
              <w:t>동작 조건</w:t>
            </w:r>
          </w:p>
        </w:tc>
        <w:tc>
          <w:tcPr>
            <w:tcW w:w="7512" w:type="dxa"/>
          </w:tcPr>
          <w:p w14:paraId="41C94770"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NofM 32대역에서 프레임 수=3, 전송 채널 수=8이다. T/C 배열은 변환 결과와 같고 범위 계산 반환값이 상위 처리에 전달되어야 한다.</w:t>
            </w:r>
          </w:p>
        </w:tc>
      </w:tr>
    </w:tbl>
    <w:p w14:paraId="1153E906" w14:textId="77777777" w:rsidR="00084C76" w:rsidRDefault="00084C76" w:rsidP="00BB7A53">
      <w:pPr>
        <w:pStyle w:val="TDC40"/>
        <w:spacing w:after="0"/>
      </w:pPr>
    </w:p>
    <w:p w14:paraId="58FE952E" w14:textId="7BB8525E" w:rsidR="00697371" w:rsidRPr="00E00010" w:rsidRDefault="00220104" w:rsidP="00BB7A53">
      <w:pPr>
        <w:pStyle w:val="TDC43"/>
      </w:pPr>
      <w:r w:rsidRPr="00BB7A53">
        <w:rPr>
          <w:b/>
          <w:bCs/>
        </w:rPr>
        <w:t>흐름 참고 : NofM에 사용할 맵은 대역 수가 16 이상이어야 한다. 이 유닛은 계산 결과와 성공 여부를 반환하고, 호출자는 결과를 확인한 뒤 계산 완료 상태를 CFX에 알린다.</w:t>
      </w:r>
    </w:p>
    <w:p w14:paraId="39ADF5CE" w14:textId="77777777" w:rsidR="00BA1805" w:rsidRPr="00E00010" w:rsidRDefault="00BA1805" w:rsidP="00BB7A53">
      <w:pPr>
        <w:pStyle w:val="TDC44"/>
        <w:pageBreakBefore/>
      </w:pPr>
      <w:r w:rsidRPr="00E00010">
        <w:rPr>
          <w:noProof/>
        </w:rPr>
        <w:lastRenderedPageBreak/>
        <w:drawing>
          <wp:inline distT="0" distB="0" distL="0" distR="0" wp14:anchorId="3E4EBC4E" wp14:editId="0010EAF7">
            <wp:extent cx="4320000" cy="4171500"/>
            <wp:effectExtent l="0" t="0" r="0" b="0"/>
            <wp:docPr id="1019" name="Flow CM3-029" descr="SU-ID-CM3-029 자극 파라미터 계산 결과 공유 설계 순서도">
              <a:extLst xmlns:a="http://schemas.openxmlformats.org/drawingml/2006/main">
                <a:ext uri="{FF2B5EF4-FFF2-40B4-BE49-F238E27FC236}">
                  <a16:creationId xmlns:a16="http://schemas.microsoft.com/office/drawing/2014/main" id="{E8B69799-F488-0C76-6806-D41022ABA0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그림 256" descr="스크린샷, 어둠, 블랙, 밤이(가) 표시된 사진&#10;&#10;자동 생성된 설명">
                      <a:extLst>
                        <a:ext uri="{FF2B5EF4-FFF2-40B4-BE49-F238E27FC236}">
                          <a16:creationId xmlns:a16="http://schemas.microsoft.com/office/drawing/2014/main" id="{E8B69799-F488-0C76-6806-D41022ABA043}"/>
                        </a:ext>
                      </a:extLst>
                    </pic:cNvPr>
                    <pic:cNvPicPr>
                      <a:picLocks noChangeAspect="1"/>
                    </pic:cNvPicPr>
                  </pic:nvPicPr>
                  <pic:blipFill>
                    <a:blip r:embed="rId36"/>
                    <a:stretch>
                      <a:fillRect/>
                    </a:stretch>
                  </pic:blipFill>
                  <pic:spPr>
                    <a:xfrm>
                      <a:off x="0" y="0"/>
                      <a:ext cx="4320000" cy="4171500"/>
                    </a:xfrm>
                    <a:prstGeom prst="rect">
                      <a:avLst/>
                    </a:prstGeom>
                  </pic:spPr>
                </pic:pic>
              </a:graphicData>
            </a:graphic>
          </wp:inline>
        </w:drawing>
      </w:r>
    </w:p>
    <w:p w14:paraId="7848051B" w14:textId="52C48522" w:rsidR="00697371" w:rsidRDefault="00220104" w:rsidP="00BB7A53">
      <w:pPr>
        <w:pStyle w:val="TDC40"/>
      </w:pPr>
      <w:r w:rsidRPr="00BB7A53">
        <w:rPr>
          <w:sz w:val="22"/>
          <w:szCs w:val="22"/>
        </w:rPr>
        <w:t>그림 27</w:t>
      </w:r>
      <w:r w:rsidRPr="00BB7A53">
        <w:rPr>
          <w:sz w:val="22"/>
        </w:rPr>
        <w:t>. SU-ID-CM3-</w:t>
      </w:r>
      <w:r w:rsidRPr="00BB7A53">
        <w:rPr>
          <w:sz w:val="22"/>
          <w:szCs w:val="22"/>
        </w:rPr>
        <w:t>029</w:t>
      </w:r>
      <w:r w:rsidRPr="00BB7A53">
        <w:rPr>
          <w:sz w:val="22"/>
        </w:rPr>
        <w:t xml:space="preserve"> 자극 </w:t>
      </w:r>
      <w:r w:rsidRPr="00E00010">
        <w:t>파라미터 계산 결과 공유 순서도</w:t>
      </w:r>
    </w:p>
    <w:p w14:paraId="0076E50B" w14:textId="77777777" w:rsidR="00697371" w:rsidRDefault="00220104" w:rsidP="00BB7A53">
      <w:pPr>
        <w:pStyle w:val="TDC2"/>
        <w:pageBreakBefore/>
      </w:pPr>
      <w:bookmarkStart w:id="593" w:name="_Toc241675572"/>
      <w:bookmarkStart w:id="594" w:name="_Toc242733604"/>
      <w:bookmarkStart w:id="595" w:name="_Toc242775058"/>
      <w:bookmarkStart w:id="596" w:name="_Toc242776760"/>
      <w:bookmarkStart w:id="597" w:name="_Toc242778219"/>
      <w:bookmarkStart w:id="598" w:name="_Toc241675573"/>
      <w:bookmarkStart w:id="599" w:name="_Toc242733605"/>
      <w:bookmarkStart w:id="600" w:name="_Toc242775059"/>
      <w:bookmarkStart w:id="601" w:name="_Toc242776761"/>
      <w:bookmarkStart w:id="602" w:name="_Toc242778220"/>
      <w:bookmarkStart w:id="603" w:name="_Toc241675574"/>
      <w:bookmarkStart w:id="604" w:name="_Toc242733606"/>
      <w:bookmarkStart w:id="605" w:name="_Toc242775060"/>
      <w:bookmarkStart w:id="606" w:name="_Toc242776762"/>
      <w:bookmarkStart w:id="607" w:name="_Toc242778221"/>
      <w:bookmarkStart w:id="608" w:name="_Toc241675575"/>
      <w:bookmarkStart w:id="609" w:name="_Toc242733607"/>
      <w:bookmarkStart w:id="610" w:name="_Toc242775061"/>
      <w:bookmarkStart w:id="611" w:name="_Toc242776763"/>
      <w:bookmarkStart w:id="612" w:name="_Toc242778222"/>
      <w:bookmarkStart w:id="613" w:name="_Toc241675576"/>
      <w:bookmarkStart w:id="614" w:name="_Toc242733608"/>
      <w:bookmarkStart w:id="615" w:name="_Toc242775062"/>
      <w:bookmarkStart w:id="616" w:name="_Toc242776764"/>
      <w:bookmarkStart w:id="617" w:name="_Toc242778223"/>
      <w:bookmarkStart w:id="618" w:name="_Toc241675577"/>
      <w:bookmarkStart w:id="619" w:name="_Toc242733609"/>
      <w:bookmarkStart w:id="620" w:name="_Toc242775063"/>
      <w:bookmarkStart w:id="621" w:name="_Toc242776765"/>
      <w:bookmarkStart w:id="622" w:name="_Toc242778224"/>
      <w:bookmarkStart w:id="623" w:name="_Toc241675578"/>
      <w:bookmarkStart w:id="624" w:name="_Toc242733610"/>
      <w:bookmarkStart w:id="625" w:name="_Toc242775064"/>
      <w:bookmarkStart w:id="626" w:name="_Toc242776766"/>
      <w:bookmarkStart w:id="627" w:name="_Toc242778225"/>
      <w:bookmarkStart w:id="628" w:name="_Toc241675579"/>
      <w:bookmarkStart w:id="629" w:name="_Toc242733611"/>
      <w:bookmarkStart w:id="630" w:name="_Toc242775065"/>
      <w:bookmarkStart w:id="631" w:name="_Toc242776767"/>
      <w:bookmarkStart w:id="632" w:name="_Toc242778226"/>
      <w:bookmarkStart w:id="633" w:name="_Toc180573633"/>
      <w:bookmarkStart w:id="634" w:name="_Toc242778227"/>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r>
        <w:lastRenderedPageBreak/>
        <w:t>Internal Stimulation Device Execution Module</w:t>
      </w:r>
      <w:bookmarkEnd w:id="633"/>
      <w:bookmarkEnd w:id="634"/>
    </w:p>
    <w:p w14:paraId="23F8D254" w14:textId="52DEBBFB" w:rsidR="00697371" w:rsidRDefault="00220104" w:rsidP="00BB7A53">
      <w:pPr>
        <w:pStyle w:val="TDC3"/>
      </w:pPr>
      <w:bookmarkStart w:id="635" w:name="_Toc241675581"/>
      <w:bookmarkStart w:id="636" w:name="_Toc242733613"/>
      <w:bookmarkStart w:id="637" w:name="_Toc242775067"/>
      <w:bookmarkStart w:id="638" w:name="_Toc242776769"/>
      <w:bookmarkStart w:id="639" w:name="_Toc242778228"/>
      <w:bookmarkStart w:id="640" w:name="_Toc241675582"/>
      <w:bookmarkStart w:id="641" w:name="_Toc242733614"/>
      <w:bookmarkStart w:id="642" w:name="_Toc242775068"/>
      <w:bookmarkStart w:id="643" w:name="_Toc242776770"/>
      <w:bookmarkStart w:id="644" w:name="_Toc242778229"/>
      <w:bookmarkStart w:id="645" w:name="_Toc241675583"/>
      <w:bookmarkStart w:id="646" w:name="_Toc242733615"/>
      <w:bookmarkStart w:id="647" w:name="_Toc242775069"/>
      <w:bookmarkStart w:id="648" w:name="_Toc242776771"/>
      <w:bookmarkStart w:id="649" w:name="_Toc242778230"/>
      <w:bookmarkStart w:id="650" w:name="_Toc241675584"/>
      <w:bookmarkStart w:id="651" w:name="_Toc242733616"/>
      <w:bookmarkStart w:id="652" w:name="_Toc242775070"/>
      <w:bookmarkStart w:id="653" w:name="_Toc242776772"/>
      <w:bookmarkStart w:id="654" w:name="_Toc242778231"/>
      <w:bookmarkStart w:id="655" w:name="_Toc241675585"/>
      <w:bookmarkStart w:id="656" w:name="_Toc242733617"/>
      <w:bookmarkStart w:id="657" w:name="_Toc242775071"/>
      <w:bookmarkStart w:id="658" w:name="_Toc242776773"/>
      <w:bookmarkStart w:id="659" w:name="_Toc242778232"/>
      <w:bookmarkStart w:id="660" w:name="_Toc241675586"/>
      <w:bookmarkStart w:id="661" w:name="_Toc242733618"/>
      <w:bookmarkStart w:id="662" w:name="_Toc242775072"/>
      <w:bookmarkStart w:id="663" w:name="_Toc242776774"/>
      <w:bookmarkStart w:id="664" w:name="_Toc242778233"/>
      <w:bookmarkStart w:id="665" w:name="_Toc241675587"/>
      <w:bookmarkStart w:id="666" w:name="_Toc242733619"/>
      <w:bookmarkStart w:id="667" w:name="_Toc242775073"/>
      <w:bookmarkStart w:id="668" w:name="_Toc242776775"/>
      <w:bookmarkStart w:id="669" w:name="_Toc242778234"/>
      <w:bookmarkStart w:id="670" w:name="_Toc241675588"/>
      <w:bookmarkStart w:id="671" w:name="_Toc242733620"/>
      <w:bookmarkStart w:id="672" w:name="_Toc242775074"/>
      <w:bookmarkStart w:id="673" w:name="_Toc242776776"/>
      <w:bookmarkStart w:id="674" w:name="_Toc242778235"/>
      <w:bookmarkStart w:id="675" w:name="_Toc241675589"/>
      <w:bookmarkStart w:id="676" w:name="_Toc242733621"/>
      <w:bookmarkStart w:id="677" w:name="_Toc242775075"/>
      <w:bookmarkStart w:id="678" w:name="_Toc242776777"/>
      <w:bookmarkStart w:id="679" w:name="_Toc242778236"/>
      <w:bookmarkStart w:id="680" w:name="_Toc241675590"/>
      <w:bookmarkStart w:id="681" w:name="_Toc242733622"/>
      <w:bookmarkStart w:id="682" w:name="_Toc242775076"/>
      <w:bookmarkStart w:id="683" w:name="_Toc242776778"/>
      <w:bookmarkStart w:id="684" w:name="_Toc242778237"/>
      <w:bookmarkStart w:id="685" w:name="_Toc241675591"/>
      <w:bookmarkStart w:id="686" w:name="_Toc242733623"/>
      <w:bookmarkStart w:id="687" w:name="_Toc242775077"/>
      <w:bookmarkStart w:id="688" w:name="_Toc242776779"/>
      <w:bookmarkStart w:id="689" w:name="_Toc242778238"/>
      <w:bookmarkStart w:id="690" w:name="_Toc241675592"/>
      <w:bookmarkStart w:id="691" w:name="_Toc242733624"/>
      <w:bookmarkStart w:id="692" w:name="_Toc242775078"/>
      <w:bookmarkStart w:id="693" w:name="_Toc242776780"/>
      <w:bookmarkStart w:id="694" w:name="_Toc242778239"/>
      <w:bookmarkStart w:id="695" w:name="_Toc241675593"/>
      <w:bookmarkStart w:id="696" w:name="_Toc242733625"/>
      <w:bookmarkStart w:id="697" w:name="_Toc242775079"/>
      <w:bookmarkStart w:id="698" w:name="_Toc242776781"/>
      <w:bookmarkStart w:id="699" w:name="_Toc242778240"/>
      <w:bookmarkStart w:id="700" w:name="_Toc241675594"/>
      <w:bookmarkStart w:id="701" w:name="_Toc242733626"/>
      <w:bookmarkStart w:id="702" w:name="_Toc242775080"/>
      <w:bookmarkStart w:id="703" w:name="_Toc242776782"/>
      <w:bookmarkStart w:id="704" w:name="_Toc242778241"/>
      <w:bookmarkStart w:id="705" w:name="_Toc241675595"/>
      <w:bookmarkStart w:id="706" w:name="_Toc242733627"/>
      <w:bookmarkStart w:id="707" w:name="_Toc242775081"/>
      <w:bookmarkStart w:id="708" w:name="_Toc242776783"/>
      <w:bookmarkStart w:id="709" w:name="_Toc242778242"/>
      <w:bookmarkStart w:id="710" w:name="_Toc241675596"/>
      <w:bookmarkStart w:id="711" w:name="_Toc242733628"/>
      <w:bookmarkStart w:id="712" w:name="_Toc242775082"/>
      <w:bookmarkStart w:id="713" w:name="_Toc242776784"/>
      <w:bookmarkStart w:id="714" w:name="_Toc242778243"/>
      <w:bookmarkStart w:id="715" w:name="_Toc241675597"/>
      <w:bookmarkStart w:id="716" w:name="_Toc242733629"/>
      <w:bookmarkStart w:id="717" w:name="_Toc242775083"/>
      <w:bookmarkStart w:id="718" w:name="_Toc242776785"/>
      <w:bookmarkStart w:id="719" w:name="_Toc242778244"/>
      <w:bookmarkStart w:id="720" w:name="_Toc241675598"/>
      <w:bookmarkStart w:id="721" w:name="_Toc242733630"/>
      <w:bookmarkStart w:id="722" w:name="_Toc242775084"/>
      <w:bookmarkStart w:id="723" w:name="_Toc242776786"/>
      <w:bookmarkStart w:id="724" w:name="_Toc242778245"/>
      <w:bookmarkStart w:id="725" w:name="_Toc241675599"/>
      <w:bookmarkStart w:id="726" w:name="_Toc242733631"/>
      <w:bookmarkStart w:id="727" w:name="_Toc242775085"/>
      <w:bookmarkStart w:id="728" w:name="_Toc242776787"/>
      <w:bookmarkStart w:id="729" w:name="_Toc242778246"/>
      <w:bookmarkStart w:id="730" w:name="_Toc241675600"/>
      <w:bookmarkStart w:id="731" w:name="_Toc242733632"/>
      <w:bookmarkStart w:id="732" w:name="_Toc242775086"/>
      <w:bookmarkStart w:id="733" w:name="_Toc242776788"/>
      <w:bookmarkStart w:id="734" w:name="_Toc242778247"/>
      <w:bookmarkStart w:id="735" w:name="_Toc241675601"/>
      <w:bookmarkStart w:id="736" w:name="_Toc242733633"/>
      <w:bookmarkStart w:id="737" w:name="_Toc242775087"/>
      <w:bookmarkStart w:id="738" w:name="_Toc242776789"/>
      <w:bookmarkStart w:id="739" w:name="_Toc242778248"/>
      <w:bookmarkStart w:id="740" w:name="_Toc241675602"/>
      <w:bookmarkStart w:id="741" w:name="_Toc242733634"/>
      <w:bookmarkStart w:id="742" w:name="_Toc242775088"/>
      <w:bookmarkStart w:id="743" w:name="_Toc242776790"/>
      <w:bookmarkStart w:id="744" w:name="_Toc242778249"/>
      <w:bookmarkStart w:id="745" w:name="_Toc241675603"/>
      <w:bookmarkStart w:id="746" w:name="_Toc242733635"/>
      <w:bookmarkStart w:id="747" w:name="_Toc242775089"/>
      <w:bookmarkStart w:id="748" w:name="_Toc242776791"/>
      <w:bookmarkStart w:id="749" w:name="_Toc242778250"/>
      <w:bookmarkStart w:id="750" w:name="_Toc241675604"/>
      <w:bookmarkStart w:id="751" w:name="_Toc242733636"/>
      <w:bookmarkStart w:id="752" w:name="_Toc242775090"/>
      <w:bookmarkStart w:id="753" w:name="_Toc242776792"/>
      <w:bookmarkStart w:id="754" w:name="_Toc242778251"/>
      <w:bookmarkStart w:id="755" w:name="_Toc241675605"/>
      <w:bookmarkStart w:id="756" w:name="_Toc242733637"/>
      <w:bookmarkStart w:id="757" w:name="_Toc242775091"/>
      <w:bookmarkStart w:id="758" w:name="_Toc242776793"/>
      <w:bookmarkStart w:id="759" w:name="_Toc242778252"/>
      <w:bookmarkStart w:id="760" w:name="_Toc241675606"/>
      <w:bookmarkStart w:id="761" w:name="_Toc242733638"/>
      <w:bookmarkStart w:id="762" w:name="_Toc242775092"/>
      <w:bookmarkStart w:id="763" w:name="_Toc242776794"/>
      <w:bookmarkStart w:id="764" w:name="_Toc242778253"/>
      <w:bookmarkStart w:id="765" w:name="_Toc241675607"/>
      <w:bookmarkStart w:id="766" w:name="_Toc242733639"/>
      <w:bookmarkStart w:id="767" w:name="_Toc242775093"/>
      <w:bookmarkStart w:id="768" w:name="_Toc242776795"/>
      <w:bookmarkStart w:id="769" w:name="_Toc242778254"/>
      <w:bookmarkStart w:id="770" w:name="_Toc241675608"/>
      <w:bookmarkStart w:id="771" w:name="_Toc242733640"/>
      <w:bookmarkStart w:id="772" w:name="_Toc242775094"/>
      <w:bookmarkStart w:id="773" w:name="_Toc242776796"/>
      <w:bookmarkStart w:id="774" w:name="_Toc242778255"/>
      <w:bookmarkStart w:id="775" w:name="_Toc241675609"/>
      <w:bookmarkStart w:id="776" w:name="_Toc242733641"/>
      <w:bookmarkStart w:id="777" w:name="_Toc242775095"/>
      <w:bookmarkStart w:id="778" w:name="_Toc242776797"/>
      <w:bookmarkStart w:id="779" w:name="_Toc242778256"/>
      <w:bookmarkStart w:id="780" w:name="_Toc241675610"/>
      <w:bookmarkStart w:id="781" w:name="_Toc242733642"/>
      <w:bookmarkStart w:id="782" w:name="_Toc242775096"/>
      <w:bookmarkStart w:id="783" w:name="_Toc242776798"/>
      <w:bookmarkStart w:id="784" w:name="_Toc242778257"/>
      <w:bookmarkStart w:id="785" w:name="_Toc241675611"/>
      <w:bookmarkStart w:id="786" w:name="_Toc242733643"/>
      <w:bookmarkStart w:id="787" w:name="_Toc242775097"/>
      <w:bookmarkStart w:id="788" w:name="_Toc242776799"/>
      <w:bookmarkStart w:id="789" w:name="_Toc242778258"/>
      <w:bookmarkStart w:id="790" w:name="_Toc241675612"/>
      <w:bookmarkStart w:id="791" w:name="_Toc242733644"/>
      <w:bookmarkStart w:id="792" w:name="_Toc242775098"/>
      <w:bookmarkStart w:id="793" w:name="_Toc242776800"/>
      <w:bookmarkStart w:id="794" w:name="_Toc242778259"/>
      <w:bookmarkStart w:id="795" w:name="_Toc241675613"/>
      <w:bookmarkStart w:id="796" w:name="_Toc242733645"/>
      <w:bookmarkStart w:id="797" w:name="_Toc242775099"/>
      <w:bookmarkStart w:id="798" w:name="_Toc242776801"/>
      <w:bookmarkStart w:id="799" w:name="_Toc242778260"/>
      <w:bookmarkStart w:id="800" w:name="_Toc241675614"/>
      <w:bookmarkStart w:id="801" w:name="_Toc242733646"/>
      <w:bookmarkStart w:id="802" w:name="_Toc242775100"/>
      <w:bookmarkStart w:id="803" w:name="_Toc242776802"/>
      <w:bookmarkStart w:id="804" w:name="_Toc242778261"/>
      <w:bookmarkStart w:id="805" w:name="_Toc241675615"/>
      <w:bookmarkStart w:id="806" w:name="_Toc242733647"/>
      <w:bookmarkStart w:id="807" w:name="_Toc242775101"/>
      <w:bookmarkStart w:id="808" w:name="_Toc242776803"/>
      <w:bookmarkStart w:id="809" w:name="_Toc242778262"/>
      <w:bookmarkStart w:id="810" w:name="_Toc241675616"/>
      <w:bookmarkStart w:id="811" w:name="_Toc242733648"/>
      <w:bookmarkStart w:id="812" w:name="_Toc242775102"/>
      <w:bookmarkStart w:id="813" w:name="_Toc242776804"/>
      <w:bookmarkStart w:id="814" w:name="_Toc242778263"/>
      <w:bookmarkStart w:id="815" w:name="_Toc241675617"/>
      <w:bookmarkStart w:id="816" w:name="_Toc242733649"/>
      <w:bookmarkStart w:id="817" w:name="_Toc242775103"/>
      <w:bookmarkStart w:id="818" w:name="_Toc242776805"/>
      <w:bookmarkStart w:id="819" w:name="_Toc242778264"/>
      <w:bookmarkStart w:id="820" w:name="_Toc241675618"/>
      <w:bookmarkStart w:id="821" w:name="_Toc242733650"/>
      <w:bookmarkStart w:id="822" w:name="_Toc242775104"/>
      <w:bookmarkStart w:id="823" w:name="_Toc242776806"/>
      <w:bookmarkStart w:id="824" w:name="_Toc242778265"/>
      <w:bookmarkStart w:id="825" w:name="_Toc241675619"/>
      <w:bookmarkStart w:id="826" w:name="_Toc242733651"/>
      <w:bookmarkStart w:id="827" w:name="_Toc242775105"/>
      <w:bookmarkStart w:id="828" w:name="_Toc242776807"/>
      <w:bookmarkStart w:id="829" w:name="_Toc242778266"/>
      <w:bookmarkStart w:id="830" w:name="_Toc241675620"/>
      <w:bookmarkStart w:id="831" w:name="_Toc242733652"/>
      <w:bookmarkStart w:id="832" w:name="_Toc242775106"/>
      <w:bookmarkStart w:id="833" w:name="_Toc242776808"/>
      <w:bookmarkStart w:id="834" w:name="_Toc242778267"/>
      <w:bookmarkStart w:id="835" w:name="_Toc241675621"/>
      <w:bookmarkStart w:id="836" w:name="_Toc242733653"/>
      <w:bookmarkStart w:id="837" w:name="_Toc242775107"/>
      <w:bookmarkStart w:id="838" w:name="_Toc242776809"/>
      <w:bookmarkStart w:id="839" w:name="_Toc242778268"/>
      <w:bookmarkStart w:id="840" w:name="_Toc241675622"/>
      <w:bookmarkStart w:id="841" w:name="_Toc242733654"/>
      <w:bookmarkStart w:id="842" w:name="_Toc242775108"/>
      <w:bookmarkStart w:id="843" w:name="_Toc242776810"/>
      <w:bookmarkStart w:id="844" w:name="_Toc242778269"/>
      <w:bookmarkStart w:id="845" w:name="_Toc241675623"/>
      <w:bookmarkStart w:id="846" w:name="_Toc242733655"/>
      <w:bookmarkStart w:id="847" w:name="_Toc242775109"/>
      <w:bookmarkStart w:id="848" w:name="_Toc242776811"/>
      <w:bookmarkStart w:id="849" w:name="_Toc242778270"/>
      <w:bookmarkStart w:id="850" w:name="_Toc241675624"/>
      <w:bookmarkStart w:id="851" w:name="_Toc242733656"/>
      <w:bookmarkStart w:id="852" w:name="_Toc242775110"/>
      <w:bookmarkStart w:id="853" w:name="_Toc242776812"/>
      <w:bookmarkStart w:id="854" w:name="_Toc242778271"/>
      <w:bookmarkStart w:id="855" w:name="_Toc241675625"/>
      <w:bookmarkStart w:id="856" w:name="_Toc242733657"/>
      <w:bookmarkStart w:id="857" w:name="_Toc242775111"/>
      <w:bookmarkStart w:id="858" w:name="_Toc242776813"/>
      <w:bookmarkStart w:id="859" w:name="_Toc242778272"/>
      <w:bookmarkStart w:id="860" w:name="_Toc241675626"/>
      <w:bookmarkStart w:id="861" w:name="_Toc242733658"/>
      <w:bookmarkStart w:id="862" w:name="_Toc242775112"/>
      <w:bookmarkStart w:id="863" w:name="_Toc242776814"/>
      <w:bookmarkStart w:id="864" w:name="_Toc242778273"/>
      <w:bookmarkStart w:id="865" w:name="_Toc241675627"/>
      <w:bookmarkStart w:id="866" w:name="_Toc242733659"/>
      <w:bookmarkStart w:id="867" w:name="_Toc242775113"/>
      <w:bookmarkStart w:id="868" w:name="_Toc242776815"/>
      <w:bookmarkStart w:id="869" w:name="_Toc242778274"/>
      <w:bookmarkStart w:id="870" w:name="_Toc241675628"/>
      <w:bookmarkStart w:id="871" w:name="_Toc242733660"/>
      <w:bookmarkStart w:id="872" w:name="_Toc242775114"/>
      <w:bookmarkStart w:id="873" w:name="_Toc242776816"/>
      <w:bookmarkStart w:id="874" w:name="_Toc242778275"/>
      <w:bookmarkStart w:id="875" w:name="_Toc241675629"/>
      <w:bookmarkStart w:id="876" w:name="_Toc242733661"/>
      <w:bookmarkStart w:id="877" w:name="_Toc242775115"/>
      <w:bookmarkStart w:id="878" w:name="_Toc242776817"/>
      <w:bookmarkStart w:id="879" w:name="_Toc242778276"/>
      <w:bookmarkStart w:id="880" w:name="_Toc241675630"/>
      <w:bookmarkStart w:id="881" w:name="_Toc242733662"/>
      <w:bookmarkStart w:id="882" w:name="_Toc242775116"/>
      <w:bookmarkStart w:id="883" w:name="_Toc242776818"/>
      <w:bookmarkStart w:id="884" w:name="_Toc242778277"/>
      <w:bookmarkStart w:id="885" w:name="_Toc241675631"/>
      <w:bookmarkStart w:id="886" w:name="_Toc242733663"/>
      <w:bookmarkStart w:id="887" w:name="_Toc242775117"/>
      <w:bookmarkStart w:id="888" w:name="_Toc242776819"/>
      <w:bookmarkStart w:id="889" w:name="_Toc242778278"/>
      <w:bookmarkStart w:id="890" w:name="_Toc241675632"/>
      <w:bookmarkStart w:id="891" w:name="_Toc242733664"/>
      <w:bookmarkStart w:id="892" w:name="_Toc242775118"/>
      <w:bookmarkStart w:id="893" w:name="_Toc242776820"/>
      <w:bookmarkStart w:id="894" w:name="_Toc242778279"/>
      <w:bookmarkStart w:id="895" w:name="_Toc241675633"/>
      <w:bookmarkStart w:id="896" w:name="_Toc242733665"/>
      <w:bookmarkStart w:id="897" w:name="_Toc242775119"/>
      <w:bookmarkStart w:id="898" w:name="_Toc242776821"/>
      <w:bookmarkStart w:id="899" w:name="_Toc242778280"/>
      <w:bookmarkStart w:id="900" w:name="_Toc241675634"/>
      <w:bookmarkStart w:id="901" w:name="_Toc242733666"/>
      <w:bookmarkStart w:id="902" w:name="_Toc242775120"/>
      <w:bookmarkStart w:id="903" w:name="_Toc242776822"/>
      <w:bookmarkStart w:id="904" w:name="_Toc242778281"/>
      <w:bookmarkStart w:id="905" w:name="_Toc241675635"/>
      <w:bookmarkStart w:id="906" w:name="_Toc242733667"/>
      <w:bookmarkStart w:id="907" w:name="_Toc242775121"/>
      <w:bookmarkStart w:id="908" w:name="_Toc242776823"/>
      <w:bookmarkStart w:id="909" w:name="_Toc242778282"/>
      <w:bookmarkStart w:id="910" w:name="_Toc241675636"/>
      <w:bookmarkStart w:id="911" w:name="_Toc242733668"/>
      <w:bookmarkStart w:id="912" w:name="_Toc242775122"/>
      <w:bookmarkStart w:id="913" w:name="_Toc242776824"/>
      <w:bookmarkStart w:id="914" w:name="_Toc242778283"/>
      <w:bookmarkStart w:id="915" w:name="_Toc241675637"/>
      <w:bookmarkStart w:id="916" w:name="_Toc242733669"/>
      <w:bookmarkStart w:id="917" w:name="_Toc242775123"/>
      <w:bookmarkStart w:id="918" w:name="_Toc242776825"/>
      <w:bookmarkStart w:id="919" w:name="_Toc242778284"/>
      <w:bookmarkStart w:id="920" w:name="_Toc241675638"/>
      <w:bookmarkStart w:id="921" w:name="_Toc242733670"/>
      <w:bookmarkStart w:id="922" w:name="_Toc242775124"/>
      <w:bookmarkStart w:id="923" w:name="_Toc242776826"/>
      <w:bookmarkStart w:id="924" w:name="_Toc242778285"/>
      <w:bookmarkStart w:id="925" w:name="_Toc241675639"/>
      <w:bookmarkStart w:id="926" w:name="_Toc242733671"/>
      <w:bookmarkStart w:id="927" w:name="_Toc242775125"/>
      <w:bookmarkStart w:id="928" w:name="_Toc242776827"/>
      <w:bookmarkStart w:id="929" w:name="_Toc242778286"/>
      <w:bookmarkStart w:id="930" w:name="_Toc241675640"/>
      <w:bookmarkStart w:id="931" w:name="_Toc242733672"/>
      <w:bookmarkStart w:id="932" w:name="_Toc242775126"/>
      <w:bookmarkStart w:id="933" w:name="_Toc242776828"/>
      <w:bookmarkStart w:id="934" w:name="_Toc242778287"/>
      <w:bookmarkStart w:id="935" w:name="_Toc241675641"/>
      <w:bookmarkStart w:id="936" w:name="_Toc242733673"/>
      <w:bookmarkStart w:id="937" w:name="_Toc242775127"/>
      <w:bookmarkStart w:id="938" w:name="_Toc242776829"/>
      <w:bookmarkStart w:id="939" w:name="_Toc242778288"/>
      <w:bookmarkStart w:id="940" w:name="_Toc241675642"/>
      <w:bookmarkStart w:id="941" w:name="_Toc242733674"/>
      <w:bookmarkStart w:id="942" w:name="_Toc242775128"/>
      <w:bookmarkStart w:id="943" w:name="_Toc242776830"/>
      <w:bookmarkStart w:id="944" w:name="_Toc242778289"/>
      <w:bookmarkStart w:id="945" w:name="_Toc241675643"/>
      <w:bookmarkStart w:id="946" w:name="_Toc242733675"/>
      <w:bookmarkStart w:id="947" w:name="_Toc242775129"/>
      <w:bookmarkStart w:id="948" w:name="_Toc242776831"/>
      <w:bookmarkStart w:id="949" w:name="_Toc242778290"/>
      <w:bookmarkStart w:id="950" w:name="_Toc241675644"/>
      <w:bookmarkStart w:id="951" w:name="_Toc242733676"/>
      <w:bookmarkStart w:id="952" w:name="_Toc242775130"/>
      <w:bookmarkStart w:id="953" w:name="_Toc242776832"/>
      <w:bookmarkStart w:id="954" w:name="_Toc242778291"/>
      <w:bookmarkStart w:id="955" w:name="_Toc241675645"/>
      <w:bookmarkStart w:id="956" w:name="_Toc242733677"/>
      <w:bookmarkStart w:id="957" w:name="_Toc242775131"/>
      <w:bookmarkStart w:id="958" w:name="_Toc242776833"/>
      <w:bookmarkStart w:id="959" w:name="_Toc242778292"/>
      <w:bookmarkStart w:id="960" w:name="_Toc242778293"/>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r>
        <w:t>SI-ID-CM3-003, 내부 자극 장치 실행 모듈</w:t>
      </w:r>
      <w:bookmarkEnd w:id="960"/>
    </w:p>
    <w:p w14:paraId="575F5DC0" w14:textId="31F7A49E" w:rsidR="00697371" w:rsidRPr="00E00010" w:rsidRDefault="00220104" w:rsidP="00BB7A53">
      <w:pPr>
        <w:pStyle w:val="TDC4"/>
      </w:pPr>
      <w:r>
        <w:t>SU-ID-CM3-030, 내부기 실행 상태 관리</w:t>
      </w:r>
    </w:p>
    <w:p w14:paraId="009C6CCA" w14:textId="77777777" w:rsidR="00084C76" w:rsidRDefault="00084C76" w:rsidP="00BB7A53">
      <w:pPr>
        <w:pStyle w:val="TDC40"/>
        <w:keepNext/>
      </w:pPr>
      <w:r>
        <w:t>초기화, 연결 검사, 자극 준비와 실행을 정해진 순서로 진행한다.</w:t>
      </w:r>
    </w:p>
    <w:p w14:paraId="0C06334A" w14:textId="77777777" w:rsidR="00084C76" w:rsidRDefault="00084C76">
      <w:pPr>
        <w:pStyle w:val="TDC42"/>
      </w:pPr>
      <w:r>
        <w:t xml:space="preserve">표 </w:t>
      </w:r>
      <w:r>
        <w:fldChar w:fldCharType="begin"/>
      </w:r>
      <w:r>
        <w:instrText>SEQ 표 \* ARABIC</w:instrText>
      </w:r>
      <w:r>
        <w:fldChar w:fldCharType="separate"/>
      </w:r>
      <w:r w:rsidR="001A0C22">
        <w:rPr>
          <w:noProof/>
        </w:rPr>
        <w:t>153</w:t>
      </w:r>
      <w:r>
        <w:fldChar w:fldCharType="end"/>
      </w:r>
      <w:r>
        <w:t>. 내부기 실행 상태 관리 / 유닛 설계 내용</w:t>
      </w:r>
    </w:p>
    <w:tbl>
      <w:tblPr>
        <w:tblStyle w:val="TDC41"/>
        <w:tblW w:w="8816" w:type="dxa"/>
        <w:tblLayout w:type="fixed"/>
        <w:tblLook w:val="04A0" w:firstRow="1" w:lastRow="0" w:firstColumn="1" w:lastColumn="0" w:noHBand="0" w:noVBand="1"/>
      </w:tblPr>
      <w:tblGrid>
        <w:gridCol w:w="1304"/>
        <w:gridCol w:w="7512"/>
      </w:tblGrid>
      <w:tr w:rsidR="00084C76" w14:paraId="0962CBC1"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64EA504F" w14:textId="77777777" w:rsidR="00084C76" w:rsidRDefault="00084C76">
            <w:pPr>
              <w:pStyle w:val="TDC0"/>
            </w:pPr>
            <w:r>
              <w:t>항목</w:t>
            </w:r>
          </w:p>
        </w:tc>
        <w:tc>
          <w:tcPr>
            <w:tcW w:w="7512" w:type="dxa"/>
          </w:tcPr>
          <w:p w14:paraId="0C17D569"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설계 내용</w:t>
            </w:r>
          </w:p>
        </w:tc>
      </w:tr>
      <w:tr w:rsidR="00084C76" w14:paraId="48C42987"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2E2F5DD7" w14:textId="77777777" w:rsidR="00084C76" w:rsidRDefault="00084C76">
            <w:pPr>
              <w:pStyle w:val="TDCe"/>
            </w:pPr>
            <w:r>
              <w:t>입력</w:t>
            </w:r>
          </w:p>
        </w:tc>
        <w:tc>
          <w:tcPr>
            <w:tcW w:w="7512" w:type="dxa"/>
          </w:tcPr>
          <w:p w14:paraId="6A2FD9D1"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현재 상태, 상태 전환 요청, 연결/자극 진행 정보</w:t>
            </w:r>
          </w:p>
        </w:tc>
      </w:tr>
      <w:tr w:rsidR="00084C76" w14:paraId="3650CDBC"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2879EA86" w14:textId="77777777" w:rsidR="00084C76" w:rsidRDefault="00084C76">
            <w:pPr>
              <w:pStyle w:val="TDCe"/>
            </w:pPr>
            <w:r>
              <w:t>출력</w:t>
            </w:r>
          </w:p>
        </w:tc>
        <w:tc>
          <w:tcPr>
            <w:tcW w:w="7512" w:type="dxa"/>
          </w:tcPr>
          <w:p w14:paraId="6826DF48"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다음 상태와 상태 변경 플래그</w:t>
            </w:r>
          </w:p>
        </w:tc>
      </w:tr>
      <w:tr w:rsidR="00084C76" w14:paraId="2982AF6A"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54F17372" w14:textId="77777777" w:rsidR="00084C76" w:rsidRDefault="00084C76">
            <w:pPr>
              <w:pStyle w:val="TDCe"/>
            </w:pPr>
            <w:r>
              <w:t>처리</w:t>
            </w:r>
          </w:p>
        </w:tc>
        <w:tc>
          <w:tcPr>
            <w:tcW w:w="7512" w:type="dxa"/>
          </w:tcPr>
          <w:p w14:paraId="4DE6C790"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상태에 해당하는 처리 함수를 실행하고 전환 시 변경 플래그를 기록한다. 처리 완료 후 플래그를 정리하여 같은 초기화가 중복 실행되지 않게 한다.</w:t>
            </w:r>
          </w:p>
        </w:tc>
      </w:tr>
    </w:tbl>
    <w:p w14:paraId="15902FA8" w14:textId="77777777" w:rsidR="00084C76" w:rsidRDefault="00084C76" w:rsidP="00BB7A53">
      <w:pPr>
        <w:pStyle w:val="TDC40"/>
        <w:spacing w:after="0"/>
      </w:pPr>
    </w:p>
    <w:p w14:paraId="5780F1B5" w14:textId="77777777" w:rsidR="00084C76" w:rsidRDefault="00084C76">
      <w:pPr>
        <w:pStyle w:val="TDC42"/>
      </w:pPr>
      <w:r>
        <w:t xml:space="preserve">표 </w:t>
      </w:r>
      <w:r>
        <w:fldChar w:fldCharType="begin"/>
      </w:r>
      <w:r>
        <w:instrText>SEQ 표 \* ARABIC</w:instrText>
      </w:r>
      <w:r>
        <w:fldChar w:fldCharType="separate"/>
      </w:r>
      <w:r w:rsidR="001A0C22">
        <w:rPr>
          <w:noProof/>
        </w:rPr>
        <w:t>154</w:t>
      </w:r>
      <w:r>
        <w:fldChar w:fldCharType="end"/>
      </w:r>
      <w:r>
        <w:t>. 내부기 실행 상태 관리 / 구현 조건</w:t>
      </w:r>
    </w:p>
    <w:tbl>
      <w:tblPr>
        <w:tblStyle w:val="TDC41"/>
        <w:tblW w:w="8816" w:type="dxa"/>
        <w:tblLayout w:type="fixed"/>
        <w:tblLook w:val="04A0" w:firstRow="1" w:lastRow="0" w:firstColumn="1" w:lastColumn="0" w:noHBand="0" w:noVBand="1"/>
      </w:tblPr>
      <w:tblGrid>
        <w:gridCol w:w="1304"/>
        <w:gridCol w:w="7512"/>
      </w:tblGrid>
      <w:tr w:rsidR="00084C76" w14:paraId="46EE0846"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08C59702" w14:textId="77777777" w:rsidR="00084C76" w:rsidRDefault="00084C76">
            <w:pPr>
              <w:pStyle w:val="TDC0"/>
            </w:pPr>
            <w:r>
              <w:t>구분</w:t>
            </w:r>
          </w:p>
        </w:tc>
        <w:tc>
          <w:tcPr>
            <w:tcW w:w="7512" w:type="dxa"/>
          </w:tcPr>
          <w:p w14:paraId="1F3ECA92"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구현 조건</w:t>
            </w:r>
          </w:p>
        </w:tc>
      </w:tr>
      <w:tr w:rsidR="00084C76" w14:paraId="0DDC6C3D"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34C038FA" w14:textId="77777777" w:rsidR="00084C76" w:rsidRDefault="00084C76">
            <w:pPr>
              <w:pStyle w:val="TDCe"/>
            </w:pPr>
            <w:r>
              <w:t>관련 함수</w:t>
            </w:r>
          </w:p>
        </w:tc>
        <w:tc>
          <w:tcPr>
            <w:tcW w:w="7512" w:type="dxa"/>
          </w:tcPr>
          <w:p w14:paraId="4D56969A" w14:textId="77777777" w:rsidR="00084C76" w:rsidRPr="00BB7A53" w:rsidRDefault="00084C76">
            <w:pPr>
              <w:pStyle w:val="TDCf"/>
              <w:cnfStyle w:val="000000000000" w:firstRow="0" w:lastRow="0" w:firstColumn="0" w:lastColumn="0" w:oddVBand="0" w:evenVBand="0" w:oddHBand="0" w:evenHBand="0" w:firstRowFirstColumn="0" w:firstRowLastColumn="0" w:lastRowFirstColumn="0" w:lastRowLastColumn="0"/>
              <w:rPr>
                <w:lang w:val="en-US"/>
              </w:rPr>
            </w:pPr>
            <w:r w:rsidRPr="00BB7A53">
              <w:rPr>
                <w:lang w:val="en-US"/>
              </w:rPr>
              <w:t>isd_interface, change_isd_state, clearIsdControlStateChagedFlag, snd_isd_interface_get_state</w:t>
            </w:r>
          </w:p>
        </w:tc>
      </w:tr>
      <w:tr w:rsidR="00084C76" w14:paraId="26253FBF"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5C310EEA" w14:textId="77777777" w:rsidR="00084C76" w:rsidRDefault="00084C76">
            <w:pPr>
              <w:pStyle w:val="TDCe"/>
            </w:pPr>
            <w:r>
              <w:t>동작 조건</w:t>
            </w:r>
          </w:p>
        </w:tc>
        <w:tc>
          <w:tcPr>
            <w:tcW w:w="7512" w:type="dxa"/>
          </w:tcPr>
          <w:p w14:paraId="61160E08"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요청한 상태가 조회되고 새 상태 진입 처리 및 완료 후 플래그 해제가 구분되어야 한다.</w:t>
            </w:r>
          </w:p>
        </w:tc>
      </w:tr>
    </w:tbl>
    <w:p w14:paraId="7E0B3902" w14:textId="77777777" w:rsidR="00084C76" w:rsidRDefault="00084C76" w:rsidP="00BB7A53">
      <w:pPr>
        <w:pStyle w:val="TDC40"/>
        <w:spacing w:after="0"/>
      </w:pPr>
    </w:p>
    <w:p w14:paraId="36745B30" w14:textId="77777777" w:rsidR="00697371" w:rsidRPr="00E00010" w:rsidRDefault="00220104" w:rsidP="00BB7A53">
      <w:pPr>
        <w:pStyle w:val="TDC43"/>
      </w:pPr>
      <w:r w:rsidRPr="00BB7A53">
        <w:rPr>
          <w:b/>
          <w:bCs/>
        </w:rPr>
        <w:t xml:space="preserve">흐름 참고 : </w:t>
      </w:r>
      <w:r w:rsidRPr="00BB7A53">
        <w:t>기동 단계는 한 호출에서 모두 완료되는 순서가 아니다. 각 상태 함수가 다음 반복의 단계와 복구 위치를 결정한다.</w:t>
      </w:r>
    </w:p>
    <w:p w14:paraId="28DB102A" w14:textId="77777777" w:rsidR="00BA1805" w:rsidRPr="00E00010" w:rsidRDefault="00BA1805" w:rsidP="00BB7A53">
      <w:pPr>
        <w:pStyle w:val="TDC44"/>
        <w:pageBreakBefore/>
      </w:pPr>
      <w:r w:rsidRPr="00E00010">
        <w:rPr>
          <w:noProof/>
        </w:rPr>
        <w:lastRenderedPageBreak/>
        <w:drawing>
          <wp:inline distT="0" distB="0" distL="0" distR="0" wp14:anchorId="3E4EBC4E" wp14:editId="0010EAF7">
            <wp:extent cx="4320000" cy="4962600"/>
            <wp:effectExtent l="0" t="0" r="0" b="0"/>
            <wp:docPr id="1020" name="Flow CM3-030" descr="SU-ID-CM3-030 내부기 실행 상태 관리 설계 순서도">
              <a:extLst xmlns:a="http://schemas.openxmlformats.org/drawingml/2006/main">
                <a:ext uri="{FF2B5EF4-FFF2-40B4-BE49-F238E27FC236}">
                  <a16:creationId xmlns:a16="http://schemas.microsoft.com/office/drawing/2014/main" id="{E8B69799-F488-0C76-6806-D41022ABA0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그림 256" descr="스크린샷, 어둠, 블랙, 밤이(가) 표시된 사진&#10;&#10;자동 생성된 설명">
                      <a:extLst>
                        <a:ext uri="{FF2B5EF4-FFF2-40B4-BE49-F238E27FC236}">
                          <a16:creationId xmlns:a16="http://schemas.microsoft.com/office/drawing/2014/main" id="{E8B69799-F488-0C76-6806-D41022ABA043}"/>
                        </a:ext>
                      </a:extLst>
                    </pic:cNvPr>
                    <pic:cNvPicPr>
                      <a:picLocks noChangeAspect="1"/>
                    </pic:cNvPicPr>
                  </pic:nvPicPr>
                  <pic:blipFill>
                    <a:blip r:embed="rId37"/>
                    <a:stretch>
                      <a:fillRect/>
                    </a:stretch>
                  </pic:blipFill>
                  <pic:spPr>
                    <a:xfrm>
                      <a:off x="0" y="0"/>
                      <a:ext cx="4320000" cy="4962600"/>
                    </a:xfrm>
                    <a:prstGeom prst="rect">
                      <a:avLst/>
                    </a:prstGeom>
                  </pic:spPr>
                </pic:pic>
              </a:graphicData>
            </a:graphic>
          </wp:inline>
        </w:drawing>
      </w:r>
    </w:p>
    <w:p w14:paraId="7707D8EC" w14:textId="3898935F" w:rsidR="00697371" w:rsidRDefault="00220104" w:rsidP="00BB7A53">
      <w:pPr>
        <w:pStyle w:val="TDC45"/>
      </w:pPr>
      <w:r w:rsidRPr="00BB7A53">
        <w:t>그림 28. SU-ID-CM3-030 내부기 실행 상태 관리 순서도</w:t>
      </w:r>
    </w:p>
    <w:p w14:paraId="0B8F0D09" w14:textId="77777777" w:rsidR="000C626C" w:rsidRDefault="000C626C">
      <w:pPr>
        <w:pStyle w:val="TDC40"/>
      </w:pPr>
    </w:p>
    <w:p w14:paraId="09F3B8C9" w14:textId="7DFD3294" w:rsidR="00697371" w:rsidRDefault="00220104" w:rsidP="00BB7A53">
      <w:pPr>
        <w:pStyle w:val="TDC4"/>
      </w:pPr>
      <w:r>
        <w:t>SU-ID-CM3-031, 내부기 및 송신 전원 초기화</w:t>
      </w:r>
    </w:p>
    <w:p w14:paraId="59970DCB" w14:textId="77777777" w:rsidR="00084C76" w:rsidRDefault="00084C76" w:rsidP="00BB7A53">
      <w:pPr>
        <w:pStyle w:val="TDC40"/>
        <w:keepNext/>
      </w:pPr>
      <w:r>
        <w:t>연결 대상에 자극 명령을 보내기 전에 송신 및 내부기 제어 상태를 준비한다.</w:t>
      </w:r>
    </w:p>
    <w:p w14:paraId="12F91405" w14:textId="77777777" w:rsidR="00084C76" w:rsidRDefault="00084C76">
      <w:pPr>
        <w:pStyle w:val="TDC42"/>
      </w:pPr>
      <w:r>
        <w:t xml:space="preserve">표 </w:t>
      </w:r>
      <w:r>
        <w:fldChar w:fldCharType="begin"/>
      </w:r>
      <w:r>
        <w:instrText>SEQ 표 \* ARABIC</w:instrText>
      </w:r>
      <w:r>
        <w:fldChar w:fldCharType="separate"/>
      </w:r>
      <w:r w:rsidR="001A0C22">
        <w:rPr>
          <w:noProof/>
        </w:rPr>
        <w:t>155</w:t>
      </w:r>
      <w:r>
        <w:fldChar w:fldCharType="end"/>
      </w:r>
      <w:r>
        <w:t>. 내부기 및 송신 전원 초기화 / 유닛 설계 내용</w:t>
      </w:r>
    </w:p>
    <w:tbl>
      <w:tblPr>
        <w:tblStyle w:val="TDC41"/>
        <w:tblW w:w="8816" w:type="dxa"/>
        <w:tblLayout w:type="fixed"/>
        <w:tblLook w:val="04A0" w:firstRow="1" w:lastRow="0" w:firstColumn="1" w:lastColumn="0" w:noHBand="0" w:noVBand="1"/>
      </w:tblPr>
      <w:tblGrid>
        <w:gridCol w:w="1304"/>
        <w:gridCol w:w="7512"/>
      </w:tblGrid>
      <w:tr w:rsidR="00084C76" w14:paraId="48D2FE99"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7881AD2C" w14:textId="77777777" w:rsidR="00084C76" w:rsidRDefault="00084C76">
            <w:pPr>
              <w:pStyle w:val="TDC0"/>
            </w:pPr>
            <w:r>
              <w:t>항목</w:t>
            </w:r>
          </w:p>
        </w:tc>
        <w:tc>
          <w:tcPr>
            <w:tcW w:w="7512" w:type="dxa"/>
          </w:tcPr>
          <w:p w14:paraId="21DD7B61"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설계 내용</w:t>
            </w:r>
          </w:p>
        </w:tc>
      </w:tr>
      <w:tr w:rsidR="00084C76" w14:paraId="2566C146"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617DFC8F" w14:textId="77777777" w:rsidR="00084C76" w:rsidRDefault="00084C76">
            <w:pPr>
              <w:pStyle w:val="TDCe"/>
            </w:pPr>
            <w:r>
              <w:t>입력</w:t>
            </w:r>
          </w:p>
        </w:tc>
        <w:tc>
          <w:tcPr>
            <w:tcW w:w="7512" w:type="dxa"/>
          </w:tcPr>
          <w:p w14:paraId="394EF701"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내부기 초기화 요청과 송신 전원 설정</w:t>
            </w:r>
          </w:p>
        </w:tc>
      </w:tr>
      <w:tr w:rsidR="00084C76" w14:paraId="1A70E431"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72116116" w14:textId="77777777" w:rsidR="00084C76" w:rsidRDefault="00084C76">
            <w:pPr>
              <w:pStyle w:val="TDCe"/>
            </w:pPr>
            <w:r>
              <w:t>출력</w:t>
            </w:r>
          </w:p>
        </w:tc>
        <w:tc>
          <w:tcPr>
            <w:tcW w:w="7512" w:type="dxa"/>
          </w:tcPr>
          <w:p w14:paraId="1FC66DD9"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초기화 진행 상태 및 내부기 ID</w:t>
            </w:r>
          </w:p>
        </w:tc>
      </w:tr>
      <w:tr w:rsidR="00084C76" w14:paraId="7522FD50"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77EEF4C7" w14:textId="77777777" w:rsidR="00084C76" w:rsidRDefault="00084C76">
            <w:pPr>
              <w:pStyle w:val="TDCe"/>
            </w:pPr>
            <w:r>
              <w:lastRenderedPageBreak/>
              <w:t>처리</w:t>
            </w:r>
          </w:p>
        </w:tc>
        <w:tc>
          <w:tcPr>
            <w:tcW w:w="7512" w:type="dxa"/>
          </w:tcPr>
          <w:p w14:paraId="2531735A"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TX 전원 IC와 FPGA/내부기 초기화를 순서대로 진행한다. 자극 전압 활성화와 내부기 ID 읽기를 연결 상태에 맞춰 처리한다.</w:t>
            </w:r>
          </w:p>
        </w:tc>
      </w:tr>
    </w:tbl>
    <w:p w14:paraId="5A5CDA0D" w14:textId="77777777" w:rsidR="00084C76" w:rsidRDefault="00084C76" w:rsidP="00BB7A53">
      <w:pPr>
        <w:pStyle w:val="TDC40"/>
        <w:spacing w:after="0"/>
      </w:pPr>
    </w:p>
    <w:p w14:paraId="37260575" w14:textId="77777777" w:rsidR="00084C76" w:rsidRDefault="00084C76">
      <w:pPr>
        <w:pStyle w:val="TDC42"/>
      </w:pPr>
      <w:r>
        <w:t xml:space="preserve">표 </w:t>
      </w:r>
      <w:r>
        <w:fldChar w:fldCharType="begin"/>
      </w:r>
      <w:r>
        <w:instrText>SEQ 표 \* ARABIC</w:instrText>
      </w:r>
      <w:r>
        <w:fldChar w:fldCharType="separate"/>
      </w:r>
      <w:r w:rsidR="001A0C22">
        <w:rPr>
          <w:noProof/>
        </w:rPr>
        <w:t>156</w:t>
      </w:r>
      <w:r>
        <w:fldChar w:fldCharType="end"/>
      </w:r>
      <w:r>
        <w:t>. 내부기 및 송신 전원 초기화 / 구현 조건</w:t>
      </w:r>
    </w:p>
    <w:tbl>
      <w:tblPr>
        <w:tblStyle w:val="TDC41"/>
        <w:tblW w:w="8816" w:type="dxa"/>
        <w:tblLayout w:type="fixed"/>
        <w:tblLook w:val="04A0" w:firstRow="1" w:lastRow="0" w:firstColumn="1" w:lastColumn="0" w:noHBand="0" w:noVBand="1"/>
      </w:tblPr>
      <w:tblGrid>
        <w:gridCol w:w="1304"/>
        <w:gridCol w:w="7512"/>
      </w:tblGrid>
      <w:tr w:rsidR="00084C76" w14:paraId="58E88711"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48AC2016" w14:textId="77777777" w:rsidR="00084C76" w:rsidRDefault="00084C76">
            <w:pPr>
              <w:pStyle w:val="TDC0"/>
            </w:pPr>
            <w:r>
              <w:t>구분</w:t>
            </w:r>
          </w:p>
        </w:tc>
        <w:tc>
          <w:tcPr>
            <w:tcW w:w="7512" w:type="dxa"/>
          </w:tcPr>
          <w:p w14:paraId="0E57C9E1"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구현 조건</w:t>
            </w:r>
          </w:p>
        </w:tc>
      </w:tr>
      <w:tr w:rsidR="00084C76" w14:paraId="29A2F2AB"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6B927835" w14:textId="77777777" w:rsidR="00084C76" w:rsidRDefault="00084C76">
            <w:pPr>
              <w:pStyle w:val="TDCe"/>
            </w:pPr>
            <w:r>
              <w:t>관련 함수</w:t>
            </w:r>
          </w:p>
        </w:tc>
        <w:tc>
          <w:tcPr>
            <w:tcW w:w="7512" w:type="dxa"/>
          </w:tcPr>
          <w:p w14:paraId="6D1A6BB5" w14:textId="77777777" w:rsidR="00084C76" w:rsidRPr="00BB7A53" w:rsidRDefault="00084C76">
            <w:pPr>
              <w:pStyle w:val="TDCf"/>
              <w:cnfStyle w:val="000000000000" w:firstRow="0" w:lastRow="0" w:firstColumn="0" w:lastColumn="0" w:oddVBand="0" w:evenVBand="0" w:oddHBand="0" w:evenHBand="0" w:firstRowFirstColumn="0" w:firstRowLastColumn="0" w:lastRowFirstColumn="0" w:lastRowLastColumn="0"/>
              <w:rPr>
                <w:lang w:val="en-US"/>
              </w:rPr>
            </w:pPr>
            <w:r w:rsidRPr="00BB7A53">
              <w:rPr>
                <w:lang w:val="en-US"/>
              </w:rPr>
              <w:t>init_txPowerIC, init_ISD, enableStimul_10v, read_Connected_ISD_id</w:t>
            </w:r>
          </w:p>
        </w:tc>
      </w:tr>
      <w:tr w:rsidR="00084C76" w14:paraId="6EDDA72B"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6B4463F5" w14:textId="77777777" w:rsidR="00084C76" w:rsidRDefault="00084C76">
            <w:pPr>
              <w:pStyle w:val="TDCe"/>
            </w:pPr>
            <w:r>
              <w:t>동작 조건</w:t>
            </w:r>
          </w:p>
        </w:tc>
        <w:tc>
          <w:tcPr>
            <w:tcW w:w="7512" w:type="dxa"/>
          </w:tcPr>
          <w:p w14:paraId="39BBA60A"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정해진 전원 및 리셋 순서 뒤 내부기 정보를 확인해야 하며 미완료 상태를 자극 설정 완료로 사용하지 않아야 한다.</w:t>
            </w:r>
          </w:p>
        </w:tc>
      </w:tr>
    </w:tbl>
    <w:p w14:paraId="48631F25" w14:textId="77777777" w:rsidR="00084C76" w:rsidRDefault="00084C76" w:rsidP="00BB7A53">
      <w:pPr>
        <w:pStyle w:val="TDC40"/>
        <w:spacing w:after="0"/>
      </w:pPr>
    </w:p>
    <w:p w14:paraId="18659BFF" w14:textId="77777777" w:rsidR="000C626C" w:rsidRDefault="000C626C">
      <w:pPr>
        <w:pStyle w:val="TDC40"/>
      </w:pPr>
    </w:p>
    <w:p w14:paraId="4A710BC0" w14:textId="1FD274F3" w:rsidR="00697371" w:rsidRDefault="00220104" w:rsidP="00BB7A53">
      <w:pPr>
        <w:pStyle w:val="TDC4"/>
      </w:pPr>
      <w:r>
        <w:t>SU-ID-CM3-032, 실시간 자극 중 연결 확인</w:t>
      </w:r>
    </w:p>
    <w:p w14:paraId="6DDC972B" w14:textId="77777777" w:rsidR="00084C76" w:rsidRDefault="00084C76" w:rsidP="00BB7A53">
      <w:pPr>
        <w:pStyle w:val="TDC40"/>
        <w:keepNext/>
      </w:pPr>
      <w:r>
        <w:t>자극 중에도 내부기 응답으로 연결 상태를 갱신한다.</w:t>
      </w:r>
    </w:p>
    <w:p w14:paraId="42A04555" w14:textId="77777777" w:rsidR="00084C76" w:rsidRDefault="00084C76">
      <w:pPr>
        <w:pStyle w:val="TDC42"/>
      </w:pPr>
      <w:r>
        <w:t xml:space="preserve">표 </w:t>
      </w:r>
      <w:r>
        <w:fldChar w:fldCharType="begin"/>
      </w:r>
      <w:r>
        <w:instrText>SEQ 표 \* ARABIC</w:instrText>
      </w:r>
      <w:r>
        <w:fldChar w:fldCharType="separate"/>
      </w:r>
      <w:r w:rsidR="001A0C22">
        <w:rPr>
          <w:noProof/>
        </w:rPr>
        <w:t>157</w:t>
      </w:r>
      <w:r>
        <w:fldChar w:fldCharType="end"/>
      </w:r>
      <w:r>
        <w:t>. 실시간 자극 중 연결 확인 / 유닛 설계 내용</w:t>
      </w:r>
    </w:p>
    <w:tbl>
      <w:tblPr>
        <w:tblStyle w:val="TDC41"/>
        <w:tblW w:w="8816" w:type="dxa"/>
        <w:tblLayout w:type="fixed"/>
        <w:tblLook w:val="04A0" w:firstRow="1" w:lastRow="0" w:firstColumn="1" w:lastColumn="0" w:noHBand="0" w:noVBand="1"/>
      </w:tblPr>
      <w:tblGrid>
        <w:gridCol w:w="1304"/>
        <w:gridCol w:w="7512"/>
      </w:tblGrid>
      <w:tr w:rsidR="00084C76" w14:paraId="39B3A956"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19909956" w14:textId="77777777" w:rsidR="00084C76" w:rsidRDefault="00084C76">
            <w:pPr>
              <w:pStyle w:val="TDC0"/>
            </w:pPr>
            <w:r>
              <w:t>항목</w:t>
            </w:r>
          </w:p>
        </w:tc>
        <w:tc>
          <w:tcPr>
            <w:tcW w:w="7512" w:type="dxa"/>
          </w:tcPr>
          <w:p w14:paraId="5B572858"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설계 내용</w:t>
            </w:r>
          </w:p>
        </w:tc>
      </w:tr>
      <w:tr w:rsidR="00084C76" w14:paraId="2DD02C50"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3C741B43" w14:textId="77777777" w:rsidR="00084C76" w:rsidRDefault="00084C76">
            <w:pPr>
              <w:pStyle w:val="TDCe"/>
            </w:pPr>
            <w:r>
              <w:t>입력</w:t>
            </w:r>
          </w:p>
        </w:tc>
        <w:tc>
          <w:tcPr>
            <w:tcW w:w="7512" w:type="dxa"/>
          </w:tcPr>
          <w:p w14:paraId="4D46BD12"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역방향 통신 자료와 실시간 자극 상태</w:t>
            </w:r>
          </w:p>
        </w:tc>
      </w:tr>
      <w:tr w:rsidR="00084C76" w14:paraId="60D325F5"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2640CB8F" w14:textId="77777777" w:rsidR="00084C76" w:rsidRDefault="00084C76">
            <w:pPr>
              <w:pStyle w:val="TDCe"/>
            </w:pPr>
            <w:r>
              <w:t>출력</w:t>
            </w:r>
          </w:p>
        </w:tc>
        <w:tc>
          <w:tcPr>
            <w:tcW w:w="7512" w:type="dxa"/>
          </w:tcPr>
          <w:p w14:paraId="1ECE0644"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내부기 링크 상태</w:t>
            </w:r>
          </w:p>
        </w:tc>
      </w:tr>
      <w:tr w:rsidR="00084C76" w14:paraId="2B1D3C08"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1F641E3E" w14:textId="77777777" w:rsidR="00084C76" w:rsidRDefault="00084C76">
            <w:pPr>
              <w:pStyle w:val="TDCe"/>
            </w:pPr>
            <w:r>
              <w:t>처리</w:t>
            </w:r>
          </w:p>
        </w:tc>
        <w:tc>
          <w:tcPr>
            <w:tcW w:w="7512" w:type="dxa"/>
          </w:tcPr>
          <w:p w14:paraId="5EE8FC20"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CFX의 연결 검사 완료와 FPGA 역방향 통신 결과를 확인한다. 수신 내용에 따라 연결 상태 및 다음 검사 진행을 갱신한다.</w:t>
            </w:r>
          </w:p>
        </w:tc>
      </w:tr>
    </w:tbl>
    <w:p w14:paraId="1B94C1AB" w14:textId="77777777" w:rsidR="00084C76" w:rsidRDefault="00084C76" w:rsidP="00BB7A53">
      <w:pPr>
        <w:pStyle w:val="TDC40"/>
        <w:spacing w:after="0"/>
      </w:pPr>
    </w:p>
    <w:p w14:paraId="34D690E4" w14:textId="77777777" w:rsidR="00084C76" w:rsidRDefault="00084C76">
      <w:pPr>
        <w:pStyle w:val="TDC42"/>
      </w:pPr>
      <w:r>
        <w:t xml:space="preserve">표 </w:t>
      </w:r>
      <w:r>
        <w:fldChar w:fldCharType="begin"/>
      </w:r>
      <w:r>
        <w:instrText>SEQ 표 \* ARABIC</w:instrText>
      </w:r>
      <w:r>
        <w:fldChar w:fldCharType="separate"/>
      </w:r>
      <w:r w:rsidR="001A0C22">
        <w:rPr>
          <w:noProof/>
        </w:rPr>
        <w:t>158</w:t>
      </w:r>
      <w:r>
        <w:fldChar w:fldCharType="end"/>
      </w:r>
      <w:r>
        <w:t>. 실시간 자극 중 연결 확인 / 구현 조건</w:t>
      </w:r>
    </w:p>
    <w:tbl>
      <w:tblPr>
        <w:tblStyle w:val="TDC41"/>
        <w:tblW w:w="8816" w:type="dxa"/>
        <w:tblLayout w:type="fixed"/>
        <w:tblLook w:val="04A0" w:firstRow="1" w:lastRow="0" w:firstColumn="1" w:lastColumn="0" w:noHBand="0" w:noVBand="1"/>
      </w:tblPr>
      <w:tblGrid>
        <w:gridCol w:w="1304"/>
        <w:gridCol w:w="7512"/>
      </w:tblGrid>
      <w:tr w:rsidR="00084C76" w14:paraId="6DEAFDFA"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26815784" w14:textId="77777777" w:rsidR="00084C76" w:rsidRDefault="00084C76">
            <w:pPr>
              <w:pStyle w:val="TDC0"/>
            </w:pPr>
            <w:r>
              <w:t>구분</w:t>
            </w:r>
          </w:p>
        </w:tc>
        <w:tc>
          <w:tcPr>
            <w:tcW w:w="7512" w:type="dxa"/>
          </w:tcPr>
          <w:p w14:paraId="4B0730E1"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구현 조건</w:t>
            </w:r>
          </w:p>
        </w:tc>
      </w:tr>
      <w:tr w:rsidR="00084C76" w14:paraId="33B29993"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6B1E62A5" w14:textId="77777777" w:rsidR="00084C76" w:rsidRDefault="00084C76">
            <w:pPr>
              <w:pStyle w:val="TDCe"/>
            </w:pPr>
            <w:r>
              <w:t>관련 함수</w:t>
            </w:r>
          </w:p>
        </w:tc>
        <w:tc>
          <w:tcPr>
            <w:tcW w:w="7512" w:type="dxa"/>
          </w:tcPr>
          <w:p w14:paraId="07BB337B" w14:textId="77777777" w:rsidR="00084C76" w:rsidRPr="00BB7A53" w:rsidRDefault="00084C76">
            <w:pPr>
              <w:pStyle w:val="TDCf"/>
              <w:cnfStyle w:val="000000000000" w:firstRow="0" w:lastRow="0" w:firstColumn="0" w:lastColumn="0" w:oddVBand="0" w:evenVBand="0" w:oddHBand="0" w:evenHBand="0" w:firstRowFirstColumn="0" w:firstRowLastColumn="0" w:lastRowFirstColumn="0" w:lastRowLastColumn="0"/>
              <w:rPr>
                <w:lang w:val="en-US"/>
              </w:rPr>
            </w:pPr>
            <w:r w:rsidRPr="00BB7A53">
              <w:rPr>
                <w:lang w:val="en-US"/>
              </w:rPr>
              <w:t>update_isd_LinkConnection_byBacktel_withLiveStimulation</w:t>
            </w:r>
          </w:p>
        </w:tc>
      </w:tr>
      <w:tr w:rsidR="00084C76" w14:paraId="179C673A"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65BA7677" w14:textId="77777777" w:rsidR="00084C76" w:rsidRDefault="00084C76">
            <w:pPr>
              <w:pStyle w:val="TDCe"/>
            </w:pPr>
            <w:r>
              <w:t>동작 조건</w:t>
            </w:r>
          </w:p>
        </w:tc>
        <w:tc>
          <w:tcPr>
            <w:tcW w:w="7512" w:type="dxa"/>
          </w:tcPr>
          <w:p w14:paraId="3D5F99CF"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응답 결과가 연결 상태에 반영되고 검사 완료 이벤트를 처리한 뒤 정리해야 한다.</w:t>
            </w:r>
          </w:p>
        </w:tc>
      </w:tr>
    </w:tbl>
    <w:p w14:paraId="6630EB6B" w14:textId="77777777" w:rsidR="00084C76" w:rsidRDefault="00084C76" w:rsidP="00BB7A53">
      <w:pPr>
        <w:pStyle w:val="TDC40"/>
        <w:spacing w:after="0"/>
      </w:pPr>
    </w:p>
    <w:p w14:paraId="7DC44F6B" w14:textId="77777777" w:rsidR="00697371" w:rsidRPr="00E00010" w:rsidRDefault="00220104" w:rsidP="00BB7A53">
      <w:pPr>
        <w:pStyle w:val="TDC43"/>
      </w:pPr>
      <w:r w:rsidRPr="00BB7A53">
        <w:rPr>
          <w:b/>
          <w:bCs/>
        </w:rPr>
        <w:t>흐름 참고 : 내부기의 전원 상태 응답에 따라 송신 전원을 정의된 상하한 안에서 한 단계씩 조정한다. 각 단계는 반복 호출로 진행하며, 오류 응답을 처리한 뒤에도 FIFO와 완료 플래그를 정리한다.</w:t>
      </w:r>
    </w:p>
    <w:p w14:paraId="6F27BD1F" w14:textId="77777777" w:rsidR="00BA1805" w:rsidRPr="00E00010" w:rsidRDefault="00BA1805" w:rsidP="00BB7A53">
      <w:pPr>
        <w:pStyle w:val="TDC44"/>
      </w:pPr>
      <w:r w:rsidRPr="00E00010">
        <w:rPr>
          <w:noProof/>
        </w:rPr>
        <w:drawing>
          <wp:inline distT="0" distB="0" distL="0" distR="0" wp14:anchorId="3E4EBC4E" wp14:editId="0010EAF7">
            <wp:extent cx="4320000" cy="4600800"/>
            <wp:effectExtent l="0" t="0" r="0" b="0"/>
            <wp:docPr id="1021" name="Flow CM3-032" descr="SU-ID-CM3-032 실시간 자극 중 연결 확인 설계 순서도">
              <a:extLst xmlns:a="http://schemas.openxmlformats.org/drawingml/2006/main">
                <a:ext uri="{FF2B5EF4-FFF2-40B4-BE49-F238E27FC236}">
                  <a16:creationId xmlns:a16="http://schemas.microsoft.com/office/drawing/2014/main" id="{E8B69799-F488-0C76-6806-D41022ABA0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그림 256" descr="스크린샷, 어둠, 블랙, 밤이(가) 표시된 사진&#10;&#10;자동 생성된 설명">
                      <a:extLst>
                        <a:ext uri="{FF2B5EF4-FFF2-40B4-BE49-F238E27FC236}">
                          <a16:creationId xmlns:a16="http://schemas.microsoft.com/office/drawing/2014/main" id="{E8B69799-F488-0C76-6806-D41022ABA043}"/>
                        </a:ext>
                      </a:extLst>
                    </pic:cNvPr>
                    <pic:cNvPicPr>
                      <a:picLocks noChangeAspect="1"/>
                    </pic:cNvPicPr>
                  </pic:nvPicPr>
                  <pic:blipFill>
                    <a:blip r:embed="rId38"/>
                    <a:stretch>
                      <a:fillRect/>
                    </a:stretch>
                  </pic:blipFill>
                  <pic:spPr>
                    <a:xfrm>
                      <a:off x="0" y="0"/>
                      <a:ext cx="4320000" cy="4600800"/>
                    </a:xfrm>
                    <a:prstGeom prst="rect">
                      <a:avLst/>
                    </a:prstGeom>
                  </pic:spPr>
                </pic:pic>
              </a:graphicData>
            </a:graphic>
          </wp:inline>
        </w:drawing>
      </w:r>
    </w:p>
    <w:p w14:paraId="628F34D6" w14:textId="108251C8" w:rsidR="00697371" w:rsidRDefault="00220104" w:rsidP="00BB7A53">
      <w:pPr>
        <w:pStyle w:val="TDC45"/>
      </w:pPr>
      <w:r w:rsidRPr="00BB7A53">
        <w:t>그림 29. SU-ID-CM3-032 실시간 자극 중 연결 확인 순서도</w:t>
      </w:r>
    </w:p>
    <w:p w14:paraId="2E18AFB1" w14:textId="77777777" w:rsidR="000C626C" w:rsidRDefault="000C626C">
      <w:pPr>
        <w:pStyle w:val="TDC40"/>
      </w:pPr>
    </w:p>
    <w:p w14:paraId="0418E668" w14:textId="7575D0CE" w:rsidR="00697371" w:rsidRDefault="00220104" w:rsidP="00BB7A53">
      <w:pPr>
        <w:pStyle w:val="TDC4"/>
      </w:pPr>
      <w:r>
        <w:t>SU-ID-CM3-033, 매핑 중 연결 확인</w:t>
      </w:r>
    </w:p>
    <w:p w14:paraId="7237465B" w14:textId="77777777" w:rsidR="00084C76" w:rsidRDefault="00084C76" w:rsidP="00BB7A53">
      <w:pPr>
        <w:pStyle w:val="TDC40"/>
        <w:keepNext/>
      </w:pPr>
      <w:r>
        <w:t>매핑 명령을 처리하는 동안 내부기 연결 검사와 명령 실행의 순서를 맞춘다.</w:t>
      </w:r>
    </w:p>
    <w:p w14:paraId="4D930F3D" w14:textId="77777777" w:rsidR="00084C76" w:rsidRDefault="00084C76">
      <w:pPr>
        <w:pStyle w:val="TDC42"/>
      </w:pPr>
      <w:r>
        <w:t xml:space="preserve">표 </w:t>
      </w:r>
      <w:r>
        <w:fldChar w:fldCharType="begin"/>
      </w:r>
      <w:r>
        <w:instrText>SEQ 표 \* ARABIC</w:instrText>
      </w:r>
      <w:r>
        <w:fldChar w:fldCharType="separate"/>
      </w:r>
      <w:r w:rsidR="001A0C22">
        <w:rPr>
          <w:noProof/>
        </w:rPr>
        <w:t>159</w:t>
      </w:r>
      <w:r>
        <w:fldChar w:fldCharType="end"/>
      </w:r>
      <w:r>
        <w:t>. 매핑 중 연결 확인 / 유닛 설계 내용</w:t>
      </w:r>
    </w:p>
    <w:tbl>
      <w:tblPr>
        <w:tblStyle w:val="TDC41"/>
        <w:tblW w:w="8816" w:type="dxa"/>
        <w:tblLayout w:type="fixed"/>
        <w:tblLook w:val="04A0" w:firstRow="1" w:lastRow="0" w:firstColumn="1" w:lastColumn="0" w:noHBand="0" w:noVBand="1"/>
      </w:tblPr>
      <w:tblGrid>
        <w:gridCol w:w="1304"/>
        <w:gridCol w:w="7512"/>
      </w:tblGrid>
      <w:tr w:rsidR="00084C76" w14:paraId="44B5746F"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1DBC6C82" w14:textId="77777777" w:rsidR="00084C76" w:rsidRDefault="00084C76">
            <w:pPr>
              <w:pStyle w:val="TDC0"/>
            </w:pPr>
            <w:r>
              <w:t>항목</w:t>
            </w:r>
          </w:p>
        </w:tc>
        <w:tc>
          <w:tcPr>
            <w:tcW w:w="7512" w:type="dxa"/>
          </w:tcPr>
          <w:p w14:paraId="609B666E"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설계 내용</w:t>
            </w:r>
          </w:p>
        </w:tc>
      </w:tr>
      <w:tr w:rsidR="00084C76" w14:paraId="1DD4E39F"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0040A470" w14:textId="77777777" w:rsidR="00084C76" w:rsidRDefault="00084C76">
            <w:pPr>
              <w:pStyle w:val="TDCe"/>
            </w:pPr>
            <w:r>
              <w:t>입력</w:t>
            </w:r>
          </w:p>
        </w:tc>
        <w:tc>
          <w:tcPr>
            <w:tcW w:w="7512" w:type="dxa"/>
          </w:tcPr>
          <w:p w14:paraId="4AF1158F"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매핑 연결 검사 요청 및 내부기 응답</w:t>
            </w:r>
          </w:p>
        </w:tc>
      </w:tr>
      <w:tr w:rsidR="00084C76" w14:paraId="68EF648F"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0B2D165E" w14:textId="77777777" w:rsidR="00084C76" w:rsidRDefault="00084C76">
            <w:pPr>
              <w:pStyle w:val="TDCe"/>
            </w:pPr>
            <w:r>
              <w:lastRenderedPageBreak/>
              <w:t>출력</w:t>
            </w:r>
          </w:p>
        </w:tc>
        <w:tc>
          <w:tcPr>
            <w:tcW w:w="7512" w:type="dxa"/>
          </w:tcPr>
          <w:p w14:paraId="5BBFD230"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검사 진행 여부와 결과</w:t>
            </w:r>
          </w:p>
        </w:tc>
      </w:tr>
      <w:tr w:rsidR="00084C76" w14:paraId="1BCE475B"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42F1BC15" w14:textId="77777777" w:rsidR="00084C76" w:rsidRDefault="00084C76">
            <w:pPr>
              <w:pStyle w:val="TDCe"/>
            </w:pPr>
            <w:r>
              <w:t>처리</w:t>
            </w:r>
          </w:p>
        </w:tc>
        <w:tc>
          <w:tcPr>
            <w:tcW w:w="7512" w:type="dxa"/>
          </w:tcPr>
          <w:p w14:paraId="4EC94E51"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매핑용 검사 절차를 진행하고 진행 여부를 별도로 조회하게 한다. 검사 결과를 매핑 제어에서 사용할 상태로 갱신한다.</w:t>
            </w:r>
          </w:p>
        </w:tc>
      </w:tr>
    </w:tbl>
    <w:p w14:paraId="53941DF0" w14:textId="77777777" w:rsidR="00084C76" w:rsidRDefault="00084C76" w:rsidP="00BB7A53">
      <w:pPr>
        <w:pStyle w:val="TDC40"/>
        <w:spacing w:after="0"/>
      </w:pPr>
    </w:p>
    <w:p w14:paraId="744D5CA5" w14:textId="77777777" w:rsidR="00084C76" w:rsidRDefault="00084C76">
      <w:pPr>
        <w:pStyle w:val="TDC42"/>
      </w:pPr>
      <w:r>
        <w:t xml:space="preserve">표 </w:t>
      </w:r>
      <w:r>
        <w:fldChar w:fldCharType="begin"/>
      </w:r>
      <w:r>
        <w:instrText>SEQ 표 \* ARABIC</w:instrText>
      </w:r>
      <w:r>
        <w:fldChar w:fldCharType="separate"/>
      </w:r>
      <w:r w:rsidR="001A0C22">
        <w:rPr>
          <w:noProof/>
        </w:rPr>
        <w:t>160</w:t>
      </w:r>
      <w:r>
        <w:fldChar w:fldCharType="end"/>
      </w:r>
      <w:r>
        <w:t>. 매핑 중 연결 확인 / 구현 조건</w:t>
      </w:r>
    </w:p>
    <w:tbl>
      <w:tblPr>
        <w:tblStyle w:val="TDC41"/>
        <w:tblW w:w="8816" w:type="dxa"/>
        <w:tblLayout w:type="fixed"/>
        <w:tblLook w:val="04A0" w:firstRow="1" w:lastRow="0" w:firstColumn="1" w:lastColumn="0" w:noHBand="0" w:noVBand="1"/>
      </w:tblPr>
      <w:tblGrid>
        <w:gridCol w:w="1304"/>
        <w:gridCol w:w="7512"/>
      </w:tblGrid>
      <w:tr w:rsidR="00084C76" w14:paraId="053C4CB5"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56E82BB0" w14:textId="77777777" w:rsidR="00084C76" w:rsidRDefault="00084C76">
            <w:pPr>
              <w:pStyle w:val="TDC0"/>
            </w:pPr>
            <w:r>
              <w:t>구분</w:t>
            </w:r>
          </w:p>
        </w:tc>
        <w:tc>
          <w:tcPr>
            <w:tcW w:w="7512" w:type="dxa"/>
          </w:tcPr>
          <w:p w14:paraId="23E0E19F"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구현 조건</w:t>
            </w:r>
          </w:p>
        </w:tc>
      </w:tr>
      <w:tr w:rsidR="00084C76" w14:paraId="14A09FDB"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75577B37" w14:textId="77777777" w:rsidR="00084C76" w:rsidRDefault="00084C76">
            <w:pPr>
              <w:pStyle w:val="TDCe"/>
            </w:pPr>
            <w:r>
              <w:t>관련 함수</w:t>
            </w:r>
          </w:p>
        </w:tc>
        <w:tc>
          <w:tcPr>
            <w:tcW w:w="7512" w:type="dxa"/>
          </w:tcPr>
          <w:p w14:paraId="381EE76A" w14:textId="77777777" w:rsidR="00084C76" w:rsidRPr="00BB7A53" w:rsidRDefault="00084C76">
            <w:pPr>
              <w:pStyle w:val="TDCf"/>
              <w:cnfStyle w:val="000000000000" w:firstRow="0" w:lastRow="0" w:firstColumn="0" w:lastColumn="0" w:oddVBand="0" w:evenVBand="0" w:oddHBand="0" w:evenHBand="0" w:firstRowFirstColumn="0" w:firstRowLastColumn="0" w:lastRowFirstColumn="0" w:lastRowLastColumn="0"/>
              <w:rPr>
                <w:lang w:val="en-US"/>
              </w:rPr>
            </w:pPr>
            <w:r w:rsidRPr="00BB7A53">
              <w:rPr>
                <w:lang w:val="en-US"/>
              </w:rPr>
              <w:t>update_isd_LinkConnection_byBacktel_withMapping, isING_connectionCheckWithMapping</w:t>
            </w:r>
          </w:p>
        </w:tc>
      </w:tr>
      <w:tr w:rsidR="00084C76" w14:paraId="1099B424"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71215FEF" w14:textId="77777777" w:rsidR="00084C76" w:rsidRDefault="00084C76">
            <w:pPr>
              <w:pStyle w:val="TDCe"/>
            </w:pPr>
            <w:r>
              <w:t>동작 조건</w:t>
            </w:r>
          </w:p>
        </w:tc>
        <w:tc>
          <w:tcPr>
            <w:tcW w:w="7512" w:type="dxa"/>
          </w:tcPr>
          <w:p w14:paraId="286A49B0"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진행 여부가 검사 단계와 일치하고 종료 후에는 진행 상태가 남지 않아야 한다.</w:t>
            </w:r>
          </w:p>
        </w:tc>
      </w:tr>
    </w:tbl>
    <w:p w14:paraId="73A07C54" w14:textId="77777777" w:rsidR="00084C76" w:rsidRDefault="00084C76" w:rsidP="00BB7A53">
      <w:pPr>
        <w:pStyle w:val="TDC40"/>
        <w:spacing w:after="0"/>
      </w:pPr>
    </w:p>
    <w:p w14:paraId="6ECE85A5" w14:textId="308F7131" w:rsidR="00697371" w:rsidRPr="00E00010" w:rsidRDefault="00220104" w:rsidP="00BB7A53">
      <w:pPr>
        <w:pStyle w:val="TDC4"/>
      </w:pPr>
      <w:r>
        <w:t>SU-ID-CM3-034, FPGA 제어 레지스터와 리셋</w:t>
      </w:r>
    </w:p>
    <w:p w14:paraId="03E9F0C6" w14:textId="77777777" w:rsidR="00084C76" w:rsidRDefault="00084C76" w:rsidP="00BB7A53">
      <w:pPr>
        <w:pStyle w:val="TDC40"/>
        <w:keepNext/>
      </w:pPr>
      <w:r>
        <w:t>내부기 송신 기능의 제어 필드를 필요한 순서로 설정한다.</w:t>
      </w:r>
    </w:p>
    <w:p w14:paraId="40C689B6" w14:textId="77777777" w:rsidR="00084C76" w:rsidRDefault="00084C76">
      <w:pPr>
        <w:pStyle w:val="TDC42"/>
      </w:pPr>
      <w:r>
        <w:t xml:space="preserve">표 </w:t>
      </w:r>
      <w:r>
        <w:fldChar w:fldCharType="begin"/>
      </w:r>
      <w:r>
        <w:instrText>SEQ 표 \* ARABIC</w:instrText>
      </w:r>
      <w:r>
        <w:fldChar w:fldCharType="separate"/>
      </w:r>
      <w:r w:rsidR="001A0C22">
        <w:rPr>
          <w:noProof/>
        </w:rPr>
        <w:t>161</w:t>
      </w:r>
      <w:r>
        <w:fldChar w:fldCharType="end"/>
      </w:r>
      <w:r>
        <w:t>. FPGA 제어 레지스터와 리셋 / 유닛 설계 내용</w:t>
      </w:r>
    </w:p>
    <w:tbl>
      <w:tblPr>
        <w:tblStyle w:val="TDC41"/>
        <w:tblW w:w="8816" w:type="dxa"/>
        <w:tblLayout w:type="fixed"/>
        <w:tblLook w:val="04A0" w:firstRow="1" w:lastRow="0" w:firstColumn="1" w:lastColumn="0" w:noHBand="0" w:noVBand="1"/>
      </w:tblPr>
      <w:tblGrid>
        <w:gridCol w:w="1304"/>
        <w:gridCol w:w="7512"/>
      </w:tblGrid>
      <w:tr w:rsidR="00084C76" w14:paraId="52277938"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1B9DE449" w14:textId="77777777" w:rsidR="00084C76" w:rsidRDefault="00084C76">
            <w:pPr>
              <w:pStyle w:val="TDC0"/>
            </w:pPr>
            <w:r>
              <w:t>항목</w:t>
            </w:r>
          </w:p>
        </w:tc>
        <w:tc>
          <w:tcPr>
            <w:tcW w:w="7512" w:type="dxa"/>
          </w:tcPr>
          <w:p w14:paraId="134B7DD8"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설계 내용</w:t>
            </w:r>
          </w:p>
        </w:tc>
      </w:tr>
      <w:tr w:rsidR="00084C76" w14:paraId="2A9A7DAA"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4F624A8F" w14:textId="77777777" w:rsidR="00084C76" w:rsidRDefault="00084C76">
            <w:pPr>
              <w:pStyle w:val="TDCe"/>
            </w:pPr>
            <w:r>
              <w:t>입력</w:t>
            </w:r>
          </w:p>
        </w:tc>
        <w:tc>
          <w:tcPr>
            <w:tcW w:w="7512" w:type="dxa"/>
          </w:tcPr>
          <w:p w14:paraId="08D33B66"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FPGA 시스템 레지스터 값, 리셋/RF 출력 요청</w:t>
            </w:r>
          </w:p>
        </w:tc>
      </w:tr>
      <w:tr w:rsidR="00084C76" w14:paraId="6E6F6653"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03D3B2C9" w14:textId="77777777" w:rsidR="00084C76" w:rsidRDefault="00084C76">
            <w:pPr>
              <w:pStyle w:val="TDCe"/>
            </w:pPr>
            <w:r>
              <w:t>출력</w:t>
            </w:r>
          </w:p>
        </w:tc>
        <w:tc>
          <w:tcPr>
            <w:tcW w:w="7512" w:type="dxa"/>
          </w:tcPr>
          <w:p w14:paraId="6B7E7C31"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I2C 제어 명령과 FPGA 상태</w:t>
            </w:r>
          </w:p>
        </w:tc>
      </w:tr>
      <w:tr w:rsidR="00084C76" w14:paraId="401B618F"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42B5682D" w14:textId="77777777" w:rsidR="00084C76" w:rsidRDefault="00084C76">
            <w:pPr>
              <w:pStyle w:val="TDCe"/>
            </w:pPr>
            <w:r>
              <w:t>처리</w:t>
            </w:r>
          </w:p>
        </w:tc>
        <w:tc>
          <w:tcPr>
            <w:tcW w:w="7512" w:type="dxa"/>
          </w:tcPr>
          <w:p w14:paraId="446A6116"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시스템 레지스터를 구성하여 쓰고 리셋 및 RF 송신 허용을 별도 함수로 제공한다. 비트 마스크로 다른 설정 필드가 손상되지 않도록 한다.</w:t>
            </w:r>
          </w:p>
        </w:tc>
      </w:tr>
    </w:tbl>
    <w:p w14:paraId="757A793F" w14:textId="77777777" w:rsidR="00084C76" w:rsidRDefault="00084C76" w:rsidP="00BB7A53">
      <w:pPr>
        <w:pStyle w:val="TDC40"/>
        <w:spacing w:after="0"/>
      </w:pPr>
    </w:p>
    <w:p w14:paraId="768A5EF8" w14:textId="77777777" w:rsidR="00084C76" w:rsidRDefault="00084C76">
      <w:pPr>
        <w:pStyle w:val="TDC42"/>
      </w:pPr>
      <w:r>
        <w:t xml:space="preserve">표 </w:t>
      </w:r>
      <w:r>
        <w:fldChar w:fldCharType="begin"/>
      </w:r>
      <w:r>
        <w:instrText>SEQ 표 \* ARABIC</w:instrText>
      </w:r>
      <w:r>
        <w:fldChar w:fldCharType="separate"/>
      </w:r>
      <w:r w:rsidR="001A0C22">
        <w:rPr>
          <w:noProof/>
        </w:rPr>
        <w:t>162</w:t>
      </w:r>
      <w:r>
        <w:fldChar w:fldCharType="end"/>
      </w:r>
      <w:r>
        <w:t>. FPGA 제어 레지스터와 리셋 / 구현 조건</w:t>
      </w:r>
    </w:p>
    <w:tbl>
      <w:tblPr>
        <w:tblStyle w:val="TDC41"/>
        <w:tblW w:w="8816" w:type="dxa"/>
        <w:tblLayout w:type="fixed"/>
        <w:tblLook w:val="04A0" w:firstRow="1" w:lastRow="0" w:firstColumn="1" w:lastColumn="0" w:noHBand="0" w:noVBand="1"/>
      </w:tblPr>
      <w:tblGrid>
        <w:gridCol w:w="1304"/>
        <w:gridCol w:w="7512"/>
      </w:tblGrid>
      <w:tr w:rsidR="00084C76" w14:paraId="46494EA8"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356A3E50" w14:textId="77777777" w:rsidR="00084C76" w:rsidRDefault="00084C76">
            <w:pPr>
              <w:pStyle w:val="TDC0"/>
            </w:pPr>
            <w:r>
              <w:t>구분</w:t>
            </w:r>
          </w:p>
        </w:tc>
        <w:tc>
          <w:tcPr>
            <w:tcW w:w="7512" w:type="dxa"/>
          </w:tcPr>
          <w:p w14:paraId="47E56465"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구현 조건</w:t>
            </w:r>
          </w:p>
        </w:tc>
      </w:tr>
      <w:tr w:rsidR="00084C76" w14:paraId="6A2A392F"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055B6651" w14:textId="77777777" w:rsidR="00084C76" w:rsidRDefault="00084C76">
            <w:pPr>
              <w:pStyle w:val="TDCe"/>
            </w:pPr>
            <w:r>
              <w:t>관련 함수</w:t>
            </w:r>
          </w:p>
        </w:tc>
        <w:tc>
          <w:tcPr>
            <w:tcW w:w="7512" w:type="dxa"/>
          </w:tcPr>
          <w:p w14:paraId="1E70D864" w14:textId="77777777" w:rsidR="00084C76" w:rsidRPr="00BB7A53" w:rsidRDefault="00084C76">
            <w:pPr>
              <w:pStyle w:val="TDCf"/>
              <w:cnfStyle w:val="000000000000" w:firstRow="0" w:lastRow="0" w:firstColumn="0" w:lastColumn="0" w:oddVBand="0" w:evenVBand="0" w:oddHBand="0" w:evenHBand="0" w:firstRowFirstColumn="0" w:firstRowLastColumn="0" w:lastRowFirstColumn="0" w:lastRowLastColumn="0"/>
              <w:rPr>
                <w:lang w:val="en-US"/>
              </w:rPr>
            </w:pPr>
            <w:r w:rsidRPr="00BB7A53">
              <w:rPr>
                <w:lang w:val="en-US"/>
              </w:rPr>
              <w:t>write_FPGA_systemResgister_1st, write_FPGA_systemResgister_2nd, write_FPGA_reset, write_FPGA_enable_RF_tx / write_FPGA_disable_RF_tx</w:t>
            </w:r>
          </w:p>
        </w:tc>
      </w:tr>
      <w:tr w:rsidR="00084C76" w14:paraId="4C0BA1BD"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70E0BD80" w14:textId="77777777" w:rsidR="00084C76" w:rsidRDefault="00084C76">
            <w:pPr>
              <w:pStyle w:val="TDCe"/>
            </w:pPr>
            <w:r>
              <w:lastRenderedPageBreak/>
              <w:t>동작 조건</w:t>
            </w:r>
          </w:p>
        </w:tc>
        <w:tc>
          <w:tcPr>
            <w:tcW w:w="7512" w:type="dxa"/>
          </w:tcPr>
          <w:p w14:paraId="78D2DA3F"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요청한 제어 비트가 해당 레지스터에 반영되고 관련 없는 필드가 보존되어야 한다.</w:t>
            </w:r>
          </w:p>
        </w:tc>
      </w:tr>
    </w:tbl>
    <w:p w14:paraId="7548BD6D" w14:textId="77777777" w:rsidR="00084C76" w:rsidRDefault="00084C76" w:rsidP="00BB7A53">
      <w:pPr>
        <w:pStyle w:val="TDC40"/>
        <w:spacing w:after="0"/>
      </w:pPr>
    </w:p>
    <w:p w14:paraId="6FF90F5A" w14:textId="77777777" w:rsidR="00697371" w:rsidRPr="00E00010" w:rsidRDefault="00220104" w:rsidP="00BB7A53">
      <w:pPr>
        <w:pStyle w:val="TDC4"/>
      </w:pPr>
      <w:r>
        <w:t>SU-ID-CM3-035, 송신 전력 단계 설정</w:t>
      </w:r>
    </w:p>
    <w:p w14:paraId="40CEDDEA" w14:textId="77777777" w:rsidR="00084C76" w:rsidRDefault="00084C76" w:rsidP="00BB7A53">
      <w:pPr>
        <w:pStyle w:val="TDC40"/>
        <w:keepNext/>
      </w:pPr>
      <w:r>
        <w:t>연결 유지에 사용하는 송신 전력 설정을 일관되게 적용하고 조회한다.</w:t>
      </w:r>
    </w:p>
    <w:p w14:paraId="5B243B57" w14:textId="77777777" w:rsidR="00084C76" w:rsidRDefault="00084C76">
      <w:pPr>
        <w:pStyle w:val="TDC42"/>
      </w:pPr>
      <w:r>
        <w:t xml:space="preserve">표 </w:t>
      </w:r>
      <w:r>
        <w:fldChar w:fldCharType="begin"/>
      </w:r>
      <w:r>
        <w:instrText>SEQ 표 \* ARABIC</w:instrText>
      </w:r>
      <w:r>
        <w:fldChar w:fldCharType="separate"/>
      </w:r>
      <w:r w:rsidR="001A0C22">
        <w:rPr>
          <w:noProof/>
        </w:rPr>
        <w:t>163</w:t>
      </w:r>
      <w:r>
        <w:fldChar w:fldCharType="end"/>
      </w:r>
      <w:r>
        <w:t>. 송신 전력 단계 설정 / 유닛 설계 내용</w:t>
      </w:r>
    </w:p>
    <w:tbl>
      <w:tblPr>
        <w:tblStyle w:val="TDC41"/>
        <w:tblW w:w="8816" w:type="dxa"/>
        <w:tblLayout w:type="fixed"/>
        <w:tblLook w:val="04A0" w:firstRow="1" w:lastRow="0" w:firstColumn="1" w:lastColumn="0" w:noHBand="0" w:noVBand="1"/>
      </w:tblPr>
      <w:tblGrid>
        <w:gridCol w:w="1304"/>
        <w:gridCol w:w="7512"/>
      </w:tblGrid>
      <w:tr w:rsidR="00084C76" w14:paraId="180E1B1E"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18055093" w14:textId="77777777" w:rsidR="00084C76" w:rsidRDefault="00084C76">
            <w:pPr>
              <w:pStyle w:val="TDC0"/>
            </w:pPr>
            <w:r>
              <w:t>항목</w:t>
            </w:r>
          </w:p>
        </w:tc>
        <w:tc>
          <w:tcPr>
            <w:tcW w:w="7512" w:type="dxa"/>
          </w:tcPr>
          <w:p w14:paraId="1EF0D452"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설계 내용</w:t>
            </w:r>
          </w:p>
        </w:tc>
      </w:tr>
      <w:tr w:rsidR="00084C76" w14:paraId="6C547808"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703312C1" w14:textId="77777777" w:rsidR="00084C76" w:rsidRDefault="00084C76">
            <w:pPr>
              <w:pStyle w:val="TDCe"/>
            </w:pPr>
            <w:r>
              <w:t>입력</w:t>
            </w:r>
          </w:p>
        </w:tc>
        <w:tc>
          <w:tcPr>
            <w:tcW w:w="7512" w:type="dxa"/>
          </w:tcPr>
          <w:p w14:paraId="7263738A"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송신 전력 단계</w:t>
            </w:r>
          </w:p>
        </w:tc>
      </w:tr>
      <w:tr w:rsidR="00084C76" w14:paraId="1265476B"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7F8DB154" w14:textId="77777777" w:rsidR="00084C76" w:rsidRDefault="00084C76">
            <w:pPr>
              <w:pStyle w:val="TDCe"/>
            </w:pPr>
            <w:r>
              <w:t>출력</w:t>
            </w:r>
          </w:p>
        </w:tc>
        <w:tc>
          <w:tcPr>
            <w:tcW w:w="7512" w:type="dxa"/>
          </w:tcPr>
          <w:p w14:paraId="79D8EF67"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전원 제어 출력과 현재 단계</w:t>
            </w:r>
          </w:p>
        </w:tc>
      </w:tr>
      <w:tr w:rsidR="00084C76" w14:paraId="6C9B3792"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5271973B" w14:textId="77777777" w:rsidR="00084C76" w:rsidRDefault="00084C76">
            <w:pPr>
              <w:pStyle w:val="TDCe"/>
            </w:pPr>
            <w:r>
              <w:t>처리</w:t>
            </w:r>
          </w:p>
        </w:tc>
        <w:tc>
          <w:tcPr>
            <w:tcW w:w="7512" w:type="dxa"/>
          </w:tcPr>
          <w:p w14:paraId="6AC39796"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단계에 해당하는 전원 제어 값을 기록하고 현재 단계를 조회하게 한다. 전력 단계와 자극 전류 크기는 별도 파라미터로 관리한다.</w:t>
            </w:r>
          </w:p>
        </w:tc>
      </w:tr>
    </w:tbl>
    <w:p w14:paraId="19AFD354" w14:textId="77777777" w:rsidR="00084C76" w:rsidRDefault="00084C76" w:rsidP="00BB7A53">
      <w:pPr>
        <w:pStyle w:val="TDC40"/>
        <w:spacing w:after="0"/>
      </w:pPr>
    </w:p>
    <w:p w14:paraId="094AF797" w14:textId="77777777" w:rsidR="00084C76" w:rsidRDefault="00084C76">
      <w:pPr>
        <w:pStyle w:val="TDC42"/>
      </w:pPr>
      <w:r>
        <w:t xml:space="preserve">표 </w:t>
      </w:r>
      <w:r>
        <w:fldChar w:fldCharType="begin"/>
      </w:r>
      <w:r>
        <w:instrText>SEQ 표 \* ARABIC</w:instrText>
      </w:r>
      <w:r>
        <w:fldChar w:fldCharType="separate"/>
      </w:r>
      <w:r w:rsidR="001A0C22">
        <w:rPr>
          <w:noProof/>
        </w:rPr>
        <w:t>164</w:t>
      </w:r>
      <w:r>
        <w:fldChar w:fldCharType="end"/>
      </w:r>
      <w:r>
        <w:t>. 송신 전력 단계 설정 / 구현 조건</w:t>
      </w:r>
    </w:p>
    <w:tbl>
      <w:tblPr>
        <w:tblStyle w:val="TDC41"/>
        <w:tblW w:w="8816" w:type="dxa"/>
        <w:tblLayout w:type="fixed"/>
        <w:tblLook w:val="04A0" w:firstRow="1" w:lastRow="0" w:firstColumn="1" w:lastColumn="0" w:noHBand="0" w:noVBand="1"/>
      </w:tblPr>
      <w:tblGrid>
        <w:gridCol w:w="1304"/>
        <w:gridCol w:w="7512"/>
      </w:tblGrid>
      <w:tr w:rsidR="00084C76" w14:paraId="3C7FF268"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1C090691" w14:textId="77777777" w:rsidR="00084C76" w:rsidRDefault="00084C76">
            <w:pPr>
              <w:pStyle w:val="TDC0"/>
            </w:pPr>
            <w:r>
              <w:t>구분</w:t>
            </w:r>
          </w:p>
        </w:tc>
        <w:tc>
          <w:tcPr>
            <w:tcW w:w="7512" w:type="dxa"/>
          </w:tcPr>
          <w:p w14:paraId="214DB0AF"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구현 조건</w:t>
            </w:r>
          </w:p>
        </w:tc>
      </w:tr>
      <w:tr w:rsidR="00084C76" w14:paraId="630AFEA4"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1383488A" w14:textId="77777777" w:rsidR="00084C76" w:rsidRDefault="00084C76">
            <w:pPr>
              <w:pStyle w:val="TDCe"/>
            </w:pPr>
            <w:r>
              <w:t>관련 함수</w:t>
            </w:r>
          </w:p>
        </w:tc>
        <w:tc>
          <w:tcPr>
            <w:tcW w:w="7512" w:type="dxa"/>
          </w:tcPr>
          <w:p w14:paraId="2E8297EC" w14:textId="77777777" w:rsidR="00084C76" w:rsidRPr="00BB7A53" w:rsidRDefault="00084C76">
            <w:pPr>
              <w:pStyle w:val="TDCf"/>
              <w:cnfStyle w:val="000000000000" w:firstRow="0" w:lastRow="0" w:firstColumn="0" w:lastColumn="0" w:oddVBand="0" w:evenVBand="0" w:oddHBand="0" w:evenHBand="0" w:firstRowFirstColumn="0" w:firstRowLastColumn="0" w:lastRowFirstColumn="0" w:lastRowLastColumn="0"/>
              <w:rPr>
                <w:lang w:val="en-US"/>
              </w:rPr>
            </w:pPr>
            <w:r w:rsidRPr="00BB7A53">
              <w:rPr>
                <w:lang w:val="en-US"/>
              </w:rPr>
              <w:t>write_change_TxPowerLevel, read_txPowerLevel</w:t>
            </w:r>
          </w:p>
        </w:tc>
      </w:tr>
      <w:tr w:rsidR="00084C76" w14:paraId="31C51A89"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37D7C57A" w14:textId="77777777" w:rsidR="00084C76" w:rsidRDefault="00084C76">
            <w:pPr>
              <w:pStyle w:val="TDCe"/>
            </w:pPr>
            <w:r>
              <w:t>동작 조건</w:t>
            </w:r>
          </w:p>
        </w:tc>
        <w:tc>
          <w:tcPr>
            <w:tcW w:w="7512" w:type="dxa"/>
          </w:tcPr>
          <w:p w14:paraId="6BBFA260"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조회 단계와 기록한 설정이 일치하고 자극 T/C 값이 이 함수에서 변경되지 않아야 한다.</w:t>
            </w:r>
          </w:p>
        </w:tc>
      </w:tr>
    </w:tbl>
    <w:p w14:paraId="7197D5B4" w14:textId="77777777" w:rsidR="00084C76" w:rsidRDefault="00084C76" w:rsidP="00BB7A53">
      <w:pPr>
        <w:pStyle w:val="TDC40"/>
        <w:spacing w:after="0"/>
      </w:pPr>
    </w:p>
    <w:p w14:paraId="68EE55B8" w14:textId="77777777" w:rsidR="00697371" w:rsidRPr="00E00010" w:rsidRDefault="00220104" w:rsidP="00BB7A53">
      <w:pPr>
        <w:pStyle w:val="TDC4"/>
      </w:pPr>
      <w:r>
        <w:lastRenderedPageBreak/>
        <w:t>SU-ID-CM3-036, FPGA 상태와 FIFO 접근</w:t>
      </w:r>
    </w:p>
    <w:p w14:paraId="1A5B7373" w14:textId="77777777" w:rsidR="00084C76" w:rsidRDefault="00084C76" w:rsidP="00BB7A53">
      <w:pPr>
        <w:pStyle w:val="TDC40"/>
        <w:keepNext/>
      </w:pPr>
      <w:r>
        <w:t>수신 자료와 통신 오류를 자극 제어 상태 머신에 전달한다.</w:t>
      </w:r>
    </w:p>
    <w:p w14:paraId="4168C311" w14:textId="77777777" w:rsidR="00084C76" w:rsidRDefault="00084C76">
      <w:pPr>
        <w:pStyle w:val="TDC42"/>
      </w:pPr>
      <w:r>
        <w:t xml:space="preserve">표 </w:t>
      </w:r>
      <w:r>
        <w:fldChar w:fldCharType="begin"/>
      </w:r>
      <w:r>
        <w:instrText>SEQ 표 \* ARABIC</w:instrText>
      </w:r>
      <w:r>
        <w:fldChar w:fldCharType="separate"/>
      </w:r>
      <w:r w:rsidR="001A0C22">
        <w:rPr>
          <w:noProof/>
        </w:rPr>
        <w:t>165</w:t>
      </w:r>
      <w:r>
        <w:fldChar w:fldCharType="end"/>
      </w:r>
      <w:r>
        <w:t>. FPGA 상태와 FIFO 접근 / 유닛 설계 내용</w:t>
      </w:r>
    </w:p>
    <w:tbl>
      <w:tblPr>
        <w:tblStyle w:val="TDC41"/>
        <w:tblW w:w="8816" w:type="dxa"/>
        <w:tblLayout w:type="fixed"/>
        <w:tblLook w:val="04A0" w:firstRow="1" w:lastRow="0" w:firstColumn="1" w:lastColumn="0" w:noHBand="0" w:noVBand="1"/>
      </w:tblPr>
      <w:tblGrid>
        <w:gridCol w:w="1304"/>
        <w:gridCol w:w="7512"/>
      </w:tblGrid>
      <w:tr w:rsidR="00084C76" w14:paraId="6328258A"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6B10372B" w14:textId="77777777" w:rsidR="00084C76" w:rsidRDefault="00084C76">
            <w:pPr>
              <w:pStyle w:val="TDC0"/>
            </w:pPr>
            <w:r>
              <w:t>항목</w:t>
            </w:r>
          </w:p>
        </w:tc>
        <w:tc>
          <w:tcPr>
            <w:tcW w:w="7512" w:type="dxa"/>
          </w:tcPr>
          <w:p w14:paraId="68215E36"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설계 내용</w:t>
            </w:r>
          </w:p>
        </w:tc>
      </w:tr>
      <w:tr w:rsidR="00084C76" w14:paraId="55C2FF01"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16351CDE" w14:textId="77777777" w:rsidR="00084C76" w:rsidRDefault="00084C76">
            <w:pPr>
              <w:pStyle w:val="TDCe"/>
            </w:pPr>
            <w:r>
              <w:t>입력</w:t>
            </w:r>
          </w:p>
        </w:tc>
        <w:tc>
          <w:tcPr>
            <w:tcW w:w="7512" w:type="dxa"/>
          </w:tcPr>
          <w:p w14:paraId="0EA11C2F"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상태/FIFO 읽기 및 FIFO 정리 요청</w:t>
            </w:r>
          </w:p>
        </w:tc>
      </w:tr>
      <w:tr w:rsidR="00084C76" w14:paraId="3CD27FB6"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34BDB197" w14:textId="77777777" w:rsidR="00084C76" w:rsidRDefault="00084C76">
            <w:pPr>
              <w:pStyle w:val="TDCe"/>
            </w:pPr>
            <w:r>
              <w:t>출력</w:t>
            </w:r>
          </w:p>
        </w:tc>
        <w:tc>
          <w:tcPr>
            <w:tcW w:w="7512" w:type="dxa"/>
          </w:tcPr>
          <w:p w14:paraId="6C52BABB"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버전, 오류 플래그, FIFO 상태 및 역방향 통신 자료</w:t>
            </w:r>
          </w:p>
        </w:tc>
      </w:tr>
      <w:tr w:rsidR="00084C76" w14:paraId="5116D412"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727A329E" w14:textId="77777777" w:rsidR="00084C76" w:rsidRDefault="00084C76">
            <w:pPr>
              <w:pStyle w:val="TDCe"/>
            </w:pPr>
            <w:r>
              <w:t>처리</w:t>
            </w:r>
          </w:p>
        </w:tc>
        <w:tc>
          <w:tcPr>
            <w:tcW w:w="7512" w:type="dxa"/>
          </w:tcPr>
          <w:p w14:paraId="54F4DEDE"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버전/오류/빈 FIFO 여부를 해당 레지스터에서 읽고 역방향 통신 FIFO를 취득한다. FIFO 정리 요청은 상태 읽기와 구분하여 수행한다.</w:t>
            </w:r>
          </w:p>
        </w:tc>
      </w:tr>
    </w:tbl>
    <w:p w14:paraId="73D2A62E" w14:textId="77777777" w:rsidR="00084C76" w:rsidRDefault="00084C76" w:rsidP="00BB7A53">
      <w:pPr>
        <w:pStyle w:val="TDC40"/>
        <w:spacing w:after="0"/>
      </w:pPr>
    </w:p>
    <w:p w14:paraId="733E2546" w14:textId="77777777" w:rsidR="00084C76" w:rsidRDefault="00084C76">
      <w:pPr>
        <w:pStyle w:val="TDC42"/>
      </w:pPr>
      <w:r>
        <w:t xml:space="preserve">표 </w:t>
      </w:r>
      <w:r>
        <w:fldChar w:fldCharType="begin"/>
      </w:r>
      <w:r>
        <w:instrText>SEQ 표 \* ARABIC</w:instrText>
      </w:r>
      <w:r>
        <w:fldChar w:fldCharType="separate"/>
      </w:r>
      <w:r w:rsidR="001A0C22">
        <w:rPr>
          <w:noProof/>
        </w:rPr>
        <w:t>166</w:t>
      </w:r>
      <w:r>
        <w:fldChar w:fldCharType="end"/>
      </w:r>
      <w:r>
        <w:t>. FPGA 상태와 FIFO 접근 / 구현 조건</w:t>
      </w:r>
    </w:p>
    <w:tbl>
      <w:tblPr>
        <w:tblStyle w:val="TDC41"/>
        <w:tblW w:w="8816" w:type="dxa"/>
        <w:tblLayout w:type="fixed"/>
        <w:tblLook w:val="04A0" w:firstRow="1" w:lastRow="0" w:firstColumn="1" w:lastColumn="0" w:noHBand="0" w:noVBand="1"/>
      </w:tblPr>
      <w:tblGrid>
        <w:gridCol w:w="1304"/>
        <w:gridCol w:w="7512"/>
      </w:tblGrid>
      <w:tr w:rsidR="00084C76" w14:paraId="33114F08"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3228E44B" w14:textId="77777777" w:rsidR="00084C76" w:rsidRDefault="00084C76">
            <w:pPr>
              <w:pStyle w:val="TDC0"/>
            </w:pPr>
            <w:r>
              <w:t>구분</w:t>
            </w:r>
          </w:p>
        </w:tc>
        <w:tc>
          <w:tcPr>
            <w:tcW w:w="7512" w:type="dxa"/>
          </w:tcPr>
          <w:p w14:paraId="65CAE071"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구현 조건</w:t>
            </w:r>
          </w:p>
        </w:tc>
      </w:tr>
      <w:tr w:rsidR="00084C76" w14:paraId="301C9F43"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3A11A2AC" w14:textId="77777777" w:rsidR="00084C76" w:rsidRDefault="00084C76">
            <w:pPr>
              <w:pStyle w:val="TDCe"/>
            </w:pPr>
            <w:r>
              <w:t>관련 함수</w:t>
            </w:r>
          </w:p>
        </w:tc>
        <w:tc>
          <w:tcPr>
            <w:tcW w:w="7512" w:type="dxa"/>
          </w:tcPr>
          <w:p w14:paraId="519A863C" w14:textId="77777777" w:rsidR="00084C76" w:rsidRPr="00BB7A53" w:rsidRDefault="00084C76">
            <w:pPr>
              <w:pStyle w:val="TDCf"/>
              <w:cnfStyle w:val="000000000000" w:firstRow="0" w:lastRow="0" w:firstColumn="0" w:lastColumn="0" w:oddVBand="0" w:evenVBand="0" w:oddHBand="0" w:evenHBand="0" w:firstRowFirstColumn="0" w:firstRowLastColumn="0" w:lastRowFirstColumn="0" w:lastRowLastColumn="0"/>
              <w:rPr>
                <w:lang w:val="en-US"/>
              </w:rPr>
            </w:pPr>
            <w:r w:rsidRPr="00BB7A53">
              <w:rPr>
                <w:lang w:val="en-US"/>
              </w:rPr>
              <w:t>write_FPGA_clear_FIFO, read_FPGA_version, read_FPGA_systemError_Flag, read_FPGA_backtelError_Flag / check_FPGA_PCM_Error, check_FPGA_FIFO_empty, read_FPGA_backtel_FIFO</w:t>
            </w:r>
          </w:p>
        </w:tc>
      </w:tr>
      <w:tr w:rsidR="00084C76" w14:paraId="406F5521"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5516A3A8" w14:textId="77777777" w:rsidR="00084C76" w:rsidRDefault="00084C76">
            <w:pPr>
              <w:pStyle w:val="TDCe"/>
            </w:pPr>
            <w:r>
              <w:t>동작 조건</w:t>
            </w:r>
          </w:p>
        </w:tc>
        <w:tc>
          <w:tcPr>
            <w:tcW w:w="7512" w:type="dxa"/>
          </w:tcPr>
          <w:p w14:paraId="60914776"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버전, PCM 오류, 역방향 통신 오류, FIFO 빈 상태가 각각 올바른 필드로 해석되어야 한다.</w:t>
            </w:r>
          </w:p>
        </w:tc>
      </w:tr>
    </w:tbl>
    <w:p w14:paraId="0A21B5F9" w14:textId="77777777" w:rsidR="00084C76" w:rsidRDefault="00084C76" w:rsidP="00BB7A53">
      <w:pPr>
        <w:pStyle w:val="TDC40"/>
        <w:spacing w:after="0"/>
      </w:pPr>
    </w:p>
    <w:p w14:paraId="4A4EC2E9" w14:textId="77777777" w:rsidR="00697371" w:rsidRPr="00E00010" w:rsidRDefault="00220104" w:rsidP="00BB7A53">
      <w:pPr>
        <w:pStyle w:val="TDC4"/>
      </w:pPr>
      <w:r>
        <w:t>SU-ID-CM3-037, 펄스폭과 역방향 통신 설정</w:t>
      </w:r>
    </w:p>
    <w:p w14:paraId="4A9839FD" w14:textId="77777777" w:rsidR="00084C76" w:rsidRDefault="00084C76" w:rsidP="00BB7A53">
      <w:pPr>
        <w:pStyle w:val="TDC40"/>
        <w:keepNext/>
      </w:pPr>
      <w:r>
        <w:t>내부기 실행 단계에서 필요한 펄스 시간과 응답 형식을 설정한다.</w:t>
      </w:r>
    </w:p>
    <w:p w14:paraId="4CF5747A" w14:textId="77777777" w:rsidR="00084C76" w:rsidRDefault="00084C76">
      <w:pPr>
        <w:pStyle w:val="TDC42"/>
      </w:pPr>
      <w:r>
        <w:t xml:space="preserve">표 </w:t>
      </w:r>
      <w:r>
        <w:fldChar w:fldCharType="begin"/>
      </w:r>
      <w:r>
        <w:instrText>SEQ 표 \* ARABIC</w:instrText>
      </w:r>
      <w:r>
        <w:fldChar w:fldCharType="separate"/>
      </w:r>
      <w:r w:rsidR="001A0C22">
        <w:rPr>
          <w:noProof/>
        </w:rPr>
        <w:t>167</w:t>
      </w:r>
      <w:r>
        <w:fldChar w:fldCharType="end"/>
      </w:r>
      <w:r>
        <w:t>. 펄스폭과 역방향 통신 설정 / 유닛 설계 내용</w:t>
      </w:r>
    </w:p>
    <w:tbl>
      <w:tblPr>
        <w:tblStyle w:val="TDC41"/>
        <w:tblW w:w="8816" w:type="dxa"/>
        <w:tblLayout w:type="fixed"/>
        <w:tblLook w:val="04A0" w:firstRow="1" w:lastRow="0" w:firstColumn="1" w:lastColumn="0" w:noHBand="0" w:noVBand="1"/>
      </w:tblPr>
      <w:tblGrid>
        <w:gridCol w:w="1304"/>
        <w:gridCol w:w="7512"/>
      </w:tblGrid>
      <w:tr w:rsidR="00084C76" w14:paraId="6790BBCA"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7F8256CA" w14:textId="77777777" w:rsidR="00084C76" w:rsidRDefault="00084C76">
            <w:pPr>
              <w:pStyle w:val="TDC0"/>
            </w:pPr>
            <w:r>
              <w:t>항목</w:t>
            </w:r>
          </w:p>
        </w:tc>
        <w:tc>
          <w:tcPr>
            <w:tcW w:w="7512" w:type="dxa"/>
          </w:tcPr>
          <w:p w14:paraId="464887DB"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설계 내용</w:t>
            </w:r>
          </w:p>
        </w:tc>
      </w:tr>
      <w:tr w:rsidR="00084C76" w14:paraId="76090A30"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36812F6A" w14:textId="77777777" w:rsidR="00084C76" w:rsidRDefault="00084C76">
            <w:pPr>
              <w:pStyle w:val="TDCe"/>
            </w:pPr>
            <w:r>
              <w:t>입력</w:t>
            </w:r>
          </w:p>
        </w:tc>
        <w:tc>
          <w:tcPr>
            <w:tcW w:w="7512" w:type="dxa"/>
          </w:tcPr>
          <w:p w14:paraId="1504D917"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펄스폭/역방향 통신 모드 요청</w:t>
            </w:r>
          </w:p>
        </w:tc>
      </w:tr>
      <w:tr w:rsidR="00084C76" w14:paraId="05FEA334"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53D8D48A" w14:textId="77777777" w:rsidR="00084C76" w:rsidRDefault="00084C76">
            <w:pPr>
              <w:pStyle w:val="TDCe"/>
            </w:pPr>
            <w:r>
              <w:t>출력</w:t>
            </w:r>
          </w:p>
        </w:tc>
        <w:tc>
          <w:tcPr>
            <w:tcW w:w="7512" w:type="dxa"/>
          </w:tcPr>
          <w:p w14:paraId="405E8AC6"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내부기 제어 설정 및 전원 상태 조회</w:t>
            </w:r>
          </w:p>
        </w:tc>
      </w:tr>
      <w:tr w:rsidR="00084C76" w14:paraId="21684E15"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14C7AA21" w14:textId="77777777" w:rsidR="00084C76" w:rsidRDefault="00084C76">
            <w:pPr>
              <w:pStyle w:val="TDCe"/>
            </w:pPr>
            <w:r>
              <w:lastRenderedPageBreak/>
              <w:t>처리</w:t>
            </w:r>
          </w:p>
        </w:tc>
        <w:tc>
          <w:tcPr>
            <w:tcW w:w="7512" w:type="dxa"/>
          </w:tcPr>
          <w:p w14:paraId="4AD67C38"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펄스폭을 변경하거나 최소값으로 초기화한다. 역방향 통신의 모드 설정/해제를 제공하며 내부기 전원 상태를 조회한다.</w:t>
            </w:r>
          </w:p>
        </w:tc>
      </w:tr>
    </w:tbl>
    <w:p w14:paraId="39883806" w14:textId="77777777" w:rsidR="00084C76" w:rsidRDefault="00084C76" w:rsidP="00BB7A53">
      <w:pPr>
        <w:pStyle w:val="TDC40"/>
        <w:spacing w:after="0"/>
      </w:pPr>
    </w:p>
    <w:p w14:paraId="39DA0117" w14:textId="77777777" w:rsidR="00084C76" w:rsidRDefault="00084C76">
      <w:pPr>
        <w:pStyle w:val="TDC42"/>
      </w:pPr>
      <w:r>
        <w:t xml:space="preserve">표 </w:t>
      </w:r>
      <w:r>
        <w:fldChar w:fldCharType="begin"/>
      </w:r>
      <w:r>
        <w:instrText>SEQ 표 \* ARABIC</w:instrText>
      </w:r>
      <w:r>
        <w:fldChar w:fldCharType="separate"/>
      </w:r>
      <w:r w:rsidR="001A0C22">
        <w:rPr>
          <w:noProof/>
        </w:rPr>
        <w:t>168</w:t>
      </w:r>
      <w:r>
        <w:fldChar w:fldCharType="end"/>
      </w:r>
      <w:r>
        <w:t>. 펄스폭과 역방향 통신 설정 / 구현 조건</w:t>
      </w:r>
    </w:p>
    <w:tbl>
      <w:tblPr>
        <w:tblStyle w:val="TDC41"/>
        <w:tblW w:w="8816" w:type="dxa"/>
        <w:tblLayout w:type="fixed"/>
        <w:tblLook w:val="04A0" w:firstRow="1" w:lastRow="0" w:firstColumn="1" w:lastColumn="0" w:noHBand="0" w:noVBand="1"/>
      </w:tblPr>
      <w:tblGrid>
        <w:gridCol w:w="1304"/>
        <w:gridCol w:w="7512"/>
      </w:tblGrid>
      <w:tr w:rsidR="00084C76" w14:paraId="711ABDB9"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7B68B10F" w14:textId="77777777" w:rsidR="00084C76" w:rsidRDefault="00084C76">
            <w:pPr>
              <w:pStyle w:val="TDC0"/>
            </w:pPr>
            <w:r>
              <w:t>구분</w:t>
            </w:r>
          </w:p>
        </w:tc>
        <w:tc>
          <w:tcPr>
            <w:tcW w:w="7512" w:type="dxa"/>
          </w:tcPr>
          <w:p w14:paraId="7A5D8741"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구현 조건</w:t>
            </w:r>
          </w:p>
        </w:tc>
      </w:tr>
      <w:tr w:rsidR="00084C76" w14:paraId="4F045B6F"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29ED5ED1" w14:textId="77777777" w:rsidR="00084C76" w:rsidRDefault="00084C76">
            <w:pPr>
              <w:pStyle w:val="TDCe"/>
            </w:pPr>
            <w:r>
              <w:t>관련 함수</w:t>
            </w:r>
          </w:p>
        </w:tc>
        <w:tc>
          <w:tcPr>
            <w:tcW w:w="7512" w:type="dxa"/>
          </w:tcPr>
          <w:p w14:paraId="125B2E1A" w14:textId="77777777" w:rsidR="00084C76" w:rsidRPr="00BB7A53" w:rsidRDefault="00084C76">
            <w:pPr>
              <w:pStyle w:val="TDCf"/>
              <w:cnfStyle w:val="000000000000" w:firstRow="0" w:lastRow="0" w:firstColumn="0" w:lastColumn="0" w:oddVBand="0" w:evenVBand="0" w:oddHBand="0" w:evenHBand="0" w:firstRowFirstColumn="0" w:firstRowLastColumn="0" w:lastRowFirstColumn="0" w:lastRowLastColumn="0"/>
              <w:rPr>
                <w:lang w:val="en-US"/>
              </w:rPr>
            </w:pPr>
            <w:r w:rsidRPr="00BB7A53">
              <w:rPr>
                <w:lang w:val="en-US"/>
              </w:rPr>
              <w:t>chang_PulseWidth, chang_PulseWidth_minimum, change_8BitBacktel_mode, disable_Backtel / read_isd_Power_State</w:t>
            </w:r>
          </w:p>
        </w:tc>
      </w:tr>
      <w:tr w:rsidR="00084C76" w14:paraId="02377813"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75348FCE" w14:textId="77777777" w:rsidR="00084C76" w:rsidRDefault="00084C76">
            <w:pPr>
              <w:pStyle w:val="TDCe"/>
            </w:pPr>
            <w:r>
              <w:t>동작 조건</w:t>
            </w:r>
          </w:p>
        </w:tc>
        <w:tc>
          <w:tcPr>
            <w:tcW w:w="7512" w:type="dxa"/>
          </w:tcPr>
          <w:p w14:paraId="7C7DD3E8"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각 요청이 대응 레지스터 필드에 반영되어야 하며 모드 해제 시 이전 활성 비트가 남지 않아야 한다.</w:t>
            </w:r>
          </w:p>
        </w:tc>
      </w:tr>
    </w:tbl>
    <w:p w14:paraId="25063012" w14:textId="77777777" w:rsidR="00084C76" w:rsidRDefault="00084C76" w:rsidP="00BB7A53">
      <w:pPr>
        <w:pStyle w:val="TDC40"/>
        <w:spacing w:after="0"/>
      </w:pPr>
    </w:p>
    <w:p w14:paraId="796EDABC" w14:textId="77777777" w:rsidR="00697371" w:rsidRPr="00E00010" w:rsidRDefault="00220104" w:rsidP="00BB7A53">
      <w:pPr>
        <w:pStyle w:val="TDC4"/>
      </w:pPr>
      <w:r>
        <w:t>SU-ID-CM3-038, 주 송신 PMIC 접근</w:t>
      </w:r>
    </w:p>
    <w:p w14:paraId="2CCA57FB" w14:textId="77777777" w:rsidR="00084C76" w:rsidRDefault="00084C76" w:rsidP="00BB7A53">
      <w:pPr>
        <w:pStyle w:val="TDC40"/>
        <w:keepNext/>
      </w:pPr>
      <w:r>
        <w:t>송신 전원 소자의 레지스터 접근을 내부기 제어에서 공통으로 사용한다.</w:t>
      </w:r>
    </w:p>
    <w:p w14:paraId="699E116C" w14:textId="77777777" w:rsidR="00084C76" w:rsidRDefault="00084C76">
      <w:pPr>
        <w:pStyle w:val="TDC42"/>
      </w:pPr>
      <w:r>
        <w:t xml:space="preserve">표 </w:t>
      </w:r>
      <w:r>
        <w:fldChar w:fldCharType="begin"/>
      </w:r>
      <w:r>
        <w:instrText>SEQ 표 \* ARABIC</w:instrText>
      </w:r>
      <w:r>
        <w:fldChar w:fldCharType="separate"/>
      </w:r>
      <w:r w:rsidR="001A0C22">
        <w:rPr>
          <w:noProof/>
        </w:rPr>
        <w:t>169</w:t>
      </w:r>
      <w:r>
        <w:fldChar w:fldCharType="end"/>
      </w:r>
      <w:r>
        <w:t>. 주 송신 PMIC 접근 / 유닛 설계 내용</w:t>
      </w:r>
    </w:p>
    <w:tbl>
      <w:tblPr>
        <w:tblStyle w:val="TDC41"/>
        <w:tblW w:w="8816" w:type="dxa"/>
        <w:tblLayout w:type="fixed"/>
        <w:tblLook w:val="04A0" w:firstRow="1" w:lastRow="0" w:firstColumn="1" w:lastColumn="0" w:noHBand="0" w:noVBand="1"/>
      </w:tblPr>
      <w:tblGrid>
        <w:gridCol w:w="1304"/>
        <w:gridCol w:w="7512"/>
      </w:tblGrid>
      <w:tr w:rsidR="00084C76" w14:paraId="6CE7C42B"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700F42E2" w14:textId="77777777" w:rsidR="00084C76" w:rsidRDefault="00084C76">
            <w:pPr>
              <w:pStyle w:val="TDC0"/>
            </w:pPr>
            <w:r>
              <w:t>항목</w:t>
            </w:r>
          </w:p>
        </w:tc>
        <w:tc>
          <w:tcPr>
            <w:tcW w:w="7512" w:type="dxa"/>
          </w:tcPr>
          <w:p w14:paraId="1485D276"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설계 내용</w:t>
            </w:r>
          </w:p>
        </w:tc>
      </w:tr>
      <w:tr w:rsidR="00084C76" w14:paraId="3AABF9CD"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125D9485" w14:textId="77777777" w:rsidR="00084C76" w:rsidRDefault="00084C76">
            <w:pPr>
              <w:pStyle w:val="TDCe"/>
            </w:pPr>
            <w:r>
              <w:t>입력</w:t>
            </w:r>
          </w:p>
        </w:tc>
        <w:tc>
          <w:tcPr>
            <w:tcW w:w="7512" w:type="dxa"/>
          </w:tcPr>
          <w:p w14:paraId="2B175F33"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PMIC 주소/레지스터/데이터와 리셋 요청</w:t>
            </w:r>
          </w:p>
        </w:tc>
      </w:tr>
      <w:tr w:rsidR="00084C76" w14:paraId="17F90DF6"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729AF1E1" w14:textId="77777777" w:rsidR="00084C76" w:rsidRDefault="00084C76">
            <w:pPr>
              <w:pStyle w:val="TDCe"/>
            </w:pPr>
            <w:r>
              <w:t>출력</w:t>
            </w:r>
          </w:p>
        </w:tc>
        <w:tc>
          <w:tcPr>
            <w:tcW w:w="7512" w:type="dxa"/>
          </w:tcPr>
          <w:p w14:paraId="3D3E3EB9"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I2C 쓰기/읽기 결과와 리셋 상태</w:t>
            </w:r>
          </w:p>
        </w:tc>
      </w:tr>
      <w:tr w:rsidR="00084C76" w14:paraId="3661BAD3"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4899462C" w14:textId="77777777" w:rsidR="00084C76" w:rsidRDefault="00084C76">
            <w:pPr>
              <w:pStyle w:val="TDCe"/>
            </w:pPr>
            <w:r>
              <w:t>처리</w:t>
            </w:r>
          </w:p>
        </w:tc>
        <w:tc>
          <w:tcPr>
            <w:tcW w:w="7512" w:type="dxa"/>
          </w:tcPr>
          <w:p w14:paraId="3B25DB7A"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레지스터 쓰기/읽기를 I2C 전송에 연결하고 리셋 함수를 제공한다. 읽기 데이터와 전송 성공 상태를 구분한다.</w:t>
            </w:r>
          </w:p>
        </w:tc>
      </w:tr>
    </w:tbl>
    <w:p w14:paraId="5E4912E2" w14:textId="77777777" w:rsidR="00084C76" w:rsidRDefault="00084C76" w:rsidP="00BB7A53">
      <w:pPr>
        <w:pStyle w:val="TDC40"/>
        <w:spacing w:after="0"/>
      </w:pPr>
    </w:p>
    <w:p w14:paraId="346646F6" w14:textId="77777777" w:rsidR="00084C76" w:rsidRDefault="00084C76">
      <w:pPr>
        <w:pStyle w:val="TDC42"/>
      </w:pPr>
      <w:r>
        <w:t xml:space="preserve">표 </w:t>
      </w:r>
      <w:r>
        <w:fldChar w:fldCharType="begin"/>
      </w:r>
      <w:r>
        <w:instrText>SEQ 표 \* ARABIC</w:instrText>
      </w:r>
      <w:r>
        <w:fldChar w:fldCharType="separate"/>
      </w:r>
      <w:r w:rsidR="001A0C22">
        <w:rPr>
          <w:noProof/>
        </w:rPr>
        <w:t>170</w:t>
      </w:r>
      <w:r>
        <w:fldChar w:fldCharType="end"/>
      </w:r>
      <w:r>
        <w:t>. 주 송신 PMIC 접근 / 구현 조건</w:t>
      </w:r>
    </w:p>
    <w:tbl>
      <w:tblPr>
        <w:tblStyle w:val="TDC41"/>
        <w:tblW w:w="8816" w:type="dxa"/>
        <w:tblLayout w:type="fixed"/>
        <w:tblLook w:val="04A0" w:firstRow="1" w:lastRow="0" w:firstColumn="1" w:lastColumn="0" w:noHBand="0" w:noVBand="1"/>
      </w:tblPr>
      <w:tblGrid>
        <w:gridCol w:w="1304"/>
        <w:gridCol w:w="7512"/>
      </w:tblGrid>
      <w:tr w:rsidR="00084C76" w14:paraId="424CCAE5"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52BD238F" w14:textId="77777777" w:rsidR="00084C76" w:rsidRDefault="00084C76">
            <w:pPr>
              <w:pStyle w:val="TDC0"/>
            </w:pPr>
            <w:r>
              <w:t>구분</w:t>
            </w:r>
          </w:p>
        </w:tc>
        <w:tc>
          <w:tcPr>
            <w:tcW w:w="7512" w:type="dxa"/>
          </w:tcPr>
          <w:p w14:paraId="3D09F6C5"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구현 조건</w:t>
            </w:r>
          </w:p>
        </w:tc>
      </w:tr>
      <w:tr w:rsidR="00084C76" w14:paraId="64069321"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1710792D" w14:textId="77777777" w:rsidR="00084C76" w:rsidRDefault="00084C76">
            <w:pPr>
              <w:pStyle w:val="TDCe"/>
            </w:pPr>
            <w:r>
              <w:t>관련 함수</w:t>
            </w:r>
          </w:p>
        </w:tc>
        <w:tc>
          <w:tcPr>
            <w:tcW w:w="7512" w:type="dxa"/>
          </w:tcPr>
          <w:p w14:paraId="6E057FD9" w14:textId="77777777" w:rsidR="00084C76" w:rsidRPr="00BB7A53" w:rsidRDefault="00084C76">
            <w:pPr>
              <w:pStyle w:val="TDCf"/>
              <w:cnfStyle w:val="000000000000" w:firstRow="0" w:lastRow="0" w:firstColumn="0" w:lastColumn="0" w:oddVBand="0" w:evenVBand="0" w:oddHBand="0" w:evenHBand="0" w:firstRowFirstColumn="0" w:firstRowLastColumn="0" w:lastRowFirstColumn="0" w:lastRowLastColumn="0"/>
              <w:rPr>
                <w:lang w:val="en-US"/>
              </w:rPr>
            </w:pPr>
            <w:r w:rsidRPr="00BB7A53">
              <w:rPr>
                <w:lang w:val="en-US"/>
              </w:rPr>
              <w:t>write_REN_ISL91128_register_byCM3_I2C, read_REN_ISL91128_register_byCM3_I2C, Reset_REN_ISL91128</w:t>
            </w:r>
          </w:p>
        </w:tc>
      </w:tr>
      <w:tr w:rsidR="00084C76" w14:paraId="50D5235A"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6B473705" w14:textId="77777777" w:rsidR="00084C76" w:rsidRDefault="00084C76">
            <w:pPr>
              <w:pStyle w:val="TDCe"/>
            </w:pPr>
            <w:r>
              <w:lastRenderedPageBreak/>
              <w:t>동작 조건</w:t>
            </w:r>
          </w:p>
        </w:tc>
        <w:tc>
          <w:tcPr>
            <w:tcW w:w="7512" w:type="dxa"/>
          </w:tcPr>
          <w:p w14:paraId="2616B972"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지정한 주소/데이터로 전송하고 읽기 버퍼를 호출자에게 제공해야 한다.</w:t>
            </w:r>
          </w:p>
        </w:tc>
      </w:tr>
    </w:tbl>
    <w:p w14:paraId="1BBA24D7" w14:textId="77777777" w:rsidR="00084C76" w:rsidRDefault="00084C76" w:rsidP="00BB7A53">
      <w:pPr>
        <w:pStyle w:val="TDC40"/>
        <w:spacing w:after="0"/>
      </w:pPr>
    </w:p>
    <w:p w14:paraId="4F240A38" w14:textId="77777777" w:rsidR="00697371" w:rsidRPr="00E00010" w:rsidRDefault="00220104" w:rsidP="00BB7A53">
      <w:pPr>
        <w:pStyle w:val="TDC4"/>
      </w:pPr>
      <w:r>
        <w:t>SU-ID-CM3-039, 자극 전원 활성과 차단</w:t>
      </w:r>
    </w:p>
    <w:p w14:paraId="34A8F670" w14:textId="77777777" w:rsidR="00084C76" w:rsidRDefault="00084C76" w:rsidP="00BB7A53">
      <w:pPr>
        <w:pStyle w:val="TDC40"/>
        <w:keepNext/>
      </w:pPr>
      <w:r>
        <w:t>자극 실행과 종료 시 필요한 전원 상태를 명확히 전환한다.</w:t>
      </w:r>
    </w:p>
    <w:p w14:paraId="5102F656" w14:textId="77777777" w:rsidR="00084C76" w:rsidRDefault="00084C76">
      <w:pPr>
        <w:pStyle w:val="TDC42"/>
      </w:pPr>
      <w:r>
        <w:t xml:space="preserve">표 </w:t>
      </w:r>
      <w:r>
        <w:fldChar w:fldCharType="begin"/>
      </w:r>
      <w:r>
        <w:instrText>SEQ 표 \* ARABIC</w:instrText>
      </w:r>
      <w:r>
        <w:fldChar w:fldCharType="separate"/>
      </w:r>
      <w:r w:rsidR="001A0C22">
        <w:rPr>
          <w:noProof/>
        </w:rPr>
        <w:t>171</w:t>
      </w:r>
      <w:r>
        <w:fldChar w:fldCharType="end"/>
      </w:r>
      <w:r>
        <w:t>. 자극 전원 활성과 차단 / 유닛 설계 내용</w:t>
      </w:r>
    </w:p>
    <w:tbl>
      <w:tblPr>
        <w:tblStyle w:val="TDC41"/>
        <w:tblW w:w="8816" w:type="dxa"/>
        <w:tblLayout w:type="fixed"/>
        <w:tblLook w:val="04A0" w:firstRow="1" w:lastRow="0" w:firstColumn="1" w:lastColumn="0" w:noHBand="0" w:noVBand="1"/>
      </w:tblPr>
      <w:tblGrid>
        <w:gridCol w:w="1304"/>
        <w:gridCol w:w="7512"/>
      </w:tblGrid>
      <w:tr w:rsidR="00084C76" w14:paraId="46601ABC"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79B11E4D" w14:textId="77777777" w:rsidR="00084C76" w:rsidRDefault="00084C76">
            <w:pPr>
              <w:pStyle w:val="TDC0"/>
            </w:pPr>
            <w:r>
              <w:t>항목</w:t>
            </w:r>
          </w:p>
        </w:tc>
        <w:tc>
          <w:tcPr>
            <w:tcW w:w="7512" w:type="dxa"/>
          </w:tcPr>
          <w:p w14:paraId="1AE460BE"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설계 내용</w:t>
            </w:r>
          </w:p>
        </w:tc>
      </w:tr>
      <w:tr w:rsidR="00084C76" w14:paraId="7FF500B2"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6FEE8399" w14:textId="77777777" w:rsidR="00084C76" w:rsidRDefault="00084C76">
            <w:pPr>
              <w:pStyle w:val="TDCe"/>
            </w:pPr>
            <w:r>
              <w:t>입력</w:t>
            </w:r>
          </w:p>
        </w:tc>
        <w:tc>
          <w:tcPr>
            <w:tcW w:w="7512" w:type="dxa"/>
          </w:tcPr>
          <w:p w14:paraId="2C3B749A"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VP 출력 활성/비활성/리셋 요청</w:t>
            </w:r>
          </w:p>
        </w:tc>
      </w:tr>
      <w:tr w:rsidR="00084C76" w14:paraId="7094EE1C"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7528BB2D" w14:textId="77777777" w:rsidR="00084C76" w:rsidRDefault="00084C76">
            <w:pPr>
              <w:pStyle w:val="TDCe"/>
            </w:pPr>
            <w:r>
              <w:t>출력</w:t>
            </w:r>
          </w:p>
        </w:tc>
        <w:tc>
          <w:tcPr>
            <w:tcW w:w="7512" w:type="dxa"/>
          </w:tcPr>
          <w:p w14:paraId="36A199C5"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자극 전원 제어 상태</w:t>
            </w:r>
          </w:p>
        </w:tc>
      </w:tr>
      <w:tr w:rsidR="00084C76" w14:paraId="24BAB058"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1C7F9652" w14:textId="77777777" w:rsidR="00084C76" w:rsidRDefault="00084C76">
            <w:pPr>
              <w:pStyle w:val="TDCe"/>
            </w:pPr>
            <w:r>
              <w:t>처리</w:t>
            </w:r>
          </w:p>
        </w:tc>
        <w:tc>
          <w:tcPr>
            <w:tcW w:w="7512" w:type="dxa"/>
          </w:tcPr>
          <w:p w14:paraId="65B67BDD"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VP 출력 허용, 비활성화 및 리셋을 구분하여 처리한다. 출력 차단을 포함하는 리셋 경로에서는 제어 비트의 순서를 보존한다.</w:t>
            </w:r>
          </w:p>
        </w:tc>
      </w:tr>
    </w:tbl>
    <w:p w14:paraId="290BD864" w14:textId="77777777" w:rsidR="00084C76" w:rsidRDefault="00084C76" w:rsidP="00BB7A53">
      <w:pPr>
        <w:pStyle w:val="TDC40"/>
        <w:spacing w:after="0"/>
      </w:pPr>
    </w:p>
    <w:p w14:paraId="4679458D" w14:textId="77777777" w:rsidR="00084C76" w:rsidRDefault="00084C76">
      <w:pPr>
        <w:pStyle w:val="TDC42"/>
      </w:pPr>
      <w:r>
        <w:t xml:space="preserve">표 </w:t>
      </w:r>
      <w:r>
        <w:fldChar w:fldCharType="begin"/>
      </w:r>
      <w:r>
        <w:instrText>SEQ 표 \* ARABIC</w:instrText>
      </w:r>
      <w:r>
        <w:fldChar w:fldCharType="separate"/>
      </w:r>
      <w:r w:rsidR="001A0C22">
        <w:rPr>
          <w:noProof/>
        </w:rPr>
        <w:t>172</w:t>
      </w:r>
      <w:r>
        <w:fldChar w:fldCharType="end"/>
      </w:r>
      <w:r>
        <w:t>. 자극 전원 활성과 차단 / 구현 조건</w:t>
      </w:r>
    </w:p>
    <w:tbl>
      <w:tblPr>
        <w:tblStyle w:val="TDC41"/>
        <w:tblW w:w="8816" w:type="dxa"/>
        <w:tblLayout w:type="fixed"/>
        <w:tblLook w:val="04A0" w:firstRow="1" w:lastRow="0" w:firstColumn="1" w:lastColumn="0" w:noHBand="0" w:noVBand="1"/>
      </w:tblPr>
      <w:tblGrid>
        <w:gridCol w:w="1304"/>
        <w:gridCol w:w="7512"/>
      </w:tblGrid>
      <w:tr w:rsidR="00084C76" w14:paraId="71C6531E"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356E082B" w14:textId="77777777" w:rsidR="00084C76" w:rsidRDefault="00084C76">
            <w:pPr>
              <w:pStyle w:val="TDC0"/>
            </w:pPr>
            <w:r>
              <w:t>구분</w:t>
            </w:r>
          </w:p>
        </w:tc>
        <w:tc>
          <w:tcPr>
            <w:tcW w:w="7512" w:type="dxa"/>
          </w:tcPr>
          <w:p w14:paraId="593C1A35"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구현 조건</w:t>
            </w:r>
          </w:p>
        </w:tc>
      </w:tr>
      <w:tr w:rsidR="00084C76" w14:paraId="333348AF"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606FAD5E" w14:textId="77777777" w:rsidR="00084C76" w:rsidRDefault="00084C76">
            <w:pPr>
              <w:pStyle w:val="TDCe"/>
            </w:pPr>
            <w:r>
              <w:t>관련 함수</w:t>
            </w:r>
          </w:p>
        </w:tc>
        <w:tc>
          <w:tcPr>
            <w:tcW w:w="7512" w:type="dxa"/>
          </w:tcPr>
          <w:p w14:paraId="375AD893" w14:textId="77777777" w:rsidR="00084C76" w:rsidRPr="00BB7A53" w:rsidRDefault="00084C76">
            <w:pPr>
              <w:pStyle w:val="TDCf"/>
              <w:cnfStyle w:val="000000000000" w:firstRow="0" w:lastRow="0" w:firstColumn="0" w:lastColumn="0" w:oddVBand="0" w:evenVBand="0" w:oddHBand="0" w:evenHBand="0" w:firstRowFirstColumn="0" w:firstRowLastColumn="0" w:lastRowFirstColumn="0" w:lastRowLastColumn="0"/>
              <w:rPr>
                <w:lang w:val="en-US"/>
              </w:rPr>
            </w:pPr>
            <w:r w:rsidRPr="00BB7A53">
              <w:rPr>
                <w:lang w:val="en-US"/>
              </w:rPr>
              <w:t>enable_VP_REN_ISL98608, disable_REN_ISL98608, Reset_REN_ISL98608, Reset_disableOutup_REN_ISL98608</w:t>
            </w:r>
          </w:p>
        </w:tc>
      </w:tr>
      <w:tr w:rsidR="00084C76" w14:paraId="111F2D01"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51782DC7" w14:textId="77777777" w:rsidR="00084C76" w:rsidRDefault="00084C76">
            <w:pPr>
              <w:pStyle w:val="TDCe"/>
            </w:pPr>
            <w:r>
              <w:t>동작 조건</w:t>
            </w:r>
          </w:p>
        </w:tc>
        <w:tc>
          <w:tcPr>
            <w:tcW w:w="7512" w:type="dxa"/>
          </w:tcPr>
          <w:p w14:paraId="0A80FAB8"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요청에 맞는 출력 제어가 수행되고 차단 요청 경로에서 출력 허용 상태를 남기지 않아야 한다.</w:t>
            </w:r>
          </w:p>
        </w:tc>
      </w:tr>
    </w:tbl>
    <w:p w14:paraId="740E2FC4" w14:textId="77777777" w:rsidR="00084C76" w:rsidRDefault="00084C76" w:rsidP="00BB7A53">
      <w:pPr>
        <w:pStyle w:val="TDC40"/>
        <w:spacing w:after="0"/>
      </w:pPr>
    </w:p>
    <w:p w14:paraId="5F4B5914" w14:textId="77777777" w:rsidR="00697371" w:rsidRPr="00E00010" w:rsidRDefault="00220104" w:rsidP="00BB7A53">
      <w:pPr>
        <w:pStyle w:val="TDC4"/>
      </w:pPr>
      <w:r>
        <w:lastRenderedPageBreak/>
        <w:t>SU-ID-CM3-040, 보조 PMIC 접근</w:t>
      </w:r>
    </w:p>
    <w:p w14:paraId="68A53D3D" w14:textId="77777777" w:rsidR="00084C76" w:rsidRDefault="00084C76" w:rsidP="00BB7A53">
      <w:pPr>
        <w:pStyle w:val="TDC40"/>
        <w:keepNext/>
      </w:pPr>
      <w:r>
        <w:t>보조 전원 소자의 상태 확인과 초기화를 제공한다.</w:t>
      </w:r>
    </w:p>
    <w:p w14:paraId="262B395C" w14:textId="77777777" w:rsidR="00084C76" w:rsidRDefault="00084C76">
      <w:pPr>
        <w:pStyle w:val="TDC42"/>
      </w:pPr>
      <w:r>
        <w:t xml:space="preserve">표 </w:t>
      </w:r>
      <w:r>
        <w:fldChar w:fldCharType="begin"/>
      </w:r>
      <w:r>
        <w:instrText>SEQ 표 \* ARABIC</w:instrText>
      </w:r>
      <w:r>
        <w:fldChar w:fldCharType="separate"/>
      </w:r>
      <w:r w:rsidR="001A0C22">
        <w:rPr>
          <w:noProof/>
        </w:rPr>
        <w:t>173</w:t>
      </w:r>
      <w:r>
        <w:fldChar w:fldCharType="end"/>
      </w:r>
      <w:r>
        <w:t>. 보조 PMIC 접근 / 유닛 설계 내용</w:t>
      </w:r>
    </w:p>
    <w:tbl>
      <w:tblPr>
        <w:tblStyle w:val="TDC41"/>
        <w:tblW w:w="8816" w:type="dxa"/>
        <w:tblLayout w:type="fixed"/>
        <w:tblLook w:val="04A0" w:firstRow="1" w:lastRow="0" w:firstColumn="1" w:lastColumn="0" w:noHBand="0" w:noVBand="1"/>
      </w:tblPr>
      <w:tblGrid>
        <w:gridCol w:w="1304"/>
        <w:gridCol w:w="7512"/>
      </w:tblGrid>
      <w:tr w:rsidR="00084C76" w14:paraId="1885C048"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63443CFC" w14:textId="77777777" w:rsidR="00084C76" w:rsidRDefault="00084C76">
            <w:pPr>
              <w:pStyle w:val="TDC0"/>
            </w:pPr>
            <w:r>
              <w:t>항목</w:t>
            </w:r>
          </w:p>
        </w:tc>
        <w:tc>
          <w:tcPr>
            <w:tcW w:w="7512" w:type="dxa"/>
          </w:tcPr>
          <w:p w14:paraId="4BE48316"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설계 내용</w:t>
            </w:r>
          </w:p>
        </w:tc>
      </w:tr>
      <w:tr w:rsidR="00084C76" w14:paraId="0395BD17"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5E2E431A" w14:textId="77777777" w:rsidR="00084C76" w:rsidRDefault="00084C76">
            <w:pPr>
              <w:pStyle w:val="TDCe"/>
            </w:pPr>
            <w:r>
              <w:t>입력</w:t>
            </w:r>
          </w:p>
        </w:tc>
        <w:tc>
          <w:tcPr>
            <w:tcW w:w="7512" w:type="dxa"/>
          </w:tcPr>
          <w:p w14:paraId="2FD11815"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보조 전원 소자 리셋/읽기 요청</w:t>
            </w:r>
          </w:p>
        </w:tc>
      </w:tr>
      <w:tr w:rsidR="00084C76" w14:paraId="2EB31027"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2283DE91" w14:textId="77777777" w:rsidR="00084C76" w:rsidRDefault="00084C76">
            <w:pPr>
              <w:pStyle w:val="TDCe"/>
            </w:pPr>
            <w:r>
              <w:t>출력</w:t>
            </w:r>
          </w:p>
        </w:tc>
        <w:tc>
          <w:tcPr>
            <w:tcW w:w="7512" w:type="dxa"/>
          </w:tcPr>
          <w:p w14:paraId="37FE37E5"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리셋 상태와 레지스터 값</w:t>
            </w:r>
          </w:p>
        </w:tc>
      </w:tr>
      <w:tr w:rsidR="00084C76" w14:paraId="2AEFBE8D"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267F7858" w14:textId="77777777" w:rsidR="00084C76" w:rsidRDefault="00084C76">
            <w:pPr>
              <w:pStyle w:val="TDCe"/>
            </w:pPr>
            <w:r>
              <w:t>처리</w:t>
            </w:r>
          </w:p>
        </w:tc>
        <w:tc>
          <w:tcPr>
            <w:tcW w:w="7512" w:type="dxa"/>
          </w:tcPr>
          <w:p w14:paraId="03388916"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보조 PMIC의 I2C 주소와 레지스터 정의를 사용한다. 주 송신 PMIC와 주소/데이터 구조를 혼동하지 않도록 분리한다.</w:t>
            </w:r>
          </w:p>
        </w:tc>
      </w:tr>
    </w:tbl>
    <w:p w14:paraId="4A6DEB7C" w14:textId="77777777" w:rsidR="00084C76" w:rsidRDefault="00084C76" w:rsidP="00BB7A53">
      <w:pPr>
        <w:pStyle w:val="TDC40"/>
        <w:spacing w:after="0"/>
      </w:pPr>
    </w:p>
    <w:p w14:paraId="75EFD0BB" w14:textId="77777777" w:rsidR="00084C76" w:rsidRDefault="00084C76">
      <w:pPr>
        <w:pStyle w:val="TDC42"/>
      </w:pPr>
      <w:r>
        <w:t xml:space="preserve">표 </w:t>
      </w:r>
      <w:r>
        <w:fldChar w:fldCharType="begin"/>
      </w:r>
      <w:r>
        <w:instrText>SEQ 표 \* ARABIC</w:instrText>
      </w:r>
      <w:r>
        <w:fldChar w:fldCharType="separate"/>
      </w:r>
      <w:r w:rsidR="001A0C22">
        <w:rPr>
          <w:noProof/>
        </w:rPr>
        <w:t>174</w:t>
      </w:r>
      <w:r>
        <w:fldChar w:fldCharType="end"/>
      </w:r>
      <w:r>
        <w:t>. 보조 PMIC 접근 / 구현 조건</w:t>
      </w:r>
    </w:p>
    <w:tbl>
      <w:tblPr>
        <w:tblStyle w:val="TDC41"/>
        <w:tblW w:w="8816" w:type="dxa"/>
        <w:tblLayout w:type="fixed"/>
        <w:tblLook w:val="04A0" w:firstRow="1" w:lastRow="0" w:firstColumn="1" w:lastColumn="0" w:noHBand="0" w:noVBand="1"/>
      </w:tblPr>
      <w:tblGrid>
        <w:gridCol w:w="1304"/>
        <w:gridCol w:w="7512"/>
      </w:tblGrid>
      <w:tr w:rsidR="00084C76" w14:paraId="502280BD"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0C278A3A" w14:textId="77777777" w:rsidR="00084C76" w:rsidRDefault="00084C76">
            <w:pPr>
              <w:pStyle w:val="TDC0"/>
            </w:pPr>
            <w:r>
              <w:t>구분</w:t>
            </w:r>
          </w:p>
        </w:tc>
        <w:tc>
          <w:tcPr>
            <w:tcW w:w="7512" w:type="dxa"/>
          </w:tcPr>
          <w:p w14:paraId="63EE82F3"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구현 조건</w:t>
            </w:r>
          </w:p>
        </w:tc>
      </w:tr>
      <w:tr w:rsidR="00084C76" w14:paraId="278A1949"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56B1B20B" w14:textId="77777777" w:rsidR="00084C76" w:rsidRDefault="00084C76">
            <w:pPr>
              <w:pStyle w:val="TDCe"/>
            </w:pPr>
            <w:r>
              <w:t>관련 함수</w:t>
            </w:r>
          </w:p>
        </w:tc>
        <w:tc>
          <w:tcPr>
            <w:tcW w:w="7512" w:type="dxa"/>
          </w:tcPr>
          <w:p w14:paraId="7A083299" w14:textId="77777777" w:rsidR="00084C76" w:rsidRPr="00BB7A53" w:rsidRDefault="00084C76">
            <w:pPr>
              <w:pStyle w:val="TDCf"/>
              <w:cnfStyle w:val="000000000000" w:firstRow="0" w:lastRow="0" w:firstColumn="0" w:lastColumn="0" w:oddVBand="0" w:evenVBand="0" w:oddHBand="0" w:evenHBand="0" w:firstRowFirstColumn="0" w:firstRowLastColumn="0" w:lastRowFirstColumn="0" w:lastRowLastColumn="0"/>
              <w:rPr>
                <w:lang w:val="en-US"/>
              </w:rPr>
            </w:pPr>
            <w:r w:rsidRPr="00BB7A53">
              <w:rPr>
                <w:lang w:val="en-US"/>
              </w:rPr>
              <w:t>Reset_REN_ISL9122, read_REN_ISL9122_register_byCM3_I2C</w:t>
            </w:r>
          </w:p>
        </w:tc>
      </w:tr>
      <w:tr w:rsidR="00084C76" w14:paraId="355C689F"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77F8C92D" w14:textId="77777777" w:rsidR="00084C76" w:rsidRDefault="00084C76">
            <w:pPr>
              <w:pStyle w:val="TDCe"/>
            </w:pPr>
            <w:r>
              <w:t>동작 조건</w:t>
            </w:r>
          </w:p>
        </w:tc>
        <w:tc>
          <w:tcPr>
            <w:tcW w:w="7512" w:type="dxa"/>
          </w:tcPr>
          <w:p w14:paraId="1E4AC460"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보조 PMIC에 해당하는 주소로 명령을 보내고 읽은 값을 반환해야 한다.</w:t>
            </w:r>
          </w:p>
        </w:tc>
      </w:tr>
    </w:tbl>
    <w:p w14:paraId="35267C1F" w14:textId="77777777" w:rsidR="00084C76" w:rsidRDefault="00084C76" w:rsidP="00BB7A53">
      <w:pPr>
        <w:pStyle w:val="TDC40"/>
        <w:spacing w:after="0"/>
      </w:pPr>
    </w:p>
    <w:p w14:paraId="20747B5E" w14:textId="77777777" w:rsidR="00697371" w:rsidRPr="00E00010" w:rsidRDefault="00220104" w:rsidP="00BB7A53">
      <w:pPr>
        <w:pStyle w:val="TDC4"/>
      </w:pPr>
      <w:r>
        <w:t>SU-ID-CM3-041, 내부기 자극 설정 적용</w:t>
      </w:r>
    </w:p>
    <w:p w14:paraId="2FAD9147" w14:textId="77777777" w:rsidR="00084C76" w:rsidRDefault="00084C76" w:rsidP="00BB7A53">
      <w:pPr>
        <w:pStyle w:val="TDC40"/>
        <w:keepNext/>
      </w:pPr>
      <w:r>
        <w:t>새 맵의 자극 파라미터를 내부기에 전달한 다음 실시간 출력을 허용한다.</w:t>
      </w:r>
    </w:p>
    <w:p w14:paraId="30AB1940" w14:textId="77777777" w:rsidR="00084C76" w:rsidRDefault="00084C76">
      <w:pPr>
        <w:pStyle w:val="TDC42"/>
      </w:pPr>
      <w:r>
        <w:t xml:space="preserve">표 </w:t>
      </w:r>
      <w:r>
        <w:fldChar w:fldCharType="begin"/>
      </w:r>
      <w:r>
        <w:instrText>SEQ 표 \* ARABIC</w:instrText>
      </w:r>
      <w:r>
        <w:fldChar w:fldCharType="separate"/>
      </w:r>
      <w:r w:rsidR="001A0C22">
        <w:rPr>
          <w:noProof/>
        </w:rPr>
        <w:t>175</w:t>
      </w:r>
      <w:r>
        <w:fldChar w:fldCharType="end"/>
      </w:r>
      <w:r>
        <w:t>. 내부기 자극 설정 적용 / 유닛 설계 내용</w:t>
      </w:r>
    </w:p>
    <w:tbl>
      <w:tblPr>
        <w:tblStyle w:val="TDC41"/>
        <w:tblW w:w="8816" w:type="dxa"/>
        <w:tblLayout w:type="fixed"/>
        <w:tblLook w:val="04A0" w:firstRow="1" w:lastRow="0" w:firstColumn="1" w:lastColumn="0" w:noHBand="0" w:noVBand="1"/>
      </w:tblPr>
      <w:tblGrid>
        <w:gridCol w:w="1304"/>
        <w:gridCol w:w="7512"/>
      </w:tblGrid>
      <w:tr w:rsidR="00084C76" w14:paraId="4130F1B9"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2EF47887" w14:textId="77777777" w:rsidR="00084C76" w:rsidRDefault="00084C76">
            <w:pPr>
              <w:pStyle w:val="TDC0"/>
            </w:pPr>
            <w:r>
              <w:t>항목</w:t>
            </w:r>
          </w:p>
        </w:tc>
        <w:tc>
          <w:tcPr>
            <w:tcW w:w="7512" w:type="dxa"/>
          </w:tcPr>
          <w:p w14:paraId="73C0A96F"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설계 내용</w:t>
            </w:r>
          </w:p>
        </w:tc>
      </w:tr>
      <w:tr w:rsidR="00084C76" w14:paraId="3289AE3C"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0DB61D5A" w14:textId="77777777" w:rsidR="00084C76" w:rsidRDefault="00084C76">
            <w:pPr>
              <w:pStyle w:val="TDCe"/>
            </w:pPr>
            <w:r>
              <w:t>입력</w:t>
            </w:r>
          </w:p>
        </w:tc>
        <w:tc>
          <w:tcPr>
            <w:tcW w:w="7512" w:type="dxa"/>
          </w:tcPr>
          <w:p w14:paraId="1E90C2B0"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맵 로드 상태, 단극/양극 모드, 계산한 자극 파라미터</w:t>
            </w:r>
          </w:p>
        </w:tc>
      </w:tr>
      <w:tr w:rsidR="00084C76" w14:paraId="7447077B"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66EDF488" w14:textId="77777777" w:rsidR="00084C76" w:rsidRDefault="00084C76">
            <w:pPr>
              <w:pStyle w:val="TDCe"/>
            </w:pPr>
            <w:r>
              <w:t>출력</w:t>
            </w:r>
          </w:p>
        </w:tc>
        <w:tc>
          <w:tcPr>
            <w:tcW w:w="7512" w:type="dxa"/>
          </w:tcPr>
          <w:p w14:paraId="51CB0336"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내부기 설정 완료와 실행 상태</w:t>
            </w:r>
          </w:p>
        </w:tc>
      </w:tr>
      <w:tr w:rsidR="00084C76" w14:paraId="63BD9B1E"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63F6E3DB" w14:textId="77777777" w:rsidR="00084C76" w:rsidRDefault="00084C76">
            <w:pPr>
              <w:pStyle w:val="TDCe"/>
            </w:pPr>
            <w:r>
              <w:t>처리</w:t>
            </w:r>
          </w:p>
        </w:tc>
        <w:tc>
          <w:tcPr>
            <w:tcW w:w="7512" w:type="dxa"/>
          </w:tcPr>
          <w:p w14:paraId="1190313D"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새 맵 상태를 확인하고 단극/양극 모드에 맞는 레지스터/PCM 명령을 구성한다. 단계별 설정을 완료한 뒤 완료 상태를 제공한다.</w:t>
            </w:r>
          </w:p>
        </w:tc>
      </w:tr>
    </w:tbl>
    <w:p w14:paraId="7BF4C34F" w14:textId="77777777" w:rsidR="00084C76" w:rsidRDefault="00084C76" w:rsidP="00BB7A53">
      <w:pPr>
        <w:pStyle w:val="TDC40"/>
        <w:spacing w:after="0"/>
      </w:pPr>
    </w:p>
    <w:p w14:paraId="77F59FBD" w14:textId="77777777" w:rsidR="00084C76" w:rsidRDefault="00084C76">
      <w:pPr>
        <w:pStyle w:val="TDC42"/>
      </w:pPr>
      <w:r>
        <w:lastRenderedPageBreak/>
        <w:t xml:space="preserve">표 </w:t>
      </w:r>
      <w:r>
        <w:fldChar w:fldCharType="begin"/>
      </w:r>
      <w:r>
        <w:instrText>SEQ 표 \* ARABIC</w:instrText>
      </w:r>
      <w:r>
        <w:fldChar w:fldCharType="separate"/>
      </w:r>
      <w:r w:rsidR="001A0C22">
        <w:rPr>
          <w:noProof/>
        </w:rPr>
        <w:t>176</w:t>
      </w:r>
      <w:r>
        <w:fldChar w:fldCharType="end"/>
      </w:r>
      <w:r>
        <w:t>. 내부기 자극 설정 적용 / 구현 조건</w:t>
      </w:r>
    </w:p>
    <w:tbl>
      <w:tblPr>
        <w:tblStyle w:val="TDC41"/>
        <w:tblW w:w="8816" w:type="dxa"/>
        <w:tblLayout w:type="fixed"/>
        <w:tblLook w:val="04A0" w:firstRow="1" w:lastRow="0" w:firstColumn="1" w:lastColumn="0" w:noHBand="0" w:noVBand="1"/>
      </w:tblPr>
      <w:tblGrid>
        <w:gridCol w:w="1304"/>
        <w:gridCol w:w="7512"/>
      </w:tblGrid>
      <w:tr w:rsidR="00084C76" w14:paraId="34739671"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24FE012F" w14:textId="77777777" w:rsidR="00084C76" w:rsidRDefault="00084C76">
            <w:pPr>
              <w:pStyle w:val="TDC0"/>
            </w:pPr>
            <w:r>
              <w:t>구분</w:t>
            </w:r>
          </w:p>
        </w:tc>
        <w:tc>
          <w:tcPr>
            <w:tcW w:w="7512" w:type="dxa"/>
          </w:tcPr>
          <w:p w14:paraId="3F8034BA"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구현 조건</w:t>
            </w:r>
          </w:p>
        </w:tc>
      </w:tr>
      <w:tr w:rsidR="00084C76" w14:paraId="263B33CC"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515F42D8" w14:textId="77777777" w:rsidR="00084C76" w:rsidRDefault="00084C76">
            <w:pPr>
              <w:pStyle w:val="TDCe"/>
            </w:pPr>
            <w:r>
              <w:t>관련 함수</w:t>
            </w:r>
          </w:p>
        </w:tc>
        <w:tc>
          <w:tcPr>
            <w:tcW w:w="7512" w:type="dxa"/>
          </w:tcPr>
          <w:p w14:paraId="4E94317C" w14:textId="77777777" w:rsidR="00084C76" w:rsidRPr="00BB7A53" w:rsidRDefault="00084C76">
            <w:pPr>
              <w:pStyle w:val="TDCf"/>
              <w:cnfStyle w:val="000000000000" w:firstRow="0" w:lastRow="0" w:firstColumn="0" w:lastColumn="0" w:oddVBand="0" w:evenVBand="0" w:oddHBand="0" w:evenHBand="0" w:firstRowFirstColumn="0" w:firstRowLastColumn="0" w:lastRowFirstColumn="0" w:lastRowLastColumn="0"/>
              <w:rPr>
                <w:lang w:val="en-US"/>
              </w:rPr>
            </w:pPr>
            <w:r w:rsidRPr="00BB7A53">
              <w:rPr>
                <w:lang w:val="en-US"/>
              </w:rPr>
              <w:t>stimulationSetting, settingStimulPara_monoPolarMode, settingStimulPara_biPolarMode, isStimulParaIsSettingDone / set_newMapLoadeFlagForStimulParaSetting, isNewMapLoadeFlag</w:t>
            </w:r>
          </w:p>
        </w:tc>
      </w:tr>
      <w:tr w:rsidR="00084C76" w14:paraId="7805E922"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483ED31B" w14:textId="77777777" w:rsidR="00084C76" w:rsidRDefault="00084C76">
            <w:pPr>
              <w:pStyle w:val="TDCe"/>
            </w:pPr>
            <w:r>
              <w:t>동작 조건</w:t>
            </w:r>
          </w:p>
        </w:tc>
        <w:tc>
          <w:tcPr>
            <w:tcW w:w="7512" w:type="dxa"/>
          </w:tcPr>
          <w:p w14:paraId="2D357CEA"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선택한 모드의 설정이 모두 처리된 뒤 완료 상태가 활성화되어야 한다. 미완료 상태에서 완료를 반환하지 않아야 한다.</w:t>
            </w:r>
          </w:p>
        </w:tc>
      </w:tr>
    </w:tbl>
    <w:p w14:paraId="15CDAC2C" w14:textId="77777777" w:rsidR="00084C76" w:rsidRDefault="00084C76" w:rsidP="00BB7A53">
      <w:pPr>
        <w:pStyle w:val="TDC40"/>
        <w:spacing w:after="0"/>
      </w:pPr>
    </w:p>
    <w:p w14:paraId="0E52E057" w14:textId="77777777" w:rsidR="00697371" w:rsidRPr="00E00010" w:rsidRDefault="00220104" w:rsidP="00BB7A53">
      <w:pPr>
        <w:pStyle w:val="TDC4"/>
      </w:pPr>
      <w:r>
        <w:t>SU-ID-CM3-042, 내부기 및 사용자 설정 저장</w:t>
      </w:r>
    </w:p>
    <w:p w14:paraId="1C75209B" w14:textId="77777777" w:rsidR="00084C76" w:rsidRDefault="00084C76" w:rsidP="00BB7A53">
      <w:pPr>
        <w:pStyle w:val="TDC40"/>
        <w:keepNext/>
      </w:pPr>
      <w:r>
        <w:t>다음 기동에서도 선택한 내부기와 사용자 설정을 다시 사용할 수 있게 한다.</w:t>
      </w:r>
    </w:p>
    <w:p w14:paraId="54709A39" w14:textId="77777777" w:rsidR="00084C76" w:rsidRDefault="00084C76">
      <w:pPr>
        <w:pStyle w:val="TDC42"/>
      </w:pPr>
      <w:r>
        <w:t xml:space="preserve">표 </w:t>
      </w:r>
      <w:r>
        <w:fldChar w:fldCharType="begin"/>
      </w:r>
      <w:r>
        <w:instrText>SEQ 표 \* ARABIC</w:instrText>
      </w:r>
      <w:r>
        <w:fldChar w:fldCharType="separate"/>
      </w:r>
      <w:r w:rsidR="001A0C22">
        <w:rPr>
          <w:noProof/>
        </w:rPr>
        <w:t>177</w:t>
      </w:r>
      <w:r>
        <w:fldChar w:fldCharType="end"/>
      </w:r>
      <w:r>
        <w:t>. 내부기 및 사용자 설정 저장 / 유닛 설계 내용</w:t>
      </w:r>
    </w:p>
    <w:tbl>
      <w:tblPr>
        <w:tblStyle w:val="TDC41"/>
        <w:tblW w:w="8816" w:type="dxa"/>
        <w:tblLayout w:type="fixed"/>
        <w:tblLook w:val="04A0" w:firstRow="1" w:lastRow="0" w:firstColumn="1" w:lastColumn="0" w:noHBand="0" w:noVBand="1"/>
      </w:tblPr>
      <w:tblGrid>
        <w:gridCol w:w="1304"/>
        <w:gridCol w:w="7512"/>
      </w:tblGrid>
      <w:tr w:rsidR="00084C76" w14:paraId="574C0A42"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7ED95438" w14:textId="77777777" w:rsidR="00084C76" w:rsidRDefault="00084C76">
            <w:pPr>
              <w:pStyle w:val="TDC0"/>
            </w:pPr>
            <w:r>
              <w:t>항목</w:t>
            </w:r>
          </w:p>
        </w:tc>
        <w:tc>
          <w:tcPr>
            <w:tcW w:w="7512" w:type="dxa"/>
          </w:tcPr>
          <w:p w14:paraId="7280EE8A"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설계 내용</w:t>
            </w:r>
          </w:p>
        </w:tc>
      </w:tr>
      <w:tr w:rsidR="00084C76" w14:paraId="7478849B"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1B3275FF" w14:textId="77777777" w:rsidR="00084C76" w:rsidRDefault="00084C76">
            <w:pPr>
              <w:pStyle w:val="TDCe"/>
            </w:pPr>
            <w:r>
              <w:t>입력</w:t>
            </w:r>
          </w:p>
        </w:tc>
        <w:tc>
          <w:tcPr>
            <w:tcW w:w="7512" w:type="dxa"/>
          </w:tcPr>
          <w:p w14:paraId="79E58050"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내부기 정보와 사용자 설정, 대상 내부기 번호</w:t>
            </w:r>
          </w:p>
        </w:tc>
      </w:tr>
      <w:tr w:rsidR="00084C76" w14:paraId="5EF0CB8F"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4E841EC7" w14:textId="77777777" w:rsidR="00084C76" w:rsidRDefault="00084C76">
            <w:pPr>
              <w:pStyle w:val="TDCe"/>
            </w:pPr>
            <w:r>
              <w:t>출력</w:t>
            </w:r>
          </w:p>
        </w:tc>
        <w:tc>
          <w:tcPr>
            <w:tcW w:w="7512" w:type="dxa"/>
          </w:tcPr>
          <w:p w14:paraId="3D9D847F"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저장 파일과 복원 자료</w:t>
            </w:r>
          </w:p>
        </w:tc>
      </w:tr>
      <w:tr w:rsidR="00084C76" w14:paraId="22AB2D4D"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56BE1B78" w14:textId="77777777" w:rsidR="00084C76" w:rsidRDefault="00084C76">
            <w:pPr>
              <w:pStyle w:val="TDCe"/>
            </w:pPr>
            <w:r>
              <w:t>처리</w:t>
            </w:r>
          </w:p>
        </w:tc>
        <w:tc>
          <w:tcPr>
            <w:tcW w:w="7512" w:type="dxa"/>
          </w:tcPr>
          <w:p w14:paraId="5630A15C"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내부기별 정보와 사용자 설정의 파일 저장/읽기는 CM3에서 담당한다. 기본 자료를 기록하는 경로와 변경 자료를 저장하는 경로를 구분하고, CFX에서 사용할 자료는 공유 메모리로 전달한다.</w:t>
            </w:r>
          </w:p>
        </w:tc>
      </w:tr>
    </w:tbl>
    <w:p w14:paraId="1BF5A583" w14:textId="77777777" w:rsidR="00084C76" w:rsidRDefault="00084C76" w:rsidP="00BB7A53">
      <w:pPr>
        <w:pStyle w:val="TDC40"/>
        <w:spacing w:after="0"/>
      </w:pPr>
    </w:p>
    <w:p w14:paraId="39DB5175" w14:textId="77777777" w:rsidR="00084C76" w:rsidRDefault="00084C76">
      <w:pPr>
        <w:pStyle w:val="TDC42"/>
      </w:pPr>
      <w:r>
        <w:t xml:space="preserve">표 </w:t>
      </w:r>
      <w:r>
        <w:fldChar w:fldCharType="begin"/>
      </w:r>
      <w:r>
        <w:instrText>SEQ 표 \* ARABIC</w:instrText>
      </w:r>
      <w:r>
        <w:fldChar w:fldCharType="separate"/>
      </w:r>
      <w:r w:rsidR="001A0C22">
        <w:rPr>
          <w:noProof/>
        </w:rPr>
        <w:t>178</w:t>
      </w:r>
      <w:r>
        <w:fldChar w:fldCharType="end"/>
      </w:r>
      <w:r>
        <w:t>. 내부기 및 사용자 설정 저장 / 구현 조건</w:t>
      </w:r>
    </w:p>
    <w:tbl>
      <w:tblPr>
        <w:tblStyle w:val="TDC41"/>
        <w:tblW w:w="8816" w:type="dxa"/>
        <w:tblLayout w:type="fixed"/>
        <w:tblLook w:val="04A0" w:firstRow="1" w:lastRow="0" w:firstColumn="1" w:lastColumn="0" w:noHBand="0" w:noVBand="1"/>
      </w:tblPr>
      <w:tblGrid>
        <w:gridCol w:w="1304"/>
        <w:gridCol w:w="7512"/>
      </w:tblGrid>
      <w:tr w:rsidR="00084C76" w14:paraId="478580C1"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2DD0B831" w14:textId="77777777" w:rsidR="00084C76" w:rsidRDefault="00084C76">
            <w:pPr>
              <w:pStyle w:val="TDC0"/>
            </w:pPr>
            <w:r>
              <w:t>구분</w:t>
            </w:r>
          </w:p>
        </w:tc>
        <w:tc>
          <w:tcPr>
            <w:tcW w:w="7512" w:type="dxa"/>
          </w:tcPr>
          <w:p w14:paraId="3B36FC9A"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구현 조건</w:t>
            </w:r>
          </w:p>
        </w:tc>
      </w:tr>
      <w:tr w:rsidR="00084C76" w14:paraId="0251C763"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67A939A9" w14:textId="77777777" w:rsidR="00084C76" w:rsidRDefault="00084C76">
            <w:pPr>
              <w:pStyle w:val="TDCe"/>
            </w:pPr>
            <w:r>
              <w:t>관련 함수</w:t>
            </w:r>
          </w:p>
        </w:tc>
        <w:tc>
          <w:tcPr>
            <w:tcW w:w="7512" w:type="dxa"/>
          </w:tcPr>
          <w:p w14:paraId="62160885" w14:textId="77777777" w:rsidR="00084C76" w:rsidRPr="00BB7A53" w:rsidRDefault="00084C76">
            <w:pPr>
              <w:pStyle w:val="TDCf"/>
              <w:cnfStyle w:val="000000000000" w:firstRow="0" w:lastRow="0" w:firstColumn="0" w:lastColumn="0" w:oddVBand="0" w:evenVBand="0" w:oddHBand="0" w:evenHBand="0" w:firstRowFirstColumn="0" w:firstRowLastColumn="0" w:lastRowFirstColumn="0" w:lastRowLastColumn="0"/>
              <w:rPr>
                <w:lang w:val="en-US"/>
              </w:rPr>
            </w:pPr>
            <w:r w:rsidRPr="00BB7A53">
              <w:rPr>
                <w:lang w:val="en-US"/>
              </w:rPr>
              <w:t>write_isdInfo_N_userSetting_atFlash, read_isdInfo_N_userSetting_fromFlash, write_Original_isdInfo_N_userSetting_atFlash</w:t>
            </w:r>
          </w:p>
        </w:tc>
      </w:tr>
      <w:tr w:rsidR="00084C76" w14:paraId="42C6223E"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165AD81D" w14:textId="77777777" w:rsidR="00084C76" w:rsidRDefault="00084C76">
            <w:pPr>
              <w:pStyle w:val="TDCe"/>
            </w:pPr>
            <w:r>
              <w:t>동작 조건</w:t>
            </w:r>
          </w:p>
        </w:tc>
        <w:tc>
          <w:tcPr>
            <w:tcW w:w="7512" w:type="dxa"/>
          </w:tcPr>
          <w:p w14:paraId="36219E64"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대상 내부기에 맞는 파일로 접근하고 읽은 자료가 해당 저장 구조에 복원되어야 한다.</w:t>
            </w:r>
          </w:p>
        </w:tc>
      </w:tr>
    </w:tbl>
    <w:p w14:paraId="461C7C0A" w14:textId="77777777" w:rsidR="00084C76" w:rsidRDefault="00084C76" w:rsidP="00BB7A53">
      <w:pPr>
        <w:pStyle w:val="TDC40"/>
        <w:spacing w:after="0"/>
      </w:pPr>
    </w:p>
    <w:p w14:paraId="4DCF6B77" w14:textId="77777777" w:rsidR="00697371" w:rsidRPr="00E00010" w:rsidRDefault="00220104" w:rsidP="00BB7A53">
      <w:pPr>
        <w:pStyle w:val="TDC4"/>
      </w:pPr>
      <w:r>
        <w:lastRenderedPageBreak/>
        <w:t>SU-ID-CM3-043, 맵 저장과 삭제 범위</w:t>
      </w:r>
    </w:p>
    <w:p w14:paraId="295A9A49" w14:textId="77777777" w:rsidR="00084C76" w:rsidRDefault="00084C76" w:rsidP="00BB7A53">
      <w:pPr>
        <w:pStyle w:val="TDC40"/>
        <w:keepNext/>
      </w:pPr>
      <w:r>
        <w:t>매핑 변경을 보존하면서 삭제 명령이 의도한 범위를 넘지 않게 구분한다.</w:t>
      </w:r>
    </w:p>
    <w:p w14:paraId="13DDA522" w14:textId="77777777" w:rsidR="00084C76" w:rsidRDefault="00084C76">
      <w:pPr>
        <w:pStyle w:val="TDC42"/>
      </w:pPr>
      <w:r>
        <w:t xml:space="preserve">표 </w:t>
      </w:r>
      <w:r>
        <w:fldChar w:fldCharType="begin"/>
      </w:r>
      <w:r>
        <w:instrText>SEQ 표 \* ARABIC</w:instrText>
      </w:r>
      <w:r>
        <w:fldChar w:fldCharType="separate"/>
      </w:r>
      <w:r w:rsidR="001A0C22">
        <w:rPr>
          <w:noProof/>
        </w:rPr>
        <w:t>179</w:t>
      </w:r>
      <w:r>
        <w:fldChar w:fldCharType="end"/>
      </w:r>
      <w:r>
        <w:t>. 맵 저장과 삭제 범위 / 유닛 설계 내용</w:t>
      </w:r>
    </w:p>
    <w:tbl>
      <w:tblPr>
        <w:tblStyle w:val="TDC41"/>
        <w:tblW w:w="8816" w:type="dxa"/>
        <w:tblLayout w:type="fixed"/>
        <w:tblLook w:val="04A0" w:firstRow="1" w:lastRow="0" w:firstColumn="1" w:lastColumn="0" w:noHBand="0" w:noVBand="1"/>
      </w:tblPr>
      <w:tblGrid>
        <w:gridCol w:w="1304"/>
        <w:gridCol w:w="7512"/>
      </w:tblGrid>
      <w:tr w:rsidR="00084C76" w14:paraId="0614AA8B"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3914CF2F" w14:textId="77777777" w:rsidR="00084C76" w:rsidRDefault="00084C76">
            <w:pPr>
              <w:pStyle w:val="TDC0"/>
            </w:pPr>
            <w:r>
              <w:t>항목</w:t>
            </w:r>
          </w:p>
        </w:tc>
        <w:tc>
          <w:tcPr>
            <w:tcW w:w="7512" w:type="dxa"/>
          </w:tcPr>
          <w:p w14:paraId="6E5D2300"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설계 내용</w:t>
            </w:r>
          </w:p>
        </w:tc>
      </w:tr>
      <w:tr w:rsidR="00084C76" w14:paraId="42BD5121"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61DF4D91" w14:textId="77777777" w:rsidR="00084C76" w:rsidRDefault="00084C76">
            <w:pPr>
              <w:pStyle w:val="TDCe"/>
            </w:pPr>
            <w:r>
              <w:t>입력</w:t>
            </w:r>
          </w:p>
        </w:tc>
        <w:tc>
          <w:tcPr>
            <w:tcW w:w="7512" w:type="dxa"/>
          </w:tcPr>
          <w:p w14:paraId="4EAFA0EC"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맵 데이터, 선택 맵/내부기/전체 삭제 요청</w:t>
            </w:r>
          </w:p>
        </w:tc>
      </w:tr>
      <w:tr w:rsidR="00084C76" w14:paraId="06D0D81D"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73DE3F32" w14:textId="77777777" w:rsidR="00084C76" w:rsidRDefault="00084C76">
            <w:pPr>
              <w:pStyle w:val="TDCe"/>
            </w:pPr>
            <w:r>
              <w:t>출력</w:t>
            </w:r>
          </w:p>
        </w:tc>
        <w:tc>
          <w:tcPr>
            <w:tcW w:w="7512" w:type="dxa"/>
          </w:tcPr>
          <w:p w14:paraId="302B43B2"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맵 파일과 지정 범위의 초기화 결과</w:t>
            </w:r>
          </w:p>
        </w:tc>
      </w:tr>
      <w:tr w:rsidR="00084C76" w14:paraId="552AC885"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14FF78D9" w14:textId="77777777" w:rsidR="00084C76" w:rsidRDefault="00084C76">
            <w:pPr>
              <w:pStyle w:val="TDCe"/>
            </w:pPr>
            <w:r>
              <w:t>처리</w:t>
            </w:r>
          </w:p>
        </w:tc>
        <w:tc>
          <w:tcPr>
            <w:tcW w:w="7512" w:type="dxa"/>
          </w:tcPr>
          <w:p w14:paraId="27CBEC08"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자극 파라미터를 저장/읽고 맵 하나, 선택 내부기 전체, 모든 내부기 자료의 초기화를 별도 경로로 수행한다. 초기화 대상은 호출한 경로의 선택 범위로 한정한다.</w:t>
            </w:r>
          </w:p>
        </w:tc>
      </w:tr>
    </w:tbl>
    <w:p w14:paraId="655B7972" w14:textId="77777777" w:rsidR="00084C76" w:rsidRDefault="00084C76" w:rsidP="00BB7A53">
      <w:pPr>
        <w:pStyle w:val="TDC40"/>
        <w:spacing w:after="0"/>
      </w:pPr>
    </w:p>
    <w:p w14:paraId="014EF02C" w14:textId="77777777" w:rsidR="00084C76" w:rsidRDefault="00084C76">
      <w:pPr>
        <w:pStyle w:val="TDC42"/>
      </w:pPr>
      <w:r>
        <w:t xml:space="preserve">표 </w:t>
      </w:r>
      <w:r>
        <w:fldChar w:fldCharType="begin"/>
      </w:r>
      <w:r>
        <w:instrText>SEQ 표 \* ARABIC</w:instrText>
      </w:r>
      <w:r>
        <w:fldChar w:fldCharType="separate"/>
      </w:r>
      <w:r w:rsidR="001A0C22">
        <w:rPr>
          <w:noProof/>
        </w:rPr>
        <w:t>180</w:t>
      </w:r>
      <w:r>
        <w:fldChar w:fldCharType="end"/>
      </w:r>
      <w:r>
        <w:t>. 맵 저장과 삭제 범위 / 구현 조건</w:t>
      </w:r>
    </w:p>
    <w:tbl>
      <w:tblPr>
        <w:tblStyle w:val="TDC41"/>
        <w:tblW w:w="8816" w:type="dxa"/>
        <w:tblLayout w:type="fixed"/>
        <w:tblLook w:val="04A0" w:firstRow="1" w:lastRow="0" w:firstColumn="1" w:lastColumn="0" w:noHBand="0" w:noVBand="1"/>
      </w:tblPr>
      <w:tblGrid>
        <w:gridCol w:w="1304"/>
        <w:gridCol w:w="7512"/>
      </w:tblGrid>
      <w:tr w:rsidR="00084C76" w14:paraId="39035493"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4C606EB9" w14:textId="77777777" w:rsidR="00084C76" w:rsidRDefault="00084C76">
            <w:pPr>
              <w:pStyle w:val="TDC0"/>
            </w:pPr>
            <w:r>
              <w:t>구분</w:t>
            </w:r>
          </w:p>
        </w:tc>
        <w:tc>
          <w:tcPr>
            <w:tcW w:w="7512" w:type="dxa"/>
          </w:tcPr>
          <w:p w14:paraId="2A848587"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구현 조건</w:t>
            </w:r>
          </w:p>
        </w:tc>
      </w:tr>
      <w:tr w:rsidR="00084C76" w14:paraId="32406A2D"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4FD05EA6" w14:textId="77777777" w:rsidR="00084C76" w:rsidRDefault="00084C76">
            <w:pPr>
              <w:pStyle w:val="TDCe"/>
            </w:pPr>
            <w:r>
              <w:t>관련 함수</w:t>
            </w:r>
          </w:p>
        </w:tc>
        <w:tc>
          <w:tcPr>
            <w:tcW w:w="7512" w:type="dxa"/>
          </w:tcPr>
          <w:p w14:paraId="07CBD894" w14:textId="77777777" w:rsidR="00084C76" w:rsidRPr="00BB7A53" w:rsidRDefault="00084C76">
            <w:pPr>
              <w:pStyle w:val="TDCf"/>
              <w:cnfStyle w:val="000000000000" w:firstRow="0" w:lastRow="0" w:firstColumn="0" w:lastColumn="0" w:oddVBand="0" w:evenVBand="0" w:oddHBand="0" w:evenHBand="0" w:firstRowFirstColumn="0" w:firstRowLastColumn="0" w:lastRowFirstColumn="0" w:lastRowLastColumn="0"/>
              <w:rPr>
                <w:lang w:val="en-US"/>
              </w:rPr>
            </w:pPr>
            <w:r w:rsidRPr="00BB7A53">
              <w:rPr>
                <w:lang w:val="en-US"/>
              </w:rPr>
              <w:t>write_stimulPara_atFlash, read_stimulPara_fromFlash, reset_NVM_MapData, reset_NVM_Selected_ISD_allData / reset_NVM_All_ISD_allData</w:t>
            </w:r>
          </w:p>
        </w:tc>
      </w:tr>
      <w:tr w:rsidR="00084C76" w14:paraId="76A037B5"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6C3613F7" w14:textId="77777777" w:rsidR="00084C76" w:rsidRDefault="00084C76">
            <w:pPr>
              <w:pStyle w:val="TDCe"/>
            </w:pPr>
            <w:r>
              <w:t>동작 조건</w:t>
            </w:r>
          </w:p>
        </w:tc>
        <w:tc>
          <w:tcPr>
            <w:tcW w:w="7512" w:type="dxa"/>
          </w:tcPr>
          <w:p w14:paraId="71A8DFD7"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맵 하나 삭제는 해당 맵만, A 자료 삭제는 A만, 전체 삭제는 전체 저장 자료를 대상으로 한다.</w:t>
            </w:r>
          </w:p>
        </w:tc>
      </w:tr>
    </w:tbl>
    <w:p w14:paraId="7B861DA6" w14:textId="77777777" w:rsidR="00084C76" w:rsidRDefault="00084C76" w:rsidP="00BB7A53">
      <w:pPr>
        <w:pStyle w:val="TDC40"/>
        <w:spacing w:after="0"/>
      </w:pPr>
    </w:p>
    <w:p w14:paraId="632C7618" w14:textId="77777777" w:rsidR="00697371" w:rsidRPr="00E00010" w:rsidRDefault="00220104" w:rsidP="00BB7A53">
      <w:pPr>
        <w:pStyle w:val="TDC4"/>
      </w:pPr>
      <w:r>
        <w:t>SU-ID-CM3-044, 자극 알림 실행</w:t>
      </w:r>
    </w:p>
    <w:p w14:paraId="3BBB5C3F" w14:textId="77777777" w:rsidR="00084C76" w:rsidRDefault="00084C76" w:rsidP="00BB7A53">
      <w:pPr>
        <w:pStyle w:val="TDC40"/>
        <w:keepNext/>
      </w:pPr>
      <w:r>
        <w:t>설정 변경 등의 알림을 지정된 전극 자극으로 전달한다.</w:t>
      </w:r>
    </w:p>
    <w:p w14:paraId="1DCEBB73" w14:textId="77777777" w:rsidR="00084C76" w:rsidRDefault="00084C76">
      <w:pPr>
        <w:pStyle w:val="TDC42"/>
      </w:pPr>
      <w:r>
        <w:t xml:space="preserve">표 </w:t>
      </w:r>
      <w:r>
        <w:fldChar w:fldCharType="begin"/>
      </w:r>
      <w:r>
        <w:instrText>SEQ 표 \* ARABIC</w:instrText>
      </w:r>
      <w:r>
        <w:fldChar w:fldCharType="separate"/>
      </w:r>
      <w:r w:rsidR="001A0C22">
        <w:rPr>
          <w:noProof/>
        </w:rPr>
        <w:t>181</w:t>
      </w:r>
      <w:r>
        <w:fldChar w:fldCharType="end"/>
      </w:r>
      <w:r>
        <w:t>. 자극 알림 실행 / 유닛 설계 내용</w:t>
      </w:r>
    </w:p>
    <w:tbl>
      <w:tblPr>
        <w:tblStyle w:val="TDC41"/>
        <w:tblW w:w="8816" w:type="dxa"/>
        <w:tblLayout w:type="fixed"/>
        <w:tblLook w:val="04A0" w:firstRow="1" w:lastRow="0" w:firstColumn="1" w:lastColumn="0" w:noHBand="0" w:noVBand="1"/>
      </w:tblPr>
      <w:tblGrid>
        <w:gridCol w:w="1304"/>
        <w:gridCol w:w="7512"/>
      </w:tblGrid>
      <w:tr w:rsidR="00084C76" w14:paraId="0D0DDA03"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1EF9E719" w14:textId="77777777" w:rsidR="00084C76" w:rsidRDefault="00084C76">
            <w:pPr>
              <w:pStyle w:val="TDC0"/>
            </w:pPr>
            <w:r>
              <w:t>항목</w:t>
            </w:r>
          </w:p>
        </w:tc>
        <w:tc>
          <w:tcPr>
            <w:tcW w:w="7512" w:type="dxa"/>
          </w:tcPr>
          <w:p w14:paraId="74236606"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설계 내용</w:t>
            </w:r>
          </w:p>
        </w:tc>
      </w:tr>
      <w:tr w:rsidR="00084C76" w14:paraId="687DB407"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677152DE" w14:textId="77777777" w:rsidR="00084C76" w:rsidRDefault="00084C76">
            <w:pPr>
              <w:pStyle w:val="TDCe"/>
            </w:pPr>
            <w:r>
              <w:t>입력</w:t>
            </w:r>
          </w:p>
        </w:tc>
        <w:tc>
          <w:tcPr>
            <w:tcW w:w="7512" w:type="dxa"/>
          </w:tcPr>
          <w:p w14:paraId="01850E2E"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알림 트리거, 알림 채널 및 크기</w:t>
            </w:r>
          </w:p>
        </w:tc>
      </w:tr>
      <w:tr w:rsidR="00084C76" w14:paraId="653F5E91"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39706F06" w14:textId="77777777" w:rsidR="00084C76" w:rsidRDefault="00084C76">
            <w:pPr>
              <w:pStyle w:val="TDCe"/>
            </w:pPr>
            <w:r>
              <w:t>출력</w:t>
            </w:r>
          </w:p>
        </w:tc>
        <w:tc>
          <w:tcPr>
            <w:tcW w:w="7512" w:type="dxa"/>
          </w:tcPr>
          <w:p w14:paraId="29600F80"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시간에 따른 알림 On/Off 공유 상태</w:t>
            </w:r>
          </w:p>
        </w:tc>
      </w:tr>
      <w:tr w:rsidR="00084C76" w14:paraId="33034E70"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4B1BBBF0" w14:textId="77777777" w:rsidR="00084C76" w:rsidRDefault="00084C76">
            <w:pPr>
              <w:pStyle w:val="TDCe"/>
            </w:pPr>
            <w:r>
              <w:lastRenderedPageBreak/>
              <w:t>처리</w:t>
            </w:r>
          </w:p>
        </w:tc>
        <w:tc>
          <w:tcPr>
            <w:tcW w:w="7512" w:type="dxa"/>
          </w:tcPr>
          <w:p w14:paraId="0205C92C"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트리거를 받아 알림 상태를 시작하고 정해진 시간 순서로 On/Off를 진행한다. 알림 크기를 공유하며 완료 후 일반 자극 상태로 돌아간다.</w:t>
            </w:r>
          </w:p>
        </w:tc>
      </w:tr>
    </w:tbl>
    <w:p w14:paraId="20E4F409" w14:textId="77777777" w:rsidR="00084C76" w:rsidRDefault="00084C76" w:rsidP="00BB7A53">
      <w:pPr>
        <w:pStyle w:val="TDC40"/>
        <w:spacing w:after="0"/>
      </w:pPr>
    </w:p>
    <w:p w14:paraId="0A72C37B" w14:textId="77777777" w:rsidR="00084C76" w:rsidRDefault="00084C76">
      <w:pPr>
        <w:pStyle w:val="TDC42"/>
      </w:pPr>
      <w:r>
        <w:t xml:space="preserve">표 </w:t>
      </w:r>
      <w:r>
        <w:fldChar w:fldCharType="begin"/>
      </w:r>
      <w:r>
        <w:instrText>SEQ 표 \* ARABIC</w:instrText>
      </w:r>
      <w:r>
        <w:fldChar w:fldCharType="separate"/>
      </w:r>
      <w:r w:rsidR="001A0C22">
        <w:rPr>
          <w:noProof/>
        </w:rPr>
        <w:t>182</w:t>
      </w:r>
      <w:r>
        <w:fldChar w:fldCharType="end"/>
      </w:r>
      <w:r>
        <w:t>. 자극 알림 실행 / 구현 조건</w:t>
      </w:r>
    </w:p>
    <w:tbl>
      <w:tblPr>
        <w:tblStyle w:val="TDC41"/>
        <w:tblW w:w="8816" w:type="dxa"/>
        <w:tblLayout w:type="fixed"/>
        <w:tblLook w:val="04A0" w:firstRow="1" w:lastRow="0" w:firstColumn="1" w:lastColumn="0" w:noHBand="0" w:noVBand="1"/>
      </w:tblPr>
      <w:tblGrid>
        <w:gridCol w:w="1304"/>
        <w:gridCol w:w="7512"/>
      </w:tblGrid>
      <w:tr w:rsidR="00084C76" w14:paraId="7E733A18"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6FC200B9" w14:textId="77777777" w:rsidR="00084C76" w:rsidRDefault="00084C76">
            <w:pPr>
              <w:pStyle w:val="TDC0"/>
            </w:pPr>
            <w:r>
              <w:t>구분</w:t>
            </w:r>
          </w:p>
        </w:tc>
        <w:tc>
          <w:tcPr>
            <w:tcW w:w="7512" w:type="dxa"/>
          </w:tcPr>
          <w:p w14:paraId="00A2BE82"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구현 조건</w:t>
            </w:r>
          </w:p>
        </w:tc>
      </w:tr>
      <w:tr w:rsidR="00084C76" w14:paraId="1F271DCD"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2588A5C1" w14:textId="77777777" w:rsidR="00084C76" w:rsidRDefault="00084C76">
            <w:pPr>
              <w:pStyle w:val="TDCe"/>
            </w:pPr>
            <w:r>
              <w:t>관련 함수</w:t>
            </w:r>
          </w:p>
        </w:tc>
        <w:tc>
          <w:tcPr>
            <w:tcW w:w="7512" w:type="dxa"/>
          </w:tcPr>
          <w:p w14:paraId="064BA5DF" w14:textId="77777777" w:rsidR="00084C76" w:rsidRPr="00BB7A53" w:rsidRDefault="00084C76">
            <w:pPr>
              <w:pStyle w:val="TDCf"/>
              <w:cnfStyle w:val="000000000000" w:firstRow="0" w:lastRow="0" w:firstColumn="0" w:lastColumn="0" w:oddVBand="0" w:evenVBand="0" w:oddHBand="0" w:evenHBand="0" w:firstRowFirstColumn="0" w:firstRowLastColumn="0" w:lastRowFirstColumn="0" w:lastRowLastColumn="0"/>
              <w:rPr>
                <w:lang w:val="en-US"/>
              </w:rPr>
            </w:pPr>
            <w:r w:rsidRPr="00BB7A53">
              <w:rPr>
                <w:lang w:val="en-US"/>
              </w:rPr>
              <w:t>stimulation_IndicatorOut, set_stimulationIndicatorTrigger, setIndicatoStimlulLevel_255</w:t>
            </w:r>
          </w:p>
        </w:tc>
      </w:tr>
      <w:tr w:rsidR="00084C76" w14:paraId="0C0107C6"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3AAF0762" w14:textId="77777777" w:rsidR="00084C76" w:rsidRDefault="00084C76">
            <w:pPr>
              <w:pStyle w:val="TDCe"/>
            </w:pPr>
            <w:r>
              <w:t>동작 조건</w:t>
            </w:r>
          </w:p>
        </w:tc>
        <w:tc>
          <w:tcPr>
            <w:tcW w:w="7512" w:type="dxa"/>
          </w:tcPr>
          <w:p w14:paraId="67BB0022"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지정 채널/크기의 알림 요청이 생성되고 완료 후 알림 상태가 해제되어야 한다.</w:t>
            </w:r>
          </w:p>
        </w:tc>
      </w:tr>
    </w:tbl>
    <w:p w14:paraId="1E93EE3B" w14:textId="77777777" w:rsidR="00084C76" w:rsidRDefault="00084C76" w:rsidP="00BB7A53">
      <w:pPr>
        <w:pStyle w:val="TDC40"/>
        <w:spacing w:after="0"/>
      </w:pPr>
    </w:p>
    <w:p w14:paraId="2C2702DC" w14:textId="77777777" w:rsidR="00697371" w:rsidRPr="00E00010" w:rsidRDefault="00220104" w:rsidP="00BB7A53">
      <w:pPr>
        <w:pStyle w:val="TDC43"/>
      </w:pPr>
      <w:r w:rsidRPr="00BB7A53">
        <w:rPr>
          <w:b/>
          <w:bCs/>
        </w:rPr>
        <w:t xml:space="preserve">흐름 참고 : </w:t>
      </w:r>
      <w:r w:rsidRPr="00BB7A53">
        <w:t>정상 1ms 반복 호출 기준이다. 선택 채널과 알림 크기는 별도로 준비된 값을 사용한다.</w:t>
      </w:r>
    </w:p>
    <w:p w14:paraId="6FA578F4" w14:textId="77777777" w:rsidR="00BA1805" w:rsidRPr="00E00010" w:rsidRDefault="00BA1805" w:rsidP="00BB7A53">
      <w:pPr>
        <w:pStyle w:val="TDC44"/>
        <w:pageBreakBefore/>
      </w:pPr>
      <w:r w:rsidRPr="00E00010">
        <w:rPr>
          <w:noProof/>
        </w:rPr>
        <w:lastRenderedPageBreak/>
        <w:drawing>
          <wp:inline distT="0" distB="0" distL="0" distR="0" wp14:anchorId="3E4EBC4E" wp14:editId="0010EAF7">
            <wp:extent cx="4320000" cy="5551200"/>
            <wp:effectExtent l="0" t="0" r="0" b="0"/>
            <wp:docPr id="1022" name="Flow CM3-044" descr="SU-ID-CM3-044 자극 알림 실행 설계 순서도">
              <a:extLst xmlns:a="http://schemas.openxmlformats.org/drawingml/2006/main">
                <a:ext uri="{FF2B5EF4-FFF2-40B4-BE49-F238E27FC236}">
                  <a16:creationId xmlns:a16="http://schemas.microsoft.com/office/drawing/2014/main" id="{E8B69799-F488-0C76-6806-D41022ABA0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그림 256" descr="스크린샷, 어둠, 블랙, 밤이(가) 표시된 사진&#10;&#10;자동 생성된 설명">
                      <a:extLst>
                        <a:ext uri="{FF2B5EF4-FFF2-40B4-BE49-F238E27FC236}">
                          <a16:creationId xmlns:a16="http://schemas.microsoft.com/office/drawing/2014/main" id="{E8B69799-F488-0C76-6806-D41022ABA043}"/>
                        </a:ext>
                      </a:extLst>
                    </pic:cNvPr>
                    <pic:cNvPicPr>
                      <a:picLocks noChangeAspect="1"/>
                    </pic:cNvPicPr>
                  </pic:nvPicPr>
                  <pic:blipFill>
                    <a:blip r:embed="rId39"/>
                    <a:stretch>
                      <a:fillRect/>
                    </a:stretch>
                  </pic:blipFill>
                  <pic:spPr>
                    <a:xfrm>
                      <a:off x="0" y="0"/>
                      <a:ext cx="4320000" cy="5551200"/>
                    </a:xfrm>
                    <a:prstGeom prst="rect">
                      <a:avLst/>
                    </a:prstGeom>
                  </pic:spPr>
                </pic:pic>
              </a:graphicData>
            </a:graphic>
          </wp:inline>
        </w:drawing>
      </w:r>
    </w:p>
    <w:p w14:paraId="3A1E09F9" w14:textId="77777777" w:rsidR="00697371" w:rsidRPr="00E00010" w:rsidRDefault="00220104" w:rsidP="00BB7A53">
      <w:pPr>
        <w:pStyle w:val="TDC45"/>
      </w:pPr>
      <w:r w:rsidRPr="00E00010">
        <w:t>그림 30. SU-ID-CM3-044 자극 알림 실행 순서도</w:t>
      </w:r>
    </w:p>
    <w:p w14:paraId="2D716D80" w14:textId="77777777" w:rsidR="00697371" w:rsidRDefault="00220104" w:rsidP="00BB7A53">
      <w:pPr>
        <w:pStyle w:val="TDC2"/>
        <w:pageBreakBefore/>
      </w:pPr>
      <w:bookmarkStart w:id="961" w:name="_Toc180573651"/>
      <w:bookmarkStart w:id="962" w:name="_Toc242778294"/>
      <w:r>
        <w:lastRenderedPageBreak/>
        <w:t>Bluetooth Communication Module</w:t>
      </w:r>
      <w:bookmarkEnd w:id="961"/>
      <w:bookmarkEnd w:id="962"/>
    </w:p>
    <w:p w14:paraId="4CBAA470" w14:textId="7A6AA4F5" w:rsidR="00697371" w:rsidRPr="00E00010" w:rsidRDefault="00220104" w:rsidP="00BB7A53">
      <w:pPr>
        <w:pStyle w:val="TDC3"/>
      </w:pPr>
      <w:bookmarkStart w:id="963" w:name="_Toc241675648"/>
      <w:bookmarkStart w:id="964" w:name="_Toc242733680"/>
      <w:bookmarkStart w:id="965" w:name="_Toc242775134"/>
      <w:bookmarkStart w:id="966" w:name="_Toc242776836"/>
      <w:bookmarkStart w:id="967" w:name="_Toc242778295"/>
      <w:bookmarkStart w:id="968" w:name="_Toc241675649"/>
      <w:bookmarkStart w:id="969" w:name="_Toc242733681"/>
      <w:bookmarkStart w:id="970" w:name="_Toc242775135"/>
      <w:bookmarkStart w:id="971" w:name="_Toc242776837"/>
      <w:bookmarkStart w:id="972" w:name="_Toc242778296"/>
      <w:bookmarkStart w:id="973" w:name="_Toc241675650"/>
      <w:bookmarkStart w:id="974" w:name="_Toc242733682"/>
      <w:bookmarkStart w:id="975" w:name="_Toc242775136"/>
      <w:bookmarkStart w:id="976" w:name="_Toc242776838"/>
      <w:bookmarkStart w:id="977" w:name="_Toc242778297"/>
      <w:bookmarkStart w:id="978" w:name="_Toc241675651"/>
      <w:bookmarkStart w:id="979" w:name="_Toc242733683"/>
      <w:bookmarkStart w:id="980" w:name="_Toc242775137"/>
      <w:bookmarkStart w:id="981" w:name="_Toc242776839"/>
      <w:bookmarkStart w:id="982" w:name="_Toc242778298"/>
      <w:bookmarkStart w:id="983" w:name="_Toc241675652"/>
      <w:bookmarkStart w:id="984" w:name="_Toc242733684"/>
      <w:bookmarkStart w:id="985" w:name="_Toc242775138"/>
      <w:bookmarkStart w:id="986" w:name="_Toc242776840"/>
      <w:bookmarkStart w:id="987" w:name="_Toc242778299"/>
      <w:bookmarkStart w:id="988" w:name="_Toc241675653"/>
      <w:bookmarkStart w:id="989" w:name="_Toc242733685"/>
      <w:bookmarkStart w:id="990" w:name="_Toc242775139"/>
      <w:bookmarkStart w:id="991" w:name="_Toc242776841"/>
      <w:bookmarkStart w:id="992" w:name="_Toc242778300"/>
      <w:bookmarkStart w:id="993" w:name="_Toc241675654"/>
      <w:bookmarkStart w:id="994" w:name="_Toc242733686"/>
      <w:bookmarkStart w:id="995" w:name="_Toc242775140"/>
      <w:bookmarkStart w:id="996" w:name="_Toc242776842"/>
      <w:bookmarkStart w:id="997" w:name="_Toc242778301"/>
      <w:bookmarkStart w:id="998" w:name="_Toc241675655"/>
      <w:bookmarkStart w:id="999" w:name="_Toc242733687"/>
      <w:bookmarkStart w:id="1000" w:name="_Toc242775141"/>
      <w:bookmarkStart w:id="1001" w:name="_Toc242776843"/>
      <w:bookmarkStart w:id="1002" w:name="_Toc242778302"/>
      <w:bookmarkStart w:id="1003" w:name="_Toc242778303"/>
      <w:bookmarkStart w:id="1004" w:name="_Toc180573653"/>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r>
        <w:t>SI-ID-CM3-004, 블루투스 통신 모듈</w:t>
      </w:r>
      <w:bookmarkEnd w:id="1003"/>
    </w:p>
    <w:p w14:paraId="2F4329F1" w14:textId="77777777" w:rsidR="00697371" w:rsidRPr="00E00010" w:rsidRDefault="00220104" w:rsidP="00BB7A53">
      <w:pPr>
        <w:pStyle w:val="TDC4"/>
      </w:pPr>
      <w:r>
        <w:t>SU-ID-CM3-045, QCC 수신 분류와 시스템 정보 응답</w:t>
      </w:r>
    </w:p>
    <w:p w14:paraId="3EACC071" w14:textId="77777777" w:rsidR="00084C76" w:rsidRDefault="00084C76" w:rsidP="00BB7A53">
      <w:pPr>
        <w:pStyle w:val="TDC40"/>
        <w:keepNext/>
      </w:pPr>
      <w:r>
        <w:t>QCC 전달 정보를 E8300의 제어 기능에 연결하고 수신 결과를 응답한다.</w:t>
      </w:r>
    </w:p>
    <w:p w14:paraId="045F8A3E" w14:textId="77777777" w:rsidR="00084C76" w:rsidRDefault="00084C76">
      <w:pPr>
        <w:pStyle w:val="TDC42"/>
      </w:pPr>
      <w:r>
        <w:t xml:space="preserve">표 </w:t>
      </w:r>
      <w:r>
        <w:fldChar w:fldCharType="begin"/>
      </w:r>
      <w:r>
        <w:instrText>SEQ 표 \* ARABIC</w:instrText>
      </w:r>
      <w:r>
        <w:fldChar w:fldCharType="separate"/>
      </w:r>
      <w:r w:rsidR="001A0C22">
        <w:rPr>
          <w:noProof/>
        </w:rPr>
        <w:t>183</w:t>
      </w:r>
      <w:r>
        <w:fldChar w:fldCharType="end"/>
      </w:r>
      <w:r>
        <w:t>. QCC 수신 분류와 시스템 정보 응답 / 유닛 설계 내용</w:t>
      </w:r>
    </w:p>
    <w:tbl>
      <w:tblPr>
        <w:tblStyle w:val="TDC41"/>
        <w:tblW w:w="8816" w:type="dxa"/>
        <w:tblLayout w:type="fixed"/>
        <w:tblLook w:val="04A0" w:firstRow="1" w:lastRow="0" w:firstColumn="1" w:lastColumn="0" w:noHBand="0" w:noVBand="1"/>
      </w:tblPr>
      <w:tblGrid>
        <w:gridCol w:w="1304"/>
        <w:gridCol w:w="7512"/>
      </w:tblGrid>
      <w:tr w:rsidR="00084C76" w14:paraId="4E46ABB4"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6047222C" w14:textId="77777777" w:rsidR="00084C76" w:rsidRDefault="00084C76">
            <w:pPr>
              <w:pStyle w:val="TDC0"/>
            </w:pPr>
            <w:r>
              <w:t>항목</w:t>
            </w:r>
          </w:p>
        </w:tc>
        <w:tc>
          <w:tcPr>
            <w:tcW w:w="7512" w:type="dxa"/>
          </w:tcPr>
          <w:p w14:paraId="23F6CDEC"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설계 내용</w:t>
            </w:r>
          </w:p>
        </w:tc>
      </w:tr>
      <w:tr w:rsidR="00084C76" w14:paraId="2E4A294B"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0835F17C" w14:textId="77777777" w:rsidR="00084C76" w:rsidRDefault="00084C76">
            <w:pPr>
              <w:pStyle w:val="TDCe"/>
            </w:pPr>
            <w:r>
              <w:t>입력</w:t>
            </w:r>
          </w:p>
        </w:tc>
        <w:tc>
          <w:tcPr>
            <w:tcW w:w="7512" w:type="dxa"/>
          </w:tcPr>
          <w:p w14:paraId="187DD467"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SPI 수신 패킷의 명령/데이터</w:t>
            </w:r>
          </w:p>
        </w:tc>
      </w:tr>
      <w:tr w:rsidR="00084C76" w14:paraId="604BECA2"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6E1EECB9" w14:textId="77777777" w:rsidR="00084C76" w:rsidRDefault="00084C76">
            <w:pPr>
              <w:pStyle w:val="TDCe"/>
            </w:pPr>
            <w:r>
              <w:t>출력</w:t>
            </w:r>
          </w:p>
        </w:tc>
        <w:tc>
          <w:tcPr>
            <w:tcW w:w="7512" w:type="dxa"/>
          </w:tcPr>
          <w:p w14:paraId="336C642D"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명령별 처리와 응답, 전원/오디오 상태</w:t>
            </w:r>
          </w:p>
        </w:tc>
      </w:tr>
      <w:tr w:rsidR="00084C76" w14:paraId="078839C2"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5BC1FE55" w14:textId="77777777" w:rsidR="00084C76" w:rsidRDefault="00084C76">
            <w:pPr>
              <w:pStyle w:val="TDCe"/>
            </w:pPr>
            <w:r>
              <w:t>처리</w:t>
            </w:r>
          </w:p>
        </w:tc>
        <w:tc>
          <w:tcPr>
            <w:tcW w:w="7512" w:type="dxa"/>
          </w:tcPr>
          <w:p w14:paraId="3C46E9E8"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명령을 리모콘, 매핑, 시스템 정보 등으로 분류한다. 0x34의 배터리/충전/뚜껑 상태, 0x35의 표시/DFU 상태, 0x36의 오디오 연결 종류를 반영한다. 응답을 송신 버퍼에 준비한다.</w:t>
            </w:r>
          </w:p>
        </w:tc>
      </w:tr>
    </w:tbl>
    <w:p w14:paraId="101C7E1A" w14:textId="77777777" w:rsidR="00084C76" w:rsidRDefault="00084C76" w:rsidP="00BB7A53">
      <w:pPr>
        <w:pStyle w:val="TDC40"/>
        <w:spacing w:after="0"/>
      </w:pPr>
    </w:p>
    <w:p w14:paraId="301E6EE2" w14:textId="77777777" w:rsidR="00084C76" w:rsidRDefault="00084C76">
      <w:pPr>
        <w:pStyle w:val="TDC42"/>
      </w:pPr>
      <w:r>
        <w:t xml:space="preserve">표 </w:t>
      </w:r>
      <w:r>
        <w:fldChar w:fldCharType="begin"/>
      </w:r>
      <w:r>
        <w:instrText>SEQ 표 \* ARABIC</w:instrText>
      </w:r>
      <w:r>
        <w:fldChar w:fldCharType="separate"/>
      </w:r>
      <w:r w:rsidR="001A0C22">
        <w:rPr>
          <w:noProof/>
        </w:rPr>
        <w:t>184</w:t>
      </w:r>
      <w:r>
        <w:fldChar w:fldCharType="end"/>
      </w:r>
      <w:r>
        <w:t>. QCC 수신 분류와 시스템 정보 응답 / 구현 조건</w:t>
      </w:r>
    </w:p>
    <w:tbl>
      <w:tblPr>
        <w:tblStyle w:val="TDC41"/>
        <w:tblW w:w="8816" w:type="dxa"/>
        <w:tblLayout w:type="fixed"/>
        <w:tblLook w:val="04A0" w:firstRow="1" w:lastRow="0" w:firstColumn="1" w:lastColumn="0" w:noHBand="0" w:noVBand="1"/>
      </w:tblPr>
      <w:tblGrid>
        <w:gridCol w:w="1304"/>
        <w:gridCol w:w="7512"/>
      </w:tblGrid>
      <w:tr w:rsidR="00084C76" w14:paraId="0BF03167"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1A9099DD" w14:textId="77777777" w:rsidR="00084C76" w:rsidRDefault="00084C76">
            <w:pPr>
              <w:pStyle w:val="TDC0"/>
            </w:pPr>
            <w:r>
              <w:t>구분</w:t>
            </w:r>
          </w:p>
        </w:tc>
        <w:tc>
          <w:tcPr>
            <w:tcW w:w="7512" w:type="dxa"/>
          </w:tcPr>
          <w:p w14:paraId="386B6AE2"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구현 조건</w:t>
            </w:r>
          </w:p>
        </w:tc>
      </w:tr>
      <w:tr w:rsidR="00084C76" w14:paraId="54C9EE31"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18A3F2F8" w14:textId="77777777" w:rsidR="00084C76" w:rsidRDefault="00084C76">
            <w:pPr>
              <w:pStyle w:val="TDCe"/>
            </w:pPr>
            <w:r>
              <w:t>관련 함수</w:t>
            </w:r>
          </w:p>
        </w:tc>
        <w:tc>
          <w:tcPr>
            <w:tcW w:w="7512" w:type="dxa"/>
          </w:tcPr>
          <w:p w14:paraId="64ACD08F"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bleCommunication</w:t>
            </w:r>
          </w:p>
        </w:tc>
      </w:tr>
      <w:tr w:rsidR="00084C76" w14:paraId="5C53EF2C"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61C3AB62" w14:textId="77777777" w:rsidR="00084C76" w:rsidRDefault="00084C76">
            <w:pPr>
              <w:pStyle w:val="TDCe"/>
            </w:pPr>
            <w:r>
              <w:t>동작 조건</w:t>
            </w:r>
          </w:p>
        </w:tc>
        <w:tc>
          <w:tcPr>
            <w:tcW w:w="7512" w:type="dxa"/>
          </w:tcPr>
          <w:p w14:paraId="2A92C9C9"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각 명령의 필드가 해당 상태에만 반영되고 응답이 준비되어야 한다. 이 유닛은 E8300 측 명령 처리 범위이며 QCC 내부 무선 프로토콜은 별도로 구성한다.</w:t>
            </w:r>
          </w:p>
        </w:tc>
      </w:tr>
    </w:tbl>
    <w:p w14:paraId="1B0B4BF2" w14:textId="77777777" w:rsidR="00084C76" w:rsidRDefault="00084C76" w:rsidP="00BB7A53">
      <w:pPr>
        <w:pStyle w:val="TDC40"/>
        <w:spacing w:after="0"/>
      </w:pPr>
    </w:p>
    <w:bookmarkEnd w:id="1004"/>
    <w:p w14:paraId="7EC85003" w14:textId="4FC417DB" w:rsidR="00697371" w:rsidRPr="00E00010" w:rsidRDefault="00220104" w:rsidP="00BB7A53">
      <w:pPr>
        <w:pStyle w:val="TDC43"/>
      </w:pPr>
      <w:r w:rsidRPr="00BB7A53">
        <w:rPr>
          <w:b/>
          <w:bCs/>
        </w:rPr>
        <w:t xml:space="preserve">흐름 참고 : </w:t>
      </w:r>
      <w:r w:rsidRPr="00BB7A53">
        <w:t>0x34/0x35/0x36은 배터리/표시/오디오 상태 연계에 사용한다. QCC 내부 무선 처리가 아니라 E8300 수신 이후의 설계다.</w:t>
      </w:r>
    </w:p>
    <w:p w14:paraId="65B27475" w14:textId="77777777" w:rsidR="00BA1805" w:rsidRPr="00E00010" w:rsidRDefault="00BA1805" w:rsidP="00BB7A53">
      <w:pPr>
        <w:pStyle w:val="TDC44"/>
      </w:pPr>
      <w:r w:rsidRPr="00E00010">
        <w:rPr>
          <w:noProof/>
        </w:rPr>
        <w:lastRenderedPageBreak/>
        <w:drawing>
          <wp:inline distT="0" distB="0" distL="0" distR="0" wp14:anchorId="3E4EBC4E" wp14:editId="0010EAF7">
            <wp:extent cx="4320000" cy="3585600"/>
            <wp:effectExtent l="0" t="0" r="0" b="0"/>
            <wp:docPr id="1023" name="Flow CM3-045" descr="SU-ID-CM3-045 QCC 수신 분류와 시스템 정보 응답 설계 순서도">
              <a:extLst xmlns:a="http://schemas.openxmlformats.org/drawingml/2006/main">
                <a:ext uri="{FF2B5EF4-FFF2-40B4-BE49-F238E27FC236}">
                  <a16:creationId xmlns:a16="http://schemas.microsoft.com/office/drawing/2014/main" id="{E8B69799-F488-0C76-6806-D41022ABA0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그림 256" descr="스크린샷, 어둠, 블랙, 밤이(가) 표시된 사진&#10;&#10;자동 생성된 설명">
                      <a:extLst>
                        <a:ext uri="{FF2B5EF4-FFF2-40B4-BE49-F238E27FC236}">
                          <a16:creationId xmlns:a16="http://schemas.microsoft.com/office/drawing/2014/main" id="{E8B69799-F488-0C76-6806-D41022ABA043}"/>
                        </a:ext>
                      </a:extLst>
                    </pic:cNvPr>
                    <pic:cNvPicPr>
                      <a:picLocks noChangeAspect="1"/>
                    </pic:cNvPicPr>
                  </pic:nvPicPr>
                  <pic:blipFill>
                    <a:blip r:embed="rId40"/>
                    <a:stretch>
                      <a:fillRect/>
                    </a:stretch>
                  </pic:blipFill>
                  <pic:spPr>
                    <a:xfrm>
                      <a:off x="0" y="0"/>
                      <a:ext cx="4320000" cy="3585600"/>
                    </a:xfrm>
                    <a:prstGeom prst="rect">
                      <a:avLst/>
                    </a:prstGeom>
                  </pic:spPr>
                </pic:pic>
              </a:graphicData>
            </a:graphic>
          </wp:inline>
        </w:drawing>
      </w:r>
    </w:p>
    <w:p w14:paraId="0A2A9688" w14:textId="77777777" w:rsidR="00697371" w:rsidRPr="00E00010" w:rsidRDefault="00220104" w:rsidP="00BB7A53">
      <w:pPr>
        <w:pStyle w:val="TDC45"/>
      </w:pPr>
      <w:r w:rsidRPr="00E00010">
        <w:t>그림 31. SU-ID-CM3-045 QCC 수신 분류와 시스템 정보 응답 순서도</w:t>
      </w:r>
    </w:p>
    <w:p w14:paraId="1EDD93B5" w14:textId="77777777" w:rsidR="000C626C" w:rsidRDefault="000C626C">
      <w:pPr>
        <w:pStyle w:val="TDC40"/>
      </w:pPr>
    </w:p>
    <w:p w14:paraId="3578585A" w14:textId="77777777" w:rsidR="00697371" w:rsidRPr="00E00010" w:rsidRDefault="00220104" w:rsidP="00BB7A53">
      <w:pPr>
        <w:pStyle w:val="TDC4"/>
      </w:pPr>
      <w:r>
        <w:t>SU-ID-CM3-046, 리모콘 명령 처리</w:t>
      </w:r>
    </w:p>
    <w:p w14:paraId="64E2471D" w14:textId="77777777" w:rsidR="00084C76" w:rsidRDefault="00084C76" w:rsidP="00BB7A53">
      <w:pPr>
        <w:pStyle w:val="TDC40"/>
        <w:keepNext/>
      </w:pPr>
      <w:r>
        <w:t>리모콘 연결 허용 상태에 따라 조회와 설정 명령을 처리하고, 연결 확인 시 받은 시간과 주소를 감사기록에 남긴다.</w:t>
      </w:r>
    </w:p>
    <w:p w14:paraId="57CF1C3E" w14:textId="77777777" w:rsidR="00084C76" w:rsidRDefault="00084C76">
      <w:pPr>
        <w:pStyle w:val="TDC42"/>
      </w:pPr>
      <w:r>
        <w:t xml:space="preserve">표 </w:t>
      </w:r>
      <w:r>
        <w:fldChar w:fldCharType="begin"/>
      </w:r>
      <w:r>
        <w:instrText>SEQ 표 \* ARABIC</w:instrText>
      </w:r>
      <w:r>
        <w:fldChar w:fldCharType="separate"/>
      </w:r>
      <w:r w:rsidR="001A0C22">
        <w:rPr>
          <w:noProof/>
        </w:rPr>
        <w:t>185</w:t>
      </w:r>
      <w:r>
        <w:fldChar w:fldCharType="end"/>
      </w:r>
      <w:r>
        <w:t>. 리모콘 명령 처리 / 유닛 설계 내용</w:t>
      </w:r>
    </w:p>
    <w:tbl>
      <w:tblPr>
        <w:tblStyle w:val="TDC41"/>
        <w:tblW w:w="8816" w:type="dxa"/>
        <w:tblLayout w:type="fixed"/>
        <w:tblLook w:val="04A0" w:firstRow="1" w:lastRow="0" w:firstColumn="1" w:lastColumn="0" w:noHBand="0" w:noVBand="1"/>
      </w:tblPr>
      <w:tblGrid>
        <w:gridCol w:w="1304"/>
        <w:gridCol w:w="7512"/>
      </w:tblGrid>
      <w:tr w:rsidR="00084C76" w14:paraId="681C4203"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3F7B6844" w14:textId="77777777" w:rsidR="00084C76" w:rsidRDefault="00084C76">
            <w:pPr>
              <w:pStyle w:val="TDC0"/>
            </w:pPr>
            <w:r>
              <w:t>항목</w:t>
            </w:r>
          </w:p>
        </w:tc>
        <w:tc>
          <w:tcPr>
            <w:tcW w:w="7512" w:type="dxa"/>
          </w:tcPr>
          <w:p w14:paraId="7C5BC833"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설계 내용</w:t>
            </w:r>
          </w:p>
        </w:tc>
      </w:tr>
      <w:tr w:rsidR="00084C76" w14:paraId="252D0642"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1F1D661A" w14:textId="77777777" w:rsidR="00084C76" w:rsidRDefault="00084C76">
            <w:pPr>
              <w:pStyle w:val="TDCe"/>
            </w:pPr>
            <w:r>
              <w:t>입력</w:t>
            </w:r>
          </w:p>
        </w:tc>
        <w:tc>
          <w:tcPr>
            <w:tcW w:w="7512" w:type="dxa"/>
          </w:tcPr>
          <w:p w14:paraId="45E2B455"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리모콘 명령, 연결 허용 상태, 선택한 내부기/설정, 연결 확인 명령에 포함된 기준 시간과 블루투스 주소</w:t>
            </w:r>
          </w:p>
        </w:tc>
      </w:tr>
      <w:tr w:rsidR="00084C76" w14:paraId="757E206B"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4B55E299" w14:textId="77777777" w:rsidR="00084C76" w:rsidRDefault="00084C76">
            <w:pPr>
              <w:pStyle w:val="TDCe"/>
            </w:pPr>
            <w:r>
              <w:t>출력</w:t>
            </w:r>
          </w:p>
        </w:tc>
        <w:tc>
          <w:tcPr>
            <w:tcW w:w="7512" w:type="dxa"/>
          </w:tcPr>
          <w:p w14:paraId="38E2F281"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명령 실행 결과와 응답, 연결 이벤트와 해당 시간/주소가 저장된 감사기록</w:t>
            </w:r>
          </w:p>
        </w:tc>
      </w:tr>
      <w:tr w:rsidR="00084C76" w14:paraId="45037BE0"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02AE95BF" w14:textId="77777777" w:rsidR="00084C76" w:rsidRDefault="00084C76">
            <w:pPr>
              <w:pStyle w:val="TDCe"/>
            </w:pPr>
            <w:r>
              <w:lastRenderedPageBreak/>
              <w:t>처리</w:t>
            </w:r>
          </w:p>
        </w:tc>
        <w:tc>
          <w:tcPr>
            <w:tcW w:w="7512" w:type="dxa"/>
          </w:tcPr>
          <w:p w14:paraId="7EB37103"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수신 패킷에서 명령을 추출한다. 연결 확인 명령은 리모콘 연결 허용 상태를 설정하고, 일반 명령은 그 상태를 확인한 뒤 실행한다. 명령별 응답을 구성한 뒤 처리한 명령을 정리한다.</w:t>
            </w:r>
            <w:r>
              <w:br/>
              <w:t>연결 확인 시 데이터의 연/월/일/시/분/초로 기준 시간을 갱신하고, 주소 6바이트를 설정한 다음 연결 이벤트(0x40)를 기록한다. 기록 시에는 기준 시간에 경과 시간을 반영하여 시간 6바이트, 주소 6바이트, 이벤트 4바이트를 한 묶음으로 저장한다. 기록 수는 255에서 더 늘리지 않고, 다음 기록 위치는 254 다음에 0으로 돌아가 가장 오래된 자리를 교체한다.</w:t>
            </w:r>
          </w:p>
        </w:tc>
      </w:tr>
    </w:tbl>
    <w:p w14:paraId="31B40DA1" w14:textId="77777777" w:rsidR="00084C76" w:rsidRDefault="00084C76" w:rsidP="00BB7A53">
      <w:pPr>
        <w:pStyle w:val="TDC40"/>
        <w:spacing w:after="0"/>
      </w:pPr>
    </w:p>
    <w:p w14:paraId="637B9761" w14:textId="77777777" w:rsidR="00084C76" w:rsidRDefault="00084C76">
      <w:pPr>
        <w:pStyle w:val="TDC42"/>
      </w:pPr>
      <w:r>
        <w:t xml:space="preserve">표 </w:t>
      </w:r>
      <w:r>
        <w:fldChar w:fldCharType="begin"/>
      </w:r>
      <w:r>
        <w:instrText>SEQ 표 \* ARABIC</w:instrText>
      </w:r>
      <w:r>
        <w:fldChar w:fldCharType="separate"/>
      </w:r>
      <w:r w:rsidR="001A0C22">
        <w:rPr>
          <w:noProof/>
        </w:rPr>
        <w:t>186</w:t>
      </w:r>
      <w:r>
        <w:fldChar w:fldCharType="end"/>
      </w:r>
      <w:r>
        <w:t>. 리모콘 명령 처리 / 구현 조건</w:t>
      </w:r>
    </w:p>
    <w:tbl>
      <w:tblPr>
        <w:tblStyle w:val="TDC41"/>
        <w:tblW w:w="8816" w:type="dxa"/>
        <w:tblLayout w:type="fixed"/>
        <w:tblLook w:val="04A0" w:firstRow="1" w:lastRow="0" w:firstColumn="1" w:lastColumn="0" w:noHBand="0" w:noVBand="1"/>
      </w:tblPr>
      <w:tblGrid>
        <w:gridCol w:w="1304"/>
        <w:gridCol w:w="7512"/>
      </w:tblGrid>
      <w:tr w:rsidR="00084C76" w14:paraId="5BBC809C"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176B3F6E" w14:textId="77777777" w:rsidR="00084C76" w:rsidRDefault="00084C76">
            <w:pPr>
              <w:pStyle w:val="TDC0"/>
            </w:pPr>
            <w:r>
              <w:t>구분</w:t>
            </w:r>
          </w:p>
        </w:tc>
        <w:tc>
          <w:tcPr>
            <w:tcW w:w="7512" w:type="dxa"/>
          </w:tcPr>
          <w:p w14:paraId="086D149D"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구현 조건</w:t>
            </w:r>
          </w:p>
        </w:tc>
      </w:tr>
      <w:tr w:rsidR="00084C76" w14:paraId="2A03D1D6"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699EB5A3" w14:textId="77777777" w:rsidR="00084C76" w:rsidRDefault="00084C76">
            <w:pPr>
              <w:pStyle w:val="TDCe"/>
            </w:pPr>
            <w:r>
              <w:t>관련 함수</w:t>
            </w:r>
          </w:p>
        </w:tc>
        <w:tc>
          <w:tcPr>
            <w:tcW w:w="7512" w:type="dxa"/>
          </w:tcPr>
          <w:p w14:paraId="08AB2DAC" w14:textId="77777777" w:rsidR="00084C76" w:rsidRPr="00BB7A53" w:rsidRDefault="00084C76">
            <w:pPr>
              <w:pStyle w:val="TDCf"/>
              <w:cnfStyle w:val="000000000000" w:firstRow="0" w:lastRow="0" w:firstColumn="0" w:lastColumn="0" w:oddVBand="0" w:evenVBand="0" w:oddHBand="0" w:evenHBand="0" w:firstRowFirstColumn="0" w:firstRowLastColumn="0" w:lastRowFirstColumn="0" w:lastRowLastColumn="0"/>
              <w:rPr>
                <w:lang w:val="en-US"/>
              </w:rPr>
            </w:pPr>
            <w:r w:rsidRPr="00BB7A53">
              <w:rPr>
                <w:lang w:val="en-US"/>
              </w:rPr>
              <w:t>fetch_remoteControlPacket, remoteControl, getRemoteCommand, clearRemoteColtrolCommand / is_isd_passKeyMatch, set_isd_passKeyMatchResult / ci_timer_update_reference_time, ci_timer_get_reference_time_after_self_update, ci_event_log_update_bt_addr, ci_event_log_write</w:t>
            </w:r>
          </w:p>
        </w:tc>
      </w:tr>
      <w:tr w:rsidR="00084C76" w14:paraId="5C59D783"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6F95DAFA" w14:textId="77777777" w:rsidR="00084C76" w:rsidRDefault="00084C76">
            <w:pPr>
              <w:pStyle w:val="TDCe"/>
            </w:pPr>
            <w:r>
              <w:t>동작 조건</w:t>
            </w:r>
          </w:p>
        </w:tc>
        <w:tc>
          <w:tcPr>
            <w:tcW w:w="7512" w:type="dxa"/>
          </w:tcPr>
          <w:p w14:paraId="62FE99A9" w14:textId="1CC1681B" w:rsidR="00084C76" w:rsidRDefault="00084C76">
            <w:pPr>
              <w:pStyle w:val="TDCf"/>
              <w:cnfStyle w:val="000000000000" w:firstRow="0" w:lastRow="0" w:firstColumn="0" w:lastColumn="0" w:oddVBand="0" w:evenVBand="0" w:oddHBand="0" w:evenHBand="0" w:firstRowFirstColumn="0" w:firstRowLastColumn="0" w:lastRowFirstColumn="0" w:lastRowLastColumn="0"/>
            </w:pPr>
            <w:r>
              <w:t>일반 명령은 연결 허용 상태에서만 실행하고, 연결 확인 명령은 별도로 처리한다. 처리 완료 후 명령 상태를 정리한다.</w:t>
            </w:r>
            <w:r>
              <w:br/>
              <w:t>시간은 연결 확인 데이터의 4~9번 바이트, 주소는 10~15번 바이트에서 받는다(0부터 센 위치). 연도는 2000년을 기준으로 한 값이다. 예를 들어 시간 {26,</w:t>
            </w:r>
            <w:del w:id="1005" w:author="김은수" w:date="2026-10-16T18:00:00Z" w16du:dateUtc="2026-10-16T09:00:00Z">
              <w:r w:rsidDel="00940881">
                <w:delText>10</w:delText>
              </w:r>
            </w:del>
            <w:ins w:id="1006" w:author="김은수" w:date="2026-10-16T18:00:00Z" w16du:dateUtc="2026-10-16T09:00:00Z">
              <w:r w:rsidR="00940881">
                <w:rPr>
                  <w:rFonts w:hint="eastAsia"/>
                </w:rPr>
                <w:t>03</w:t>
              </w:r>
            </w:ins>
            <w:r>
              <w:t>,2,13,14,15}, 주소 {12,34,56,78,9A,BC}(16진수), 이벤트 0x40이면 2026-</w:t>
            </w:r>
            <w:del w:id="1007" w:author="김은수" w:date="2026-10-16T18:00:00Z" w16du:dateUtc="2026-10-16T09:00:00Z">
              <w:r w:rsidDel="00940881">
                <w:delText>1</w:delText>
              </w:r>
            </w:del>
            <w:r>
              <w:t>0</w:t>
            </w:r>
            <w:ins w:id="1008" w:author="김은수" w:date="2026-10-16T18:00:00Z" w16du:dateUtc="2026-10-16T09:00:00Z">
              <w:r w:rsidR="00940881">
                <w:rPr>
                  <w:rFonts w:hint="eastAsia"/>
                </w:rPr>
                <w:t>3</w:t>
              </w:r>
            </w:ins>
            <w:r>
              <w:t>-02 13:14:15의 연결 기록을 저장한다. 경과 1,000 ms마다 시간을 1초 증가시키고 일/월/연도 경계를 반영한다.</w:t>
            </w:r>
            <w:r>
              <w:br/>
              <w:t>파일 열기/읽기/쓰기와 기록 정보 검사에 실패하면 저장을 완료한 것으로 처리하지 않고 오류를 전달한다. 파일 닫기까지 정상 완료한 경우 0, 실패한 경우 -1을 반환하도록 한다.</w:t>
            </w:r>
          </w:p>
        </w:tc>
      </w:tr>
    </w:tbl>
    <w:p w14:paraId="7DADA4BD" w14:textId="77777777" w:rsidR="00084C76" w:rsidRDefault="00084C76" w:rsidP="00BB7A53">
      <w:pPr>
        <w:pStyle w:val="TDC40"/>
        <w:spacing w:after="0"/>
      </w:pPr>
    </w:p>
    <w:p w14:paraId="0995D2EF" w14:textId="77777777" w:rsidR="000C626C" w:rsidRDefault="000C626C">
      <w:pPr>
        <w:pStyle w:val="TDC43"/>
        <w:spacing w:after="160"/>
      </w:pPr>
    </w:p>
    <w:p w14:paraId="53C9E06F" w14:textId="77777777" w:rsidR="00697371" w:rsidRPr="00E00010" w:rsidRDefault="00220104" w:rsidP="00BB7A53">
      <w:pPr>
        <w:pStyle w:val="TDC43"/>
      </w:pPr>
      <w:r w:rsidRPr="00BB7A53">
        <w:rPr>
          <w:b/>
          <w:bCs/>
        </w:rPr>
        <w:lastRenderedPageBreak/>
        <w:t>흐름 참고 : 연결 확인 명령의 응답과 일반 명령의 허용 상태를 구분하여 관리한다. 이 허용 상태는 명령 실행을 제어하는 상태값이며 암호학적 인증 결과와는 구분한다.</w:t>
      </w:r>
    </w:p>
    <w:p w14:paraId="02B3D25A" w14:textId="77777777" w:rsidR="00BA1805" w:rsidRPr="00E00010" w:rsidRDefault="00BA1805" w:rsidP="00BB7A53">
      <w:pPr>
        <w:pStyle w:val="TDC44"/>
      </w:pPr>
      <w:r w:rsidRPr="00E00010">
        <w:rPr>
          <w:noProof/>
        </w:rPr>
        <w:drawing>
          <wp:inline distT="0" distB="0" distL="0" distR="0" wp14:anchorId="3E4EBC4E" wp14:editId="0010EAF7">
            <wp:extent cx="4320000" cy="3601800"/>
            <wp:effectExtent l="0" t="0" r="0" b="0"/>
            <wp:docPr id="1024" name="Flow CM3-046" descr="SU-ID-CM3-046 리모콘 명령 처리 설계 순서도">
              <a:extLst xmlns:a="http://schemas.openxmlformats.org/drawingml/2006/main">
                <a:ext uri="{FF2B5EF4-FFF2-40B4-BE49-F238E27FC236}">
                  <a16:creationId xmlns:a16="http://schemas.microsoft.com/office/drawing/2014/main" id="{E8B69799-F488-0C76-6806-D41022ABA0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그림 256" descr="스크린샷, 어둠, 블랙, 밤이(가) 표시된 사진&#10;&#10;자동 생성된 설명">
                      <a:extLst>
                        <a:ext uri="{FF2B5EF4-FFF2-40B4-BE49-F238E27FC236}">
                          <a16:creationId xmlns:a16="http://schemas.microsoft.com/office/drawing/2014/main" id="{E8B69799-F488-0C76-6806-D41022ABA043}"/>
                        </a:ext>
                      </a:extLst>
                    </pic:cNvPr>
                    <pic:cNvPicPr>
                      <a:picLocks noChangeAspect="1"/>
                    </pic:cNvPicPr>
                  </pic:nvPicPr>
                  <pic:blipFill>
                    <a:blip r:embed="rId41"/>
                    <a:stretch>
                      <a:fillRect/>
                    </a:stretch>
                  </pic:blipFill>
                  <pic:spPr>
                    <a:xfrm>
                      <a:off x="0" y="0"/>
                      <a:ext cx="4320000" cy="3601800"/>
                    </a:xfrm>
                    <a:prstGeom prst="rect">
                      <a:avLst/>
                    </a:prstGeom>
                  </pic:spPr>
                </pic:pic>
              </a:graphicData>
            </a:graphic>
          </wp:inline>
        </w:drawing>
      </w:r>
    </w:p>
    <w:p w14:paraId="479979DF" w14:textId="77777777" w:rsidR="00697371" w:rsidRPr="00E00010" w:rsidRDefault="00220104" w:rsidP="00BB7A53">
      <w:pPr>
        <w:pStyle w:val="TDC45"/>
      </w:pPr>
      <w:r w:rsidRPr="00E00010">
        <w:t>그림 32. SU-ID-CM3-046 리모콘 명령 처리 순서도</w:t>
      </w:r>
    </w:p>
    <w:p w14:paraId="65E53C2D" w14:textId="77777777" w:rsidR="000C626C" w:rsidRDefault="000C626C">
      <w:pPr>
        <w:pStyle w:val="TDC40"/>
      </w:pPr>
    </w:p>
    <w:p w14:paraId="264264DD" w14:textId="77777777" w:rsidR="00697371" w:rsidRPr="00E00010" w:rsidRDefault="00220104" w:rsidP="00BB7A53">
      <w:pPr>
        <w:pStyle w:val="TDC4"/>
      </w:pPr>
      <w:r>
        <w:t>SU-ID-CM3-047, 입력 게인 명령 처리</w:t>
      </w:r>
    </w:p>
    <w:p w14:paraId="5C2435F2" w14:textId="77777777" w:rsidR="00084C76" w:rsidRDefault="00084C76" w:rsidP="00BB7A53">
      <w:pPr>
        <w:pStyle w:val="TDC40"/>
        <w:keepNext/>
      </w:pPr>
      <w:r>
        <w:t>마이크와 외부 입력의 레벨 조절을 리모콘 프로토콜과 연결한다.</w:t>
      </w:r>
    </w:p>
    <w:p w14:paraId="74365F93" w14:textId="77777777" w:rsidR="00084C76" w:rsidRDefault="00084C76">
      <w:pPr>
        <w:pStyle w:val="TDC42"/>
      </w:pPr>
      <w:r>
        <w:t xml:space="preserve">표 </w:t>
      </w:r>
      <w:r>
        <w:fldChar w:fldCharType="begin"/>
      </w:r>
      <w:r>
        <w:instrText>SEQ 표 \* ARABIC</w:instrText>
      </w:r>
      <w:r>
        <w:fldChar w:fldCharType="separate"/>
      </w:r>
      <w:r w:rsidR="001A0C22">
        <w:rPr>
          <w:noProof/>
        </w:rPr>
        <w:t>187</w:t>
      </w:r>
      <w:r>
        <w:fldChar w:fldCharType="end"/>
      </w:r>
      <w:r>
        <w:t>. 입력 게인 명령 처리 / 유닛 설계 내용</w:t>
      </w:r>
    </w:p>
    <w:tbl>
      <w:tblPr>
        <w:tblStyle w:val="TDC41"/>
        <w:tblW w:w="8816" w:type="dxa"/>
        <w:tblLayout w:type="fixed"/>
        <w:tblLook w:val="04A0" w:firstRow="1" w:lastRow="0" w:firstColumn="1" w:lastColumn="0" w:noHBand="0" w:noVBand="1"/>
      </w:tblPr>
      <w:tblGrid>
        <w:gridCol w:w="1304"/>
        <w:gridCol w:w="7512"/>
      </w:tblGrid>
      <w:tr w:rsidR="00084C76" w14:paraId="5EA12F78"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64FD825C" w14:textId="77777777" w:rsidR="00084C76" w:rsidRDefault="00084C76">
            <w:pPr>
              <w:pStyle w:val="TDC0"/>
            </w:pPr>
            <w:r>
              <w:t>항목</w:t>
            </w:r>
          </w:p>
        </w:tc>
        <w:tc>
          <w:tcPr>
            <w:tcW w:w="7512" w:type="dxa"/>
          </w:tcPr>
          <w:p w14:paraId="6C7EFC47"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설계 내용</w:t>
            </w:r>
          </w:p>
        </w:tc>
      </w:tr>
      <w:tr w:rsidR="00084C76" w14:paraId="08E9322A"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68A6FC36" w14:textId="77777777" w:rsidR="00084C76" w:rsidRDefault="00084C76">
            <w:pPr>
              <w:pStyle w:val="TDCe"/>
            </w:pPr>
            <w:r>
              <w:t>입력</w:t>
            </w:r>
          </w:p>
        </w:tc>
        <w:tc>
          <w:tcPr>
            <w:tcW w:w="7512" w:type="dxa"/>
          </w:tcPr>
          <w:p w14:paraId="692699DA"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입력 A/B의 게인 조회/설정 명령</w:t>
            </w:r>
          </w:p>
        </w:tc>
      </w:tr>
      <w:tr w:rsidR="00084C76" w14:paraId="2679A725"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7536334C" w14:textId="77777777" w:rsidR="00084C76" w:rsidRDefault="00084C76">
            <w:pPr>
              <w:pStyle w:val="TDCe"/>
            </w:pPr>
            <w:r>
              <w:t>출력</w:t>
            </w:r>
          </w:p>
        </w:tc>
        <w:tc>
          <w:tcPr>
            <w:tcW w:w="7512" w:type="dxa"/>
          </w:tcPr>
          <w:p w14:paraId="3B5AD3BC"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저장 게인 인덱스, 공유 상태 및 응답</w:t>
            </w:r>
          </w:p>
        </w:tc>
      </w:tr>
      <w:tr w:rsidR="00084C76" w14:paraId="75D0E50F"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240DF3BC" w14:textId="77777777" w:rsidR="00084C76" w:rsidRDefault="00084C76">
            <w:pPr>
              <w:pStyle w:val="TDCe"/>
            </w:pPr>
            <w:r>
              <w:t>처리</w:t>
            </w:r>
          </w:p>
        </w:tc>
        <w:tc>
          <w:tcPr>
            <w:tcW w:w="7512" w:type="dxa"/>
          </w:tcPr>
          <w:p w14:paraId="464C3D1A"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명령의 조회/설정 구분과 게인 인덱스를 확인한다. 설정을 공유 데이터에 반영하고 현재값 또는 오류 응답을 만든다.</w:t>
            </w:r>
          </w:p>
        </w:tc>
      </w:tr>
    </w:tbl>
    <w:p w14:paraId="69F06FC0" w14:textId="77777777" w:rsidR="00084C76" w:rsidRDefault="00084C76" w:rsidP="00BB7A53">
      <w:pPr>
        <w:pStyle w:val="TDC40"/>
        <w:spacing w:after="0"/>
      </w:pPr>
    </w:p>
    <w:p w14:paraId="47FC09F7" w14:textId="77777777" w:rsidR="00084C76" w:rsidRDefault="00084C76">
      <w:pPr>
        <w:pStyle w:val="TDC42"/>
      </w:pPr>
      <w:r>
        <w:lastRenderedPageBreak/>
        <w:t xml:space="preserve">표 </w:t>
      </w:r>
      <w:r>
        <w:fldChar w:fldCharType="begin"/>
      </w:r>
      <w:r>
        <w:instrText>SEQ 표 \* ARABIC</w:instrText>
      </w:r>
      <w:r>
        <w:fldChar w:fldCharType="separate"/>
      </w:r>
      <w:r w:rsidR="001A0C22">
        <w:rPr>
          <w:noProof/>
        </w:rPr>
        <w:t>188</w:t>
      </w:r>
      <w:r>
        <w:fldChar w:fldCharType="end"/>
      </w:r>
      <w:r>
        <w:t>. 입력 게인 명령 처리 / 구현 조건</w:t>
      </w:r>
    </w:p>
    <w:tbl>
      <w:tblPr>
        <w:tblStyle w:val="TDC41"/>
        <w:tblW w:w="8816" w:type="dxa"/>
        <w:tblLayout w:type="fixed"/>
        <w:tblLook w:val="04A0" w:firstRow="1" w:lastRow="0" w:firstColumn="1" w:lastColumn="0" w:noHBand="0" w:noVBand="1"/>
      </w:tblPr>
      <w:tblGrid>
        <w:gridCol w:w="1304"/>
        <w:gridCol w:w="7512"/>
      </w:tblGrid>
      <w:tr w:rsidR="00084C76" w14:paraId="1F15AFD1"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2B17342E" w14:textId="77777777" w:rsidR="00084C76" w:rsidRDefault="00084C76">
            <w:pPr>
              <w:pStyle w:val="TDC0"/>
            </w:pPr>
            <w:r>
              <w:t>구분</w:t>
            </w:r>
          </w:p>
        </w:tc>
        <w:tc>
          <w:tcPr>
            <w:tcW w:w="7512" w:type="dxa"/>
          </w:tcPr>
          <w:p w14:paraId="34398E52"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구현 조건</w:t>
            </w:r>
          </w:p>
        </w:tc>
      </w:tr>
      <w:tr w:rsidR="00084C76" w14:paraId="4645992F"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1E06981B" w14:textId="77777777" w:rsidR="00084C76" w:rsidRDefault="00084C76">
            <w:pPr>
              <w:pStyle w:val="TDCe"/>
            </w:pPr>
            <w:r>
              <w:t>관련 함수</w:t>
            </w:r>
          </w:p>
        </w:tc>
        <w:tc>
          <w:tcPr>
            <w:tcW w:w="7512" w:type="dxa"/>
          </w:tcPr>
          <w:p w14:paraId="7E05F99B" w14:textId="77777777" w:rsidR="00084C76" w:rsidRPr="00BB7A53" w:rsidRDefault="00084C76">
            <w:pPr>
              <w:pStyle w:val="TDCf"/>
              <w:cnfStyle w:val="000000000000" w:firstRow="0" w:lastRow="0" w:firstColumn="0" w:lastColumn="0" w:oddVBand="0" w:evenVBand="0" w:oddHBand="0" w:evenHBand="0" w:firstRowFirstColumn="0" w:firstRowLastColumn="0" w:lastRowFirstColumn="0" w:lastRowLastColumn="0"/>
              <w:rPr>
                <w:lang w:val="en-US"/>
              </w:rPr>
            </w:pPr>
            <w:r w:rsidRPr="00BB7A53">
              <w:rPr>
                <w:lang w:val="en-US"/>
              </w:rPr>
              <w:t>tdc_remote_gain_control_handle</w:t>
            </w:r>
          </w:p>
        </w:tc>
      </w:tr>
      <w:tr w:rsidR="00084C76" w14:paraId="0B120EA1"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77126CDF" w14:textId="77777777" w:rsidR="00084C76" w:rsidRDefault="00084C76">
            <w:pPr>
              <w:pStyle w:val="TDCe"/>
            </w:pPr>
            <w:r>
              <w:t>동작 조건</w:t>
            </w:r>
          </w:p>
        </w:tc>
        <w:tc>
          <w:tcPr>
            <w:tcW w:w="7512" w:type="dxa"/>
          </w:tcPr>
          <w:p w14:paraId="18E7AE2F"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유효 명령은 대상 게인에 반영되고 잘못된 요청은 오류 경로로 처리되어야 한다. A/B 대상이 뒤바뀌지 않아야 한다.</w:t>
            </w:r>
          </w:p>
        </w:tc>
      </w:tr>
    </w:tbl>
    <w:p w14:paraId="4EC7E9E3" w14:textId="77777777" w:rsidR="00084C76" w:rsidRDefault="00084C76" w:rsidP="00BB7A53">
      <w:pPr>
        <w:pStyle w:val="TDC40"/>
        <w:spacing w:after="0"/>
      </w:pPr>
    </w:p>
    <w:p w14:paraId="66649A88" w14:textId="77777777" w:rsidR="00697371" w:rsidRPr="00E00010" w:rsidRDefault="00220104" w:rsidP="00BB7A53">
      <w:pPr>
        <w:pStyle w:val="TDC4"/>
      </w:pPr>
      <w:r>
        <w:t>SU-ID-CM3-048, 매핑 연결 및 종료 상태</w:t>
      </w:r>
    </w:p>
    <w:p w14:paraId="3C8930EB" w14:textId="77777777" w:rsidR="00084C76" w:rsidRDefault="00084C76" w:rsidP="00BB7A53">
      <w:pPr>
        <w:pStyle w:val="TDC40"/>
        <w:keepNext/>
      </w:pPr>
      <w:r>
        <w:t>통신 종료와 맵 처리 완료의 순서를 맞춘다.</w:t>
      </w:r>
    </w:p>
    <w:p w14:paraId="76267538" w14:textId="77777777" w:rsidR="00084C76" w:rsidRDefault="00084C76">
      <w:pPr>
        <w:pStyle w:val="TDC42"/>
      </w:pPr>
      <w:r>
        <w:t xml:space="preserve">표 </w:t>
      </w:r>
      <w:r>
        <w:fldChar w:fldCharType="begin"/>
      </w:r>
      <w:r>
        <w:instrText>SEQ 표 \* ARABIC</w:instrText>
      </w:r>
      <w:r>
        <w:fldChar w:fldCharType="separate"/>
      </w:r>
      <w:r w:rsidR="001A0C22">
        <w:rPr>
          <w:noProof/>
        </w:rPr>
        <w:t>189</w:t>
      </w:r>
      <w:r>
        <w:fldChar w:fldCharType="end"/>
      </w:r>
      <w:r>
        <w:t>. 매핑 연결 및 종료 상태 / 유닛 설계 내용</w:t>
      </w:r>
    </w:p>
    <w:tbl>
      <w:tblPr>
        <w:tblStyle w:val="TDC41"/>
        <w:tblW w:w="8816" w:type="dxa"/>
        <w:tblLayout w:type="fixed"/>
        <w:tblLook w:val="04A0" w:firstRow="1" w:lastRow="0" w:firstColumn="1" w:lastColumn="0" w:noHBand="0" w:noVBand="1"/>
      </w:tblPr>
      <w:tblGrid>
        <w:gridCol w:w="1304"/>
        <w:gridCol w:w="7512"/>
      </w:tblGrid>
      <w:tr w:rsidR="00084C76" w14:paraId="31B590F4"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3C6BDAFB" w14:textId="77777777" w:rsidR="00084C76" w:rsidRDefault="00084C76">
            <w:pPr>
              <w:pStyle w:val="TDC0"/>
            </w:pPr>
            <w:r>
              <w:t>항목</w:t>
            </w:r>
          </w:p>
        </w:tc>
        <w:tc>
          <w:tcPr>
            <w:tcW w:w="7512" w:type="dxa"/>
          </w:tcPr>
          <w:p w14:paraId="10BCAFEB"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설계 내용</w:t>
            </w:r>
          </w:p>
        </w:tc>
      </w:tr>
      <w:tr w:rsidR="00084C76" w14:paraId="47E91C8B"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1D86BE87" w14:textId="77777777" w:rsidR="00084C76" w:rsidRDefault="00084C76">
            <w:pPr>
              <w:pStyle w:val="TDCe"/>
            </w:pPr>
            <w:r>
              <w:t>입력</w:t>
            </w:r>
          </w:p>
        </w:tc>
        <w:tc>
          <w:tcPr>
            <w:tcW w:w="7512" w:type="dxa"/>
          </w:tcPr>
          <w:p w14:paraId="55480B5F"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매핑 연결/해제와 BLE 종료 요청</w:t>
            </w:r>
          </w:p>
        </w:tc>
      </w:tr>
      <w:tr w:rsidR="00084C76" w14:paraId="643509D2"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54F8E2F3" w14:textId="77777777" w:rsidR="00084C76" w:rsidRDefault="00084C76">
            <w:pPr>
              <w:pStyle w:val="TDCe"/>
            </w:pPr>
            <w:r>
              <w:t>출력</w:t>
            </w:r>
          </w:p>
        </w:tc>
        <w:tc>
          <w:tcPr>
            <w:tcW w:w="7512" w:type="dxa"/>
          </w:tcPr>
          <w:p w14:paraId="6B27780A"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연결 상태, 종료 대기 명령</w:t>
            </w:r>
          </w:p>
        </w:tc>
      </w:tr>
      <w:tr w:rsidR="00084C76" w14:paraId="0A794CDE"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61C6B699" w14:textId="77777777" w:rsidR="00084C76" w:rsidRDefault="00084C76">
            <w:pPr>
              <w:pStyle w:val="TDCe"/>
            </w:pPr>
            <w:r>
              <w:t>처리</w:t>
            </w:r>
          </w:p>
        </w:tc>
        <w:tc>
          <w:tcPr>
            <w:tcW w:w="7512" w:type="dxa"/>
          </w:tcPr>
          <w:p w14:paraId="1F57E858"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매핑 연결/해제 요청을 수신 명령 필드에 넣어 mappingControl에서 처리하게 한다. 처리 결과는 반환 구조체의 mappingConnection으로 전달된다. 리모콘과 매핑의 종료 대기 요청은 각 명령 경로에 전달한다.</w:t>
            </w:r>
          </w:p>
        </w:tc>
      </w:tr>
    </w:tbl>
    <w:p w14:paraId="6A868C67" w14:textId="77777777" w:rsidR="00084C76" w:rsidRDefault="00084C76" w:rsidP="00BB7A53">
      <w:pPr>
        <w:pStyle w:val="TDC40"/>
        <w:spacing w:after="0"/>
      </w:pPr>
    </w:p>
    <w:p w14:paraId="46C54E9E" w14:textId="77777777" w:rsidR="00084C76" w:rsidRDefault="00084C76">
      <w:pPr>
        <w:pStyle w:val="TDC42"/>
      </w:pPr>
      <w:r>
        <w:t xml:space="preserve">표 </w:t>
      </w:r>
      <w:r>
        <w:fldChar w:fldCharType="begin"/>
      </w:r>
      <w:r>
        <w:instrText>SEQ 표 \* ARABIC</w:instrText>
      </w:r>
      <w:r>
        <w:fldChar w:fldCharType="separate"/>
      </w:r>
      <w:r w:rsidR="001A0C22">
        <w:rPr>
          <w:noProof/>
        </w:rPr>
        <w:t>190</w:t>
      </w:r>
      <w:r>
        <w:fldChar w:fldCharType="end"/>
      </w:r>
      <w:r>
        <w:t>. 매핑 연결 및 종료 상태 / 구현 조건</w:t>
      </w:r>
    </w:p>
    <w:tbl>
      <w:tblPr>
        <w:tblStyle w:val="TDC41"/>
        <w:tblW w:w="8816" w:type="dxa"/>
        <w:tblLayout w:type="fixed"/>
        <w:tblLook w:val="04A0" w:firstRow="1" w:lastRow="0" w:firstColumn="1" w:lastColumn="0" w:noHBand="0" w:noVBand="1"/>
      </w:tblPr>
      <w:tblGrid>
        <w:gridCol w:w="1304"/>
        <w:gridCol w:w="7512"/>
      </w:tblGrid>
      <w:tr w:rsidR="00084C76" w14:paraId="271575D1"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1A65DF43" w14:textId="77777777" w:rsidR="00084C76" w:rsidRDefault="00084C76">
            <w:pPr>
              <w:pStyle w:val="TDC0"/>
            </w:pPr>
            <w:r>
              <w:t>구분</w:t>
            </w:r>
          </w:p>
        </w:tc>
        <w:tc>
          <w:tcPr>
            <w:tcW w:w="7512" w:type="dxa"/>
          </w:tcPr>
          <w:p w14:paraId="5132DB57"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구현 조건</w:t>
            </w:r>
          </w:p>
        </w:tc>
      </w:tr>
      <w:tr w:rsidR="00084C76" w14:paraId="1B61A11B"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7D55AB43" w14:textId="77777777" w:rsidR="00084C76" w:rsidRDefault="00084C76">
            <w:pPr>
              <w:pStyle w:val="TDCe"/>
            </w:pPr>
            <w:r>
              <w:t>관련 함수</w:t>
            </w:r>
          </w:p>
        </w:tc>
        <w:tc>
          <w:tcPr>
            <w:tcW w:w="7512" w:type="dxa"/>
          </w:tcPr>
          <w:p w14:paraId="5A982F76"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changeRemoteCommandWaitingForBleOff, updateMappingProgramConnection, changeMappingCommandBleDisconneted, changeMappingCommandWaitingForBleOff</w:t>
            </w:r>
          </w:p>
        </w:tc>
      </w:tr>
      <w:tr w:rsidR="00084C76" w14:paraId="60603CBC"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0B6E371E" w14:textId="77777777" w:rsidR="00084C76" w:rsidRDefault="00084C76">
            <w:pPr>
              <w:pStyle w:val="TDCe"/>
            </w:pPr>
            <w:r>
              <w:t>동작 조건</w:t>
            </w:r>
          </w:p>
        </w:tc>
        <w:tc>
          <w:tcPr>
            <w:tcW w:w="7512" w:type="dxa"/>
          </w:tcPr>
          <w:p w14:paraId="1E45371E"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요청은 연결/해제 명령으로 기록되고 실제 처리 후 반환되는 연결 상태에 반영되어야 한다. 종료 요청은 해당 명령 처리에 전달되어야 한다.</w:t>
            </w:r>
          </w:p>
        </w:tc>
      </w:tr>
    </w:tbl>
    <w:p w14:paraId="6706D308" w14:textId="77777777" w:rsidR="00084C76" w:rsidRDefault="00084C76" w:rsidP="00BB7A53">
      <w:pPr>
        <w:pStyle w:val="TDC40"/>
        <w:spacing w:after="0"/>
      </w:pPr>
    </w:p>
    <w:p w14:paraId="0BDAD8D7" w14:textId="30D40B32" w:rsidR="00697371" w:rsidRPr="00E00010" w:rsidRDefault="00220104" w:rsidP="00BB7A53">
      <w:pPr>
        <w:pStyle w:val="TDC4"/>
      </w:pPr>
      <w:r>
        <w:lastRenderedPageBreak/>
        <w:t>SU-ID-CM3-049, 매핑 명령 실행</w:t>
      </w:r>
    </w:p>
    <w:p w14:paraId="65BD580A" w14:textId="77777777" w:rsidR="00084C76" w:rsidRDefault="00084C76" w:rsidP="00BB7A53">
      <w:pPr>
        <w:pStyle w:val="TDC40"/>
        <w:keepNext/>
      </w:pPr>
      <w:r>
        <w:t>매핑 프로그램에서 요구한 자극과 자료 처리를 해당 내부기 기능에 연결한다.</w:t>
      </w:r>
    </w:p>
    <w:p w14:paraId="2BE770B8" w14:textId="77777777" w:rsidR="00084C76" w:rsidRDefault="00084C76">
      <w:pPr>
        <w:pStyle w:val="TDC42"/>
      </w:pPr>
      <w:r>
        <w:t xml:space="preserve">표 </w:t>
      </w:r>
      <w:r>
        <w:fldChar w:fldCharType="begin"/>
      </w:r>
      <w:r>
        <w:instrText>SEQ 표 \* ARABIC</w:instrText>
      </w:r>
      <w:r>
        <w:fldChar w:fldCharType="separate"/>
      </w:r>
      <w:r w:rsidR="001A0C22">
        <w:rPr>
          <w:noProof/>
        </w:rPr>
        <w:t>191</w:t>
      </w:r>
      <w:r>
        <w:fldChar w:fldCharType="end"/>
      </w:r>
      <w:r>
        <w:t>. 매핑 명령 실행 / 유닛 설계 내용</w:t>
      </w:r>
    </w:p>
    <w:tbl>
      <w:tblPr>
        <w:tblStyle w:val="TDC41"/>
        <w:tblW w:w="8816" w:type="dxa"/>
        <w:tblLayout w:type="fixed"/>
        <w:tblLook w:val="04A0" w:firstRow="1" w:lastRow="0" w:firstColumn="1" w:lastColumn="0" w:noHBand="0" w:noVBand="1"/>
      </w:tblPr>
      <w:tblGrid>
        <w:gridCol w:w="1304"/>
        <w:gridCol w:w="7512"/>
      </w:tblGrid>
      <w:tr w:rsidR="00084C76" w14:paraId="1B61FF85"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68DC0AB3" w14:textId="77777777" w:rsidR="00084C76" w:rsidRDefault="00084C76">
            <w:pPr>
              <w:pStyle w:val="TDC0"/>
            </w:pPr>
            <w:r>
              <w:t>항목</w:t>
            </w:r>
          </w:p>
        </w:tc>
        <w:tc>
          <w:tcPr>
            <w:tcW w:w="7512" w:type="dxa"/>
          </w:tcPr>
          <w:p w14:paraId="5C935648"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설계 내용</w:t>
            </w:r>
          </w:p>
        </w:tc>
      </w:tr>
      <w:tr w:rsidR="00084C76" w14:paraId="24464D79"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1994525B" w14:textId="77777777" w:rsidR="00084C76" w:rsidRDefault="00084C76">
            <w:pPr>
              <w:pStyle w:val="TDCe"/>
            </w:pPr>
            <w:r>
              <w:t>입력</w:t>
            </w:r>
          </w:p>
        </w:tc>
        <w:tc>
          <w:tcPr>
            <w:tcW w:w="7512" w:type="dxa"/>
          </w:tcPr>
          <w:p w14:paraId="6A283A02"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매핑 명령과 채널/맵/자극 데이터</w:t>
            </w:r>
          </w:p>
        </w:tc>
      </w:tr>
      <w:tr w:rsidR="00084C76" w14:paraId="6B6C0700"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3816E044" w14:textId="77777777" w:rsidR="00084C76" w:rsidRDefault="00084C76">
            <w:pPr>
              <w:pStyle w:val="TDCe"/>
            </w:pPr>
            <w:r>
              <w:t>출력</w:t>
            </w:r>
          </w:p>
        </w:tc>
        <w:tc>
          <w:tcPr>
            <w:tcW w:w="7512" w:type="dxa"/>
          </w:tcPr>
          <w:p w14:paraId="60A66B37"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지정 자극, 실시간 자극, 저장/읽기 응답</w:t>
            </w:r>
          </w:p>
        </w:tc>
      </w:tr>
      <w:tr w:rsidR="00084C76" w14:paraId="579C893D"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2A558C07" w14:textId="77777777" w:rsidR="00084C76" w:rsidRDefault="00084C76">
            <w:pPr>
              <w:pStyle w:val="TDCe"/>
            </w:pPr>
            <w:r>
              <w:t>처리</w:t>
            </w:r>
          </w:p>
        </w:tc>
        <w:tc>
          <w:tcPr>
            <w:tcW w:w="7512" w:type="dxa"/>
          </w:tcPr>
          <w:p w14:paraId="2EE9BA4B"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수신한 매핑 명령을 추출하고 지정 자극, 실시간 자극, 설정 및 저장 기능으로 분기한다. 처리 완료 후 응답과 명령 해제 상태를 정리한다.</w:t>
            </w:r>
          </w:p>
        </w:tc>
      </w:tr>
    </w:tbl>
    <w:p w14:paraId="2B49D9A1" w14:textId="77777777" w:rsidR="00084C76" w:rsidRDefault="00084C76" w:rsidP="00BB7A53">
      <w:pPr>
        <w:pStyle w:val="TDC40"/>
        <w:spacing w:after="0"/>
      </w:pPr>
    </w:p>
    <w:p w14:paraId="4B2EC19D" w14:textId="77777777" w:rsidR="00084C76" w:rsidRDefault="00084C76">
      <w:pPr>
        <w:pStyle w:val="TDC42"/>
      </w:pPr>
      <w:r>
        <w:t xml:space="preserve">표 </w:t>
      </w:r>
      <w:r>
        <w:fldChar w:fldCharType="begin"/>
      </w:r>
      <w:r>
        <w:instrText>SEQ 표 \* ARABIC</w:instrText>
      </w:r>
      <w:r>
        <w:fldChar w:fldCharType="separate"/>
      </w:r>
      <w:r w:rsidR="001A0C22">
        <w:rPr>
          <w:noProof/>
        </w:rPr>
        <w:t>192</w:t>
      </w:r>
      <w:r>
        <w:fldChar w:fldCharType="end"/>
      </w:r>
      <w:r>
        <w:t>. 매핑 명령 실행 / 구현 조건</w:t>
      </w:r>
    </w:p>
    <w:tbl>
      <w:tblPr>
        <w:tblStyle w:val="TDC41"/>
        <w:tblW w:w="8816" w:type="dxa"/>
        <w:tblLayout w:type="fixed"/>
        <w:tblLook w:val="04A0" w:firstRow="1" w:lastRow="0" w:firstColumn="1" w:lastColumn="0" w:noHBand="0" w:noVBand="1"/>
      </w:tblPr>
      <w:tblGrid>
        <w:gridCol w:w="1304"/>
        <w:gridCol w:w="7512"/>
      </w:tblGrid>
      <w:tr w:rsidR="00084C76" w14:paraId="56BF9322"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5BC692DA" w14:textId="77777777" w:rsidR="00084C76" w:rsidRDefault="00084C76">
            <w:pPr>
              <w:pStyle w:val="TDC0"/>
            </w:pPr>
            <w:r>
              <w:t>구분</w:t>
            </w:r>
          </w:p>
        </w:tc>
        <w:tc>
          <w:tcPr>
            <w:tcW w:w="7512" w:type="dxa"/>
          </w:tcPr>
          <w:p w14:paraId="6BFCA7D5"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구현 조건</w:t>
            </w:r>
          </w:p>
        </w:tc>
      </w:tr>
      <w:tr w:rsidR="00084C76" w14:paraId="24EE9513"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0E7C69D4" w14:textId="77777777" w:rsidR="00084C76" w:rsidRDefault="00084C76">
            <w:pPr>
              <w:pStyle w:val="TDCe"/>
            </w:pPr>
            <w:r>
              <w:t>관련 함수</w:t>
            </w:r>
          </w:p>
        </w:tc>
        <w:tc>
          <w:tcPr>
            <w:tcW w:w="7512" w:type="dxa"/>
          </w:tcPr>
          <w:p w14:paraId="55F4A1C3" w14:textId="77777777" w:rsidR="00084C76" w:rsidRPr="00BB7A53" w:rsidRDefault="00084C76">
            <w:pPr>
              <w:pStyle w:val="TDCf"/>
              <w:cnfStyle w:val="000000000000" w:firstRow="0" w:lastRow="0" w:firstColumn="0" w:lastColumn="0" w:oddVBand="0" w:evenVBand="0" w:oddHBand="0" w:evenHBand="0" w:firstRowFirstColumn="0" w:firstRowLastColumn="0" w:lastRowFirstColumn="0" w:lastRowLastColumn="0"/>
              <w:rPr>
                <w:lang w:val="en-US"/>
              </w:rPr>
            </w:pPr>
            <w:r w:rsidRPr="00BB7A53">
              <w:rPr>
                <w:lang w:val="en-US"/>
              </w:rPr>
              <w:t>fetch_mappingControlPacket, mappingControl, getMappingCommand, clear_mappingCommand</w:t>
            </w:r>
          </w:p>
        </w:tc>
      </w:tr>
      <w:tr w:rsidR="00084C76" w14:paraId="70F688AC"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6FD9CE92" w14:textId="77777777" w:rsidR="00084C76" w:rsidRDefault="00084C76">
            <w:pPr>
              <w:pStyle w:val="TDCe"/>
            </w:pPr>
            <w:r>
              <w:t>동작 조건</w:t>
            </w:r>
          </w:p>
        </w:tc>
        <w:tc>
          <w:tcPr>
            <w:tcW w:w="7512" w:type="dxa"/>
          </w:tcPr>
          <w:p w14:paraId="11D69A9F"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명령이 대응 기능으로 연결되고 응답과 명령 해제가 처리 결과에 맞게 이루어져야 한다.</w:t>
            </w:r>
          </w:p>
        </w:tc>
      </w:tr>
    </w:tbl>
    <w:p w14:paraId="3CE61031" w14:textId="77777777" w:rsidR="00084C76" w:rsidRDefault="00084C76" w:rsidP="00BB7A53">
      <w:pPr>
        <w:pStyle w:val="TDC40"/>
        <w:spacing w:after="0"/>
      </w:pPr>
    </w:p>
    <w:p w14:paraId="6107FC3E" w14:textId="77777777" w:rsidR="00697371" w:rsidRPr="00E00010" w:rsidRDefault="00220104" w:rsidP="00BB7A53">
      <w:pPr>
        <w:pStyle w:val="TDC43"/>
      </w:pPr>
      <w:r w:rsidRPr="00BB7A53">
        <w:rPr>
          <w:b/>
          <w:bCs/>
        </w:rPr>
        <w:t xml:space="preserve">흐름 참고 : </w:t>
      </w:r>
      <w:r w:rsidRPr="00BB7A53">
        <w:t>연결 종료 명령은 응답 전송 완료 후 재기동한다. 블루투스 연결 해제는 매핑 상태를 해제하고 내부기 초기화를 요청한다.</w:t>
      </w:r>
    </w:p>
    <w:p w14:paraId="0A64CB91" w14:textId="77777777" w:rsidR="00BA1805" w:rsidRPr="00E00010" w:rsidRDefault="00BA1805" w:rsidP="00BB7A53">
      <w:pPr>
        <w:pStyle w:val="TDC44"/>
      </w:pPr>
      <w:r w:rsidRPr="00E00010">
        <w:rPr>
          <w:noProof/>
        </w:rPr>
        <w:lastRenderedPageBreak/>
        <w:drawing>
          <wp:inline distT="0" distB="0" distL="0" distR="0" wp14:anchorId="3E4EBC4E" wp14:editId="0010EAF7">
            <wp:extent cx="4320000" cy="4498200"/>
            <wp:effectExtent l="0" t="0" r="0" b="0"/>
            <wp:docPr id="1025" name="Flow CM3-049" descr="SU-ID-CM3-049 매핑 명령 실행 설계 순서도">
              <a:extLst xmlns:a="http://schemas.openxmlformats.org/drawingml/2006/main">
                <a:ext uri="{FF2B5EF4-FFF2-40B4-BE49-F238E27FC236}">
                  <a16:creationId xmlns:a16="http://schemas.microsoft.com/office/drawing/2014/main" id="{E8B69799-F488-0C76-6806-D41022ABA0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그림 256" descr="스크린샷, 어둠, 블랙, 밤이(가) 표시된 사진&#10;&#10;자동 생성된 설명">
                      <a:extLst>
                        <a:ext uri="{FF2B5EF4-FFF2-40B4-BE49-F238E27FC236}">
                          <a16:creationId xmlns:a16="http://schemas.microsoft.com/office/drawing/2014/main" id="{E8B69799-F488-0C76-6806-D41022ABA043}"/>
                        </a:ext>
                      </a:extLst>
                    </pic:cNvPr>
                    <pic:cNvPicPr>
                      <a:picLocks noChangeAspect="1"/>
                    </pic:cNvPicPr>
                  </pic:nvPicPr>
                  <pic:blipFill>
                    <a:blip r:embed="rId42"/>
                    <a:stretch>
                      <a:fillRect/>
                    </a:stretch>
                  </pic:blipFill>
                  <pic:spPr>
                    <a:xfrm>
                      <a:off x="0" y="0"/>
                      <a:ext cx="4320000" cy="4498200"/>
                    </a:xfrm>
                    <a:prstGeom prst="rect">
                      <a:avLst/>
                    </a:prstGeom>
                  </pic:spPr>
                </pic:pic>
              </a:graphicData>
            </a:graphic>
          </wp:inline>
        </w:drawing>
      </w:r>
    </w:p>
    <w:p w14:paraId="57E22283" w14:textId="77777777" w:rsidR="00697371" w:rsidRPr="00E00010" w:rsidRDefault="00220104" w:rsidP="00BB7A53">
      <w:pPr>
        <w:pStyle w:val="TDC45"/>
      </w:pPr>
      <w:r w:rsidRPr="00E00010">
        <w:t>그림 33. SU-ID-CM3-049 매핑 명령 실행 순서도</w:t>
      </w:r>
    </w:p>
    <w:p w14:paraId="1952D535" w14:textId="77777777" w:rsidR="000C626C" w:rsidRDefault="000C626C">
      <w:pPr>
        <w:pStyle w:val="TDC40"/>
      </w:pPr>
    </w:p>
    <w:p w14:paraId="19CA0F06" w14:textId="77777777" w:rsidR="00697371" w:rsidRPr="00E00010" w:rsidRDefault="00220104" w:rsidP="00BB7A53">
      <w:pPr>
        <w:pStyle w:val="TDC4"/>
      </w:pPr>
      <w:r>
        <w:t>SU-ID-CM3-050, OTA 세션 시작과 종료</w:t>
      </w:r>
    </w:p>
    <w:p w14:paraId="77AF1891" w14:textId="77777777" w:rsidR="00084C76" w:rsidRDefault="00084C76" w:rsidP="00BB7A53">
      <w:pPr>
        <w:pStyle w:val="TDC40"/>
        <w:keepNext/>
      </w:pPr>
      <w:r>
        <w:t>일반 동작과 파일 갱신의 시작/완료를 구분하여 관리한다.</w:t>
      </w:r>
    </w:p>
    <w:p w14:paraId="134E6625" w14:textId="77777777" w:rsidR="00084C76" w:rsidRDefault="00084C76">
      <w:pPr>
        <w:pStyle w:val="TDC42"/>
      </w:pPr>
      <w:r>
        <w:t xml:space="preserve">표 </w:t>
      </w:r>
      <w:r>
        <w:fldChar w:fldCharType="begin"/>
      </w:r>
      <w:r>
        <w:instrText>SEQ 표 \* ARABIC</w:instrText>
      </w:r>
      <w:r>
        <w:fldChar w:fldCharType="separate"/>
      </w:r>
      <w:r w:rsidR="001A0C22">
        <w:rPr>
          <w:noProof/>
        </w:rPr>
        <w:t>193</w:t>
      </w:r>
      <w:r>
        <w:fldChar w:fldCharType="end"/>
      </w:r>
      <w:r>
        <w:t>. OTA 세션 시작과 종료 / 유닛 설계 내용</w:t>
      </w:r>
    </w:p>
    <w:tbl>
      <w:tblPr>
        <w:tblStyle w:val="TDC41"/>
        <w:tblW w:w="8816" w:type="dxa"/>
        <w:tblLayout w:type="fixed"/>
        <w:tblLook w:val="04A0" w:firstRow="1" w:lastRow="0" w:firstColumn="1" w:lastColumn="0" w:noHBand="0" w:noVBand="1"/>
      </w:tblPr>
      <w:tblGrid>
        <w:gridCol w:w="1304"/>
        <w:gridCol w:w="7512"/>
      </w:tblGrid>
      <w:tr w:rsidR="00084C76" w14:paraId="79816969"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41B14978" w14:textId="77777777" w:rsidR="00084C76" w:rsidRDefault="00084C76">
            <w:pPr>
              <w:pStyle w:val="TDC0"/>
            </w:pPr>
            <w:r>
              <w:t>항목</w:t>
            </w:r>
          </w:p>
        </w:tc>
        <w:tc>
          <w:tcPr>
            <w:tcW w:w="7512" w:type="dxa"/>
          </w:tcPr>
          <w:p w14:paraId="495C6AFE"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설계 내용</w:t>
            </w:r>
          </w:p>
        </w:tc>
      </w:tr>
      <w:tr w:rsidR="00084C76" w14:paraId="535C78AF"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74B5EADC" w14:textId="77777777" w:rsidR="00084C76" w:rsidRDefault="00084C76">
            <w:pPr>
              <w:pStyle w:val="TDCe"/>
            </w:pPr>
            <w:r>
              <w:t>입력</w:t>
            </w:r>
          </w:p>
        </w:tc>
        <w:tc>
          <w:tcPr>
            <w:tcW w:w="7512" w:type="dxa"/>
          </w:tcPr>
          <w:p w14:paraId="01FFF4BC"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갱신 시작/종료 명령과 DFU 연결 상태</w:t>
            </w:r>
          </w:p>
        </w:tc>
      </w:tr>
      <w:tr w:rsidR="00084C76" w14:paraId="3D7498C1"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1D8EA7BF" w14:textId="77777777" w:rsidR="00084C76" w:rsidRDefault="00084C76">
            <w:pPr>
              <w:pStyle w:val="TDCe"/>
            </w:pPr>
            <w:r>
              <w:t>출력</w:t>
            </w:r>
          </w:p>
        </w:tc>
        <w:tc>
          <w:tcPr>
            <w:tcW w:w="7512" w:type="dxa"/>
          </w:tcPr>
          <w:p w14:paraId="04C61086"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갱신 세션 및 응답 상태</w:t>
            </w:r>
          </w:p>
        </w:tc>
      </w:tr>
      <w:tr w:rsidR="00084C76" w14:paraId="03ADF602"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3D15072B" w14:textId="77777777" w:rsidR="00084C76" w:rsidRDefault="00084C76">
            <w:pPr>
              <w:pStyle w:val="TDCe"/>
            </w:pPr>
            <w:r>
              <w:t>처리</w:t>
            </w:r>
          </w:p>
        </w:tc>
        <w:tc>
          <w:tcPr>
            <w:tcW w:w="7512" w:type="dxa"/>
          </w:tcPr>
          <w:p w14:paraId="6AC0DB67"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갱신 시작/종료 패킷을 처리하고 DFU 연결 상태를 저장/조회한다. 파일 데이터 수신과 세션 제어를 분리한다.</w:t>
            </w:r>
          </w:p>
        </w:tc>
      </w:tr>
    </w:tbl>
    <w:p w14:paraId="43C35A4E" w14:textId="77777777" w:rsidR="00084C76" w:rsidRDefault="00084C76" w:rsidP="00BB7A53">
      <w:pPr>
        <w:pStyle w:val="TDC40"/>
        <w:spacing w:after="0"/>
      </w:pPr>
    </w:p>
    <w:p w14:paraId="386C494A" w14:textId="77777777" w:rsidR="00084C76" w:rsidRDefault="00084C76">
      <w:pPr>
        <w:pStyle w:val="TDC42"/>
      </w:pPr>
      <w:r>
        <w:t xml:space="preserve">표 </w:t>
      </w:r>
      <w:r>
        <w:fldChar w:fldCharType="begin"/>
      </w:r>
      <w:r>
        <w:instrText>SEQ 표 \* ARABIC</w:instrText>
      </w:r>
      <w:r>
        <w:fldChar w:fldCharType="separate"/>
      </w:r>
      <w:r w:rsidR="001A0C22">
        <w:rPr>
          <w:noProof/>
        </w:rPr>
        <w:t>194</w:t>
      </w:r>
      <w:r>
        <w:fldChar w:fldCharType="end"/>
      </w:r>
      <w:r>
        <w:t>. OTA 세션 시작과 종료 / 구현 조건</w:t>
      </w:r>
    </w:p>
    <w:tbl>
      <w:tblPr>
        <w:tblStyle w:val="TDC41"/>
        <w:tblW w:w="8816" w:type="dxa"/>
        <w:tblLayout w:type="fixed"/>
        <w:tblLook w:val="04A0" w:firstRow="1" w:lastRow="0" w:firstColumn="1" w:lastColumn="0" w:noHBand="0" w:noVBand="1"/>
      </w:tblPr>
      <w:tblGrid>
        <w:gridCol w:w="1304"/>
        <w:gridCol w:w="7512"/>
      </w:tblGrid>
      <w:tr w:rsidR="00084C76" w14:paraId="758F63F6"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2D446564" w14:textId="77777777" w:rsidR="00084C76" w:rsidRDefault="00084C76">
            <w:pPr>
              <w:pStyle w:val="TDC0"/>
            </w:pPr>
            <w:r>
              <w:t>구분</w:t>
            </w:r>
          </w:p>
        </w:tc>
        <w:tc>
          <w:tcPr>
            <w:tcW w:w="7512" w:type="dxa"/>
          </w:tcPr>
          <w:p w14:paraId="33F26813"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구현 조건</w:t>
            </w:r>
          </w:p>
        </w:tc>
      </w:tr>
      <w:tr w:rsidR="00084C76" w14:paraId="61DF9369"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18FAC403" w14:textId="77777777" w:rsidR="00084C76" w:rsidRDefault="00084C76">
            <w:pPr>
              <w:pStyle w:val="TDCe"/>
            </w:pPr>
            <w:r>
              <w:t>관련 함수</w:t>
            </w:r>
          </w:p>
        </w:tc>
        <w:tc>
          <w:tcPr>
            <w:tcW w:w="7512" w:type="dxa"/>
          </w:tcPr>
          <w:p w14:paraId="673E7371" w14:textId="77777777" w:rsidR="00084C76" w:rsidRPr="00BB7A53" w:rsidRDefault="00084C76">
            <w:pPr>
              <w:pStyle w:val="TDCf"/>
              <w:cnfStyle w:val="000000000000" w:firstRow="0" w:lastRow="0" w:firstColumn="0" w:lastColumn="0" w:oddVBand="0" w:evenVBand="0" w:oddHBand="0" w:evenHBand="0" w:firstRowFirstColumn="0" w:firstRowLastColumn="0" w:lastRowFirstColumn="0" w:lastRowLastColumn="0"/>
              <w:rPr>
                <w:lang w:val="en-US"/>
              </w:rPr>
            </w:pPr>
            <w:r w:rsidRPr="00BB7A53">
              <w:rPr>
                <w:lang w:val="en-US"/>
              </w:rPr>
              <w:t>ci_ble_fetch_packet_ota_start_end, tdc_set_ota_dfu_conn_state, tdc_get_ota_dfu_conn_state</w:t>
            </w:r>
          </w:p>
        </w:tc>
      </w:tr>
      <w:tr w:rsidR="00084C76" w14:paraId="4BE3E495"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5927096C" w14:textId="77777777" w:rsidR="00084C76" w:rsidRDefault="00084C76">
            <w:pPr>
              <w:pStyle w:val="TDCe"/>
            </w:pPr>
            <w:r>
              <w:t>동작 조건</w:t>
            </w:r>
          </w:p>
        </w:tc>
        <w:tc>
          <w:tcPr>
            <w:tcW w:w="7512" w:type="dxa"/>
          </w:tcPr>
          <w:p w14:paraId="49A14BC0"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시작과 종료가 각각 해당 상태를 갱신하고 DFU 연결 조회 결과가 저장 상태와 일치해야 한다.</w:t>
            </w:r>
          </w:p>
        </w:tc>
      </w:tr>
    </w:tbl>
    <w:p w14:paraId="00C50E2F" w14:textId="77777777" w:rsidR="00084C76" w:rsidRDefault="00084C76" w:rsidP="00BB7A53">
      <w:pPr>
        <w:pStyle w:val="TDC40"/>
        <w:spacing w:after="0"/>
      </w:pPr>
    </w:p>
    <w:p w14:paraId="6FC74474" w14:textId="5067C86C" w:rsidR="00697371" w:rsidRPr="00E00010" w:rsidRDefault="00220104" w:rsidP="00BB7A53">
      <w:pPr>
        <w:pStyle w:val="TDC4"/>
      </w:pPr>
      <w:bookmarkStart w:id="1009" w:name="_Toc180573654"/>
      <w:r>
        <w:t>SU-ID-CM3-051, OTA 데이터와 기동 위치 명령</w:t>
      </w:r>
    </w:p>
    <w:p w14:paraId="4A9A1C43" w14:textId="77777777" w:rsidR="00084C76" w:rsidRDefault="00084C76" w:rsidP="00BB7A53">
      <w:pPr>
        <w:pStyle w:val="TDC40"/>
        <w:keepNext/>
      </w:pPr>
      <w:r>
        <w:t>수신한 이미지를 지정 저장 위치에 기록하고 이후 기동 대상 선택과 연결한다.</w:t>
      </w:r>
    </w:p>
    <w:p w14:paraId="153B1594" w14:textId="77777777" w:rsidR="00084C76" w:rsidRDefault="00084C76">
      <w:pPr>
        <w:pStyle w:val="TDC42"/>
      </w:pPr>
      <w:r>
        <w:t xml:space="preserve">표 </w:t>
      </w:r>
      <w:r>
        <w:fldChar w:fldCharType="begin"/>
      </w:r>
      <w:r>
        <w:instrText>SEQ 표 \* ARABIC</w:instrText>
      </w:r>
      <w:r>
        <w:fldChar w:fldCharType="separate"/>
      </w:r>
      <w:r w:rsidR="001A0C22">
        <w:rPr>
          <w:noProof/>
        </w:rPr>
        <w:t>195</w:t>
      </w:r>
      <w:r>
        <w:fldChar w:fldCharType="end"/>
      </w:r>
      <w:r>
        <w:t>. OTA 데이터와 기동 위치 명령 / 유닛 설계 내용</w:t>
      </w:r>
    </w:p>
    <w:tbl>
      <w:tblPr>
        <w:tblStyle w:val="TDC41"/>
        <w:tblW w:w="8816" w:type="dxa"/>
        <w:tblLayout w:type="fixed"/>
        <w:tblLook w:val="04A0" w:firstRow="1" w:lastRow="0" w:firstColumn="1" w:lastColumn="0" w:noHBand="0" w:noVBand="1"/>
      </w:tblPr>
      <w:tblGrid>
        <w:gridCol w:w="1304"/>
        <w:gridCol w:w="7512"/>
      </w:tblGrid>
      <w:tr w:rsidR="00084C76" w14:paraId="50590B19"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16B77D13" w14:textId="77777777" w:rsidR="00084C76" w:rsidRDefault="00084C76">
            <w:pPr>
              <w:pStyle w:val="TDC0"/>
            </w:pPr>
            <w:r>
              <w:t>항목</w:t>
            </w:r>
          </w:p>
        </w:tc>
        <w:tc>
          <w:tcPr>
            <w:tcW w:w="7512" w:type="dxa"/>
          </w:tcPr>
          <w:p w14:paraId="1845FF1F"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설계 내용</w:t>
            </w:r>
          </w:p>
        </w:tc>
      </w:tr>
      <w:tr w:rsidR="00084C76" w14:paraId="697907DC"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030B98D3" w14:textId="77777777" w:rsidR="00084C76" w:rsidRDefault="00084C76">
            <w:pPr>
              <w:pStyle w:val="TDCe"/>
            </w:pPr>
            <w:r>
              <w:t>입력</w:t>
            </w:r>
          </w:p>
        </w:tc>
        <w:tc>
          <w:tcPr>
            <w:tcW w:w="7512" w:type="dxa"/>
          </w:tcPr>
          <w:p w14:paraId="6EF288DA"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갱신 데이터, 파일 종류, 기동 정보 조회/선택 명령</w:t>
            </w:r>
          </w:p>
        </w:tc>
      </w:tr>
      <w:tr w:rsidR="00084C76" w14:paraId="044D09CE"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632F6CA5" w14:textId="77777777" w:rsidR="00084C76" w:rsidRDefault="00084C76">
            <w:pPr>
              <w:pStyle w:val="TDCe"/>
            </w:pPr>
            <w:r>
              <w:t>출력</w:t>
            </w:r>
          </w:p>
        </w:tc>
        <w:tc>
          <w:tcPr>
            <w:tcW w:w="7512" w:type="dxa"/>
          </w:tcPr>
          <w:p w14:paraId="2D67DB19"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파일 기록 요청과 기동 선택 응답</w:t>
            </w:r>
          </w:p>
        </w:tc>
      </w:tr>
      <w:tr w:rsidR="00084C76" w14:paraId="7C8D71B2"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1A7DCE66" w14:textId="77777777" w:rsidR="00084C76" w:rsidRDefault="00084C76">
            <w:pPr>
              <w:pStyle w:val="TDCe"/>
            </w:pPr>
            <w:r>
              <w:t>처리</w:t>
            </w:r>
          </w:p>
        </w:tc>
        <w:tc>
          <w:tcPr>
            <w:tcW w:w="7512" w:type="dxa"/>
          </w:tcPr>
          <w:p w14:paraId="6763D91F"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갱신 데이터 패킷을 파일 기록 처리에 전달한다. 기동 정보 조회와 선택 명령은 구분하여 상태 파일을 읽거나 갱신한다. OTA 명령에서 선택할 수 있는 슬롯은 1~2로 제한하고, 부트로더의 슬롯 정보 범위 1~4와 구분한다.</w:t>
            </w:r>
          </w:p>
        </w:tc>
      </w:tr>
    </w:tbl>
    <w:p w14:paraId="594FA808" w14:textId="77777777" w:rsidR="00084C76" w:rsidRDefault="00084C76" w:rsidP="00BB7A53">
      <w:pPr>
        <w:pStyle w:val="TDC40"/>
        <w:spacing w:after="0"/>
      </w:pPr>
    </w:p>
    <w:p w14:paraId="5FEE2A2C" w14:textId="77777777" w:rsidR="00084C76" w:rsidRDefault="00084C76">
      <w:pPr>
        <w:pStyle w:val="TDC42"/>
      </w:pPr>
      <w:r>
        <w:t xml:space="preserve">표 </w:t>
      </w:r>
      <w:r>
        <w:fldChar w:fldCharType="begin"/>
      </w:r>
      <w:r>
        <w:instrText>SEQ 표 \* ARABIC</w:instrText>
      </w:r>
      <w:r>
        <w:fldChar w:fldCharType="separate"/>
      </w:r>
      <w:r w:rsidR="001A0C22">
        <w:rPr>
          <w:noProof/>
        </w:rPr>
        <w:t>196</w:t>
      </w:r>
      <w:r>
        <w:fldChar w:fldCharType="end"/>
      </w:r>
      <w:r>
        <w:t>. OTA 데이터와 기동 위치 명령 / 구현 조건</w:t>
      </w:r>
    </w:p>
    <w:tbl>
      <w:tblPr>
        <w:tblStyle w:val="TDC41"/>
        <w:tblW w:w="8816" w:type="dxa"/>
        <w:tblLayout w:type="fixed"/>
        <w:tblLook w:val="04A0" w:firstRow="1" w:lastRow="0" w:firstColumn="1" w:lastColumn="0" w:noHBand="0" w:noVBand="1"/>
      </w:tblPr>
      <w:tblGrid>
        <w:gridCol w:w="1304"/>
        <w:gridCol w:w="7512"/>
      </w:tblGrid>
      <w:tr w:rsidR="00084C76" w14:paraId="72B77552"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4ED4D012" w14:textId="77777777" w:rsidR="00084C76" w:rsidRDefault="00084C76">
            <w:pPr>
              <w:pStyle w:val="TDC0"/>
            </w:pPr>
            <w:r>
              <w:t>구분</w:t>
            </w:r>
          </w:p>
        </w:tc>
        <w:tc>
          <w:tcPr>
            <w:tcW w:w="7512" w:type="dxa"/>
          </w:tcPr>
          <w:p w14:paraId="553F2691"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구현 조건</w:t>
            </w:r>
          </w:p>
        </w:tc>
      </w:tr>
      <w:tr w:rsidR="00084C76" w14:paraId="775ACAF1"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031CB32B" w14:textId="77777777" w:rsidR="00084C76" w:rsidRDefault="00084C76">
            <w:pPr>
              <w:pStyle w:val="TDCe"/>
            </w:pPr>
            <w:r>
              <w:t>관련 함수</w:t>
            </w:r>
          </w:p>
        </w:tc>
        <w:tc>
          <w:tcPr>
            <w:tcW w:w="7512" w:type="dxa"/>
          </w:tcPr>
          <w:p w14:paraId="7F122D24" w14:textId="77777777" w:rsidR="00084C76" w:rsidRPr="00BB7A53" w:rsidRDefault="00084C76">
            <w:pPr>
              <w:pStyle w:val="TDCf"/>
              <w:cnfStyle w:val="000000000000" w:firstRow="0" w:lastRow="0" w:firstColumn="0" w:lastColumn="0" w:oddVBand="0" w:evenVBand="0" w:oddHBand="0" w:evenHBand="0" w:firstRowFirstColumn="0" w:firstRowLastColumn="0" w:lastRowFirstColumn="0" w:lastRowLastColumn="0"/>
              <w:rPr>
                <w:lang w:val="en-US"/>
              </w:rPr>
            </w:pPr>
            <w:r w:rsidRPr="00BB7A53">
              <w:rPr>
                <w:lang w:val="en-US"/>
              </w:rPr>
              <w:t>ci_ble_fetch_packet_ota, ci_ble_fetch_packet_boot</w:t>
            </w:r>
          </w:p>
        </w:tc>
      </w:tr>
      <w:tr w:rsidR="00084C76" w14:paraId="1F0E6B8C"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7128830C" w14:textId="77777777" w:rsidR="00084C76" w:rsidRDefault="00084C76">
            <w:pPr>
              <w:pStyle w:val="TDCe"/>
            </w:pPr>
            <w:r>
              <w:t>동작 조건</w:t>
            </w:r>
          </w:p>
        </w:tc>
        <w:tc>
          <w:tcPr>
            <w:tcW w:w="7512" w:type="dxa"/>
          </w:tcPr>
          <w:p w14:paraId="3A385B2C"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파일 종류/슬롯에 맞는 대상이 선택되고 잘못된 요청은 지원 범위의 오류 처리로 연결되어야 한다.</w:t>
            </w:r>
          </w:p>
        </w:tc>
      </w:tr>
    </w:tbl>
    <w:p w14:paraId="0740950E" w14:textId="77777777" w:rsidR="00084C76" w:rsidRDefault="00084C76" w:rsidP="00BB7A53">
      <w:pPr>
        <w:pStyle w:val="TDC40"/>
        <w:spacing w:after="0"/>
      </w:pPr>
    </w:p>
    <w:p w14:paraId="2F5A9E23" w14:textId="77777777" w:rsidR="00230D7D" w:rsidRDefault="00661B5D">
      <w:pPr>
        <w:pStyle w:val="TDC43"/>
        <w:keepNext/>
        <w:keepLines/>
      </w:pPr>
      <w:r>
        <w:rPr>
          <w:b/>
          <w:bCs/>
        </w:rPr>
        <w:lastRenderedPageBreak/>
        <w:t>흐름 참고 : OTA 파일 데이터의 수신 순서와 파일 쓰기 결과를 확인한다. 기동 슬롯 명령은 별도 인터페이스로 처리하며, QCC 자체 펌웨어의 갱신 절차와 구분한다.</w:t>
      </w:r>
    </w:p>
    <w:p w14:paraId="155BF2EB" w14:textId="77777777" w:rsidR="00230D7D" w:rsidRDefault="00661B5D">
      <w:pPr>
        <w:pStyle w:val="TDC44"/>
      </w:pPr>
      <w:r w:rsidRPr="00E00010">
        <w:rPr>
          <w:noProof/>
        </w:rPr>
        <w:drawing>
          <wp:inline distT="0" distB="0" distL="0" distR="0" wp14:anchorId="16527790" wp14:editId="41308D95">
            <wp:extent cx="4320000" cy="5364900"/>
            <wp:effectExtent l="0" t="0" r="0" b="0"/>
            <wp:docPr id="2080932558" name="Flow CM3-051" descr="SU-ID-CM3-051 OTA 데이터와 기동 위치 명령 설계 순서도">
              <a:extLst xmlns:a="http://schemas.openxmlformats.org/drawingml/2006/main">
                <a:ext uri="{FF2B5EF4-FFF2-40B4-BE49-F238E27FC236}">
                  <a16:creationId xmlns:a16="http://schemas.microsoft.com/office/drawing/2014/main" id="{43B303A0-E550-4B93-BD8F-9011A3A427F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그림 256" descr="스크린샷, 어둠, 블랙, 밤이(가) 표시된 사진&#10;&#10;자동 생성된 설명">
                      <a:extLst>
                        <a:ext uri="{FF2B5EF4-FFF2-40B4-BE49-F238E27FC236}">
                          <a16:creationId xmlns:a16="http://schemas.microsoft.com/office/drawing/2014/main" id="{C7095520-EB5A-445B-9E45-6C973B046C6F}"/>
                        </a:ext>
                      </a:extLst>
                    </pic:cNvPr>
                    <pic:cNvPicPr>
                      <a:picLocks noChangeAspect="1"/>
                    </pic:cNvPicPr>
                  </pic:nvPicPr>
                  <pic:blipFill>
                    <a:blip r:embed="rId43"/>
                    <a:stretch>
                      <a:fillRect/>
                    </a:stretch>
                  </pic:blipFill>
                  <pic:spPr>
                    <a:xfrm>
                      <a:off x="0" y="0"/>
                      <a:ext cx="4320000" cy="5364900"/>
                    </a:xfrm>
                    <a:prstGeom prst="rect">
                      <a:avLst/>
                    </a:prstGeom>
                  </pic:spPr>
                </pic:pic>
              </a:graphicData>
            </a:graphic>
          </wp:inline>
        </w:drawing>
      </w:r>
    </w:p>
    <w:p w14:paraId="0382E0FD" w14:textId="77777777" w:rsidR="00697371" w:rsidRPr="00E00010" w:rsidRDefault="00220104" w:rsidP="00BB7A53">
      <w:pPr>
        <w:pStyle w:val="TDC45"/>
      </w:pPr>
      <w:r w:rsidRPr="00E00010">
        <w:t>그림 34. SU-ID-CM3-051 OTA 데이터와 기동 위치 명령 순서도</w:t>
      </w:r>
    </w:p>
    <w:p w14:paraId="4EFE058D" w14:textId="7DAFAAC2" w:rsidR="00697371" w:rsidRDefault="00220104" w:rsidP="00BB7A53">
      <w:pPr>
        <w:pStyle w:val="TDC1"/>
        <w:pageBreakBefore/>
      </w:pPr>
      <w:bookmarkStart w:id="1010" w:name="_Toc242778304"/>
      <w:r>
        <w:lastRenderedPageBreak/>
        <w:t>부트로더 소프트웨어 상세 설계</w:t>
      </w:r>
      <w:bookmarkEnd w:id="1009"/>
      <w:bookmarkEnd w:id="1010"/>
    </w:p>
    <w:p w14:paraId="46FECBBF" w14:textId="3641C973" w:rsidR="00697371" w:rsidRPr="00E00010" w:rsidRDefault="00220104" w:rsidP="00BB7A53">
      <w:pPr>
        <w:pStyle w:val="TDC12"/>
      </w:pPr>
      <w:r w:rsidRPr="00BB7A53">
        <w:t xml:space="preserve">표 </w:t>
      </w:r>
      <w:r w:rsidR="00961A27" w:rsidRPr="00BB7A53">
        <w:fldChar w:fldCharType="begin"/>
      </w:r>
      <w:r w:rsidR="00961A27" w:rsidRPr="00BB7A53">
        <w:instrText>SEQ 표 \* ARABIC</w:instrText>
      </w:r>
      <w:r w:rsidR="00961A27" w:rsidRPr="00BB7A53">
        <w:fldChar w:fldCharType="separate"/>
      </w:r>
      <w:r w:rsidR="001A0C22">
        <w:rPr>
          <w:noProof/>
        </w:rPr>
        <w:t>197</w:t>
      </w:r>
      <w:r w:rsidR="00961A27" w:rsidRPr="00BB7A53">
        <w:fldChar w:fldCharType="end"/>
      </w:r>
      <w:r w:rsidR="00961A27" w:rsidRPr="00BB7A53">
        <w:t>. 부트로더 유닛 목록</w:t>
      </w:r>
    </w:p>
    <w:tbl>
      <w:tblPr>
        <w:tblStyle w:val="TDC11"/>
        <w:tblW w:w="0" w:type="auto"/>
        <w:tblLook w:val="04A0" w:firstRow="1" w:lastRow="0" w:firstColumn="1" w:lastColumn="0" w:noHBand="0" w:noVBand="1"/>
      </w:tblPr>
      <w:tblGrid>
        <w:gridCol w:w="2250"/>
        <w:gridCol w:w="2250"/>
        <w:gridCol w:w="4500"/>
      </w:tblGrid>
      <w:tr w:rsidR="00697371" w14:paraId="506DC5EE"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250" w:type="dxa"/>
          </w:tcPr>
          <w:p w14:paraId="37DB32C2" w14:textId="77777777" w:rsidR="00697371" w:rsidRDefault="00220104" w:rsidP="00BB7A53">
            <w:pPr>
              <w:pStyle w:val="TDC0"/>
            </w:pPr>
            <w:r w:rsidRPr="00BB7A53">
              <w:rPr>
                <w:b/>
              </w:rPr>
              <w:t>소프트웨어 항목</w:t>
            </w:r>
          </w:p>
        </w:tc>
        <w:tc>
          <w:tcPr>
            <w:tcW w:w="2250" w:type="dxa"/>
          </w:tcPr>
          <w:p w14:paraId="6F37042E" w14:textId="77777777" w:rsidR="00697371" w:rsidRDefault="00220104" w:rsidP="00BB7A53">
            <w:pPr>
              <w:pStyle w:val="TDC0"/>
              <w:cnfStyle w:val="100000000000" w:firstRow="1" w:lastRow="0" w:firstColumn="0" w:lastColumn="0" w:oddVBand="0" w:evenVBand="0" w:oddHBand="0" w:evenHBand="0" w:firstRowFirstColumn="0" w:firstRowLastColumn="0" w:lastRowFirstColumn="0" w:lastRowLastColumn="0"/>
            </w:pPr>
            <w:r w:rsidRPr="00BB7A53">
              <w:rPr>
                <w:b/>
              </w:rPr>
              <w:t>유닛 ID</w:t>
            </w:r>
          </w:p>
        </w:tc>
        <w:tc>
          <w:tcPr>
            <w:tcW w:w="4500" w:type="dxa"/>
          </w:tcPr>
          <w:p w14:paraId="2CA85265" w14:textId="77777777" w:rsidR="00697371" w:rsidRDefault="00220104" w:rsidP="00BB7A53">
            <w:pPr>
              <w:pStyle w:val="TDC0"/>
              <w:cnfStyle w:val="100000000000" w:firstRow="1" w:lastRow="0" w:firstColumn="0" w:lastColumn="0" w:oddVBand="0" w:evenVBand="0" w:oddHBand="0" w:evenHBand="0" w:firstRowFirstColumn="0" w:firstRowLastColumn="0" w:lastRowFirstColumn="0" w:lastRowLastColumn="0"/>
            </w:pPr>
            <w:r w:rsidRPr="00BB7A53">
              <w:rPr>
                <w:b/>
              </w:rPr>
              <w:t>유닛 이름</w:t>
            </w:r>
          </w:p>
        </w:tc>
      </w:tr>
      <w:tr w:rsidR="00697371" w14:paraId="14CD60C8"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2250" w:type="dxa"/>
          </w:tcPr>
          <w:p w14:paraId="1E4F221D" w14:textId="77777777" w:rsidR="00697371" w:rsidRDefault="00220104" w:rsidP="00BB7A53">
            <w:pPr>
              <w:pStyle w:val="TDC7"/>
              <w:jc w:val="center"/>
            </w:pPr>
            <w:r>
              <w:t>SI-ID-BOOT-001</w:t>
            </w:r>
          </w:p>
        </w:tc>
        <w:tc>
          <w:tcPr>
            <w:tcW w:w="2250" w:type="dxa"/>
          </w:tcPr>
          <w:p w14:paraId="5CDC8687"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SU-ID-BOOT-001</w:t>
            </w:r>
          </w:p>
        </w:tc>
        <w:tc>
          <w:tcPr>
            <w:tcW w:w="4500" w:type="dxa"/>
          </w:tcPr>
          <w:p w14:paraId="1321DAA3"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기동 하드웨어와 공유 영역 초기화</w:t>
            </w:r>
          </w:p>
        </w:tc>
      </w:tr>
      <w:tr w:rsidR="00697371" w14:paraId="5CF83192"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2250" w:type="dxa"/>
          </w:tcPr>
          <w:p w14:paraId="260689A9" w14:textId="77777777" w:rsidR="00697371" w:rsidRDefault="00220104" w:rsidP="00BB7A53">
            <w:pPr>
              <w:pStyle w:val="TDC7"/>
              <w:jc w:val="center"/>
            </w:pPr>
            <w:r>
              <w:t>SI-ID-BOOT-001</w:t>
            </w:r>
          </w:p>
        </w:tc>
        <w:tc>
          <w:tcPr>
            <w:tcW w:w="2250" w:type="dxa"/>
          </w:tcPr>
          <w:p w14:paraId="63DBEA4A"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SU-ID-BOOT-002</w:t>
            </w:r>
          </w:p>
        </w:tc>
        <w:tc>
          <w:tcPr>
            <w:tcW w:w="4500" w:type="dxa"/>
          </w:tcPr>
          <w:p w14:paraId="06B8072E"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기동 지연 대기</w:t>
            </w:r>
          </w:p>
        </w:tc>
      </w:tr>
      <w:tr w:rsidR="00697371" w14:paraId="53B2DFBB"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2250" w:type="dxa"/>
          </w:tcPr>
          <w:p w14:paraId="3892A148" w14:textId="77777777" w:rsidR="00697371" w:rsidRDefault="00220104" w:rsidP="00BB7A53">
            <w:pPr>
              <w:pStyle w:val="TDC7"/>
              <w:jc w:val="center"/>
            </w:pPr>
            <w:r>
              <w:t>SI-ID-BOOT-001</w:t>
            </w:r>
          </w:p>
        </w:tc>
        <w:tc>
          <w:tcPr>
            <w:tcW w:w="2250" w:type="dxa"/>
          </w:tcPr>
          <w:p w14:paraId="6C420891"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SU-ID-BOOT-003</w:t>
            </w:r>
          </w:p>
        </w:tc>
        <w:tc>
          <w:tcPr>
            <w:tcW w:w="4500" w:type="dxa"/>
          </w:tcPr>
          <w:p w14:paraId="3C4F9278"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정상 기동과 서비스 모드 선택</w:t>
            </w:r>
          </w:p>
        </w:tc>
      </w:tr>
      <w:tr w:rsidR="00697371" w14:paraId="1525BECC"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2250" w:type="dxa"/>
          </w:tcPr>
          <w:p w14:paraId="103DF67B" w14:textId="77777777" w:rsidR="00697371" w:rsidRDefault="00220104" w:rsidP="00BB7A53">
            <w:pPr>
              <w:pStyle w:val="TDC7"/>
              <w:jc w:val="center"/>
            </w:pPr>
            <w:r>
              <w:t>SI-ID-BOOT-001</w:t>
            </w:r>
          </w:p>
        </w:tc>
        <w:tc>
          <w:tcPr>
            <w:tcW w:w="2250" w:type="dxa"/>
          </w:tcPr>
          <w:p w14:paraId="34259597"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SU-ID-BOOT-004</w:t>
            </w:r>
          </w:p>
        </w:tc>
        <w:tc>
          <w:tcPr>
            <w:tcW w:w="4500" w:type="dxa"/>
          </w:tcPr>
          <w:p w14:paraId="20E89195"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기동 표시와 경과 시간</w:t>
            </w:r>
          </w:p>
        </w:tc>
      </w:tr>
      <w:tr w:rsidR="00697371" w14:paraId="7E19886C"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2250" w:type="dxa"/>
          </w:tcPr>
          <w:p w14:paraId="64155E64" w14:textId="77777777" w:rsidR="00697371" w:rsidRDefault="00220104" w:rsidP="00BB7A53">
            <w:pPr>
              <w:pStyle w:val="TDC7"/>
              <w:jc w:val="center"/>
            </w:pPr>
            <w:r>
              <w:t>SI-ID-BOOT-001</w:t>
            </w:r>
          </w:p>
        </w:tc>
        <w:tc>
          <w:tcPr>
            <w:tcW w:w="2250" w:type="dxa"/>
          </w:tcPr>
          <w:p w14:paraId="22D30AB5"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SU-ID-BOOT-005</w:t>
            </w:r>
          </w:p>
        </w:tc>
        <w:tc>
          <w:tcPr>
            <w:tcW w:w="4500" w:type="dxa"/>
          </w:tcPr>
          <w:p w14:paraId="154E7635"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응용 코어 기동</w:t>
            </w:r>
          </w:p>
        </w:tc>
      </w:tr>
      <w:tr w:rsidR="00697371" w14:paraId="67EE0A30"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2250" w:type="dxa"/>
          </w:tcPr>
          <w:p w14:paraId="349387C7" w14:textId="77777777" w:rsidR="00697371" w:rsidRDefault="00220104" w:rsidP="00BB7A53">
            <w:pPr>
              <w:pStyle w:val="TDC7"/>
              <w:jc w:val="center"/>
            </w:pPr>
            <w:r>
              <w:t>SI-ID-BOOT-001</w:t>
            </w:r>
          </w:p>
        </w:tc>
        <w:tc>
          <w:tcPr>
            <w:tcW w:w="2250" w:type="dxa"/>
          </w:tcPr>
          <w:p w14:paraId="1ACCB08A"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SU-ID-BOOT-006</w:t>
            </w:r>
          </w:p>
        </w:tc>
        <w:tc>
          <w:tcPr>
            <w:tcW w:w="4500" w:type="dxa"/>
          </w:tcPr>
          <w:p w14:paraId="399D7068"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부트 실행 순서 관리</w:t>
            </w:r>
          </w:p>
        </w:tc>
      </w:tr>
      <w:tr w:rsidR="00697371" w14:paraId="0C247CFA"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2250" w:type="dxa"/>
          </w:tcPr>
          <w:p w14:paraId="3209CD6C" w14:textId="77777777" w:rsidR="00697371" w:rsidRDefault="00220104" w:rsidP="00BB7A53">
            <w:pPr>
              <w:pStyle w:val="TDC7"/>
              <w:jc w:val="center"/>
            </w:pPr>
            <w:r>
              <w:t>SI-ID-BOOT-001</w:t>
            </w:r>
          </w:p>
        </w:tc>
        <w:tc>
          <w:tcPr>
            <w:tcW w:w="2250" w:type="dxa"/>
          </w:tcPr>
          <w:p w14:paraId="3D1A76FC"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SU-ID-BOOT-007</w:t>
            </w:r>
          </w:p>
        </w:tc>
        <w:tc>
          <w:tcPr>
            <w:tcW w:w="4500" w:type="dxa"/>
          </w:tcPr>
          <w:p w14:paraId="3B5377B7"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기동 저장장치 준비</w:t>
            </w:r>
          </w:p>
        </w:tc>
      </w:tr>
      <w:tr w:rsidR="00697371" w14:paraId="3CFBF530"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2250" w:type="dxa"/>
          </w:tcPr>
          <w:p w14:paraId="6EDB3FF6" w14:textId="77777777" w:rsidR="00697371" w:rsidRDefault="00220104" w:rsidP="00BB7A53">
            <w:pPr>
              <w:pStyle w:val="TDC7"/>
              <w:jc w:val="center"/>
            </w:pPr>
            <w:r>
              <w:t>SI-ID-BOOT-001</w:t>
            </w:r>
          </w:p>
        </w:tc>
        <w:tc>
          <w:tcPr>
            <w:tcW w:w="2250" w:type="dxa"/>
          </w:tcPr>
          <w:p w14:paraId="6C31A299"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SU-ID-BOOT-008</w:t>
            </w:r>
          </w:p>
        </w:tc>
        <w:tc>
          <w:tcPr>
            <w:tcW w:w="4500" w:type="dxa"/>
          </w:tcPr>
          <w:p w14:paraId="4737A684"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기동 정보와 제조 정보 적재</w:t>
            </w:r>
          </w:p>
        </w:tc>
      </w:tr>
      <w:tr w:rsidR="00697371" w14:paraId="0B9A5300"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2250" w:type="dxa"/>
          </w:tcPr>
          <w:p w14:paraId="28FA071C" w14:textId="77777777" w:rsidR="00697371" w:rsidRDefault="00220104" w:rsidP="00BB7A53">
            <w:pPr>
              <w:pStyle w:val="TDC7"/>
              <w:jc w:val="center"/>
            </w:pPr>
            <w:r>
              <w:t>SI-ID-BOOT-001</w:t>
            </w:r>
          </w:p>
        </w:tc>
        <w:tc>
          <w:tcPr>
            <w:tcW w:w="2250" w:type="dxa"/>
          </w:tcPr>
          <w:p w14:paraId="1AEF7A64"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SU-ID-BOOT-009</w:t>
            </w:r>
          </w:p>
        </w:tc>
        <w:tc>
          <w:tcPr>
            <w:tcW w:w="4500" w:type="dxa"/>
          </w:tcPr>
          <w:p w14:paraId="70371129"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적재 대상 파일 이름 결정</w:t>
            </w:r>
          </w:p>
        </w:tc>
      </w:tr>
      <w:tr w:rsidR="00697371" w14:paraId="2ACFCCBE"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2250" w:type="dxa"/>
          </w:tcPr>
          <w:p w14:paraId="3A6ED947" w14:textId="77777777" w:rsidR="00697371" w:rsidRDefault="00220104" w:rsidP="00BB7A53">
            <w:pPr>
              <w:pStyle w:val="TDC7"/>
              <w:jc w:val="center"/>
            </w:pPr>
            <w:r>
              <w:t>SI-ID-BOOT-001</w:t>
            </w:r>
          </w:p>
        </w:tc>
        <w:tc>
          <w:tcPr>
            <w:tcW w:w="2250" w:type="dxa"/>
          </w:tcPr>
          <w:p w14:paraId="49924E10"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SU-ID-BOOT-010</w:t>
            </w:r>
          </w:p>
        </w:tc>
        <w:tc>
          <w:tcPr>
            <w:tcW w:w="4500" w:type="dxa"/>
          </w:tcPr>
          <w:p w14:paraId="0CC98A6A"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응용 파일 열기와 헤더 검사</w:t>
            </w:r>
          </w:p>
        </w:tc>
      </w:tr>
      <w:tr w:rsidR="00697371" w14:paraId="7078FC1B"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2250" w:type="dxa"/>
          </w:tcPr>
          <w:p w14:paraId="00EE4C66" w14:textId="77777777" w:rsidR="00697371" w:rsidRDefault="00220104" w:rsidP="00BB7A53">
            <w:pPr>
              <w:pStyle w:val="TDC7"/>
              <w:jc w:val="center"/>
            </w:pPr>
            <w:r>
              <w:t>SI-ID-BOOT-001</w:t>
            </w:r>
          </w:p>
        </w:tc>
        <w:tc>
          <w:tcPr>
            <w:tcW w:w="2250" w:type="dxa"/>
          </w:tcPr>
          <w:p w14:paraId="50F5A172"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SU-ID-BOOT-011</w:t>
            </w:r>
          </w:p>
        </w:tc>
        <w:tc>
          <w:tcPr>
            <w:tcW w:w="4500" w:type="dxa"/>
          </w:tcPr>
          <w:p w14:paraId="7A3F7BB0"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이미지 구획 처리</w:t>
            </w:r>
          </w:p>
        </w:tc>
      </w:tr>
      <w:tr w:rsidR="00697371" w14:paraId="5CC11154"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2250" w:type="dxa"/>
          </w:tcPr>
          <w:p w14:paraId="6C6C8AAC" w14:textId="77777777" w:rsidR="00697371" w:rsidRDefault="00220104" w:rsidP="00BB7A53">
            <w:pPr>
              <w:pStyle w:val="TDC7"/>
              <w:jc w:val="center"/>
            </w:pPr>
            <w:r>
              <w:t>SI-ID-BOOT-001</w:t>
            </w:r>
          </w:p>
        </w:tc>
        <w:tc>
          <w:tcPr>
            <w:tcW w:w="2250" w:type="dxa"/>
          </w:tcPr>
          <w:p w14:paraId="1B10D3DC"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SU-ID-BOOT-012</w:t>
            </w:r>
          </w:p>
        </w:tc>
        <w:tc>
          <w:tcPr>
            <w:tcW w:w="4500" w:type="dxa"/>
          </w:tcPr>
          <w:p w14:paraId="6F9C5DA2"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매니페스트 처리</w:t>
            </w:r>
          </w:p>
        </w:tc>
      </w:tr>
      <w:tr w:rsidR="00697371" w14:paraId="50DC1924"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2250" w:type="dxa"/>
          </w:tcPr>
          <w:p w14:paraId="75C2988E" w14:textId="77777777" w:rsidR="00697371" w:rsidRDefault="00220104" w:rsidP="00BB7A53">
            <w:pPr>
              <w:pStyle w:val="TDC7"/>
              <w:jc w:val="center"/>
            </w:pPr>
            <w:r>
              <w:t>SI-ID-BOOT-001</w:t>
            </w:r>
          </w:p>
        </w:tc>
        <w:tc>
          <w:tcPr>
            <w:tcW w:w="2250" w:type="dxa"/>
          </w:tcPr>
          <w:p w14:paraId="45638602"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SU-ID-BOOT-013</w:t>
            </w:r>
          </w:p>
        </w:tc>
        <w:tc>
          <w:tcPr>
            <w:tcW w:w="4500" w:type="dxa"/>
          </w:tcPr>
          <w:p w14:paraId="1618CF79"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이미지 CRC 검사</w:t>
            </w:r>
          </w:p>
        </w:tc>
      </w:tr>
      <w:tr w:rsidR="00697371" w14:paraId="1ED7759B"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2250" w:type="dxa"/>
          </w:tcPr>
          <w:p w14:paraId="26BD5F29" w14:textId="77777777" w:rsidR="00697371" w:rsidRDefault="00220104" w:rsidP="00BB7A53">
            <w:pPr>
              <w:pStyle w:val="TDC7"/>
              <w:jc w:val="center"/>
            </w:pPr>
            <w:r>
              <w:t>SI-ID-BOOT-001</w:t>
            </w:r>
          </w:p>
        </w:tc>
        <w:tc>
          <w:tcPr>
            <w:tcW w:w="2250" w:type="dxa"/>
          </w:tcPr>
          <w:p w14:paraId="49F85CA5"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SU-ID-BOOT-014</w:t>
            </w:r>
          </w:p>
        </w:tc>
        <w:tc>
          <w:tcPr>
            <w:tcW w:w="4500" w:type="dxa"/>
          </w:tcPr>
          <w:p w14:paraId="5806FAFC"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이미지 AES 복호화</w:t>
            </w:r>
          </w:p>
        </w:tc>
      </w:tr>
      <w:tr w:rsidR="00697371" w14:paraId="080CE727"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2250" w:type="dxa"/>
          </w:tcPr>
          <w:p w14:paraId="4AC78FE7" w14:textId="77777777" w:rsidR="00697371" w:rsidRDefault="00220104" w:rsidP="00BB7A53">
            <w:pPr>
              <w:pStyle w:val="TDC7"/>
              <w:jc w:val="center"/>
            </w:pPr>
            <w:r>
              <w:t>SI-ID-BOOT-001</w:t>
            </w:r>
          </w:p>
        </w:tc>
        <w:tc>
          <w:tcPr>
            <w:tcW w:w="2250" w:type="dxa"/>
          </w:tcPr>
          <w:p w14:paraId="64E86D87"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SU-ID-BOOT-015</w:t>
            </w:r>
          </w:p>
        </w:tc>
        <w:tc>
          <w:tcPr>
            <w:tcW w:w="4500" w:type="dxa"/>
          </w:tcPr>
          <w:p w14:paraId="43BEC15D"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구획 데이터 전송</w:t>
            </w:r>
          </w:p>
        </w:tc>
      </w:tr>
      <w:tr w:rsidR="00697371" w14:paraId="360CDAE8"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2250" w:type="dxa"/>
          </w:tcPr>
          <w:p w14:paraId="720C78E4" w14:textId="77777777" w:rsidR="00697371" w:rsidRDefault="00220104" w:rsidP="00BB7A53">
            <w:pPr>
              <w:pStyle w:val="TDC7"/>
              <w:jc w:val="center"/>
            </w:pPr>
            <w:r>
              <w:t>SI-ID-BOOT-001</w:t>
            </w:r>
          </w:p>
        </w:tc>
        <w:tc>
          <w:tcPr>
            <w:tcW w:w="2250" w:type="dxa"/>
          </w:tcPr>
          <w:p w14:paraId="6386A5BB"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SU-ID-BOOT-016</w:t>
            </w:r>
          </w:p>
        </w:tc>
        <w:tc>
          <w:tcPr>
            <w:tcW w:w="4500" w:type="dxa"/>
          </w:tcPr>
          <w:p w14:paraId="3F90EE25"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프로그램 메모리 잠금</w:t>
            </w:r>
          </w:p>
        </w:tc>
      </w:tr>
      <w:tr w:rsidR="00697371" w14:paraId="18E917A3"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2250" w:type="dxa"/>
          </w:tcPr>
          <w:p w14:paraId="2636CB7A" w14:textId="77777777" w:rsidR="00697371" w:rsidRDefault="00220104" w:rsidP="00BB7A53">
            <w:pPr>
              <w:pStyle w:val="TDC7"/>
              <w:jc w:val="center"/>
            </w:pPr>
            <w:r>
              <w:t>SI-ID-BOOT-001</w:t>
            </w:r>
          </w:p>
        </w:tc>
        <w:tc>
          <w:tcPr>
            <w:tcW w:w="2250" w:type="dxa"/>
          </w:tcPr>
          <w:p w14:paraId="1F28CEF4"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SU-ID-BOOT-017</w:t>
            </w:r>
          </w:p>
        </w:tc>
        <w:tc>
          <w:tcPr>
            <w:tcW w:w="4500" w:type="dxa"/>
          </w:tcPr>
          <w:p w14:paraId="7B9832FD"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서비스 모드 점검</w:t>
            </w:r>
          </w:p>
        </w:tc>
      </w:tr>
      <w:tr w:rsidR="00697371" w14:paraId="45F5901F"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2250" w:type="dxa"/>
          </w:tcPr>
          <w:p w14:paraId="413C8847" w14:textId="77777777" w:rsidR="00697371" w:rsidRDefault="00220104" w:rsidP="00BB7A53">
            <w:pPr>
              <w:pStyle w:val="TDC7"/>
              <w:jc w:val="center"/>
            </w:pPr>
            <w:r>
              <w:t>SI-ID-BOOT-001</w:t>
            </w:r>
          </w:p>
        </w:tc>
        <w:tc>
          <w:tcPr>
            <w:tcW w:w="2250" w:type="dxa"/>
          </w:tcPr>
          <w:p w14:paraId="4A44F13F"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SU-ID-BOOT-018</w:t>
            </w:r>
          </w:p>
        </w:tc>
        <w:tc>
          <w:tcPr>
            <w:tcW w:w="4500" w:type="dxa"/>
          </w:tcPr>
          <w:p w14:paraId="51E7D57A"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서비스 표시와 재기동</w:t>
            </w:r>
          </w:p>
        </w:tc>
      </w:tr>
      <w:tr w:rsidR="00697371" w14:paraId="51E12CBF"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2250" w:type="dxa"/>
          </w:tcPr>
          <w:p w14:paraId="78A6D731" w14:textId="77777777" w:rsidR="00697371" w:rsidRDefault="00220104" w:rsidP="00BB7A53">
            <w:pPr>
              <w:pStyle w:val="TDC7"/>
              <w:jc w:val="center"/>
            </w:pPr>
            <w:r>
              <w:lastRenderedPageBreak/>
              <w:t>SI-ID-BOOT-002</w:t>
            </w:r>
          </w:p>
        </w:tc>
        <w:tc>
          <w:tcPr>
            <w:tcW w:w="2250" w:type="dxa"/>
          </w:tcPr>
          <w:p w14:paraId="339A5C27"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SU-ID-BOOT-019</w:t>
            </w:r>
          </w:p>
        </w:tc>
        <w:tc>
          <w:tcPr>
            <w:tcW w:w="4500" w:type="dxa"/>
          </w:tcPr>
          <w:p w14:paraId="43CE06A1"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부트 상태 파일 읽기와 초기화</w:t>
            </w:r>
          </w:p>
        </w:tc>
      </w:tr>
      <w:tr w:rsidR="00697371" w14:paraId="2BF1AA20"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2250" w:type="dxa"/>
          </w:tcPr>
          <w:p w14:paraId="467E888F" w14:textId="77777777" w:rsidR="00697371" w:rsidRDefault="00220104" w:rsidP="00BB7A53">
            <w:pPr>
              <w:pStyle w:val="TDC7"/>
              <w:jc w:val="center"/>
            </w:pPr>
            <w:r>
              <w:t>SI-ID-BOOT-002</w:t>
            </w:r>
          </w:p>
        </w:tc>
        <w:tc>
          <w:tcPr>
            <w:tcW w:w="2250" w:type="dxa"/>
          </w:tcPr>
          <w:p w14:paraId="7F49A25F"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SU-ID-BOOT-020</w:t>
            </w:r>
          </w:p>
        </w:tc>
        <w:tc>
          <w:tcPr>
            <w:tcW w:w="4500" w:type="dxa"/>
          </w:tcPr>
          <w:p w14:paraId="46E72134" w14:textId="77777777" w:rsidR="00697371" w:rsidRDefault="00220104" w:rsidP="00BB7A53">
            <w:pPr>
              <w:pStyle w:val="TDC7"/>
              <w:cnfStyle w:val="000000000000" w:firstRow="0" w:lastRow="0" w:firstColumn="0" w:lastColumn="0" w:oddVBand="0" w:evenVBand="0" w:oddHBand="0" w:evenHBand="0" w:firstRowFirstColumn="0" w:firstRowLastColumn="0" w:lastRowFirstColumn="0" w:lastRowLastColumn="0"/>
            </w:pPr>
            <w:r>
              <w:t>기동 슬롯 선택과 대체 기동</w:t>
            </w:r>
          </w:p>
        </w:tc>
      </w:tr>
    </w:tbl>
    <w:p w14:paraId="7118461E" w14:textId="77777777" w:rsidR="000A4182" w:rsidRDefault="000A4182">
      <w:pPr>
        <w:pStyle w:val="TDC10"/>
        <w:spacing w:after="0"/>
      </w:pPr>
    </w:p>
    <w:p w14:paraId="4B46EB74" w14:textId="77777777" w:rsidR="00697371" w:rsidRPr="00BB7A53" w:rsidRDefault="00220104" w:rsidP="00BB7A53">
      <w:pPr>
        <w:pStyle w:val="TDC2"/>
        <w:pageBreakBefore/>
        <w:rPr>
          <w:lang w:val="en-US"/>
        </w:rPr>
      </w:pPr>
      <w:bookmarkStart w:id="1011" w:name="_Toc242778305"/>
      <w:r w:rsidRPr="00BB7A53">
        <w:rPr>
          <w:lang w:val="en-US"/>
        </w:rPr>
        <w:lastRenderedPageBreak/>
        <w:t>Boot Control and Image Loading Module</w:t>
      </w:r>
      <w:bookmarkEnd w:id="1011"/>
    </w:p>
    <w:p w14:paraId="7AC39309" w14:textId="77777777" w:rsidR="00697371" w:rsidRPr="00E00010" w:rsidRDefault="00220104" w:rsidP="00BB7A53">
      <w:pPr>
        <w:pStyle w:val="TDC3"/>
      </w:pPr>
      <w:bookmarkStart w:id="1012" w:name="_Toc242778306"/>
      <w:r>
        <w:t>SI-ID-BOOT-001, 부트 제어 및 이미지 적재 모듈</w:t>
      </w:r>
      <w:bookmarkEnd w:id="1012"/>
    </w:p>
    <w:p w14:paraId="3BECAE91" w14:textId="77777777" w:rsidR="00697371" w:rsidRPr="00E00010" w:rsidRDefault="00220104" w:rsidP="00BB7A53">
      <w:pPr>
        <w:pStyle w:val="TDC4"/>
      </w:pPr>
      <w:r>
        <w:t>SU-ID-BOOT-001, 기동 하드웨어와 공유 영역 초기화</w:t>
      </w:r>
    </w:p>
    <w:p w14:paraId="01F1B28B" w14:textId="77777777" w:rsidR="00084C76" w:rsidRDefault="00084C76" w:rsidP="00BB7A53">
      <w:pPr>
        <w:pStyle w:val="TDC40"/>
        <w:keepNext/>
      </w:pPr>
      <w:r>
        <w:t>응용 코어를 시작하기 전에 공통 하드웨어와 코어 간 전달 영역을 준비한다.</w:t>
      </w:r>
    </w:p>
    <w:p w14:paraId="305B2503" w14:textId="77777777" w:rsidR="00084C76" w:rsidRDefault="00084C76">
      <w:pPr>
        <w:pStyle w:val="TDC42"/>
      </w:pPr>
      <w:r>
        <w:t xml:space="preserve">표 </w:t>
      </w:r>
      <w:r>
        <w:fldChar w:fldCharType="begin"/>
      </w:r>
      <w:r>
        <w:instrText>SEQ 표 \* ARABIC</w:instrText>
      </w:r>
      <w:r>
        <w:fldChar w:fldCharType="separate"/>
      </w:r>
      <w:r w:rsidR="001A0C22">
        <w:rPr>
          <w:noProof/>
        </w:rPr>
        <w:t>198</w:t>
      </w:r>
      <w:r>
        <w:fldChar w:fldCharType="end"/>
      </w:r>
      <w:r>
        <w:t>. 기동 하드웨어와 공유 영역 초기화 / 유닛 설계 내용</w:t>
      </w:r>
    </w:p>
    <w:tbl>
      <w:tblPr>
        <w:tblStyle w:val="TDC41"/>
        <w:tblW w:w="8816" w:type="dxa"/>
        <w:tblLayout w:type="fixed"/>
        <w:tblLook w:val="04A0" w:firstRow="1" w:lastRow="0" w:firstColumn="1" w:lastColumn="0" w:noHBand="0" w:noVBand="1"/>
      </w:tblPr>
      <w:tblGrid>
        <w:gridCol w:w="1304"/>
        <w:gridCol w:w="7512"/>
      </w:tblGrid>
      <w:tr w:rsidR="00084C76" w14:paraId="2C1B02AF"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33A7A581" w14:textId="77777777" w:rsidR="00084C76" w:rsidRDefault="00084C76">
            <w:pPr>
              <w:pStyle w:val="TDC0"/>
            </w:pPr>
            <w:r>
              <w:t>항목</w:t>
            </w:r>
          </w:p>
        </w:tc>
        <w:tc>
          <w:tcPr>
            <w:tcW w:w="7512" w:type="dxa"/>
          </w:tcPr>
          <w:p w14:paraId="4185264C"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설계 내용</w:t>
            </w:r>
          </w:p>
        </w:tc>
      </w:tr>
      <w:tr w:rsidR="00084C76" w14:paraId="258EA520"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2342BB95" w14:textId="77777777" w:rsidR="00084C76" w:rsidRDefault="00084C76">
            <w:pPr>
              <w:pStyle w:val="TDCe"/>
            </w:pPr>
            <w:r>
              <w:t>입력</w:t>
            </w:r>
          </w:p>
        </w:tc>
        <w:tc>
          <w:tcPr>
            <w:tcW w:w="7512" w:type="dxa"/>
          </w:tcPr>
          <w:p w14:paraId="52230BF5"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전원 인가와 보드 설정</w:t>
            </w:r>
          </w:p>
        </w:tc>
      </w:tr>
      <w:tr w:rsidR="00084C76" w14:paraId="4A07C47B"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6C617E69" w14:textId="77777777" w:rsidR="00084C76" w:rsidRDefault="00084C76">
            <w:pPr>
              <w:pStyle w:val="TDCe"/>
            </w:pPr>
            <w:r>
              <w:t>출력</w:t>
            </w:r>
          </w:p>
        </w:tc>
        <w:tc>
          <w:tcPr>
            <w:tcW w:w="7512" w:type="dxa"/>
          </w:tcPr>
          <w:p w14:paraId="733B6E6A"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초기 입출력/공유 메모리/인터럽트 상태</w:t>
            </w:r>
          </w:p>
        </w:tc>
      </w:tr>
      <w:tr w:rsidR="00084C76" w14:paraId="036E7A4D"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270972C9" w14:textId="77777777" w:rsidR="00084C76" w:rsidRDefault="00084C76">
            <w:pPr>
              <w:pStyle w:val="TDCe"/>
            </w:pPr>
            <w:r>
              <w:t>처리</w:t>
            </w:r>
          </w:p>
        </w:tc>
        <w:tc>
          <w:tcPr>
            <w:tcW w:w="7512" w:type="dxa"/>
          </w:tcPr>
          <w:p w14:paraId="3085432A"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인터럽트를 차단한 상태에서 초기 입출력과 QCC 제어 상태를 설정하고 공유 영역을 초기화한다. 응용 코어의 반복 처리와 부트로더의 준비 단계를 구분한다.</w:t>
            </w:r>
          </w:p>
        </w:tc>
      </w:tr>
    </w:tbl>
    <w:p w14:paraId="40569FDC" w14:textId="77777777" w:rsidR="00084C76" w:rsidRDefault="00084C76" w:rsidP="00BB7A53">
      <w:pPr>
        <w:pStyle w:val="TDC40"/>
        <w:spacing w:after="0"/>
      </w:pPr>
    </w:p>
    <w:p w14:paraId="563F8420" w14:textId="77777777" w:rsidR="00084C76" w:rsidRDefault="00084C76">
      <w:pPr>
        <w:pStyle w:val="TDC42"/>
      </w:pPr>
      <w:r>
        <w:t xml:space="preserve">표 </w:t>
      </w:r>
      <w:r>
        <w:fldChar w:fldCharType="begin"/>
      </w:r>
      <w:r>
        <w:instrText>SEQ 표 \* ARABIC</w:instrText>
      </w:r>
      <w:r>
        <w:fldChar w:fldCharType="separate"/>
      </w:r>
      <w:r w:rsidR="001A0C22">
        <w:rPr>
          <w:noProof/>
        </w:rPr>
        <w:t>199</w:t>
      </w:r>
      <w:r>
        <w:fldChar w:fldCharType="end"/>
      </w:r>
      <w:r>
        <w:t>. 기동 하드웨어와 공유 영역 초기화 / 구현 조건</w:t>
      </w:r>
    </w:p>
    <w:tbl>
      <w:tblPr>
        <w:tblStyle w:val="TDC41"/>
        <w:tblW w:w="8816" w:type="dxa"/>
        <w:tblLayout w:type="fixed"/>
        <w:tblLook w:val="04A0" w:firstRow="1" w:lastRow="0" w:firstColumn="1" w:lastColumn="0" w:noHBand="0" w:noVBand="1"/>
      </w:tblPr>
      <w:tblGrid>
        <w:gridCol w:w="1304"/>
        <w:gridCol w:w="7512"/>
      </w:tblGrid>
      <w:tr w:rsidR="00084C76" w14:paraId="162EEE66"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5DBCAB38" w14:textId="77777777" w:rsidR="00084C76" w:rsidRDefault="00084C76">
            <w:pPr>
              <w:pStyle w:val="TDC0"/>
            </w:pPr>
            <w:r>
              <w:t>구분</w:t>
            </w:r>
          </w:p>
        </w:tc>
        <w:tc>
          <w:tcPr>
            <w:tcW w:w="7512" w:type="dxa"/>
          </w:tcPr>
          <w:p w14:paraId="2A017D41"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구현 조건</w:t>
            </w:r>
          </w:p>
        </w:tc>
      </w:tr>
      <w:tr w:rsidR="00084C76" w14:paraId="32375D00"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217C72FB" w14:textId="77777777" w:rsidR="00084C76" w:rsidRDefault="00084C76">
            <w:pPr>
              <w:pStyle w:val="TDCe"/>
            </w:pPr>
            <w:r>
              <w:t>관련 함수</w:t>
            </w:r>
          </w:p>
        </w:tc>
        <w:tc>
          <w:tcPr>
            <w:tcW w:w="7512" w:type="dxa"/>
          </w:tcPr>
          <w:p w14:paraId="3E53DC4D"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main</w:t>
            </w:r>
          </w:p>
        </w:tc>
      </w:tr>
      <w:tr w:rsidR="00084C76" w14:paraId="54836E59"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10F7997A" w14:textId="77777777" w:rsidR="00084C76" w:rsidRDefault="00084C76">
            <w:pPr>
              <w:pStyle w:val="TDCe"/>
            </w:pPr>
            <w:r>
              <w:t>동작 조건</w:t>
            </w:r>
          </w:p>
        </w:tc>
        <w:tc>
          <w:tcPr>
            <w:tcW w:w="7512" w:type="dxa"/>
          </w:tcPr>
          <w:p w14:paraId="05C793F2"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공유 영역과 하드웨어 준비가 응용 코어 기동보다 먼저 이루어져야 한다.</w:t>
            </w:r>
          </w:p>
        </w:tc>
      </w:tr>
    </w:tbl>
    <w:p w14:paraId="512D3874" w14:textId="77777777" w:rsidR="00084C76" w:rsidRDefault="00084C76" w:rsidP="00BB7A53">
      <w:pPr>
        <w:pStyle w:val="TDC40"/>
        <w:spacing w:after="0"/>
      </w:pPr>
    </w:p>
    <w:p w14:paraId="4EDB981A" w14:textId="77777777" w:rsidR="00697371" w:rsidRPr="00E00010" w:rsidRDefault="00220104" w:rsidP="00BB7A53">
      <w:pPr>
        <w:pStyle w:val="TDC4"/>
      </w:pPr>
      <w:r>
        <w:t>SU-ID-BOOT-002, 기동 지연 대기</w:t>
      </w:r>
    </w:p>
    <w:p w14:paraId="5966EEBE" w14:textId="77777777" w:rsidR="00084C76" w:rsidRDefault="00084C76" w:rsidP="00BB7A53">
      <w:pPr>
        <w:pStyle w:val="TDC40"/>
        <w:keepNext/>
      </w:pPr>
      <w:r>
        <w:t>초기 하드웨어 제어 사이에 필요한 대기 시간을 확보한다.</w:t>
      </w:r>
    </w:p>
    <w:p w14:paraId="5CE1CBEF" w14:textId="77777777" w:rsidR="00084C76" w:rsidRDefault="00084C76">
      <w:pPr>
        <w:pStyle w:val="TDC42"/>
      </w:pPr>
      <w:r>
        <w:t xml:space="preserve">표 </w:t>
      </w:r>
      <w:r>
        <w:fldChar w:fldCharType="begin"/>
      </w:r>
      <w:r>
        <w:instrText>SEQ 표 \* ARABIC</w:instrText>
      </w:r>
      <w:r>
        <w:fldChar w:fldCharType="separate"/>
      </w:r>
      <w:r w:rsidR="001A0C22">
        <w:rPr>
          <w:noProof/>
        </w:rPr>
        <w:t>200</w:t>
      </w:r>
      <w:r>
        <w:fldChar w:fldCharType="end"/>
      </w:r>
      <w:r>
        <w:t>. 기동 지연 대기 / 유닛 설계 내용</w:t>
      </w:r>
    </w:p>
    <w:tbl>
      <w:tblPr>
        <w:tblStyle w:val="TDC41"/>
        <w:tblW w:w="8816" w:type="dxa"/>
        <w:tblLayout w:type="fixed"/>
        <w:tblLook w:val="04A0" w:firstRow="1" w:lastRow="0" w:firstColumn="1" w:lastColumn="0" w:noHBand="0" w:noVBand="1"/>
      </w:tblPr>
      <w:tblGrid>
        <w:gridCol w:w="1304"/>
        <w:gridCol w:w="7512"/>
      </w:tblGrid>
      <w:tr w:rsidR="00084C76" w14:paraId="7CE2A83A"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5D5972A7" w14:textId="77777777" w:rsidR="00084C76" w:rsidRDefault="00084C76">
            <w:pPr>
              <w:pStyle w:val="TDC0"/>
            </w:pPr>
            <w:r>
              <w:t>항목</w:t>
            </w:r>
          </w:p>
        </w:tc>
        <w:tc>
          <w:tcPr>
            <w:tcW w:w="7512" w:type="dxa"/>
          </w:tcPr>
          <w:p w14:paraId="4B9060E9"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설계 내용</w:t>
            </w:r>
          </w:p>
        </w:tc>
      </w:tr>
      <w:tr w:rsidR="00084C76" w14:paraId="5E36FC29"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1E5CB441" w14:textId="77777777" w:rsidR="00084C76" w:rsidRDefault="00084C76">
            <w:pPr>
              <w:pStyle w:val="TDCe"/>
            </w:pPr>
            <w:r>
              <w:t>입력</w:t>
            </w:r>
          </w:p>
        </w:tc>
        <w:tc>
          <w:tcPr>
            <w:tcW w:w="7512" w:type="dxa"/>
          </w:tcPr>
          <w:p w14:paraId="657BECC4"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요청 지연 시간(us)</w:t>
            </w:r>
          </w:p>
        </w:tc>
      </w:tr>
      <w:tr w:rsidR="00084C76" w14:paraId="52136014"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7E748C61" w14:textId="77777777" w:rsidR="00084C76" w:rsidRDefault="00084C76">
            <w:pPr>
              <w:pStyle w:val="TDCe"/>
            </w:pPr>
            <w:r>
              <w:t>출력</w:t>
            </w:r>
          </w:p>
        </w:tc>
        <w:tc>
          <w:tcPr>
            <w:tcW w:w="7512" w:type="dxa"/>
          </w:tcPr>
          <w:p w14:paraId="583A5D1F"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지연 후 복귀</w:t>
            </w:r>
          </w:p>
        </w:tc>
      </w:tr>
      <w:tr w:rsidR="00084C76" w14:paraId="45B434FE"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4C59B5BC" w14:textId="77777777" w:rsidR="00084C76" w:rsidRDefault="00084C76">
            <w:pPr>
              <w:pStyle w:val="TDCe"/>
            </w:pPr>
            <w:r>
              <w:lastRenderedPageBreak/>
              <w:t>처리</w:t>
            </w:r>
          </w:p>
        </w:tc>
        <w:tc>
          <w:tcPr>
            <w:tcW w:w="7512" w:type="dxa"/>
          </w:tcPr>
          <w:p w14:paraId="289DB84D"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요청 시간을 기준 타이머/루프 계산에 적용한다. 호출 지점의 클럭 조건과 시간 단위를 맞추어 사용한다.</w:t>
            </w:r>
          </w:p>
        </w:tc>
      </w:tr>
    </w:tbl>
    <w:p w14:paraId="2D61D801" w14:textId="77777777" w:rsidR="00084C76" w:rsidRDefault="00084C76" w:rsidP="00BB7A53">
      <w:pPr>
        <w:pStyle w:val="TDC40"/>
        <w:spacing w:after="0"/>
      </w:pPr>
    </w:p>
    <w:p w14:paraId="1DA86F23" w14:textId="77777777" w:rsidR="00084C76" w:rsidRDefault="00084C76">
      <w:pPr>
        <w:pStyle w:val="TDC42"/>
      </w:pPr>
      <w:r>
        <w:t xml:space="preserve">표 </w:t>
      </w:r>
      <w:r>
        <w:fldChar w:fldCharType="begin"/>
      </w:r>
      <w:r>
        <w:instrText>SEQ 표 \* ARABIC</w:instrText>
      </w:r>
      <w:r>
        <w:fldChar w:fldCharType="separate"/>
      </w:r>
      <w:r w:rsidR="001A0C22">
        <w:rPr>
          <w:noProof/>
        </w:rPr>
        <w:t>201</w:t>
      </w:r>
      <w:r>
        <w:fldChar w:fldCharType="end"/>
      </w:r>
      <w:r>
        <w:t>. 기동 지연 대기 / 구현 조건</w:t>
      </w:r>
    </w:p>
    <w:tbl>
      <w:tblPr>
        <w:tblStyle w:val="TDC41"/>
        <w:tblW w:w="8816" w:type="dxa"/>
        <w:tblLayout w:type="fixed"/>
        <w:tblLook w:val="04A0" w:firstRow="1" w:lastRow="0" w:firstColumn="1" w:lastColumn="0" w:noHBand="0" w:noVBand="1"/>
      </w:tblPr>
      <w:tblGrid>
        <w:gridCol w:w="1304"/>
        <w:gridCol w:w="7512"/>
      </w:tblGrid>
      <w:tr w:rsidR="00084C76" w14:paraId="7C2A4C14"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61BC6436" w14:textId="77777777" w:rsidR="00084C76" w:rsidRDefault="00084C76">
            <w:pPr>
              <w:pStyle w:val="TDC0"/>
            </w:pPr>
            <w:r>
              <w:t>구분</w:t>
            </w:r>
          </w:p>
        </w:tc>
        <w:tc>
          <w:tcPr>
            <w:tcW w:w="7512" w:type="dxa"/>
          </w:tcPr>
          <w:p w14:paraId="135D44EF"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구현 조건</w:t>
            </w:r>
          </w:p>
        </w:tc>
      </w:tr>
      <w:tr w:rsidR="00084C76" w14:paraId="292BF274"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7DB59180" w14:textId="77777777" w:rsidR="00084C76" w:rsidRDefault="00084C76">
            <w:pPr>
              <w:pStyle w:val="TDCe"/>
            </w:pPr>
            <w:r>
              <w:t>관련 함수</w:t>
            </w:r>
          </w:p>
        </w:tc>
        <w:tc>
          <w:tcPr>
            <w:tcW w:w="7512" w:type="dxa"/>
          </w:tcPr>
          <w:p w14:paraId="399BCD9E"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tdc_delay_us</w:t>
            </w:r>
          </w:p>
        </w:tc>
      </w:tr>
      <w:tr w:rsidR="00084C76" w14:paraId="33A63F7C"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16010DA1" w14:textId="77777777" w:rsidR="00084C76" w:rsidRDefault="00084C76">
            <w:pPr>
              <w:pStyle w:val="TDCe"/>
            </w:pPr>
            <w:r>
              <w:t>동작 조건</w:t>
            </w:r>
          </w:p>
        </w:tc>
        <w:tc>
          <w:tcPr>
            <w:tcW w:w="7512" w:type="dxa"/>
          </w:tcPr>
          <w:p w14:paraId="4174A9E3"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시간 단위가 호출자와 일치하고 요청 시간이 종료 조건에 반영되어야 한다.</w:t>
            </w:r>
          </w:p>
        </w:tc>
      </w:tr>
    </w:tbl>
    <w:p w14:paraId="0BDE3F9B" w14:textId="77777777" w:rsidR="00084C76" w:rsidRDefault="00084C76" w:rsidP="00BB7A53">
      <w:pPr>
        <w:pStyle w:val="TDC40"/>
        <w:spacing w:after="0"/>
      </w:pPr>
    </w:p>
    <w:p w14:paraId="683AE2B1" w14:textId="77777777" w:rsidR="00697371" w:rsidRPr="00E00010" w:rsidRDefault="00220104" w:rsidP="00BB7A53">
      <w:pPr>
        <w:pStyle w:val="TDC4"/>
      </w:pPr>
      <w:r>
        <w:t>SU-ID-BOOT-003, 정상 기동과 서비스 모드 선택</w:t>
      </w:r>
    </w:p>
    <w:p w14:paraId="361781C9" w14:textId="77777777" w:rsidR="00084C76" w:rsidRDefault="00084C76" w:rsidP="00BB7A53">
      <w:pPr>
        <w:pStyle w:val="TDC40"/>
        <w:keepNext/>
      </w:pPr>
      <w:r>
        <w:t>점검용 서비스 실행과 일반 응용 실행을 분리한다.</w:t>
      </w:r>
    </w:p>
    <w:p w14:paraId="3EDABB8F" w14:textId="77777777" w:rsidR="00084C76" w:rsidRDefault="00084C76">
      <w:pPr>
        <w:pStyle w:val="TDC42"/>
      </w:pPr>
      <w:r>
        <w:t xml:space="preserve">표 </w:t>
      </w:r>
      <w:r>
        <w:fldChar w:fldCharType="begin"/>
      </w:r>
      <w:r>
        <w:instrText>SEQ 표 \* ARABIC</w:instrText>
      </w:r>
      <w:r>
        <w:fldChar w:fldCharType="separate"/>
      </w:r>
      <w:r w:rsidR="001A0C22">
        <w:rPr>
          <w:noProof/>
        </w:rPr>
        <w:t>202</w:t>
      </w:r>
      <w:r>
        <w:fldChar w:fldCharType="end"/>
      </w:r>
      <w:r>
        <w:t>. 정상 기동과 서비스 모드 선택 / 유닛 설계 내용</w:t>
      </w:r>
    </w:p>
    <w:tbl>
      <w:tblPr>
        <w:tblStyle w:val="TDC41"/>
        <w:tblW w:w="8816" w:type="dxa"/>
        <w:tblLayout w:type="fixed"/>
        <w:tblLook w:val="04A0" w:firstRow="1" w:lastRow="0" w:firstColumn="1" w:lastColumn="0" w:noHBand="0" w:noVBand="1"/>
      </w:tblPr>
      <w:tblGrid>
        <w:gridCol w:w="1304"/>
        <w:gridCol w:w="7512"/>
      </w:tblGrid>
      <w:tr w:rsidR="00084C76" w14:paraId="163951BB"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685A37FC" w14:textId="77777777" w:rsidR="00084C76" w:rsidRDefault="00084C76">
            <w:pPr>
              <w:pStyle w:val="TDC0"/>
            </w:pPr>
            <w:r>
              <w:t>항목</w:t>
            </w:r>
          </w:p>
        </w:tc>
        <w:tc>
          <w:tcPr>
            <w:tcW w:w="7512" w:type="dxa"/>
          </w:tcPr>
          <w:p w14:paraId="6822B2FC"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설계 내용</w:t>
            </w:r>
          </w:p>
        </w:tc>
      </w:tr>
      <w:tr w:rsidR="00084C76" w14:paraId="46CD3484"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300120CA" w14:textId="77777777" w:rsidR="00084C76" w:rsidRDefault="00084C76">
            <w:pPr>
              <w:pStyle w:val="TDCe"/>
            </w:pPr>
            <w:r>
              <w:t>입력</w:t>
            </w:r>
          </w:p>
        </w:tc>
        <w:tc>
          <w:tcPr>
            <w:tcW w:w="7512" w:type="dxa"/>
          </w:tcPr>
          <w:p w14:paraId="3653C584"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기동 시 모드 판정 입력</w:t>
            </w:r>
          </w:p>
        </w:tc>
      </w:tr>
      <w:tr w:rsidR="00084C76" w14:paraId="350A063B"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49648471" w14:textId="77777777" w:rsidR="00084C76" w:rsidRDefault="00084C76">
            <w:pPr>
              <w:pStyle w:val="TDCe"/>
            </w:pPr>
            <w:r>
              <w:t>출력</w:t>
            </w:r>
          </w:p>
        </w:tc>
        <w:tc>
          <w:tcPr>
            <w:tcW w:w="7512" w:type="dxa"/>
          </w:tcPr>
          <w:p w14:paraId="3039D0BF"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정상 부트 또는 서비스 진입</w:t>
            </w:r>
          </w:p>
        </w:tc>
      </w:tr>
      <w:tr w:rsidR="00084C76" w14:paraId="057631A0"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5C9DCCEA" w14:textId="77777777" w:rsidR="00084C76" w:rsidRDefault="00084C76">
            <w:pPr>
              <w:pStyle w:val="TDCe"/>
            </w:pPr>
            <w:r>
              <w:t>처리</w:t>
            </w:r>
          </w:p>
        </w:tc>
        <w:tc>
          <w:tcPr>
            <w:tcW w:w="7512" w:type="dxa"/>
          </w:tcPr>
          <w:p w14:paraId="2CCB11CA"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기동 입력을 확인하여 서비스 조건이면 서비스 루프로 들어가고, 아니면 정상 이미지 적재 절차를 수행한다. 서비스 분기가 일반 자극 실행으로 이어지지 않게 구분한다.</w:t>
            </w:r>
          </w:p>
        </w:tc>
      </w:tr>
    </w:tbl>
    <w:p w14:paraId="225A864B" w14:textId="77777777" w:rsidR="00084C76" w:rsidRDefault="00084C76" w:rsidP="00BB7A53">
      <w:pPr>
        <w:pStyle w:val="TDC40"/>
        <w:spacing w:after="0"/>
      </w:pPr>
    </w:p>
    <w:p w14:paraId="05DEA372" w14:textId="77777777" w:rsidR="00084C76" w:rsidRDefault="00084C76">
      <w:pPr>
        <w:pStyle w:val="TDC42"/>
      </w:pPr>
      <w:r>
        <w:t xml:space="preserve">표 </w:t>
      </w:r>
      <w:r>
        <w:fldChar w:fldCharType="begin"/>
      </w:r>
      <w:r>
        <w:instrText>SEQ 표 \* ARABIC</w:instrText>
      </w:r>
      <w:r>
        <w:fldChar w:fldCharType="separate"/>
      </w:r>
      <w:r w:rsidR="001A0C22">
        <w:rPr>
          <w:noProof/>
        </w:rPr>
        <w:t>203</w:t>
      </w:r>
      <w:r>
        <w:fldChar w:fldCharType="end"/>
      </w:r>
      <w:r>
        <w:t>. 정상 기동과 서비스 모드 선택 / 구현 조건</w:t>
      </w:r>
    </w:p>
    <w:tbl>
      <w:tblPr>
        <w:tblStyle w:val="TDC41"/>
        <w:tblW w:w="8816" w:type="dxa"/>
        <w:tblLayout w:type="fixed"/>
        <w:tblLook w:val="04A0" w:firstRow="1" w:lastRow="0" w:firstColumn="1" w:lastColumn="0" w:noHBand="0" w:noVBand="1"/>
      </w:tblPr>
      <w:tblGrid>
        <w:gridCol w:w="1304"/>
        <w:gridCol w:w="7512"/>
      </w:tblGrid>
      <w:tr w:rsidR="00084C76" w14:paraId="2DC999FD"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493108BB" w14:textId="77777777" w:rsidR="00084C76" w:rsidRDefault="00084C76">
            <w:pPr>
              <w:pStyle w:val="TDC0"/>
            </w:pPr>
            <w:r>
              <w:t>구분</w:t>
            </w:r>
          </w:p>
        </w:tc>
        <w:tc>
          <w:tcPr>
            <w:tcW w:w="7512" w:type="dxa"/>
          </w:tcPr>
          <w:p w14:paraId="7928D03D"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구현 조건</w:t>
            </w:r>
          </w:p>
        </w:tc>
      </w:tr>
      <w:tr w:rsidR="00084C76" w14:paraId="3A058BEF"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2A25530E" w14:textId="77777777" w:rsidR="00084C76" w:rsidRDefault="00084C76">
            <w:pPr>
              <w:pStyle w:val="TDCe"/>
            </w:pPr>
            <w:r>
              <w:t>관련 함수</w:t>
            </w:r>
          </w:p>
        </w:tc>
        <w:tc>
          <w:tcPr>
            <w:tcW w:w="7512" w:type="dxa"/>
          </w:tcPr>
          <w:p w14:paraId="74F0193F"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bootloader_main</w:t>
            </w:r>
          </w:p>
        </w:tc>
      </w:tr>
      <w:tr w:rsidR="00084C76" w14:paraId="5186ABC2"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01D62805" w14:textId="77777777" w:rsidR="00084C76" w:rsidRDefault="00084C76">
            <w:pPr>
              <w:pStyle w:val="TDCe"/>
            </w:pPr>
            <w:r>
              <w:t>동작 조건</w:t>
            </w:r>
          </w:p>
        </w:tc>
        <w:tc>
          <w:tcPr>
            <w:tcW w:w="7512" w:type="dxa"/>
          </w:tcPr>
          <w:p w14:paraId="0FC9F347"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서비스 조건일 때 service_main, 정상 조건일 때 정상 부트 경로가 선택되어야 한다.</w:t>
            </w:r>
          </w:p>
        </w:tc>
      </w:tr>
    </w:tbl>
    <w:p w14:paraId="36780E77" w14:textId="77777777" w:rsidR="00697371" w:rsidRPr="00E00010" w:rsidRDefault="00220104" w:rsidP="00BB7A53">
      <w:pPr>
        <w:pStyle w:val="TDC4"/>
      </w:pPr>
      <w:r>
        <w:lastRenderedPageBreak/>
        <w:t>SU-ID-BOOT-004, 기동 표시와 경과 시간</w:t>
      </w:r>
    </w:p>
    <w:p w14:paraId="36CFAEAB" w14:textId="77777777" w:rsidR="00084C76" w:rsidRDefault="00084C76" w:rsidP="00BB7A53">
      <w:pPr>
        <w:pStyle w:val="TDC40"/>
        <w:keepNext/>
      </w:pPr>
      <w:r>
        <w:t>이미지 적재 동안 기동 진행을 표시하고 표시 종료 시점을 관리한다.</w:t>
      </w:r>
    </w:p>
    <w:p w14:paraId="586C9BE1" w14:textId="77777777" w:rsidR="00084C76" w:rsidRDefault="00084C76">
      <w:pPr>
        <w:pStyle w:val="TDC42"/>
      </w:pPr>
      <w:r>
        <w:t xml:space="preserve">표 </w:t>
      </w:r>
      <w:r>
        <w:fldChar w:fldCharType="begin"/>
      </w:r>
      <w:r>
        <w:instrText>SEQ 표 \* ARABIC</w:instrText>
      </w:r>
      <w:r>
        <w:fldChar w:fldCharType="separate"/>
      </w:r>
      <w:r w:rsidR="001A0C22">
        <w:rPr>
          <w:noProof/>
        </w:rPr>
        <w:t>204</w:t>
      </w:r>
      <w:r>
        <w:fldChar w:fldCharType="end"/>
      </w:r>
      <w:r>
        <w:t>. 기동 표시와 경과 시간 / 유닛 설계 내용</w:t>
      </w:r>
    </w:p>
    <w:tbl>
      <w:tblPr>
        <w:tblStyle w:val="TDC41"/>
        <w:tblW w:w="8816" w:type="dxa"/>
        <w:tblLayout w:type="fixed"/>
        <w:tblLook w:val="04A0" w:firstRow="1" w:lastRow="0" w:firstColumn="1" w:lastColumn="0" w:noHBand="0" w:noVBand="1"/>
      </w:tblPr>
      <w:tblGrid>
        <w:gridCol w:w="1304"/>
        <w:gridCol w:w="7512"/>
      </w:tblGrid>
      <w:tr w:rsidR="00084C76" w14:paraId="15A2E511"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59A4E4B2" w14:textId="77777777" w:rsidR="00084C76" w:rsidRDefault="00084C76">
            <w:pPr>
              <w:pStyle w:val="TDC0"/>
            </w:pPr>
            <w:r>
              <w:t>항목</w:t>
            </w:r>
          </w:p>
        </w:tc>
        <w:tc>
          <w:tcPr>
            <w:tcW w:w="7512" w:type="dxa"/>
          </w:tcPr>
          <w:p w14:paraId="25E67854"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설계 내용</w:t>
            </w:r>
          </w:p>
        </w:tc>
      </w:tr>
      <w:tr w:rsidR="00084C76" w14:paraId="367CEDE0"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253A79A5" w14:textId="77777777" w:rsidR="00084C76" w:rsidRDefault="00084C76">
            <w:pPr>
              <w:pStyle w:val="TDCe"/>
            </w:pPr>
            <w:r>
              <w:t>입력</w:t>
            </w:r>
          </w:p>
        </w:tc>
        <w:tc>
          <w:tcPr>
            <w:tcW w:w="7512" w:type="dxa"/>
          </w:tcPr>
          <w:p w14:paraId="4F5978D2"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기동 표시 시작/정지와 tick</w:t>
            </w:r>
          </w:p>
        </w:tc>
      </w:tr>
      <w:tr w:rsidR="00084C76" w14:paraId="27A24076"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71BE7F31" w14:textId="77777777" w:rsidR="00084C76" w:rsidRDefault="00084C76">
            <w:pPr>
              <w:pStyle w:val="TDCe"/>
            </w:pPr>
            <w:r>
              <w:t>출력</w:t>
            </w:r>
          </w:p>
        </w:tc>
        <w:tc>
          <w:tcPr>
            <w:tcW w:w="7512" w:type="dxa"/>
          </w:tcPr>
          <w:p w14:paraId="34226C51"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LED 상태, 완료 여부, 경과 시간</w:t>
            </w:r>
          </w:p>
        </w:tc>
      </w:tr>
      <w:tr w:rsidR="00084C76" w14:paraId="78BF8D64"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168FAAF6" w14:textId="77777777" w:rsidR="00084C76" w:rsidRDefault="00084C76">
            <w:pPr>
              <w:pStyle w:val="TDCe"/>
            </w:pPr>
            <w:r>
              <w:t>처리</w:t>
            </w:r>
          </w:p>
        </w:tc>
        <w:tc>
          <w:tcPr>
            <w:tcW w:w="7512" w:type="dxa"/>
          </w:tcPr>
          <w:p w14:paraId="209E6CC5"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표시 상태를 초기화하고 시작한다. 경과 시간을 갱신하며 종료/완료 조회를 제공한다. 응용의 정상 LED 요청 관리와 부트 표시를 분리한다.</w:t>
            </w:r>
          </w:p>
        </w:tc>
      </w:tr>
    </w:tbl>
    <w:p w14:paraId="67A02EA3" w14:textId="77777777" w:rsidR="00084C76" w:rsidRDefault="00084C76" w:rsidP="00BB7A53">
      <w:pPr>
        <w:pStyle w:val="TDC40"/>
        <w:spacing w:after="0"/>
      </w:pPr>
    </w:p>
    <w:p w14:paraId="072A000E" w14:textId="77777777" w:rsidR="00084C76" w:rsidRDefault="00084C76">
      <w:pPr>
        <w:pStyle w:val="TDC42"/>
      </w:pPr>
      <w:r>
        <w:t xml:space="preserve">표 </w:t>
      </w:r>
      <w:r>
        <w:fldChar w:fldCharType="begin"/>
      </w:r>
      <w:r>
        <w:instrText>SEQ 표 \* ARABIC</w:instrText>
      </w:r>
      <w:r>
        <w:fldChar w:fldCharType="separate"/>
      </w:r>
      <w:r w:rsidR="001A0C22">
        <w:rPr>
          <w:noProof/>
        </w:rPr>
        <w:t>205</w:t>
      </w:r>
      <w:r>
        <w:fldChar w:fldCharType="end"/>
      </w:r>
      <w:r>
        <w:t>. 기동 표시와 경과 시간 / 구현 조건</w:t>
      </w:r>
    </w:p>
    <w:tbl>
      <w:tblPr>
        <w:tblStyle w:val="TDC41"/>
        <w:tblW w:w="8816" w:type="dxa"/>
        <w:tblLayout w:type="fixed"/>
        <w:tblLook w:val="04A0" w:firstRow="1" w:lastRow="0" w:firstColumn="1" w:lastColumn="0" w:noHBand="0" w:noVBand="1"/>
      </w:tblPr>
      <w:tblGrid>
        <w:gridCol w:w="1304"/>
        <w:gridCol w:w="7512"/>
      </w:tblGrid>
      <w:tr w:rsidR="00084C76" w14:paraId="0628A510"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7150CE95" w14:textId="77777777" w:rsidR="00084C76" w:rsidRDefault="00084C76">
            <w:pPr>
              <w:pStyle w:val="TDC0"/>
            </w:pPr>
            <w:r>
              <w:t>구분</w:t>
            </w:r>
          </w:p>
        </w:tc>
        <w:tc>
          <w:tcPr>
            <w:tcW w:w="7512" w:type="dxa"/>
          </w:tcPr>
          <w:p w14:paraId="44121E7E"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구현 조건</w:t>
            </w:r>
          </w:p>
        </w:tc>
      </w:tr>
      <w:tr w:rsidR="00084C76" w14:paraId="5B5874FE"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60510FC2" w14:textId="77777777" w:rsidR="00084C76" w:rsidRDefault="00084C76">
            <w:pPr>
              <w:pStyle w:val="TDCe"/>
            </w:pPr>
            <w:r>
              <w:t>관련 함수</w:t>
            </w:r>
          </w:p>
        </w:tc>
        <w:tc>
          <w:tcPr>
            <w:tcW w:w="7512" w:type="dxa"/>
          </w:tcPr>
          <w:p w14:paraId="20D6611E" w14:textId="77777777" w:rsidR="00084C76" w:rsidRPr="00BB7A53" w:rsidRDefault="00084C76">
            <w:pPr>
              <w:pStyle w:val="TDCf"/>
              <w:cnfStyle w:val="000000000000" w:firstRow="0" w:lastRow="0" w:firstColumn="0" w:lastColumn="0" w:oddVBand="0" w:evenVBand="0" w:oddHBand="0" w:evenHBand="0" w:firstRowFirstColumn="0" w:firstRowLastColumn="0" w:lastRowFirstColumn="0" w:lastRowLastColumn="0"/>
              <w:rPr>
                <w:lang w:val="en-US"/>
              </w:rPr>
            </w:pPr>
            <w:r w:rsidRPr="00BB7A53">
              <w:rPr>
                <w:lang w:val="en-US"/>
              </w:rPr>
              <w:t>tdc_boot_led_init, tdc_boot_led_start, tdc_boot_led_stop, tdc_boot_led_is_done / tdc_boot_led_elapsed_ms</w:t>
            </w:r>
          </w:p>
        </w:tc>
      </w:tr>
      <w:tr w:rsidR="00084C76" w14:paraId="7965E7AE"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6B8D1DD8" w14:textId="77777777" w:rsidR="00084C76" w:rsidRDefault="00084C76">
            <w:pPr>
              <w:pStyle w:val="TDCe"/>
            </w:pPr>
            <w:r>
              <w:t>동작 조건</w:t>
            </w:r>
          </w:p>
        </w:tc>
        <w:tc>
          <w:tcPr>
            <w:tcW w:w="7512" w:type="dxa"/>
          </w:tcPr>
          <w:p w14:paraId="1FBEE50D"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경과 시간이 진행 상태와 맞고 정지 후 기동 표시가 계속 실행되지 않아야 한다.</w:t>
            </w:r>
          </w:p>
        </w:tc>
      </w:tr>
    </w:tbl>
    <w:p w14:paraId="5575F4BF" w14:textId="77777777" w:rsidR="00084C76" w:rsidRDefault="00084C76" w:rsidP="00BB7A53">
      <w:pPr>
        <w:pStyle w:val="TDC40"/>
        <w:spacing w:after="0"/>
      </w:pPr>
    </w:p>
    <w:p w14:paraId="293B2B04" w14:textId="77777777" w:rsidR="00697371" w:rsidRPr="00E00010" w:rsidRDefault="00220104" w:rsidP="00BB7A53">
      <w:pPr>
        <w:pStyle w:val="TDC4"/>
      </w:pPr>
      <w:r>
        <w:t>SU-ID-BOOT-005, 응용 코어 기동</w:t>
      </w:r>
    </w:p>
    <w:p w14:paraId="5DEDF3F2" w14:textId="77777777" w:rsidR="00084C76" w:rsidRDefault="00084C76" w:rsidP="00BB7A53">
      <w:pPr>
        <w:pStyle w:val="TDC40"/>
        <w:keepNext/>
      </w:pPr>
      <w:r>
        <w:t>적재된 프로그램의 시작 주소로 제어를 넘긴다.</w:t>
      </w:r>
    </w:p>
    <w:p w14:paraId="0CB46D4C" w14:textId="77777777" w:rsidR="00084C76" w:rsidRDefault="00084C76">
      <w:pPr>
        <w:pStyle w:val="TDC42"/>
      </w:pPr>
      <w:r>
        <w:t xml:space="preserve">표 </w:t>
      </w:r>
      <w:r>
        <w:fldChar w:fldCharType="begin"/>
      </w:r>
      <w:r>
        <w:instrText>SEQ 표 \* ARABIC</w:instrText>
      </w:r>
      <w:r>
        <w:fldChar w:fldCharType="separate"/>
      </w:r>
      <w:r w:rsidR="001A0C22">
        <w:rPr>
          <w:noProof/>
        </w:rPr>
        <w:t>206</w:t>
      </w:r>
      <w:r>
        <w:fldChar w:fldCharType="end"/>
      </w:r>
      <w:r>
        <w:t>. 응용 코어 기동 / 유닛 설계 내용</w:t>
      </w:r>
    </w:p>
    <w:tbl>
      <w:tblPr>
        <w:tblStyle w:val="TDC41"/>
        <w:tblW w:w="8816" w:type="dxa"/>
        <w:tblLayout w:type="fixed"/>
        <w:tblLook w:val="04A0" w:firstRow="1" w:lastRow="0" w:firstColumn="1" w:lastColumn="0" w:noHBand="0" w:noVBand="1"/>
      </w:tblPr>
      <w:tblGrid>
        <w:gridCol w:w="1304"/>
        <w:gridCol w:w="7512"/>
      </w:tblGrid>
      <w:tr w:rsidR="00084C76" w14:paraId="1378B27D"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00D1C30C" w14:textId="77777777" w:rsidR="00084C76" w:rsidRDefault="00084C76">
            <w:pPr>
              <w:pStyle w:val="TDC0"/>
            </w:pPr>
            <w:r>
              <w:t>항목</w:t>
            </w:r>
          </w:p>
        </w:tc>
        <w:tc>
          <w:tcPr>
            <w:tcW w:w="7512" w:type="dxa"/>
          </w:tcPr>
          <w:p w14:paraId="0A344CF3"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설계 내용</w:t>
            </w:r>
          </w:p>
        </w:tc>
      </w:tr>
      <w:tr w:rsidR="00084C76" w14:paraId="0E08BEEC"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18642AD5" w14:textId="77777777" w:rsidR="00084C76" w:rsidRDefault="00084C76">
            <w:pPr>
              <w:pStyle w:val="TDCe"/>
            </w:pPr>
            <w:r>
              <w:t>입력</w:t>
            </w:r>
          </w:p>
        </w:tc>
        <w:tc>
          <w:tcPr>
            <w:tcW w:w="7512" w:type="dxa"/>
          </w:tcPr>
          <w:p w14:paraId="55CBFF2A"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적재된 CM3/CFX 이미지와 시작 정보</w:t>
            </w:r>
          </w:p>
        </w:tc>
      </w:tr>
      <w:tr w:rsidR="00084C76" w14:paraId="74668031"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009118A3" w14:textId="77777777" w:rsidR="00084C76" w:rsidRDefault="00084C76">
            <w:pPr>
              <w:pStyle w:val="TDCe"/>
            </w:pPr>
            <w:r>
              <w:t>출력</w:t>
            </w:r>
          </w:p>
        </w:tc>
        <w:tc>
          <w:tcPr>
            <w:tcW w:w="7512" w:type="dxa"/>
          </w:tcPr>
          <w:p w14:paraId="596AE1D5"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각 응용 코어 실행</w:t>
            </w:r>
          </w:p>
        </w:tc>
      </w:tr>
      <w:tr w:rsidR="00084C76" w14:paraId="351A5A7E"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1B50DEF9" w14:textId="77777777" w:rsidR="00084C76" w:rsidRDefault="00084C76">
            <w:pPr>
              <w:pStyle w:val="TDCe"/>
            </w:pPr>
            <w:r>
              <w:t>처리</w:t>
            </w:r>
          </w:p>
        </w:tc>
        <w:tc>
          <w:tcPr>
            <w:tcW w:w="7512" w:type="dxa"/>
          </w:tcPr>
          <w:p w14:paraId="0886C403"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코어별 기동 절차를 수행하고 해당 이미지의 시작 정보를 적용한다. CM3 응용 시작과 부트로더 자체 실행을 구분하며 CFX 기동 상태와 연결한다.</w:t>
            </w:r>
          </w:p>
        </w:tc>
      </w:tr>
    </w:tbl>
    <w:p w14:paraId="4F0E5E7A" w14:textId="77777777" w:rsidR="00084C76" w:rsidRDefault="00084C76" w:rsidP="00BB7A53">
      <w:pPr>
        <w:pStyle w:val="TDC40"/>
        <w:spacing w:after="0"/>
      </w:pPr>
    </w:p>
    <w:p w14:paraId="754B4BD4" w14:textId="77777777" w:rsidR="00084C76" w:rsidRDefault="00084C76">
      <w:pPr>
        <w:pStyle w:val="TDC42"/>
      </w:pPr>
      <w:r>
        <w:lastRenderedPageBreak/>
        <w:t xml:space="preserve">표 </w:t>
      </w:r>
      <w:r>
        <w:fldChar w:fldCharType="begin"/>
      </w:r>
      <w:r>
        <w:instrText>SEQ 표 \* ARABIC</w:instrText>
      </w:r>
      <w:r>
        <w:fldChar w:fldCharType="separate"/>
      </w:r>
      <w:r w:rsidR="001A0C22">
        <w:rPr>
          <w:noProof/>
        </w:rPr>
        <w:t>207</w:t>
      </w:r>
      <w:r>
        <w:fldChar w:fldCharType="end"/>
      </w:r>
      <w:r>
        <w:t>. 응용 코어 기동 / 구현 조건</w:t>
      </w:r>
    </w:p>
    <w:tbl>
      <w:tblPr>
        <w:tblStyle w:val="TDC41"/>
        <w:tblW w:w="8816" w:type="dxa"/>
        <w:tblLayout w:type="fixed"/>
        <w:tblLook w:val="04A0" w:firstRow="1" w:lastRow="0" w:firstColumn="1" w:lastColumn="0" w:noHBand="0" w:noVBand="1"/>
      </w:tblPr>
      <w:tblGrid>
        <w:gridCol w:w="1304"/>
        <w:gridCol w:w="7512"/>
      </w:tblGrid>
      <w:tr w:rsidR="00084C76" w14:paraId="786EE634"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64A8F83A" w14:textId="77777777" w:rsidR="00084C76" w:rsidRDefault="00084C76">
            <w:pPr>
              <w:pStyle w:val="TDC0"/>
            </w:pPr>
            <w:r>
              <w:t>구분</w:t>
            </w:r>
          </w:p>
        </w:tc>
        <w:tc>
          <w:tcPr>
            <w:tcW w:w="7512" w:type="dxa"/>
          </w:tcPr>
          <w:p w14:paraId="4147BEC8"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구현 조건</w:t>
            </w:r>
          </w:p>
        </w:tc>
      </w:tr>
      <w:tr w:rsidR="00084C76" w14:paraId="09B7E310"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51825A24" w14:textId="77777777" w:rsidR="00084C76" w:rsidRDefault="00084C76">
            <w:pPr>
              <w:pStyle w:val="TDCe"/>
            </w:pPr>
            <w:r>
              <w:t>관련 함수</w:t>
            </w:r>
          </w:p>
        </w:tc>
        <w:tc>
          <w:tcPr>
            <w:tcW w:w="7512" w:type="dxa"/>
          </w:tcPr>
          <w:p w14:paraId="10C8FDA8" w14:textId="77777777" w:rsidR="00084C76" w:rsidRPr="00BB7A53" w:rsidRDefault="00084C76">
            <w:pPr>
              <w:pStyle w:val="TDCf"/>
              <w:cnfStyle w:val="000000000000" w:firstRow="0" w:lastRow="0" w:firstColumn="0" w:lastColumn="0" w:oddVBand="0" w:evenVBand="0" w:oddHBand="0" w:evenHBand="0" w:firstRowFirstColumn="0" w:firstRowLastColumn="0" w:lastRowFirstColumn="0" w:lastRowLastColumn="0"/>
              <w:rPr>
                <w:lang w:val="en-US"/>
              </w:rPr>
            </w:pPr>
            <w:r w:rsidRPr="00BB7A53">
              <w:rPr>
                <w:lang w:val="en-US"/>
              </w:rPr>
              <w:t>bootloader_boot_cm3, bootloader_boot_cfx</w:t>
            </w:r>
          </w:p>
        </w:tc>
      </w:tr>
      <w:tr w:rsidR="00084C76" w14:paraId="2EFE906F"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6E8E85CC" w14:textId="77777777" w:rsidR="00084C76" w:rsidRDefault="00084C76">
            <w:pPr>
              <w:pStyle w:val="TDCe"/>
            </w:pPr>
            <w:r>
              <w:t>동작 조건</w:t>
            </w:r>
          </w:p>
        </w:tc>
        <w:tc>
          <w:tcPr>
            <w:tcW w:w="7512" w:type="dxa"/>
          </w:tcPr>
          <w:p w14:paraId="6CAFCAA8"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각 코어는 해당 이미지 시작 정보로 실행되어야 하고 적재 절차보다 먼저 기동하지 않아야 한다.</w:t>
            </w:r>
          </w:p>
        </w:tc>
      </w:tr>
    </w:tbl>
    <w:p w14:paraId="76F7C079" w14:textId="77777777" w:rsidR="00084C76" w:rsidRDefault="00084C76" w:rsidP="00BB7A53">
      <w:pPr>
        <w:pStyle w:val="TDC40"/>
        <w:spacing w:after="0"/>
      </w:pPr>
    </w:p>
    <w:p w14:paraId="199FCD1B" w14:textId="77777777" w:rsidR="00697371" w:rsidRPr="00E00010" w:rsidRDefault="00220104" w:rsidP="00BB7A53">
      <w:pPr>
        <w:pStyle w:val="TDC4"/>
      </w:pPr>
      <w:r>
        <w:t>SU-ID-BOOT-006, 부트 실행 순서 관리</w:t>
      </w:r>
    </w:p>
    <w:p w14:paraId="228C550F" w14:textId="77777777" w:rsidR="00084C76" w:rsidRDefault="00084C76" w:rsidP="00BB7A53">
      <w:pPr>
        <w:pStyle w:val="TDC40"/>
        <w:keepNext/>
      </w:pPr>
      <w:r>
        <w:t>이미지 검사가 끝나기 전에 응용으로 제어를 넘기지 않도록 전체 순서를 관리한다.</w:t>
      </w:r>
    </w:p>
    <w:p w14:paraId="7CA7E887" w14:textId="77777777" w:rsidR="00084C76" w:rsidRDefault="00084C76">
      <w:pPr>
        <w:pStyle w:val="TDC42"/>
      </w:pPr>
      <w:r>
        <w:t xml:space="preserve">표 </w:t>
      </w:r>
      <w:r>
        <w:fldChar w:fldCharType="begin"/>
      </w:r>
      <w:r>
        <w:instrText>SEQ 표 \* ARABIC</w:instrText>
      </w:r>
      <w:r>
        <w:fldChar w:fldCharType="separate"/>
      </w:r>
      <w:r w:rsidR="001A0C22">
        <w:rPr>
          <w:noProof/>
        </w:rPr>
        <w:t>208</w:t>
      </w:r>
      <w:r>
        <w:fldChar w:fldCharType="end"/>
      </w:r>
      <w:r>
        <w:t>. 부트 실행 순서 관리 / 유닛 설계 내용</w:t>
      </w:r>
    </w:p>
    <w:tbl>
      <w:tblPr>
        <w:tblStyle w:val="TDC41"/>
        <w:tblW w:w="8816" w:type="dxa"/>
        <w:tblLayout w:type="fixed"/>
        <w:tblLook w:val="04A0" w:firstRow="1" w:lastRow="0" w:firstColumn="1" w:lastColumn="0" w:noHBand="0" w:noVBand="1"/>
      </w:tblPr>
      <w:tblGrid>
        <w:gridCol w:w="1304"/>
        <w:gridCol w:w="7512"/>
      </w:tblGrid>
      <w:tr w:rsidR="00084C76" w14:paraId="36598EDD"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50907934" w14:textId="77777777" w:rsidR="00084C76" w:rsidRDefault="00084C76">
            <w:pPr>
              <w:pStyle w:val="TDC0"/>
            </w:pPr>
            <w:r>
              <w:t>항목</w:t>
            </w:r>
          </w:p>
        </w:tc>
        <w:tc>
          <w:tcPr>
            <w:tcW w:w="7512" w:type="dxa"/>
          </w:tcPr>
          <w:p w14:paraId="5186AAF6"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설계 내용</w:t>
            </w:r>
          </w:p>
        </w:tc>
      </w:tr>
      <w:tr w:rsidR="00084C76" w14:paraId="68738C3C"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24CA728D" w14:textId="77777777" w:rsidR="00084C76" w:rsidRDefault="00084C76">
            <w:pPr>
              <w:pStyle w:val="TDCe"/>
            </w:pPr>
            <w:r>
              <w:t>입력</w:t>
            </w:r>
          </w:p>
        </w:tc>
        <w:tc>
          <w:tcPr>
            <w:tcW w:w="7512" w:type="dxa"/>
          </w:tcPr>
          <w:p w14:paraId="059962E5"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부트 정보와 선택 이미지</w:t>
            </w:r>
          </w:p>
        </w:tc>
      </w:tr>
      <w:tr w:rsidR="00084C76" w14:paraId="5400DB0F"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33D7B79C" w14:textId="77777777" w:rsidR="00084C76" w:rsidRDefault="00084C76">
            <w:pPr>
              <w:pStyle w:val="TDCe"/>
            </w:pPr>
            <w:r>
              <w:t>출력</w:t>
            </w:r>
          </w:p>
        </w:tc>
        <w:tc>
          <w:tcPr>
            <w:tcW w:w="7512" w:type="dxa"/>
          </w:tcPr>
          <w:p w14:paraId="75AB9F08"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적재/검사/잠금/코어 기동 결과</w:t>
            </w:r>
          </w:p>
        </w:tc>
      </w:tr>
      <w:tr w:rsidR="00084C76" w14:paraId="197BA4BB"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3FE0B0AE" w14:textId="77777777" w:rsidR="00084C76" w:rsidRDefault="00084C76">
            <w:pPr>
              <w:pStyle w:val="TDCe"/>
            </w:pPr>
            <w:r>
              <w:t>처리</w:t>
            </w:r>
          </w:p>
        </w:tc>
        <w:tc>
          <w:tcPr>
            <w:tcW w:w="7512" w:type="dxa"/>
          </w:tcPr>
          <w:p w14:paraId="29E6E212"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기동 정보에 따라 필요한 이미지를 적재하고 반환 상태를 확인한다. 필요한 메모리 잠금과 코어 기동을 순서대로 수행하며 실패는 오류 경로로 전달한다.</w:t>
            </w:r>
          </w:p>
        </w:tc>
      </w:tr>
    </w:tbl>
    <w:p w14:paraId="376B6BC2" w14:textId="77777777" w:rsidR="00084C76" w:rsidRDefault="00084C76" w:rsidP="00BB7A53">
      <w:pPr>
        <w:pStyle w:val="TDC40"/>
        <w:spacing w:after="0"/>
      </w:pPr>
    </w:p>
    <w:p w14:paraId="2F11B271" w14:textId="77777777" w:rsidR="00084C76" w:rsidRDefault="00084C76">
      <w:pPr>
        <w:pStyle w:val="TDC42"/>
      </w:pPr>
      <w:r>
        <w:t xml:space="preserve">표 </w:t>
      </w:r>
      <w:r>
        <w:fldChar w:fldCharType="begin"/>
      </w:r>
      <w:r>
        <w:instrText>SEQ 표 \* ARABIC</w:instrText>
      </w:r>
      <w:r>
        <w:fldChar w:fldCharType="separate"/>
      </w:r>
      <w:r w:rsidR="001A0C22">
        <w:rPr>
          <w:noProof/>
        </w:rPr>
        <w:t>209</w:t>
      </w:r>
      <w:r>
        <w:fldChar w:fldCharType="end"/>
      </w:r>
      <w:r>
        <w:t>. 부트 실행 순서 관리 / 구현 조건</w:t>
      </w:r>
    </w:p>
    <w:tbl>
      <w:tblPr>
        <w:tblStyle w:val="TDC41"/>
        <w:tblW w:w="8816" w:type="dxa"/>
        <w:tblLayout w:type="fixed"/>
        <w:tblLook w:val="04A0" w:firstRow="1" w:lastRow="0" w:firstColumn="1" w:lastColumn="0" w:noHBand="0" w:noVBand="1"/>
      </w:tblPr>
      <w:tblGrid>
        <w:gridCol w:w="1304"/>
        <w:gridCol w:w="7512"/>
      </w:tblGrid>
      <w:tr w:rsidR="00084C76" w14:paraId="412878DD"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54F75F08" w14:textId="77777777" w:rsidR="00084C76" w:rsidRDefault="00084C76">
            <w:pPr>
              <w:pStyle w:val="TDC0"/>
            </w:pPr>
            <w:r>
              <w:t>구분</w:t>
            </w:r>
          </w:p>
        </w:tc>
        <w:tc>
          <w:tcPr>
            <w:tcW w:w="7512" w:type="dxa"/>
          </w:tcPr>
          <w:p w14:paraId="3105A8C6"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구현 조건</w:t>
            </w:r>
          </w:p>
        </w:tc>
      </w:tr>
      <w:tr w:rsidR="00084C76" w14:paraId="47ED7FE0"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48B19452" w14:textId="77777777" w:rsidR="00084C76" w:rsidRDefault="00084C76">
            <w:pPr>
              <w:pStyle w:val="TDCe"/>
            </w:pPr>
            <w:r>
              <w:t>관련 함수</w:t>
            </w:r>
          </w:p>
        </w:tc>
        <w:tc>
          <w:tcPr>
            <w:tcW w:w="7512" w:type="dxa"/>
          </w:tcPr>
          <w:p w14:paraId="5F93E60E"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bootloader_boot</w:t>
            </w:r>
          </w:p>
        </w:tc>
      </w:tr>
      <w:tr w:rsidR="00084C76" w14:paraId="7BB48576"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7D4F9794" w14:textId="77777777" w:rsidR="00084C76" w:rsidRDefault="00084C76">
            <w:pPr>
              <w:pStyle w:val="TDCe"/>
            </w:pPr>
            <w:r>
              <w:t>동작 조건</w:t>
            </w:r>
          </w:p>
        </w:tc>
        <w:tc>
          <w:tcPr>
            <w:tcW w:w="7512" w:type="dxa"/>
          </w:tcPr>
          <w:p w14:paraId="7176F57C"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성공 경로에서만 다음 기동 단계로 진행하고 반환 오류가 무시되지 않아야 한다.</w:t>
            </w:r>
          </w:p>
        </w:tc>
      </w:tr>
    </w:tbl>
    <w:p w14:paraId="577103F7" w14:textId="77777777" w:rsidR="00084C76" w:rsidRDefault="00084C76" w:rsidP="00BB7A53">
      <w:pPr>
        <w:pStyle w:val="TDC40"/>
        <w:spacing w:after="0"/>
      </w:pPr>
    </w:p>
    <w:p w14:paraId="25B1FD90" w14:textId="77777777" w:rsidR="00697371" w:rsidRPr="00E00010" w:rsidRDefault="00220104" w:rsidP="00BB7A53">
      <w:pPr>
        <w:pStyle w:val="TDC43"/>
      </w:pPr>
      <w:r w:rsidRPr="00BB7A53">
        <w:rPr>
          <w:b/>
          <w:bCs/>
        </w:rPr>
        <w:t xml:space="preserve">흐름 참고 : </w:t>
      </w:r>
      <w:r w:rsidRPr="00BB7A53">
        <w:t>저장소 또는 파일 이름 결정 실패 시 이후 적재를 진행하지 않는다. 파일 검사와 코어 실행은 적재 유닛에서 담당한다.</w:t>
      </w:r>
    </w:p>
    <w:p w14:paraId="38594731" w14:textId="77777777" w:rsidR="00BA1805" w:rsidRPr="00E00010" w:rsidRDefault="00BA1805" w:rsidP="00BB7A53">
      <w:pPr>
        <w:pStyle w:val="TDC44"/>
      </w:pPr>
      <w:r w:rsidRPr="00E00010">
        <w:rPr>
          <w:noProof/>
        </w:rPr>
        <w:lastRenderedPageBreak/>
        <w:drawing>
          <wp:inline distT="0" distB="0" distL="0" distR="0" wp14:anchorId="3E4EBC4E" wp14:editId="0010EAF7">
            <wp:extent cx="4320000" cy="3798900"/>
            <wp:effectExtent l="0" t="0" r="0" b="0"/>
            <wp:docPr id="1027" name="Flow BOOT-006" descr="SU-ID-BOOT-006 부트 실행 순서 관리 설계 순서도">
              <a:extLst xmlns:a="http://schemas.openxmlformats.org/drawingml/2006/main">
                <a:ext uri="{FF2B5EF4-FFF2-40B4-BE49-F238E27FC236}">
                  <a16:creationId xmlns:a16="http://schemas.microsoft.com/office/drawing/2014/main" id="{E8B69799-F488-0C76-6806-D41022ABA0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그림 256" descr="스크린샷, 어둠, 블랙, 밤이(가) 표시된 사진&#10;&#10;자동 생성된 설명">
                      <a:extLst>
                        <a:ext uri="{FF2B5EF4-FFF2-40B4-BE49-F238E27FC236}">
                          <a16:creationId xmlns:a16="http://schemas.microsoft.com/office/drawing/2014/main" id="{E8B69799-F488-0C76-6806-D41022ABA043}"/>
                        </a:ext>
                      </a:extLst>
                    </pic:cNvPr>
                    <pic:cNvPicPr>
                      <a:picLocks noChangeAspect="1"/>
                    </pic:cNvPicPr>
                  </pic:nvPicPr>
                  <pic:blipFill>
                    <a:blip r:embed="rId44"/>
                    <a:stretch>
                      <a:fillRect/>
                    </a:stretch>
                  </pic:blipFill>
                  <pic:spPr>
                    <a:xfrm>
                      <a:off x="0" y="0"/>
                      <a:ext cx="4320000" cy="3798900"/>
                    </a:xfrm>
                    <a:prstGeom prst="rect">
                      <a:avLst/>
                    </a:prstGeom>
                  </pic:spPr>
                </pic:pic>
              </a:graphicData>
            </a:graphic>
          </wp:inline>
        </w:drawing>
      </w:r>
    </w:p>
    <w:p w14:paraId="540D0063" w14:textId="77777777" w:rsidR="00697371" w:rsidRPr="00E00010" w:rsidRDefault="00220104" w:rsidP="00BB7A53">
      <w:pPr>
        <w:pStyle w:val="TDC45"/>
      </w:pPr>
      <w:r w:rsidRPr="00E00010">
        <w:t>그림 35. SU-ID-BOOT-006 부트 실행 순서 관리 순서도</w:t>
      </w:r>
    </w:p>
    <w:p w14:paraId="11D4AAC9" w14:textId="77777777" w:rsidR="000C626C" w:rsidRDefault="000C626C">
      <w:pPr>
        <w:pStyle w:val="TDC40"/>
      </w:pPr>
    </w:p>
    <w:p w14:paraId="26A8AC2D" w14:textId="77777777" w:rsidR="00697371" w:rsidRPr="00E00010" w:rsidRDefault="00220104" w:rsidP="00BB7A53">
      <w:pPr>
        <w:pStyle w:val="TDC4"/>
      </w:pPr>
      <w:r>
        <w:t>SU-ID-BOOT-007, 기동 저장장치 준비</w:t>
      </w:r>
    </w:p>
    <w:p w14:paraId="2FE1F4F1" w14:textId="77777777" w:rsidR="00084C76" w:rsidRDefault="00084C76" w:rsidP="00BB7A53">
      <w:pPr>
        <w:pStyle w:val="TDC40"/>
        <w:keepNext/>
      </w:pPr>
      <w:r>
        <w:t>이미지와 상태 파일을 읽기 전에 저장 매체와 파일 시스템을 준비한다.</w:t>
      </w:r>
    </w:p>
    <w:p w14:paraId="0A7E9D0B" w14:textId="77777777" w:rsidR="00084C76" w:rsidRDefault="00084C76">
      <w:pPr>
        <w:pStyle w:val="TDC42"/>
      </w:pPr>
      <w:r>
        <w:t xml:space="preserve">표 </w:t>
      </w:r>
      <w:r>
        <w:fldChar w:fldCharType="begin"/>
      </w:r>
      <w:r>
        <w:instrText>SEQ 표 \* ARABIC</w:instrText>
      </w:r>
      <w:r>
        <w:fldChar w:fldCharType="separate"/>
      </w:r>
      <w:r w:rsidR="001A0C22">
        <w:rPr>
          <w:noProof/>
        </w:rPr>
        <w:t>210</w:t>
      </w:r>
      <w:r>
        <w:fldChar w:fldCharType="end"/>
      </w:r>
      <w:r>
        <w:t>. 기동 저장장치 준비 / 유닛 설계 내용</w:t>
      </w:r>
    </w:p>
    <w:tbl>
      <w:tblPr>
        <w:tblStyle w:val="TDC41"/>
        <w:tblW w:w="8816" w:type="dxa"/>
        <w:tblLayout w:type="fixed"/>
        <w:tblLook w:val="04A0" w:firstRow="1" w:lastRow="0" w:firstColumn="1" w:lastColumn="0" w:noHBand="0" w:noVBand="1"/>
      </w:tblPr>
      <w:tblGrid>
        <w:gridCol w:w="1304"/>
        <w:gridCol w:w="7512"/>
      </w:tblGrid>
      <w:tr w:rsidR="00084C76" w14:paraId="00074905"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365B5A28" w14:textId="77777777" w:rsidR="00084C76" w:rsidRDefault="00084C76">
            <w:pPr>
              <w:pStyle w:val="TDC0"/>
            </w:pPr>
            <w:r>
              <w:t>항목</w:t>
            </w:r>
          </w:p>
        </w:tc>
        <w:tc>
          <w:tcPr>
            <w:tcW w:w="7512" w:type="dxa"/>
          </w:tcPr>
          <w:p w14:paraId="699E7BFB"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설계 내용</w:t>
            </w:r>
          </w:p>
        </w:tc>
      </w:tr>
      <w:tr w:rsidR="00084C76" w14:paraId="0F2E060D"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3288E975" w14:textId="77777777" w:rsidR="00084C76" w:rsidRDefault="00084C76">
            <w:pPr>
              <w:pStyle w:val="TDCe"/>
            </w:pPr>
            <w:r>
              <w:t>입력</w:t>
            </w:r>
          </w:p>
        </w:tc>
        <w:tc>
          <w:tcPr>
            <w:tcW w:w="7512" w:type="dxa"/>
          </w:tcPr>
          <w:p w14:paraId="49710087"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저장장치 및 파일 시스템 설정</w:t>
            </w:r>
          </w:p>
        </w:tc>
      </w:tr>
      <w:tr w:rsidR="00084C76" w14:paraId="63A42BF1"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73AACD61" w14:textId="77777777" w:rsidR="00084C76" w:rsidRDefault="00084C76">
            <w:pPr>
              <w:pStyle w:val="TDCe"/>
            </w:pPr>
            <w:r>
              <w:t>출력</w:t>
            </w:r>
          </w:p>
        </w:tc>
        <w:tc>
          <w:tcPr>
            <w:tcW w:w="7512" w:type="dxa"/>
          </w:tcPr>
          <w:p w14:paraId="7A95E5F7"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이미지 파일 접근 상태</w:t>
            </w:r>
          </w:p>
        </w:tc>
      </w:tr>
      <w:tr w:rsidR="00084C76" w14:paraId="493ACDD4"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2C369617" w14:textId="77777777" w:rsidR="00084C76" w:rsidRDefault="00084C76">
            <w:pPr>
              <w:pStyle w:val="TDCe"/>
            </w:pPr>
            <w:r>
              <w:t>처리</w:t>
            </w:r>
          </w:p>
        </w:tc>
        <w:tc>
          <w:tcPr>
            <w:tcW w:w="7512" w:type="dxa"/>
          </w:tcPr>
          <w:p w14:paraId="4528CC84"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저장장치 인터페이스와 파일 시스템을 초기화한다. 반환 상태를 확인하고 준비되지 않은 매체를 정상 이미지로 취급하지 않는다.</w:t>
            </w:r>
          </w:p>
        </w:tc>
      </w:tr>
    </w:tbl>
    <w:p w14:paraId="6FF70ABD" w14:textId="77777777" w:rsidR="00084C76" w:rsidRDefault="00084C76" w:rsidP="00BB7A53">
      <w:pPr>
        <w:pStyle w:val="TDC40"/>
        <w:spacing w:after="0"/>
      </w:pPr>
    </w:p>
    <w:p w14:paraId="7363F4DC" w14:textId="77777777" w:rsidR="00084C76" w:rsidRDefault="00084C76">
      <w:pPr>
        <w:pStyle w:val="TDC42"/>
      </w:pPr>
      <w:r>
        <w:lastRenderedPageBreak/>
        <w:t xml:space="preserve">표 </w:t>
      </w:r>
      <w:r>
        <w:fldChar w:fldCharType="begin"/>
      </w:r>
      <w:r>
        <w:instrText>SEQ 표 \* ARABIC</w:instrText>
      </w:r>
      <w:r>
        <w:fldChar w:fldCharType="separate"/>
      </w:r>
      <w:r w:rsidR="001A0C22">
        <w:rPr>
          <w:noProof/>
        </w:rPr>
        <w:t>211</w:t>
      </w:r>
      <w:r>
        <w:fldChar w:fldCharType="end"/>
      </w:r>
      <w:r>
        <w:t>. 기동 저장장치 준비 / 구현 조건</w:t>
      </w:r>
    </w:p>
    <w:tbl>
      <w:tblPr>
        <w:tblStyle w:val="TDC41"/>
        <w:tblW w:w="8816" w:type="dxa"/>
        <w:tblLayout w:type="fixed"/>
        <w:tblLook w:val="04A0" w:firstRow="1" w:lastRow="0" w:firstColumn="1" w:lastColumn="0" w:noHBand="0" w:noVBand="1"/>
      </w:tblPr>
      <w:tblGrid>
        <w:gridCol w:w="1304"/>
        <w:gridCol w:w="7512"/>
      </w:tblGrid>
      <w:tr w:rsidR="00084C76" w14:paraId="4ADDF5AD"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5CB59408" w14:textId="77777777" w:rsidR="00084C76" w:rsidRDefault="00084C76">
            <w:pPr>
              <w:pStyle w:val="TDC0"/>
            </w:pPr>
            <w:r>
              <w:t>구분</w:t>
            </w:r>
          </w:p>
        </w:tc>
        <w:tc>
          <w:tcPr>
            <w:tcW w:w="7512" w:type="dxa"/>
          </w:tcPr>
          <w:p w14:paraId="3CFCD757"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구현 조건</w:t>
            </w:r>
          </w:p>
        </w:tc>
      </w:tr>
      <w:tr w:rsidR="00084C76" w14:paraId="49619C1A"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4026DC38" w14:textId="77777777" w:rsidR="00084C76" w:rsidRDefault="00084C76">
            <w:pPr>
              <w:pStyle w:val="TDCe"/>
            </w:pPr>
            <w:r>
              <w:t>관련 함수</w:t>
            </w:r>
          </w:p>
        </w:tc>
        <w:tc>
          <w:tcPr>
            <w:tcW w:w="7512" w:type="dxa"/>
          </w:tcPr>
          <w:p w14:paraId="2DDB192D"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tdc_boot_storage_init</w:t>
            </w:r>
          </w:p>
        </w:tc>
      </w:tr>
      <w:tr w:rsidR="00084C76" w14:paraId="22FBAF4F"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40AE7999" w14:textId="77777777" w:rsidR="00084C76" w:rsidRDefault="00084C76">
            <w:pPr>
              <w:pStyle w:val="TDCe"/>
            </w:pPr>
            <w:r>
              <w:t>동작 조건</w:t>
            </w:r>
          </w:p>
        </w:tc>
        <w:tc>
          <w:tcPr>
            <w:tcW w:w="7512" w:type="dxa"/>
          </w:tcPr>
          <w:p w14:paraId="007BA87F"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정상 파일 읽기가 저장장치 준비 이후에 실행되고 실패가 정상 적재로 이어지지 않아야 한다.</w:t>
            </w:r>
          </w:p>
        </w:tc>
      </w:tr>
    </w:tbl>
    <w:p w14:paraId="2C8132C2" w14:textId="77777777" w:rsidR="00084C76" w:rsidRDefault="00084C76" w:rsidP="00BB7A53">
      <w:pPr>
        <w:pStyle w:val="TDC40"/>
        <w:spacing w:after="0"/>
      </w:pPr>
    </w:p>
    <w:p w14:paraId="7384FF46" w14:textId="77777777" w:rsidR="00697371" w:rsidRPr="00E00010" w:rsidRDefault="00220104" w:rsidP="00BB7A53">
      <w:pPr>
        <w:pStyle w:val="TDC4"/>
      </w:pPr>
      <w:r>
        <w:t>SU-ID-BOOT-008, 기동 정보와 제조 정보 적재</w:t>
      </w:r>
    </w:p>
    <w:p w14:paraId="50420ADD" w14:textId="77777777" w:rsidR="00084C76" w:rsidRDefault="00084C76" w:rsidP="00BB7A53">
      <w:pPr>
        <w:pStyle w:val="TDC40"/>
        <w:keepNext/>
      </w:pPr>
      <w:r>
        <w:t>장치와 이미지에 맞는 기동 설정을 읽는다.</w:t>
      </w:r>
    </w:p>
    <w:p w14:paraId="10A7AE35" w14:textId="77777777" w:rsidR="00084C76" w:rsidRDefault="00084C76">
      <w:pPr>
        <w:pStyle w:val="TDC42"/>
      </w:pPr>
      <w:r>
        <w:t xml:space="preserve">표 </w:t>
      </w:r>
      <w:r>
        <w:fldChar w:fldCharType="begin"/>
      </w:r>
      <w:r>
        <w:instrText>SEQ 표 \* ARABIC</w:instrText>
      </w:r>
      <w:r>
        <w:fldChar w:fldCharType="separate"/>
      </w:r>
      <w:r w:rsidR="001A0C22">
        <w:rPr>
          <w:noProof/>
        </w:rPr>
        <w:t>212</w:t>
      </w:r>
      <w:r>
        <w:fldChar w:fldCharType="end"/>
      </w:r>
      <w:r>
        <w:t>. 기동 정보와 제조 정보 적재 / 유닛 설계 내용</w:t>
      </w:r>
    </w:p>
    <w:tbl>
      <w:tblPr>
        <w:tblStyle w:val="TDC41"/>
        <w:tblW w:w="8816" w:type="dxa"/>
        <w:tblLayout w:type="fixed"/>
        <w:tblLook w:val="04A0" w:firstRow="1" w:lastRow="0" w:firstColumn="1" w:lastColumn="0" w:noHBand="0" w:noVBand="1"/>
      </w:tblPr>
      <w:tblGrid>
        <w:gridCol w:w="1304"/>
        <w:gridCol w:w="7512"/>
      </w:tblGrid>
      <w:tr w:rsidR="00084C76" w14:paraId="16203492"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0BD2ECA4" w14:textId="77777777" w:rsidR="00084C76" w:rsidRDefault="00084C76">
            <w:pPr>
              <w:pStyle w:val="TDC0"/>
            </w:pPr>
            <w:r>
              <w:t>항목</w:t>
            </w:r>
          </w:p>
        </w:tc>
        <w:tc>
          <w:tcPr>
            <w:tcW w:w="7512" w:type="dxa"/>
          </w:tcPr>
          <w:p w14:paraId="35CD0AB3"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설계 내용</w:t>
            </w:r>
          </w:p>
        </w:tc>
      </w:tr>
      <w:tr w:rsidR="00084C76" w14:paraId="65C43EEA"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6C8D79B6" w14:textId="77777777" w:rsidR="00084C76" w:rsidRDefault="00084C76">
            <w:pPr>
              <w:pStyle w:val="TDCe"/>
            </w:pPr>
            <w:r>
              <w:t>입력</w:t>
            </w:r>
          </w:p>
        </w:tc>
        <w:tc>
          <w:tcPr>
            <w:tcW w:w="7512" w:type="dxa"/>
          </w:tcPr>
          <w:p w14:paraId="0A832F8F"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비휘발성 기동 정보 및 제조 정보 표</w:t>
            </w:r>
          </w:p>
        </w:tc>
      </w:tr>
      <w:tr w:rsidR="00084C76" w14:paraId="3B8A461E"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34AE792A" w14:textId="77777777" w:rsidR="00084C76" w:rsidRDefault="00084C76">
            <w:pPr>
              <w:pStyle w:val="TDCe"/>
            </w:pPr>
            <w:r>
              <w:t>출력</w:t>
            </w:r>
          </w:p>
        </w:tc>
        <w:tc>
          <w:tcPr>
            <w:tcW w:w="7512" w:type="dxa"/>
          </w:tcPr>
          <w:p w14:paraId="246B1827"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코어 적재에 사용할 설정</w:t>
            </w:r>
          </w:p>
        </w:tc>
      </w:tr>
      <w:tr w:rsidR="00084C76" w14:paraId="6E8ECC83"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42B0BE58" w14:textId="77777777" w:rsidR="00084C76" w:rsidRDefault="00084C76">
            <w:pPr>
              <w:pStyle w:val="TDCe"/>
            </w:pPr>
            <w:r>
              <w:t>처리</w:t>
            </w:r>
          </w:p>
        </w:tc>
        <w:tc>
          <w:tcPr>
            <w:tcW w:w="7512" w:type="dxa"/>
          </w:tcPr>
          <w:p w14:paraId="118320D2"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기동 정보와 제조 정보 표를 정해진 저장 위치에서 읽어 적재 제어에 사용한다.</w:t>
            </w:r>
          </w:p>
        </w:tc>
      </w:tr>
    </w:tbl>
    <w:p w14:paraId="7748AE94" w14:textId="77777777" w:rsidR="00084C76" w:rsidRDefault="00084C76" w:rsidP="00BB7A53">
      <w:pPr>
        <w:pStyle w:val="TDC40"/>
        <w:spacing w:after="0"/>
      </w:pPr>
    </w:p>
    <w:p w14:paraId="3A5E60AC" w14:textId="77777777" w:rsidR="00084C76" w:rsidRDefault="00084C76">
      <w:pPr>
        <w:pStyle w:val="TDC42"/>
      </w:pPr>
      <w:r>
        <w:t xml:space="preserve">표 </w:t>
      </w:r>
      <w:r>
        <w:fldChar w:fldCharType="begin"/>
      </w:r>
      <w:r>
        <w:instrText>SEQ 표 \* ARABIC</w:instrText>
      </w:r>
      <w:r>
        <w:fldChar w:fldCharType="separate"/>
      </w:r>
      <w:r w:rsidR="001A0C22">
        <w:rPr>
          <w:noProof/>
        </w:rPr>
        <w:t>213</w:t>
      </w:r>
      <w:r>
        <w:fldChar w:fldCharType="end"/>
      </w:r>
      <w:r>
        <w:t>. 기동 정보와 제조 정보 적재 / 구현 조건</w:t>
      </w:r>
    </w:p>
    <w:tbl>
      <w:tblPr>
        <w:tblStyle w:val="TDC41"/>
        <w:tblW w:w="8816" w:type="dxa"/>
        <w:tblLayout w:type="fixed"/>
        <w:tblLook w:val="04A0" w:firstRow="1" w:lastRow="0" w:firstColumn="1" w:lastColumn="0" w:noHBand="0" w:noVBand="1"/>
      </w:tblPr>
      <w:tblGrid>
        <w:gridCol w:w="1304"/>
        <w:gridCol w:w="7512"/>
      </w:tblGrid>
      <w:tr w:rsidR="00084C76" w14:paraId="1AAF906A"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51AF7888" w14:textId="77777777" w:rsidR="00084C76" w:rsidRDefault="00084C76">
            <w:pPr>
              <w:pStyle w:val="TDC0"/>
            </w:pPr>
            <w:r>
              <w:t>구분</w:t>
            </w:r>
          </w:p>
        </w:tc>
        <w:tc>
          <w:tcPr>
            <w:tcW w:w="7512" w:type="dxa"/>
          </w:tcPr>
          <w:p w14:paraId="53AFCF46"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구현 조건</w:t>
            </w:r>
          </w:p>
        </w:tc>
      </w:tr>
      <w:tr w:rsidR="00084C76" w14:paraId="40F18793"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5C440022" w14:textId="77777777" w:rsidR="00084C76" w:rsidRDefault="00084C76">
            <w:pPr>
              <w:pStyle w:val="TDCe"/>
            </w:pPr>
            <w:r>
              <w:t>관련 함수</w:t>
            </w:r>
          </w:p>
        </w:tc>
        <w:tc>
          <w:tcPr>
            <w:tcW w:w="7512" w:type="dxa"/>
          </w:tcPr>
          <w:p w14:paraId="37C5F916" w14:textId="77777777" w:rsidR="00084C76" w:rsidRPr="00BB7A53" w:rsidRDefault="00084C76">
            <w:pPr>
              <w:pStyle w:val="TDCf"/>
              <w:cnfStyle w:val="000000000000" w:firstRow="0" w:lastRow="0" w:firstColumn="0" w:lastColumn="0" w:oddVBand="0" w:evenVBand="0" w:oddHBand="0" w:evenHBand="0" w:firstRowFirstColumn="0" w:firstRowLastColumn="0" w:lastRowFirstColumn="0" w:lastRowLastColumn="0"/>
              <w:rPr>
                <w:lang w:val="en-US"/>
              </w:rPr>
            </w:pPr>
            <w:r w:rsidRPr="00BB7A53">
              <w:rPr>
                <w:lang w:val="en-US"/>
              </w:rPr>
              <w:t>bootloader_read_nvm_boot_info, bootloader_load_manu_table</w:t>
            </w:r>
          </w:p>
        </w:tc>
      </w:tr>
      <w:tr w:rsidR="00084C76" w14:paraId="25CE25A7"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0CEAF04A" w14:textId="77777777" w:rsidR="00084C76" w:rsidRDefault="00084C76">
            <w:pPr>
              <w:pStyle w:val="TDCe"/>
            </w:pPr>
            <w:r>
              <w:t>동작 조건</w:t>
            </w:r>
          </w:p>
        </w:tc>
        <w:tc>
          <w:tcPr>
            <w:tcW w:w="7512" w:type="dxa"/>
          </w:tcPr>
          <w:p w14:paraId="2C111137"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읽은 정보가 대응 구조에 전달되고 서로 다른 표의 필드를 혼동하지 않아야 한다.</w:t>
            </w:r>
          </w:p>
        </w:tc>
      </w:tr>
    </w:tbl>
    <w:p w14:paraId="708733C2" w14:textId="77777777" w:rsidR="00084C76" w:rsidRDefault="00084C76" w:rsidP="00BB7A53">
      <w:pPr>
        <w:pStyle w:val="TDC40"/>
        <w:spacing w:after="0"/>
      </w:pPr>
    </w:p>
    <w:p w14:paraId="0DD98D3F" w14:textId="77777777" w:rsidR="00697371" w:rsidRPr="00E00010" w:rsidRDefault="00220104" w:rsidP="00BB7A53">
      <w:pPr>
        <w:pStyle w:val="TDC4"/>
      </w:pPr>
      <w:r>
        <w:lastRenderedPageBreak/>
        <w:t>SU-ID-BOOT-009, 적재 대상 파일 이름 결정</w:t>
      </w:r>
    </w:p>
    <w:p w14:paraId="6E0C4F6C" w14:textId="77777777" w:rsidR="00084C76" w:rsidRDefault="00084C76" w:rsidP="00BB7A53">
      <w:pPr>
        <w:pStyle w:val="TDC40"/>
        <w:keepNext/>
      </w:pPr>
      <w:r>
        <w:t>선택한 코어에 맞는 이미지를 찾는다.</w:t>
      </w:r>
    </w:p>
    <w:p w14:paraId="694FE282" w14:textId="77777777" w:rsidR="00084C76" w:rsidRDefault="00084C76">
      <w:pPr>
        <w:pStyle w:val="TDC42"/>
      </w:pPr>
      <w:r>
        <w:t xml:space="preserve">표 </w:t>
      </w:r>
      <w:r>
        <w:fldChar w:fldCharType="begin"/>
      </w:r>
      <w:r>
        <w:instrText>SEQ 표 \* ARABIC</w:instrText>
      </w:r>
      <w:r>
        <w:fldChar w:fldCharType="separate"/>
      </w:r>
      <w:r w:rsidR="001A0C22">
        <w:rPr>
          <w:noProof/>
        </w:rPr>
        <w:t>214</w:t>
      </w:r>
      <w:r>
        <w:fldChar w:fldCharType="end"/>
      </w:r>
      <w:r>
        <w:t>. 적재 대상 파일 이름 결정 / 유닛 설계 내용</w:t>
      </w:r>
    </w:p>
    <w:tbl>
      <w:tblPr>
        <w:tblStyle w:val="TDC41"/>
        <w:tblW w:w="8816" w:type="dxa"/>
        <w:tblLayout w:type="fixed"/>
        <w:tblLook w:val="04A0" w:firstRow="1" w:lastRow="0" w:firstColumn="1" w:lastColumn="0" w:noHBand="0" w:noVBand="1"/>
      </w:tblPr>
      <w:tblGrid>
        <w:gridCol w:w="1304"/>
        <w:gridCol w:w="7512"/>
      </w:tblGrid>
      <w:tr w:rsidR="00084C76" w14:paraId="334077FE"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38B1943B" w14:textId="77777777" w:rsidR="00084C76" w:rsidRDefault="00084C76">
            <w:pPr>
              <w:pStyle w:val="TDC0"/>
            </w:pPr>
            <w:r>
              <w:t>항목</w:t>
            </w:r>
          </w:p>
        </w:tc>
        <w:tc>
          <w:tcPr>
            <w:tcW w:w="7512" w:type="dxa"/>
          </w:tcPr>
          <w:p w14:paraId="0F9070B5"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설계 내용</w:t>
            </w:r>
          </w:p>
        </w:tc>
      </w:tr>
      <w:tr w:rsidR="00084C76" w14:paraId="3BDFE557"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4B481381" w14:textId="77777777" w:rsidR="00084C76" w:rsidRDefault="00084C76">
            <w:pPr>
              <w:pStyle w:val="TDCe"/>
            </w:pPr>
            <w:r>
              <w:t>입력</w:t>
            </w:r>
          </w:p>
        </w:tc>
        <w:tc>
          <w:tcPr>
            <w:tcW w:w="7512" w:type="dxa"/>
          </w:tcPr>
          <w:p w14:paraId="2721199A"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이미지 종류/코어 종류</w:t>
            </w:r>
          </w:p>
        </w:tc>
      </w:tr>
      <w:tr w:rsidR="00084C76" w14:paraId="2B3E31D7"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176DFD85" w14:textId="77777777" w:rsidR="00084C76" w:rsidRDefault="00084C76">
            <w:pPr>
              <w:pStyle w:val="TDCe"/>
            </w:pPr>
            <w:r>
              <w:t>출력</w:t>
            </w:r>
          </w:p>
        </w:tc>
        <w:tc>
          <w:tcPr>
            <w:tcW w:w="7512" w:type="dxa"/>
          </w:tcPr>
          <w:p w14:paraId="71A392A8"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적재 파일 이름 또는 확장자</w:t>
            </w:r>
          </w:p>
        </w:tc>
      </w:tr>
      <w:tr w:rsidR="00084C76" w14:paraId="20CF0B11"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0C0AD3DC" w14:textId="77777777" w:rsidR="00084C76" w:rsidRDefault="00084C76">
            <w:pPr>
              <w:pStyle w:val="TDCe"/>
            </w:pPr>
            <w:r>
              <w:t>처리</w:t>
            </w:r>
          </w:p>
        </w:tc>
        <w:tc>
          <w:tcPr>
            <w:tcW w:w="7512" w:type="dxa"/>
          </w:tcPr>
          <w:p w14:paraId="166E4EBB"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지원 이미지 종류를 파일 이름/확장자에 대응시킨다. 지원하지 않는 값의 반환 경로를 구분한다.</w:t>
            </w:r>
          </w:p>
        </w:tc>
      </w:tr>
    </w:tbl>
    <w:p w14:paraId="41E84851" w14:textId="77777777" w:rsidR="00084C76" w:rsidRDefault="00084C76" w:rsidP="00BB7A53">
      <w:pPr>
        <w:pStyle w:val="TDC40"/>
        <w:spacing w:after="0"/>
      </w:pPr>
    </w:p>
    <w:p w14:paraId="072B2DA9" w14:textId="77777777" w:rsidR="00084C76" w:rsidRDefault="00084C76">
      <w:pPr>
        <w:pStyle w:val="TDC42"/>
      </w:pPr>
      <w:r>
        <w:t xml:space="preserve">표 </w:t>
      </w:r>
      <w:r>
        <w:fldChar w:fldCharType="begin"/>
      </w:r>
      <w:r>
        <w:instrText>SEQ 표 \* ARABIC</w:instrText>
      </w:r>
      <w:r>
        <w:fldChar w:fldCharType="separate"/>
      </w:r>
      <w:r w:rsidR="001A0C22">
        <w:rPr>
          <w:noProof/>
        </w:rPr>
        <w:t>215</w:t>
      </w:r>
      <w:r>
        <w:fldChar w:fldCharType="end"/>
      </w:r>
      <w:r>
        <w:t>. 적재 대상 파일 이름 결정 / 구현 조건</w:t>
      </w:r>
    </w:p>
    <w:tbl>
      <w:tblPr>
        <w:tblStyle w:val="TDC41"/>
        <w:tblW w:w="8816" w:type="dxa"/>
        <w:tblLayout w:type="fixed"/>
        <w:tblLook w:val="04A0" w:firstRow="1" w:lastRow="0" w:firstColumn="1" w:lastColumn="0" w:noHBand="0" w:noVBand="1"/>
      </w:tblPr>
      <w:tblGrid>
        <w:gridCol w:w="1304"/>
        <w:gridCol w:w="7512"/>
      </w:tblGrid>
      <w:tr w:rsidR="00084C76" w14:paraId="07912CA4"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1E8364E5" w14:textId="77777777" w:rsidR="00084C76" w:rsidRDefault="00084C76">
            <w:pPr>
              <w:pStyle w:val="TDC0"/>
            </w:pPr>
            <w:r>
              <w:t>구분</w:t>
            </w:r>
          </w:p>
        </w:tc>
        <w:tc>
          <w:tcPr>
            <w:tcW w:w="7512" w:type="dxa"/>
          </w:tcPr>
          <w:p w14:paraId="31C25705"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구현 조건</w:t>
            </w:r>
          </w:p>
        </w:tc>
      </w:tr>
      <w:tr w:rsidR="00084C76" w14:paraId="52B8FD2F"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676A508A" w14:textId="77777777" w:rsidR="00084C76" w:rsidRDefault="00084C76">
            <w:pPr>
              <w:pStyle w:val="TDCe"/>
            </w:pPr>
            <w:r>
              <w:t>관련 함수</w:t>
            </w:r>
          </w:p>
        </w:tc>
        <w:tc>
          <w:tcPr>
            <w:tcW w:w="7512" w:type="dxa"/>
          </w:tcPr>
          <w:p w14:paraId="74A0AA7A"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get_app_load_ext</w:t>
            </w:r>
          </w:p>
        </w:tc>
      </w:tr>
      <w:tr w:rsidR="00084C76" w14:paraId="1BABC605"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1DD5DF73" w14:textId="77777777" w:rsidR="00084C76" w:rsidRDefault="00084C76">
            <w:pPr>
              <w:pStyle w:val="TDCe"/>
            </w:pPr>
            <w:r>
              <w:t>동작 조건</w:t>
            </w:r>
          </w:p>
        </w:tc>
        <w:tc>
          <w:tcPr>
            <w:tcW w:w="7512" w:type="dxa"/>
          </w:tcPr>
          <w:p w14:paraId="30E9FD6B"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지원 종류는 해당 파일 식별로 매핑되고 잘못된 종류가 다른 코어 이미지로 대체되지 않아야 한다.</w:t>
            </w:r>
          </w:p>
        </w:tc>
      </w:tr>
    </w:tbl>
    <w:p w14:paraId="27D8609F" w14:textId="77777777" w:rsidR="00084C76" w:rsidRDefault="00084C76" w:rsidP="00BB7A53">
      <w:pPr>
        <w:pStyle w:val="TDC40"/>
        <w:spacing w:after="0"/>
      </w:pPr>
    </w:p>
    <w:p w14:paraId="32FF6D15" w14:textId="77777777" w:rsidR="00697371" w:rsidRPr="00E00010" w:rsidRDefault="00220104" w:rsidP="00BB7A53">
      <w:pPr>
        <w:pStyle w:val="TDC4"/>
      </w:pPr>
      <w:r>
        <w:t>SU-ID-BOOT-010, 응용 파일 열기와 헤더 검사</w:t>
      </w:r>
    </w:p>
    <w:p w14:paraId="0C0896C0" w14:textId="77777777" w:rsidR="00084C76" w:rsidRDefault="00084C76" w:rsidP="00BB7A53">
      <w:pPr>
        <w:pStyle w:val="TDC40"/>
        <w:keepNext/>
      </w:pPr>
      <w:r>
        <w:t>파일 형식과 적재 조건이 맞는 이미지만 다음 처리에 넘긴다.</w:t>
      </w:r>
    </w:p>
    <w:p w14:paraId="408BE83E" w14:textId="77777777" w:rsidR="00084C76" w:rsidRDefault="00084C76">
      <w:pPr>
        <w:pStyle w:val="TDC42"/>
      </w:pPr>
      <w:r>
        <w:t xml:space="preserve">표 </w:t>
      </w:r>
      <w:r>
        <w:fldChar w:fldCharType="begin"/>
      </w:r>
      <w:r>
        <w:instrText>SEQ 표 \* ARABIC</w:instrText>
      </w:r>
      <w:r>
        <w:fldChar w:fldCharType="separate"/>
      </w:r>
      <w:r w:rsidR="001A0C22">
        <w:rPr>
          <w:noProof/>
        </w:rPr>
        <w:t>216</w:t>
      </w:r>
      <w:r>
        <w:fldChar w:fldCharType="end"/>
      </w:r>
      <w:r>
        <w:t>. 응용 파일 열기와 헤더 검사 / 유닛 설계 내용</w:t>
      </w:r>
    </w:p>
    <w:tbl>
      <w:tblPr>
        <w:tblStyle w:val="TDC41"/>
        <w:tblW w:w="8816" w:type="dxa"/>
        <w:tblLayout w:type="fixed"/>
        <w:tblLook w:val="04A0" w:firstRow="1" w:lastRow="0" w:firstColumn="1" w:lastColumn="0" w:noHBand="0" w:noVBand="1"/>
      </w:tblPr>
      <w:tblGrid>
        <w:gridCol w:w="1304"/>
        <w:gridCol w:w="7512"/>
      </w:tblGrid>
      <w:tr w:rsidR="00084C76" w14:paraId="5B3DB72E"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5259579B" w14:textId="77777777" w:rsidR="00084C76" w:rsidRDefault="00084C76">
            <w:pPr>
              <w:pStyle w:val="TDC0"/>
            </w:pPr>
            <w:r>
              <w:t>항목</w:t>
            </w:r>
          </w:p>
        </w:tc>
        <w:tc>
          <w:tcPr>
            <w:tcW w:w="7512" w:type="dxa"/>
          </w:tcPr>
          <w:p w14:paraId="4882C148"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설계 내용</w:t>
            </w:r>
          </w:p>
        </w:tc>
      </w:tr>
      <w:tr w:rsidR="00084C76" w14:paraId="33492E05"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69A9393F" w14:textId="77777777" w:rsidR="00084C76" w:rsidRDefault="00084C76">
            <w:pPr>
              <w:pStyle w:val="TDCe"/>
            </w:pPr>
            <w:r>
              <w:t>입력</w:t>
            </w:r>
          </w:p>
        </w:tc>
        <w:tc>
          <w:tcPr>
            <w:tcW w:w="7512" w:type="dxa"/>
          </w:tcPr>
          <w:p w14:paraId="1C06286A"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이미지 파일과 헤더</w:t>
            </w:r>
          </w:p>
        </w:tc>
      </w:tr>
      <w:tr w:rsidR="00084C76" w14:paraId="3E86BCEA"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1977428C" w14:textId="77777777" w:rsidR="00084C76" w:rsidRDefault="00084C76">
            <w:pPr>
              <w:pStyle w:val="TDCe"/>
            </w:pPr>
            <w:r>
              <w:t>출력</w:t>
            </w:r>
          </w:p>
        </w:tc>
        <w:tc>
          <w:tcPr>
            <w:tcW w:w="7512" w:type="dxa"/>
          </w:tcPr>
          <w:p w14:paraId="0F40A857"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검사 결과 및 구획 처리 대상</w:t>
            </w:r>
          </w:p>
        </w:tc>
      </w:tr>
      <w:tr w:rsidR="00084C76" w14:paraId="5D9856E8"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520A3666" w14:textId="77777777" w:rsidR="00084C76" w:rsidRDefault="00084C76">
            <w:pPr>
              <w:pStyle w:val="TDCe"/>
            </w:pPr>
            <w:r>
              <w:t>처리</w:t>
            </w:r>
          </w:p>
        </w:tc>
        <w:tc>
          <w:tcPr>
            <w:tcW w:w="7512" w:type="dxa"/>
          </w:tcPr>
          <w:p w14:paraId="6CD5B547"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파일을 열고 헤더를 읽어 지원 형식/내용을 확인한다. 오류를 반환하고 정상 헤더에 대해서 구획 처리를 시작한다.</w:t>
            </w:r>
          </w:p>
        </w:tc>
      </w:tr>
    </w:tbl>
    <w:p w14:paraId="384AF4B3" w14:textId="77777777" w:rsidR="00084C76" w:rsidRDefault="00084C76" w:rsidP="00BB7A53">
      <w:pPr>
        <w:pStyle w:val="TDC40"/>
        <w:spacing w:after="0"/>
      </w:pPr>
    </w:p>
    <w:p w14:paraId="2E9A3884" w14:textId="77777777" w:rsidR="00084C76" w:rsidRDefault="00084C76">
      <w:pPr>
        <w:pStyle w:val="TDC42"/>
      </w:pPr>
      <w:r>
        <w:lastRenderedPageBreak/>
        <w:t xml:space="preserve">표 </w:t>
      </w:r>
      <w:r>
        <w:fldChar w:fldCharType="begin"/>
      </w:r>
      <w:r>
        <w:instrText>SEQ 표 \* ARABIC</w:instrText>
      </w:r>
      <w:r>
        <w:fldChar w:fldCharType="separate"/>
      </w:r>
      <w:r w:rsidR="001A0C22">
        <w:rPr>
          <w:noProof/>
        </w:rPr>
        <w:t>217</w:t>
      </w:r>
      <w:r>
        <w:fldChar w:fldCharType="end"/>
      </w:r>
      <w:r>
        <w:t>. 응용 파일 열기와 헤더 검사 / 구현 조건</w:t>
      </w:r>
    </w:p>
    <w:tbl>
      <w:tblPr>
        <w:tblStyle w:val="TDC41"/>
        <w:tblW w:w="8816" w:type="dxa"/>
        <w:tblLayout w:type="fixed"/>
        <w:tblLook w:val="04A0" w:firstRow="1" w:lastRow="0" w:firstColumn="1" w:lastColumn="0" w:noHBand="0" w:noVBand="1"/>
      </w:tblPr>
      <w:tblGrid>
        <w:gridCol w:w="1304"/>
        <w:gridCol w:w="7512"/>
      </w:tblGrid>
      <w:tr w:rsidR="00084C76" w14:paraId="2D766E0A"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6D76F059" w14:textId="77777777" w:rsidR="00084C76" w:rsidRDefault="00084C76">
            <w:pPr>
              <w:pStyle w:val="TDC0"/>
            </w:pPr>
            <w:r>
              <w:t>구분</w:t>
            </w:r>
          </w:p>
        </w:tc>
        <w:tc>
          <w:tcPr>
            <w:tcW w:w="7512" w:type="dxa"/>
          </w:tcPr>
          <w:p w14:paraId="06EF82B8"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구현 조건</w:t>
            </w:r>
          </w:p>
        </w:tc>
      </w:tr>
      <w:tr w:rsidR="00084C76" w14:paraId="44975BBA"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33683B04" w14:textId="77777777" w:rsidR="00084C76" w:rsidRDefault="00084C76">
            <w:pPr>
              <w:pStyle w:val="TDCe"/>
            </w:pPr>
            <w:r>
              <w:t>관련 함수</w:t>
            </w:r>
          </w:p>
        </w:tc>
        <w:tc>
          <w:tcPr>
            <w:tcW w:w="7512" w:type="dxa"/>
          </w:tcPr>
          <w:p w14:paraId="40ACE9EF" w14:textId="77777777" w:rsidR="00084C76" w:rsidRPr="00BB7A53" w:rsidRDefault="00084C76">
            <w:pPr>
              <w:pStyle w:val="TDCf"/>
              <w:cnfStyle w:val="000000000000" w:firstRow="0" w:lastRow="0" w:firstColumn="0" w:lastColumn="0" w:oddVBand="0" w:evenVBand="0" w:oddHBand="0" w:evenHBand="0" w:firstRowFirstColumn="0" w:firstRowLastColumn="0" w:lastRowFirstColumn="0" w:lastRowLastColumn="0"/>
              <w:rPr>
                <w:lang w:val="en-US"/>
              </w:rPr>
            </w:pPr>
            <w:r w:rsidRPr="00BB7A53">
              <w:rPr>
                <w:lang w:val="en-US"/>
              </w:rPr>
              <w:t>bootloader_load_app_file, bootloader_read_and_check_file_header</w:t>
            </w:r>
          </w:p>
        </w:tc>
      </w:tr>
      <w:tr w:rsidR="00084C76" w14:paraId="177B0AB8"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7DA6C99B" w14:textId="77777777" w:rsidR="00084C76" w:rsidRDefault="00084C76">
            <w:pPr>
              <w:pStyle w:val="TDCe"/>
            </w:pPr>
            <w:r>
              <w:t>동작 조건</w:t>
            </w:r>
          </w:p>
        </w:tc>
        <w:tc>
          <w:tcPr>
            <w:tcW w:w="7512" w:type="dxa"/>
          </w:tcPr>
          <w:p w14:paraId="029133C0"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실패가 오류로 반환되고 정상 헤더만 구획 처리에 전달되어야 한다.</w:t>
            </w:r>
          </w:p>
        </w:tc>
      </w:tr>
    </w:tbl>
    <w:p w14:paraId="6656F0A3" w14:textId="77777777" w:rsidR="00084C76" w:rsidRDefault="00084C76" w:rsidP="00BB7A53">
      <w:pPr>
        <w:pStyle w:val="TDC40"/>
        <w:spacing w:after="0"/>
      </w:pPr>
    </w:p>
    <w:p w14:paraId="305A8C1C" w14:textId="77777777" w:rsidR="00697371" w:rsidRPr="00E00010" w:rsidRDefault="00220104" w:rsidP="00BB7A53">
      <w:pPr>
        <w:pStyle w:val="TDC43"/>
      </w:pPr>
      <w:r w:rsidRPr="00BB7A53">
        <w:rPr>
          <w:b/>
          <w:bCs/>
        </w:rPr>
        <w:t>흐름 참고 : 기동 LED를 표시한 경우에는 표시 완료를 확인하고 정리한 뒤 CM3 응용 프로그램으로 실행 제어를 넘긴다. CRC는 데이터 손상 여부를 검사하는 값으로 사용하고 인증과 구분한다.</w:t>
      </w:r>
    </w:p>
    <w:p w14:paraId="1CBDE16B" w14:textId="77777777" w:rsidR="00BA1805" w:rsidRPr="00E00010" w:rsidRDefault="00BA1805" w:rsidP="00BB7A53">
      <w:pPr>
        <w:pStyle w:val="TDC44"/>
        <w:pageBreakBefore/>
      </w:pPr>
      <w:r w:rsidRPr="00E00010">
        <w:rPr>
          <w:noProof/>
        </w:rPr>
        <w:lastRenderedPageBreak/>
        <w:drawing>
          <wp:inline distT="0" distB="0" distL="0" distR="0" wp14:anchorId="3E4EBC4E" wp14:editId="0010EAF7">
            <wp:extent cx="4320000" cy="5856300"/>
            <wp:effectExtent l="0" t="0" r="0" b="0"/>
            <wp:docPr id="1028" name="Flow BOOT-010" descr="SU-ID-BOOT-010 응용 파일 열기와 헤더 검사 설계 순서도">
              <a:extLst xmlns:a="http://schemas.openxmlformats.org/drawingml/2006/main">
                <a:ext uri="{FF2B5EF4-FFF2-40B4-BE49-F238E27FC236}">
                  <a16:creationId xmlns:a16="http://schemas.microsoft.com/office/drawing/2014/main" id="{E8B69799-F488-0C76-6806-D41022ABA0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그림 256" descr="스크린샷, 어둠, 블랙, 밤이(가) 표시된 사진&#10;&#10;자동 생성된 설명">
                      <a:extLst>
                        <a:ext uri="{FF2B5EF4-FFF2-40B4-BE49-F238E27FC236}">
                          <a16:creationId xmlns:a16="http://schemas.microsoft.com/office/drawing/2014/main" id="{E8B69799-F488-0C76-6806-D41022ABA043}"/>
                        </a:ext>
                      </a:extLst>
                    </pic:cNvPr>
                    <pic:cNvPicPr>
                      <a:picLocks noChangeAspect="1"/>
                    </pic:cNvPicPr>
                  </pic:nvPicPr>
                  <pic:blipFill>
                    <a:blip r:embed="rId45"/>
                    <a:stretch>
                      <a:fillRect/>
                    </a:stretch>
                  </pic:blipFill>
                  <pic:spPr>
                    <a:xfrm>
                      <a:off x="0" y="0"/>
                      <a:ext cx="4320000" cy="5856300"/>
                    </a:xfrm>
                    <a:prstGeom prst="rect">
                      <a:avLst/>
                    </a:prstGeom>
                  </pic:spPr>
                </pic:pic>
              </a:graphicData>
            </a:graphic>
          </wp:inline>
        </w:drawing>
      </w:r>
    </w:p>
    <w:p w14:paraId="3B7D9825" w14:textId="77777777" w:rsidR="00697371" w:rsidRPr="00E00010" w:rsidRDefault="00220104" w:rsidP="00BB7A53">
      <w:pPr>
        <w:pStyle w:val="TDC45"/>
      </w:pPr>
      <w:r w:rsidRPr="00E00010">
        <w:t>그림 36. SU-ID-BOOT-010 응용 파일 열기와 헤더 검사 순서도</w:t>
      </w:r>
    </w:p>
    <w:p w14:paraId="5C4287D9" w14:textId="77777777" w:rsidR="000C626C" w:rsidRDefault="000C626C">
      <w:pPr>
        <w:pStyle w:val="TDC40"/>
      </w:pPr>
    </w:p>
    <w:p w14:paraId="7F6289D0" w14:textId="77777777" w:rsidR="00697371" w:rsidRPr="00E00010" w:rsidRDefault="00220104" w:rsidP="00BB7A53">
      <w:pPr>
        <w:pStyle w:val="TDC4"/>
      </w:pPr>
      <w:r>
        <w:lastRenderedPageBreak/>
        <w:t>SU-ID-BOOT-011, 이미지 구획 처리</w:t>
      </w:r>
    </w:p>
    <w:p w14:paraId="024DE5AE" w14:textId="77777777" w:rsidR="00084C76" w:rsidRDefault="00084C76" w:rsidP="00BB7A53">
      <w:pPr>
        <w:pStyle w:val="TDC40"/>
        <w:keepNext/>
      </w:pPr>
      <w:r>
        <w:t>프로그램, 데이터 및 기동 자료를 각 대상 메모리에 배치한다.</w:t>
      </w:r>
    </w:p>
    <w:p w14:paraId="0170F418" w14:textId="77777777" w:rsidR="00084C76" w:rsidRDefault="00084C76">
      <w:pPr>
        <w:pStyle w:val="TDC42"/>
      </w:pPr>
      <w:r>
        <w:t xml:space="preserve">표 </w:t>
      </w:r>
      <w:r>
        <w:fldChar w:fldCharType="begin"/>
      </w:r>
      <w:r>
        <w:instrText>SEQ 표 \* ARABIC</w:instrText>
      </w:r>
      <w:r>
        <w:fldChar w:fldCharType="separate"/>
      </w:r>
      <w:r w:rsidR="001A0C22">
        <w:rPr>
          <w:noProof/>
        </w:rPr>
        <w:t>218</w:t>
      </w:r>
      <w:r>
        <w:fldChar w:fldCharType="end"/>
      </w:r>
      <w:r>
        <w:t>. 이미지 구획 처리 / 유닛 설계 내용</w:t>
      </w:r>
    </w:p>
    <w:tbl>
      <w:tblPr>
        <w:tblStyle w:val="TDC41"/>
        <w:tblW w:w="8816" w:type="dxa"/>
        <w:tblLayout w:type="fixed"/>
        <w:tblLook w:val="04A0" w:firstRow="1" w:lastRow="0" w:firstColumn="1" w:lastColumn="0" w:noHBand="0" w:noVBand="1"/>
      </w:tblPr>
      <w:tblGrid>
        <w:gridCol w:w="1304"/>
        <w:gridCol w:w="7512"/>
      </w:tblGrid>
      <w:tr w:rsidR="00084C76" w14:paraId="6A16C721"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6550F2D1" w14:textId="77777777" w:rsidR="00084C76" w:rsidRDefault="00084C76">
            <w:pPr>
              <w:pStyle w:val="TDC0"/>
            </w:pPr>
            <w:r>
              <w:t>항목</w:t>
            </w:r>
          </w:p>
        </w:tc>
        <w:tc>
          <w:tcPr>
            <w:tcW w:w="7512" w:type="dxa"/>
          </w:tcPr>
          <w:p w14:paraId="6D80324E"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설계 내용</w:t>
            </w:r>
          </w:p>
        </w:tc>
      </w:tr>
      <w:tr w:rsidR="00084C76" w14:paraId="04E42BC8"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06E2334E" w14:textId="77777777" w:rsidR="00084C76" w:rsidRDefault="00084C76">
            <w:pPr>
              <w:pStyle w:val="TDCe"/>
            </w:pPr>
            <w:r>
              <w:t>입력</w:t>
            </w:r>
          </w:p>
        </w:tc>
        <w:tc>
          <w:tcPr>
            <w:tcW w:w="7512" w:type="dxa"/>
          </w:tcPr>
          <w:p w14:paraId="2ED6E38C"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이미지 구획 헤더/유형/크기/주소</w:t>
            </w:r>
          </w:p>
        </w:tc>
      </w:tr>
      <w:tr w:rsidR="00084C76" w14:paraId="155217B8"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40705ACB" w14:textId="77777777" w:rsidR="00084C76" w:rsidRDefault="00084C76">
            <w:pPr>
              <w:pStyle w:val="TDCe"/>
            </w:pPr>
            <w:r>
              <w:t>출력</w:t>
            </w:r>
          </w:p>
        </w:tc>
        <w:tc>
          <w:tcPr>
            <w:tcW w:w="7512" w:type="dxa"/>
          </w:tcPr>
          <w:p w14:paraId="3157EDFF"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코어 메모리에 적재한 구획</w:t>
            </w:r>
          </w:p>
        </w:tc>
      </w:tr>
      <w:tr w:rsidR="00084C76" w14:paraId="4B171AED"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0964BDA5" w14:textId="77777777" w:rsidR="00084C76" w:rsidRDefault="00084C76">
            <w:pPr>
              <w:pStyle w:val="TDCe"/>
            </w:pPr>
            <w:r>
              <w:t>처리</w:t>
            </w:r>
          </w:p>
        </w:tc>
        <w:tc>
          <w:tcPr>
            <w:tcW w:w="7512" w:type="dxa"/>
          </w:tcPr>
          <w:p w14:paraId="78CC2793"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이미지 구획을 순서대로 읽어 유형에 맞는 적재 함수를 선택한다. 부트 구획을 별도로 처리하고 구획의 크기/주소 정보를 데이터 전송에 전달한다.</w:t>
            </w:r>
          </w:p>
        </w:tc>
      </w:tr>
    </w:tbl>
    <w:p w14:paraId="5070DEEC" w14:textId="77777777" w:rsidR="00084C76" w:rsidRDefault="00084C76" w:rsidP="00BB7A53">
      <w:pPr>
        <w:pStyle w:val="TDC40"/>
        <w:spacing w:after="0"/>
      </w:pPr>
    </w:p>
    <w:p w14:paraId="1524E1FF" w14:textId="77777777" w:rsidR="00084C76" w:rsidRDefault="00084C76">
      <w:pPr>
        <w:pStyle w:val="TDC42"/>
      </w:pPr>
      <w:r>
        <w:t xml:space="preserve">표 </w:t>
      </w:r>
      <w:r>
        <w:fldChar w:fldCharType="begin"/>
      </w:r>
      <w:r>
        <w:instrText>SEQ 표 \* ARABIC</w:instrText>
      </w:r>
      <w:r>
        <w:fldChar w:fldCharType="separate"/>
      </w:r>
      <w:r w:rsidR="001A0C22">
        <w:rPr>
          <w:noProof/>
        </w:rPr>
        <w:t>219</w:t>
      </w:r>
      <w:r>
        <w:fldChar w:fldCharType="end"/>
      </w:r>
      <w:r>
        <w:t>. 이미지 구획 처리 / 구현 조건</w:t>
      </w:r>
    </w:p>
    <w:tbl>
      <w:tblPr>
        <w:tblStyle w:val="TDC41"/>
        <w:tblW w:w="8816" w:type="dxa"/>
        <w:tblLayout w:type="fixed"/>
        <w:tblLook w:val="04A0" w:firstRow="1" w:lastRow="0" w:firstColumn="1" w:lastColumn="0" w:noHBand="0" w:noVBand="1"/>
      </w:tblPr>
      <w:tblGrid>
        <w:gridCol w:w="1304"/>
        <w:gridCol w:w="7512"/>
      </w:tblGrid>
      <w:tr w:rsidR="00084C76" w14:paraId="53BFE36F"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42FEBA72" w14:textId="77777777" w:rsidR="00084C76" w:rsidRDefault="00084C76">
            <w:pPr>
              <w:pStyle w:val="TDC0"/>
            </w:pPr>
            <w:r>
              <w:t>구분</w:t>
            </w:r>
          </w:p>
        </w:tc>
        <w:tc>
          <w:tcPr>
            <w:tcW w:w="7512" w:type="dxa"/>
          </w:tcPr>
          <w:p w14:paraId="414373D7"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구현 조건</w:t>
            </w:r>
          </w:p>
        </w:tc>
      </w:tr>
      <w:tr w:rsidR="00084C76" w14:paraId="4F9B64B7"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0384FB7C" w14:textId="77777777" w:rsidR="00084C76" w:rsidRDefault="00084C76">
            <w:pPr>
              <w:pStyle w:val="TDCe"/>
            </w:pPr>
            <w:r>
              <w:t>관련 함수</w:t>
            </w:r>
          </w:p>
        </w:tc>
        <w:tc>
          <w:tcPr>
            <w:tcW w:w="7512" w:type="dxa"/>
          </w:tcPr>
          <w:p w14:paraId="1FB07594" w14:textId="77777777" w:rsidR="00084C76" w:rsidRPr="00BB7A53" w:rsidRDefault="00084C76">
            <w:pPr>
              <w:pStyle w:val="TDCf"/>
              <w:cnfStyle w:val="000000000000" w:firstRow="0" w:lastRow="0" w:firstColumn="0" w:lastColumn="0" w:oddVBand="0" w:evenVBand="0" w:oddHBand="0" w:evenHBand="0" w:firstRowFirstColumn="0" w:firstRowLastColumn="0" w:lastRowFirstColumn="0" w:lastRowLastColumn="0"/>
              <w:rPr>
                <w:lang w:val="en-US"/>
              </w:rPr>
            </w:pPr>
            <w:r w:rsidRPr="00BB7A53">
              <w:rPr>
                <w:lang w:val="en-US"/>
              </w:rPr>
              <w:t>bootloader_process_sections, bootloader_load_sections, bootloader_load_boot_section</w:t>
            </w:r>
          </w:p>
        </w:tc>
      </w:tr>
      <w:tr w:rsidR="00084C76" w14:paraId="16E6ED81"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177391EE" w14:textId="77777777" w:rsidR="00084C76" w:rsidRDefault="00084C76">
            <w:pPr>
              <w:pStyle w:val="TDCe"/>
            </w:pPr>
            <w:r>
              <w:t>동작 조건</w:t>
            </w:r>
          </w:p>
        </w:tc>
        <w:tc>
          <w:tcPr>
            <w:tcW w:w="7512" w:type="dxa"/>
          </w:tcPr>
          <w:p w14:paraId="47B21BF2"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구획 유형에 맞는 메모리/적재 경로를 사용하고 필요한 데이터 길이가 전달되어야 한다.</w:t>
            </w:r>
          </w:p>
        </w:tc>
      </w:tr>
    </w:tbl>
    <w:p w14:paraId="3432387E" w14:textId="77777777" w:rsidR="00084C76" w:rsidRDefault="00084C76" w:rsidP="00BB7A53">
      <w:pPr>
        <w:pStyle w:val="TDC40"/>
        <w:spacing w:after="0"/>
      </w:pPr>
    </w:p>
    <w:p w14:paraId="05AE1052" w14:textId="77777777" w:rsidR="00697371" w:rsidRPr="00E00010" w:rsidRDefault="00220104" w:rsidP="00BB7A53">
      <w:pPr>
        <w:pStyle w:val="TDC43"/>
      </w:pPr>
      <w:r w:rsidRPr="00BB7A53">
        <w:rPr>
          <w:b/>
          <w:bCs/>
        </w:rPr>
        <w:t xml:space="preserve">흐름 참고 : </w:t>
      </w:r>
      <w:r w:rsidRPr="00BB7A53">
        <w:t>구획별 데이터를 준비하는 단계이며 코어 기동 자체는 전체 파일 적재 이후 수행한다.</w:t>
      </w:r>
    </w:p>
    <w:p w14:paraId="01B4C567" w14:textId="77777777" w:rsidR="00BA1805" w:rsidRPr="00E00010" w:rsidRDefault="00BA1805" w:rsidP="00BB7A53">
      <w:pPr>
        <w:pStyle w:val="TDC44"/>
        <w:pageBreakBefore/>
      </w:pPr>
      <w:r w:rsidRPr="00E00010">
        <w:rPr>
          <w:noProof/>
        </w:rPr>
        <w:lastRenderedPageBreak/>
        <w:drawing>
          <wp:inline distT="0" distB="0" distL="0" distR="0" wp14:anchorId="3E4EBC4E" wp14:editId="0010EAF7">
            <wp:extent cx="4320000" cy="5562000"/>
            <wp:effectExtent l="0" t="0" r="0" b="0"/>
            <wp:docPr id="1029" name="Flow BOOT-011" descr="SU-ID-BOOT-011 이미지 구획 처리 설계 순서도">
              <a:extLst xmlns:a="http://schemas.openxmlformats.org/drawingml/2006/main">
                <a:ext uri="{FF2B5EF4-FFF2-40B4-BE49-F238E27FC236}">
                  <a16:creationId xmlns:a16="http://schemas.microsoft.com/office/drawing/2014/main" id="{E8B69799-F488-0C76-6806-D41022ABA0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그림 256" descr="스크린샷, 어둠, 블랙, 밤이(가) 표시된 사진&#10;&#10;자동 생성된 설명">
                      <a:extLst>
                        <a:ext uri="{FF2B5EF4-FFF2-40B4-BE49-F238E27FC236}">
                          <a16:creationId xmlns:a16="http://schemas.microsoft.com/office/drawing/2014/main" id="{E8B69799-F488-0C76-6806-D41022ABA043}"/>
                        </a:ext>
                      </a:extLst>
                    </pic:cNvPr>
                    <pic:cNvPicPr>
                      <a:picLocks noChangeAspect="1"/>
                    </pic:cNvPicPr>
                  </pic:nvPicPr>
                  <pic:blipFill>
                    <a:blip r:embed="rId46"/>
                    <a:stretch>
                      <a:fillRect/>
                    </a:stretch>
                  </pic:blipFill>
                  <pic:spPr>
                    <a:xfrm>
                      <a:off x="0" y="0"/>
                      <a:ext cx="4320000" cy="5562000"/>
                    </a:xfrm>
                    <a:prstGeom prst="rect">
                      <a:avLst/>
                    </a:prstGeom>
                  </pic:spPr>
                </pic:pic>
              </a:graphicData>
            </a:graphic>
          </wp:inline>
        </w:drawing>
      </w:r>
    </w:p>
    <w:p w14:paraId="0F05A8F5" w14:textId="77777777" w:rsidR="00697371" w:rsidRPr="00E00010" w:rsidRDefault="00220104" w:rsidP="00BB7A53">
      <w:pPr>
        <w:pStyle w:val="TDC45"/>
      </w:pPr>
      <w:r w:rsidRPr="00E00010">
        <w:t>그림 37. SU-ID-BOOT-011 이미지 구획 처리 순서도</w:t>
      </w:r>
    </w:p>
    <w:p w14:paraId="672F7CBF" w14:textId="77777777" w:rsidR="000C626C" w:rsidRDefault="000C626C">
      <w:pPr>
        <w:pStyle w:val="TDC40"/>
      </w:pPr>
    </w:p>
    <w:p w14:paraId="23D18FA5" w14:textId="77777777" w:rsidR="00697371" w:rsidRPr="00E00010" w:rsidRDefault="00220104" w:rsidP="00BB7A53">
      <w:pPr>
        <w:pStyle w:val="TDC4"/>
      </w:pPr>
      <w:r>
        <w:t>SU-ID-BOOT-012, 매니페스트 처리</w:t>
      </w:r>
    </w:p>
    <w:p w14:paraId="398061C4" w14:textId="77777777" w:rsidR="00084C76" w:rsidRDefault="00084C76" w:rsidP="00BB7A53">
      <w:pPr>
        <w:pStyle w:val="TDC40"/>
        <w:keepNext/>
      </w:pPr>
      <w:r>
        <w:t>여러 실행 이미지를 정해진 목록에 따라 함께 적재한다.</w:t>
      </w:r>
    </w:p>
    <w:p w14:paraId="0D337838" w14:textId="77777777" w:rsidR="00084C76" w:rsidRDefault="00084C76">
      <w:pPr>
        <w:pStyle w:val="TDC42"/>
      </w:pPr>
      <w:r>
        <w:t xml:space="preserve">표 </w:t>
      </w:r>
      <w:r>
        <w:fldChar w:fldCharType="begin"/>
      </w:r>
      <w:r>
        <w:instrText>SEQ 표 \* ARABIC</w:instrText>
      </w:r>
      <w:r>
        <w:fldChar w:fldCharType="separate"/>
      </w:r>
      <w:r w:rsidR="001A0C22">
        <w:rPr>
          <w:noProof/>
        </w:rPr>
        <w:t>220</w:t>
      </w:r>
      <w:r>
        <w:fldChar w:fldCharType="end"/>
      </w:r>
      <w:r>
        <w:t>. 매니페스트 처리 / 유닛 설계 내용</w:t>
      </w:r>
    </w:p>
    <w:tbl>
      <w:tblPr>
        <w:tblStyle w:val="TDC41"/>
        <w:tblW w:w="8816" w:type="dxa"/>
        <w:tblLayout w:type="fixed"/>
        <w:tblLook w:val="04A0" w:firstRow="1" w:lastRow="0" w:firstColumn="1" w:lastColumn="0" w:noHBand="0" w:noVBand="1"/>
      </w:tblPr>
      <w:tblGrid>
        <w:gridCol w:w="1304"/>
        <w:gridCol w:w="7512"/>
      </w:tblGrid>
      <w:tr w:rsidR="00084C76" w14:paraId="7B1D37B1"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0A97B1EC" w14:textId="77777777" w:rsidR="00084C76" w:rsidRDefault="00084C76">
            <w:pPr>
              <w:pStyle w:val="TDC0"/>
            </w:pPr>
            <w:r>
              <w:t>항목</w:t>
            </w:r>
          </w:p>
        </w:tc>
        <w:tc>
          <w:tcPr>
            <w:tcW w:w="7512" w:type="dxa"/>
          </w:tcPr>
          <w:p w14:paraId="78915956"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설계 내용</w:t>
            </w:r>
          </w:p>
        </w:tc>
      </w:tr>
      <w:tr w:rsidR="00084C76" w14:paraId="3D1C8D90"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2AEE8075" w14:textId="77777777" w:rsidR="00084C76" w:rsidRDefault="00084C76">
            <w:pPr>
              <w:pStyle w:val="TDCe"/>
            </w:pPr>
            <w:r>
              <w:t>입력</w:t>
            </w:r>
          </w:p>
        </w:tc>
        <w:tc>
          <w:tcPr>
            <w:tcW w:w="7512" w:type="dxa"/>
          </w:tcPr>
          <w:p w14:paraId="1AC2C56C"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목록 파일의 이미지 항목</w:t>
            </w:r>
          </w:p>
        </w:tc>
      </w:tr>
      <w:tr w:rsidR="00084C76" w14:paraId="1AFBC41D"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0B6F922D" w14:textId="77777777" w:rsidR="00084C76" w:rsidRDefault="00084C76">
            <w:pPr>
              <w:pStyle w:val="TDCe"/>
            </w:pPr>
            <w:r>
              <w:lastRenderedPageBreak/>
              <w:t>출력</w:t>
            </w:r>
          </w:p>
        </w:tc>
        <w:tc>
          <w:tcPr>
            <w:tcW w:w="7512" w:type="dxa"/>
          </w:tcPr>
          <w:p w14:paraId="5247790D"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항목별 파일 적재 요청</w:t>
            </w:r>
          </w:p>
        </w:tc>
      </w:tr>
      <w:tr w:rsidR="00084C76" w14:paraId="46232A4F"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479F3E96" w14:textId="77777777" w:rsidR="00084C76" w:rsidRDefault="00084C76">
            <w:pPr>
              <w:pStyle w:val="TDCe"/>
            </w:pPr>
            <w:r>
              <w:t>처리</w:t>
            </w:r>
          </w:p>
        </w:tc>
        <w:tc>
          <w:tcPr>
            <w:tcW w:w="7512" w:type="dxa"/>
          </w:tcPr>
          <w:p w14:paraId="4330E738"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목록에서 파일 항목을 추출하고 해당 파일을 열어 적재한다. 목록 읽기/파일 열기 실패와 정상 완료를 구분한다.</w:t>
            </w:r>
          </w:p>
        </w:tc>
      </w:tr>
    </w:tbl>
    <w:p w14:paraId="4E1ADFCE" w14:textId="77777777" w:rsidR="00084C76" w:rsidRDefault="00084C76" w:rsidP="00BB7A53">
      <w:pPr>
        <w:pStyle w:val="TDC40"/>
        <w:spacing w:after="0"/>
      </w:pPr>
    </w:p>
    <w:p w14:paraId="7808CA22" w14:textId="77777777" w:rsidR="00084C76" w:rsidRDefault="00084C76">
      <w:pPr>
        <w:pStyle w:val="TDC42"/>
      </w:pPr>
      <w:r>
        <w:t xml:space="preserve">표 </w:t>
      </w:r>
      <w:r>
        <w:fldChar w:fldCharType="begin"/>
      </w:r>
      <w:r>
        <w:instrText>SEQ 표 \* ARABIC</w:instrText>
      </w:r>
      <w:r>
        <w:fldChar w:fldCharType="separate"/>
      </w:r>
      <w:r w:rsidR="001A0C22">
        <w:rPr>
          <w:noProof/>
        </w:rPr>
        <w:t>221</w:t>
      </w:r>
      <w:r>
        <w:fldChar w:fldCharType="end"/>
      </w:r>
      <w:r>
        <w:t>. 매니페스트 처리 / 구현 조건</w:t>
      </w:r>
    </w:p>
    <w:tbl>
      <w:tblPr>
        <w:tblStyle w:val="TDC41"/>
        <w:tblW w:w="8816" w:type="dxa"/>
        <w:tblLayout w:type="fixed"/>
        <w:tblLook w:val="04A0" w:firstRow="1" w:lastRow="0" w:firstColumn="1" w:lastColumn="0" w:noHBand="0" w:noVBand="1"/>
      </w:tblPr>
      <w:tblGrid>
        <w:gridCol w:w="1304"/>
        <w:gridCol w:w="7512"/>
      </w:tblGrid>
      <w:tr w:rsidR="00084C76" w14:paraId="491A64FC"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043F7490" w14:textId="77777777" w:rsidR="00084C76" w:rsidRDefault="00084C76">
            <w:pPr>
              <w:pStyle w:val="TDC0"/>
            </w:pPr>
            <w:r>
              <w:t>구분</w:t>
            </w:r>
          </w:p>
        </w:tc>
        <w:tc>
          <w:tcPr>
            <w:tcW w:w="7512" w:type="dxa"/>
          </w:tcPr>
          <w:p w14:paraId="116775AF"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구현 조건</w:t>
            </w:r>
          </w:p>
        </w:tc>
      </w:tr>
      <w:tr w:rsidR="00084C76" w14:paraId="2B50A152"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14A0EA0C" w14:textId="77777777" w:rsidR="00084C76" w:rsidRDefault="00084C76">
            <w:pPr>
              <w:pStyle w:val="TDCe"/>
            </w:pPr>
            <w:r>
              <w:t>관련 함수</w:t>
            </w:r>
          </w:p>
        </w:tc>
        <w:tc>
          <w:tcPr>
            <w:tcW w:w="7512" w:type="dxa"/>
          </w:tcPr>
          <w:p w14:paraId="7C3F814F" w14:textId="77777777" w:rsidR="00084C76" w:rsidRPr="00BB7A53" w:rsidRDefault="00084C76">
            <w:pPr>
              <w:pStyle w:val="TDCf"/>
              <w:cnfStyle w:val="000000000000" w:firstRow="0" w:lastRow="0" w:firstColumn="0" w:lastColumn="0" w:oddVBand="0" w:evenVBand="0" w:oddHBand="0" w:evenHBand="0" w:firstRowFirstColumn="0" w:firstRowLastColumn="0" w:lastRowFirstColumn="0" w:lastRowLastColumn="0"/>
              <w:rPr>
                <w:lang w:val="en-US"/>
              </w:rPr>
            </w:pPr>
            <w:r w:rsidRPr="00BB7A53">
              <w:rPr>
                <w:lang w:val="en-US"/>
              </w:rPr>
              <w:t>bootloader_process_manifest, get_manifest_files, bootloader_manifest_open_files</w:t>
            </w:r>
          </w:p>
        </w:tc>
      </w:tr>
      <w:tr w:rsidR="00084C76" w14:paraId="130AEEB8"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4F4996BD" w14:textId="77777777" w:rsidR="00084C76" w:rsidRDefault="00084C76">
            <w:pPr>
              <w:pStyle w:val="TDCe"/>
            </w:pPr>
            <w:r>
              <w:t>동작 조건</w:t>
            </w:r>
          </w:p>
        </w:tc>
        <w:tc>
          <w:tcPr>
            <w:tcW w:w="7512" w:type="dxa"/>
          </w:tcPr>
          <w:p w14:paraId="5528A33B"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각 유효 항목이 한 번씩 처리되고 실패가 정상 완료로 표시되지 않아야 한다.</w:t>
            </w:r>
          </w:p>
        </w:tc>
      </w:tr>
    </w:tbl>
    <w:p w14:paraId="2574CBFB" w14:textId="77777777" w:rsidR="00084C76" w:rsidRDefault="00084C76" w:rsidP="00BB7A53">
      <w:pPr>
        <w:pStyle w:val="TDC40"/>
        <w:spacing w:after="0"/>
      </w:pPr>
    </w:p>
    <w:p w14:paraId="0CC22C6F" w14:textId="77777777" w:rsidR="00697371" w:rsidRPr="00E00010" w:rsidRDefault="00220104" w:rsidP="00BB7A53">
      <w:pPr>
        <w:pStyle w:val="TDC43"/>
      </w:pPr>
      <w:r w:rsidRPr="00BB7A53">
        <w:rPr>
          <w:b/>
          <w:bCs/>
        </w:rPr>
        <w:t>흐름 참고 : 매니페스트는 적재할 파일 이름을 담은 목록이다. 목록에서 파일을 하나씩 선택하여 적재하고, 해당 파일의 처리를 마친 뒤 다음 파일로 이동한다.</w:t>
      </w:r>
    </w:p>
    <w:p w14:paraId="102F6669" w14:textId="77777777" w:rsidR="00BA1805" w:rsidRPr="00E00010" w:rsidRDefault="00BA1805" w:rsidP="00BB7A53">
      <w:pPr>
        <w:pStyle w:val="TDC44"/>
      </w:pPr>
      <w:r w:rsidRPr="00E00010">
        <w:rPr>
          <w:noProof/>
        </w:rPr>
        <w:lastRenderedPageBreak/>
        <w:drawing>
          <wp:inline distT="0" distB="0" distL="0" distR="0" wp14:anchorId="3E4EBC4E" wp14:editId="0010EAF7">
            <wp:extent cx="4320000" cy="4514400"/>
            <wp:effectExtent l="0" t="0" r="0" b="0"/>
            <wp:docPr id="1030" name="Flow BOOT-012" descr="SU-ID-BOOT-012 매니페스트 처리 설계 순서도">
              <a:extLst xmlns:a="http://schemas.openxmlformats.org/drawingml/2006/main">
                <a:ext uri="{FF2B5EF4-FFF2-40B4-BE49-F238E27FC236}">
                  <a16:creationId xmlns:a16="http://schemas.microsoft.com/office/drawing/2014/main" id="{E8B69799-F488-0C76-6806-D41022ABA0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그림 256" descr="스크린샷, 어둠, 블랙, 밤이(가) 표시된 사진&#10;&#10;자동 생성된 설명">
                      <a:extLst>
                        <a:ext uri="{FF2B5EF4-FFF2-40B4-BE49-F238E27FC236}">
                          <a16:creationId xmlns:a16="http://schemas.microsoft.com/office/drawing/2014/main" id="{E8B69799-F488-0C76-6806-D41022ABA043}"/>
                        </a:ext>
                      </a:extLst>
                    </pic:cNvPr>
                    <pic:cNvPicPr>
                      <a:picLocks noChangeAspect="1"/>
                    </pic:cNvPicPr>
                  </pic:nvPicPr>
                  <pic:blipFill>
                    <a:blip r:embed="rId47"/>
                    <a:stretch>
                      <a:fillRect/>
                    </a:stretch>
                  </pic:blipFill>
                  <pic:spPr>
                    <a:xfrm>
                      <a:off x="0" y="0"/>
                      <a:ext cx="4320000" cy="4514400"/>
                    </a:xfrm>
                    <a:prstGeom prst="rect">
                      <a:avLst/>
                    </a:prstGeom>
                  </pic:spPr>
                </pic:pic>
              </a:graphicData>
            </a:graphic>
          </wp:inline>
        </w:drawing>
      </w:r>
    </w:p>
    <w:p w14:paraId="05787395" w14:textId="77777777" w:rsidR="00697371" w:rsidRPr="00E00010" w:rsidRDefault="00220104" w:rsidP="00BB7A53">
      <w:pPr>
        <w:pStyle w:val="TDC45"/>
      </w:pPr>
      <w:r w:rsidRPr="00E00010">
        <w:t>그림 38. SU-ID-BOOT-012 매니페스트 처리 순서도</w:t>
      </w:r>
    </w:p>
    <w:p w14:paraId="78F6DFC3" w14:textId="77777777" w:rsidR="000C626C" w:rsidRDefault="000C626C">
      <w:pPr>
        <w:pStyle w:val="TDC40"/>
      </w:pPr>
    </w:p>
    <w:p w14:paraId="31F3245E" w14:textId="77777777" w:rsidR="00697371" w:rsidRPr="00E00010" w:rsidRDefault="00220104" w:rsidP="00BB7A53">
      <w:pPr>
        <w:pStyle w:val="TDC4"/>
      </w:pPr>
      <w:r>
        <w:t>SU-ID-BOOT-013, 이미지 CRC 검사</w:t>
      </w:r>
    </w:p>
    <w:p w14:paraId="57C6EC9C" w14:textId="77777777" w:rsidR="00084C76" w:rsidRDefault="00084C76" w:rsidP="00BB7A53">
      <w:pPr>
        <w:pStyle w:val="TDC40"/>
        <w:keepNext/>
      </w:pPr>
      <w:r>
        <w:t>이미지 저장/전달 중 데이터 손상을 검사한다.</w:t>
      </w:r>
    </w:p>
    <w:p w14:paraId="056FFAF0" w14:textId="77777777" w:rsidR="00084C76" w:rsidRDefault="00084C76">
      <w:pPr>
        <w:pStyle w:val="TDC42"/>
      </w:pPr>
      <w:r>
        <w:t xml:space="preserve">표 </w:t>
      </w:r>
      <w:r>
        <w:fldChar w:fldCharType="begin"/>
      </w:r>
      <w:r>
        <w:instrText>SEQ 표 \* ARABIC</w:instrText>
      </w:r>
      <w:r>
        <w:fldChar w:fldCharType="separate"/>
      </w:r>
      <w:r w:rsidR="001A0C22">
        <w:rPr>
          <w:noProof/>
        </w:rPr>
        <w:t>222</w:t>
      </w:r>
      <w:r>
        <w:fldChar w:fldCharType="end"/>
      </w:r>
      <w:r>
        <w:t>. 이미지 CRC 검사 / 유닛 설계 내용</w:t>
      </w:r>
    </w:p>
    <w:tbl>
      <w:tblPr>
        <w:tblStyle w:val="TDC41"/>
        <w:tblW w:w="8816" w:type="dxa"/>
        <w:tblLayout w:type="fixed"/>
        <w:tblLook w:val="04A0" w:firstRow="1" w:lastRow="0" w:firstColumn="1" w:lastColumn="0" w:noHBand="0" w:noVBand="1"/>
      </w:tblPr>
      <w:tblGrid>
        <w:gridCol w:w="1304"/>
        <w:gridCol w:w="7512"/>
      </w:tblGrid>
      <w:tr w:rsidR="00084C76" w14:paraId="7E82E01E"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33FA69A2" w14:textId="77777777" w:rsidR="00084C76" w:rsidRDefault="00084C76">
            <w:pPr>
              <w:pStyle w:val="TDC0"/>
            </w:pPr>
            <w:r>
              <w:t>항목</w:t>
            </w:r>
          </w:p>
        </w:tc>
        <w:tc>
          <w:tcPr>
            <w:tcW w:w="7512" w:type="dxa"/>
          </w:tcPr>
          <w:p w14:paraId="28B33848"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설계 내용</w:t>
            </w:r>
          </w:p>
        </w:tc>
      </w:tr>
      <w:tr w:rsidR="00084C76" w14:paraId="7FE993F7"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7DDCE76A" w14:textId="77777777" w:rsidR="00084C76" w:rsidRDefault="00084C76">
            <w:pPr>
              <w:pStyle w:val="TDCe"/>
            </w:pPr>
            <w:r>
              <w:t>입력</w:t>
            </w:r>
          </w:p>
        </w:tc>
        <w:tc>
          <w:tcPr>
            <w:tcW w:w="7512" w:type="dxa"/>
          </w:tcPr>
          <w:p w14:paraId="1EA6CBEA"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검사 대상 바이트와 헤더 CRC</w:t>
            </w:r>
          </w:p>
        </w:tc>
      </w:tr>
      <w:tr w:rsidR="00084C76" w14:paraId="4944595F"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3EDE6144" w14:textId="77777777" w:rsidR="00084C76" w:rsidRDefault="00084C76">
            <w:pPr>
              <w:pStyle w:val="TDCe"/>
            </w:pPr>
            <w:r>
              <w:t>출력</w:t>
            </w:r>
          </w:p>
        </w:tc>
        <w:tc>
          <w:tcPr>
            <w:tcW w:w="7512" w:type="dxa"/>
          </w:tcPr>
          <w:p w14:paraId="74465553"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산출 CRC와 일치/불일치 결과</w:t>
            </w:r>
          </w:p>
        </w:tc>
      </w:tr>
      <w:tr w:rsidR="00084C76" w14:paraId="338543DB"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5E25740A" w14:textId="77777777" w:rsidR="00084C76" w:rsidRDefault="00084C76">
            <w:pPr>
              <w:pStyle w:val="TDCe"/>
            </w:pPr>
            <w:r>
              <w:t>처리</w:t>
            </w:r>
          </w:p>
        </w:tc>
        <w:tc>
          <w:tcPr>
            <w:tcW w:w="7512" w:type="dxa"/>
          </w:tcPr>
          <w:p w14:paraId="5DE19E5D"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정해진 구간의 CRC를 계산하여 헤더 값과 비교한다. 헤더 검사와 구획 데이터 검사의 대상 범위를 구분하며 CRC는 인증이나 복호화를 대신하지 않는다.</w:t>
            </w:r>
          </w:p>
        </w:tc>
      </w:tr>
    </w:tbl>
    <w:p w14:paraId="1A88FBE2" w14:textId="77777777" w:rsidR="00084C76" w:rsidRDefault="00084C76" w:rsidP="00BB7A53">
      <w:pPr>
        <w:pStyle w:val="TDC40"/>
        <w:spacing w:after="0"/>
      </w:pPr>
    </w:p>
    <w:p w14:paraId="1433BFFB" w14:textId="77777777" w:rsidR="00084C76" w:rsidRDefault="00084C76">
      <w:pPr>
        <w:pStyle w:val="TDC42"/>
      </w:pPr>
      <w:r>
        <w:t xml:space="preserve">표 </w:t>
      </w:r>
      <w:r>
        <w:fldChar w:fldCharType="begin"/>
      </w:r>
      <w:r>
        <w:instrText>SEQ 표 \* ARABIC</w:instrText>
      </w:r>
      <w:r>
        <w:fldChar w:fldCharType="separate"/>
      </w:r>
      <w:r w:rsidR="001A0C22">
        <w:rPr>
          <w:noProof/>
        </w:rPr>
        <w:t>223</w:t>
      </w:r>
      <w:r>
        <w:fldChar w:fldCharType="end"/>
      </w:r>
      <w:r>
        <w:t>. 이미지 CRC 검사 / 구현 조건</w:t>
      </w:r>
    </w:p>
    <w:tbl>
      <w:tblPr>
        <w:tblStyle w:val="TDC41"/>
        <w:tblW w:w="8816" w:type="dxa"/>
        <w:tblLayout w:type="fixed"/>
        <w:tblLook w:val="04A0" w:firstRow="1" w:lastRow="0" w:firstColumn="1" w:lastColumn="0" w:noHBand="0" w:noVBand="1"/>
      </w:tblPr>
      <w:tblGrid>
        <w:gridCol w:w="1304"/>
        <w:gridCol w:w="7512"/>
      </w:tblGrid>
      <w:tr w:rsidR="00084C76" w14:paraId="393D1CDF"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2058C079" w14:textId="77777777" w:rsidR="00084C76" w:rsidRDefault="00084C76">
            <w:pPr>
              <w:pStyle w:val="TDC0"/>
            </w:pPr>
            <w:r>
              <w:t>구분</w:t>
            </w:r>
          </w:p>
        </w:tc>
        <w:tc>
          <w:tcPr>
            <w:tcW w:w="7512" w:type="dxa"/>
          </w:tcPr>
          <w:p w14:paraId="07DCB5F5"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구현 조건</w:t>
            </w:r>
          </w:p>
        </w:tc>
      </w:tr>
      <w:tr w:rsidR="00084C76" w14:paraId="5597159D"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78895892" w14:textId="77777777" w:rsidR="00084C76" w:rsidRDefault="00084C76">
            <w:pPr>
              <w:pStyle w:val="TDCe"/>
            </w:pPr>
            <w:r>
              <w:t>관련 함수</w:t>
            </w:r>
          </w:p>
        </w:tc>
        <w:tc>
          <w:tcPr>
            <w:tcW w:w="7512" w:type="dxa"/>
          </w:tcPr>
          <w:p w14:paraId="4817D6C5" w14:textId="77777777" w:rsidR="00084C76" w:rsidRPr="00BB7A53" w:rsidRDefault="00084C76">
            <w:pPr>
              <w:pStyle w:val="TDCf"/>
              <w:cnfStyle w:val="000000000000" w:firstRow="0" w:lastRow="0" w:firstColumn="0" w:lastColumn="0" w:oddVBand="0" w:evenVBand="0" w:oddHBand="0" w:evenHBand="0" w:firstRowFirstColumn="0" w:firstRowLastColumn="0" w:lastRowFirstColumn="0" w:lastRowLastColumn="0"/>
              <w:rPr>
                <w:lang w:val="en-US"/>
              </w:rPr>
            </w:pPr>
            <w:r w:rsidRPr="00BB7A53">
              <w:rPr>
                <w:lang w:val="en-US"/>
              </w:rPr>
              <w:t>bootloader_check_header_crc, bootloader_CRC_calc</w:t>
            </w:r>
          </w:p>
        </w:tc>
      </w:tr>
      <w:tr w:rsidR="00084C76" w14:paraId="56D1798B"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2024FDE8" w14:textId="77777777" w:rsidR="00084C76" w:rsidRDefault="00084C76">
            <w:pPr>
              <w:pStyle w:val="TDCe"/>
            </w:pPr>
            <w:r>
              <w:t>동작 조건</w:t>
            </w:r>
          </w:p>
        </w:tc>
        <w:tc>
          <w:tcPr>
            <w:tcW w:w="7512" w:type="dxa"/>
          </w:tcPr>
          <w:p w14:paraId="462D66E7"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계산한 CRC와 기준 CRC가 같으면 성공, 다르면 오류를 반환한다. 호출자는 검사할 데이터의 바이트 길이와 메모리 정렬을 CRC 인터페이스의 조건에 맞춰 전달한다.</w:t>
            </w:r>
          </w:p>
        </w:tc>
      </w:tr>
    </w:tbl>
    <w:p w14:paraId="3D30AA3B" w14:textId="77777777" w:rsidR="00084C76" w:rsidRDefault="00084C76" w:rsidP="00BB7A53">
      <w:pPr>
        <w:pStyle w:val="TDC40"/>
        <w:spacing w:after="0"/>
      </w:pPr>
    </w:p>
    <w:p w14:paraId="0EFF6005" w14:textId="77777777" w:rsidR="00697371" w:rsidRPr="00E00010" w:rsidRDefault="00220104" w:rsidP="00BB7A53">
      <w:pPr>
        <w:pStyle w:val="TDC4"/>
      </w:pPr>
      <w:r>
        <w:t>SU-ID-BOOT-014, 이미지 AES 복호화</w:t>
      </w:r>
    </w:p>
    <w:p w14:paraId="76135756" w14:textId="77777777" w:rsidR="00084C76" w:rsidRDefault="00084C76" w:rsidP="00BB7A53">
      <w:pPr>
        <w:pStyle w:val="TDC40"/>
        <w:keepNext/>
      </w:pPr>
      <w:r>
        <w:t>저장된 암호화 실행 이미지를 적재 가능한 데이터로 변환한다.</w:t>
      </w:r>
    </w:p>
    <w:p w14:paraId="5F0A6EEF" w14:textId="77777777" w:rsidR="00084C76" w:rsidRDefault="00084C76">
      <w:pPr>
        <w:pStyle w:val="TDC42"/>
      </w:pPr>
      <w:r>
        <w:t xml:space="preserve">표 </w:t>
      </w:r>
      <w:r>
        <w:fldChar w:fldCharType="begin"/>
      </w:r>
      <w:r>
        <w:instrText>SEQ 표 \* ARABIC</w:instrText>
      </w:r>
      <w:r>
        <w:fldChar w:fldCharType="separate"/>
      </w:r>
      <w:r w:rsidR="001A0C22">
        <w:rPr>
          <w:noProof/>
        </w:rPr>
        <w:t>224</w:t>
      </w:r>
      <w:r>
        <w:fldChar w:fldCharType="end"/>
      </w:r>
      <w:r>
        <w:t>. 이미지 AES 복호화 / 유닛 설계 내용</w:t>
      </w:r>
    </w:p>
    <w:tbl>
      <w:tblPr>
        <w:tblStyle w:val="TDC41"/>
        <w:tblW w:w="8816" w:type="dxa"/>
        <w:tblLayout w:type="fixed"/>
        <w:tblLook w:val="04A0" w:firstRow="1" w:lastRow="0" w:firstColumn="1" w:lastColumn="0" w:noHBand="0" w:noVBand="1"/>
      </w:tblPr>
      <w:tblGrid>
        <w:gridCol w:w="1304"/>
        <w:gridCol w:w="7512"/>
      </w:tblGrid>
      <w:tr w:rsidR="00084C76" w14:paraId="496BE9DB"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2E4EA7DC" w14:textId="77777777" w:rsidR="00084C76" w:rsidRDefault="00084C76">
            <w:pPr>
              <w:pStyle w:val="TDC0"/>
            </w:pPr>
            <w:r>
              <w:t>항목</w:t>
            </w:r>
          </w:p>
        </w:tc>
        <w:tc>
          <w:tcPr>
            <w:tcW w:w="7512" w:type="dxa"/>
          </w:tcPr>
          <w:p w14:paraId="1A8A5F04"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설계 내용</w:t>
            </w:r>
          </w:p>
        </w:tc>
      </w:tr>
      <w:tr w:rsidR="00084C76" w14:paraId="7E08A167"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4BF74263" w14:textId="77777777" w:rsidR="00084C76" w:rsidRDefault="00084C76">
            <w:pPr>
              <w:pStyle w:val="TDCe"/>
            </w:pPr>
            <w:r>
              <w:t>입력</w:t>
            </w:r>
          </w:p>
        </w:tc>
        <w:tc>
          <w:tcPr>
            <w:tcW w:w="7512" w:type="dxa"/>
          </w:tcPr>
          <w:p w14:paraId="67BAA2E9"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암호화된 이미지 구획, 복호화 처리 상태와 키 선택 정보</w:t>
            </w:r>
          </w:p>
        </w:tc>
      </w:tr>
      <w:tr w:rsidR="00084C76" w14:paraId="79004BCC"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2C24E7AD" w14:textId="77777777" w:rsidR="00084C76" w:rsidRDefault="00084C76">
            <w:pPr>
              <w:pStyle w:val="TDCe"/>
            </w:pPr>
            <w:r>
              <w:t>출력</w:t>
            </w:r>
          </w:p>
        </w:tc>
        <w:tc>
          <w:tcPr>
            <w:tcW w:w="7512" w:type="dxa"/>
          </w:tcPr>
          <w:p w14:paraId="1ED8AA0C"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복호화 데이터</w:t>
            </w:r>
          </w:p>
        </w:tc>
      </w:tr>
      <w:tr w:rsidR="00084C76" w14:paraId="68A83F9E"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1B68CF37" w14:textId="77777777" w:rsidR="00084C76" w:rsidRDefault="00084C76">
            <w:pPr>
              <w:pStyle w:val="TDCe"/>
            </w:pPr>
            <w:r>
              <w:t>처리</w:t>
            </w:r>
          </w:p>
        </w:tc>
        <w:tc>
          <w:tcPr>
            <w:tcW w:w="7512" w:type="dxa"/>
          </w:tcPr>
          <w:p w14:paraId="1EE23F6F"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이미지의 키 선택 정보로 복호화 처리 상태를 초기화하고 암호화된 구획을 복호화한다. 제품 키는 지정된 키 관리 경로에서 사용하며 문서나 로그에 노출하지 않는다. 복호화와 CRC 검사는 서로 다른 단계로 처리한다.</w:t>
            </w:r>
          </w:p>
        </w:tc>
      </w:tr>
    </w:tbl>
    <w:p w14:paraId="199D7661" w14:textId="77777777" w:rsidR="00084C76" w:rsidRDefault="00084C76" w:rsidP="00BB7A53">
      <w:pPr>
        <w:pStyle w:val="TDC40"/>
        <w:spacing w:after="0"/>
      </w:pPr>
    </w:p>
    <w:p w14:paraId="48D322E2" w14:textId="77777777" w:rsidR="00084C76" w:rsidRDefault="00084C76">
      <w:pPr>
        <w:pStyle w:val="TDC42"/>
      </w:pPr>
      <w:r>
        <w:t xml:space="preserve">표 </w:t>
      </w:r>
      <w:r>
        <w:fldChar w:fldCharType="begin"/>
      </w:r>
      <w:r>
        <w:instrText>SEQ 표 \* ARABIC</w:instrText>
      </w:r>
      <w:r>
        <w:fldChar w:fldCharType="separate"/>
      </w:r>
      <w:r w:rsidR="001A0C22">
        <w:rPr>
          <w:noProof/>
        </w:rPr>
        <w:t>225</w:t>
      </w:r>
      <w:r>
        <w:fldChar w:fldCharType="end"/>
      </w:r>
      <w:r>
        <w:t>. 이미지 AES 복호화 / 구현 조건</w:t>
      </w:r>
    </w:p>
    <w:tbl>
      <w:tblPr>
        <w:tblStyle w:val="TDC41"/>
        <w:tblW w:w="8816" w:type="dxa"/>
        <w:tblLayout w:type="fixed"/>
        <w:tblLook w:val="04A0" w:firstRow="1" w:lastRow="0" w:firstColumn="1" w:lastColumn="0" w:noHBand="0" w:noVBand="1"/>
      </w:tblPr>
      <w:tblGrid>
        <w:gridCol w:w="1304"/>
        <w:gridCol w:w="7512"/>
      </w:tblGrid>
      <w:tr w:rsidR="00084C76" w14:paraId="2F7EDF47"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66EE020E" w14:textId="77777777" w:rsidR="00084C76" w:rsidRDefault="00084C76">
            <w:pPr>
              <w:pStyle w:val="TDC0"/>
            </w:pPr>
            <w:r>
              <w:t>구분</w:t>
            </w:r>
          </w:p>
        </w:tc>
        <w:tc>
          <w:tcPr>
            <w:tcW w:w="7512" w:type="dxa"/>
          </w:tcPr>
          <w:p w14:paraId="53D1B7A4"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구현 조건</w:t>
            </w:r>
          </w:p>
        </w:tc>
      </w:tr>
      <w:tr w:rsidR="00084C76" w14:paraId="6B0E24F3"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31487252" w14:textId="77777777" w:rsidR="00084C76" w:rsidRDefault="00084C76">
            <w:pPr>
              <w:pStyle w:val="TDCe"/>
            </w:pPr>
            <w:r>
              <w:t>관련 함수</w:t>
            </w:r>
          </w:p>
        </w:tc>
        <w:tc>
          <w:tcPr>
            <w:tcW w:w="7512" w:type="dxa"/>
          </w:tcPr>
          <w:p w14:paraId="4356913A" w14:textId="77777777" w:rsidR="00084C76" w:rsidRPr="00BB7A53" w:rsidRDefault="00084C76">
            <w:pPr>
              <w:pStyle w:val="TDCf"/>
              <w:cnfStyle w:val="000000000000" w:firstRow="0" w:lastRow="0" w:firstColumn="0" w:lastColumn="0" w:oddVBand="0" w:evenVBand="0" w:oddHBand="0" w:evenHBand="0" w:firstRowFirstColumn="0" w:firstRowLastColumn="0" w:lastRowFirstColumn="0" w:lastRowLastColumn="0"/>
              <w:rPr>
                <w:lang w:val="en-US"/>
              </w:rPr>
            </w:pPr>
            <w:r w:rsidRPr="00BB7A53">
              <w:rPr>
                <w:lang w:val="en-US"/>
              </w:rPr>
              <w:t>bootloader_initialize_aes_ctx, bootloader_get_application_key, bootloader_decrypt_data</w:t>
            </w:r>
          </w:p>
        </w:tc>
      </w:tr>
    </w:tbl>
    <w:p w14:paraId="18AC780A" w14:textId="77777777" w:rsidR="00084C76" w:rsidRPr="00BB7A53" w:rsidRDefault="00084C76" w:rsidP="00BB7A53">
      <w:pPr>
        <w:pStyle w:val="TDC40"/>
        <w:spacing w:after="0"/>
        <w:rPr>
          <w:lang w:val="en-US"/>
        </w:rPr>
      </w:pPr>
    </w:p>
    <w:p w14:paraId="2B85D18E" w14:textId="77777777" w:rsidR="00084C76" w:rsidRDefault="00084C76">
      <w:pPr>
        <w:pStyle w:val="TDC43"/>
      </w:pPr>
      <w:r>
        <w:lastRenderedPageBreak/>
        <w:t>입출력 예 : 복호화 길이는 32비트 워드 수로 받는다. 길이가 4의 배수이면 128비트 블록 단위로 처리하고 성공 시 0을 반환한다. 길이 3처럼 블록 경계에 맞지 않으면 -1을 반환하고 입력 데이터를 변경하지 않는다. ECB 방식에는 IV를 사용하지 않는다.</w:t>
      </w:r>
    </w:p>
    <w:p w14:paraId="47C4F7B9" w14:textId="77777777" w:rsidR="000C626C" w:rsidRDefault="000C626C">
      <w:pPr>
        <w:pStyle w:val="TDC40"/>
      </w:pPr>
    </w:p>
    <w:p w14:paraId="6A604474" w14:textId="77777777" w:rsidR="00697371" w:rsidRPr="00E00010" w:rsidRDefault="00220104" w:rsidP="00BB7A53">
      <w:pPr>
        <w:pStyle w:val="TDC4"/>
      </w:pPr>
      <w:r>
        <w:t>SU-ID-BOOT-015, 구획 데이터 전송</w:t>
      </w:r>
    </w:p>
    <w:p w14:paraId="0A2F0497" w14:textId="77777777" w:rsidR="00084C76" w:rsidRDefault="00084C76" w:rsidP="00BB7A53">
      <w:pPr>
        <w:pStyle w:val="TDC40"/>
        <w:keepNext/>
      </w:pPr>
      <w:r>
        <w:t>파일에서 준비한 데이터를 실행 코어의 메모리에 옮긴다.</w:t>
      </w:r>
    </w:p>
    <w:p w14:paraId="48CFBE4A" w14:textId="77777777" w:rsidR="00084C76" w:rsidRDefault="00084C76">
      <w:pPr>
        <w:pStyle w:val="TDC42"/>
      </w:pPr>
      <w:r>
        <w:t xml:space="preserve">표 </w:t>
      </w:r>
      <w:r>
        <w:fldChar w:fldCharType="begin"/>
      </w:r>
      <w:r>
        <w:instrText>SEQ 표 \* ARABIC</w:instrText>
      </w:r>
      <w:r>
        <w:fldChar w:fldCharType="separate"/>
      </w:r>
      <w:r w:rsidR="001A0C22">
        <w:rPr>
          <w:noProof/>
        </w:rPr>
        <w:t>226</w:t>
      </w:r>
      <w:r>
        <w:fldChar w:fldCharType="end"/>
      </w:r>
      <w:r>
        <w:t>. 구획 데이터 전송 / 유닛 설계 내용</w:t>
      </w:r>
    </w:p>
    <w:tbl>
      <w:tblPr>
        <w:tblStyle w:val="TDC41"/>
        <w:tblW w:w="8816" w:type="dxa"/>
        <w:tblLayout w:type="fixed"/>
        <w:tblLook w:val="04A0" w:firstRow="1" w:lastRow="0" w:firstColumn="1" w:lastColumn="0" w:noHBand="0" w:noVBand="1"/>
      </w:tblPr>
      <w:tblGrid>
        <w:gridCol w:w="1304"/>
        <w:gridCol w:w="7512"/>
      </w:tblGrid>
      <w:tr w:rsidR="00084C76" w14:paraId="76DB9216"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64C407E1" w14:textId="77777777" w:rsidR="00084C76" w:rsidRDefault="00084C76">
            <w:pPr>
              <w:pStyle w:val="TDC0"/>
            </w:pPr>
            <w:r>
              <w:t>항목</w:t>
            </w:r>
          </w:p>
        </w:tc>
        <w:tc>
          <w:tcPr>
            <w:tcW w:w="7512" w:type="dxa"/>
          </w:tcPr>
          <w:p w14:paraId="4F6F2B43"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설계 내용</w:t>
            </w:r>
          </w:p>
        </w:tc>
      </w:tr>
      <w:tr w:rsidR="00084C76" w14:paraId="7E31F3B7"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608053A5" w14:textId="77777777" w:rsidR="00084C76" w:rsidRDefault="00084C76">
            <w:pPr>
              <w:pStyle w:val="TDCe"/>
            </w:pPr>
            <w:r>
              <w:t>입력</w:t>
            </w:r>
          </w:p>
        </w:tc>
        <w:tc>
          <w:tcPr>
            <w:tcW w:w="7512" w:type="dxa"/>
          </w:tcPr>
          <w:p w14:paraId="3615D24F"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입력 구획 버퍼, 대상 메모리, 길이</w:t>
            </w:r>
          </w:p>
        </w:tc>
      </w:tr>
      <w:tr w:rsidR="00084C76" w14:paraId="24834DB7"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5D5FBD92" w14:textId="77777777" w:rsidR="00084C76" w:rsidRDefault="00084C76">
            <w:pPr>
              <w:pStyle w:val="TDCe"/>
            </w:pPr>
            <w:r>
              <w:t>출력</w:t>
            </w:r>
          </w:p>
        </w:tc>
        <w:tc>
          <w:tcPr>
            <w:tcW w:w="7512" w:type="dxa"/>
          </w:tcPr>
          <w:p w14:paraId="3CF88140"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대상 메모리의 구획 데이터</w:t>
            </w:r>
          </w:p>
        </w:tc>
      </w:tr>
      <w:tr w:rsidR="00084C76" w14:paraId="0237290A"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5C493AAC" w14:textId="77777777" w:rsidR="00084C76" w:rsidRDefault="00084C76">
            <w:pPr>
              <w:pStyle w:val="TDCe"/>
            </w:pPr>
            <w:r>
              <w:t>처리</w:t>
            </w:r>
          </w:p>
        </w:tc>
        <w:tc>
          <w:tcPr>
            <w:tcW w:w="7512" w:type="dxa"/>
          </w:tcPr>
          <w:p w14:paraId="005CC67C"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대상 메모리 종류에 맞게 데이터를 전달한다. 전송 단위와 전체 바이트 길이를 구분하고 남은 구획 데이터를 처리한다.</w:t>
            </w:r>
          </w:p>
        </w:tc>
      </w:tr>
    </w:tbl>
    <w:p w14:paraId="192E1BA2" w14:textId="77777777" w:rsidR="00084C76" w:rsidRDefault="00084C76" w:rsidP="00BB7A53">
      <w:pPr>
        <w:pStyle w:val="TDC40"/>
        <w:spacing w:after="0"/>
      </w:pPr>
    </w:p>
    <w:p w14:paraId="18E6E425" w14:textId="77777777" w:rsidR="00084C76" w:rsidRDefault="00084C76">
      <w:pPr>
        <w:pStyle w:val="TDC42"/>
      </w:pPr>
      <w:r>
        <w:t xml:space="preserve">표 </w:t>
      </w:r>
      <w:r>
        <w:fldChar w:fldCharType="begin"/>
      </w:r>
      <w:r>
        <w:instrText>SEQ 표 \* ARABIC</w:instrText>
      </w:r>
      <w:r>
        <w:fldChar w:fldCharType="separate"/>
      </w:r>
      <w:r w:rsidR="001A0C22">
        <w:rPr>
          <w:noProof/>
        </w:rPr>
        <w:t>227</w:t>
      </w:r>
      <w:r>
        <w:fldChar w:fldCharType="end"/>
      </w:r>
      <w:r>
        <w:t>. 구획 데이터 전송 / 구현 조건</w:t>
      </w:r>
    </w:p>
    <w:tbl>
      <w:tblPr>
        <w:tblStyle w:val="TDC41"/>
        <w:tblW w:w="8816" w:type="dxa"/>
        <w:tblLayout w:type="fixed"/>
        <w:tblLook w:val="04A0" w:firstRow="1" w:lastRow="0" w:firstColumn="1" w:lastColumn="0" w:noHBand="0" w:noVBand="1"/>
      </w:tblPr>
      <w:tblGrid>
        <w:gridCol w:w="1304"/>
        <w:gridCol w:w="7512"/>
      </w:tblGrid>
      <w:tr w:rsidR="00084C76" w14:paraId="1BDB39B9"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6CCB0BE9" w14:textId="77777777" w:rsidR="00084C76" w:rsidRDefault="00084C76">
            <w:pPr>
              <w:pStyle w:val="TDC0"/>
            </w:pPr>
            <w:r>
              <w:t>구분</w:t>
            </w:r>
          </w:p>
        </w:tc>
        <w:tc>
          <w:tcPr>
            <w:tcW w:w="7512" w:type="dxa"/>
          </w:tcPr>
          <w:p w14:paraId="4494CF23"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구현 조건</w:t>
            </w:r>
          </w:p>
        </w:tc>
      </w:tr>
      <w:tr w:rsidR="00084C76" w14:paraId="1194151E"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4442370A" w14:textId="77777777" w:rsidR="00084C76" w:rsidRDefault="00084C76">
            <w:pPr>
              <w:pStyle w:val="TDCe"/>
            </w:pPr>
            <w:r>
              <w:t>관련 함수</w:t>
            </w:r>
          </w:p>
        </w:tc>
        <w:tc>
          <w:tcPr>
            <w:tcW w:w="7512" w:type="dxa"/>
          </w:tcPr>
          <w:p w14:paraId="3B464364"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bootloader_transfer_section_data</w:t>
            </w:r>
          </w:p>
        </w:tc>
      </w:tr>
      <w:tr w:rsidR="00084C76" w14:paraId="0D1C245B"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78FAE5CE" w14:textId="77777777" w:rsidR="00084C76" w:rsidRDefault="00084C76">
            <w:pPr>
              <w:pStyle w:val="TDCe"/>
            </w:pPr>
            <w:r>
              <w:t>동작 조건</w:t>
            </w:r>
          </w:p>
        </w:tc>
        <w:tc>
          <w:tcPr>
            <w:tcW w:w="7512" w:type="dxa"/>
          </w:tcPr>
          <w:p w14:paraId="4C4EFBBB"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지정한 데이터가 대상 주소/길이에 맞게 전송되고 다른 코어의 메모리로 쓰이지 않아야 한다.</w:t>
            </w:r>
          </w:p>
        </w:tc>
      </w:tr>
    </w:tbl>
    <w:p w14:paraId="0BAB6E5C" w14:textId="77777777" w:rsidR="00084C76" w:rsidRDefault="00084C76" w:rsidP="00BB7A53">
      <w:pPr>
        <w:pStyle w:val="TDC40"/>
        <w:spacing w:after="0"/>
      </w:pPr>
    </w:p>
    <w:p w14:paraId="4AB574D8" w14:textId="77777777" w:rsidR="00697371" w:rsidRPr="00E00010" w:rsidRDefault="00220104" w:rsidP="00BB7A53">
      <w:pPr>
        <w:pStyle w:val="TDC43"/>
      </w:pPr>
      <w:r w:rsidRPr="00BB7A53">
        <w:rPr>
          <w:b/>
          <w:bCs/>
        </w:rPr>
        <w:t xml:space="preserve">흐름 참고 : </w:t>
      </w:r>
      <w:r w:rsidRPr="00BB7A53">
        <w:t>읽기/복호화/DMA 준비 오류는 즉시 실패 반환한다. VOLATILE 구획의 CRC 오류 무시 조건은 일반 구획과 구분한다.</w:t>
      </w:r>
    </w:p>
    <w:p w14:paraId="2E506FDE" w14:textId="77777777" w:rsidR="00BA1805" w:rsidRPr="00E00010" w:rsidRDefault="00BA1805" w:rsidP="00BB7A53">
      <w:pPr>
        <w:pStyle w:val="TDC44"/>
        <w:pageBreakBefore/>
      </w:pPr>
      <w:r w:rsidRPr="00E00010">
        <w:rPr>
          <w:noProof/>
        </w:rPr>
        <w:lastRenderedPageBreak/>
        <w:drawing>
          <wp:inline distT="0" distB="0" distL="0" distR="0" wp14:anchorId="3E4EBC4E" wp14:editId="0010EAF7">
            <wp:extent cx="4320000" cy="5289300"/>
            <wp:effectExtent l="0" t="0" r="0" b="0"/>
            <wp:docPr id="1031" name="Flow BOOT-015" descr="SU-ID-BOOT-015 구획 데이터 전송 설계 순서도">
              <a:extLst xmlns:a="http://schemas.openxmlformats.org/drawingml/2006/main">
                <a:ext uri="{FF2B5EF4-FFF2-40B4-BE49-F238E27FC236}">
                  <a16:creationId xmlns:a16="http://schemas.microsoft.com/office/drawing/2014/main" id="{E8B69799-F488-0C76-6806-D41022ABA0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그림 256" descr="스크린샷, 어둠, 블랙, 밤이(가) 표시된 사진&#10;&#10;자동 생성된 설명">
                      <a:extLst>
                        <a:ext uri="{FF2B5EF4-FFF2-40B4-BE49-F238E27FC236}">
                          <a16:creationId xmlns:a16="http://schemas.microsoft.com/office/drawing/2014/main" id="{E8B69799-F488-0C76-6806-D41022ABA043}"/>
                        </a:ext>
                      </a:extLst>
                    </pic:cNvPr>
                    <pic:cNvPicPr>
                      <a:picLocks noChangeAspect="1"/>
                    </pic:cNvPicPr>
                  </pic:nvPicPr>
                  <pic:blipFill>
                    <a:blip r:embed="rId48"/>
                    <a:stretch>
                      <a:fillRect/>
                    </a:stretch>
                  </pic:blipFill>
                  <pic:spPr>
                    <a:xfrm>
                      <a:off x="0" y="0"/>
                      <a:ext cx="4320000" cy="5289300"/>
                    </a:xfrm>
                    <a:prstGeom prst="rect">
                      <a:avLst/>
                    </a:prstGeom>
                  </pic:spPr>
                </pic:pic>
              </a:graphicData>
            </a:graphic>
          </wp:inline>
        </w:drawing>
      </w:r>
    </w:p>
    <w:p w14:paraId="5EE0529E" w14:textId="77777777" w:rsidR="00697371" w:rsidRPr="00E00010" w:rsidRDefault="00220104" w:rsidP="00BB7A53">
      <w:pPr>
        <w:pStyle w:val="TDC45"/>
      </w:pPr>
      <w:r w:rsidRPr="00E00010">
        <w:t>그림 39. SU-ID-BOOT-015 구획 데이터 전송 순서도</w:t>
      </w:r>
    </w:p>
    <w:p w14:paraId="5ECE4F5D" w14:textId="77777777" w:rsidR="000C626C" w:rsidRDefault="000C626C">
      <w:pPr>
        <w:pStyle w:val="TDC40"/>
      </w:pPr>
    </w:p>
    <w:p w14:paraId="2BC78611" w14:textId="77777777" w:rsidR="00697371" w:rsidRPr="00E00010" w:rsidRDefault="00220104" w:rsidP="00BB7A53">
      <w:pPr>
        <w:pStyle w:val="TDC4"/>
      </w:pPr>
      <w:r>
        <w:t>SU-ID-BOOT-016, 프로그램 메모리 잠금</w:t>
      </w:r>
    </w:p>
    <w:p w14:paraId="206F0781" w14:textId="77777777" w:rsidR="00084C76" w:rsidRDefault="00084C76" w:rsidP="00BB7A53">
      <w:pPr>
        <w:pStyle w:val="TDC40"/>
        <w:keepNext/>
      </w:pPr>
      <w:r>
        <w:t>적재가 끝난 프로그램 영역의 접근을 기동 정책에 맞게 제한한다.</w:t>
      </w:r>
    </w:p>
    <w:p w14:paraId="5E7FA4B9" w14:textId="77777777" w:rsidR="00084C76" w:rsidRDefault="00084C76">
      <w:pPr>
        <w:pStyle w:val="TDC42"/>
      </w:pPr>
      <w:r>
        <w:t xml:space="preserve">표 </w:t>
      </w:r>
      <w:r>
        <w:fldChar w:fldCharType="begin"/>
      </w:r>
      <w:r>
        <w:instrText>SEQ 표 \* ARABIC</w:instrText>
      </w:r>
      <w:r>
        <w:fldChar w:fldCharType="separate"/>
      </w:r>
      <w:r w:rsidR="001A0C22">
        <w:rPr>
          <w:noProof/>
        </w:rPr>
        <w:t>228</w:t>
      </w:r>
      <w:r>
        <w:fldChar w:fldCharType="end"/>
      </w:r>
      <w:r>
        <w:t>. 프로그램 메모리 잠금 / 유닛 설계 내용</w:t>
      </w:r>
    </w:p>
    <w:tbl>
      <w:tblPr>
        <w:tblStyle w:val="TDC41"/>
        <w:tblW w:w="8816" w:type="dxa"/>
        <w:tblLayout w:type="fixed"/>
        <w:tblLook w:val="04A0" w:firstRow="1" w:lastRow="0" w:firstColumn="1" w:lastColumn="0" w:noHBand="0" w:noVBand="1"/>
      </w:tblPr>
      <w:tblGrid>
        <w:gridCol w:w="1304"/>
        <w:gridCol w:w="7512"/>
      </w:tblGrid>
      <w:tr w:rsidR="00084C76" w14:paraId="5BA4C357"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61DF2446" w14:textId="77777777" w:rsidR="00084C76" w:rsidRDefault="00084C76">
            <w:pPr>
              <w:pStyle w:val="TDC0"/>
            </w:pPr>
            <w:r>
              <w:t>항목</w:t>
            </w:r>
          </w:p>
        </w:tc>
        <w:tc>
          <w:tcPr>
            <w:tcW w:w="7512" w:type="dxa"/>
          </w:tcPr>
          <w:p w14:paraId="487F6DD1"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설계 내용</w:t>
            </w:r>
          </w:p>
        </w:tc>
      </w:tr>
      <w:tr w:rsidR="00084C76" w14:paraId="79003F93"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5AE6C755" w14:textId="77777777" w:rsidR="00084C76" w:rsidRDefault="00084C76">
            <w:pPr>
              <w:pStyle w:val="TDCe"/>
            </w:pPr>
            <w:r>
              <w:t>입력</w:t>
            </w:r>
          </w:p>
        </w:tc>
        <w:tc>
          <w:tcPr>
            <w:tcW w:w="7512" w:type="dxa"/>
          </w:tcPr>
          <w:p w14:paraId="6279E2D7"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적재 완료한 프로그램 영역</w:t>
            </w:r>
          </w:p>
        </w:tc>
      </w:tr>
      <w:tr w:rsidR="00084C76" w14:paraId="46133C74"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1993D2B5" w14:textId="77777777" w:rsidR="00084C76" w:rsidRDefault="00084C76">
            <w:pPr>
              <w:pStyle w:val="TDCe"/>
            </w:pPr>
            <w:r>
              <w:lastRenderedPageBreak/>
              <w:t>출력</w:t>
            </w:r>
          </w:p>
        </w:tc>
        <w:tc>
          <w:tcPr>
            <w:tcW w:w="7512" w:type="dxa"/>
          </w:tcPr>
          <w:p w14:paraId="5707173C"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PRAM 접근 제한 상태</w:t>
            </w:r>
          </w:p>
        </w:tc>
      </w:tr>
      <w:tr w:rsidR="00084C76" w14:paraId="44829B59"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6B02F7F1" w14:textId="77777777" w:rsidR="00084C76" w:rsidRDefault="00084C76">
            <w:pPr>
              <w:pStyle w:val="TDCe"/>
            </w:pPr>
            <w:r>
              <w:t>처리</w:t>
            </w:r>
          </w:p>
        </w:tc>
        <w:tc>
          <w:tcPr>
            <w:tcW w:w="7512" w:type="dxa"/>
          </w:tcPr>
          <w:p w14:paraId="6BEED587"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대상 PRAM 영역의 잠금 설정을 적용한다. 적재 전 잠금과 적재 완료 후 잠금의 순서를 구분한다.</w:t>
            </w:r>
          </w:p>
        </w:tc>
      </w:tr>
    </w:tbl>
    <w:p w14:paraId="618E702F" w14:textId="77777777" w:rsidR="00084C76" w:rsidRDefault="00084C76" w:rsidP="00BB7A53">
      <w:pPr>
        <w:pStyle w:val="TDC40"/>
        <w:spacing w:after="0"/>
      </w:pPr>
    </w:p>
    <w:p w14:paraId="3072A686" w14:textId="77777777" w:rsidR="00084C76" w:rsidRDefault="00084C76">
      <w:pPr>
        <w:pStyle w:val="TDC42"/>
      </w:pPr>
      <w:r>
        <w:t xml:space="preserve">표 </w:t>
      </w:r>
      <w:r>
        <w:fldChar w:fldCharType="begin"/>
      </w:r>
      <w:r>
        <w:instrText>SEQ 표 \* ARABIC</w:instrText>
      </w:r>
      <w:r>
        <w:fldChar w:fldCharType="separate"/>
      </w:r>
      <w:r w:rsidR="001A0C22">
        <w:rPr>
          <w:noProof/>
        </w:rPr>
        <w:t>229</w:t>
      </w:r>
      <w:r>
        <w:fldChar w:fldCharType="end"/>
      </w:r>
      <w:r>
        <w:t>. 프로그램 메모리 잠금 / 구현 조건</w:t>
      </w:r>
    </w:p>
    <w:tbl>
      <w:tblPr>
        <w:tblStyle w:val="TDC41"/>
        <w:tblW w:w="8816" w:type="dxa"/>
        <w:tblLayout w:type="fixed"/>
        <w:tblLook w:val="04A0" w:firstRow="1" w:lastRow="0" w:firstColumn="1" w:lastColumn="0" w:noHBand="0" w:noVBand="1"/>
      </w:tblPr>
      <w:tblGrid>
        <w:gridCol w:w="1304"/>
        <w:gridCol w:w="7512"/>
      </w:tblGrid>
      <w:tr w:rsidR="00084C76" w14:paraId="08AC93D3"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396B284A" w14:textId="77777777" w:rsidR="00084C76" w:rsidRDefault="00084C76">
            <w:pPr>
              <w:pStyle w:val="TDC0"/>
            </w:pPr>
            <w:r>
              <w:t>구분</w:t>
            </w:r>
          </w:p>
        </w:tc>
        <w:tc>
          <w:tcPr>
            <w:tcW w:w="7512" w:type="dxa"/>
          </w:tcPr>
          <w:p w14:paraId="5EF56EE8"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구현 조건</w:t>
            </w:r>
          </w:p>
        </w:tc>
      </w:tr>
      <w:tr w:rsidR="00084C76" w14:paraId="51A01765"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5FAFBB73" w14:textId="77777777" w:rsidR="00084C76" w:rsidRDefault="00084C76">
            <w:pPr>
              <w:pStyle w:val="TDCe"/>
            </w:pPr>
            <w:r>
              <w:t>관련 함수</w:t>
            </w:r>
          </w:p>
        </w:tc>
        <w:tc>
          <w:tcPr>
            <w:tcW w:w="7512" w:type="dxa"/>
          </w:tcPr>
          <w:p w14:paraId="73B714A6"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bootloader_lock_pram</w:t>
            </w:r>
          </w:p>
        </w:tc>
      </w:tr>
      <w:tr w:rsidR="00084C76" w14:paraId="78CEAEA7"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05AE5789" w14:textId="77777777" w:rsidR="00084C76" w:rsidRDefault="00084C76">
            <w:pPr>
              <w:pStyle w:val="TDCe"/>
            </w:pPr>
            <w:r>
              <w:t>동작 조건</w:t>
            </w:r>
          </w:p>
        </w:tc>
        <w:tc>
          <w:tcPr>
            <w:tcW w:w="7512" w:type="dxa"/>
          </w:tcPr>
          <w:p w14:paraId="0C60CE15"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필요한 적재가 끝난 뒤 지정 영역에 잠금이 적용되어야 한다.</w:t>
            </w:r>
          </w:p>
        </w:tc>
      </w:tr>
    </w:tbl>
    <w:p w14:paraId="2C0F3142" w14:textId="77777777" w:rsidR="00084C76" w:rsidRDefault="00084C76" w:rsidP="00BB7A53">
      <w:pPr>
        <w:pStyle w:val="TDC40"/>
        <w:spacing w:after="0"/>
      </w:pPr>
    </w:p>
    <w:p w14:paraId="5DE17CBA" w14:textId="77777777" w:rsidR="00697371" w:rsidRPr="00E00010" w:rsidRDefault="00220104" w:rsidP="00BB7A53">
      <w:pPr>
        <w:pStyle w:val="TDC4"/>
      </w:pPr>
      <w:r>
        <w:t>SU-ID-BOOT-017, 서비스 모드 점검</w:t>
      </w:r>
    </w:p>
    <w:p w14:paraId="2E7ADDEA" w14:textId="77777777" w:rsidR="00084C76" w:rsidRDefault="00084C76" w:rsidP="00BB7A53">
      <w:pPr>
        <w:pStyle w:val="TDC40"/>
        <w:keepNext/>
      </w:pPr>
      <w:r>
        <w:t>일반 응용 실행 전에 기동 관련 자료를 점검할 수 있게 한다.</w:t>
      </w:r>
    </w:p>
    <w:p w14:paraId="3AA01487" w14:textId="77777777" w:rsidR="00084C76" w:rsidRDefault="00084C76">
      <w:pPr>
        <w:pStyle w:val="TDC42"/>
      </w:pPr>
      <w:r>
        <w:t xml:space="preserve">표 </w:t>
      </w:r>
      <w:r>
        <w:fldChar w:fldCharType="begin"/>
      </w:r>
      <w:r>
        <w:instrText>SEQ 표 \* ARABIC</w:instrText>
      </w:r>
      <w:r>
        <w:fldChar w:fldCharType="separate"/>
      </w:r>
      <w:r w:rsidR="001A0C22">
        <w:rPr>
          <w:noProof/>
        </w:rPr>
        <w:t>230</w:t>
      </w:r>
      <w:r>
        <w:fldChar w:fldCharType="end"/>
      </w:r>
      <w:r>
        <w:t>. 서비스 모드 점검 / 유닛 설계 내용</w:t>
      </w:r>
    </w:p>
    <w:tbl>
      <w:tblPr>
        <w:tblStyle w:val="TDC41"/>
        <w:tblW w:w="8816" w:type="dxa"/>
        <w:tblLayout w:type="fixed"/>
        <w:tblLook w:val="04A0" w:firstRow="1" w:lastRow="0" w:firstColumn="1" w:lastColumn="0" w:noHBand="0" w:noVBand="1"/>
      </w:tblPr>
      <w:tblGrid>
        <w:gridCol w:w="1304"/>
        <w:gridCol w:w="7512"/>
      </w:tblGrid>
      <w:tr w:rsidR="00084C76" w14:paraId="290FD215"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2A405390" w14:textId="77777777" w:rsidR="00084C76" w:rsidRDefault="00084C76">
            <w:pPr>
              <w:pStyle w:val="TDC0"/>
            </w:pPr>
            <w:r>
              <w:t>항목</w:t>
            </w:r>
          </w:p>
        </w:tc>
        <w:tc>
          <w:tcPr>
            <w:tcW w:w="7512" w:type="dxa"/>
          </w:tcPr>
          <w:p w14:paraId="00D290F6"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설계 내용</w:t>
            </w:r>
          </w:p>
        </w:tc>
      </w:tr>
      <w:tr w:rsidR="00084C76" w14:paraId="752CE3FB"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5EFB499E" w14:textId="77777777" w:rsidR="00084C76" w:rsidRDefault="00084C76">
            <w:pPr>
              <w:pStyle w:val="TDCe"/>
            </w:pPr>
            <w:r>
              <w:t>입력</w:t>
            </w:r>
          </w:p>
        </w:tc>
        <w:tc>
          <w:tcPr>
            <w:tcW w:w="7512" w:type="dxa"/>
          </w:tcPr>
          <w:p w14:paraId="69441D82"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서비스 진입과 점검 명령</w:t>
            </w:r>
          </w:p>
        </w:tc>
      </w:tr>
      <w:tr w:rsidR="00084C76" w14:paraId="061D79D3"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563319A1" w14:textId="77777777" w:rsidR="00084C76" w:rsidRDefault="00084C76">
            <w:pPr>
              <w:pStyle w:val="TDCe"/>
            </w:pPr>
            <w:r>
              <w:t>출력</w:t>
            </w:r>
          </w:p>
        </w:tc>
        <w:tc>
          <w:tcPr>
            <w:tcW w:w="7512" w:type="dxa"/>
          </w:tcPr>
          <w:p w14:paraId="016B22AA"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저장 이미지/파일 정보</w:t>
            </w:r>
          </w:p>
        </w:tc>
      </w:tr>
      <w:tr w:rsidR="00084C76" w14:paraId="0038B9A0"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33D7519F" w14:textId="77777777" w:rsidR="00084C76" w:rsidRDefault="00084C76">
            <w:pPr>
              <w:pStyle w:val="TDCe"/>
            </w:pPr>
            <w:r>
              <w:t>처리</w:t>
            </w:r>
          </w:p>
        </w:tc>
        <w:tc>
          <w:tcPr>
            <w:tcW w:w="7512" w:type="dxa"/>
          </w:tcPr>
          <w:p w14:paraId="6663080D"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서비스 루프에서 저장 이미지 정보를 조회하고 점검 출력을 제공한다. 정상 자극 실행과 분리하며 파일 조회 실패를 점검 결과로 처리한다.</w:t>
            </w:r>
          </w:p>
        </w:tc>
      </w:tr>
    </w:tbl>
    <w:p w14:paraId="1B35D14B" w14:textId="77777777" w:rsidR="00084C76" w:rsidRDefault="00084C76" w:rsidP="00BB7A53">
      <w:pPr>
        <w:pStyle w:val="TDC40"/>
        <w:spacing w:after="0"/>
      </w:pPr>
    </w:p>
    <w:p w14:paraId="7AAAFD7D" w14:textId="77777777" w:rsidR="00084C76" w:rsidRDefault="00084C76">
      <w:pPr>
        <w:pStyle w:val="TDC42"/>
      </w:pPr>
      <w:r>
        <w:t xml:space="preserve">표 </w:t>
      </w:r>
      <w:r>
        <w:fldChar w:fldCharType="begin"/>
      </w:r>
      <w:r>
        <w:instrText>SEQ 표 \* ARABIC</w:instrText>
      </w:r>
      <w:r>
        <w:fldChar w:fldCharType="separate"/>
      </w:r>
      <w:r w:rsidR="001A0C22">
        <w:rPr>
          <w:noProof/>
        </w:rPr>
        <w:t>231</w:t>
      </w:r>
      <w:r>
        <w:fldChar w:fldCharType="end"/>
      </w:r>
      <w:r>
        <w:t>. 서비스 모드 점검 / 구현 조건</w:t>
      </w:r>
    </w:p>
    <w:tbl>
      <w:tblPr>
        <w:tblStyle w:val="TDC41"/>
        <w:tblW w:w="8816" w:type="dxa"/>
        <w:tblLayout w:type="fixed"/>
        <w:tblLook w:val="04A0" w:firstRow="1" w:lastRow="0" w:firstColumn="1" w:lastColumn="0" w:noHBand="0" w:noVBand="1"/>
      </w:tblPr>
      <w:tblGrid>
        <w:gridCol w:w="1304"/>
        <w:gridCol w:w="7512"/>
      </w:tblGrid>
      <w:tr w:rsidR="00084C76" w14:paraId="4F7118EF"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0CCBAB6F" w14:textId="77777777" w:rsidR="00084C76" w:rsidRDefault="00084C76">
            <w:pPr>
              <w:pStyle w:val="TDC0"/>
            </w:pPr>
            <w:r>
              <w:t>구분</w:t>
            </w:r>
          </w:p>
        </w:tc>
        <w:tc>
          <w:tcPr>
            <w:tcW w:w="7512" w:type="dxa"/>
          </w:tcPr>
          <w:p w14:paraId="7C7C8116"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구현 조건</w:t>
            </w:r>
          </w:p>
        </w:tc>
      </w:tr>
      <w:tr w:rsidR="00084C76" w14:paraId="28A4F15C"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40D6710D" w14:textId="77777777" w:rsidR="00084C76" w:rsidRDefault="00084C76">
            <w:pPr>
              <w:pStyle w:val="TDCe"/>
            </w:pPr>
            <w:r>
              <w:t>관련 함수</w:t>
            </w:r>
          </w:p>
        </w:tc>
        <w:tc>
          <w:tcPr>
            <w:tcW w:w="7512" w:type="dxa"/>
          </w:tcPr>
          <w:p w14:paraId="7DBBCC98"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service_main</w:t>
            </w:r>
          </w:p>
        </w:tc>
      </w:tr>
      <w:tr w:rsidR="00084C76" w14:paraId="48CEBC51"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5ACC1FED" w14:textId="77777777" w:rsidR="00084C76" w:rsidRDefault="00084C76">
            <w:pPr>
              <w:pStyle w:val="TDCe"/>
            </w:pPr>
            <w:r>
              <w:lastRenderedPageBreak/>
              <w:t>동작 조건</w:t>
            </w:r>
          </w:p>
        </w:tc>
        <w:tc>
          <w:tcPr>
            <w:tcW w:w="7512" w:type="dxa"/>
          </w:tcPr>
          <w:p w14:paraId="63F1A834"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요청한 저장 파일 정보가 점검 경로로 출력되고 일반 실시간 자극 루프가 실행되지 않아야 한다.</w:t>
            </w:r>
          </w:p>
        </w:tc>
      </w:tr>
    </w:tbl>
    <w:p w14:paraId="3E1B38B5" w14:textId="77777777" w:rsidR="00084C76" w:rsidRDefault="00084C76" w:rsidP="00BB7A53">
      <w:pPr>
        <w:pStyle w:val="TDC40"/>
        <w:spacing w:after="0"/>
      </w:pPr>
    </w:p>
    <w:p w14:paraId="355B43F5" w14:textId="77777777" w:rsidR="00697371" w:rsidRPr="00E00010" w:rsidRDefault="00220104" w:rsidP="00BB7A53">
      <w:pPr>
        <w:pStyle w:val="TDC4"/>
      </w:pPr>
      <w:r>
        <w:t>SU-ID-BOOT-018, 서비스 표시와 재기동</w:t>
      </w:r>
    </w:p>
    <w:p w14:paraId="094ADD6E" w14:textId="77777777" w:rsidR="00084C76" w:rsidRDefault="00084C76" w:rsidP="00BB7A53">
      <w:pPr>
        <w:pStyle w:val="TDC40"/>
        <w:keepNext/>
      </w:pPr>
      <w:r>
        <w:t>서비스 실행 중임을 표시하고 점검 종료 후 기동 절차로 돌아간다.</w:t>
      </w:r>
    </w:p>
    <w:p w14:paraId="181D8D1F" w14:textId="77777777" w:rsidR="00084C76" w:rsidRDefault="00084C76">
      <w:pPr>
        <w:pStyle w:val="TDC42"/>
      </w:pPr>
      <w:r>
        <w:t xml:space="preserve">표 </w:t>
      </w:r>
      <w:r>
        <w:fldChar w:fldCharType="begin"/>
      </w:r>
      <w:r>
        <w:instrText>SEQ 표 \* ARABIC</w:instrText>
      </w:r>
      <w:r>
        <w:fldChar w:fldCharType="separate"/>
      </w:r>
      <w:r w:rsidR="001A0C22">
        <w:rPr>
          <w:noProof/>
        </w:rPr>
        <w:t>232</w:t>
      </w:r>
      <w:r>
        <w:fldChar w:fldCharType="end"/>
      </w:r>
      <w:r>
        <w:t>. 서비스 표시와 재기동 / 유닛 설계 내용</w:t>
      </w:r>
    </w:p>
    <w:tbl>
      <w:tblPr>
        <w:tblStyle w:val="TDC41"/>
        <w:tblW w:w="8816" w:type="dxa"/>
        <w:tblLayout w:type="fixed"/>
        <w:tblLook w:val="04A0" w:firstRow="1" w:lastRow="0" w:firstColumn="1" w:lastColumn="0" w:noHBand="0" w:noVBand="1"/>
      </w:tblPr>
      <w:tblGrid>
        <w:gridCol w:w="1304"/>
        <w:gridCol w:w="7512"/>
      </w:tblGrid>
      <w:tr w:rsidR="00084C76" w14:paraId="676E8DC0"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40BB8EAA" w14:textId="77777777" w:rsidR="00084C76" w:rsidRDefault="00084C76">
            <w:pPr>
              <w:pStyle w:val="TDC0"/>
            </w:pPr>
            <w:r>
              <w:t>항목</w:t>
            </w:r>
          </w:p>
        </w:tc>
        <w:tc>
          <w:tcPr>
            <w:tcW w:w="7512" w:type="dxa"/>
          </w:tcPr>
          <w:p w14:paraId="765CF6A2"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설계 내용</w:t>
            </w:r>
          </w:p>
        </w:tc>
      </w:tr>
      <w:tr w:rsidR="00084C76" w14:paraId="7D1DF5CF"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1740E3FB" w14:textId="77777777" w:rsidR="00084C76" w:rsidRDefault="00084C76">
            <w:pPr>
              <w:pStyle w:val="TDCe"/>
            </w:pPr>
            <w:r>
              <w:t>입력</w:t>
            </w:r>
          </w:p>
        </w:tc>
        <w:tc>
          <w:tcPr>
            <w:tcW w:w="7512" w:type="dxa"/>
          </w:tcPr>
          <w:p w14:paraId="2F76D6DF"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서비스 tick과 재기동 요청</w:t>
            </w:r>
          </w:p>
        </w:tc>
      </w:tr>
      <w:tr w:rsidR="00084C76" w14:paraId="0DCD1695"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016C0D60" w14:textId="77777777" w:rsidR="00084C76" w:rsidRDefault="00084C76">
            <w:pPr>
              <w:pStyle w:val="TDCe"/>
            </w:pPr>
            <w:r>
              <w:t>출력</w:t>
            </w:r>
          </w:p>
        </w:tc>
        <w:tc>
          <w:tcPr>
            <w:tcW w:w="7512" w:type="dxa"/>
          </w:tcPr>
          <w:p w14:paraId="2949C310"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서비스 LED 패턴 및 시스템 재시작</w:t>
            </w:r>
          </w:p>
        </w:tc>
      </w:tr>
      <w:tr w:rsidR="00084C76" w14:paraId="707252E0"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0FE801F9" w14:textId="77777777" w:rsidR="00084C76" w:rsidRDefault="00084C76">
            <w:pPr>
              <w:pStyle w:val="TDCe"/>
            </w:pPr>
            <w:r>
              <w:t>처리</w:t>
            </w:r>
          </w:p>
        </w:tc>
        <w:tc>
          <w:tcPr>
            <w:tcW w:w="7512" w:type="dxa"/>
          </w:tcPr>
          <w:p w14:paraId="52A07340"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서비스용 표시를 주기 갱신한다. 재기동 요청이 들어오면 시스템 재시작 경로를 실행한다. 응용 LED 요청 테이블과 별도 상태를 사용한다.</w:t>
            </w:r>
          </w:p>
        </w:tc>
      </w:tr>
    </w:tbl>
    <w:p w14:paraId="6CE23DD4" w14:textId="77777777" w:rsidR="00084C76" w:rsidRDefault="00084C76" w:rsidP="00BB7A53">
      <w:pPr>
        <w:pStyle w:val="TDC40"/>
        <w:spacing w:after="0"/>
      </w:pPr>
    </w:p>
    <w:p w14:paraId="3E6AE1EE" w14:textId="77777777" w:rsidR="00084C76" w:rsidRDefault="00084C76">
      <w:pPr>
        <w:pStyle w:val="TDC42"/>
      </w:pPr>
      <w:r>
        <w:t xml:space="preserve">표 </w:t>
      </w:r>
      <w:r>
        <w:fldChar w:fldCharType="begin"/>
      </w:r>
      <w:r>
        <w:instrText>SEQ 표 \* ARABIC</w:instrText>
      </w:r>
      <w:r>
        <w:fldChar w:fldCharType="separate"/>
      </w:r>
      <w:r w:rsidR="001A0C22">
        <w:rPr>
          <w:noProof/>
        </w:rPr>
        <w:t>233</w:t>
      </w:r>
      <w:r>
        <w:fldChar w:fldCharType="end"/>
      </w:r>
      <w:r>
        <w:t>. 서비스 표시와 재기동 / 구현 조건</w:t>
      </w:r>
    </w:p>
    <w:tbl>
      <w:tblPr>
        <w:tblStyle w:val="TDC41"/>
        <w:tblW w:w="8816" w:type="dxa"/>
        <w:tblLayout w:type="fixed"/>
        <w:tblLook w:val="04A0" w:firstRow="1" w:lastRow="0" w:firstColumn="1" w:lastColumn="0" w:noHBand="0" w:noVBand="1"/>
      </w:tblPr>
      <w:tblGrid>
        <w:gridCol w:w="1304"/>
        <w:gridCol w:w="7512"/>
      </w:tblGrid>
      <w:tr w:rsidR="00084C76" w14:paraId="61EAAB54"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256A414D" w14:textId="77777777" w:rsidR="00084C76" w:rsidRDefault="00084C76">
            <w:pPr>
              <w:pStyle w:val="TDC0"/>
            </w:pPr>
            <w:r>
              <w:t>구분</w:t>
            </w:r>
          </w:p>
        </w:tc>
        <w:tc>
          <w:tcPr>
            <w:tcW w:w="7512" w:type="dxa"/>
          </w:tcPr>
          <w:p w14:paraId="7857F8A4"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구현 조건</w:t>
            </w:r>
          </w:p>
        </w:tc>
      </w:tr>
      <w:tr w:rsidR="00084C76" w14:paraId="664B5F2E"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02BBAA2F" w14:textId="77777777" w:rsidR="00084C76" w:rsidRDefault="00084C76">
            <w:pPr>
              <w:pStyle w:val="TDCe"/>
            </w:pPr>
            <w:r>
              <w:t>관련 함수</w:t>
            </w:r>
          </w:p>
        </w:tc>
        <w:tc>
          <w:tcPr>
            <w:tcW w:w="7512" w:type="dxa"/>
          </w:tcPr>
          <w:p w14:paraId="747C796E" w14:textId="77777777" w:rsidR="00084C76" w:rsidRPr="00BB7A53" w:rsidRDefault="00084C76">
            <w:pPr>
              <w:pStyle w:val="TDCf"/>
              <w:cnfStyle w:val="000000000000" w:firstRow="0" w:lastRow="0" w:firstColumn="0" w:lastColumn="0" w:oddVBand="0" w:evenVBand="0" w:oddHBand="0" w:evenHBand="0" w:firstRowFirstColumn="0" w:firstRowLastColumn="0" w:lastRowFirstColumn="0" w:lastRowLastColumn="0"/>
              <w:rPr>
                <w:lang w:val="en-US"/>
              </w:rPr>
            </w:pPr>
            <w:r w:rsidRPr="00BB7A53">
              <w:rPr>
                <w:lang w:val="en-US"/>
              </w:rPr>
              <w:t>s_tdc_service_led_tick / s_tdc_service_reboot</w:t>
            </w:r>
          </w:p>
        </w:tc>
      </w:tr>
      <w:tr w:rsidR="00084C76" w14:paraId="2A930D31"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748F5FF8" w14:textId="77777777" w:rsidR="00084C76" w:rsidRDefault="00084C76">
            <w:pPr>
              <w:pStyle w:val="TDCe"/>
            </w:pPr>
            <w:r>
              <w:t>동작 조건</w:t>
            </w:r>
          </w:p>
        </w:tc>
        <w:tc>
          <w:tcPr>
            <w:tcW w:w="7512" w:type="dxa"/>
          </w:tcPr>
          <w:p w14:paraId="3B619B64"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서비스 모드에서 지정 표시가 동작하고 재기동 요청은 시스템 재시작으로 이어져야 한다.</w:t>
            </w:r>
          </w:p>
        </w:tc>
      </w:tr>
      <w:tr w:rsidR="00084C76" w14:paraId="27234C8E"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666DDDAD" w14:textId="77777777" w:rsidR="00084C76" w:rsidRDefault="00084C76">
            <w:pPr>
              <w:pStyle w:val="TDCe"/>
            </w:pPr>
            <w:r>
              <w:t>필수 데이터/상수</w:t>
            </w:r>
          </w:p>
        </w:tc>
        <w:tc>
          <w:tcPr>
            <w:tcW w:w="7512" w:type="dxa"/>
          </w:tcPr>
          <w:p w14:paraId="1FDE1DA0"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s_tdc_service_led_iter와 s_tdc_service_led_color는 서비스 표시의 반복 횟수와 현재 색상 상태를 유지한다.</w:t>
            </w:r>
          </w:p>
        </w:tc>
      </w:tr>
    </w:tbl>
    <w:p w14:paraId="103CBDBA" w14:textId="77777777" w:rsidR="00084C76" w:rsidRDefault="00084C76" w:rsidP="00BB7A53">
      <w:pPr>
        <w:pStyle w:val="TDC40"/>
        <w:spacing w:after="0"/>
      </w:pPr>
    </w:p>
    <w:p w14:paraId="05474FC2" w14:textId="77777777" w:rsidR="00697371" w:rsidRPr="00E00010" w:rsidRDefault="00220104" w:rsidP="00BB7A53">
      <w:pPr>
        <w:pStyle w:val="TDC2"/>
        <w:pageBreakBefore/>
      </w:pPr>
      <w:bookmarkStart w:id="1013" w:name="_Toc242778307"/>
      <w:r>
        <w:lastRenderedPageBreak/>
        <w:t>Wireless Update Module</w:t>
      </w:r>
      <w:bookmarkEnd w:id="1013"/>
    </w:p>
    <w:p w14:paraId="1BCB6805" w14:textId="77777777" w:rsidR="00697371" w:rsidRPr="00E00010" w:rsidRDefault="00220104" w:rsidP="00BB7A53">
      <w:pPr>
        <w:pStyle w:val="TDC3"/>
      </w:pPr>
      <w:bookmarkStart w:id="1014" w:name="_Toc242778308"/>
      <w:r>
        <w:t>SI-ID-BOOT-002, 무선 갱신 모듈</w:t>
      </w:r>
      <w:bookmarkEnd w:id="1014"/>
    </w:p>
    <w:p w14:paraId="6562578A" w14:textId="77777777" w:rsidR="00697371" w:rsidRPr="00E00010" w:rsidRDefault="00220104" w:rsidP="00BB7A53">
      <w:pPr>
        <w:pStyle w:val="TDC30"/>
      </w:pPr>
      <w:r w:rsidRPr="00E00010">
        <w:t>CM3가 수신한 이미지와 기동 상태를 읽어 다음 실행 위치를 정한다. 갱신 데이터 전송, 이미지의 데이터 손상 여부 검사, 기동 위치 선택을 각각의 단계로 나누며, CRC 검사와 인증을 구분한다.</w:t>
      </w:r>
    </w:p>
    <w:p w14:paraId="08C52D2A" w14:textId="77777777" w:rsidR="000C626C" w:rsidRDefault="000C626C">
      <w:pPr>
        <w:pStyle w:val="TDC40"/>
      </w:pPr>
    </w:p>
    <w:p w14:paraId="0F626A8B" w14:textId="77777777" w:rsidR="00697371" w:rsidRPr="00E00010" w:rsidRDefault="00220104" w:rsidP="00BB7A53">
      <w:pPr>
        <w:pStyle w:val="TDC4"/>
      </w:pPr>
      <w:r>
        <w:t>SU-ID-BOOT-019, 부트 상태 파일 읽기와 초기화</w:t>
      </w:r>
    </w:p>
    <w:p w14:paraId="4D9E1882" w14:textId="77777777" w:rsidR="00084C76" w:rsidRDefault="00084C76" w:rsidP="00BB7A53">
      <w:pPr>
        <w:pStyle w:val="TDC40"/>
        <w:keepNext/>
      </w:pPr>
      <w:r>
        <w:t>전원 재인가 뒤에도 선택한 이미지와 갱신 진행 정보를 유지한다.</w:t>
      </w:r>
    </w:p>
    <w:p w14:paraId="451F0E0A" w14:textId="77777777" w:rsidR="00084C76" w:rsidRDefault="00084C76">
      <w:pPr>
        <w:pStyle w:val="TDC42"/>
      </w:pPr>
      <w:r>
        <w:t xml:space="preserve">표 </w:t>
      </w:r>
      <w:r>
        <w:fldChar w:fldCharType="begin"/>
      </w:r>
      <w:r>
        <w:instrText>SEQ 표 \* ARABIC</w:instrText>
      </w:r>
      <w:r>
        <w:fldChar w:fldCharType="separate"/>
      </w:r>
      <w:r w:rsidR="001A0C22">
        <w:rPr>
          <w:noProof/>
        </w:rPr>
        <w:t>234</w:t>
      </w:r>
      <w:r>
        <w:fldChar w:fldCharType="end"/>
      </w:r>
      <w:r>
        <w:t>. 부트 상태 파일 읽기와 초기화 / 유닛 설계 내용</w:t>
      </w:r>
    </w:p>
    <w:tbl>
      <w:tblPr>
        <w:tblStyle w:val="TDC41"/>
        <w:tblW w:w="8816" w:type="dxa"/>
        <w:tblLayout w:type="fixed"/>
        <w:tblLook w:val="04A0" w:firstRow="1" w:lastRow="0" w:firstColumn="1" w:lastColumn="0" w:noHBand="0" w:noVBand="1"/>
      </w:tblPr>
      <w:tblGrid>
        <w:gridCol w:w="1304"/>
        <w:gridCol w:w="7512"/>
      </w:tblGrid>
      <w:tr w:rsidR="00084C76" w14:paraId="2DE0D792"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536A752A" w14:textId="77777777" w:rsidR="00084C76" w:rsidRDefault="00084C76">
            <w:pPr>
              <w:pStyle w:val="TDC0"/>
            </w:pPr>
            <w:r>
              <w:t>항목</w:t>
            </w:r>
          </w:p>
        </w:tc>
        <w:tc>
          <w:tcPr>
            <w:tcW w:w="7512" w:type="dxa"/>
          </w:tcPr>
          <w:p w14:paraId="361DBCCD"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설계 내용</w:t>
            </w:r>
          </w:p>
        </w:tc>
      </w:tr>
      <w:tr w:rsidR="00084C76" w14:paraId="3C5BE0EA"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25BAC060" w14:textId="77777777" w:rsidR="00084C76" w:rsidRDefault="00084C76">
            <w:pPr>
              <w:pStyle w:val="TDCe"/>
            </w:pPr>
            <w:r>
              <w:t>입력</w:t>
            </w:r>
          </w:p>
        </w:tc>
        <w:tc>
          <w:tcPr>
            <w:tcW w:w="7512" w:type="dxa"/>
          </w:tcPr>
          <w:p w14:paraId="0872EF88"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상태 파일 존재 여부, 읽기 결과와 상태 구조체</w:t>
            </w:r>
          </w:p>
        </w:tc>
      </w:tr>
      <w:tr w:rsidR="00084C76" w14:paraId="55AE3028"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2BD046CD" w14:textId="77777777" w:rsidR="00084C76" w:rsidRDefault="00084C76">
            <w:pPr>
              <w:pStyle w:val="TDCe"/>
            </w:pPr>
            <w:r>
              <w:t>출력</w:t>
            </w:r>
          </w:p>
        </w:tc>
        <w:tc>
          <w:tcPr>
            <w:tcW w:w="7512" w:type="dxa"/>
          </w:tcPr>
          <w:p w14:paraId="7038FF7C"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상태 정보 또는 기본 상태 파일</w:t>
            </w:r>
          </w:p>
        </w:tc>
      </w:tr>
      <w:tr w:rsidR="00084C76" w14:paraId="055AE8D9"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167A4EF8" w14:textId="77777777" w:rsidR="00084C76" w:rsidRDefault="00084C76">
            <w:pPr>
              <w:pStyle w:val="TDCe"/>
            </w:pPr>
            <w:r>
              <w:t>처리</w:t>
            </w:r>
          </w:p>
        </w:tc>
        <w:tc>
          <w:tcPr>
            <w:tcW w:w="7512" w:type="dxa"/>
          </w:tcPr>
          <w:p w14:paraId="6D342ACD"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상태 파일을 확인하고 구조체 크기만큼 읽는다. 파일이 없거나 읽기에 실패하거나 읽은 크기가 부족하면 기본 상태를 초기화하여 기록한다. 상태 파일의 읽기 결과와 바이트 수로 정상 읽기 여부를 판단하며, 이미지의 CRC 검사와는 별도로 처리한다.</w:t>
            </w:r>
          </w:p>
        </w:tc>
      </w:tr>
    </w:tbl>
    <w:p w14:paraId="0BA36F61" w14:textId="77777777" w:rsidR="00084C76" w:rsidRDefault="00084C76" w:rsidP="00BB7A53">
      <w:pPr>
        <w:pStyle w:val="TDC40"/>
        <w:spacing w:after="0"/>
      </w:pPr>
    </w:p>
    <w:p w14:paraId="17F4859A" w14:textId="77777777" w:rsidR="00084C76" w:rsidRDefault="00084C76">
      <w:pPr>
        <w:pStyle w:val="TDC42"/>
      </w:pPr>
      <w:r>
        <w:t xml:space="preserve">표 </w:t>
      </w:r>
      <w:r>
        <w:fldChar w:fldCharType="begin"/>
      </w:r>
      <w:r>
        <w:instrText>SEQ 표 \* ARABIC</w:instrText>
      </w:r>
      <w:r>
        <w:fldChar w:fldCharType="separate"/>
      </w:r>
      <w:r w:rsidR="001A0C22">
        <w:rPr>
          <w:noProof/>
        </w:rPr>
        <w:t>235</w:t>
      </w:r>
      <w:r>
        <w:fldChar w:fldCharType="end"/>
      </w:r>
      <w:r>
        <w:t>. 부트 상태 파일 읽기와 초기화 / 구현 조건</w:t>
      </w:r>
    </w:p>
    <w:tbl>
      <w:tblPr>
        <w:tblStyle w:val="TDC41"/>
        <w:tblW w:w="8816" w:type="dxa"/>
        <w:tblLayout w:type="fixed"/>
        <w:tblLook w:val="04A0" w:firstRow="1" w:lastRow="0" w:firstColumn="1" w:lastColumn="0" w:noHBand="0" w:noVBand="1"/>
      </w:tblPr>
      <w:tblGrid>
        <w:gridCol w:w="1304"/>
        <w:gridCol w:w="7512"/>
      </w:tblGrid>
      <w:tr w:rsidR="00084C76" w14:paraId="28D1B6CD"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1AB6229D" w14:textId="77777777" w:rsidR="00084C76" w:rsidRDefault="00084C76">
            <w:pPr>
              <w:pStyle w:val="TDC0"/>
            </w:pPr>
            <w:r>
              <w:t>구분</w:t>
            </w:r>
          </w:p>
        </w:tc>
        <w:tc>
          <w:tcPr>
            <w:tcW w:w="7512" w:type="dxa"/>
          </w:tcPr>
          <w:p w14:paraId="585AA751"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구현 조건</w:t>
            </w:r>
          </w:p>
        </w:tc>
      </w:tr>
      <w:tr w:rsidR="00084C76" w14:paraId="4D9B6C44"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105EB14A" w14:textId="77777777" w:rsidR="00084C76" w:rsidRDefault="00084C76">
            <w:pPr>
              <w:pStyle w:val="TDCe"/>
            </w:pPr>
            <w:r>
              <w:t>관련 함수</w:t>
            </w:r>
          </w:p>
        </w:tc>
        <w:tc>
          <w:tcPr>
            <w:tcW w:w="7512" w:type="dxa"/>
          </w:tcPr>
          <w:p w14:paraId="1BC41D0E" w14:textId="77777777" w:rsidR="00084C76" w:rsidRPr="00BB7A53" w:rsidRDefault="00084C76">
            <w:pPr>
              <w:pStyle w:val="TDCf"/>
              <w:cnfStyle w:val="000000000000" w:firstRow="0" w:lastRow="0" w:firstColumn="0" w:lastColumn="0" w:oddVBand="0" w:evenVBand="0" w:oddHBand="0" w:evenHBand="0" w:firstRowFirstColumn="0" w:firstRowLastColumn="0" w:lastRowFirstColumn="0" w:lastRowLastColumn="0"/>
              <w:rPr>
                <w:lang w:val="en-US"/>
              </w:rPr>
            </w:pPr>
            <w:r w:rsidRPr="00BB7A53">
              <w:rPr>
                <w:lang w:val="en-US"/>
              </w:rPr>
              <w:t>snd_boot_handle_file, snd_boot_set_fp</w:t>
            </w:r>
          </w:p>
        </w:tc>
      </w:tr>
      <w:tr w:rsidR="00084C76" w14:paraId="621154D9"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5E953FCC" w14:textId="77777777" w:rsidR="00084C76" w:rsidRDefault="00084C76">
            <w:pPr>
              <w:pStyle w:val="TDCe"/>
            </w:pPr>
            <w:r>
              <w:t>동작 조건</w:t>
            </w:r>
          </w:p>
        </w:tc>
        <w:tc>
          <w:tcPr>
            <w:tcW w:w="7512" w:type="dxa"/>
          </w:tcPr>
          <w:p w14:paraId="1EBD5FCF"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없음/불완전 읽기는 초기화 경로, 정상 읽기는 저장 상태 사용 경로로 이어져야 한다.</w:t>
            </w:r>
          </w:p>
        </w:tc>
      </w:tr>
    </w:tbl>
    <w:p w14:paraId="4DF10211" w14:textId="77777777" w:rsidR="00084C76" w:rsidRDefault="00084C76" w:rsidP="00BB7A53">
      <w:pPr>
        <w:pStyle w:val="TDC40"/>
        <w:spacing w:after="0"/>
      </w:pPr>
    </w:p>
    <w:p w14:paraId="31E91BF8" w14:textId="77777777" w:rsidR="00697371" w:rsidRPr="00E00010" w:rsidRDefault="00220104" w:rsidP="00BB7A53">
      <w:pPr>
        <w:pStyle w:val="TDC43"/>
      </w:pPr>
      <w:r w:rsidRPr="00BB7A53">
        <w:rPr>
          <w:b/>
          <w:bCs/>
        </w:rPr>
        <w:t>흐름 참고 : 상태 파일 읽기는 반환 상태와 읽은 바이트 수가 구조체 크기와 같은지로 판단한다. 실패하면 기본 상태를 기록한 뒤 다시 사용할 수 있도록 한다.</w:t>
      </w:r>
    </w:p>
    <w:p w14:paraId="56E2D21C" w14:textId="77777777" w:rsidR="00BA1805" w:rsidRPr="00E00010" w:rsidRDefault="00BA1805" w:rsidP="00BB7A53">
      <w:pPr>
        <w:pStyle w:val="TDC44"/>
      </w:pPr>
      <w:r w:rsidRPr="00E00010">
        <w:rPr>
          <w:noProof/>
        </w:rPr>
        <w:lastRenderedPageBreak/>
        <w:drawing>
          <wp:inline distT="0" distB="0" distL="0" distR="0" wp14:anchorId="3E4EBC4E" wp14:editId="0010EAF7">
            <wp:extent cx="4320000" cy="2851200"/>
            <wp:effectExtent l="0" t="0" r="0" b="0"/>
            <wp:docPr id="1032" name="Flow BOOT-019" descr="SU-ID-BOOT-019 부트 상태 파일 읽기와 초기화 설계 순서도">
              <a:extLst xmlns:a="http://schemas.openxmlformats.org/drawingml/2006/main">
                <a:ext uri="{FF2B5EF4-FFF2-40B4-BE49-F238E27FC236}">
                  <a16:creationId xmlns:a16="http://schemas.microsoft.com/office/drawing/2014/main" id="{E8B69799-F488-0C76-6806-D41022ABA0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그림 256" descr="스크린샷, 어둠, 블랙, 밤이(가) 표시된 사진&#10;&#10;자동 생성된 설명">
                      <a:extLst>
                        <a:ext uri="{FF2B5EF4-FFF2-40B4-BE49-F238E27FC236}">
                          <a16:creationId xmlns:a16="http://schemas.microsoft.com/office/drawing/2014/main" id="{E8B69799-F488-0C76-6806-D41022ABA043}"/>
                        </a:ext>
                      </a:extLst>
                    </pic:cNvPr>
                    <pic:cNvPicPr>
                      <a:picLocks noChangeAspect="1"/>
                    </pic:cNvPicPr>
                  </pic:nvPicPr>
                  <pic:blipFill>
                    <a:blip r:embed="rId49"/>
                    <a:stretch>
                      <a:fillRect/>
                    </a:stretch>
                  </pic:blipFill>
                  <pic:spPr>
                    <a:xfrm>
                      <a:off x="0" y="0"/>
                      <a:ext cx="4320000" cy="2851200"/>
                    </a:xfrm>
                    <a:prstGeom prst="rect">
                      <a:avLst/>
                    </a:prstGeom>
                  </pic:spPr>
                </pic:pic>
              </a:graphicData>
            </a:graphic>
          </wp:inline>
        </w:drawing>
      </w:r>
    </w:p>
    <w:p w14:paraId="56A34DEB" w14:textId="77777777" w:rsidR="00697371" w:rsidRPr="00E00010" w:rsidRDefault="00220104" w:rsidP="00BB7A53">
      <w:pPr>
        <w:pStyle w:val="TDC45"/>
      </w:pPr>
      <w:r w:rsidRPr="00E00010">
        <w:t>그림 40. SU-ID-BOOT-019 부트 상태 파일 읽기와 초기화 순서도</w:t>
      </w:r>
    </w:p>
    <w:p w14:paraId="51F110BA" w14:textId="77777777" w:rsidR="000C626C" w:rsidRDefault="000C626C">
      <w:pPr>
        <w:pStyle w:val="TDC40"/>
      </w:pPr>
    </w:p>
    <w:p w14:paraId="281BA00A" w14:textId="77777777" w:rsidR="00697371" w:rsidRPr="00E00010" w:rsidRDefault="00220104" w:rsidP="00BB7A53">
      <w:pPr>
        <w:pStyle w:val="TDC4"/>
      </w:pPr>
      <w:r>
        <w:t>SU-ID-BOOT-020, 기동 슬롯 선택과 대체 기동</w:t>
      </w:r>
    </w:p>
    <w:p w14:paraId="46D76BC3" w14:textId="77777777" w:rsidR="00084C76" w:rsidRDefault="00084C76" w:rsidP="00BB7A53">
      <w:pPr>
        <w:pStyle w:val="TDC40"/>
        <w:keepNext/>
      </w:pPr>
      <w:r>
        <w:t>새 이미지 시도 결과에 따라 사용할 기동 위치를 결정한다.</w:t>
      </w:r>
    </w:p>
    <w:p w14:paraId="514DE04B" w14:textId="77777777" w:rsidR="00084C76" w:rsidRDefault="00084C76">
      <w:pPr>
        <w:pStyle w:val="TDC42"/>
      </w:pPr>
      <w:r>
        <w:t xml:space="preserve">표 </w:t>
      </w:r>
      <w:r>
        <w:fldChar w:fldCharType="begin"/>
      </w:r>
      <w:r>
        <w:instrText>SEQ 표 \* ARABIC</w:instrText>
      </w:r>
      <w:r>
        <w:fldChar w:fldCharType="separate"/>
      </w:r>
      <w:r w:rsidR="001A0C22">
        <w:rPr>
          <w:noProof/>
        </w:rPr>
        <w:t>236</w:t>
      </w:r>
      <w:r>
        <w:fldChar w:fldCharType="end"/>
      </w:r>
      <w:r>
        <w:t>. 기동 슬롯 선택과 대체 기동 / 유닛 설계 내용</w:t>
      </w:r>
    </w:p>
    <w:tbl>
      <w:tblPr>
        <w:tblStyle w:val="TDC41"/>
        <w:tblW w:w="8816" w:type="dxa"/>
        <w:tblLayout w:type="fixed"/>
        <w:tblLook w:val="04A0" w:firstRow="1" w:lastRow="0" w:firstColumn="1" w:lastColumn="0" w:noHBand="0" w:noVBand="1"/>
      </w:tblPr>
      <w:tblGrid>
        <w:gridCol w:w="1304"/>
        <w:gridCol w:w="7512"/>
      </w:tblGrid>
      <w:tr w:rsidR="00084C76" w14:paraId="2EC434F5"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33A28FE3" w14:textId="77777777" w:rsidR="00084C76" w:rsidRDefault="00084C76">
            <w:pPr>
              <w:pStyle w:val="TDC0"/>
            </w:pPr>
            <w:r>
              <w:t>항목</w:t>
            </w:r>
          </w:p>
        </w:tc>
        <w:tc>
          <w:tcPr>
            <w:tcW w:w="7512" w:type="dxa"/>
          </w:tcPr>
          <w:p w14:paraId="7E76CDDB"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설계 내용</w:t>
            </w:r>
          </w:p>
        </w:tc>
      </w:tr>
      <w:tr w:rsidR="00084C76" w14:paraId="1D64DE68"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38307225" w14:textId="77777777" w:rsidR="00084C76" w:rsidRDefault="00084C76">
            <w:pPr>
              <w:pStyle w:val="TDCe"/>
            </w:pPr>
            <w:r>
              <w:t>입력</w:t>
            </w:r>
          </w:p>
        </w:tc>
        <w:tc>
          <w:tcPr>
            <w:tcW w:w="7512" w:type="dxa"/>
          </w:tcPr>
          <w:p w14:paraId="3597D8CC"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기본/대체 슬롯, 시도 횟수, 갱신 결과</w:t>
            </w:r>
          </w:p>
        </w:tc>
      </w:tr>
      <w:tr w:rsidR="00084C76" w14:paraId="0C755858"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41B4FC85" w14:textId="77777777" w:rsidR="00084C76" w:rsidRDefault="00084C76">
            <w:pPr>
              <w:pStyle w:val="TDCe"/>
            </w:pPr>
            <w:r>
              <w:t>출력</w:t>
            </w:r>
          </w:p>
        </w:tc>
        <w:tc>
          <w:tcPr>
            <w:tcW w:w="7512" w:type="dxa"/>
          </w:tcPr>
          <w:p w14:paraId="574851C2"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선택 슬롯과 갱신 상태</w:t>
            </w:r>
          </w:p>
        </w:tc>
      </w:tr>
      <w:tr w:rsidR="00084C76" w14:paraId="01222F8D"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0CCAEBC8" w14:textId="77777777" w:rsidR="00084C76" w:rsidRDefault="00084C76">
            <w:pPr>
              <w:pStyle w:val="TDCe"/>
            </w:pPr>
            <w:r>
              <w:t>처리</w:t>
            </w:r>
          </w:p>
        </w:tc>
        <w:tc>
          <w:tcPr>
            <w:tcW w:w="7512" w:type="dxa"/>
          </w:tcPr>
          <w:p w14:paraId="5FC419E4"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상태 파일의 기본 및 대체 위치와 시도 상태로 슬롯을 결정한다. 대체 시도 조건/상한에 따라 상태를 갱신하고 기본 위치로 복귀한다. 부트 상태는 슬롯 1~4를 포함하며 OTA 저장 경로의 지원 범위와 구분한다.</w:t>
            </w:r>
          </w:p>
        </w:tc>
      </w:tr>
    </w:tbl>
    <w:p w14:paraId="1786E108" w14:textId="77777777" w:rsidR="00084C76" w:rsidRDefault="00084C76" w:rsidP="00BB7A53">
      <w:pPr>
        <w:pStyle w:val="TDC40"/>
        <w:spacing w:after="0"/>
      </w:pPr>
    </w:p>
    <w:p w14:paraId="2C73BB36" w14:textId="77777777" w:rsidR="00084C76" w:rsidRDefault="00084C76">
      <w:pPr>
        <w:pStyle w:val="TDC42"/>
      </w:pPr>
      <w:r>
        <w:t xml:space="preserve">표 </w:t>
      </w:r>
      <w:r>
        <w:fldChar w:fldCharType="begin"/>
      </w:r>
      <w:r>
        <w:instrText>SEQ 표 \* ARABIC</w:instrText>
      </w:r>
      <w:r>
        <w:fldChar w:fldCharType="separate"/>
      </w:r>
      <w:r w:rsidR="001A0C22">
        <w:rPr>
          <w:noProof/>
        </w:rPr>
        <w:t>237</w:t>
      </w:r>
      <w:r>
        <w:fldChar w:fldCharType="end"/>
      </w:r>
      <w:r>
        <w:t>. 기동 슬롯 선택과 대체 기동 / 구현 조건</w:t>
      </w:r>
    </w:p>
    <w:tbl>
      <w:tblPr>
        <w:tblStyle w:val="TDC41"/>
        <w:tblW w:w="8816" w:type="dxa"/>
        <w:tblLayout w:type="fixed"/>
        <w:tblLook w:val="04A0" w:firstRow="1" w:lastRow="0" w:firstColumn="1" w:lastColumn="0" w:noHBand="0" w:noVBand="1"/>
      </w:tblPr>
      <w:tblGrid>
        <w:gridCol w:w="1304"/>
        <w:gridCol w:w="7512"/>
      </w:tblGrid>
      <w:tr w:rsidR="00084C76" w14:paraId="05DE1B54" w14:textId="77777777" w:rsidTr="00BB7A5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6EE1DAA6" w14:textId="77777777" w:rsidR="00084C76" w:rsidRDefault="00084C76">
            <w:pPr>
              <w:pStyle w:val="TDC0"/>
            </w:pPr>
            <w:r>
              <w:t>구분</w:t>
            </w:r>
          </w:p>
        </w:tc>
        <w:tc>
          <w:tcPr>
            <w:tcW w:w="7512" w:type="dxa"/>
          </w:tcPr>
          <w:p w14:paraId="698DF432"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pPr>
            <w:r>
              <w:t>구현 조건</w:t>
            </w:r>
          </w:p>
        </w:tc>
      </w:tr>
      <w:tr w:rsidR="00084C76" w14:paraId="03D1E461"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34CB0DFA" w14:textId="77777777" w:rsidR="00084C76" w:rsidRDefault="00084C76">
            <w:pPr>
              <w:pStyle w:val="TDCe"/>
            </w:pPr>
            <w:r>
              <w:t>관련 함수</w:t>
            </w:r>
          </w:p>
        </w:tc>
        <w:tc>
          <w:tcPr>
            <w:tcW w:w="7512" w:type="dxa"/>
          </w:tcPr>
          <w:p w14:paraId="6CE40CF4" w14:textId="77777777" w:rsidR="00084C76" w:rsidRPr="00BB7A53" w:rsidRDefault="00084C76">
            <w:pPr>
              <w:pStyle w:val="TDCf"/>
              <w:cnfStyle w:val="000000000000" w:firstRow="0" w:lastRow="0" w:firstColumn="0" w:lastColumn="0" w:oddVBand="0" w:evenVBand="0" w:oddHBand="0" w:evenHBand="0" w:firstRowFirstColumn="0" w:firstRowLastColumn="0" w:lastRowFirstColumn="0" w:lastRowLastColumn="0"/>
              <w:rPr>
                <w:lang w:val="en-US"/>
              </w:rPr>
            </w:pPr>
            <w:r w:rsidRPr="00BB7A53">
              <w:rPr>
                <w:lang w:val="en-US"/>
              </w:rPr>
              <w:t>tdc_boot_get_slot_num, tdc_boot_print_boot_file</w:t>
            </w:r>
          </w:p>
        </w:tc>
      </w:tr>
      <w:tr w:rsidR="00084C76" w14:paraId="283508B0" w14:textId="77777777" w:rsidTr="00BB7A53">
        <w:trPr>
          <w:cantSplit/>
        </w:trPr>
        <w:tc>
          <w:tcPr>
            <w:cnfStyle w:val="001000000000" w:firstRow="0" w:lastRow="0" w:firstColumn="1" w:lastColumn="0" w:oddVBand="0" w:evenVBand="0" w:oddHBand="0" w:evenHBand="0" w:firstRowFirstColumn="0" w:firstRowLastColumn="0" w:lastRowFirstColumn="0" w:lastRowLastColumn="0"/>
            <w:tcW w:w="1304" w:type="dxa"/>
          </w:tcPr>
          <w:p w14:paraId="26331AE8" w14:textId="77777777" w:rsidR="00084C76" w:rsidRDefault="00084C76">
            <w:pPr>
              <w:pStyle w:val="TDCe"/>
            </w:pPr>
            <w:r>
              <w:lastRenderedPageBreak/>
              <w:t>동작 조건</w:t>
            </w:r>
          </w:p>
        </w:tc>
        <w:tc>
          <w:tcPr>
            <w:tcW w:w="7512" w:type="dxa"/>
          </w:tcPr>
          <w:p w14:paraId="119BFC91"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pPr>
            <w:r>
              <w:t>각 조건에서 선택 슬롯과 시도 상태가 해당 분기에 맞게 갱신되고 상한 초과가 무한 대체 시도로 이어지지 않아야 한다.</w:t>
            </w:r>
          </w:p>
        </w:tc>
      </w:tr>
    </w:tbl>
    <w:p w14:paraId="159B22C1" w14:textId="77777777" w:rsidR="00084C76" w:rsidRDefault="00084C76" w:rsidP="00BB7A53">
      <w:pPr>
        <w:pStyle w:val="TDC40"/>
        <w:spacing w:after="0"/>
      </w:pPr>
    </w:p>
    <w:p w14:paraId="7B90FF48" w14:textId="77777777" w:rsidR="00697371" w:rsidRPr="00E00010" w:rsidRDefault="00220104" w:rsidP="00BB7A53">
      <w:pPr>
        <w:pStyle w:val="TDC43"/>
      </w:pPr>
      <w:r w:rsidRPr="00BB7A53">
        <w:rPr>
          <w:b/>
          <w:bCs/>
        </w:rPr>
        <w:t>흐름 참고 : 대체 슬롯의 실행 성공 상태는 응용 프로그램이 기록하도록 한다. 부트로더는 다음 기동에서 이 상태를 읽어 대체 슬롯 유지 또는 기본 슬롯 복귀를 결정한다.</w:t>
      </w:r>
    </w:p>
    <w:p w14:paraId="049E5DB4" w14:textId="77777777" w:rsidR="00BA1805" w:rsidRPr="00E00010" w:rsidRDefault="00BA1805" w:rsidP="00BB7A53">
      <w:pPr>
        <w:pStyle w:val="TDC44"/>
      </w:pPr>
      <w:r w:rsidRPr="00E00010">
        <w:rPr>
          <w:noProof/>
        </w:rPr>
        <w:drawing>
          <wp:inline distT="0" distB="0" distL="0" distR="0" wp14:anchorId="3E4EBC4E" wp14:editId="0010EAF7">
            <wp:extent cx="4320000" cy="4290300"/>
            <wp:effectExtent l="0" t="0" r="0" b="0"/>
            <wp:docPr id="1033" name="Flow BOOT-020" descr="SU-ID-BOOT-020 기동 슬롯 선택과 대체 기동 설계 순서도">
              <a:extLst xmlns:a="http://schemas.openxmlformats.org/drawingml/2006/main">
                <a:ext uri="{FF2B5EF4-FFF2-40B4-BE49-F238E27FC236}">
                  <a16:creationId xmlns:a16="http://schemas.microsoft.com/office/drawing/2014/main" id="{E8B69799-F488-0C76-6806-D41022ABA0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그림 256" descr="스크린샷, 어둠, 블랙, 밤이(가) 표시된 사진&#10;&#10;자동 생성된 설명">
                      <a:extLst>
                        <a:ext uri="{FF2B5EF4-FFF2-40B4-BE49-F238E27FC236}">
                          <a16:creationId xmlns:a16="http://schemas.microsoft.com/office/drawing/2014/main" id="{E8B69799-F488-0C76-6806-D41022ABA043}"/>
                        </a:ext>
                      </a:extLst>
                    </pic:cNvPr>
                    <pic:cNvPicPr>
                      <a:picLocks noChangeAspect="1"/>
                    </pic:cNvPicPr>
                  </pic:nvPicPr>
                  <pic:blipFill>
                    <a:blip r:embed="rId50"/>
                    <a:stretch>
                      <a:fillRect/>
                    </a:stretch>
                  </pic:blipFill>
                  <pic:spPr>
                    <a:xfrm>
                      <a:off x="0" y="0"/>
                      <a:ext cx="4320000" cy="4290300"/>
                    </a:xfrm>
                    <a:prstGeom prst="rect">
                      <a:avLst/>
                    </a:prstGeom>
                  </pic:spPr>
                </pic:pic>
              </a:graphicData>
            </a:graphic>
          </wp:inline>
        </w:drawing>
      </w:r>
    </w:p>
    <w:p w14:paraId="4A7D6F46" w14:textId="77777777" w:rsidR="00697371" w:rsidRPr="00E00010" w:rsidRDefault="00220104" w:rsidP="00BB7A53">
      <w:pPr>
        <w:pStyle w:val="TDC45"/>
      </w:pPr>
      <w:r w:rsidRPr="00E00010">
        <w:t>그림 41. SU-ID-BOOT-020 기동 슬롯 선택과 대체 기동 순서도</w:t>
      </w:r>
    </w:p>
    <w:p w14:paraId="4922A2B3" w14:textId="71512354" w:rsidR="00697371" w:rsidRDefault="00220104" w:rsidP="00BB7A53">
      <w:pPr>
        <w:pStyle w:val="TDC1"/>
        <w:pageBreakBefore/>
      </w:pPr>
      <w:bookmarkStart w:id="1015" w:name="_Toc242778309"/>
      <w:r>
        <w:lastRenderedPageBreak/>
        <w:t>QCC 소프트웨어 상세 설계</w:t>
      </w:r>
      <w:bookmarkEnd w:id="1015"/>
    </w:p>
    <w:p w14:paraId="50C897CD" w14:textId="648B971A" w:rsidR="00697371" w:rsidRPr="00E00010" w:rsidRDefault="00220104" w:rsidP="00BB7A53">
      <w:pPr>
        <w:pStyle w:val="TDC2"/>
      </w:pPr>
      <w:bookmarkStart w:id="1016" w:name="_Toc242778310"/>
      <w:r>
        <w:t>E8300 연계</w:t>
      </w:r>
      <w:bookmarkEnd w:id="1016"/>
    </w:p>
    <w:p w14:paraId="1EA3D279" w14:textId="77777777" w:rsidR="001B4428" w:rsidRDefault="00A42D4D">
      <w:pPr>
        <w:pStyle w:val="TDC20"/>
      </w:pPr>
      <w:r>
        <w:t>QCC와 E8300은 SPI 명령/응답, I2S 오디오 및 제어 핀으로 연결한다. CM3는 무선 명령을 실행하고 상태/응답을 SPI로 전달하며 CFX는 마이크와 I2S 입력 상태에 따라 신호처리 경로를 선택한다.</w:t>
      </w:r>
    </w:p>
    <w:p w14:paraId="0DCE1BC4" w14:textId="77777777" w:rsidR="00697371" w:rsidRPr="00E00010" w:rsidRDefault="00220104" w:rsidP="00BB7A53">
      <w:pPr>
        <w:pStyle w:val="TDC20"/>
      </w:pPr>
      <w:r w:rsidRPr="00E00010">
        <w:t>E8300 측 설계는 CM3의 블루투스 통신 모듈과 CFX의 오디오 경로에 포함한다. CM3는 SPI 수신 0x34의 배터리/충전기/뚜껑 정보, 0x35의 LED/갱신 연결 정보, 0x36의 오디오 연결 종류를 처리한다. 리모콘과 매핑 명령은 각 처리 경로로 전달하고 SPI 응답 버퍼에 결과를 준비한다.</w:t>
      </w:r>
    </w:p>
    <w:p w14:paraId="370BDD55" w14:textId="77777777" w:rsidR="00697371" w:rsidRPr="00E00010" w:rsidRDefault="00220104" w:rsidP="00BB7A53">
      <w:pPr>
        <w:pStyle w:val="TDC20"/>
      </w:pPr>
      <w:r w:rsidRPr="00E00010">
        <w:t>CFX는 I2S가 있을 때 마이크와 외부 입력을 혼합한다. 크래들 마이크만 해당 게인을 사용하고 일반 스트리밍 및 매핑 연결은 지정된 기준 게인을 사용한다. CM3는 QCC_CTRL로 정상 동작/종료 요청, ISD_CHECK로 내부기 연결 상태를 전달한다.</w:t>
      </w:r>
    </w:p>
    <w:p w14:paraId="5D36E962" w14:textId="7D216201" w:rsidR="002F67E0" w:rsidRDefault="001565C4">
      <w:pPr>
        <w:pStyle w:val="TDC20"/>
        <w:spacing w:after="80"/>
      </w:pPr>
      <w:r>
        <w:t>SPI 연계: E8300의 수신 정의는 0x34(data[0] 배터리 %, data[1] 충전기 미연결 0 / 연결 1, data[2] 뚜껑 열림 1 / 닫힘 2), 0x35(data[0] LED 상태, OTA_EZAIRO=4일 때 갱신 연결 1), 0x36(data[0] 오디오 미연결 0 / 연결 1, data[1] 종류 미상 0 / 크래들 1 / 기타 2)이다. 응답은 각각 명령값과 성공값 1이다. 0x36은 연결 1/종류 1일 때만 크래들 오디오 상태를 설정한다.</w:t>
      </w:r>
    </w:p>
    <w:p w14:paraId="1EA436D6" w14:textId="77777777" w:rsidR="002F67E0" w:rsidRDefault="001565C4">
      <w:pPr>
        <w:pStyle w:val="TDC20"/>
        <w:spacing w:after="80"/>
      </w:pPr>
      <w:r>
        <w:t xml:space="preserve">메시지 경계: </w:t>
      </w:r>
      <w:r w:rsidRPr="00BB7A53">
        <w:rPr>
          <w:color w:val="C00000"/>
        </w:rPr>
        <w:t>QCC BLE Data 메시지는 type 1바이트와 data 0~19바이트로 총 1~20바이트이다.</w:t>
      </w:r>
      <w:r>
        <w:t xml:space="preserve"> E8300 SPI 전송 프레임은 별도 길이 1바이트를 포함한 21바이트이다. 무선 메시지와 물리 SPI 프레임을 같은 계층의 길이로 취급하지 않는다.</w:t>
      </w:r>
    </w:p>
    <w:p w14:paraId="1CD8683E" w14:textId="77777777" w:rsidR="002F67E0" w:rsidRDefault="001565C4">
      <w:pPr>
        <w:pStyle w:val="TDC20"/>
        <w:spacing w:after="80"/>
      </w:pPr>
      <w:r>
        <w:t>제어 핀: E8300 QCC_CTRL(DIO24)은 High=정상 동작 요청, Low=종료 요청이며 초기값은 Low이다. ISD_CHECK(DIO13)는 High=내부기 연결, Low=미연결이며 초기값은 Low이다. CFX I2S_FLAG(DIO29)는 Low=입력 유효이다. QCC의 shutdown_ind 또는 I2S enable이라는 논리 이름만으로 물리 핀 극성을 변경하지 않는다.</w:t>
      </w:r>
    </w:p>
    <w:p w14:paraId="38308285" w14:textId="77777777" w:rsidR="001B4428" w:rsidRDefault="00A42D4D">
      <w:pPr>
        <w:pStyle w:val="TDC20"/>
      </w:pPr>
      <w:r>
        <w:t xml:space="preserve">오디오 입력은 DMIC1/DMIC2→E8300의 마이크 경로와 QCC→E8300의 I2S 경로로 구분한다. </w:t>
      </w:r>
      <w:r w:rsidRPr="00BB7A53">
        <w:rPr>
          <w:color w:val="C00000"/>
        </w:rPr>
        <w:t>DMIC2는 QCC에도 연결되며 전화 통화 시 QCC가 수음한 음성을 통화 상대에게 송신한다. QCC의 Classic 수신 오디오는 I2S 24bit/16kHz로 CFX에 전달한다.</w:t>
      </w:r>
      <w:r>
        <w:t xml:space="preserve"> E8300 PCM1은 slave, 24bit, MSB 우선/정렬, 상승 에지, 2word 설정이며 16표본 블록을 처리한다. 16kHz 표본율과 0~8kHz 오디오 대역은 구분한다. CFX는 일반 I2S 게인 1과 마이크 Gain A, 크래들 I2S Gain B와 마이크 Gain A, 매핑 연결 중 두 게인 1을 적용하며 혼합 후 2로 나누지 않는다.</w:t>
      </w:r>
    </w:p>
    <w:p w14:paraId="4B427037" w14:textId="77777777" w:rsidR="001B4428" w:rsidRDefault="00A42D4D">
      <w:pPr>
        <w:pStyle w:val="TDC2"/>
      </w:pPr>
      <w:bookmarkStart w:id="1017" w:name="_Toc242778311"/>
      <w:r w:rsidRPr="00BB7A53">
        <w:rPr>
          <w:color w:val="C00000"/>
        </w:rPr>
        <w:lastRenderedPageBreak/>
        <w:t>QCC 소프트웨어 상세 설계</w:t>
      </w:r>
      <w:bookmarkEnd w:id="1017"/>
    </w:p>
    <w:p w14:paraId="4ED7DAB3" w14:textId="77777777" w:rsidR="001B4428" w:rsidRDefault="00A42D4D">
      <w:pPr>
        <w:pStyle w:val="TDC20"/>
      </w:pPr>
      <w:r w:rsidRPr="00BB7A53">
        <w:rPr>
          <w:color w:val="C00000"/>
        </w:rPr>
        <w:t>외부기의 QCC5181은 시스템 관리, HW 인터페이스, 블루투스와 보안의 4개 기능 모듈 및 14개 유닛으로 구성한다. QCC는 무선 송수신과 상태/명령 중계, PIO/전원/NVM 접근 및 CRA 인증을 처리한다.</w:t>
      </w:r>
      <w:r>
        <w:t xml:space="preserve"> E8300은 CFX/HEAR의 오디오 처리와 CM3의 내부기 제어/자극 실행을 담당하며 두 칩은 SPI, I2S와 제어 신호로 연결한다.</w:t>
      </w:r>
    </w:p>
    <w:p w14:paraId="49EDF45F" w14:textId="77777777" w:rsidR="001B4428" w:rsidRDefault="00A42D4D">
      <w:pPr>
        <w:pStyle w:val="TDC3"/>
      </w:pPr>
      <w:bookmarkStart w:id="1018" w:name="_Toc242778312"/>
      <w:r w:rsidRPr="00BB7A53">
        <w:rPr>
          <w:color w:val="C00000"/>
        </w:rPr>
        <w:t>SI-ID-QCC-001 시스템 관리 모듈</w:t>
      </w:r>
      <w:bookmarkEnd w:id="1018"/>
    </w:p>
    <w:p w14:paraId="48C4B734" w14:textId="77777777" w:rsidR="001B4428" w:rsidRDefault="00A42D4D">
      <w:pPr>
        <w:pStyle w:val="TDC30"/>
      </w:pPr>
      <w:r w:rsidRPr="00BB7A53">
        <w:rPr>
          <w:color w:val="C00000"/>
        </w:rPr>
        <w:t>주변장치와 라이브러리를 초기화한 뒤 전원/연결 상태, Standalone/TWS 구성과 Bluetooth 활성 상태를 관리한다. 시스템 상태 유닛을 통해 BLE 명령과 E8300 SPI 명령/응답을 연결한다.</w:t>
      </w:r>
    </w:p>
    <w:p w14:paraId="3DB525CD" w14:textId="77777777" w:rsidR="001B4428" w:rsidRDefault="001B4428">
      <w:pPr>
        <w:pStyle w:val="TDC40"/>
      </w:pPr>
    </w:p>
    <w:p w14:paraId="6977F021" w14:textId="77777777" w:rsidR="001B4428" w:rsidRDefault="00A42D4D">
      <w:pPr>
        <w:pStyle w:val="TDC4"/>
      </w:pPr>
      <w:r w:rsidRPr="00BB7A53">
        <w:rPr>
          <w:color w:val="C00000"/>
        </w:rPr>
        <w:t>SU-ID-QCC-001 시스템 초기화와 설정 유닛</w:t>
      </w:r>
    </w:p>
    <w:p w14:paraId="394406D8" w14:textId="77777777" w:rsidR="001B4428" w:rsidRDefault="00A42D4D">
      <w:pPr>
        <w:pStyle w:val="TDC40"/>
        <w:keepNext/>
      </w:pPr>
      <w:r w:rsidRPr="00BB7A53">
        <w:rPr>
          <w:color w:val="C00000"/>
        </w:rPr>
        <w:t>QCC의 주변장치와 라이브러리를 정해진 순서로 준비하여 상태 처리와 통신이 유효한 초기 설정에서 시작되도록 한다.</w:t>
      </w:r>
    </w:p>
    <w:p w14:paraId="01C752AE" w14:textId="77777777" w:rsidR="001B4428" w:rsidRDefault="00A42D4D">
      <w:pPr>
        <w:pStyle w:val="TDC42"/>
      </w:pPr>
      <w:r w:rsidRPr="00BB7A53">
        <w:rPr>
          <w:color w:val="C00000"/>
        </w:rPr>
        <w:t xml:space="preserve">표 </w:t>
      </w:r>
      <w:r w:rsidRPr="00BB7A53">
        <w:rPr>
          <w:color w:val="C00000"/>
        </w:rPr>
        <w:fldChar w:fldCharType="begin"/>
      </w:r>
      <w:r w:rsidRPr="00BB7A53">
        <w:rPr>
          <w:color w:val="C00000"/>
        </w:rPr>
        <w:instrText>SEQ 표 \* ARABIC</w:instrText>
      </w:r>
      <w:r w:rsidRPr="00BB7A53">
        <w:rPr>
          <w:color w:val="C00000"/>
        </w:rPr>
        <w:fldChar w:fldCharType="separate"/>
      </w:r>
      <w:r w:rsidR="001A0C22" w:rsidRPr="00BB7A53">
        <w:rPr>
          <w:noProof/>
          <w:color w:val="C00000"/>
        </w:rPr>
        <w:t>238</w:t>
      </w:r>
      <w:r w:rsidRPr="00BB7A53">
        <w:rPr>
          <w:color w:val="C00000"/>
        </w:rPr>
        <w:fldChar w:fldCharType="end"/>
      </w:r>
      <w:r w:rsidRPr="00BB7A53">
        <w:rPr>
          <w:color w:val="C00000"/>
        </w:rPr>
        <w:t>. 시스템 초기화와 설정 유닛 / 유닛 설계 내용</w:t>
      </w:r>
    </w:p>
    <w:tbl>
      <w:tblPr>
        <w:tblStyle w:val="TDC41"/>
        <w:tblW w:w="8816" w:type="dxa"/>
        <w:tblLayout w:type="fixed"/>
        <w:tblLook w:val="04A0" w:firstRow="1" w:lastRow="0" w:firstColumn="1" w:lastColumn="0" w:noHBand="0" w:noVBand="1"/>
      </w:tblPr>
      <w:tblGrid>
        <w:gridCol w:w="1304"/>
        <w:gridCol w:w="7512"/>
      </w:tblGrid>
      <w:tr w:rsidR="001B4428" w14:paraId="4E02F505" w14:textId="77777777" w:rsidTr="001B442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56BB9841" w14:textId="77777777" w:rsidR="001B4428" w:rsidRDefault="00A42D4D">
            <w:pPr>
              <w:pStyle w:val="TDC0"/>
            </w:pPr>
            <w:r>
              <w:t>항목</w:t>
            </w:r>
          </w:p>
        </w:tc>
        <w:tc>
          <w:tcPr>
            <w:tcW w:w="7512" w:type="dxa"/>
          </w:tcPr>
          <w:p w14:paraId="75CCD48C" w14:textId="77777777" w:rsidR="001B4428" w:rsidRDefault="00A42D4D">
            <w:pPr>
              <w:pStyle w:val="TDC0"/>
              <w:cnfStyle w:val="100000000000" w:firstRow="1" w:lastRow="0" w:firstColumn="0" w:lastColumn="0" w:oddVBand="0" w:evenVBand="0" w:oddHBand="0" w:evenHBand="0" w:firstRowFirstColumn="0" w:firstRowLastColumn="0" w:lastRowFirstColumn="0" w:lastRowLastColumn="0"/>
            </w:pPr>
            <w:r>
              <w:t>설계 내용</w:t>
            </w:r>
          </w:p>
        </w:tc>
      </w:tr>
      <w:tr w:rsidR="001B4428" w14:paraId="620525A1" w14:textId="77777777" w:rsidTr="001B4428">
        <w:tc>
          <w:tcPr>
            <w:cnfStyle w:val="001000000000" w:firstRow="0" w:lastRow="0" w:firstColumn="1" w:lastColumn="0" w:oddVBand="0" w:evenVBand="0" w:oddHBand="0" w:evenHBand="0" w:firstRowFirstColumn="0" w:firstRowLastColumn="0" w:lastRowFirstColumn="0" w:lastRowLastColumn="0"/>
            <w:tcW w:w="1304" w:type="dxa"/>
          </w:tcPr>
          <w:p w14:paraId="627EABE3" w14:textId="77777777" w:rsidR="001B4428" w:rsidRDefault="00A42D4D">
            <w:pPr>
              <w:pStyle w:val="TDCe"/>
            </w:pPr>
            <w:r>
              <w:t>입력</w:t>
            </w:r>
          </w:p>
        </w:tc>
        <w:tc>
          <w:tcPr>
            <w:tcW w:w="7512" w:type="dxa"/>
          </w:tcPr>
          <w:p w14:paraId="309512F6" w14:textId="77777777" w:rsidR="001B4428" w:rsidRDefault="00A42D4D">
            <w:pPr>
              <w:pStyle w:val="TDCf"/>
              <w:cnfStyle w:val="000000000000" w:firstRow="0" w:lastRow="0" w:firstColumn="0" w:lastColumn="0" w:oddVBand="0" w:evenVBand="0" w:oddHBand="0" w:evenHBand="0" w:firstRowFirstColumn="0" w:firstRowLastColumn="0" w:lastRowFirstColumn="0" w:lastRowLastColumn="0"/>
            </w:pPr>
            <w:r w:rsidRPr="00BB7A53">
              <w:rPr>
                <w:color w:val="C00000"/>
              </w:rPr>
              <w:t>SPI 포트/클록과 PIO 방향/기능 설정, NVM 데이터 식별자/길이</w:t>
            </w:r>
            <w:r w:rsidRPr="00BB7A53">
              <w:rPr>
                <w:color w:val="C00000"/>
              </w:rPr>
              <w:br/>
              <w:t>I2S 출력 24bit/16kHz, Classic 오디오의 I2S 출력 선택</w:t>
            </w:r>
            <w:r w:rsidRPr="00BB7A53">
              <w:rPr>
                <w:color w:val="C00000"/>
              </w:rPr>
              <w:br/>
              <w:t>BLE 특성의 인증 속성 및 AUTH service 설정, 충전케이스 통신 포트/속도</w:t>
            </w:r>
          </w:p>
        </w:tc>
      </w:tr>
      <w:tr w:rsidR="001B4428" w14:paraId="58349F17" w14:textId="77777777" w:rsidTr="001B4428">
        <w:tc>
          <w:tcPr>
            <w:cnfStyle w:val="001000000000" w:firstRow="0" w:lastRow="0" w:firstColumn="1" w:lastColumn="0" w:oddVBand="0" w:evenVBand="0" w:oddHBand="0" w:evenHBand="0" w:firstRowFirstColumn="0" w:firstRowLastColumn="0" w:lastRowFirstColumn="0" w:lastRowLastColumn="0"/>
            <w:tcW w:w="1304" w:type="dxa"/>
          </w:tcPr>
          <w:p w14:paraId="7A818F84" w14:textId="77777777" w:rsidR="001B4428" w:rsidRDefault="00A42D4D">
            <w:pPr>
              <w:pStyle w:val="TDCe"/>
            </w:pPr>
            <w:r>
              <w:t>출력</w:t>
            </w:r>
          </w:p>
        </w:tc>
        <w:tc>
          <w:tcPr>
            <w:tcW w:w="7512" w:type="dxa"/>
          </w:tcPr>
          <w:p w14:paraId="576BA8B9" w14:textId="77777777" w:rsidR="001B4428" w:rsidRDefault="00A42D4D">
            <w:pPr>
              <w:pStyle w:val="TDCf"/>
              <w:cnfStyle w:val="000000000000" w:firstRow="0" w:lastRow="0" w:firstColumn="0" w:lastColumn="0" w:oddVBand="0" w:evenVBand="0" w:oddHBand="0" w:evenHBand="0" w:firstRowFirstColumn="0" w:firstRowLastColumn="0" w:lastRowFirstColumn="0" w:lastRowLastColumn="0"/>
            </w:pPr>
            <w:r w:rsidRPr="00BB7A53">
              <w:rPr>
                <w:color w:val="C00000"/>
              </w:rPr>
              <w:t>시스템, Built-in library, scheduler, Power, Bluetooth, HW, PIO의 초기화 상태</w:t>
            </w:r>
            <w:r w:rsidRPr="00BB7A53">
              <w:rPr>
                <w:color w:val="C00000"/>
              </w:rPr>
              <w:br/>
              <w:t>사운드 처리기/배터리/충전/Bluetooth 상태를 초기 상태 처리에 연결</w:t>
            </w:r>
          </w:p>
        </w:tc>
      </w:tr>
      <w:tr w:rsidR="001B4428" w14:paraId="35528DDC" w14:textId="77777777" w:rsidTr="001B4428">
        <w:tc>
          <w:tcPr>
            <w:cnfStyle w:val="001000000000" w:firstRow="0" w:lastRow="0" w:firstColumn="1" w:lastColumn="0" w:oddVBand="0" w:evenVBand="0" w:oddHBand="0" w:evenHBand="0" w:firstRowFirstColumn="0" w:firstRowLastColumn="0" w:lastRowFirstColumn="0" w:lastRowLastColumn="0"/>
            <w:tcW w:w="1304" w:type="dxa"/>
          </w:tcPr>
          <w:p w14:paraId="75C8260B" w14:textId="77777777" w:rsidR="001B4428" w:rsidRDefault="00A42D4D">
            <w:pPr>
              <w:pStyle w:val="TDCe"/>
            </w:pPr>
            <w:r>
              <w:t>처리</w:t>
            </w:r>
          </w:p>
        </w:tc>
        <w:tc>
          <w:tcPr>
            <w:tcW w:w="7512" w:type="dxa"/>
          </w:tcPr>
          <w:p w14:paraId="1A687B65" w14:textId="77777777" w:rsidR="001B4428" w:rsidRDefault="00A42D4D">
            <w:pPr>
              <w:pStyle w:val="TDCf"/>
              <w:cnfStyle w:val="000000000000" w:firstRow="0" w:lastRow="0" w:firstColumn="0" w:lastColumn="0" w:oddVBand="0" w:evenVBand="0" w:oddHBand="0" w:evenHBand="0" w:firstRowFirstColumn="0" w:firstRowLastColumn="0" w:lastRowFirstColumn="0" w:lastRowLastColumn="0"/>
            </w:pPr>
            <w:r w:rsidRPr="00BB7A53">
              <w:rPr>
                <w:color w:val="C00000"/>
              </w:rPr>
              <w:t>1. 초기화 전에 주변장치, 통신과 NVM 설정을 준비하고 정상 동작 중 초기 설정을 반복 변경하지 않는다.</w:t>
            </w:r>
            <w:r w:rsidRPr="00BB7A53">
              <w:rPr>
                <w:color w:val="C00000"/>
              </w:rPr>
              <w:br/>
              <w:t>2. 시스템 → 내장 라이브러리 → 시스템 스케줄러 → Power → Bluetooth → HW → PIO 순서로 초기화한다. Application은 필요한 하위 기능이 준비된 후 시작한다.</w:t>
            </w:r>
            <w:r w:rsidRPr="00BB7A53">
              <w:rPr>
                <w:color w:val="C00000"/>
              </w:rPr>
              <w:br/>
              <w:t xml:space="preserve">3. PIO_INTER_DEVICE_CONN_IND, PIO_SPI_COMM_IND, PIO_SHUT_DOWN_IND는 입력으로 설정한다. PIO_I2S_EN_IND, </w:t>
            </w:r>
            <w:r w:rsidRPr="00BB7A53">
              <w:rPr>
                <w:color w:val="C00000"/>
              </w:rPr>
              <w:lastRenderedPageBreak/>
              <w:t>PIO_HW_RESET_CTRL, PIO_TEMP_CHECK_ON은 출력으로 설정하고 SPI 및 온도 감지 핀은 주변장치 기능에 연결한다.</w:t>
            </w:r>
            <w:r w:rsidRPr="00BB7A53">
              <w:rPr>
                <w:color w:val="C00000"/>
              </w:rPr>
              <w:br/>
              <w:t>4. 초기화가 끝나면 시스템 상태 처리에 종료/내부기 연결 입력, 배터리/충전 및 Bluetooth 상태를 전달한다.</w:t>
            </w:r>
          </w:p>
        </w:tc>
      </w:tr>
    </w:tbl>
    <w:p w14:paraId="3B19054B" w14:textId="77777777" w:rsidR="001B4428" w:rsidRDefault="001B4428">
      <w:pPr>
        <w:pStyle w:val="TDC40"/>
      </w:pPr>
    </w:p>
    <w:p w14:paraId="49ECD5F4" w14:textId="77777777" w:rsidR="001B4428" w:rsidRDefault="00A42D4D">
      <w:pPr>
        <w:pStyle w:val="TDC42"/>
      </w:pPr>
      <w:r w:rsidRPr="00BB7A53">
        <w:rPr>
          <w:color w:val="C00000"/>
        </w:rPr>
        <w:t xml:space="preserve">표 </w:t>
      </w:r>
      <w:r w:rsidRPr="00BB7A53">
        <w:rPr>
          <w:color w:val="C00000"/>
        </w:rPr>
        <w:fldChar w:fldCharType="begin"/>
      </w:r>
      <w:r w:rsidRPr="00BB7A53">
        <w:rPr>
          <w:color w:val="C00000"/>
        </w:rPr>
        <w:instrText>SEQ 표 \* ARABIC</w:instrText>
      </w:r>
      <w:r w:rsidRPr="00BB7A53">
        <w:rPr>
          <w:color w:val="C00000"/>
        </w:rPr>
        <w:fldChar w:fldCharType="separate"/>
      </w:r>
      <w:r w:rsidR="001A0C22" w:rsidRPr="00BB7A53">
        <w:rPr>
          <w:noProof/>
          <w:color w:val="C00000"/>
        </w:rPr>
        <w:t>239</w:t>
      </w:r>
      <w:r w:rsidRPr="00BB7A53">
        <w:rPr>
          <w:color w:val="C00000"/>
        </w:rPr>
        <w:fldChar w:fldCharType="end"/>
      </w:r>
      <w:r w:rsidRPr="00BB7A53">
        <w:rPr>
          <w:color w:val="C00000"/>
        </w:rPr>
        <w:t>. 시스템 초기화와 설정 유닛 / 구현 조건</w:t>
      </w:r>
    </w:p>
    <w:tbl>
      <w:tblPr>
        <w:tblStyle w:val="TDC41"/>
        <w:tblW w:w="8816" w:type="dxa"/>
        <w:tblLayout w:type="fixed"/>
        <w:tblLook w:val="04A0" w:firstRow="1" w:lastRow="0" w:firstColumn="1" w:lastColumn="0" w:noHBand="0" w:noVBand="1"/>
      </w:tblPr>
      <w:tblGrid>
        <w:gridCol w:w="1304"/>
        <w:gridCol w:w="7512"/>
      </w:tblGrid>
      <w:tr w:rsidR="001B4428" w14:paraId="111D22F7" w14:textId="77777777" w:rsidTr="001B442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1DD8C4F7" w14:textId="77777777" w:rsidR="001B4428" w:rsidRDefault="00A42D4D">
            <w:pPr>
              <w:pStyle w:val="TDC0"/>
            </w:pPr>
            <w:r>
              <w:t>구분</w:t>
            </w:r>
          </w:p>
        </w:tc>
        <w:tc>
          <w:tcPr>
            <w:tcW w:w="7512" w:type="dxa"/>
          </w:tcPr>
          <w:p w14:paraId="2008EA9C" w14:textId="77777777" w:rsidR="001B4428" w:rsidRDefault="00A42D4D">
            <w:pPr>
              <w:pStyle w:val="TDC0"/>
              <w:cnfStyle w:val="100000000000" w:firstRow="1" w:lastRow="0" w:firstColumn="0" w:lastColumn="0" w:oddVBand="0" w:evenVBand="0" w:oddHBand="0" w:evenHBand="0" w:firstRowFirstColumn="0" w:firstRowLastColumn="0" w:lastRowFirstColumn="0" w:lastRowLastColumn="0"/>
            </w:pPr>
            <w:r>
              <w:t>구현 조건</w:t>
            </w:r>
          </w:p>
        </w:tc>
      </w:tr>
      <w:tr w:rsidR="001B4428" w14:paraId="2257ED04" w14:textId="77777777" w:rsidTr="001B4428">
        <w:tc>
          <w:tcPr>
            <w:cnfStyle w:val="001000000000" w:firstRow="0" w:lastRow="0" w:firstColumn="1" w:lastColumn="0" w:oddVBand="0" w:evenVBand="0" w:oddHBand="0" w:evenHBand="0" w:firstRowFirstColumn="0" w:firstRowLastColumn="0" w:lastRowFirstColumn="0" w:lastRowLastColumn="0"/>
            <w:tcW w:w="1304" w:type="dxa"/>
          </w:tcPr>
          <w:p w14:paraId="25D30B5D" w14:textId="77777777" w:rsidR="001B4428" w:rsidRDefault="00A42D4D">
            <w:pPr>
              <w:pStyle w:val="TDCe"/>
            </w:pPr>
            <w:r>
              <w:t>동작 조건</w:t>
            </w:r>
          </w:p>
        </w:tc>
        <w:tc>
          <w:tcPr>
            <w:tcW w:w="7512" w:type="dxa"/>
          </w:tcPr>
          <w:p w14:paraId="2C67BA04" w14:textId="77777777" w:rsidR="001B4428" w:rsidRDefault="00A42D4D">
            <w:pPr>
              <w:pStyle w:val="TDCf"/>
              <w:cnfStyle w:val="000000000000" w:firstRow="0" w:lastRow="0" w:firstColumn="0" w:lastColumn="0" w:oddVBand="0" w:evenVBand="0" w:oddHBand="0" w:evenHBand="0" w:firstRowFirstColumn="0" w:firstRowLastColumn="0" w:lastRowFirstColumn="0" w:lastRowLastColumn="0"/>
            </w:pPr>
            <w:r w:rsidRPr="00BB7A53">
              <w:rPr>
                <w:color w:val="C00000"/>
              </w:rPr>
              <w:t>초기 설정은 각 하위 모듈의 실행 전에 완료한다. Classic 수신 오디오는 스피커 출력 대신 I2S 출력 경로를 사용한다.</w:t>
            </w:r>
            <w:r w:rsidRPr="00BB7A53">
              <w:rPr>
                <w:color w:val="C00000"/>
              </w:rPr>
              <w:br/>
              <w:t>tdPio_preInit()은 Application 초기화 전에 수행한다. 초기화 완료를 확인한 뒤 상태 처리와 통신을 시작한다.</w:t>
            </w:r>
          </w:p>
        </w:tc>
      </w:tr>
      <w:tr w:rsidR="001B4428" w14:paraId="7A436C5E" w14:textId="77777777" w:rsidTr="001B4428">
        <w:tc>
          <w:tcPr>
            <w:cnfStyle w:val="001000000000" w:firstRow="0" w:lastRow="0" w:firstColumn="1" w:lastColumn="0" w:oddVBand="0" w:evenVBand="0" w:oddHBand="0" w:evenHBand="0" w:firstRowFirstColumn="0" w:firstRowLastColumn="0" w:lastRowFirstColumn="0" w:lastRowLastColumn="0"/>
            <w:tcW w:w="1304" w:type="dxa"/>
          </w:tcPr>
          <w:p w14:paraId="222C89D2" w14:textId="77777777" w:rsidR="001B4428" w:rsidRDefault="00A42D4D">
            <w:pPr>
              <w:pStyle w:val="TDCe"/>
            </w:pPr>
            <w:r>
              <w:t>요구사항/검증 연결</w:t>
            </w:r>
          </w:p>
        </w:tc>
        <w:tc>
          <w:tcPr>
            <w:tcW w:w="7512" w:type="dxa"/>
          </w:tcPr>
          <w:p w14:paraId="21B00F30" w14:textId="68B8E857" w:rsidR="001B4428" w:rsidRDefault="00A42D4D">
            <w:pPr>
              <w:pStyle w:val="TDCf"/>
              <w:cnfStyle w:val="000000000000" w:firstRow="0" w:lastRow="0" w:firstColumn="0" w:lastColumn="0" w:oddVBand="0" w:evenVBand="0" w:oddHBand="0" w:evenHBand="0" w:firstRowFirstColumn="0" w:firstRowLastColumn="0" w:lastRowFirstColumn="0" w:lastRowLastColumn="0"/>
            </w:pPr>
            <w:r w:rsidRPr="00BB7A53">
              <w:rPr>
                <w:color w:val="C00000"/>
              </w:rPr>
              <w:t>상위 요구사항: SW-FW-RID-15, SW-FW-RID-16, SW-FW-RID-21, SW-FW-RID-22, SW-FW-RID-29, SW-FW-RID-44, SW-FW-RID-45, SW-FW-RID-48, SW-FW-RID-49, SW-FW-RID-52, SW-FW-RID-63, SW-FW-RID-76. SW-FW-UnitTest-QCC-ID-4에서는 기동 설정/초기화와 전원 상태 SPI/ACK를 확인한다. 전원/상태 처리를 시작하기 위한 초기 설정을 지원한다.</w:t>
            </w:r>
          </w:p>
        </w:tc>
      </w:tr>
    </w:tbl>
    <w:p w14:paraId="4F4941D3" w14:textId="7A3FF040" w:rsidR="001B4428" w:rsidRDefault="001B4428">
      <w:pPr>
        <w:pStyle w:val="TDC40"/>
      </w:pPr>
    </w:p>
    <w:p w14:paraId="486F2A65" w14:textId="77777777" w:rsidR="001B4428" w:rsidRDefault="001B4428">
      <w:pPr>
        <w:pStyle w:val="TDC40"/>
      </w:pPr>
    </w:p>
    <w:p w14:paraId="6BBA505C" w14:textId="77777777" w:rsidR="001B4428" w:rsidRDefault="00A42D4D">
      <w:pPr>
        <w:pStyle w:val="TDC4"/>
      </w:pPr>
      <w:r w:rsidRPr="00BB7A53">
        <w:rPr>
          <w:color w:val="C00000"/>
        </w:rPr>
        <w:t>SU-ID-QCC-002 시스템 상태 유닛</w:t>
      </w:r>
    </w:p>
    <w:p w14:paraId="65A9DA4C" w14:textId="77777777" w:rsidR="001B4428" w:rsidRDefault="00A42D4D">
      <w:pPr>
        <w:pStyle w:val="TDC40"/>
        <w:keepNext/>
      </w:pPr>
      <w:r w:rsidRPr="00BB7A53">
        <w:rPr>
          <w:color w:val="C00000"/>
        </w:rPr>
        <w:t>E8300의 연결/종료 신호와 전원/무선 상태를 관리하고 BLE와 SPI 사이에서 명령과 응답을 중계한다.</w:t>
      </w:r>
    </w:p>
    <w:p w14:paraId="40287FA2" w14:textId="77777777" w:rsidR="001B4428" w:rsidRDefault="00A42D4D">
      <w:pPr>
        <w:pStyle w:val="TDC42"/>
      </w:pPr>
      <w:r w:rsidRPr="00BB7A53">
        <w:rPr>
          <w:color w:val="C00000"/>
        </w:rPr>
        <w:t xml:space="preserve">표 </w:t>
      </w:r>
      <w:r w:rsidRPr="00BB7A53">
        <w:rPr>
          <w:color w:val="C00000"/>
        </w:rPr>
        <w:fldChar w:fldCharType="begin"/>
      </w:r>
      <w:r w:rsidRPr="00BB7A53">
        <w:rPr>
          <w:color w:val="C00000"/>
        </w:rPr>
        <w:instrText>SEQ 표 \* ARABIC</w:instrText>
      </w:r>
      <w:r w:rsidRPr="00BB7A53">
        <w:rPr>
          <w:color w:val="C00000"/>
        </w:rPr>
        <w:fldChar w:fldCharType="separate"/>
      </w:r>
      <w:r w:rsidR="001A0C22" w:rsidRPr="00BB7A53">
        <w:rPr>
          <w:noProof/>
          <w:color w:val="C00000"/>
        </w:rPr>
        <w:t>240</w:t>
      </w:r>
      <w:r w:rsidRPr="00BB7A53">
        <w:rPr>
          <w:color w:val="C00000"/>
        </w:rPr>
        <w:fldChar w:fldCharType="end"/>
      </w:r>
      <w:r w:rsidRPr="00BB7A53">
        <w:rPr>
          <w:color w:val="C00000"/>
        </w:rPr>
        <w:t>. 시스템 상태 유닛 / 유닛 설계 내용</w:t>
      </w:r>
    </w:p>
    <w:tbl>
      <w:tblPr>
        <w:tblStyle w:val="TDC41"/>
        <w:tblW w:w="8816" w:type="dxa"/>
        <w:tblLayout w:type="fixed"/>
        <w:tblLook w:val="04A0" w:firstRow="1" w:lastRow="0" w:firstColumn="1" w:lastColumn="0" w:noHBand="0" w:noVBand="1"/>
      </w:tblPr>
      <w:tblGrid>
        <w:gridCol w:w="1304"/>
        <w:gridCol w:w="7512"/>
      </w:tblGrid>
      <w:tr w:rsidR="001B4428" w14:paraId="3635ECB8" w14:textId="77777777" w:rsidTr="001B442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6CB54483" w14:textId="77777777" w:rsidR="001B4428" w:rsidRDefault="00A42D4D">
            <w:pPr>
              <w:pStyle w:val="TDC0"/>
            </w:pPr>
            <w:r>
              <w:t>항목</w:t>
            </w:r>
          </w:p>
        </w:tc>
        <w:tc>
          <w:tcPr>
            <w:tcW w:w="7512" w:type="dxa"/>
          </w:tcPr>
          <w:p w14:paraId="01124D8E" w14:textId="77777777" w:rsidR="001B4428" w:rsidRDefault="00A42D4D">
            <w:pPr>
              <w:pStyle w:val="TDC0"/>
              <w:cnfStyle w:val="100000000000" w:firstRow="1" w:lastRow="0" w:firstColumn="0" w:lastColumn="0" w:oddVBand="0" w:evenVBand="0" w:oddHBand="0" w:evenHBand="0" w:firstRowFirstColumn="0" w:firstRowLastColumn="0" w:lastRowFirstColumn="0" w:lastRowLastColumn="0"/>
            </w:pPr>
            <w:r>
              <w:t>설계 내용</w:t>
            </w:r>
          </w:p>
        </w:tc>
      </w:tr>
      <w:tr w:rsidR="001B4428" w14:paraId="33989841" w14:textId="77777777" w:rsidTr="001B4428">
        <w:tc>
          <w:tcPr>
            <w:cnfStyle w:val="001000000000" w:firstRow="0" w:lastRow="0" w:firstColumn="1" w:lastColumn="0" w:oddVBand="0" w:evenVBand="0" w:oddHBand="0" w:evenHBand="0" w:firstRowFirstColumn="0" w:firstRowLastColumn="0" w:lastRowFirstColumn="0" w:lastRowLastColumn="0"/>
            <w:tcW w:w="1304" w:type="dxa"/>
          </w:tcPr>
          <w:p w14:paraId="4DC72829" w14:textId="77777777" w:rsidR="001B4428" w:rsidRDefault="00A42D4D">
            <w:pPr>
              <w:pStyle w:val="TDCe"/>
            </w:pPr>
            <w:r>
              <w:t>입력</w:t>
            </w:r>
          </w:p>
        </w:tc>
        <w:tc>
          <w:tcPr>
            <w:tcW w:w="7512" w:type="dxa"/>
          </w:tcPr>
          <w:p w14:paraId="6C5C7F9D" w14:textId="77777777" w:rsidR="001B4428" w:rsidRDefault="00A42D4D">
            <w:pPr>
              <w:pStyle w:val="TDCf"/>
              <w:cnfStyle w:val="000000000000" w:firstRow="0" w:lastRow="0" w:firstColumn="0" w:lastColumn="0" w:oddVBand="0" w:evenVBand="0" w:oddHBand="0" w:evenHBand="0" w:firstRowFirstColumn="0" w:firstRowLastColumn="0" w:lastRowFirstColumn="0" w:lastRowLastColumn="0"/>
            </w:pPr>
            <w:r w:rsidRPr="00BB7A53">
              <w:rPr>
                <w:color w:val="C00000"/>
              </w:rPr>
              <w:t>사운드 처리기 shutdown_ind, inter_dev_conn_ind</w:t>
            </w:r>
            <w:r w:rsidRPr="00BB7A53">
              <w:rPr>
                <w:color w:val="C00000"/>
              </w:rPr>
              <w:br/>
              <w:t>시스템 전원/블루투스 상태, BLE에서 받은 사운드 처리기 대상 데이터</w:t>
            </w:r>
          </w:p>
        </w:tc>
      </w:tr>
      <w:tr w:rsidR="001B4428" w14:paraId="202A7006" w14:textId="77777777" w:rsidTr="001B4428">
        <w:tc>
          <w:tcPr>
            <w:cnfStyle w:val="001000000000" w:firstRow="0" w:lastRow="0" w:firstColumn="1" w:lastColumn="0" w:oddVBand="0" w:evenVBand="0" w:oddHBand="0" w:evenHBand="0" w:firstRowFirstColumn="0" w:firstRowLastColumn="0" w:lastRowFirstColumn="0" w:lastRowLastColumn="0"/>
            <w:tcW w:w="1304" w:type="dxa"/>
          </w:tcPr>
          <w:p w14:paraId="0015D6F3" w14:textId="77777777" w:rsidR="001B4428" w:rsidRDefault="00A42D4D">
            <w:pPr>
              <w:pStyle w:val="TDCe"/>
            </w:pPr>
            <w:r>
              <w:t>출력</w:t>
            </w:r>
          </w:p>
        </w:tc>
        <w:tc>
          <w:tcPr>
            <w:tcW w:w="7512" w:type="dxa"/>
          </w:tcPr>
          <w:p w14:paraId="60E3D9E1" w14:textId="77777777" w:rsidR="001B4428" w:rsidRDefault="00A42D4D">
            <w:pPr>
              <w:pStyle w:val="TDCf"/>
              <w:cnfStyle w:val="000000000000" w:firstRow="0" w:lastRow="0" w:firstColumn="0" w:lastColumn="0" w:oddVBand="0" w:evenVBand="0" w:oddHBand="0" w:evenHBand="0" w:firstRowFirstColumn="0" w:firstRowLastColumn="0" w:lastRowFirstColumn="0" w:lastRowLastColumn="0"/>
            </w:pPr>
            <w:r w:rsidRPr="00BB7A53">
              <w:rPr>
                <w:color w:val="C00000"/>
              </w:rPr>
              <w:t>시스템 동작/종료 결정 및 관련 모듈 제어</w:t>
            </w:r>
            <w:r w:rsidRPr="00BB7A53">
              <w:rPr>
                <w:color w:val="C00000"/>
              </w:rPr>
              <w:br/>
            </w:r>
            <w:r w:rsidRPr="00BB7A53">
              <w:rPr>
                <w:color w:val="C00000"/>
              </w:rPr>
              <w:lastRenderedPageBreak/>
              <w:t>SPI로 전원/Bluetooth 상태를 전달하고 내부장치 정보를 요청</w:t>
            </w:r>
            <w:r w:rsidRPr="00BB7A53">
              <w:rPr>
                <w:color w:val="C00000"/>
              </w:rPr>
              <w:br/>
              <w:t>BLE↔사운드 처리기 대상 메시지의 중계</w:t>
            </w:r>
          </w:p>
        </w:tc>
      </w:tr>
      <w:tr w:rsidR="001B4428" w14:paraId="18BF9E25" w14:textId="77777777" w:rsidTr="001B4428">
        <w:tc>
          <w:tcPr>
            <w:cnfStyle w:val="001000000000" w:firstRow="0" w:lastRow="0" w:firstColumn="1" w:lastColumn="0" w:oddVBand="0" w:evenVBand="0" w:oddHBand="0" w:evenHBand="0" w:firstRowFirstColumn="0" w:firstRowLastColumn="0" w:lastRowFirstColumn="0" w:lastRowLastColumn="0"/>
            <w:tcW w:w="1304" w:type="dxa"/>
          </w:tcPr>
          <w:p w14:paraId="17184AC8" w14:textId="77777777" w:rsidR="001B4428" w:rsidRDefault="00A42D4D">
            <w:pPr>
              <w:pStyle w:val="TDCe"/>
            </w:pPr>
            <w:r>
              <w:lastRenderedPageBreak/>
              <w:t>처리</w:t>
            </w:r>
          </w:p>
        </w:tc>
        <w:tc>
          <w:tcPr>
            <w:tcW w:w="7512" w:type="dxa"/>
          </w:tcPr>
          <w:p w14:paraId="19F9A1C4" w14:textId="77777777" w:rsidR="001B4428" w:rsidRDefault="00A42D4D">
            <w:pPr>
              <w:pStyle w:val="TDCf"/>
              <w:cnfStyle w:val="000000000000" w:firstRow="0" w:lastRow="0" w:firstColumn="0" w:lastColumn="0" w:oddVBand="0" w:evenVBand="0" w:oddHBand="0" w:evenHBand="0" w:firstRowFirstColumn="0" w:firstRowLastColumn="0" w:lastRowFirstColumn="0" w:lastRowLastColumn="0"/>
            </w:pPr>
            <w:r w:rsidRPr="00BB7A53">
              <w:rPr>
                <w:color w:val="C00000"/>
              </w:rPr>
              <w:t>1. shutdown_ind, inter_dev_conn_ind, 배터리, 충전, Classic 연결과 BLE 연결의 여섯 상태를 저장하고 조회한다.</w:t>
            </w:r>
            <w:r w:rsidRPr="00BB7A53">
              <w:rPr>
                <w:color w:val="C00000"/>
              </w:rPr>
              <w:br/>
              <w:t>2. 초기화 후 E8300 준비 신호를 기다린다. 준비 대기 시간을 넘기면 Deep sleep에 진입하고, 정상 동작 중 종료 요청을 받으면 종료 대기 후 정지한다.</w:t>
            </w:r>
            <w:r w:rsidRPr="00BB7A53">
              <w:rPr>
                <w:color w:val="C00000"/>
              </w:rPr>
              <w:br/>
              <w:t>3. 내부기 연결 상태가 활성화되면 E8300에 장치 정보와 편이/양이 정보를 요청하고 장치명 및 Classic/BLE 동작을 준비한다.</w:t>
            </w:r>
            <w:r w:rsidRPr="00BB7A53">
              <w:rPr>
                <w:color w:val="C00000"/>
              </w:rPr>
              <w:br/>
              <w:t>4. 전원/Bluetooth 상태를 SPI로 E8300에 전달하고 BLE의 E8300 대상 데이터와 응답을 내용 변경 없이 중계한다.</w:t>
            </w:r>
            <w:r w:rsidRPr="00BB7A53">
              <w:rPr>
                <w:color w:val="C00000"/>
              </w:rPr>
              <w:br/>
              <w:t>5. 0x34는 잔량 %, charger_connected 0/1과 lid 1/2를 전달한다. 0x35는 LED/갱신 연결, 0x36은 오디오 연결/종류를 전달한다. E8300의 유효 응답은 해당 명령과 성공값 1이다.</w:t>
            </w:r>
          </w:p>
        </w:tc>
      </w:tr>
    </w:tbl>
    <w:p w14:paraId="0A229EED" w14:textId="77777777" w:rsidR="001B4428" w:rsidRDefault="001B4428">
      <w:pPr>
        <w:pStyle w:val="TDC40"/>
      </w:pPr>
    </w:p>
    <w:p w14:paraId="6D37A763" w14:textId="77777777" w:rsidR="001B4428" w:rsidRDefault="00A42D4D">
      <w:pPr>
        <w:pStyle w:val="TDC42"/>
      </w:pPr>
      <w:r w:rsidRPr="00BB7A53">
        <w:rPr>
          <w:color w:val="C00000"/>
        </w:rPr>
        <w:t xml:space="preserve">표 </w:t>
      </w:r>
      <w:r w:rsidRPr="00BB7A53">
        <w:rPr>
          <w:color w:val="C00000"/>
        </w:rPr>
        <w:fldChar w:fldCharType="begin"/>
      </w:r>
      <w:r w:rsidRPr="00BB7A53">
        <w:rPr>
          <w:color w:val="C00000"/>
        </w:rPr>
        <w:instrText>SEQ 표 \* ARABIC</w:instrText>
      </w:r>
      <w:r w:rsidRPr="00BB7A53">
        <w:rPr>
          <w:color w:val="C00000"/>
        </w:rPr>
        <w:fldChar w:fldCharType="separate"/>
      </w:r>
      <w:r w:rsidR="001A0C22" w:rsidRPr="00BB7A53">
        <w:rPr>
          <w:noProof/>
          <w:color w:val="C00000"/>
        </w:rPr>
        <w:t>241</w:t>
      </w:r>
      <w:r w:rsidRPr="00BB7A53">
        <w:rPr>
          <w:color w:val="C00000"/>
        </w:rPr>
        <w:fldChar w:fldCharType="end"/>
      </w:r>
      <w:r w:rsidRPr="00BB7A53">
        <w:rPr>
          <w:color w:val="C00000"/>
        </w:rPr>
        <w:t>. 시스템 상태 유닛 / 구현 조건</w:t>
      </w:r>
    </w:p>
    <w:tbl>
      <w:tblPr>
        <w:tblStyle w:val="TDC41"/>
        <w:tblW w:w="8816" w:type="dxa"/>
        <w:tblLayout w:type="fixed"/>
        <w:tblLook w:val="04A0" w:firstRow="1" w:lastRow="0" w:firstColumn="1" w:lastColumn="0" w:noHBand="0" w:noVBand="1"/>
      </w:tblPr>
      <w:tblGrid>
        <w:gridCol w:w="1304"/>
        <w:gridCol w:w="7512"/>
      </w:tblGrid>
      <w:tr w:rsidR="001B4428" w14:paraId="5F9711E7" w14:textId="77777777" w:rsidTr="001B442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0B1D7123" w14:textId="77777777" w:rsidR="001B4428" w:rsidRDefault="00A42D4D">
            <w:pPr>
              <w:pStyle w:val="TDC0"/>
            </w:pPr>
            <w:r>
              <w:t>구분</w:t>
            </w:r>
          </w:p>
        </w:tc>
        <w:tc>
          <w:tcPr>
            <w:tcW w:w="7512" w:type="dxa"/>
          </w:tcPr>
          <w:p w14:paraId="0389FC0C" w14:textId="77777777" w:rsidR="001B4428" w:rsidRDefault="00A42D4D">
            <w:pPr>
              <w:pStyle w:val="TDC0"/>
              <w:cnfStyle w:val="100000000000" w:firstRow="1" w:lastRow="0" w:firstColumn="0" w:lastColumn="0" w:oddVBand="0" w:evenVBand="0" w:oddHBand="0" w:evenHBand="0" w:firstRowFirstColumn="0" w:firstRowLastColumn="0" w:lastRowFirstColumn="0" w:lastRowLastColumn="0"/>
            </w:pPr>
            <w:r>
              <w:t>구현 조건</w:t>
            </w:r>
          </w:p>
        </w:tc>
      </w:tr>
      <w:tr w:rsidR="001B4428" w14:paraId="09E70735" w14:textId="77777777" w:rsidTr="001B4428">
        <w:tc>
          <w:tcPr>
            <w:cnfStyle w:val="001000000000" w:firstRow="0" w:lastRow="0" w:firstColumn="1" w:lastColumn="0" w:oddVBand="0" w:evenVBand="0" w:oddHBand="0" w:evenHBand="0" w:firstRowFirstColumn="0" w:firstRowLastColumn="0" w:lastRowFirstColumn="0" w:lastRowLastColumn="0"/>
            <w:tcW w:w="1304" w:type="dxa"/>
          </w:tcPr>
          <w:p w14:paraId="4196B7F0" w14:textId="77777777" w:rsidR="001B4428" w:rsidRDefault="00A42D4D">
            <w:pPr>
              <w:pStyle w:val="TDCe"/>
            </w:pPr>
            <w:r>
              <w:t>동작 조건</w:t>
            </w:r>
          </w:p>
        </w:tc>
        <w:tc>
          <w:tcPr>
            <w:tcW w:w="7512" w:type="dxa"/>
          </w:tcPr>
          <w:p w14:paraId="4E1B570A" w14:textId="77777777" w:rsidR="001B4428" w:rsidRDefault="00A42D4D">
            <w:pPr>
              <w:pStyle w:val="TDCf"/>
              <w:cnfStyle w:val="000000000000" w:firstRow="0" w:lastRow="0" w:firstColumn="0" w:lastColumn="0" w:oddVBand="0" w:evenVBand="0" w:oddHBand="0" w:evenHBand="0" w:firstRowFirstColumn="0" w:firstRowLastColumn="0" w:lastRowFirstColumn="0" w:lastRowLastColumn="0"/>
            </w:pPr>
            <w:r w:rsidRPr="00BB7A53">
              <w:rPr>
                <w:color w:val="C00000"/>
              </w:rPr>
              <w:t>E8300 QCC_CTRL은 High=정상, Low=종료 요청이다. ISD_CHECK는 High=내부기 연결, Low=미연결이다. 두 핀의 초기값은 Low이다.</w:t>
            </w:r>
            <w:r w:rsidRPr="00BB7A53">
              <w:rPr>
                <w:color w:val="C00000"/>
              </w:rPr>
              <w:br/>
              <w:t>BLE 논리 메시지의 type+payload는 최대 20byte이다. E8300 물리 SPI 프레임은 별도 길이 1byte를 포함한 21byte이다. 응답 저장 배열의 index20은 유효 응답 길이를 저장한다.</w:t>
            </w:r>
          </w:p>
        </w:tc>
      </w:tr>
      <w:tr w:rsidR="001B4428" w14:paraId="5AEFDCBB" w14:textId="77777777" w:rsidTr="001B4428">
        <w:tc>
          <w:tcPr>
            <w:cnfStyle w:val="001000000000" w:firstRow="0" w:lastRow="0" w:firstColumn="1" w:lastColumn="0" w:oddVBand="0" w:evenVBand="0" w:oddHBand="0" w:evenHBand="0" w:firstRowFirstColumn="0" w:firstRowLastColumn="0" w:lastRowFirstColumn="0" w:lastRowLastColumn="0"/>
            <w:tcW w:w="1304" w:type="dxa"/>
          </w:tcPr>
          <w:p w14:paraId="7F0C374B" w14:textId="77777777" w:rsidR="001B4428" w:rsidRDefault="00A42D4D">
            <w:pPr>
              <w:pStyle w:val="TDCe"/>
            </w:pPr>
            <w:r>
              <w:t>요구사항/검증 연결</w:t>
            </w:r>
          </w:p>
        </w:tc>
        <w:tc>
          <w:tcPr>
            <w:tcW w:w="7512" w:type="dxa"/>
          </w:tcPr>
          <w:p w14:paraId="12B23D8C" w14:textId="5C4018CD" w:rsidR="001B4428" w:rsidRDefault="00A42D4D">
            <w:pPr>
              <w:pStyle w:val="TDCf"/>
              <w:cnfStyle w:val="000000000000" w:firstRow="0" w:lastRow="0" w:firstColumn="0" w:lastColumn="0" w:oddVBand="0" w:evenVBand="0" w:oddHBand="0" w:evenHBand="0" w:firstRowFirstColumn="0" w:firstRowLastColumn="0" w:lastRowFirstColumn="0" w:lastRowLastColumn="0"/>
            </w:pPr>
            <w:r w:rsidRPr="00BB7A53">
              <w:rPr>
                <w:color w:val="C00000"/>
              </w:rPr>
              <w:t>상위 요구사항: SW-FW-RID-21, SW-FW-RID-22, SW-FW-RID-29, SW-FW-RID-35, SW-FW-RID-38, SW-FW-RID-44, SW-FW-RID-45, SW-FW-RID-46, SW-FW-RID-63, SW-FW-RID-66, SW-FW-RID-67, SW-FW-RID-68, SW-FW-RID-69, SW-FW-RID-70. SW-FW-UnitTest-QCC-ID-5에서는 여섯 시스템 상태 저장/조회를 확인한다. SW-FW-UnitTest-QCC-ID-4에서는 기동 설정/초기화와 전원 상태 SPI/ACK를 연계 지원으로 확인한다. 위치/잔량 및 무선 연결 상태의 저장/조회를 지원한다.</w:t>
            </w:r>
          </w:p>
        </w:tc>
      </w:tr>
    </w:tbl>
    <w:p w14:paraId="6E702EE0" w14:textId="77777777" w:rsidR="001B4428" w:rsidRDefault="001B4428">
      <w:pPr>
        <w:pStyle w:val="TDC40"/>
      </w:pPr>
    </w:p>
    <w:p w14:paraId="60C3487A" w14:textId="77777777" w:rsidR="001B4428" w:rsidRDefault="00A42D4D">
      <w:pPr>
        <w:pStyle w:val="TDC4"/>
      </w:pPr>
      <w:r w:rsidRPr="00BB7A53">
        <w:rPr>
          <w:color w:val="C00000"/>
        </w:rPr>
        <w:t>SU-ID-QCC-003 장치 상태 유닛</w:t>
      </w:r>
    </w:p>
    <w:p w14:paraId="3EC048F6" w14:textId="77777777" w:rsidR="001B4428" w:rsidRDefault="00A42D4D">
      <w:pPr>
        <w:pStyle w:val="TDC40"/>
        <w:keepNext/>
      </w:pPr>
      <w:r w:rsidRPr="00BB7A53">
        <w:rPr>
          <w:color w:val="C00000"/>
        </w:rPr>
        <w:t>생산 시 결정한 Standalone 또는 TWS 구성에 따라 오디오와 제어 데이터의 처리 대상을 선택한다.</w:t>
      </w:r>
    </w:p>
    <w:p w14:paraId="71BBDAA2" w14:textId="77777777" w:rsidR="001B4428" w:rsidRDefault="00A42D4D">
      <w:pPr>
        <w:pStyle w:val="TDC42"/>
      </w:pPr>
      <w:r w:rsidRPr="00BB7A53">
        <w:rPr>
          <w:color w:val="C00000"/>
        </w:rPr>
        <w:t xml:space="preserve">표 </w:t>
      </w:r>
      <w:r w:rsidRPr="00BB7A53">
        <w:rPr>
          <w:color w:val="C00000"/>
        </w:rPr>
        <w:fldChar w:fldCharType="begin"/>
      </w:r>
      <w:r w:rsidRPr="00BB7A53">
        <w:rPr>
          <w:color w:val="C00000"/>
        </w:rPr>
        <w:instrText>SEQ 표 \* ARABIC</w:instrText>
      </w:r>
      <w:r w:rsidRPr="00BB7A53">
        <w:rPr>
          <w:color w:val="C00000"/>
        </w:rPr>
        <w:fldChar w:fldCharType="separate"/>
      </w:r>
      <w:r w:rsidR="001A0C22" w:rsidRPr="00BB7A53">
        <w:rPr>
          <w:noProof/>
          <w:color w:val="C00000"/>
        </w:rPr>
        <w:t>242</w:t>
      </w:r>
      <w:r w:rsidRPr="00BB7A53">
        <w:rPr>
          <w:color w:val="C00000"/>
        </w:rPr>
        <w:fldChar w:fldCharType="end"/>
      </w:r>
      <w:r w:rsidRPr="00BB7A53">
        <w:rPr>
          <w:color w:val="C00000"/>
        </w:rPr>
        <w:t>. 장치 상태 유닛 / 유닛 설계 내용</w:t>
      </w:r>
    </w:p>
    <w:tbl>
      <w:tblPr>
        <w:tblStyle w:val="TDC41"/>
        <w:tblW w:w="8816" w:type="dxa"/>
        <w:tblLayout w:type="fixed"/>
        <w:tblLook w:val="04A0" w:firstRow="1" w:lastRow="0" w:firstColumn="1" w:lastColumn="0" w:noHBand="0" w:noVBand="1"/>
      </w:tblPr>
      <w:tblGrid>
        <w:gridCol w:w="1304"/>
        <w:gridCol w:w="7512"/>
      </w:tblGrid>
      <w:tr w:rsidR="001B4428" w14:paraId="00BCC324" w14:textId="77777777" w:rsidTr="001B442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4EBF6DD0" w14:textId="77777777" w:rsidR="001B4428" w:rsidRDefault="00A42D4D">
            <w:pPr>
              <w:pStyle w:val="TDC0"/>
            </w:pPr>
            <w:r>
              <w:t>항목</w:t>
            </w:r>
          </w:p>
        </w:tc>
        <w:tc>
          <w:tcPr>
            <w:tcW w:w="7512" w:type="dxa"/>
          </w:tcPr>
          <w:p w14:paraId="20E4B33C" w14:textId="77777777" w:rsidR="001B4428" w:rsidRDefault="00A42D4D">
            <w:pPr>
              <w:pStyle w:val="TDC0"/>
              <w:cnfStyle w:val="100000000000" w:firstRow="1" w:lastRow="0" w:firstColumn="0" w:lastColumn="0" w:oddVBand="0" w:evenVBand="0" w:oddHBand="0" w:evenHBand="0" w:firstRowFirstColumn="0" w:firstRowLastColumn="0" w:lastRowFirstColumn="0" w:lastRowLastColumn="0"/>
            </w:pPr>
            <w:r>
              <w:t>설계 내용</w:t>
            </w:r>
          </w:p>
        </w:tc>
      </w:tr>
      <w:tr w:rsidR="001B4428" w14:paraId="51BEFDD5" w14:textId="77777777" w:rsidTr="001B4428">
        <w:tc>
          <w:tcPr>
            <w:cnfStyle w:val="001000000000" w:firstRow="0" w:lastRow="0" w:firstColumn="1" w:lastColumn="0" w:oddVBand="0" w:evenVBand="0" w:oddHBand="0" w:evenHBand="0" w:firstRowFirstColumn="0" w:firstRowLastColumn="0" w:lastRowFirstColumn="0" w:lastRowLastColumn="0"/>
            <w:tcW w:w="1304" w:type="dxa"/>
          </w:tcPr>
          <w:p w14:paraId="6496F459" w14:textId="77777777" w:rsidR="001B4428" w:rsidRDefault="00A42D4D">
            <w:pPr>
              <w:pStyle w:val="TDCe"/>
            </w:pPr>
            <w:r>
              <w:t>입력</w:t>
            </w:r>
          </w:p>
        </w:tc>
        <w:tc>
          <w:tcPr>
            <w:tcW w:w="7512" w:type="dxa"/>
          </w:tcPr>
          <w:p w14:paraId="0E28E3FC" w14:textId="77777777" w:rsidR="001B4428" w:rsidRDefault="00A42D4D">
            <w:pPr>
              <w:pStyle w:val="TDCf"/>
              <w:cnfStyle w:val="000000000000" w:firstRow="0" w:lastRow="0" w:firstColumn="0" w:lastColumn="0" w:oddVBand="0" w:evenVBand="0" w:oddHBand="0" w:evenHBand="0" w:firstRowFirstColumn="0" w:firstRowLastColumn="0" w:lastRowFirstColumn="0" w:lastRowLastColumn="0"/>
            </w:pPr>
            <w:r w:rsidRPr="00BB7A53">
              <w:rPr>
                <w:color w:val="C00000"/>
              </w:rPr>
              <w:t>생산 시 저장한 Standalone/TWS 구성</w:t>
            </w:r>
            <w:r w:rsidRPr="00BB7A53">
              <w:rPr>
                <w:color w:val="C00000"/>
              </w:rPr>
              <w:br/>
              <w:t>Bluetooth 오디오 L/R, 데이터, 단독 사용 상태</w:t>
            </w:r>
          </w:p>
        </w:tc>
      </w:tr>
      <w:tr w:rsidR="001B4428" w14:paraId="47B4AC80" w14:textId="77777777" w:rsidTr="001B4428">
        <w:tc>
          <w:tcPr>
            <w:cnfStyle w:val="001000000000" w:firstRow="0" w:lastRow="0" w:firstColumn="1" w:lastColumn="0" w:oddVBand="0" w:evenVBand="0" w:oddHBand="0" w:evenHBand="0" w:firstRowFirstColumn="0" w:firstRowLastColumn="0" w:lastRowFirstColumn="0" w:lastRowLastColumn="0"/>
            <w:tcW w:w="1304" w:type="dxa"/>
          </w:tcPr>
          <w:p w14:paraId="271CB291" w14:textId="77777777" w:rsidR="001B4428" w:rsidRDefault="00A42D4D">
            <w:pPr>
              <w:pStyle w:val="TDCe"/>
            </w:pPr>
            <w:r>
              <w:t>출력</w:t>
            </w:r>
          </w:p>
        </w:tc>
        <w:tc>
          <w:tcPr>
            <w:tcW w:w="7512" w:type="dxa"/>
          </w:tcPr>
          <w:p w14:paraId="12FB2485" w14:textId="77777777" w:rsidR="001B4428" w:rsidRDefault="00A42D4D">
            <w:pPr>
              <w:pStyle w:val="TDCf"/>
              <w:cnfStyle w:val="000000000000" w:firstRow="0" w:lastRow="0" w:firstColumn="0" w:lastColumn="0" w:oddVBand="0" w:evenVBand="0" w:oddHBand="0" w:evenHBand="0" w:firstRowFirstColumn="0" w:firstRowLastColumn="0" w:lastRowFirstColumn="0" w:lastRowLastColumn="0"/>
            </w:pPr>
            <w:r w:rsidRPr="00BB7A53">
              <w:rPr>
                <w:color w:val="C00000"/>
              </w:rPr>
              <w:t>편이 또는 양이의 오디오/데이터 처리 구성과 각 모듈의 상태</w:t>
            </w:r>
          </w:p>
        </w:tc>
      </w:tr>
      <w:tr w:rsidR="001B4428" w14:paraId="2C158780" w14:textId="77777777" w:rsidTr="001B4428">
        <w:tc>
          <w:tcPr>
            <w:cnfStyle w:val="001000000000" w:firstRow="0" w:lastRow="0" w:firstColumn="1" w:lastColumn="0" w:oddVBand="0" w:evenVBand="0" w:oddHBand="0" w:evenHBand="0" w:firstRowFirstColumn="0" w:firstRowLastColumn="0" w:lastRowFirstColumn="0" w:lastRowLastColumn="0"/>
            <w:tcW w:w="1304" w:type="dxa"/>
          </w:tcPr>
          <w:p w14:paraId="794A8E73" w14:textId="77777777" w:rsidR="001B4428" w:rsidRDefault="00A42D4D">
            <w:pPr>
              <w:pStyle w:val="TDCe"/>
            </w:pPr>
            <w:r>
              <w:t>처리</w:t>
            </w:r>
          </w:p>
        </w:tc>
        <w:tc>
          <w:tcPr>
            <w:tcW w:w="7512" w:type="dxa"/>
          </w:tcPr>
          <w:p w14:paraId="3C47DDD2" w14:textId="77777777" w:rsidR="001B4428" w:rsidRDefault="00A42D4D">
            <w:pPr>
              <w:pStyle w:val="TDCf"/>
              <w:cnfStyle w:val="000000000000" w:firstRow="0" w:lastRow="0" w:firstColumn="0" w:lastColumn="0" w:oddVBand="0" w:evenVBand="0" w:oddHBand="0" w:evenHBand="0" w:firstRowFirstColumn="0" w:firstRowLastColumn="0" w:lastRowFirstColumn="0" w:lastRowLastColumn="0"/>
            </w:pPr>
            <w:r w:rsidRPr="00BB7A53">
              <w:rPr>
                <w:color w:val="C00000"/>
              </w:rPr>
              <w:t>1. Standalone은 외부장치1대로 L/R 오디오와 데이터를 처리한다.</w:t>
            </w:r>
            <w:r w:rsidRPr="00BB7A53">
              <w:rPr>
                <w:color w:val="C00000"/>
              </w:rPr>
              <w:br/>
              <w:t>2. TWS는 외부장치2대를 한 세트로 구성하며 L/R 오디오와 데이터를 구분한다.</w:t>
            </w:r>
            <w:r w:rsidRPr="00BB7A53">
              <w:rPr>
                <w:color w:val="C00000"/>
              </w:rPr>
              <w:br/>
              <w:t>3. TWS 구성에서도 1대 단독 사용이 가능하다.</w:t>
            </w:r>
            <w:r w:rsidRPr="00BB7A53">
              <w:rPr>
                <w:color w:val="C00000"/>
              </w:rPr>
              <w:br/>
              <w:t>4. 장치 구성은 생산 시 결정하며 동작 중에는 변경하지 않는다. Qualcomm Built-in library가 TWS 오디오/데이터 전달을 수행한다.</w:t>
            </w:r>
          </w:p>
        </w:tc>
      </w:tr>
    </w:tbl>
    <w:p w14:paraId="50FBF48B" w14:textId="77777777" w:rsidR="001B4428" w:rsidRDefault="001B4428">
      <w:pPr>
        <w:pStyle w:val="TDC40"/>
      </w:pPr>
    </w:p>
    <w:p w14:paraId="6CE1576E" w14:textId="77777777" w:rsidR="001B4428" w:rsidRDefault="00A42D4D">
      <w:pPr>
        <w:pStyle w:val="TDC42"/>
      </w:pPr>
      <w:r w:rsidRPr="00BB7A53">
        <w:rPr>
          <w:color w:val="C00000"/>
        </w:rPr>
        <w:t xml:space="preserve">표 </w:t>
      </w:r>
      <w:r w:rsidRPr="00BB7A53">
        <w:rPr>
          <w:color w:val="C00000"/>
        </w:rPr>
        <w:fldChar w:fldCharType="begin"/>
      </w:r>
      <w:r w:rsidRPr="00BB7A53">
        <w:rPr>
          <w:color w:val="C00000"/>
        </w:rPr>
        <w:instrText>SEQ 표 \* ARABIC</w:instrText>
      </w:r>
      <w:r w:rsidRPr="00BB7A53">
        <w:rPr>
          <w:color w:val="C00000"/>
        </w:rPr>
        <w:fldChar w:fldCharType="separate"/>
      </w:r>
      <w:r w:rsidR="001A0C22" w:rsidRPr="00BB7A53">
        <w:rPr>
          <w:noProof/>
          <w:color w:val="C00000"/>
        </w:rPr>
        <w:t>243</w:t>
      </w:r>
      <w:r w:rsidRPr="00BB7A53">
        <w:rPr>
          <w:color w:val="C00000"/>
        </w:rPr>
        <w:fldChar w:fldCharType="end"/>
      </w:r>
      <w:r w:rsidRPr="00BB7A53">
        <w:rPr>
          <w:color w:val="C00000"/>
        </w:rPr>
        <w:t>. 장치 상태 유닛 / 구현 조건</w:t>
      </w:r>
    </w:p>
    <w:tbl>
      <w:tblPr>
        <w:tblStyle w:val="TDC41"/>
        <w:tblW w:w="8816" w:type="dxa"/>
        <w:tblLayout w:type="fixed"/>
        <w:tblLook w:val="04A0" w:firstRow="1" w:lastRow="0" w:firstColumn="1" w:lastColumn="0" w:noHBand="0" w:noVBand="1"/>
      </w:tblPr>
      <w:tblGrid>
        <w:gridCol w:w="1304"/>
        <w:gridCol w:w="7512"/>
      </w:tblGrid>
      <w:tr w:rsidR="001B4428" w14:paraId="441414CF" w14:textId="77777777" w:rsidTr="001B442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1BE3F61F" w14:textId="77777777" w:rsidR="001B4428" w:rsidRDefault="00A42D4D">
            <w:pPr>
              <w:pStyle w:val="TDC0"/>
            </w:pPr>
            <w:r>
              <w:t>구분</w:t>
            </w:r>
          </w:p>
        </w:tc>
        <w:tc>
          <w:tcPr>
            <w:tcW w:w="7512" w:type="dxa"/>
          </w:tcPr>
          <w:p w14:paraId="1365D11E" w14:textId="77777777" w:rsidR="001B4428" w:rsidRDefault="00A42D4D">
            <w:pPr>
              <w:pStyle w:val="TDC0"/>
              <w:cnfStyle w:val="100000000000" w:firstRow="1" w:lastRow="0" w:firstColumn="0" w:lastColumn="0" w:oddVBand="0" w:evenVBand="0" w:oddHBand="0" w:evenHBand="0" w:firstRowFirstColumn="0" w:firstRowLastColumn="0" w:lastRowFirstColumn="0" w:lastRowLastColumn="0"/>
            </w:pPr>
            <w:r>
              <w:t>구현 조건</w:t>
            </w:r>
          </w:p>
        </w:tc>
      </w:tr>
      <w:tr w:rsidR="001B4428" w14:paraId="6E2CABE2" w14:textId="77777777" w:rsidTr="001B4428">
        <w:tc>
          <w:tcPr>
            <w:cnfStyle w:val="001000000000" w:firstRow="0" w:lastRow="0" w:firstColumn="1" w:lastColumn="0" w:oddVBand="0" w:evenVBand="0" w:oddHBand="0" w:evenHBand="0" w:firstRowFirstColumn="0" w:firstRowLastColumn="0" w:lastRowFirstColumn="0" w:lastRowLastColumn="0"/>
            <w:tcW w:w="1304" w:type="dxa"/>
          </w:tcPr>
          <w:p w14:paraId="516F29C8" w14:textId="77777777" w:rsidR="001B4428" w:rsidRDefault="00A42D4D">
            <w:pPr>
              <w:pStyle w:val="TDCe"/>
            </w:pPr>
            <w:r>
              <w:t>동작 조건</w:t>
            </w:r>
          </w:p>
        </w:tc>
        <w:tc>
          <w:tcPr>
            <w:tcW w:w="7512" w:type="dxa"/>
          </w:tcPr>
          <w:p w14:paraId="30A2BCAB" w14:textId="77777777" w:rsidR="001B4428" w:rsidRDefault="00A42D4D">
            <w:pPr>
              <w:pStyle w:val="TDCf"/>
              <w:cnfStyle w:val="000000000000" w:firstRow="0" w:lastRow="0" w:firstColumn="0" w:lastColumn="0" w:oddVBand="0" w:evenVBand="0" w:oddHBand="0" w:evenHBand="0" w:firstRowFirstColumn="0" w:firstRowLastColumn="0" w:lastRowFirstColumn="0" w:lastRowLastColumn="0"/>
            </w:pPr>
            <w:r w:rsidRPr="00BB7A53">
              <w:rPr>
                <w:color w:val="C00000"/>
              </w:rPr>
              <w:t>Standalone은 외부기 1대가 오디오 L+R과 제어 데이터를 처리한다. TWS는 외부기 2대가 L/R 오디오와 데이터를 구분하며 1대 단독 사용도 지원한다.</w:t>
            </w:r>
            <w:r w:rsidRPr="00BB7A53">
              <w:rPr>
                <w:color w:val="C00000"/>
              </w:rPr>
              <w:br/>
              <w:t>장치 구성은 생산 시 결정하며 동작 중 변경하지 않는다. TWS 오디오/데이터 전달은 Qualcomm 내장 라이브러리 기능에 연결한다.</w:t>
            </w:r>
          </w:p>
        </w:tc>
      </w:tr>
      <w:tr w:rsidR="001B4428" w14:paraId="2DC00296" w14:textId="77777777" w:rsidTr="001B4428">
        <w:tc>
          <w:tcPr>
            <w:cnfStyle w:val="001000000000" w:firstRow="0" w:lastRow="0" w:firstColumn="1" w:lastColumn="0" w:oddVBand="0" w:evenVBand="0" w:oddHBand="0" w:evenHBand="0" w:firstRowFirstColumn="0" w:firstRowLastColumn="0" w:lastRowFirstColumn="0" w:lastRowLastColumn="0"/>
            <w:tcW w:w="1304" w:type="dxa"/>
          </w:tcPr>
          <w:p w14:paraId="42CAED0B" w14:textId="77777777" w:rsidR="001B4428" w:rsidRDefault="00A42D4D">
            <w:pPr>
              <w:pStyle w:val="TDCe"/>
            </w:pPr>
            <w:r>
              <w:t>요구사항/검증 연결</w:t>
            </w:r>
          </w:p>
        </w:tc>
        <w:tc>
          <w:tcPr>
            <w:tcW w:w="7512" w:type="dxa"/>
          </w:tcPr>
          <w:p w14:paraId="7DF4A738" w14:textId="09139E8F" w:rsidR="001B4428" w:rsidRDefault="00A42D4D">
            <w:pPr>
              <w:pStyle w:val="TDCf"/>
              <w:cnfStyle w:val="000000000000" w:firstRow="0" w:lastRow="0" w:firstColumn="0" w:lastColumn="0" w:oddVBand="0" w:evenVBand="0" w:oddHBand="0" w:evenHBand="0" w:firstRowFirstColumn="0" w:firstRowLastColumn="0" w:lastRowFirstColumn="0" w:lastRowLastColumn="0"/>
            </w:pPr>
            <w:r w:rsidRPr="00BB7A53">
              <w:rPr>
                <w:color w:val="C00000"/>
              </w:rPr>
              <w:t>상위 요구사항: SW-FW-RID-15, SW-FW-RID-69, SW-FW-RID-70. SW-FW-UnitTest-QCC-ID-6에서는 생산 시 Standalone/TWS 구성과 편이/양이 오디오/데이터 처리를 확인한다.</w:t>
            </w:r>
          </w:p>
        </w:tc>
      </w:tr>
    </w:tbl>
    <w:p w14:paraId="3A2FF60E" w14:textId="77777777" w:rsidR="001B4428" w:rsidRDefault="001B4428">
      <w:pPr>
        <w:pStyle w:val="TDC40"/>
      </w:pPr>
    </w:p>
    <w:p w14:paraId="5CFF4E73" w14:textId="5646F6F5" w:rsidR="00A90D19" w:rsidRDefault="00A90D19">
      <w:pPr>
        <w:widowControl/>
        <w:wordWrap/>
        <w:autoSpaceDE/>
        <w:autoSpaceDN/>
        <w:rPr>
          <w:rFonts w:ascii="맑은 고딕" w:eastAsia="맑은 고딕" w:hAnsi="맑은 고딕" w:cs="맑은 고딕"/>
          <w:color w:val="000000"/>
          <w:szCs w:val="20"/>
          <w:lang w:val="ko-KR"/>
        </w:rPr>
      </w:pPr>
      <w:r>
        <w:br w:type="page"/>
      </w:r>
    </w:p>
    <w:p w14:paraId="23C96991" w14:textId="77777777" w:rsidR="001B4428" w:rsidRDefault="00A42D4D">
      <w:pPr>
        <w:pStyle w:val="TDC4"/>
      </w:pPr>
      <w:r w:rsidRPr="00BB7A53">
        <w:rPr>
          <w:color w:val="C00000"/>
        </w:rPr>
        <w:lastRenderedPageBreak/>
        <w:t>SU-ID-QCC-004 블루투스 상태 유닛</w:t>
      </w:r>
    </w:p>
    <w:p w14:paraId="00E3A18B" w14:textId="77777777" w:rsidR="001B4428" w:rsidRDefault="00A42D4D">
      <w:pPr>
        <w:pStyle w:val="TDC40"/>
        <w:keepNext/>
      </w:pPr>
      <w:r w:rsidRPr="00BB7A53">
        <w:rPr>
          <w:color w:val="C00000"/>
        </w:rPr>
        <w:t>내부기 부착 상태와 Bluetooth 연결 상태를 연결하여 검색/연결 가능 여부와 외부기 장치명을 관리한다.</w:t>
      </w:r>
    </w:p>
    <w:p w14:paraId="37B8F803" w14:textId="77777777" w:rsidR="001B4428" w:rsidRDefault="00A42D4D">
      <w:pPr>
        <w:pStyle w:val="TDC42"/>
      </w:pPr>
      <w:r w:rsidRPr="00BB7A53">
        <w:rPr>
          <w:color w:val="C00000"/>
        </w:rPr>
        <w:t xml:space="preserve">표 </w:t>
      </w:r>
      <w:r w:rsidRPr="00BB7A53">
        <w:rPr>
          <w:color w:val="C00000"/>
        </w:rPr>
        <w:fldChar w:fldCharType="begin"/>
      </w:r>
      <w:r w:rsidRPr="00BB7A53">
        <w:rPr>
          <w:color w:val="C00000"/>
        </w:rPr>
        <w:instrText>SEQ 표 \* ARABIC</w:instrText>
      </w:r>
      <w:r w:rsidRPr="00BB7A53">
        <w:rPr>
          <w:color w:val="C00000"/>
        </w:rPr>
        <w:fldChar w:fldCharType="separate"/>
      </w:r>
      <w:r w:rsidR="001A0C22" w:rsidRPr="00BB7A53">
        <w:rPr>
          <w:noProof/>
          <w:color w:val="C00000"/>
        </w:rPr>
        <w:t>244</w:t>
      </w:r>
      <w:r w:rsidRPr="00BB7A53">
        <w:rPr>
          <w:color w:val="C00000"/>
        </w:rPr>
        <w:fldChar w:fldCharType="end"/>
      </w:r>
      <w:r w:rsidRPr="00BB7A53">
        <w:rPr>
          <w:color w:val="C00000"/>
        </w:rPr>
        <w:t>. 블루투스 상태 유닛 / 유닛 설계 내용</w:t>
      </w:r>
    </w:p>
    <w:tbl>
      <w:tblPr>
        <w:tblStyle w:val="TDC41"/>
        <w:tblW w:w="8816" w:type="dxa"/>
        <w:tblLayout w:type="fixed"/>
        <w:tblLook w:val="04A0" w:firstRow="1" w:lastRow="0" w:firstColumn="1" w:lastColumn="0" w:noHBand="0" w:noVBand="1"/>
      </w:tblPr>
      <w:tblGrid>
        <w:gridCol w:w="1304"/>
        <w:gridCol w:w="7512"/>
      </w:tblGrid>
      <w:tr w:rsidR="001B4428" w14:paraId="050D759A" w14:textId="77777777" w:rsidTr="001B442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4E0F4C81" w14:textId="77777777" w:rsidR="001B4428" w:rsidRDefault="00A42D4D">
            <w:pPr>
              <w:pStyle w:val="TDC0"/>
            </w:pPr>
            <w:r>
              <w:t>항목</w:t>
            </w:r>
          </w:p>
        </w:tc>
        <w:tc>
          <w:tcPr>
            <w:tcW w:w="7512" w:type="dxa"/>
          </w:tcPr>
          <w:p w14:paraId="3BF6C5C2" w14:textId="77777777" w:rsidR="001B4428" w:rsidRDefault="00A42D4D">
            <w:pPr>
              <w:pStyle w:val="TDC0"/>
              <w:cnfStyle w:val="100000000000" w:firstRow="1" w:lastRow="0" w:firstColumn="0" w:lastColumn="0" w:oddVBand="0" w:evenVBand="0" w:oddHBand="0" w:evenHBand="0" w:firstRowFirstColumn="0" w:firstRowLastColumn="0" w:lastRowFirstColumn="0" w:lastRowLastColumn="0"/>
            </w:pPr>
            <w:r>
              <w:t>설계 내용</w:t>
            </w:r>
          </w:p>
        </w:tc>
      </w:tr>
      <w:tr w:rsidR="001B4428" w14:paraId="3B66B173" w14:textId="77777777" w:rsidTr="001B4428">
        <w:tc>
          <w:tcPr>
            <w:cnfStyle w:val="001000000000" w:firstRow="0" w:lastRow="0" w:firstColumn="1" w:lastColumn="0" w:oddVBand="0" w:evenVBand="0" w:oddHBand="0" w:evenHBand="0" w:firstRowFirstColumn="0" w:firstRowLastColumn="0" w:lastRowFirstColumn="0" w:lastRowLastColumn="0"/>
            <w:tcW w:w="1304" w:type="dxa"/>
          </w:tcPr>
          <w:p w14:paraId="70654B6A" w14:textId="77777777" w:rsidR="001B4428" w:rsidRDefault="00A42D4D">
            <w:pPr>
              <w:pStyle w:val="TDCe"/>
            </w:pPr>
            <w:r>
              <w:t>입력</w:t>
            </w:r>
          </w:p>
        </w:tc>
        <w:tc>
          <w:tcPr>
            <w:tcW w:w="7512" w:type="dxa"/>
          </w:tcPr>
          <w:p w14:paraId="790B23BB" w14:textId="77777777" w:rsidR="001B4428" w:rsidRDefault="00A42D4D">
            <w:pPr>
              <w:pStyle w:val="TDCf"/>
              <w:cnfStyle w:val="000000000000" w:firstRow="0" w:lastRow="0" w:firstColumn="0" w:lastColumn="0" w:oddVBand="0" w:evenVBand="0" w:oddHBand="0" w:evenHBand="0" w:firstRowFirstColumn="0" w:firstRowLastColumn="0" w:lastRowFirstColumn="0" w:lastRowLastColumn="0"/>
            </w:pPr>
            <w:r w:rsidRPr="00BB7A53">
              <w:rPr>
                <w:color w:val="C00000"/>
              </w:rPr>
              <w:t>내부장치 연결 표시 inter_dev_conn_ind</w:t>
            </w:r>
            <w:r w:rsidRPr="00BB7A53">
              <w:rPr>
                <w:color w:val="C00000"/>
              </w:rPr>
              <w:br/>
              <w:t>Classic/BLE 연결 상태와 연결 장치 종류</w:t>
            </w:r>
            <w:r w:rsidRPr="00BB7A53">
              <w:rPr>
                <w:color w:val="C00000"/>
              </w:rPr>
              <w:br/>
              <w:t>사운드 처리기에서 제공한 내부장치 측/사용자/외부장치 정보</w:t>
            </w:r>
          </w:p>
        </w:tc>
      </w:tr>
      <w:tr w:rsidR="001B4428" w14:paraId="3690CFB2" w14:textId="77777777" w:rsidTr="001B4428">
        <w:tc>
          <w:tcPr>
            <w:cnfStyle w:val="001000000000" w:firstRow="0" w:lastRow="0" w:firstColumn="1" w:lastColumn="0" w:oddVBand="0" w:evenVBand="0" w:oddHBand="0" w:evenHBand="0" w:firstRowFirstColumn="0" w:firstRowLastColumn="0" w:lastRowFirstColumn="0" w:lastRowLastColumn="0"/>
            <w:tcW w:w="1304" w:type="dxa"/>
          </w:tcPr>
          <w:p w14:paraId="6DB24DA2" w14:textId="77777777" w:rsidR="001B4428" w:rsidRDefault="00A42D4D">
            <w:pPr>
              <w:pStyle w:val="TDCe"/>
            </w:pPr>
            <w:r>
              <w:t>출력</w:t>
            </w:r>
          </w:p>
        </w:tc>
        <w:tc>
          <w:tcPr>
            <w:tcW w:w="7512" w:type="dxa"/>
          </w:tcPr>
          <w:p w14:paraId="6C593D47" w14:textId="77777777" w:rsidR="001B4428" w:rsidRDefault="00A42D4D">
            <w:pPr>
              <w:pStyle w:val="TDCf"/>
              <w:cnfStyle w:val="000000000000" w:firstRow="0" w:lastRow="0" w:firstColumn="0" w:lastColumn="0" w:oddVBand="0" w:evenVBand="0" w:oddHBand="0" w:evenHBand="0" w:firstRowFirstColumn="0" w:firstRowLastColumn="0" w:lastRowFirstColumn="0" w:lastRowLastColumn="0"/>
            </w:pPr>
            <w:r w:rsidRPr="00BB7A53">
              <w:rPr>
                <w:color w:val="C00000"/>
              </w:rPr>
              <w:t>Classic/BLE 활성/비활성 제어</w:t>
            </w:r>
            <w:r w:rsidRPr="00BB7A53">
              <w:rPr>
                <w:color w:val="C00000"/>
              </w:rPr>
              <w:br/>
              <w:t>Bluetooth 상태를 관련 모듈에 전달</w:t>
            </w:r>
            <w:r w:rsidRPr="00BB7A53">
              <w:rPr>
                <w:color w:val="C00000"/>
              </w:rPr>
              <w:br/>
              <w:t>TD_L__SOUND_ UserName_ExternalDeviceInfo 형식의 장치명</w:t>
            </w:r>
          </w:p>
        </w:tc>
      </w:tr>
      <w:tr w:rsidR="001B4428" w14:paraId="565725EB" w14:textId="77777777" w:rsidTr="001B4428">
        <w:tc>
          <w:tcPr>
            <w:cnfStyle w:val="001000000000" w:firstRow="0" w:lastRow="0" w:firstColumn="1" w:lastColumn="0" w:oddVBand="0" w:evenVBand="0" w:oddHBand="0" w:evenHBand="0" w:firstRowFirstColumn="0" w:firstRowLastColumn="0" w:lastRowFirstColumn="0" w:lastRowLastColumn="0"/>
            <w:tcW w:w="1304" w:type="dxa"/>
          </w:tcPr>
          <w:p w14:paraId="6C7C9FBA" w14:textId="77777777" w:rsidR="001B4428" w:rsidRDefault="00A42D4D">
            <w:pPr>
              <w:pStyle w:val="TDCe"/>
            </w:pPr>
            <w:r>
              <w:t>처리</w:t>
            </w:r>
          </w:p>
        </w:tc>
        <w:tc>
          <w:tcPr>
            <w:tcW w:w="7512" w:type="dxa"/>
          </w:tcPr>
          <w:p w14:paraId="04088807" w14:textId="77777777" w:rsidR="001B4428" w:rsidRDefault="00A42D4D">
            <w:pPr>
              <w:pStyle w:val="TDCf"/>
              <w:cnfStyle w:val="000000000000" w:firstRow="0" w:lastRow="0" w:firstColumn="0" w:lastColumn="0" w:oddVBand="0" w:evenVBand="0" w:oddHBand="0" w:evenHBand="0" w:firstRowFirstColumn="0" w:firstRowLastColumn="0" w:lastRowFirstColumn="0" w:lastRowLastColumn="0"/>
            </w:pPr>
            <w:r w:rsidRPr="00BB7A53">
              <w:rPr>
                <w:color w:val="C00000"/>
              </w:rPr>
              <w:t>1. 내부장치가 연결된 경우 Bluetooth를 활성화한다.</w:t>
            </w:r>
            <w:r w:rsidRPr="00BB7A53">
              <w:rPr>
                <w:color w:val="C00000"/>
              </w:rPr>
              <w:br/>
              <w:t>2. 내부장치가 분리되면 디바운스 후 연결된 Bluetooth를 모두 해제한 뒤 비활성화한다.</w:t>
            </w:r>
            <w:r w:rsidRPr="00BB7A53">
              <w:rPr>
                <w:color w:val="C00000"/>
              </w:rPr>
              <w:br/>
              <w:t>3. 내부장치 연결 시 받은 정보를 사용하여 장치명을 구성한다. L은 수술 위치 L/R을 나타낸다.</w:t>
            </w:r>
          </w:p>
        </w:tc>
      </w:tr>
    </w:tbl>
    <w:p w14:paraId="68569D1B" w14:textId="77777777" w:rsidR="001B4428" w:rsidRDefault="001B4428">
      <w:pPr>
        <w:pStyle w:val="TDC40"/>
      </w:pPr>
    </w:p>
    <w:p w14:paraId="5DD614DC" w14:textId="77777777" w:rsidR="001B4428" w:rsidRDefault="00A42D4D">
      <w:pPr>
        <w:pStyle w:val="TDC42"/>
      </w:pPr>
      <w:r w:rsidRPr="00BB7A53">
        <w:rPr>
          <w:color w:val="C00000"/>
        </w:rPr>
        <w:t xml:space="preserve">표 </w:t>
      </w:r>
      <w:r w:rsidRPr="00BB7A53">
        <w:rPr>
          <w:color w:val="C00000"/>
        </w:rPr>
        <w:fldChar w:fldCharType="begin"/>
      </w:r>
      <w:r w:rsidRPr="00BB7A53">
        <w:rPr>
          <w:color w:val="C00000"/>
        </w:rPr>
        <w:instrText>SEQ 표 \* ARABIC</w:instrText>
      </w:r>
      <w:r w:rsidRPr="00BB7A53">
        <w:rPr>
          <w:color w:val="C00000"/>
        </w:rPr>
        <w:fldChar w:fldCharType="separate"/>
      </w:r>
      <w:r w:rsidR="001A0C22" w:rsidRPr="00BB7A53">
        <w:rPr>
          <w:noProof/>
          <w:color w:val="C00000"/>
        </w:rPr>
        <w:t>245</w:t>
      </w:r>
      <w:r w:rsidRPr="00BB7A53">
        <w:rPr>
          <w:color w:val="C00000"/>
        </w:rPr>
        <w:fldChar w:fldCharType="end"/>
      </w:r>
      <w:r w:rsidRPr="00BB7A53">
        <w:rPr>
          <w:color w:val="C00000"/>
        </w:rPr>
        <w:t>. 블루투스 상태 유닛 / 구현 조건</w:t>
      </w:r>
    </w:p>
    <w:tbl>
      <w:tblPr>
        <w:tblStyle w:val="TDC41"/>
        <w:tblW w:w="8816" w:type="dxa"/>
        <w:tblLayout w:type="fixed"/>
        <w:tblLook w:val="04A0" w:firstRow="1" w:lastRow="0" w:firstColumn="1" w:lastColumn="0" w:noHBand="0" w:noVBand="1"/>
      </w:tblPr>
      <w:tblGrid>
        <w:gridCol w:w="1304"/>
        <w:gridCol w:w="7512"/>
      </w:tblGrid>
      <w:tr w:rsidR="001B4428" w14:paraId="5AA65C54" w14:textId="77777777" w:rsidTr="001B442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78EB2604" w14:textId="77777777" w:rsidR="001B4428" w:rsidRDefault="00A42D4D">
            <w:pPr>
              <w:pStyle w:val="TDC0"/>
            </w:pPr>
            <w:r>
              <w:t>구분</w:t>
            </w:r>
          </w:p>
        </w:tc>
        <w:tc>
          <w:tcPr>
            <w:tcW w:w="7512" w:type="dxa"/>
          </w:tcPr>
          <w:p w14:paraId="701E6F72" w14:textId="77777777" w:rsidR="001B4428" w:rsidRDefault="00A42D4D">
            <w:pPr>
              <w:pStyle w:val="TDC0"/>
              <w:cnfStyle w:val="100000000000" w:firstRow="1" w:lastRow="0" w:firstColumn="0" w:lastColumn="0" w:oddVBand="0" w:evenVBand="0" w:oddHBand="0" w:evenHBand="0" w:firstRowFirstColumn="0" w:firstRowLastColumn="0" w:lastRowFirstColumn="0" w:lastRowLastColumn="0"/>
            </w:pPr>
            <w:r>
              <w:t>구현 조건</w:t>
            </w:r>
          </w:p>
        </w:tc>
      </w:tr>
      <w:tr w:rsidR="001B4428" w14:paraId="10C5BF54" w14:textId="77777777" w:rsidTr="001B4428">
        <w:tc>
          <w:tcPr>
            <w:cnfStyle w:val="001000000000" w:firstRow="0" w:lastRow="0" w:firstColumn="1" w:lastColumn="0" w:oddVBand="0" w:evenVBand="0" w:oddHBand="0" w:evenHBand="0" w:firstRowFirstColumn="0" w:firstRowLastColumn="0" w:lastRowFirstColumn="0" w:lastRowLastColumn="0"/>
            <w:tcW w:w="1304" w:type="dxa"/>
          </w:tcPr>
          <w:p w14:paraId="3B30DC5B" w14:textId="77777777" w:rsidR="001B4428" w:rsidRDefault="00A42D4D">
            <w:pPr>
              <w:pStyle w:val="TDCe"/>
            </w:pPr>
            <w:r>
              <w:t>동작 조건</w:t>
            </w:r>
          </w:p>
        </w:tc>
        <w:tc>
          <w:tcPr>
            <w:tcW w:w="7512" w:type="dxa"/>
          </w:tcPr>
          <w:p w14:paraId="5C8260BB" w14:textId="77777777" w:rsidR="001B4428" w:rsidRDefault="00A42D4D">
            <w:pPr>
              <w:pStyle w:val="TDCf"/>
              <w:cnfStyle w:val="000000000000" w:firstRow="0" w:lastRow="0" w:firstColumn="0" w:lastColumn="0" w:oddVBand="0" w:evenVBand="0" w:oddHBand="0" w:evenHBand="0" w:firstRowFirstColumn="0" w:firstRowLastColumn="0" w:lastRowFirstColumn="0" w:lastRowLastColumn="0"/>
            </w:pPr>
            <w:r w:rsidRPr="00BB7A53">
              <w:rPr>
                <w:color w:val="C00000"/>
              </w:rPr>
              <w:t>inter_dev_conn_ind=0이면 Bluetooth를 비활성화하고 1이면 활성화한다. 탈착 시 기존 BLE/Classic 연결을 해제하고 재부착 시 검색/연결 기능을 다시 준비한다.</w:t>
            </w:r>
            <w:r w:rsidRPr="00BB7A53">
              <w:rPr>
                <w:color w:val="C00000"/>
              </w:rPr>
              <w:br/>
              <w:t>장치명은 TD_L__SOUND_ UserName_ExternalDeviceInfo 형식을 사용하며 L 부분은 내부기 수술 위치 L/R에 대응한다.</w:t>
            </w:r>
          </w:p>
        </w:tc>
      </w:tr>
      <w:tr w:rsidR="001B4428" w14:paraId="6C44C940" w14:textId="77777777" w:rsidTr="001B4428">
        <w:tc>
          <w:tcPr>
            <w:cnfStyle w:val="001000000000" w:firstRow="0" w:lastRow="0" w:firstColumn="1" w:lastColumn="0" w:oddVBand="0" w:evenVBand="0" w:oddHBand="0" w:evenHBand="0" w:firstRowFirstColumn="0" w:firstRowLastColumn="0" w:lastRowFirstColumn="0" w:lastRowLastColumn="0"/>
            <w:tcW w:w="1304" w:type="dxa"/>
          </w:tcPr>
          <w:p w14:paraId="0D49A162" w14:textId="77777777" w:rsidR="001B4428" w:rsidRDefault="00A42D4D">
            <w:pPr>
              <w:pStyle w:val="TDCe"/>
            </w:pPr>
            <w:r>
              <w:t>요구사항/검증 연결</w:t>
            </w:r>
          </w:p>
        </w:tc>
        <w:tc>
          <w:tcPr>
            <w:tcW w:w="7512" w:type="dxa"/>
          </w:tcPr>
          <w:p w14:paraId="5CC0D1FD" w14:textId="6B65FB64" w:rsidR="001B4428" w:rsidRDefault="00A42D4D">
            <w:pPr>
              <w:pStyle w:val="TDCf"/>
              <w:cnfStyle w:val="000000000000" w:firstRow="0" w:lastRow="0" w:firstColumn="0" w:lastColumn="0" w:oddVBand="0" w:evenVBand="0" w:oddHBand="0" w:evenHBand="0" w:firstRowFirstColumn="0" w:firstRowLastColumn="0" w:lastRowFirstColumn="0" w:lastRowLastColumn="0"/>
            </w:pPr>
            <w:r w:rsidRPr="00BB7A53">
              <w:rPr>
                <w:color w:val="C00000"/>
              </w:rPr>
              <w:t xml:space="preserve">상위 요구사항: SW-FW-RID-44, SW-FW-RID-45, SW-FW-RID-46, SW-FW-RID-48, SW-FW-RID-49, SW-FW-RID-66, SW-FW-RID-67, SW-FW-RID-68, SW-FW-RID-69, SW-FW-RID-70. SW-FW-UnitTest-QCC-ID-7에서는 연결표시 입력에 따른 Bluetooth 활성 및 장치명을 확인한다. SW-FW-UnitTest-QCC-ID-8에서는 </w:t>
            </w:r>
            <w:r w:rsidRPr="00BB7A53">
              <w:rPr>
                <w:color w:val="C00000"/>
              </w:rPr>
              <w:lastRenderedPageBreak/>
              <w:t>부착/탈착 시 BLE/Classic 검색/연결 활성화를 확인한다. 페어링/보호 데이터 경로를 사용하기 위한 Bluetooth 활성화를 지원한다. 활성화 상태만으로 페어링/암호화 완료를 판정하지 않는다.</w:t>
            </w:r>
          </w:p>
        </w:tc>
      </w:tr>
    </w:tbl>
    <w:p w14:paraId="097255F3" w14:textId="38DAD428" w:rsidR="001B4428" w:rsidRDefault="001B4428">
      <w:pPr>
        <w:pStyle w:val="TDC40"/>
      </w:pPr>
    </w:p>
    <w:p w14:paraId="02580188" w14:textId="77777777" w:rsidR="001B4428" w:rsidRDefault="00A42D4D">
      <w:pPr>
        <w:pStyle w:val="TDC3"/>
      </w:pPr>
      <w:bookmarkStart w:id="1019" w:name="_Toc242778313"/>
      <w:r w:rsidRPr="00BB7A53">
        <w:rPr>
          <w:color w:val="C00000"/>
        </w:rPr>
        <w:t>SI-ID-QCC-002 HW 인터페이스 모듈</w:t>
      </w:r>
      <w:bookmarkEnd w:id="1019"/>
    </w:p>
    <w:p w14:paraId="053F5F01" w14:textId="77777777" w:rsidR="001B4428" w:rsidRDefault="00A42D4D">
      <w:pPr>
        <w:pStyle w:val="TDC30"/>
      </w:pPr>
      <w:r w:rsidRPr="00BB7A53">
        <w:rPr>
          <w:color w:val="C00000"/>
        </w:rPr>
        <w:t>PIO, 배터리/충전과 비휘발성 저장장치의 접근을 제공한다. 입력 변화와 전원 상태는 시스템 관리에 전달하고, NVM 데이터는 일반 설정 및 보안 처리에 제공한다.</w:t>
      </w:r>
    </w:p>
    <w:p w14:paraId="6B2C5D5D" w14:textId="77777777" w:rsidR="001B4428" w:rsidRDefault="001B4428">
      <w:pPr>
        <w:pStyle w:val="TDC40"/>
      </w:pPr>
    </w:p>
    <w:p w14:paraId="2006ABDE" w14:textId="77777777" w:rsidR="001B4428" w:rsidRDefault="00A42D4D">
      <w:pPr>
        <w:pStyle w:val="TDC4"/>
      </w:pPr>
      <w:r w:rsidRPr="00BB7A53">
        <w:rPr>
          <w:color w:val="C00000"/>
        </w:rPr>
        <w:t>SU-ID-QCC-005 PIO 포트 제어 유닛</w:t>
      </w:r>
    </w:p>
    <w:p w14:paraId="3AFC2E5A" w14:textId="77777777" w:rsidR="001B4428" w:rsidRDefault="00A42D4D">
      <w:pPr>
        <w:pStyle w:val="TDC40"/>
        <w:keepNext/>
      </w:pPr>
      <w:r w:rsidRPr="00BB7A53">
        <w:rPr>
          <w:color w:val="C00000"/>
        </w:rPr>
        <w:t>QCC의 디지털 입력, 출력과 주변장치 기능을 설정하고 입력 변화를 상태 처리에 전달한다.</w:t>
      </w:r>
    </w:p>
    <w:p w14:paraId="778B1034" w14:textId="77777777" w:rsidR="001B4428" w:rsidRDefault="00A42D4D">
      <w:pPr>
        <w:pStyle w:val="TDC42"/>
      </w:pPr>
      <w:r w:rsidRPr="00BB7A53">
        <w:rPr>
          <w:color w:val="C00000"/>
        </w:rPr>
        <w:t xml:space="preserve">표 </w:t>
      </w:r>
      <w:r w:rsidRPr="00BB7A53">
        <w:rPr>
          <w:color w:val="C00000"/>
        </w:rPr>
        <w:fldChar w:fldCharType="begin"/>
      </w:r>
      <w:r w:rsidRPr="00BB7A53">
        <w:rPr>
          <w:color w:val="C00000"/>
        </w:rPr>
        <w:instrText>SEQ 표 \* ARABIC</w:instrText>
      </w:r>
      <w:r w:rsidRPr="00BB7A53">
        <w:rPr>
          <w:color w:val="C00000"/>
        </w:rPr>
        <w:fldChar w:fldCharType="separate"/>
      </w:r>
      <w:r w:rsidR="001A0C22" w:rsidRPr="00BB7A53">
        <w:rPr>
          <w:noProof/>
          <w:color w:val="C00000"/>
        </w:rPr>
        <w:t>246</w:t>
      </w:r>
      <w:r w:rsidRPr="00BB7A53">
        <w:rPr>
          <w:color w:val="C00000"/>
        </w:rPr>
        <w:fldChar w:fldCharType="end"/>
      </w:r>
      <w:r w:rsidRPr="00BB7A53">
        <w:rPr>
          <w:color w:val="C00000"/>
        </w:rPr>
        <w:t>. PIO 포트 제어 유닛 / 유닛 설계 내용</w:t>
      </w:r>
    </w:p>
    <w:tbl>
      <w:tblPr>
        <w:tblStyle w:val="TDC41"/>
        <w:tblW w:w="8816" w:type="dxa"/>
        <w:tblLayout w:type="fixed"/>
        <w:tblLook w:val="04A0" w:firstRow="1" w:lastRow="0" w:firstColumn="1" w:lastColumn="0" w:noHBand="0" w:noVBand="1"/>
      </w:tblPr>
      <w:tblGrid>
        <w:gridCol w:w="1304"/>
        <w:gridCol w:w="7512"/>
      </w:tblGrid>
      <w:tr w:rsidR="001B4428" w14:paraId="3038BC15" w14:textId="77777777" w:rsidTr="001B442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2CF98F1B" w14:textId="77777777" w:rsidR="001B4428" w:rsidRDefault="00A42D4D">
            <w:pPr>
              <w:pStyle w:val="TDC0"/>
            </w:pPr>
            <w:r>
              <w:t>항목</w:t>
            </w:r>
          </w:p>
        </w:tc>
        <w:tc>
          <w:tcPr>
            <w:tcW w:w="7512" w:type="dxa"/>
          </w:tcPr>
          <w:p w14:paraId="7CF3CE27" w14:textId="77777777" w:rsidR="001B4428" w:rsidRDefault="00A42D4D">
            <w:pPr>
              <w:pStyle w:val="TDC0"/>
              <w:cnfStyle w:val="100000000000" w:firstRow="1" w:lastRow="0" w:firstColumn="0" w:lastColumn="0" w:oddVBand="0" w:evenVBand="0" w:oddHBand="0" w:evenHBand="0" w:firstRowFirstColumn="0" w:firstRowLastColumn="0" w:lastRowFirstColumn="0" w:lastRowLastColumn="0"/>
            </w:pPr>
            <w:r>
              <w:t>설계 내용</w:t>
            </w:r>
          </w:p>
        </w:tc>
      </w:tr>
      <w:tr w:rsidR="001B4428" w14:paraId="73EA0457" w14:textId="77777777" w:rsidTr="001B4428">
        <w:tc>
          <w:tcPr>
            <w:cnfStyle w:val="001000000000" w:firstRow="0" w:lastRow="0" w:firstColumn="1" w:lastColumn="0" w:oddVBand="0" w:evenVBand="0" w:oddHBand="0" w:evenHBand="0" w:firstRowFirstColumn="0" w:firstRowLastColumn="0" w:lastRowFirstColumn="0" w:lastRowLastColumn="0"/>
            <w:tcW w:w="1304" w:type="dxa"/>
          </w:tcPr>
          <w:p w14:paraId="0B944CAC" w14:textId="77777777" w:rsidR="001B4428" w:rsidRDefault="00A42D4D">
            <w:pPr>
              <w:pStyle w:val="TDCe"/>
            </w:pPr>
            <w:r>
              <w:t>입력</w:t>
            </w:r>
          </w:p>
        </w:tc>
        <w:tc>
          <w:tcPr>
            <w:tcW w:w="7512" w:type="dxa"/>
          </w:tcPr>
          <w:p w14:paraId="534E0A32" w14:textId="77777777" w:rsidR="001B4428" w:rsidRDefault="00A42D4D">
            <w:pPr>
              <w:pStyle w:val="TDCf"/>
              <w:cnfStyle w:val="000000000000" w:firstRow="0" w:lastRow="0" w:firstColumn="0" w:lastColumn="0" w:oddVBand="0" w:evenVBand="0" w:oddHBand="0" w:evenHBand="0" w:firstRowFirstColumn="0" w:firstRowLastColumn="0" w:lastRowFirstColumn="0" w:lastRowLastColumn="0"/>
            </w:pPr>
            <w:r w:rsidRPr="00BB7A53">
              <w:rPr>
                <w:color w:val="C00000"/>
              </w:rPr>
              <w:t>내부장치 연결, shutdown, SPI 데이터 수신요청 신호</w:t>
            </w:r>
            <w:r w:rsidRPr="00BB7A53">
              <w:rPr>
                <w:color w:val="C00000"/>
              </w:rPr>
              <w:br/>
              <w:t>충전 상태 변화</w:t>
            </w:r>
            <w:r w:rsidRPr="00BB7A53">
              <w:rPr>
                <w:color w:val="C00000"/>
              </w:rPr>
              <w:br/>
              <w:t>PIO 핀/주변기능 설정</w:t>
            </w:r>
          </w:p>
        </w:tc>
      </w:tr>
      <w:tr w:rsidR="001B4428" w14:paraId="470621AD" w14:textId="77777777" w:rsidTr="001B4428">
        <w:tc>
          <w:tcPr>
            <w:cnfStyle w:val="001000000000" w:firstRow="0" w:lastRow="0" w:firstColumn="1" w:lastColumn="0" w:oddVBand="0" w:evenVBand="0" w:oddHBand="0" w:evenHBand="0" w:firstRowFirstColumn="0" w:firstRowLastColumn="0" w:lastRowFirstColumn="0" w:lastRowLastColumn="0"/>
            <w:tcW w:w="1304" w:type="dxa"/>
          </w:tcPr>
          <w:p w14:paraId="73B5782F" w14:textId="77777777" w:rsidR="001B4428" w:rsidRDefault="00A42D4D">
            <w:pPr>
              <w:pStyle w:val="TDCe"/>
            </w:pPr>
            <w:r>
              <w:t>출력</w:t>
            </w:r>
          </w:p>
        </w:tc>
        <w:tc>
          <w:tcPr>
            <w:tcW w:w="7512" w:type="dxa"/>
          </w:tcPr>
          <w:p w14:paraId="13D0A993" w14:textId="77777777" w:rsidR="001B4428" w:rsidRDefault="00A42D4D">
            <w:pPr>
              <w:pStyle w:val="TDCf"/>
              <w:cnfStyle w:val="000000000000" w:firstRow="0" w:lastRow="0" w:firstColumn="0" w:lastColumn="0" w:oddVBand="0" w:evenVBand="0" w:oddHBand="0" w:evenHBand="0" w:firstRowFirstColumn="0" w:firstRowLastColumn="0" w:lastRowFirstColumn="0" w:lastRowLastColumn="0"/>
            </w:pPr>
            <w:r w:rsidRPr="00BB7A53">
              <w:rPr>
                <w:color w:val="C00000"/>
              </w:rPr>
              <w:t>I2S enable 표시, HW reset 제어, 내부 온도센서 활성화</w:t>
            </w:r>
            <w:r w:rsidRPr="00BB7A53">
              <w:rPr>
                <w:color w:val="C00000"/>
              </w:rPr>
              <w:br/>
              <w:t>관련 입력 상태 및 SPI/I2S 주변기능 연결</w:t>
            </w:r>
          </w:p>
        </w:tc>
      </w:tr>
      <w:tr w:rsidR="001B4428" w14:paraId="23CE27DD" w14:textId="77777777" w:rsidTr="001B4428">
        <w:tc>
          <w:tcPr>
            <w:cnfStyle w:val="001000000000" w:firstRow="0" w:lastRow="0" w:firstColumn="1" w:lastColumn="0" w:oddVBand="0" w:evenVBand="0" w:oddHBand="0" w:evenHBand="0" w:firstRowFirstColumn="0" w:firstRowLastColumn="0" w:lastRowFirstColumn="0" w:lastRowLastColumn="0"/>
            <w:tcW w:w="1304" w:type="dxa"/>
          </w:tcPr>
          <w:p w14:paraId="5146C94E" w14:textId="77777777" w:rsidR="001B4428" w:rsidRDefault="00A42D4D">
            <w:pPr>
              <w:pStyle w:val="TDCe"/>
            </w:pPr>
            <w:r>
              <w:t>처리</w:t>
            </w:r>
          </w:p>
        </w:tc>
        <w:tc>
          <w:tcPr>
            <w:tcW w:w="7512" w:type="dxa"/>
          </w:tcPr>
          <w:p w14:paraId="23A59EE9" w14:textId="77777777" w:rsidR="001B4428" w:rsidRDefault="00A42D4D">
            <w:pPr>
              <w:pStyle w:val="TDCf"/>
              <w:cnfStyle w:val="000000000000" w:firstRow="0" w:lastRow="0" w:firstColumn="0" w:lastColumn="0" w:oddVBand="0" w:evenVBand="0" w:oddHBand="0" w:evenHBand="0" w:firstRowFirstColumn="0" w:firstRowLastColumn="0" w:lastRowFirstColumn="0" w:lastRowLastColumn="0"/>
            </w:pPr>
            <w:r w:rsidRPr="00BB7A53">
              <w:rPr>
                <w:color w:val="C00000"/>
              </w:rPr>
              <w:t>1. 입력 신호를 감지하고 I2S 동작 상태를 사운드 처리기에 전달한다.</w:t>
            </w:r>
            <w:r w:rsidRPr="00BB7A53">
              <w:rPr>
                <w:color w:val="C00000"/>
              </w:rPr>
              <w:br/>
              <w:t>2. SPI/I2S/온도센서에 필요한 포트 기능을 구성한다.</w:t>
            </w:r>
            <w:r w:rsidRPr="00BB7A53">
              <w:rPr>
                <w:color w:val="C00000"/>
              </w:rPr>
              <w:br/>
              <w:t>3. 충전 상태가 바뀌면 충전 중에는 HW reset 기능을 비활성화하고 비충전 상태에서는 활성화한다.</w:t>
            </w:r>
          </w:p>
        </w:tc>
      </w:tr>
    </w:tbl>
    <w:p w14:paraId="36DC0D3F" w14:textId="77777777" w:rsidR="001B4428" w:rsidRDefault="001B4428">
      <w:pPr>
        <w:pStyle w:val="TDC40"/>
      </w:pPr>
    </w:p>
    <w:p w14:paraId="32F4FA10" w14:textId="77777777" w:rsidR="001B4428" w:rsidRDefault="00A42D4D">
      <w:pPr>
        <w:pStyle w:val="TDC42"/>
      </w:pPr>
      <w:r w:rsidRPr="00BB7A53">
        <w:rPr>
          <w:color w:val="C00000"/>
        </w:rPr>
        <w:lastRenderedPageBreak/>
        <w:t xml:space="preserve">표 </w:t>
      </w:r>
      <w:r w:rsidRPr="00BB7A53">
        <w:rPr>
          <w:color w:val="C00000"/>
        </w:rPr>
        <w:fldChar w:fldCharType="begin"/>
      </w:r>
      <w:r w:rsidRPr="00BB7A53">
        <w:rPr>
          <w:color w:val="C00000"/>
        </w:rPr>
        <w:instrText>SEQ 표 \* ARABIC</w:instrText>
      </w:r>
      <w:r w:rsidRPr="00BB7A53">
        <w:rPr>
          <w:color w:val="C00000"/>
        </w:rPr>
        <w:fldChar w:fldCharType="separate"/>
      </w:r>
      <w:r w:rsidR="001A0C22" w:rsidRPr="00BB7A53">
        <w:rPr>
          <w:noProof/>
          <w:color w:val="C00000"/>
        </w:rPr>
        <w:t>247</w:t>
      </w:r>
      <w:r w:rsidRPr="00BB7A53">
        <w:rPr>
          <w:color w:val="C00000"/>
        </w:rPr>
        <w:fldChar w:fldCharType="end"/>
      </w:r>
      <w:r w:rsidRPr="00BB7A53">
        <w:rPr>
          <w:color w:val="C00000"/>
        </w:rPr>
        <w:t>. PIO 포트 제어 유닛 / 구현 조건</w:t>
      </w:r>
    </w:p>
    <w:tbl>
      <w:tblPr>
        <w:tblStyle w:val="TDC41"/>
        <w:tblW w:w="8816" w:type="dxa"/>
        <w:tblLayout w:type="fixed"/>
        <w:tblLook w:val="04A0" w:firstRow="1" w:lastRow="0" w:firstColumn="1" w:lastColumn="0" w:noHBand="0" w:noVBand="1"/>
      </w:tblPr>
      <w:tblGrid>
        <w:gridCol w:w="1304"/>
        <w:gridCol w:w="7512"/>
      </w:tblGrid>
      <w:tr w:rsidR="001B4428" w14:paraId="60B93413" w14:textId="77777777" w:rsidTr="001B442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7B29F8EC" w14:textId="77777777" w:rsidR="001B4428" w:rsidRDefault="00A42D4D">
            <w:pPr>
              <w:pStyle w:val="TDC0"/>
            </w:pPr>
            <w:r>
              <w:t>구분</w:t>
            </w:r>
          </w:p>
        </w:tc>
        <w:tc>
          <w:tcPr>
            <w:tcW w:w="7512" w:type="dxa"/>
          </w:tcPr>
          <w:p w14:paraId="143F7005" w14:textId="77777777" w:rsidR="001B4428" w:rsidRDefault="00A42D4D">
            <w:pPr>
              <w:pStyle w:val="TDC0"/>
              <w:cnfStyle w:val="100000000000" w:firstRow="1" w:lastRow="0" w:firstColumn="0" w:lastColumn="0" w:oddVBand="0" w:evenVBand="0" w:oddHBand="0" w:evenHBand="0" w:firstRowFirstColumn="0" w:firstRowLastColumn="0" w:lastRowFirstColumn="0" w:lastRowLastColumn="0"/>
            </w:pPr>
            <w:r>
              <w:t>구현 조건</w:t>
            </w:r>
          </w:p>
        </w:tc>
      </w:tr>
      <w:tr w:rsidR="001B4428" w14:paraId="5AF4B17C" w14:textId="77777777" w:rsidTr="001B4428">
        <w:tc>
          <w:tcPr>
            <w:cnfStyle w:val="001000000000" w:firstRow="0" w:lastRow="0" w:firstColumn="1" w:lastColumn="0" w:oddVBand="0" w:evenVBand="0" w:oddHBand="0" w:evenHBand="0" w:firstRowFirstColumn="0" w:firstRowLastColumn="0" w:lastRowFirstColumn="0" w:lastRowLastColumn="0"/>
            <w:tcW w:w="1304" w:type="dxa"/>
          </w:tcPr>
          <w:p w14:paraId="3C0FA8F3" w14:textId="77777777" w:rsidR="001B4428" w:rsidRDefault="00A42D4D">
            <w:pPr>
              <w:pStyle w:val="TDCe"/>
            </w:pPr>
            <w:r>
              <w:t>동작 조건</w:t>
            </w:r>
          </w:p>
        </w:tc>
        <w:tc>
          <w:tcPr>
            <w:tcW w:w="7512" w:type="dxa"/>
          </w:tcPr>
          <w:p w14:paraId="3FD14945" w14:textId="77777777" w:rsidR="001B4428" w:rsidRDefault="00A42D4D">
            <w:pPr>
              <w:pStyle w:val="TDCf"/>
              <w:cnfStyle w:val="000000000000" w:firstRow="0" w:lastRow="0" w:firstColumn="0" w:lastColumn="0" w:oddVBand="0" w:evenVBand="0" w:oddHBand="0" w:evenHBand="0" w:firstRowFirstColumn="0" w:firstRowLastColumn="0" w:lastRowFirstColumn="0" w:lastRowLastColumn="0"/>
            </w:pPr>
            <w:r w:rsidRPr="00BB7A53">
              <w:rPr>
                <w:color w:val="C00000"/>
              </w:rPr>
              <w:t>tdPio_preInit()/tdPio_init()으로 방향/기능과 초기값을 준비한다. shutdown_ind와 inter_dev_conn_ind의 상태가 변하면 TD_MSG_PIO_CHANGED를 상태 처리에 전달한다.</w:t>
            </w:r>
            <w:r w:rsidRPr="00BB7A53">
              <w:rPr>
                <w:color w:val="C00000"/>
              </w:rPr>
              <w:br/>
              <w:t>I2S enable은 E8300의 I2S 입력 유효 상태와 연계한다. E8300 CFX I2S_FLAG(DIO29)는 Low일 때 입력 유효이다.</w:t>
            </w:r>
          </w:p>
        </w:tc>
      </w:tr>
      <w:tr w:rsidR="001B4428" w14:paraId="56B38D51" w14:textId="77777777" w:rsidTr="001B4428">
        <w:tc>
          <w:tcPr>
            <w:cnfStyle w:val="001000000000" w:firstRow="0" w:lastRow="0" w:firstColumn="1" w:lastColumn="0" w:oddVBand="0" w:evenVBand="0" w:oddHBand="0" w:evenHBand="0" w:firstRowFirstColumn="0" w:firstRowLastColumn="0" w:lastRowFirstColumn="0" w:lastRowLastColumn="0"/>
            <w:tcW w:w="1304" w:type="dxa"/>
          </w:tcPr>
          <w:p w14:paraId="7849BE95" w14:textId="77777777" w:rsidR="001B4428" w:rsidRDefault="00A42D4D">
            <w:pPr>
              <w:pStyle w:val="TDCe"/>
            </w:pPr>
            <w:r>
              <w:t>요구사항/검증 연결</w:t>
            </w:r>
          </w:p>
        </w:tc>
        <w:tc>
          <w:tcPr>
            <w:tcW w:w="7512" w:type="dxa"/>
          </w:tcPr>
          <w:p w14:paraId="4021407B" w14:textId="7287E93C" w:rsidR="001B4428" w:rsidRDefault="00A42D4D">
            <w:pPr>
              <w:pStyle w:val="TDCf"/>
              <w:cnfStyle w:val="000000000000" w:firstRow="0" w:lastRow="0" w:firstColumn="0" w:lastColumn="0" w:oddVBand="0" w:evenVBand="0" w:oddHBand="0" w:evenHBand="0" w:firstRowFirstColumn="0" w:firstRowLastColumn="0" w:lastRowFirstColumn="0" w:lastRowLastColumn="0"/>
            </w:pPr>
            <w:r w:rsidRPr="00BB7A53">
              <w:rPr>
                <w:color w:val="C00000"/>
              </w:rPr>
              <w:t>상위 요구사항: SW-FW-RID-15, SW-FW-RID-16, SW-FW-RID-44, SW-FW-RID-45, SW-FW-RID-46, SW-FW-RID-67, SW-FW-RID-68, SW-FW-RID-69. SW-FW-UnitTest-QCC-ID-1에서는 PIO 방향/주변장치/초기값 및 입력변화 메시지를 확인한다.</w:t>
            </w:r>
          </w:p>
        </w:tc>
      </w:tr>
    </w:tbl>
    <w:p w14:paraId="6BDDA331" w14:textId="77777777" w:rsidR="001B4428" w:rsidRDefault="001B4428">
      <w:pPr>
        <w:pStyle w:val="TDC40"/>
      </w:pPr>
    </w:p>
    <w:p w14:paraId="30CA85B7" w14:textId="77777777" w:rsidR="001B4428" w:rsidRDefault="00A42D4D">
      <w:pPr>
        <w:pStyle w:val="TDC4"/>
      </w:pPr>
      <w:r w:rsidRPr="00BB7A53">
        <w:rPr>
          <w:color w:val="C00000"/>
        </w:rPr>
        <w:t>SU-ID-QCC-006 Power 제어 유닛</w:t>
      </w:r>
    </w:p>
    <w:p w14:paraId="64788988" w14:textId="77777777" w:rsidR="001B4428" w:rsidRDefault="00A42D4D">
      <w:pPr>
        <w:pStyle w:val="TDC40"/>
        <w:keepNext/>
      </w:pPr>
      <w:r w:rsidRPr="00BB7A53">
        <w:rPr>
          <w:color w:val="C00000"/>
        </w:rPr>
        <w:t>배터리 전압과 충전 연결을 잔량/전원 상태로 변환하여 시스템에 전달하고 저전압과 종료 요청을 처리한다.</w:t>
      </w:r>
    </w:p>
    <w:p w14:paraId="7F410E41" w14:textId="77777777" w:rsidR="001B4428" w:rsidRDefault="00A42D4D">
      <w:pPr>
        <w:pStyle w:val="TDC42"/>
      </w:pPr>
      <w:r w:rsidRPr="00BB7A53">
        <w:rPr>
          <w:color w:val="C00000"/>
        </w:rPr>
        <w:t xml:space="preserve">표 </w:t>
      </w:r>
      <w:r w:rsidRPr="00BB7A53">
        <w:rPr>
          <w:color w:val="C00000"/>
        </w:rPr>
        <w:fldChar w:fldCharType="begin"/>
      </w:r>
      <w:r w:rsidRPr="00BB7A53">
        <w:rPr>
          <w:color w:val="C00000"/>
        </w:rPr>
        <w:instrText>SEQ 표 \* ARABIC</w:instrText>
      </w:r>
      <w:r w:rsidRPr="00BB7A53">
        <w:rPr>
          <w:color w:val="C00000"/>
        </w:rPr>
        <w:fldChar w:fldCharType="separate"/>
      </w:r>
      <w:r w:rsidR="001A0C22" w:rsidRPr="00BB7A53">
        <w:rPr>
          <w:noProof/>
          <w:color w:val="C00000"/>
        </w:rPr>
        <w:t>248</w:t>
      </w:r>
      <w:r w:rsidRPr="00BB7A53">
        <w:rPr>
          <w:color w:val="C00000"/>
        </w:rPr>
        <w:fldChar w:fldCharType="end"/>
      </w:r>
      <w:r w:rsidRPr="00BB7A53">
        <w:rPr>
          <w:color w:val="C00000"/>
        </w:rPr>
        <w:t>. Power 제어 유닛 / 유닛 설계 내용</w:t>
      </w:r>
    </w:p>
    <w:tbl>
      <w:tblPr>
        <w:tblStyle w:val="TDC41"/>
        <w:tblW w:w="8816" w:type="dxa"/>
        <w:tblLayout w:type="fixed"/>
        <w:tblLook w:val="04A0" w:firstRow="1" w:lastRow="0" w:firstColumn="1" w:lastColumn="0" w:noHBand="0" w:noVBand="1"/>
      </w:tblPr>
      <w:tblGrid>
        <w:gridCol w:w="1304"/>
        <w:gridCol w:w="7512"/>
      </w:tblGrid>
      <w:tr w:rsidR="001B4428" w14:paraId="2B51EAB2" w14:textId="77777777" w:rsidTr="001B442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7DCCCA5F" w14:textId="77777777" w:rsidR="001B4428" w:rsidRDefault="00A42D4D">
            <w:pPr>
              <w:pStyle w:val="TDC0"/>
            </w:pPr>
            <w:r>
              <w:t>항목</w:t>
            </w:r>
          </w:p>
        </w:tc>
        <w:tc>
          <w:tcPr>
            <w:tcW w:w="7512" w:type="dxa"/>
          </w:tcPr>
          <w:p w14:paraId="347C9AF8" w14:textId="77777777" w:rsidR="001B4428" w:rsidRDefault="00A42D4D">
            <w:pPr>
              <w:pStyle w:val="TDC0"/>
              <w:cnfStyle w:val="100000000000" w:firstRow="1" w:lastRow="0" w:firstColumn="0" w:lastColumn="0" w:oddVBand="0" w:evenVBand="0" w:oddHBand="0" w:evenHBand="0" w:firstRowFirstColumn="0" w:firstRowLastColumn="0" w:lastRowFirstColumn="0" w:lastRowLastColumn="0"/>
            </w:pPr>
            <w:r>
              <w:t>설계 내용</w:t>
            </w:r>
          </w:p>
        </w:tc>
      </w:tr>
      <w:tr w:rsidR="001B4428" w14:paraId="302FC2DB" w14:textId="77777777" w:rsidTr="001B4428">
        <w:tc>
          <w:tcPr>
            <w:cnfStyle w:val="001000000000" w:firstRow="0" w:lastRow="0" w:firstColumn="1" w:lastColumn="0" w:oddVBand="0" w:evenVBand="0" w:oddHBand="0" w:evenHBand="0" w:firstRowFirstColumn="0" w:firstRowLastColumn="0" w:lastRowFirstColumn="0" w:lastRowLastColumn="0"/>
            <w:tcW w:w="1304" w:type="dxa"/>
          </w:tcPr>
          <w:p w14:paraId="00A576E6" w14:textId="77777777" w:rsidR="001B4428" w:rsidRDefault="00A42D4D">
            <w:pPr>
              <w:pStyle w:val="TDCe"/>
            </w:pPr>
            <w:r>
              <w:t>입력</w:t>
            </w:r>
          </w:p>
        </w:tc>
        <w:tc>
          <w:tcPr>
            <w:tcW w:w="7512" w:type="dxa"/>
          </w:tcPr>
          <w:p w14:paraId="66CF0CED" w14:textId="77777777" w:rsidR="001B4428" w:rsidRDefault="00A42D4D">
            <w:pPr>
              <w:pStyle w:val="TDCf"/>
              <w:cnfStyle w:val="000000000000" w:firstRow="0" w:lastRow="0" w:firstColumn="0" w:lastColumn="0" w:oddVBand="0" w:evenVBand="0" w:oddHBand="0" w:evenHBand="0" w:firstRowFirstColumn="0" w:firstRowLastColumn="0" w:lastRowFirstColumn="0" w:lastRowLastColumn="0"/>
            </w:pPr>
            <w:r w:rsidRPr="00BB7A53">
              <w:rPr>
                <w:color w:val="C00000"/>
              </w:rPr>
              <w:t>설정한 배터리 최소/최대 전압, 충전 전류</w:t>
            </w:r>
            <w:r w:rsidRPr="00BB7A53">
              <w:rPr>
                <w:color w:val="C00000"/>
              </w:rPr>
              <w:br/>
              <w:t>ADC 배터리 전압</w:t>
            </w:r>
            <w:r w:rsidRPr="00BB7A53">
              <w:rPr>
                <w:color w:val="C00000"/>
              </w:rPr>
              <w:br/>
              <w:t>충전케이스 통신, 충전 상태, shutdown_ind</w:t>
            </w:r>
          </w:p>
        </w:tc>
      </w:tr>
      <w:tr w:rsidR="001B4428" w14:paraId="01BDEEB1" w14:textId="77777777" w:rsidTr="001B4428">
        <w:tc>
          <w:tcPr>
            <w:cnfStyle w:val="001000000000" w:firstRow="0" w:lastRow="0" w:firstColumn="1" w:lastColumn="0" w:oddVBand="0" w:evenVBand="0" w:oddHBand="0" w:evenHBand="0" w:firstRowFirstColumn="0" w:firstRowLastColumn="0" w:lastRowFirstColumn="0" w:lastRowLastColumn="0"/>
            <w:tcW w:w="1304" w:type="dxa"/>
          </w:tcPr>
          <w:p w14:paraId="335319EF" w14:textId="77777777" w:rsidR="001B4428" w:rsidRDefault="00A42D4D">
            <w:pPr>
              <w:pStyle w:val="TDCe"/>
            </w:pPr>
            <w:r>
              <w:t>출력</w:t>
            </w:r>
          </w:p>
        </w:tc>
        <w:tc>
          <w:tcPr>
            <w:tcW w:w="7512" w:type="dxa"/>
          </w:tcPr>
          <w:p w14:paraId="1616BF84" w14:textId="77777777" w:rsidR="001B4428" w:rsidRDefault="00A42D4D">
            <w:pPr>
              <w:pStyle w:val="TDCf"/>
              <w:cnfStyle w:val="000000000000" w:firstRow="0" w:lastRow="0" w:firstColumn="0" w:lastColumn="0" w:oddVBand="0" w:evenVBand="0" w:oddHBand="0" w:evenHBand="0" w:firstRowFirstColumn="0" w:firstRowLastColumn="0" w:lastRowFirstColumn="0" w:lastRowLastColumn="0"/>
            </w:pPr>
            <w:r w:rsidRPr="00BB7A53">
              <w:rPr>
                <w:color w:val="C00000"/>
              </w:rPr>
              <w:t>0~100% 배터리 잔량과 충전 상태</w:t>
            </w:r>
            <w:r w:rsidRPr="00BB7A53">
              <w:rPr>
                <w:color w:val="C00000"/>
              </w:rPr>
              <w:br/>
              <w:t>시스템 관리 및 Bluetooth/SP로 전달할 전원 정보</w:t>
            </w:r>
            <w:r w:rsidRPr="00BB7A53">
              <w:rPr>
                <w:color w:val="C00000"/>
              </w:rPr>
              <w:br/>
              <w:t>Deep sleep 진입/기동 복귀</w:t>
            </w:r>
          </w:p>
        </w:tc>
      </w:tr>
      <w:tr w:rsidR="001B4428" w14:paraId="7D0296D3" w14:textId="77777777" w:rsidTr="001B4428">
        <w:tc>
          <w:tcPr>
            <w:cnfStyle w:val="001000000000" w:firstRow="0" w:lastRow="0" w:firstColumn="1" w:lastColumn="0" w:oddVBand="0" w:evenVBand="0" w:oddHBand="0" w:evenHBand="0" w:firstRowFirstColumn="0" w:firstRowLastColumn="0" w:lastRowFirstColumn="0" w:lastRowLastColumn="0"/>
            <w:tcW w:w="1304" w:type="dxa"/>
          </w:tcPr>
          <w:p w14:paraId="6E7AB791" w14:textId="77777777" w:rsidR="001B4428" w:rsidRDefault="00A42D4D">
            <w:pPr>
              <w:pStyle w:val="TDCe"/>
            </w:pPr>
            <w:r>
              <w:t>처리</w:t>
            </w:r>
          </w:p>
        </w:tc>
        <w:tc>
          <w:tcPr>
            <w:tcW w:w="7512" w:type="dxa"/>
          </w:tcPr>
          <w:p w14:paraId="74E12984" w14:textId="77777777" w:rsidR="001B4428" w:rsidRDefault="00A42D4D">
            <w:pPr>
              <w:pStyle w:val="TDCf"/>
              <w:cnfStyle w:val="000000000000" w:firstRow="0" w:lastRow="0" w:firstColumn="0" w:lastColumn="0" w:oddVBand="0" w:evenVBand="0" w:oddHBand="0" w:evenHBand="0" w:firstRowFirstColumn="0" w:firstRowLastColumn="0" w:lastRowFirstColumn="0" w:lastRowLastColumn="0"/>
            </w:pPr>
            <w:r w:rsidRPr="00BB7A53">
              <w:rPr>
                <w:color w:val="C00000"/>
              </w:rPr>
              <w:t>1. ADC로 배터리 전압을 주기적으로 읽어 0~100% 잔량과 저전압 상태로 변환하고 시스템 상태에서 읽을 수 있게 한다.</w:t>
            </w:r>
            <w:r w:rsidRPr="00BB7A53">
              <w:rPr>
                <w:color w:val="C00000"/>
              </w:rPr>
              <w:br/>
              <w:t>2. 전압[V]→잔량[%]의 기준점은 4.2 이상→100, 3.95→80, 3.7→60, 3.475→40, 3.35→20, 3.0→0이다.</w:t>
            </w:r>
            <w:r w:rsidRPr="00BB7A53">
              <w:rPr>
                <w:color w:val="C00000"/>
              </w:rPr>
              <w:br/>
            </w:r>
            <w:r w:rsidRPr="00BB7A53">
              <w:rPr>
                <w:color w:val="C00000"/>
              </w:rPr>
              <w:lastRenderedPageBreak/>
              <w:t>3. 충전 상태는 미연결/연결/충전 중/비충전으로 구분한다. E8300 0x34에는 충전기 연결 여부 0/1을 전달한다.</w:t>
            </w:r>
            <w:r w:rsidRPr="00BB7A53">
              <w:rPr>
                <w:color w:val="C00000"/>
              </w:rPr>
              <w:br/>
              <w:t>4. 배터리가 Empty이거나 E8300 종료 요청을 받으면 Deep sleep 진입을 처리한다. 외부 충전 연결 중에는 충전 상태를 유지하는 조건을 함께 적용한다.</w:t>
            </w:r>
            <w:r w:rsidRPr="00BB7A53">
              <w:rPr>
                <w:color w:val="C00000"/>
              </w:rPr>
              <w:br/>
              <w:t>5. 전원 인가/wake-up 후에는 시스템 초기화를 수행한다. 충전케이스 통신과 저수준 전원 처리는 내장 라이브러리에 연결한다.</w:t>
            </w:r>
          </w:p>
        </w:tc>
      </w:tr>
    </w:tbl>
    <w:p w14:paraId="67610FD1" w14:textId="77777777" w:rsidR="001B4428" w:rsidRDefault="001B4428">
      <w:pPr>
        <w:pStyle w:val="TDC40"/>
      </w:pPr>
    </w:p>
    <w:p w14:paraId="11A8A5D0" w14:textId="77777777" w:rsidR="001B4428" w:rsidRDefault="00A42D4D">
      <w:pPr>
        <w:pStyle w:val="TDC42"/>
      </w:pPr>
      <w:r w:rsidRPr="00BB7A53">
        <w:rPr>
          <w:color w:val="C00000"/>
        </w:rPr>
        <w:t xml:space="preserve">표 </w:t>
      </w:r>
      <w:r w:rsidRPr="00BB7A53">
        <w:rPr>
          <w:color w:val="C00000"/>
        </w:rPr>
        <w:fldChar w:fldCharType="begin"/>
      </w:r>
      <w:r w:rsidRPr="00BB7A53">
        <w:rPr>
          <w:color w:val="C00000"/>
        </w:rPr>
        <w:instrText>SEQ 표 \* ARABIC</w:instrText>
      </w:r>
      <w:r w:rsidRPr="00BB7A53">
        <w:rPr>
          <w:color w:val="C00000"/>
        </w:rPr>
        <w:fldChar w:fldCharType="separate"/>
      </w:r>
      <w:r w:rsidR="001A0C22" w:rsidRPr="00BB7A53">
        <w:rPr>
          <w:noProof/>
          <w:color w:val="C00000"/>
        </w:rPr>
        <w:t>249</w:t>
      </w:r>
      <w:r w:rsidRPr="00BB7A53">
        <w:rPr>
          <w:color w:val="C00000"/>
        </w:rPr>
        <w:fldChar w:fldCharType="end"/>
      </w:r>
      <w:r w:rsidRPr="00BB7A53">
        <w:rPr>
          <w:color w:val="C00000"/>
        </w:rPr>
        <w:t>. Power 제어 유닛 / 구현 조건</w:t>
      </w:r>
    </w:p>
    <w:tbl>
      <w:tblPr>
        <w:tblStyle w:val="TDC41"/>
        <w:tblW w:w="8816" w:type="dxa"/>
        <w:tblLayout w:type="fixed"/>
        <w:tblLook w:val="04A0" w:firstRow="1" w:lastRow="0" w:firstColumn="1" w:lastColumn="0" w:noHBand="0" w:noVBand="1"/>
      </w:tblPr>
      <w:tblGrid>
        <w:gridCol w:w="1304"/>
        <w:gridCol w:w="7512"/>
      </w:tblGrid>
      <w:tr w:rsidR="001B4428" w14:paraId="2C12E87D" w14:textId="77777777" w:rsidTr="001B442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0DEDCAB9" w14:textId="77777777" w:rsidR="001B4428" w:rsidRDefault="00A42D4D">
            <w:pPr>
              <w:pStyle w:val="TDC0"/>
            </w:pPr>
            <w:r>
              <w:t>구분</w:t>
            </w:r>
          </w:p>
        </w:tc>
        <w:tc>
          <w:tcPr>
            <w:tcW w:w="7512" w:type="dxa"/>
          </w:tcPr>
          <w:p w14:paraId="7686CA7C" w14:textId="77777777" w:rsidR="001B4428" w:rsidRDefault="00A42D4D">
            <w:pPr>
              <w:pStyle w:val="TDC0"/>
              <w:cnfStyle w:val="100000000000" w:firstRow="1" w:lastRow="0" w:firstColumn="0" w:lastColumn="0" w:oddVBand="0" w:evenVBand="0" w:oddHBand="0" w:evenHBand="0" w:firstRowFirstColumn="0" w:firstRowLastColumn="0" w:lastRowFirstColumn="0" w:lastRowLastColumn="0"/>
            </w:pPr>
            <w:r>
              <w:t>구현 조건</w:t>
            </w:r>
          </w:p>
        </w:tc>
      </w:tr>
      <w:tr w:rsidR="001B4428" w14:paraId="20492BD7" w14:textId="77777777" w:rsidTr="001B4428">
        <w:tc>
          <w:tcPr>
            <w:cnfStyle w:val="001000000000" w:firstRow="0" w:lastRow="0" w:firstColumn="1" w:lastColumn="0" w:oddVBand="0" w:evenVBand="0" w:oddHBand="0" w:evenHBand="0" w:firstRowFirstColumn="0" w:firstRowLastColumn="0" w:lastRowFirstColumn="0" w:lastRowLastColumn="0"/>
            <w:tcW w:w="1304" w:type="dxa"/>
          </w:tcPr>
          <w:p w14:paraId="6C6DDD8C" w14:textId="77777777" w:rsidR="001B4428" w:rsidRDefault="00A42D4D">
            <w:pPr>
              <w:pStyle w:val="TDCe"/>
            </w:pPr>
            <w:r>
              <w:t>동작 조건</w:t>
            </w:r>
          </w:p>
        </w:tc>
        <w:tc>
          <w:tcPr>
            <w:tcW w:w="7512" w:type="dxa"/>
          </w:tcPr>
          <w:p w14:paraId="4DD93167" w14:textId="77777777" w:rsidR="001B4428" w:rsidRDefault="00A42D4D">
            <w:pPr>
              <w:pStyle w:val="TDCf"/>
              <w:cnfStyle w:val="000000000000" w:firstRow="0" w:lastRow="0" w:firstColumn="0" w:lastColumn="0" w:oddVBand="0" w:evenVBand="0" w:oddHBand="0" w:evenHBand="0" w:firstRowFirstColumn="0" w:firstRowLastColumn="0" w:lastRowFirstColumn="0" w:lastRowLastColumn="0"/>
            </w:pPr>
            <w:r w:rsidRPr="00BB7A53">
              <w:rPr>
                <w:color w:val="C00000"/>
              </w:rPr>
              <w:t>잔량 기준점과 실제 ADC/공급 전압은 같은 입력에서 비교한다. Empty의 저전압 진입, 충전 연결/분리와 shutdown_ind 변화는 독립 상태로 확인한다.</w:t>
            </w:r>
            <w:r w:rsidRPr="00BB7A53">
              <w:rPr>
                <w:color w:val="C00000"/>
              </w:rPr>
              <w:br/>
              <w:t>전원 상태 정보는 SU-ID-QCC-002가 SPI로 E8300에 전달한다. 저전압 LED/자극 알림의 최종 실행은 E8300 시스템 경로가 담당한다.</w:t>
            </w:r>
          </w:p>
        </w:tc>
      </w:tr>
      <w:tr w:rsidR="001B4428" w14:paraId="373E7549" w14:textId="77777777" w:rsidTr="001B4428">
        <w:tc>
          <w:tcPr>
            <w:cnfStyle w:val="001000000000" w:firstRow="0" w:lastRow="0" w:firstColumn="1" w:lastColumn="0" w:oddVBand="0" w:evenVBand="0" w:oddHBand="0" w:evenHBand="0" w:firstRowFirstColumn="0" w:firstRowLastColumn="0" w:lastRowFirstColumn="0" w:lastRowLastColumn="0"/>
            <w:tcW w:w="1304" w:type="dxa"/>
          </w:tcPr>
          <w:p w14:paraId="32238E67" w14:textId="77777777" w:rsidR="001B4428" w:rsidRDefault="00A42D4D">
            <w:pPr>
              <w:pStyle w:val="TDCe"/>
            </w:pPr>
            <w:r>
              <w:t>요구사항/검증 연결</w:t>
            </w:r>
          </w:p>
        </w:tc>
        <w:tc>
          <w:tcPr>
            <w:tcW w:w="7512" w:type="dxa"/>
          </w:tcPr>
          <w:p w14:paraId="191AE135" w14:textId="40BD59E8" w:rsidR="001B4428" w:rsidRDefault="00A42D4D">
            <w:pPr>
              <w:pStyle w:val="TDCf"/>
              <w:cnfStyle w:val="000000000000" w:firstRow="0" w:lastRow="0" w:firstColumn="0" w:lastColumn="0" w:oddVBand="0" w:evenVBand="0" w:oddHBand="0" w:evenHBand="0" w:firstRowFirstColumn="0" w:firstRowLastColumn="0" w:lastRowFirstColumn="0" w:lastRowLastColumn="0"/>
            </w:pPr>
            <w:r w:rsidRPr="00BB7A53">
              <w:rPr>
                <w:color w:val="C00000"/>
              </w:rPr>
              <w:t>상위 요구사항: SW-FW-RID-21, SW-FW-RID-22, SW-FW-RID-23, SW-FW-RID-28, SW-FW-RID-29, SW-FW-RID-34, SW-FW-RID-55, SW-FW-RID-62, SW-FW-RID-63, SW-FW-RID-66, SW-FW-RID-68. SW-FW-UnitTest-QCC-ID-2에서는 전압→잔량/충전/저전압 상태를 확인한다. 배터리 잔량/전원 상태를 제공하여 LED/자극 알림의 입력을 지원한다. 알림/자극의 최종 실행은 E8300 시스템 경로에서 별도로 확인한다.</w:t>
            </w:r>
          </w:p>
        </w:tc>
      </w:tr>
    </w:tbl>
    <w:p w14:paraId="43454D29" w14:textId="7934CC7D" w:rsidR="001B4428" w:rsidRDefault="001B4428">
      <w:pPr>
        <w:pStyle w:val="TDC40"/>
      </w:pPr>
    </w:p>
    <w:p w14:paraId="54AE0153" w14:textId="6168CB46" w:rsidR="00CE1DB6" w:rsidRDefault="00CE1DB6">
      <w:pPr>
        <w:widowControl/>
        <w:wordWrap/>
        <w:autoSpaceDE/>
        <w:autoSpaceDN/>
        <w:rPr>
          <w:rFonts w:ascii="맑은 고딕" w:eastAsia="맑은 고딕" w:hAnsi="맑은 고딕" w:cs="맑은 고딕"/>
          <w:color w:val="000000"/>
          <w:szCs w:val="20"/>
          <w:lang w:val="ko-KR"/>
        </w:rPr>
      </w:pPr>
      <w:r>
        <w:br w:type="page"/>
      </w:r>
    </w:p>
    <w:p w14:paraId="3275A86B" w14:textId="77777777" w:rsidR="001B4428" w:rsidRDefault="00A42D4D">
      <w:pPr>
        <w:pStyle w:val="TDC4"/>
      </w:pPr>
      <w:r w:rsidRPr="00BB7A53">
        <w:rPr>
          <w:color w:val="C00000"/>
        </w:rPr>
        <w:lastRenderedPageBreak/>
        <w:t>SU-ID-QCC-007 NVM 처리 유닛</w:t>
      </w:r>
    </w:p>
    <w:p w14:paraId="66CACD7C" w14:textId="77777777" w:rsidR="001B4428" w:rsidRDefault="00A42D4D">
      <w:pPr>
        <w:pStyle w:val="TDC40"/>
        <w:keepNext/>
      </w:pPr>
      <w:r w:rsidRPr="00BB7A53">
        <w:rPr>
          <w:color w:val="C00000"/>
        </w:rPr>
        <w:t>Application의 비휘발성 데이터를 식별자와 길이로 접근하여 외부기 설정과 제조 정보를 유지한다.</w:t>
      </w:r>
    </w:p>
    <w:p w14:paraId="0D3A0C3B" w14:textId="77777777" w:rsidR="001B4428" w:rsidRDefault="00A42D4D">
      <w:pPr>
        <w:pStyle w:val="TDC42"/>
      </w:pPr>
      <w:r w:rsidRPr="00BB7A53">
        <w:rPr>
          <w:color w:val="C00000"/>
        </w:rPr>
        <w:t xml:space="preserve">표 </w:t>
      </w:r>
      <w:r w:rsidRPr="00BB7A53">
        <w:rPr>
          <w:color w:val="C00000"/>
        </w:rPr>
        <w:fldChar w:fldCharType="begin"/>
      </w:r>
      <w:r w:rsidRPr="00BB7A53">
        <w:rPr>
          <w:color w:val="C00000"/>
        </w:rPr>
        <w:instrText>SEQ 표 \* ARABIC</w:instrText>
      </w:r>
      <w:r w:rsidRPr="00BB7A53">
        <w:rPr>
          <w:color w:val="C00000"/>
        </w:rPr>
        <w:fldChar w:fldCharType="separate"/>
      </w:r>
      <w:r w:rsidR="001A0C22" w:rsidRPr="00BB7A53">
        <w:rPr>
          <w:noProof/>
          <w:color w:val="C00000"/>
        </w:rPr>
        <w:t>250</w:t>
      </w:r>
      <w:r w:rsidRPr="00BB7A53">
        <w:rPr>
          <w:color w:val="C00000"/>
        </w:rPr>
        <w:fldChar w:fldCharType="end"/>
      </w:r>
      <w:r w:rsidRPr="00BB7A53">
        <w:rPr>
          <w:color w:val="C00000"/>
        </w:rPr>
        <w:t>. NVM 처리 유닛 / 유닛 설계 내용</w:t>
      </w:r>
    </w:p>
    <w:tbl>
      <w:tblPr>
        <w:tblStyle w:val="TDC41"/>
        <w:tblW w:w="8816" w:type="dxa"/>
        <w:tblLayout w:type="fixed"/>
        <w:tblLook w:val="04A0" w:firstRow="1" w:lastRow="0" w:firstColumn="1" w:lastColumn="0" w:noHBand="0" w:noVBand="1"/>
      </w:tblPr>
      <w:tblGrid>
        <w:gridCol w:w="1304"/>
        <w:gridCol w:w="7512"/>
      </w:tblGrid>
      <w:tr w:rsidR="001B4428" w14:paraId="59250D60" w14:textId="77777777" w:rsidTr="001B442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06F3E26B" w14:textId="77777777" w:rsidR="001B4428" w:rsidRDefault="00A42D4D">
            <w:pPr>
              <w:pStyle w:val="TDC0"/>
            </w:pPr>
            <w:r>
              <w:t>항목</w:t>
            </w:r>
          </w:p>
        </w:tc>
        <w:tc>
          <w:tcPr>
            <w:tcW w:w="7512" w:type="dxa"/>
          </w:tcPr>
          <w:p w14:paraId="5541D213" w14:textId="77777777" w:rsidR="001B4428" w:rsidRDefault="00A42D4D">
            <w:pPr>
              <w:pStyle w:val="TDC0"/>
              <w:cnfStyle w:val="100000000000" w:firstRow="1" w:lastRow="0" w:firstColumn="0" w:lastColumn="0" w:oddVBand="0" w:evenVBand="0" w:oddHBand="0" w:evenHBand="0" w:firstRowFirstColumn="0" w:firstRowLastColumn="0" w:lastRowFirstColumn="0" w:lastRowLastColumn="0"/>
            </w:pPr>
            <w:r>
              <w:t>설계 내용</w:t>
            </w:r>
          </w:p>
        </w:tc>
      </w:tr>
      <w:tr w:rsidR="001B4428" w14:paraId="0E222867" w14:textId="77777777" w:rsidTr="001B4428">
        <w:tc>
          <w:tcPr>
            <w:cnfStyle w:val="001000000000" w:firstRow="0" w:lastRow="0" w:firstColumn="1" w:lastColumn="0" w:oddVBand="0" w:evenVBand="0" w:oddHBand="0" w:evenHBand="0" w:firstRowFirstColumn="0" w:firstRowLastColumn="0" w:lastRowFirstColumn="0" w:lastRowLastColumn="0"/>
            <w:tcW w:w="1304" w:type="dxa"/>
          </w:tcPr>
          <w:p w14:paraId="7D7EF9FB" w14:textId="77777777" w:rsidR="001B4428" w:rsidRDefault="00A42D4D">
            <w:pPr>
              <w:pStyle w:val="TDCe"/>
            </w:pPr>
            <w:r>
              <w:t>입력</w:t>
            </w:r>
          </w:p>
        </w:tc>
        <w:tc>
          <w:tcPr>
            <w:tcW w:w="7512" w:type="dxa"/>
          </w:tcPr>
          <w:p w14:paraId="0B4917C9" w14:textId="77777777" w:rsidR="001B4428" w:rsidRDefault="00A42D4D">
            <w:pPr>
              <w:pStyle w:val="TDCf"/>
              <w:cnfStyle w:val="000000000000" w:firstRow="0" w:lastRow="0" w:firstColumn="0" w:lastColumn="0" w:oddVBand="0" w:evenVBand="0" w:oddHBand="0" w:evenHBand="0" w:firstRowFirstColumn="0" w:firstRowLastColumn="0" w:lastRowFirstColumn="0" w:lastRowLastColumn="0"/>
            </w:pPr>
            <w:r w:rsidRPr="00BB7A53">
              <w:rPr>
                <w:color w:val="C00000"/>
              </w:rPr>
              <w:t>NVM 데이터 ID, 길이, 읽기/쓰기 데이터</w:t>
            </w:r>
            <w:r w:rsidRPr="00BB7A53">
              <w:rPr>
                <w:color w:val="C00000"/>
              </w:rPr>
              <w:br/>
              <w:t>외부장치 일련번호, 장치타입, 보안용 난수 및 키 데이터</w:t>
            </w:r>
          </w:p>
        </w:tc>
      </w:tr>
      <w:tr w:rsidR="001B4428" w14:paraId="63CB094A" w14:textId="77777777" w:rsidTr="001B4428">
        <w:tc>
          <w:tcPr>
            <w:cnfStyle w:val="001000000000" w:firstRow="0" w:lastRow="0" w:firstColumn="1" w:lastColumn="0" w:oddVBand="0" w:evenVBand="0" w:oddHBand="0" w:evenHBand="0" w:firstRowFirstColumn="0" w:firstRowLastColumn="0" w:lastRowFirstColumn="0" w:lastRowLastColumn="0"/>
            <w:tcW w:w="1304" w:type="dxa"/>
          </w:tcPr>
          <w:p w14:paraId="4F74BB9A" w14:textId="77777777" w:rsidR="001B4428" w:rsidRDefault="00A42D4D">
            <w:pPr>
              <w:pStyle w:val="TDCe"/>
            </w:pPr>
            <w:r>
              <w:t>출력</w:t>
            </w:r>
          </w:p>
        </w:tc>
        <w:tc>
          <w:tcPr>
            <w:tcW w:w="7512" w:type="dxa"/>
          </w:tcPr>
          <w:p w14:paraId="4C4DE806" w14:textId="77777777" w:rsidR="001B4428" w:rsidRDefault="00A42D4D">
            <w:pPr>
              <w:pStyle w:val="TDCf"/>
              <w:cnfStyle w:val="000000000000" w:firstRow="0" w:lastRow="0" w:firstColumn="0" w:lastColumn="0" w:oddVBand="0" w:evenVBand="0" w:oddHBand="0" w:evenHBand="0" w:firstRowFirstColumn="0" w:firstRowLastColumn="0" w:lastRowFirstColumn="0" w:lastRowLastColumn="0"/>
            </w:pPr>
            <w:r w:rsidRPr="00BB7A53">
              <w:rPr>
                <w:color w:val="C00000"/>
              </w:rPr>
              <w:t>해당 ID의 길이/저장 데이터/쓰기 결과 인터페이스</w:t>
            </w:r>
          </w:p>
        </w:tc>
      </w:tr>
      <w:tr w:rsidR="001B4428" w14:paraId="77989F4B" w14:textId="77777777" w:rsidTr="001B4428">
        <w:tc>
          <w:tcPr>
            <w:cnfStyle w:val="001000000000" w:firstRow="0" w:lastRow="0" w:firstColumn="1" w:lastColumn="0" w:oddVBand="0" w:evenVBand="0" w:oddHBand="0" w:evenHBand="0" w:firstRowFirstColumn="0" w:firstRowLastColumn="0" w:lastRowFirstColumn="0" w:lastRowLastColumn="0"/>
            <w:tcW w:w="1304" w:type="dxa"/>
          </w:tcPr>
          <w:p w14:paraId="7F305749" w14:textId="77777777" w:rsidR="001B4428" w:rsidRDefault="00A42D4D">
            <w:pPr>
              <w:pStyle w:val="TDCe"/>
            </w:pPr>
            <w:r>
              <w:t>처리</w:t>
            </w:r>
          </w:p>
        </w:tc>
        <w:tc>
          <w:tcPr>
            <w:tcW w:w="7512" w:type="dxa"/>
          </w:tcPr>
          <w:p w14:paraId="7C9191F0" w14:textId="77777777" w:rsidR="001B4428" w:rsidRDefault="00A42D4D">
            <w:pPr>
              <w:pStyle w:val="TDCf"/>
              <w:cnfStyle w:val="000000000000" w:firstRow="0" w:lastRow="0" w:firstColumn="0" w:lastColumn="0" w:oddVBand="0" w:evenVBand="0" w:oddHBand="0" w:evenHBand="0" w:firstRowFirstColumn="0" w:firstRowLastColumn="0" w:lastRowFirstColumn="0" w:lastRowLastColumn="0"/>
            </w:pPr>
            <w:r w:rsidRPr="00BB7A53">
              <w:rPr>
                <w:color w:val="C00000"/>
              </w:rPr>
              <w:t>1. 사용가능 NVM 영역에 application data를 매핑한다.</w:t>
            </w:r>
            <w:r w:rsidRPr="00BB7A53">
              <w:rPr>
                <w:color w:val="C00000"/>
              </w:rPr>
              <w:br/>
              <w:t>2. nvm_data_length_get, nvm_data_read, nvm_data_write 인터페이스를 제공한다.</w:t>
            </w:r>
            <w:r w:rsidRPr="00BB7A53">
              <w:rPr>
                <w:color w:val="C00000"/>
              </w:rPr>
              <w:br/>
              <w:t>3. 물리 접근은 시스템/Built-in library가 수행한다.</w:t>
            </w:r>
          </w:p>
        </w:tc>
      </w:tr>
    </w:tbl>
    <w:p w14:paraId="3523EADF" w14:textId="77777777" w:rsidR="001B4428" w:rsidRDefault="001B4428">
      <w:pPr>
        <w:pStyle w:val="TDC40"/>
      </w:pPr>
    </w:p>
    <w:p w14:paraId="3DF632C5" w14:textId="77777777" w:rsidR="001B4428" w:rsidRDefault="00A42D4D">
      <w:pPr>
        <w:pStyle w:val="TDC42"/>
      </w:pPr>
      <w:r w:rsidRPr="00BB7A53">
        <w:rPr>
          <w:color w:val="C00000"/>
        </w:rPr>
        <w:t xml:space="preserve">표 </w:t>
      </w:r>
      <w:r w:rsidRPr="00BB7A53">
        <w:rPr>
          <w:color w:val="C00000"/>
        </w:rPr>
        <w:fldChar w:fldCharType="begin"/>
      </w:r>
      <w:r w:rsidRPr="00BB7A53">
        <w:rPr>
          <w:color w:val="C00000"/>
        </w:rPr>
        <w:instrText>SEQ 표 \* ARABIC</w:instrText>
      </w:r>
      <w:r w:rsidRPr="00BB7A53">
        <w:rPr>
          <w:color w:val="C00000"/>
        </w:rPr>
        <w:fldChar w:fldCharType="separate"/>
      </w:r>
      <w:r w:rsidR="001A0C22" w:rsidRPr="00BB7A53">
        <w:rPr>
          <w:noProof/>
          <w:color w:val="C00000"/>
        </w:rPr>
        <w:t>251</w:t>
      </w:r>
      <w:r w:rsidRPr="00BB7A53">
        <w:rPr>
          <w:color w:val="C00000"/>
        </w:rPr>
        <w:fldChar w:fldCharType="end"/>
      </w:r>
      <w:r w:rsidRPr="00BB7A53">
        <w:rPr>
          <w:color w:val="C00000"/>
        </w:rPr>
        <w:t>. NVM 처리 유닛 / 구현 조건</w:t>
      </w:r>
    </w:p>
    <w:tbl>
      <w:tblPr>
        <w:tblStyle w:val="TDC41"/>
        <w:tblW w:w="8816" w:type="dxa"/>
        <w:tblLayout w:type="fixed"/>
        <w:tblLook w:val="04A0" w:firstRow="1" w:lastRow="0" w:firstColumn="1" w:lastColumn="0" w:noHBand="0" w:noVBand="1"/>
      </w:tblPr>
      <w:tblGrid>
        <w:gridCol w:w="1304"/>
        <w:gridCol w:w="7512"/>
      </w:tblGrid>
      <w:tr w:rsidR="001B4428" w14:paraId="1D20F785" w14:textId="77777777" w:rsidTr="001B442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29068D87" w14:textId="77777777" w:rsidR="001B4428" w:rsidRDefault="00A42D4D">
            <w:pPr>
              <w:pStyle w:val="TDC0"/>
            </w:pPr>
            <w:r>
              <w:t>구분</w:t>
            </w:r>
          </w:p>
        </w:tc>
        <w:tc>
          <w:tcPr>
            <w:tcW w:w="7512" w:type="dxa"/>
          </w:tcPr>
          <w:p w14:paraId="7B704556" w14:textId="77777777" w:rsidR="001B4428" w:rsidRDefault="00A42D4D">
            <w:pPr>
              <w:pStyle w:val="TDC0"/>
              <w:cnfStyle w:val="100000000000" w:firstRow="1" w:lastRow="0" w:firstColumn="0" w:lastColumn="0" w:oddVBand="0" w:evenVBand="0" w:oddHBand="0" w:evenHBand="0" w:firstRowFirstColumn="0" w:firstRowLastColumn="0" w:lastRowFirstColumn="0" w:lastRowLastColumn="0"/>
            </w:pPr>
            <w:r>
              <w:t>구현 조건</w:t>
            </w:r>
          </w:p>
        </w:tc>
      </w:tr>
      <w:tr w:rsidR="001B4428" w14:paraId="7FF9EA23" w14:textId="77777777" w:rsidTr="001B4428">
        <w:tc>
          <w:tcPr>
            <w:cnfStyle w:val="001000000000" w:firstRow="0" w:lastRow="0" w:firstColumn="1" w:lastColumn="0" w:oddVBand="0" w:evenVBand="0" w:oddHBand="0" w:evenHBand="0" w:firstRowFirstColumn="0" w:firstRowLastColumn="0" w:lastRowFirstColumn="0" w:lastRowLastColumn="0"/>
            <w:tcW w:w="1304" w:type="dxa"/>
          </w:tcPr>
          <w:p w14:paraId="14C465C9" w14:textId="77777777" w:rsidR="001B4428" w:rsidRDefault="00A42D4D">
            <w:pPr>
              <w:pStyle w:val="TDCe"/>
            </w:pPr>
            <w:r>
              <w:t>동작 조건</w:t>
            </w:r>
          </w:p>
        </w:tc>
        <w:tc>
          <w:tcPr>
            <w:tcW w:w="7512" w:type="dxa"/>
          </w:tcPr>
          <w:p w14:paraId="4D8199E6" w14:textId="77777777" w:rsidR="001B4428" w:rsidRDefault="00A42D4D">
            <w:pPr>
              <w:pStyle w:val="TDCf"/>
              <w:cnfStyle w:val="000000000000" w:firstRow="0" w:lastRow="0" w:firstColumn="0" w:lastColumn="0" w:oddVBand="0" w:evenVBand="0" w:oddHBand="0" w:evenHBand="0" w:firstRowFirstColumn="0" w:firstRowLastColumn="0" w:lastRowFirstColumn="0" w:lastRowLastColumn="0"/>
            </w:pPr>
            <w:r w:rsidRPr="00BB7A53">
              <w:rPr>
                <w:color w:val="C00000"/>
              </w:rPr>
              <w:t>Application PS 영역의 외부기 일련번호는 TD_PS_KEY_EX_DEV_SERIAL_NUNM으로 읽기/쓰기한다. 시험용 번호를 저장한 뒤 같은 ID에서 읽어 길이와 값을 확인한다.</w:t>
            </w:r>
            <w:r w:rsidRPr="00BB7A53">
              <w:rPr>
                <w:color w:val="C00000"/>
              </w:rPr>
              <w:br/>
              <w:t>보안 키의 역할/권한/암복호화는 보안 NVM과 툴박스에서 처리한다. 일반 NVM 인터페이스의 존재를 키 보호 완료로 판단하지 않는다.</w:t>
            </w:r>
          </w:p>
        </w:tc>
      </w:tr>
      <w:tr w:rsidR="001B4428" w14:paraId="58344DB6" w14:textId="77777777" w:rsidTr="001B4428">
        <w:tc>
          <w:tcPr>
            <w:cnfStyle w:val="001000000000" w:firstRow="0" w:lastRow="0" w:firstColumn="1" w:lastColumn="0" w:oddVBand="0" w:evenVBand="0" w:oddHBand="0" w:evenHBand="0" w:firstRowFirstColumn="0" w:firstRowLastColumn="0" w:lastRowFirstColumn="0" w:lastRowLastColumn="0"/>
            <w:tcW w:w="1304" w:type="dxa"/>
          </w:tcPr>
          <w:p w14:paraId="31983BE6" w14:textId="77777777" w:rsidR="001B4428" w:rsidRDefault="00A42D4D">
            <w:pPr>
              <w:pStyle w:val="TDCe"/>
            </w:pPr>
            <w:r>
              <w:t>요구사항/검증 연결</w:t>
            </w:r>
          </w:p>
        </w:tc>
        <w:tc>
          <w:tcPr>
            <w:tcW w:w="7512" w:type="dxa"/>
          </w:tcPr>
          <w:p w14:paraId="383EB1B5" w14:textId="77777777" w:rsidR="001B4428" w:rsidRDefault="00A42D4D">
            <w:pPr>
              <w:pStyle w:val="TDCf"/>
              <w:cnfStyle w:val="000000000000" w:firstRow="0" w:lastRow="0" w:firstColumn="0" w:lastColumn="0" w:oddVBand="0" w:evenVBand="0" w:oddHBand="0" w:evenHBand="0" w:firstRowFirstColumn="0" w:firstRowLastColumn="0" w:lastRowFirstColumn="0" w:lastRowLastColumn="0"/>
            </w:pPr>
            <w:r w:rsidRPr="00BB7A53">
              <w:rPr>
                <w:color w:val="C00000"/>
              </w:rPr>
              <w:t>상위 요구사항: SW-FW-RID-52, SW-FW-RID-76. SW-FW-UnitTest-QCC-ID-3에서는 외부기 일련번호 PS 매핑/읽기/쓰기를 확인한다.</w:t>
            </w:r>
          </w:p>
        </w:tc>
      </w:tr>
    </w:tbl>
    <w:p w14:paraId="69961A9A" w14:textId="77777777" w:rsidR="001B4428" w:rsidRDefault="001B4428">
      <w:pPr>
        <w:pStyle w:val="TDC40"/>
      </w:pPr>
    </w:p>
    <w:p w14:paraId="3E877DD5" w14:textId="206AB1F3" w:rsidR="001B4428" w:rsidRDefault="00A42D4D">
      <w:pPr>
        <w:pStyle w:val="TDC40"/>
      </w:pPr>
      <w:r>
        <w:rPr>
          <w:color w:val="C00000"/>
          <w:sz w:val="24"/>
          <w:szCs w:val="24"/>
          <w:u w:val="single"/>
        </w:rPr>
        <w:t>[QCC 자료 입력] 데이터별 실제 PS 식별자/길이/바이트 순서/초기값과 읽기/쓰기 실패 처리, 일반 NVM과 보안 NVM의 키 식별자 대응 및 실행 결과를 확인해야 한다.</w:t>
      </w:r>
    </w:p>
    <w:p w14:paraId="6EF31FD4" w14:textId="77777777" w:rsidR="001B4428" w:rsidRDefault="00A42D4D">
      <w:pPr>
        <w:pStyle w:val="TDC3"/>
      </w:pPr>
      <w:bookmarkStart w:id="1020" w:name="_Toc242778314"/>
      <w:r w:rsidRPr="00BB7A53">
        <w:rPr>
          <w:color w:val="C00000"/>
        </w:rPr>
        <w:lastRenderedPageBreak/>
        <w:t>SI-ID-QCC-003 블루투스 모듈</w:t>
      </w:r>
      <w:bookmarkEnd w:id="1020"/>
    </w:p>
    <w:p w14:paraId="001904DA" w14:textId="77777777" w:rsidR="001B4428" w:rsidRDefault="00A42D4D">
      <w:pPr>
        <w:pStyle w:val="TDC30"/>
      </w:pPr>
      <w:r w:rsidRPr="00BB7A53">
        <w:rPr>
          <w:color w:val="C00000"/>
        </w:rPr>
        <w:t>Classic 오디오 송수신과 BLE 광고/연결 및 메시지 전달을 처리한다. 수신 오디오는 I2S로 E8300에 전달하고 전화 통화 중 DMIC2의 음성은 통화 상대에게 송신한다. AUTH service의 전송과 보안 모듈의 인증 계산은 분리한다.</w:t>
      </w:r>
    </w:p>
    <w:p w14:paraId="5ADBC3FC" w14:textId="77777777" w:rsidR="001B4428" w:rsidRDefault="001B4428">
      <w:pPr>
        <w:pStyle w:val="TDC40"/>
      </w:pPr>
    </w:p>
    <w:p w14:paraId="3BFA7B82" w14:textId="77777777" w:rsidR="001B4428" w:rsidRDefault="00A42D4D">
      <w:pPr>
        <w:pStyle w:val="TDC4"/>
      </w:pPr>
      <w:r w:rsidRPr="00BB7A53">
        <w:rPr>
          <w:color w:val="C00000"/>
        </w:rPr>
        <w:t>SU-ID-QCC-008 Bluetooth Classic 유닛</w:t>
      </w:r>
    </w:p>
    <w:p w14:paraId="1360ECFE" w14:textId="77777777" w:rsidR="001B4428" w:rsidRDefault="00A42D4D">
      <w:pPr>
        <w:pStyle w:val="TDC40"/>
        <w:keepNext/>
      </w:pPr>
      <w:r w:rsidRPr="00BB7A53">
        <w:rPr>
          <w:color w:val="C00000"/>
        </w:rPr>
        <w:t>Bluetooth Classic 오디오 연결을 관리하여 수신 오디오는 I2S로 E8300에 전달하고 통화 중 DMIC2 입력은 상대 장치로 송신한다.</w:t>
      </w:r>
    </w:p>
    <w:p w14:paraId="087079AF" w14:textId="77777777" w:rsidR="001B4428" w:rsidRDefault="00A42D4D">
      <w:pPr>
        <w:pStyle w:val="TDC42"/>
      </w:pPr>
      <w:r w:rsidRPr="00BB7A53">
        <w:rPr>
          <w:color w:val="C00000"/>
        </w:rPr>
        <w:t xml:space="preserve">표 </w:t>
      </w:r>
      <w:r w:rsidRPr="00BB7A53">
        <w:rPr>
          <w:color w:val="C00000"/>
        </w:rPr>
        <w:fldChar w:fldCharType="begin"/>
      </w:r>
      <w:r w:rsidRPr="00BB7A53">
        <w:rPr>
          <w:color w:val="C00000"/>
        </w:rPr>
        <w:instrText>SEQ 표 \* ARABIC</w:instrText>
      </w:r>
      <w:r w:rsidRPr="00BB7A53">
        <w:rPr>
          <w:color w:val="C00000"/>
        </w:rPr>
        <w:fldChar w:fldCharType="separate"/>
      </w:r>
      <w:r w:rsidR="001A0C22" w:rsidRPr="00BB7A53">
        <w:rPr>
          <w:noProof/>
          <w:color w:val="C00000"/>
        </w:rPr>
        <w:t>252</w:t>
      </w:r>
      <w:r w:rsidRPr="00BB7A53">
        <w:rPr>
          <w:color w:val="C00000"/>
        </w:rPr>
        <w:fldChar w:fldCharType="end"/>
      </w:r>
      <w:r w:rsidRPr="00BB7A53">
        <w:rPr>
          <w:color w:val="C00000"/>
        </w:rPr>
        <w:t>. Bluetooth Classic 유닛 / 유닛 설계 내용</w:t>
      </w:r>
    </w:p>
    <w:tbl>
      <w:tblPr>
        <w:tblStyle w:val="TDC41"/>
        <w:tblW w:w="8816" w:type="dxa"/>
        <w:tblLayout w:type="fixed"/>
        <w:tblLook w:val="04A0" w:firstRow="1" w:lastRow="0" w:firstColumn="1" w:lastColumn="0" w:noHBand="0" w:noVBand="1"/>
      </w:tblPr>
      <w:tblGrid>
        <w:gridCol w:w="1304"/>
        <w:gridCol w:w="7512"/>
      </w:tblGrid>
      <w:tr w:rsidR="001B4428" w14:paraId="244859EE" w14:textId="77777777" w:rsidTr="001B442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5DF8E4E5" w14:textId="77777777" w:rsidR="001B4428" w:rsidRDefault="00A42D4D">
            <w:pPr>
              <w:pStyle w:val="TDC0"/>
            </w:pPr>
            <w:r>
              <w:t>항목</w:t>
            </w:r>
          </w:p>
        </w:tc>
        <w:tc>
          <w:tcPr>
            <w:tcW w:w="7512" w:type="dxa"/>
          </w:tcPr>
          <w:p w14:paraId="3072197B" w14:textId="77777777" w:rsidR="001B4428" w:rsidRDefault="00A42D4D">
            <w:pPr>
              <w:pStyle w:val="TDC0"/>
              <w:cnfStyle w:val="100000000000" w:firstRow="1" w:lastRow="0" w:firstColumn="0" w:lastColumn="0" w:oddVBand="0" w:evenVBand="0" w:oddHBand="0" w:evenHBand="0" w:firstRowFirstColumn="0" w:firstRowLastColumn="0" w:lastRowFirstColumn="0" w:lastRowLastColumn="0"/>
            </w:pPr>
            <w:r>
              <w:t>설계 내용</w:t>
            </w:r>
          </w:p>
        </w:tc>
      </w:tr>
      <w:tr w:rsidR="001B4428" w14:paraId="53CAB57C" w14:textId="77777777" w:rsidTr="001B4428">
        <w:tc>
          <w:tcPr>
            <w:cnfStyle w:val="001000000000" w:firstRow="0" w:lastRow="0" w:firstColumn="1" w:lastColumn="0" w:oddVBand="0" w:evenVBand="0" w:oddHBand="0" w:evenHBand="0" w:firstRowFirstColumn="0" w:firstRowLastColumn="0" w:lastRowFirstColumn="0" w:lastRowLastColumn="0"/>
            <w:tcW w:w="1304" w:type="dxa"/>
          </w:tcPr>
          <w:p w14:paraId="06AEB590" w14:textId="77777777" w:rsidR="001B4428" w:rsidRDefault="00A42D4D">
            <w:pPr>
              <w:pStyle w:val="TDCe"/>
            </w:pPr>
            <w:r>
              <w:t>입력</w:t>
            </w:r>
          </w:p>
        </w:tc>
        <w:tc>
          <w:tcPr>
            <w:tcW w:w="7512" w:type="dxa"/>
          </w:tcPr>
          <w:p w14:paraId="77780E54" w14:textId="77777777" w:rsidR="001B4428" w:rsidRDefault="00A42D4D">
            <w:pPr>
              <w:pStyle w:val="TDCf"/>
              <w:cnfStyle w:val="000000000000" w:firstRow="0" w:lastRow="0" w:firstColumn="0" w:lastColumn="0" w:oddVBand="0" w:evenVBand="0" w:oddHBand="0" w:evenHBand="0" w:firstRowFirstColumn="0" w:firstRowLastColumn="0" w:lastRowFirstColumn="0" w:lastRowLastColumn="0"/>
            </w:pPr>
            <w:r w:rsidRPr="00BB7A53">
              <w:rPr>
                <w:color w:val="C00000"/>
              </w:rPr>
              <w:t>Bluetooth 활성 상태, pair_req/disconnect_req/audio_disconnect_req</w:t>
            </w:r>
            <w:r w:rsidRPr="00BB7A53">
              <w:rPr>
                <w:color w:val="C00000"/>
              </w:rPr>
              <w:br/>
              <w:t>상대 Classic 장치의 연결/오디오 연결 요청과 수신 오디오</w:t>
            </w:r>
            <w:r w:rsidRPr="00BB7A53">
              <w:rPr>
                <w:color w:val="C00000"/>
              </w:rPr>
              <w:br/>
              <w:t>DMIC2 마이크 입력과 전화 통화 상태</w:t>
            </w:r>
          </w:p>
        </w:tc>
      </w:tr>
      <w:tr w:rsidR="001B4428" w14:paraId="4D9B02EB" w14:textId="77777777" w:rsidTr="001B4428">
        <w:tc>
          <w:tcPr>
            <w:cnfStyle w:val="001000000000" w:firstRow="0" w:lastRow="0" w:firstColumn="1" w:lastColumn="0" w:oddVBand="0" w:evenVBand="0" w:oddHBand="0" w:evenHBand="0" w:firstRowFirstColumn="0" w:firstRowLastColumn="0" w:lastRowFirstColumn="0" w:lastRowLastColumn="0"/>
            <w:tcW w:w="1304" w:type="dxa"/>
          </w:tcPr>
          <w:p w14:paraId="22A13163" w14:textId="77777777" w:rsidR="001B4428" w:rsidRDefault="00A42D4D">
            <w:pPr>
              <w:pStyle w:val="TDCe"/>
            </w:pPr>
            <w:r>
              <w:t>출력</w:t>
            </w:r>
          </w:p>
        </w:tc>
        <w:tc>
          <w:tcPr>
            <w:tcW w:w="7512" w:type="dxa"/>
          </w:tcPr>
          <w:p w14:paraId="1CF0668D" w14:textId="77777777" w:rsidR="001B4428" w:rsidRDefault="00A42D4D">
            <w:pPr>
              <w:pStyle w:val="TDCf"/>
              <w:cnfStyle w:val="000000000000" w:firstRow="0" w:lastRow="0" w:firstColumn="0" w:lastColumn="0" w:oddVBand="0" w:evenVBand="0" w:oddHBand="0" w:evenHBand="0" w:firstRowFirstColumn="0" w:firstRowLastColumn="0" w:lastRowFirstColumn="0" w:lastRowLastColumn="0"/>
            </w:pPr>
            <w:r w:rsidRPr="00BB7A53">
              <w:rPr>
                <w:color w:val="C00000"/>
              </w:rPr>
              <w:t>Classic 및 Audio 연결 상태</w:t>
            </w:r>
            <w:r w:rsidRPr="00BB7A53">
              <w:rPr>
                <w:color w:val="C00000"/>
              </w:rPr>
              <w:br/>
              <w:t>수신 오디오의 I2S 24bit/16kHz 출력과 E8300 오디오 상태 통보</w:t>
            </w:r>
            <w:r w:rsidRPr="00BB7A53">
              <w:rPr>
                <w:color w:val="C00000"/>
              </w:rPr>
              <w:br/>
              <w:t>DMIC2에서 수음한 음성의 Bluetooth 통화 상향 송신</w:t>
            </w:r>
          </w:p>
        </w:tc>
      </w:tr>
      <w:tr w:rsidR="001B4428" w14:paraId="2307384A" w14:textId="77777777" w:rsidTr="001B4428">
        <w:tc>
          <w:tcPr>
            <w:cnfStyle w:val="001000000000" w:firstRow="0" w:lastRow="0" w:firstColumn="1" w:lastColumn="0" w:oddVBand="0" w:evenVBand="0" w:oddHBand="0" w:evenHBand="0" w:firstRowFirstColumn="0" w:firstRowLastColumn="0" w:lastRowFirstColumn="0" w:lastRowLastColumn="0"/>
            <w:tcW w:w="1304" w:type="dxa"/>
          </w:tcPr>
          <w:p w14:paraId="4ECBC717" w14:textId="77777777" w:rsidR="001B4428" w:rsidRDefault="00A42D4D">
            <w:pPr>
              <w:pStyle w:val="TDCe"/>
            </w:pPr>
            <w:r>
              <w:t>처리</w:t>
            </w:r>
          </w:p>
        </w:tc>
        <w:tc>
          <w:tcPr>
            <w:tcW w:w="7512" w:type="dxa"/>
          </w:tcPr>
          <w:p w14:paraId="7AA18F66" w14:textId="77777777" w:rsidR="001B4428" w:rsidRDefault="00A42D4D">
            <w:pPr>
              <w:pStyle w:val="TDCf"/>
              <w:cnfStyle w:val="000000000000" w:firstRow="0" w:lastRow="0" w:firstColumn="0" w:lastColumn="0" w:oddVBand="0" w:evenVBand="0" w:oddHBand="0" w:evenHBand="0" w:firstRowFirstColumn="0" w:firstRowLastColumn="0" w:lastRowFirstColumn="0" w:lastRowLastColumn="0"/>
            </w:pPr>
            <w:r w:rsidRPr="00BB7A53">
              <w:rPr>
                <w:color w:val="C00000"/>
              </w:rPr>
              <w:t>1. Bluetooth 비활성 상태이면 연결/페어링 요청을 처리하지 않는다.</w:t>
            </w:r>
            <w:r w:rsidRPr="00BB7A53">
              <w:rPr>
                <w:color w:val="C00000"/>
              </w:rPr>
              <w:br/>
              <w:t>2. Pairable 상태를 유지하여 상대 장치가 검색/페어링할 수 있게 하고 페어링 완료 또는 제한 시간 경과 후 해제한다.</w:t>
            </w:r>
            <w:r w:rsidRPr="00BB7A53">
              <w:rPr>
                <w:color w:val="C00000"/>
              </w:rPr>
              <w:br/>
              <w:t>3. Classic/Audio 연결이 성립하면 수신 오디오를 I2S 24bit/16kHz로 E8300 CFX에 전달한다.</w:t>
            </w:r>
            <w:r w:rsidRPr="00BB7A53">
              <w:rPr>
                <w:color w:val="C00000"/>
              </w:rPr>
              <w:br/>
              <w:t>4. 전화 통화 시 QCC에 연결된 DMIC2의 음성을 수음하여 통화 상대에게 송신한다. DMIC2는 E8300에도 연결되며 QCC→E8300 I2S 하향과 마이크 상향은 별도 경로이다.</w:t>
            </w:r>
            <w:r w:rsidRPr="00BB7A53">
              <w:rPr>
                <w:color w:val="C00000"/>
              </w:rPr>
              <w:br/>
              <w:t>5. Classic 해제 요청은 Audio 연결도 해제한다. Audio만 해제할 때는 Classic 연결 상태를 유지한다.</w:t>
            </w:r>
          </w:p>
        </w:tc>
      </w:tr>
    </w:tbl>
    <w:p w14:paraId="670728A7" w14:textId="77777777" w:rsidR="001B4428" w:rsidRDefault="001B4428">
      <w:pPr>
        <w:pStyle w:val="TDC40"/>
      </w:pPr>
    </w:p>
    <w:p w14:paraId="18AF6A3C" w14:textId="77777777" w:rsidR="001B4428" w:rsidRDefault="00A42D4D">
      <w:pPr>
        <w:pStyle w:val="TDC42"/>
      </w:pPr>
      <w:r w:rsidRPr="00BB7A53">
        <w:rPr>
          <w:color w:val="C00000"/>
        </w:rPr>
        <w:lastRenderedPageBreak/>
        <w:t xml:space="preserve">표 </w:t>
      </w:r>
      <w:r w:rsidRPr="00BB7A53">
        <w:rPr>
          <w:color w:val="C00000"/>
        </w:rPr>
        <w:fldChar w:fldCharType="begin"/>
      </w:r>
      <w:r w:rsidRPr="00BB7A53">
        <w:rPr>
          <w:color w:val="C00000"/>
        </w:rPr>
        <w:instrText>SEQ 표 \* ARABIC</w:instrText>
      </w:r>
      <w:r w:rsidRPr="00BB7A53">
        <w:rPr>
          <w:color w:val="C00000"/>
        </w:rPr>
        <w:fldChar w:fldCharType="separate"/>
      </w:r>
      <w:r w:rsidR="001A0C22" w:rsidRPr="00BB7A53">
        <w:rPr>
          <w:noProof/>
          <w:color w:val="C00000"/>
        </w:rPr>
        <w:t>253</w:t>
      </w:r>
      <w:r w:rsidRPr="00BB7A53">
        <w:rPr>
          <w:color w:val="C00000"/>
        </w:rPr>
        <w:fldChar w:fldCharType="end"/>
      </w:r>
      <w:r w:rsidRPr="00BB7A53">
        <w:rPr>
          <w:color w:val="C00000"/>
        </w:rPr>
        <w:t>. Bluetooth Classic 유닛 / 구현 조건</w:t>
      </w:r>
    </w:p>
    <w:tbl>
      <w:tblPr>
        <w:tblStyle w:val="TDC41"/>
        <w:tblW w:w="8816" w:type="dxa"/>
        <w:tblLayout w:type="fixed"/>
        <w:tblLook w:val="04A0" w:firstRow="1" w:lastRow="0" w:firstColumn="1" w:lastColumn="0" w:noHBand="0" w:noVBand="1"/>
      </w:tblPr>
      <w:tblGrid>
        <w:gridCol w:w="1304"/>
        <w:gridCol w:w="7512"/>
      </w:tblGrid>
      <w:tr w:rsidR="001B4428" w14:paraId="62410ACD" w14:textId="77777777" w:rsidTr="001B442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1C8B31ED" w14:textId="77777777" w:rsidR="001B4428" w:rsidRDefault="00A42D4D">
            <w:pPr>
              <w:pStyle w:val="TDC0"/>
            </w:pPr>
            <w:r>
              <w:t>구분</w:t>
            </w:r>
          </w:p>
        </w:tc>
        <w:tc>
          <w:tcPr>
            <w:tcW w:w="7512" w:type="dxa"/>
          </w:tcPr>
          <w:p w14:paraId="2307186E" w14:textId="77777777" w:rsidR="001B4428" w:rsidRDefault="00A42D4D">
            <w:pPr>
              <w:pStyle w:val="TDC0"/>
              <w:cnfStyle w:val="100000000000" w:firstRow="1" w:lastRow="0" w:firstColumn="0" w:lastColumn="0" w:oddVBand="0" w:evenVBand="0" w:oddHBand="0" w:evenHBand="0" w:firstRowFirstColumn="0" w:firstRowLastColumn="0" w:lastRowFirstColumn="0" w:lastRowLastColumn="0"/>
            </w:pPr>
            <w:r>
              <w:t>구현 조건</w:t>
            </w:r>
          </w:p>
        </w:tc>
      </w:tr>
      <w:tr w:rsidR="001B4428" w14:paraId="0C452092" w14:textId="77777777" w:rsidTr="001B4428">
        <w:tc>
          <w:tcPr>
            <w:cnfStyle w:val="001000000000" w:firstRow="0" w:lastRow="0" w:firstColumn="1" w:lastColumn="0" w:oddVBand="0" w:evenVBand="0" w:oddHBand="0" w:evenHBand="0" w:firstRowFirstColumn="0" w:firstRowLastColumn="0" w:lastRowFirstColumn="0" w:lastRowLastColumn="0"/>
            <w:tcW w:w="1304" w:type="dxa"/>
          </w:tcPr>
          <w:p w14:paraId="74484851" w14:textId="77777777" w:rsidR="001B4428" w:rsidRDefault="00A42D4D">
            <w:pPr>
              <w:pStyle w:val="TDCe"/>
            </w:pPr>
            <w:r>
              <w:t>동작 조건</w:t>
            </w:r>
          </w:p>
        </w:tc>
        <w:tc>
          <w:tcPr>
            <w:tcW w:w="7512" w:type="dxa"/>
          </w:tcPr>
          <w:p w14:paraId="140B3035" w14:textId="77777777" w:rsidR="001B4428" w:rsidRDefault="00A42D4D">
            <w:pPr>
              <w:pStyle w:val="TDCf"/>
              <w:cnfStyle w:val="000000000000" w:firstRow="0" w:lastRow="0" w:firstColumn="0" w:lastColumn="0" w:oddVBand="0" w:evenVBand="0" w:oddHBand="0" w:evenHBand="0" w:firstRowFirstColumn="0" w:firstRowLastColumn="0" w:lastRowFirstColumn="0" w:lastRowLastColumn="0"/>
            </w:pPr>
            <w:r w:rsidRPr="00BB7A53">
              <w:rPr>
                <w:color w:val="C00000"/>
              </w:rPr>
              <w:t>SU-ID-QCC-003의 Standalone/TWS 구성에 따라 수신 오디오 L/R을 처리한다. I2S 시작/중단은 PIO의 입력 유효 표시와 0x36 오디오 상태에 연결한다.</w:t>
            </w:r>
            <w:r w:rsidRPr="00BB7A53">
              <w:rPr>
                <w:color w:val="C00000"/>
              </w:rPr>
              <w:br/>
              <w:t>수신→I2S→E8300 처리와 DMIC2→QCC→통화 상대 송신은 SW-FW-RID-69의 서로 다른 방향이다. 시스템 시험 ID69와 ID82는 각 방향의 결과를 별도로 비교한다.</w:t>
            </w:r>
          </w:p>
        </w:tc>
      </w:tr>
      <w:tr w:rsidR="001B4428" w14:paraId="6EF33B49" w14:textId="77777777" w:rsidTr="001B4428">
        <w:tc>
          <w:tcPr>
            <w:cnfStyle w:val="001000000000" w:firstRow="0" w:lastRow="0" w:firstColumn="1" w:lastColumn="0" w:oddVBand="0" w:evenVBand="0" w:oddHBand="0" w:evenHBand="0" w:firstRowFirstColumn="0" w:firstRowLastColumn="0" w:lastRowFirstColumn="0" w:lastRowLastColumn="0"/>
            <w:tcW w:w="1304" w:type="dxa"/>
          </w:tcPr>
          <w:p w14:paraId="52FF472C" w14:textId="77777777" w:rsidR="001B4428" w:rsidRDefault="00A42D4D">
            <w:pPr>
              <w:pStyle w:val="TDCe"/>
            </w:pPr>
            <w:r>
              <w:t>요구사항/검증 연결</w:t>
            </w:r>
          </w:p>
        </w:tc>
        <w:tc>
          <w:tcPr>
            <w:tcW w:w="7512" w:type="dxa"/>
          </w:tcPr>
          <w:p w14:paraId="265A3D6D" w14:textId="1B4A1B5F" w:rsidR="001B4428" w:rsidRDefault="00A42D4D">
            <w:pPr>
              <w:pStyle w:val="TDCf"/>
              <w:cnfStyle w:val="000000000000" w:firstRow="0" w:lastRow="0" w:firstColumn="0" w:lastColumn="0" w:oddVBand="0" w:evenVBand="0" w:oddHBand="0" w:evenHBand="0" w:firstRowFirstColumn="0" w:firstRowLastColumn="0" w:lastRowFirstColumn="0" w:lastRowLastColumn="0"/>
            </w:pPr>
            <w:r w:rsidRPr="00BB7A53">
              <w:rPr>
                <w:color w:val="C00000"/>
              </w:rPr>
              <w:t>상위 요구사항: SW-FW-RID-15, SW-FW-RID-16, SW-FW-RID-69. SW-FW-UnitTest-QCC-ID-10에서는 Classic 페어링/연결, 시험 스피커/양이 및 I2S 하향 경로를 확인한다. SW-FW-UnitTest-QCC-ID-8에서는 부착/탈착 시 BLE/Classic 검색/연결 활성화를 연계 지원으로 확인한다.</w:t>
            </w:r>
          </w:p>
        </w:tc>
      </w:tr>
    </w:tbl>
    <w:p w14:paraId="3F73B97D" w14:textId="77777777" w:rsidR="001B4428" w:rsidRDefault="001B4428">
      <w:pPr>
        <w:pStyle w:val="TDC40"/>
        <w:rPr>
          <w:rFonts w:hint="eastAsia"/>
        </w:rPr>
      </w:pPr>
    </w:p>
    <w:p w14:paraId="559FBA4A" w14:textId="77777777" w:rsidR="001B4428" w:rsidRDefault="00A42D4D">
      <w:pPr>
        <w:pStyle w:val="TDC4"/>
      </w:pPr>
      <w:r w:rsidRPr="00BB7A53">
        <w:rPr>
          <w:color w:val="C00000"/>
        </w:rPr>
        <w:t>SU-ID-QCC-009 BLE 유닛</w:t>
      </w:r>
    </w:p>
    <w:p w14:paraId="6BBA8677" w14:textId="77777777" w:rsidR="001B4428" w:rsidRDefault="00A42D4D">
      <w:pPr>
        <w:pStyle w:val="TDC40"/>
        <w:keepNext/>
      </w:pPr>
      <w:r w:rsidRPr="00BB7A53">
        <w:rPr>
          <w:color w:val="C00000"/>
        </w:rPr>
        <w:t>BLE 광고와 연결 상태를 관리하여 외부 앱이 장치를 식별하고 인증/데이터 서비스에 접근할 수 있게 한다.</w:t>
      </w:r>
    </w:p>
    <w:p w14:paraId="6DC57E69" w14:textId="77777777" w:rsidR="001B4428" w:rsidRDefault="00A42D4D">
      <w:pPr>
        <w:pStyle w:val="TDC42"/>
      </w:pPr>
      <w:r w:rsidRPr="00BB7A53">
        <w:rPr>
          <w:color w:val="C00000"/>
        </w:rPr>
        <w:t xml:space="preserve">표 </w:t>
      </w:r>
      <w:r w:rsidRPr="00BB7A53">
        <w:rPr>
          <w:color w:val="C00000"/>
        </w:rPr>
        <w:fldChar w:fldCharType="begin"/>
      </w:r>
      <w:r w:rsidRPr="00BB7A53">
        <w:rPr>
          <w:color w:val="C00000"/>
        </w:rPr>
        <w:instrText>SEQ 표 \* ARABIC</w:instrText>
      </w:r>
      <w:r w:rsidRPr="00BB7A53">
        <w:rPr>
          <w:color w:val="C00000"/>
        </w:rPr>
        <w:fldChar w:fldCharType="separate"/>
      </w:r>
      <w:r w:rsidR="001A0C22" w:rsidRPr="00BB7A53">
        <w:rPr>
          <w:noProof/>
          <w:color w:val="C00000"/>
        </w:rPr>
        <w:t>254</w:t>
      </w:r>
      <w:r w:rsidRPr="00BB7A53">
        <w:rPr>
          <w:color w:val="C00000"/>
        </w:rPr>
        <w:fldChar w:fldCharType="end"/>
      </w:r>
      <w:r w:rsidRPr="00BB7A53">
        <w:rPr>
          <w:color w:val="C00000"/>
        </w:rPr>
        <w:t>. BLE 유닛 / 유닛 설계 내용</w:t>
      </w:r>
    </w:p>
    <w:tbl>
      <w:tblPr>
        <w:tblStyle w:val="TDC41"/>
        <w:tblW w:w="8816" w:type="dxa"/>
        <w:tblLayout w:type="fixed"/>
        <w:tblLook w:val="04A0" w:firstRow="1" w:lastRow="0" w:firstColumn="1" w:lastColumn="0" w:noHBand="0" w:noVBand="1"/>
      </w:tblPr>
      <w:tblGrid>
        <w:gridCol w:w="1304"/>
        <w:gridCol w:w="7512"/>
      </w:tblGrid>
      <w:tr w:rsidR="001B4428" w14:paraId="753E670D" w14:textId="77777777" w:rsidTr="001B442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4C8F73A9" w14:textId="77777777" w:rsidR="001B4428" w:rsidRDefault="00A42D4D">
            <w:pPr>
              <w:pStyle w:val="TDC0"/>
            </w:pPr>
            <w:r>
              <w:t>항목</w:t>
            </w:r>
          </w:p>
        </w:tc>
        <w:tc>
          <w:tcPr>
            <w:tcW w:w="7512" w:type="dxa"/>
          </w:tcPr>
          <w:p w14:paraId="3654FB6D" w14:textId="77777777" w:rsidR="001B4428" w:rsidRDefault="00A42D4D">
            <w:pPr>
              <w:pStyle w:val="TDC0"/>
              <w:cnfStyle w:val="100000000000" w:firstRow="1" w:lastRow="0" w:firstColumn="0" w:lastColumn="0" w:oddVBand="0" w:evenVBand="0" w:oddHBand="0" w:evenHBand="0" w:firstRowFirstColumn="0" w:firstRowLastColumn="0" w:lastRowFirstColumn="0" w:lastRowLastColumn="0"/>
            </w:pPr>
            <w:r>
              <w:t>설계 내용</w:t>
            </w:r>
          </w:p>
        </w:tc>
      </w:tr>
      <w:tr w:rsidR="001B4428" w14:paraId="6BC77B0D" w14:textId="77777777" w:rsidTr="001B4428">
        <w:tc>
          <w:tcPr>
            <w:cnfStyle w:val="001000000000" w:firstRow="0" w:lastRow="0" w:firstColumn="1" w:lastColumn="0" w:oddVBand="0" w:evenVBand="0" w:oddHBand="0" w:evenHBand="0" w:firstRowFirstColumn="0" w:firstRowLastColumn="0" w:lastRowFirstColumn="0" w:lastRowLastColumn="0"/>
            <w:tcW w:w="1304" w:type="dxa"/>
          </w:tcPr>
          <w:p w14:paraId="7604517C" w14:textId="77777777" w:rsidR="001B4428" w:rsidRDefault="00A42D4D">
            <w:pPr>
              <w:pStyle w:val="TDCe"/>
            </w:pPr>
            <w:r>
              <w:t>입력</w:t>
            </w:r>
          </w:p>
        </w:tc>
        <w:tc>
          <w:tcPr>
            <w:tcW w:w="7512" w:type="dxa"/>
          </w:tcPr>
          <w:p w14:paraId="1EB6F451" w14:textId="77777777" w:rsidR="001B4428" w:rsidRDefault="00A42D4D">
            <w:pPr>
              <w:pStyle w:val="TDCf"/>
              <w:cnfStyle w:val="000000000000" w:firstRow="0" w:lastRow="0" w:firstColumn="0" w:lastColumn="0" w:oddVBand="0" w:evenVBand="0" w:oddHBand="0" w:evenHBand="0" w:firstRowFirstColumn="0" w:firstRowLastColumn="0" w:lastRowFirstColumn="0" w:lastRowLastColumn="0"/>
            </w:pPr>
            <w:r w:rsidRPr="00BB7A53">
              <w:rPr>
                <w:color w:val="C00000"/>
              </w:rPr>
              <w:t>Bluetooth 활성상태</w:t>
            </w:r>
            <w:r w:rsidRPr="00BB7A53">
              <w:rPr>
                <w:color w:val="C00000"/>
              </w:rPr>
              <w:br/>
              <w:t>장치 이름/일련번호, local/secondary 배터리 및 충전 정보</w:t>
            </w:r>
            <w:r w:rsidRPr="00BB7A53">
              <w:rPr>
                <w:color w:val="C00000"/>
              </w:rPr>
              <w:br/>
              <w:t>BLE 연결/광고 요청</w:t>
            </w:r>
          </w:p>
        </w:tc>
      </w:tr>
      <w:tr w:rsidR="001B4428" w14:paraId="7014BA84" w14:textId="77777777" w:rsidTr="001B4428">
        <w:tc>
          <w:tcPr>
            <w:cnfStyle w:val="001000000000" w:firstRow="0" w:lastRow="0" w:firstColumn="1" w:lastColumn="0" w:oddVBand="0" w:evenVBand="0" w:oddHBand="0" w:evenHBand="0" w:firstRowFirstColumn="0" w:firstRowLastColumn="0" w:lastRowFirstColumn="0" w:lastRowLastColumn="0"/>
            <w:tcW w:w="1304" w:type="dxa"/>
          </w:tcPr>
          <w:p w14:paraId="5EC88154" w14:textId="77777777" w:rsidR="001B4428" w:rsidRDefault="00A42D4D">
            <w:pPr>
              <w:pStyle w:val="TDCe"/>
            </w:pPr>
            <w:r>
              <w:t>출력</w:t>
            </w:r>
          </w:p>
        </w:tc>
        <w:tc>
          <w:tcPr>
            <w:tcW w:w="7512" w:type="dxa"/>
          </w:tcPr>
          <w:p w14:paraId="4D166B07" w14:textId="77777777" w:rsidR="001B4428" w:rsidRDefault="00A42D4D">
            <w:pPr>
              <w:pStyle w:val="TDCf"/>
              <w:cnfStyle w:val="000000000000" w:firstRow="0" w:lastRow="0" w:firstColumn="0" w:lastColumn="0" w:oddVBand="0" w:evenVBand="0" w:oddHBand="0" w:evenHBand="0" w:firstRowFirstColumn="0" w:firstRowLastColumn="0" w:lastRowFirstColumn="0" w:lastRowLastColumn="0"/>
            </w:pPr>
            <w:r w:rsidRPr="00BB7A53">
              <w:rPr>
                <w:color w:val="C00000"/>
              </w:rPr>
              <w:t>Advertising/Scan response data</w:t>
            </w:r>
            <w:r w:rsidRPr="00BB7A53">
              <w:rPr>
                <w:color w:val="C00000"/>
              </w:rPr>
              <w:br/>
              <w:t>BLE 연결상태와 AUTH service 데이터 전달</w:t>
            </w:r>
          </w:p>
        </w:tc>
      </w:tr>
      <w:tr w:rsidR="001B4428" w14:paraId="2A5918FC" w14:textId="77777777" w:rsidTr="001B4428">
        <w:tc>
          <w:tcPr>
            <w:cnfStyle w:val="001000000000" w:firstRow="0" w:lastRow="0" w:firstColumn="1" w:lastColumn="0" w:oddVBand="0" w:evenVBand="0" w:oddHBand="0" w:evenHBand="0" w:firstRowFirstColumn="0" w:firstRowLastColumn="0" w:lastRowFirstColumn="0" w:lastRowLastColumn="0"/>
            <w:tcW w:w="1304" w:type="dxa"/>
          </w:tcPr>
          <w:p w14:paraId="66444506" w14:textId="77777777" w:rsidR="001B4428" w:rsidRDefault="00A42D4D">
            <w:pPr>
              <w:pStyle w:val="TDCe"/>
            </w:pPr>
            <w:r>
              <w:t>처리</w:t>
            </w:r>
          </w:p>
        </w:tc>
        <w:tc>
          <w:tcPr>
            <w:tcW w:w="7512" w:type="dxa"/>
          </w:tcPr>
          <w:p w14:paraId="6418E6BF" w14:textId="77777777" w:rsidR="001B4428" w:rsidRDefault="00A42D4D">
            <w:pPr>
              <w:pStyle w:val="TDCf"/>
              <w:cnfStyle w:val="000000000000" w:firstRow="0" w:lastRow="0" w:firstColumn="0" w:lastColumn="0" w:oddVBand="0" w:evenVBand="0" w:oddHBand="0" w:evenHBand="0" w:firstRowFirstColumn="0" w:firstRowLastColumn="0" w:lastRowFirstColumn="0" w:lastRowLastColumn="0"/>
            </w:pPr>
            <w:r w:rsidRPr="00BB7A53">
              <w:rPr>
                <w:color w:val="C00000"/>
              </w:rPr>
              <w:t>1. Bluetooth 비활성 상태이면 BLE 검색/연결 요청을 처리하지 않는다.</w:t>
            </w:r>
            <w:r w:rsidRPr="00BB7A53">
              <w:rPr>
                <w:color w:val="C00000"/>
              </w:rPr>
              <w:br/>
              <w:t>2. Advertising에는 Complete Local Name과 Flags를, Scan response에는 Appearance/Flags/Manufacturer specific data를 구성한다.</w:t>
            </w:r>
            <w:r w:rsidRPr="00BB7A53">
              <w:rPr>
                <w:color w:val="C00000"/>
              </w:rPr>
              <w:br/>
              <w:t>3. Appearance는 Cochlear Implant로 설정하고 manufacturer data에는 현재 장치와 TWS peer의 배터리/연결 상태를 포함한다. 잔량 변화에 맞춰 갱신한다.</w:t>
            </w:r>
            <w:r w:rsidRPr="00BB7A53">
              <w:rPr>
                <w:color w:val="C00000"/>
              </w:rPr>
              <w:br/>
            </w:r>
            <w:r w:rsidRPr="00BB7A53">
              <w:rPr>
                <w:color w:val="C00000"/>
              </w:rPr>
              <w:lastRenderedPageBreak/>
              <w:t>4. 동시에 BLE 연결 1개를 허용하고 연결 상태를 시스템 상태에 전달한다. 페어링 후 AUTH service와 보안 모듈을 통해 자체 인증을 진행한다.</w:t>
            </w:r>
            <w:r w:rsidRPr="00BB7A53">
              <w:rPr>
                <w:color w:val="C00000"/>
              </w:rPr>
              <w:br/>
              <w:t>5. BLE 데이터 송수신이 3분(180초) 동안 없으면 연결을 해제한다. 제어 명령 미수신 조건과 송수신 감시 조건은 같은 타이머로 임의 치환하지 않는다.</w:t>
            </w:r>
          </w:p>
        </w:tc>
      </w:tr>
    </w:tbl>
    <w:p w14:paraId="37204F18" w14:textId="77777777" w:rsidR="001B4428" w:rsidRDefault="001B4428">
      <w:pPr>
        <w:pStyle w:val="TDC40"/>
      </w:pPr>
    </w:p>
    <w:p w14:paraId="6D87137F" w14:textId="77777777" w:rsidR="001B4428" w:rsidRDefault="00A42D4D">
      <w:pPr>
        <w:pStyle w:val="TDC42"/>
      </w:pPr>
      <w:r w:rsidRPr="00BB7A53">
        <w:rPr>
          <w:color w:val="C00000"/>
        </w:rPr>
        <w:t xml:space="preserve">표 </w:t>
      </w:r>
      <w:r w:rsidRPr="00BB7A53">
        <w:rPr>
          <w:color w:val="C00000"/>
        </w:rPr>
        <w:fldChar w:fldCharType="begin"/>
      </w:r>
      <w:r w:rsidRPr="00BB7A53">
        <w:rPr>
          <w:color w:val="C00000"/>
        </w:rPr>
        <w:instrText>SEQ 표 \* ARABIC</w:instrText>
      </w:r>
      <w:r w:rsidRPr="00BB7A53">
        <w:rPr>
          <w:color w:val="C00000"/>
        </w:rPr>
        <w:fldChar w:fldCharType="separate"/>
      </w:r>
      <w:r w:rsidR="001A0C22" w:rsidRPr="00BB7A53">
        <w:rPr>
          <w:noProof/>
          <w:color w:val="C00000"/>
        </w:rPr>
        <w:t>255</w:t>
      </w:r>
      <w:r w:rsidRPr="00BB7A53">
        <w:rPr>
          <w:color w:val="C00000"/>
        </w:rPr>
        <w:fldChar w:fldCharType="end"/>
      </w:r>
      <w:r w:rsidRPr="00BB7A53">
        <w:rPr>
          <w:color w:val="C00000"/>
        </w:rPr>
        <w:t>. BLE 유닛 / 구현 조건</w:t>
      </w:r>
    </w:p>
    <w:tbl>
      <w:tblPr>
        <w:tblStyle w:val="TDC41"/>
        <w:tblW w:w="8816" w:type="dxa"/>
        <w:tblLayout w:type="fixed"/>
        <w:tblLook w:val="04A0" w:firstRow="1" w:lastRow="0" w:firstColumn="1" w:lastColumn="0" w:noHBand="0" w:noVBand="1"/>
      </w:tblPr>
      <w:tblGrid>
        <w:gridCol w:w="1304"/>
        <w:gridCol w:w="7512"/>
      </w:tblGrid>
      <w:tr w:rsidR="001B4428" w14:paraId="1D310E79" w14:textId="77777777" w:rsidTr="001B442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7203EFC9" w14:textId="77777777" w:rsidR="001B4428" w:rsidRDefault="00A42D4D">
            <w:pPr>
              <w:pStyle w:val="TDC0"/>
            </w:pPr>
            <w:r>
              <w:t>구분</w:t>
            </w:r>
          </w:p>
        </w:tc>
        <w:tc>
          <w:tcPr>
            <w:tcW w:w="7512" w:type="dxa"/>
          </w:tcPr>
          <w:p w14:paraId="1C12ED94" w14:textId="77777777" w:rsidR="001B4428" w:rsidRDefault="00A42D4D">
            <w:pPr>
              <w:pStyle w:val="TDC0"/>
              <w:cnfStyle w:val="100000000000" w:firstRow="1" w:lastRow="0" w:firstColumn="0" w:lastColumn="0" w:oddVBand="0" w:evenVBand="0" w:oddHBand="0" w:evenHBand="0" w:firstRowFirstColumn="0" w:firstRowLastColumn="0" w:lastRowFirstColumn="0" w:lastRowLastColumn="0"/>
            </w:pPr>
            <w:r>
              <w:t>구현 조건</w:t>
            </w:r>
          </w:p>
        </w:tc>
      </w:tr>
      <w:tr w:rsidR="001B4428" w14:paraId="4F3925A2" w14:textId="77777777" w:rsidTr="001B4428">
        <w:tc>
          <w:tcPr>
            <w:cnfStyle w:val="001000000000" w:firstRow="0" w:lastRow="0" w:firstColumn="1" w:lastColumn="0" w:oddVBand="0" w:evenVBand="0" w:oddHBand="0" w:evenHBand="0" w:firstRowFirstColumn="0" w:firstRowLastColumn="0" w:lastRowFirstColumn="0" w:lastRowLastColumn="0"/>
            <w:tcW w:w="1304" w:type="dxa"/>
          </w:tcPr>
          <w:p w14:paraId="7E050B46" w14:textId="77777777" w:rsidR="001B4428" w:rsidRDefault="00A42D4D">
            <w:pPr>
              <w:pStyle w:val="TDCe"/>
            </w:pPr>
            <w:r>
              <w:t>동작 조건</w:t>
            </w:r>
          </w:p>
        </w:tc>
        <w:tc>
          <w:tcPr>
            <w:tcW w:w="7512" w:type="dxa"/>
          </w:tcPr>
          <w:p w14:paraId="228E7C09" w14:textId="77777777" w:rsidR="001B4428" w:rsidRDefault="00A42D4D">
            <w:pPr>
              <w:pStyle w:val="TDCf"/>
              <w:cnfStyle w:val="000000000000" w:firstRow="0" w:lastRow="0" w:firstColumn="0" w:lastColumn="0" w:oddVBand="0" w:evenVBand="0" w:oddHBand="0" w:evenHBand="0" w:firstRowFirstColumn="0" w:firstRowLastColumn="0" w:lastRowFirstColumn="0" w:lastRowLastColumn="0"/>
            </w:pPr>
            <w:r w:rsidRPr="00BB7A53">
              <w:rPr>
                <w:color w:val="C00000"/>
              </w:rPr>
              <w:t>연결/해제와 잔량 갱신을 각각 광고/scan response와 장치 상태에 반영한다. TWS peer의 값은 현재 장치 값과 구분한다.</w:t>
            </w:r>
            <w:r w:rsidRPr="00BB7A53">
              <w:rPr>
                <w:color w:val="C00000"/>
              </w:rPr>
              <w:br/>
              <w:t>BLE 링크 AES-CCM 보호, CRA 인증값 계산과 저장 데이터 암호화는 서로 다른 보호 경로이다.</w:t>
            </w:r>
          </w:p>
        </w:tc>
      </w:tr>
      <w:tr w:rsidR="001B4428" w14:paraId="0E52D236" w14:textId="77777777" w:rsidTr="001B4428">
        <w:tc>
          <w:tcPr>
            <w:cnfStyle w:val="001000000000" w:firstRow="0" w:lastRow="0" w:firstColumn="1" w:lastColumn="0" w:oddVBand="0" w:evenVBand="0" w:oddHBand="0" w:evenHBand="0" w:firstRowFirstColumn="0" w:firstRowLastColumn="0" w:lastRowFirstColumn="0" w:lastRowLastColumn="0"/>
            <w:tcW w:w="1304" w:type="dxa"/>
          </w:tcPr>
          <w:p w14:paraId="5E6592D0" w14:textId="77777777" w:rsidR="001B4428" w:rsidRDefault="00A42D4D">
            <w:pPr>
              <w:pStyle w:val="TDCe"/>
            </w:pPr>
            <w:r>
              <w:t>요구사항/검증 연결</w:t>
            </w:r>
          </w:p>
        </w:tc>
        <w:tc>
          <w:tcPr>
            <w:tcW w:w="7512" w:type="dxa"/>
          </w:tcPr>
          <w:p w14:paraId="79BE2308" w14:textId="5794B7E0" w:rsidR="001B4428" w:rsidRDefault="00A42D4D">
            <w:pPr>
              <w:pStyle w:val="TDCf"/>
              <w:cnfStyle w:val="000000000000" w:firstRow="0" w:lastRow="0" w:firstColumn="0" w:lastColumn="0" w:oddVBand="0" w:evenVBand="0" w:oddHBand="0" w:evenHBand="0" w:firstRowFirstColumn="0" w:firstRowLastColumn="0" w:lastRowFirstColumn="0" w:lastRowLastColumn="0"/>
            </w:pPr>
            <w:r w:rsidRPr="00BB7A53">
              <w:rPr>
                <w:color w:val="C00000"/>
              </w:rPr>
              <w:t>상위 요구사항: SW-FW-RID-29, SW-FW-RID-35, SW-FW-RID-38, SW-FW-RID-44, SW-FW-RID-45, SW-FW-RID-47, SW-FW-RID-48, SW-FW-RID-49, SW-FW-RID-63, SW-FW-RID-70, SW-FW-RID-76. SW-FW-UnitTest-QCC-ID-9에서는 광고/스캔 응답과 현재/peer 잔량/연결 상태를 확인한다. SW-FW-UnitTest-QCC-ID-8에서는 부착/탈착 시 BLE/Classic 검색/연결 활성화를 연계 지원으로 확인한다. 현재/peer의 위치/잔량 및 연결 상태를 광고/조회 데이터에 반영하는 입력을 지원한다.</w:t>
            </w:r>
          </w:p>
        </w:tc>
      </w:tr>
    </w:tbl>
    <w:p w14:paraId="18EB15BD" w14:textId="74CB26F6" w:rsidR="001B4428" w:rsidRDefault="001B4428">
      <w:pPr>
        <w:pStyle w:val="TDC40"/>
      </w:pPr>
    </w:p>
    <w:p w14:paraId="0DADBD78" w14:textId="2AB4F8BA" w:rsidR="00CE1DB6" w:rsidRDefault="00CE1DB6">
      <w:pPr>
        <w:widowControl/>
        <w:wordWrap/>
        <w:autoSpaceDE/>
        <w:autoSpaceDN/>
        <w:rPr>
          <w:rFonts w:ascii="맑은 고딕" w:eastAsia="맑은 고딕" w:hAnsi="맑은 고딕" w:cs="맑은 고딕"/>
          <w:color w:val="000000"/>
          <w:szCs w:val="20"/>
          <w:lang w:val="ko-KR"/>
        </w:rPr>
      </w:pPr>
      <w:r>
        <w:br w:type="page"/>
      </w:r>
    </w:p>
    <w:p w14:paraId="5D4A54D9" w14:textId="77777777" w:rsidR="001B4428" w:rsidRDefault="00A42D4D">
      <w:pPr>
        <w:pStyle w:val="TDC4"/>
      </w:pPr>
      <w:r w:rsidRPr="00BB7A53">
        <w:rPr>
          <w:color w:val="C00000"/>
        </w:rPr>
        <w:lastRenderedPageBreak/>
        <w:t>SU-ID-QCC-010 AUTH service 처리 유닛</w:t>
      </w:r>
    </w:p>
    <w:p w14:paraId="07A5E1C7" w14:textId="77777777" w:rsidR="001B4428" w:rsidRDefault="00A42D4D">
      <w:pPr>
        <w:pStyle w:val="TDC40"/>
        <w:keepNext/>
      </w:pPr>
      <w:r w:rsidRPr="00BB7A53">
        <w:rPr>
          <w:color w:val="C00000"/>
        </w:rPr>
        <w:t>CRA의 Challenge/Response/Confirm/Status 교환을 GATT 특성에 연결하여 인증 계산과 무선 전송을 분리한다.</w:t>
      </w:r>
    </w:p>
    <w:p w14:paraId="01D333B6" w14:textId="77777777" w:rsidR="001B4428" w:rsidRDefault="00A42D4D">
      <w:pPr>
        <w:pStyle w:val="TDC42"/>
      </w:pPr>
      <w:r w:rsidRPr="00BB7A53">
        <w:rPr>
          <w:color w:val="C00000"/>
        </w:rPr>
        <w:t xml:space="preserve">표 </w:t>
      </w:r>
      <w:r w:rsidRPr="00BB7A53">
        <w:rPr>
          <w:color w:val="C00000"/>
        </w:rPr>
        <w:fldChar w:fldCharType="begin"/>
      </w:r>
      <w:r w:rsidRPr="00BB7A53">
        <w:rPr>
          <w:color w:val="C00000"/>
        </w:rPr>
        <w:instrText>SEQ 표 \* ARABIC</w:instrText>
      </w:r>
      <w:r w:rsidRPr="00BB7A53">
        <w:rPr>
          <w:color w:val="C00000"/>
        </w:rPr>
        <w:fldChar w:fldCharType="separate"/>
      </w:r>
      <w:r w:rsidR="001A0C22" w:rsidRPr="00BB7A53">
        <w:rPr>
          <w:noProof/>
          <w:color w:val="C00000"/>
        </w:rPr>
        <w:t>256</w:t>
      </w:r>
      <w:r w:rsidRPr="00BB7A53">
        <w:rPr>
          <w:color w:val="C00000"/>
        </w:rPr>
        <w:fldChar w:fldCharType="end"/>
      </w:r>
      <w:r w:rsidRPr="00BB7A53">
        <w:rPr>
          <w:color w:val="C00000"/>
        </w:rPr>
        <w:t>. AUTH service 처리 유닛 / 유닛 설계 내용</w:t>
      </w:r>
    </w:p>
    <w:tbl>
      <w:tblPr>
        <w:tblStyle w:val="TDC41"/>
        <w:tblW w:w="8816" w:type="dxa"/>
        <w:tblLayout w:type="fixed"/>
        <w:tblLook w:val="04A0" w:firstRow="1" w:lastRow="0" w:firstColumn="1" w:lastColumn="0" w:noHBand="0" w:noVBand="1"/>
      </w:tblPr>
      <w:tblGrid>
        <w:gridCol w:w="1304"/>
        <w:gridCol w:w="7512"/>
      </w:tblGrid>
      <w:tr w:rsidR="001B4428" w14:paraId="18EB8FB3" w14:textId="77777777" w:rsidTr="001B442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1E738B3C" w14:textId="77777777" w:rsidR="001B4428" w:rsidRDefault="00A42D4D">
            <w:pPr>
              <w:pStyle w:val="TDC0"/>
            </w:pPr>
            <w:r>
              <w:t>항목</w:t>
            </w:r>
          </w:p>
        </w:tc>
        <w:tc>
          <w:tcPr>
            <w:tcW w:w="7512" w:type="dxa"/>
          </w:tcPr>
          <w:p w14:paraId="51B14687" w14:textId="77777777" w:rsidR="001B4428" w:rsidRDefault="00A42D4D">
            <w:pPr>
              <w:pStyle w:val="TDC0"/>
              <w:cnfStyle w:val="100000000000" w:firstRow="1" w:lastRow="0" w:firstColumn="0" w:lastColumn="0" w:oddVBand="0" w:evenVBand="0" w:oddHBand="0" w:evenHBand="0" w:firstRowFirstColumn="0" w:firstRowLastColumn="0" w:lastRowFirstColumn="0" w:lastRowLastColumn="0"/>
            </w:pPr>
            <w:r>
              <w:t>설계 내용</w:t>
            </w:r>
          </w:p>
        </w:tc>
      </w:tr>
      <w:tr w:rsidR="001B4428" w14:paraId="7D46ECAF" w14:textId="77777777" w:rsidTr="001B4428">
        <w:tc>
          <w:tcPr>
            <w:cnfStyle w:val="001000000000" w:firstRow="0" w:lastRow="0" w:firstColumn="1" w:lastColumn="0" w:oddVBand="0" w:evenVBand="0" w:oddHBand="0" w:evenHBand="0" w:firstRowFirstColumn="0" w:firstRowLastColumn="0" w:lastRowFirstColumn="0" w:lastRowLastColumn="0"/>
            <w:tcW w:w="1304" w:type="dxa"/>
          </w:tcPr>
          <w:p w14:paraId="1FF473A9" w14:textId="77777777" w:rsidR="001B4428" w:rsidRDefault="00A42D4D">
            <w:pPr>
              <w:pStyle w:val="TDCe"/>
            </w:pPr>
            <w:r>
              <w:t>입력</w:t>
            </w:r>
          </w:p>
        </w:tc>
        <w:tc>
          <w:tcPr>
            <w:tcW w:w="7512" w:type="dxa"/>
          </w:tcPr>
          <w:p w14:paraId="0005E5A0" w14:textId="77777777" w:rsidR="001B4428" w:rsidRDefault="00A42D4D">
            <w:pPr>
              <w:pStyle w:val="TDCf"/>
              <w:cnfStyle w:val="000000000000" w:firstRow="0" w:lastRow="0" w:firstColumn="0" w:lastColumn="0" w:oddVBand="0" w:evenVBand="0" w:oddHBand="0" w:evenHBand="0" w:firstRowFirstColumn="0" w:firstRowLastColumn="0" w:lastRowFirstColumn="0" w:lastRowLastColumn="0"/>
            </w:pPr>
            <w:r w:rsidRPr="00BB7A53">
              <w:rPr>
                <w:color w:val="C00000"/>
              </w:rPr>
              <w:t>Challenge: 인증타입 및 클라이언트 난수</w:t>
            </w:r>
            <w:r w:rsidRPr="00BB7A53">
              <w:rPr>
                <w:color w:val="C00000"/>
              </w:rPr>
              <w:br/>
              <w:t>Confirm: 클라이언트의 인증응답</w:t>
            </w:r>
            <w:r w:rsidRPr="00BB7A53">
              <w:rPr>
                <w:color w:val="C00000"/>
              </w:rPr>
              <w:br/>
              <w:t>BLE pairing/보안 접근 상태</w:t>
            </w:r>
          </w:p>
        </w:tc>
      </w:tr>
      <w:tr w:rsidR="001B4428" w14:paraId="458772AC" w14:textId="77777777" w:rsidTr="001B4428">
        <w:tc>
          <w:tcPr>
            <w:cnfStyle w:val="001000000000" w:firstRow="0" w:lastRow="0" w:firstColumn="1" w:lastColumn="0" w:oddVBand="0" w:evenVBand="0" w:oddHBand="0" w:evenHBand="0" w:firstRowFirstColumn="0" w:firstRowLastColumn="0" w:lastRowFirstColumn="0" w:lastRowLastColumn="0"/>
            <w:tcW w:w="1304" w:type="dxa"/>
          </w:tcPr>
          <w:p w14:paraId="24F2F34F" w14:textId="77777777" w:rsidR="001B4428" w:rsidRDefault="00A42D4D">
            <w:pPr>
              <w:pStyle w:val="TDCe"/>
            </w:pPr>
            <w:r>
              <w:t>출력</w:t>
            </w:r>
          </w:p>
        </w:tc>
        <w:tc>
          <w:tcPr>
            <w:tcW w:w="7512" w:type="dxa"/>
          </w:tcPr>
          <w:p w14:paraId="176CD72C" w14:textId="77777777" w:rsidR="001B4428" w:rsidRDefault="00A42D4D">
            <w:pPr>
              <w:pStyle w:val="TDCf"/>
              <w:cnfStyle w:val="000000000000" w:firstRow="0" w:lastRow="0" w:firstColumn="0" w:lastColumn="0" w:oddVBand="0" w:evenVBand="0" w:oddHBand="0" w:evenHBand="0" w:firstRowFirstColumn="0" w:firstRowLastColumn="0" w:lastRowFirstColumn="0" w:lastRowLastColumn="0"/>
            </w:pPr>
            <w:r w:rsidRPr="00BB7A53">
              <w:rPr>
                <w:color w:val="C00000"/>
              </w:rPr>
              <w:t>Response: 외부장치 난수와 암호화 응답</w:t>
            </w:r>
            <w:r w:rsidRPr="00BB7A53">
              <w:rPr>
                <w:color w:val="C00000"/>
              </w:rPr>
              <w:br/>
              <w:t>Status:0실패/1성공/2진행/3시간초과</w:t>
            </w:r>
          </w:p>
        </w:tc>
      </w:tr>
      <w:tr w:rsidR="001B4428" w14:paraId="0EB77CF6" w14:textId="77777777" w:rsidTr="001B4428">
        <w:tc>
          <w:tcPr>
            <w:cnfStyle w:val="001000000000" w:firstRow="0" w:lastRow="0" w:firstColumn="1" w:lastColumn="0" w:oddVBand="0" w:evenVBand="0" w:oddHBand="0" w:evenHBand="0" w:firstRowFirstColumn="0" w:firstRowLastColumn="0" w:lastRowFirstColumn="0" w:lastRowLastColumn="0"/>
            <w:tcW w:w="1304" w:type="dxa"/>
          </w:tcPr>
          <w:p w14:paraId="78471975" w14:textId="77777777" w:rsidR="001B4428" w:rsidRDefault="00A42D4D">
            <w:pPr>
              <w:pStyle w:val="TDCe"/>
            </w:pPr>
            <w:r>
              <w:t>처리</w:t>
            </w:r>
          </w:p>
        </w:tc>
        <w:tc>
          <w:tcPr>
            <w:tcW w:w="7512" w:type="dxa"/>
          </w:tcPr>
          <w:p w14:paraId="5AA889B3" w14:textId="77777777" w:rsidR="001B4428" w:rsidRDefault="00A42D4D">
            <w:pPr>
              <w:pStyle w:val="TDCf"/>
              <w:cnfStyle w:val="000000000000" w:firstRow="0" w:lastRow="0" w:firstColumn="0" w:lastColumn="0" w:oddVBand="0" w:evenVBand="0" w:oddHBand="0" w:evenHBand="0" w:firstRowFirstColumn="0" w:firstRowLastColumn="0" w:lastRowFirstColumn="0" w:lastRowLastColumn="0"/>
            </w:pPr>
            <w:r w:rsidRPr="00BB7A53">
              <w:rPr>
                <w:color w:val="C00000"/>
              </w:rPr>
              <w:t>1. AUTH GATT service를 Primary/Challenge/Response/Confirm/Status 식별자로 구성한다.</w:t>
            </w:r>
            <w:r w:rsidRPr="00BB7A53">
              <w:rPr>
                <w:color w:val="C00000"/>
              </w:rPr>
              <w:br/>
              <w:t>2. Challenge와 Confirm은 write, Response와 Status는 read/notify로 정의한다.</w:t>
            </w:r>
            <w:r w:rsidRPr="00BB7A53">
              <w:rPr>
                <w:color w:val="C00000"/>
              </w:rPr>
              <w:br/>
              <w:t>3. auth_type0x01=Patient/리모콘,0x02=Clinician/매핑, 그 밖은 invalid로 처리한다.</w:t>
            </w:r>
            <w:r w:rsidRPr="00BB7A53">
              <w:rPr>
                <w:color w:val="C00000"/>
              </w:rPr>
              <w:br/>
              <w:t>4. 실제 인증은 보안 처리 유닛에서 수행하고 AUTH service는 데이터 접근 인터페이스를 제공한다.</w:t>
            </w:r>
          </w:p>
        </w:tc>
      </w:tr>
    </w:tbl>
    <w:p w14:paraId="3041902E" w14:textId="77777777" w:rsidR="001B4428" w:rsidRDefault="001B4428">
      <w:pPr>
        <w:pStyle w:val="TDC40"/>
      </w:pPr>
    </w:p>
    <w:p w14:paraId="5E4511FF" w14:textId="77777777" w:rsidR="001B4428" w:rsidRDefault="00A42D4D">
      <w:pPr>
        <w:pStyle w:val="TDC42"/>
      </w:pPr>
      <w:r w:rsidRPr="00BB7A53">
        <w:rPr>
          <w:color w:val="C00000"/>
        </w:rPr>
        <w:t xml:space="preserve">표 </w:t>
      </w:r>
      <w:r w:rsidRPr="00BB7A53">
        <w:rPr>
          <w:color w:val="C00000"/>
        </w:rPr>
        <w:fldChar w:fldCharType="begin"/>
      </w:r>
      <w:r w:rsidRPr="00BB7A53">
        <w:rPr>
          <w:color w:val="C00000"/>
        </w:rPr>
        <w:instrText>SEQ 표 \* ARABIC</w:instrText>
      </w:r>
      <w:r w:rsidRPr="00BB7A53">
        <w:rPr>
          <w:color w:val="C00000"/>
        </w:rPr>
        <w:fldChar w:fldCharType="separate"/>
      </w:r>
      <w:r w:rsidR="001A0C22" w:rsidRPr="00BB7A53">
        <w:rPr>
          <w:noProof/>
          <w:color w:val="C00000"/>
        </w:rPr>
        <w:t>257</w:t>
      </w:r>
      <w:r w:rsidRPr="00BB7A53">
        <w:rPr>
          <w:color w:val="C00000"/>
        </w:rPr>
        <w:fldChar w:fldCharType="end"/>
      </w:r>
      <w:r w:rsidRPr="00BB7A53">
        <w:rPr>
          <w:color w:val="C00000"/>
        </w:rPr>
        <w:t>. AUTH service 처리 유닛 / 구현 조건</w:t>
      </w:r>
    </w:p>
    <w:tbl>
      <w:tblPr>
        <w:tblStyle w:val="TDC41"/>
        <w:tblW w:w="8816" w:type="dxa"/>
        <w:tblLayout w:type="fixed"/>
        <w:tblLook w:val="04A0" w:firstRow="1" w:lastRow="0" w:firstColumn="1" w:lastColumn="0" w:noHBand="0" w:noVBand="1"/>
      </w:tblPr>
      <w:tblGrid>
        <w:gridCol w:w="1304"/>
        <w:gridCol w:w="7512"/>
      </w:tblGrid>
      <w:tr w:rsidR="001B4428" w14:paraId="52D215AE" w14:textId="77777777" w:rsidTr="001B442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1AD042F3" w14:textId="77777777" w:rsidR="001B4428" w:rsidRDefault="00A42D4D">
            <w:pPr>
              <w:pStyle w:val="TDC0"/>
            </w:pPr>
            <w:r>
              <w:t>구분</w:t>
            </w:r>
          </w:p>
        </w:tc>
        <w:tc>
          <w:tcPr>
            <w:tcW w:w="7512" w:type="dxa"/>
          </w:tcPr>
          <w:p w14:paraId="42A5198D" w14:textId="77777777" w:rsidR="001B4428" w:rsidRDefault="00A42D4D">
            <w:pPr>
              <w:pStyle w:val="TDC0"/>
              <w:cnfStyle w:val="100000000000" w:firstRow="1" w:lastRow="0" w:firstColumn="0" w:lastColumn="0" w:oddVBand="0" w:evenVBand="0" w:oddHBand="0" w:evenHBand="0" w:firstRowFirstColumn="0" w:firstRowLastColumn="0" w:lastRowFirstColumn="0" w:lastRowLastColumn="0"/>
            </w:pPr>
            <w:r>
              <w:t>구현 조건</w:t>
            </w:r>
          </w:p>
        </w:tc>
      </w:tr>
      <w:tr w:rsidR="001B4428" w14:paraId="055F8B20" w14:textId="77777777" w:rsidTr="001B4428">
        <w:tc>
          <w:tcPr>
            <w:cnfStyle w:val="001000000000" w:firstRow="0" w:lastRow="0" w:firstColumn="1" w:lastColumn="0" w:oddVBand="0" w:evenVBand="0" w:oddHBand="0" w:evenHBand="0" w:firstRowFirstColumn="0" w:firstRowLastColumn="0" w:lastRowFirstColumn="0" w:lastRowLastColumn="0"/>
            <w:tcW w:w="1304" w:type="dxa"/>
          </w:tcPr>
          <w:p w14:paraId="60969DC9" w14:textId="77777777" w:rsidR="001B4428" w:rsidRDefault="00A42D4D">
            <w:pPr>
              <w:pStyle w:val="TDCe"/>
            </w:pPr>
            <w:r>
              <w:t>동작 조건</w:t>
            </w:r>
          </w:p>
        </w:tc>
        <w:tc>
          <w:tcPr>
            <w:tcW w:w="7512" w:type="dxa"/>
          </w:tcPr>
          <w:p w14:paraId="0D2FFF3D" w14:textId="77777777" w:rsidR="001B4428" w:rsidRDefault="00A42D4D">
            <w:pPr>
              <w:pStyle w:val="TDCf"/>
              <w:cnfStyle w:val="000000000000" w:firstRow="0" w:lastRow="0" w:firstColumn="0" w:lastColumn="0" w:oddVBand="0" w:evenVBand="0" w:oddHBand="0" w:evenHBand="0" w:firstRowFirstColumn="0" w:firstRowLastColumn="0" w:lastRowFirstColumn="0" w:lastRowLastColumn="0"/>
            </w:pPr>
            <w:r w:rsidRPr="00BB7A53">
              <w:rPr>
                <w:color w:val="C00000"/>
              </w:rPr>
              <w:t>Challenge/Confirm은 client write, Response/Status는 read/notify에 연결한다. auth_type 0x01은 Patient/리모콘, 0x02는 Clinician/매핑이며 다른 값은 invalid로 처리한다.</w:t>
            </w:r>
            <w:r w:rsidRPr="00BB7A53">
              <w:rPr>
                <w:color w:val="C00000"/>
              </w:rPr>
              <w:br/>
              <w:t>Status는 실패 0, 성공 1, 진행 중 2, 타임아웃 3을 사용한다. AUTH service는 값을 전달하고 SU-ID-QCC-012가 인증을 판정한다.</w:t>
            </w:r>
            <w:r w:rsidRPr="00BB7A53">
              <w:rPr>
                <w:color w:val="C00000"/>
              </w:rPr>
              <w:br/>
              <w:t>단순 전송 경계 시험은 Challenge/Response/Confirm의 12byte 패턴과 Status 1byte 패턴을 비교한다. 이 길이/패턴은 실제 CRA 메시지 전체 길이와 인증 성공을 뜻하지 않는다.</w:t>
            </w:r>
          </w:p>
        </w:tc>
      </w:tr>
      <w:tr w:rsidR="001B4428" w14:paraId="16C7E565" w14:textId="77777777" w:rsidTr="001B4428">
        <w:tc>
          <w:tcPr>
            <w:cnfStyle w:val="001000000000" w:firstRow="0" w:lastRow="0" w:firstColumn="1" w:lastColumn="0" w:oddVBand="0" w:evenVBand="0" w:oddHBand="0" w:evenHBand="0" w:firstRowFirstColumn="0" w:firstRowLastColumn="0" w:lastRowFirstColumn="0" w:lastRowLastColumn="0"/>
            <w:tcW w:w="1304" w:type="dxa"/>
          </w:tcPr>
          <w:p w14:paraId="3D68F46F" w14:textId="77777777" w:rsidR="001B4428" w:rsidRDefault="00A42D4D">
            <w:pPr>
              <w:pStyle w:val="TDCe"/>
            </w:pPr>
            <w:r>
              <w:lastRenderedPageBreak/>
              <w:t>요구사항/검증 연결</w:t>
            </w:r>
          </w:p>
        </w:tc>
        <w:tc>
          <w:tcPr>
            <w:tcW w:w="7512" w:type="dxa"/>
          </w:tcPr>
          <w:p w14:paraId="7E762DCC" w14:textId="77777777" w:rsidR="001B4428" w:rsidRDefault="00A42D4D">
            <w:pPr>
              <w:pStyle w:val="TDCf"/>
              <w:cnfStyle w:val="000000000000" w:firstRow="0" w:lastRow="0" w:firstColumn="0" w:lastColumn="0" w:oddVBand="0" w:evenVBand="0" w:oddHBand="0" w:evenHBand="0" w:firstRowFirstColumn="0" w:firstRowLastColumn="0" w:lastRowFirstColumn="0" w:lastRowLastColumn="0"/>
            </w:pPr>
            <w:r w:rsidRPr="00BB7A53">
              <w:rPr>
                <w:color w:val="C00000"/>
              </w:rPr>
              <w:t>상위 요구사항: SW-FW-RID-48, SW-FW-RID-52, SW-FW-RID-71, SW-FW-RID-76. SW-FW-UnitTest-QCC-ID-11에서는 AUTH 서비스 정의/등록 및 네 characteristic 패턴 중계를 확인한다.</w:t>
            </w:r>
          </w:p>
        </w:tc>
      </w:tr>
    </w:tbl>
    <w:p w14:paraId="264E9425" w14:textId="77777777" w:rsidR="001B4428" w:rsidRDefault="001B4428">
      <w:pPr>
        <w:pStyle w:val="TDC40"/>
      </w:pPr>
    </w:p>
    <w:p w14:paraId="2F9624DC" w14:textId="77777777" w:rsidR="001B4428" w:rsidRDefault="00A42D4D">
      <w:pPr>
        <w:pStyle w:val="TDC4"/>
      </w:pPr>
      <w:r w:rsidRPr="00BB7A53">
        <w:rPr>
          <w:color w:val="C00000"/>
        </w:rPr>
        <w:t>SU-ID-QCC-011 BLE Data 처리 유닛</w:t>
      </w:r>
    </w:p>
    <w:p w14:paraId="2E10E876" w14:textId="77777777" w:rsidR="001B4428" w:rsidRDefault="00A42D4D">
      <w:pPr>
        <w:pStyle w:val="TDC40"/>
        <w:keepNext/>
      </w:pPr>
      <w:r w:rsidRPr="00BB7A53">
        <w:rPr>
          <w:color w:val="C00000"/>
        </w:rPr>
        <w:t>BLE 메시지의 상태, 주소, 종류와 길이를 검사하여 유효한 제어 데이터를 해당 처리 대상에 전달한다.</w:t>
      </w:r>
    </w:p>
    <w:p w14:paraId="59B2B6DB" w14:textId="77777777" w:rsidR="001B4428" w:rsidRDefault="00A42D4D">
      <w:pPr>
        <w:pStyle w:val="TDC42"/>
      </w:pPr>
      <w:r w:rsidRPr="00BB7A53">
        <w:rPr>
          <w:color w:val="C00000"/>
        </w:rPr>
        <w:t xml:space="preserve">표 </w:t>
      </w:r>
      <w:r w:rsidRPr="00BB7A53">
        <w:rPr>
          <w:color w:val="C00000"/>
        </w:rPr>
        <w:fldChar w:fldCharType="begin"/>
      </w:r>
      <w:r w:rsidRPr="00BB7A53">
        <w:rPr>
          <w:color w:val="C00000"/>
        </w:rPr>
        <w:instrText>SEQ 표 \* ARABIC</w:instrText>
      </w:r>
      <w:r w:rsidRPr="00BB7A53">
        <w:rPr>
          <w:color w:val="C00000"/>
        </w:rPr>
        <w:fldChar w:fldCharType="separate"/>
      </w:r>
      <w:r w:rsidR="001A0C22" w:rsidRPr="00BB7A53">
        <w:rPr>
          <w:noProof/>
          <w:color w:val="C00000"/>
        </w:rPr>
        <w:t>258</w:t>
      </w:r>
      <w:r w:rsidRPr="00BB7A53">
        <w:rPr>
          <w:color w:val="C00000"/>
        </w:rPr>
        <w:fldChar w:fldCharType="end"/>
      </w:r>
      <w:r w:rsidRPr="00BB7A53">
        <w:rPr>
          <w:color w:val="C00000"/>
        </w:rPr>
        <w:t>. BLE Data 처리 유닛 / 유닛 설계 내용</w:t>
      </w:r>
    </w:p>
    <w:tbl>
      <w:tblPr>
        <w:tblStyle w:val="TDC41"/>
        <w:tblW w:w="8816" w:type="dxa"/>
        <w:tblLayout w:type="fixed"/>
        <w:tblLook w:val="04A0" w:firstRow="1" w:lastRow="0" w:firstColumn="1" w:lastColumn="0" w:noHBand="0" w:noVBand="1"/>
      </w:tblPr>
      <w:tblGrid>
        <w:gridCol w:w="1304"/>
        <w:gridCol w:w="7512"/>
      </w:tblGrid>
      <w:tr w:rsidR="001B4428" w14:paraId="590FA12E" w14:textId="77777777" w:rsidTr="001B442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381DCE0B" w14:textId="77777777" w:rsidR="001B4428" w:rsidRDefault="00A42D4D">
            <w:pPr>
              <w:pStyle w:val="TDC0"/>
            </w:pPr>
            <w:r>
              <w:t>항목</w:t>
            </w:r>
          </w:p>
        </w:tc>
        <w:tc>
          <w:tcPr>
            <w:tcW w:w="7512" w:type="dxa"/>
          </w:tcPr>
          <w:p w14:paraId="6A7657B5" w14:textId="77777777" w:rsidR="001B4428" w:rsidRDefault="00A42D4D">
            <w:pPr>
              <w:pStyle w:val="TDC0"/>
              <w:cnfStyle w:val="100000000000" w:firstRow="1" w:lastRow="0" w:firstColumn="0" w:lastColumn="0" w:oddVBand="0" w:evenVBand="0" w:oddHBand="0" w:evenHBand="0" w:firstRowFirstColumn="0" w:firstRowLastColumn="0" w:lastRowFirstColumn="0" w:lastRowLastColumn="0"/>
            </w:pPr>
            <w:r>
              <w:t>설계 내용</w:t>
            </w:r>
          </w:p>
        </w:tc>
      </w:tr>
      <w:tr w:rsidR="001B4428" w14:paraId="02EE84A3" w14:textId="77777777" w:rsidTr="001B4428">
        <w:tc>
          <w:tcPr>
            <w:cnfStyle w:val="001000000000" w:firstRow="0" w:lastRow="0" w:firstColumn="1" w:lastColumn="0" w:oddVBand="0" w:evenVBand="0" w:oddHBand="0" w:evenHBand="0" w:firstRowFirstColumn="0" w:firstRowLastColumn="0" w:lastRowFirstColumn="0" w:lastRowLastColumn="0"/>
            <w:tcW w:w="1304" w:type="dxa"/>
          </w:tcPr>
          <w:p w14:paraId="47A7472A" w14:textId="77777777" w:rsidR="001B4428" w:rsidRDefault="00A42D4D">
            <w:pPr>
              <w:pStyle w:val="TDCe"/>
            </w:pPr>
            <w:r>
              <w:t>입력</w:t>
            </w:r>
          </w:p>
        </w:tc>
        <w:tc>
          <w:tcPr>
            <w:tcW w:w="7512" w:type="dxa"/>
          </w:tcPr>
          <w:p w14:paraId="7761EDD9" w14:textId="77777777" w:rsidR="001B4428" w:rsidRDefault="00A42D4D">
            <w:pPr>
              <w:pStyle w:val="TDCf"/>
              <w:cnfStyle w:val="000000000000" w:firstRow="0" w:lastRow="0" w:firstColumn="0" w:lastColumn="0" w:oddVBand="0" w:evenVBand="0" w:oddHBand="0" w:evenHBand="0" w:firstRowFirstColumn="0" w:firstRowLastColumn="0" w:lastRowFirstColumn="0" w:lastRowLastColumn="0"/>
            </w:pPr>
            <w:r w:rsidRPr="00BB7A53">
              <w:rPr>
                <w:color w:val="C00000"/>
              </w:rPr>
              <w:t>전송할type/data</w:t>
            </w:r>
            <w:r w:rsidRPr="00BB7A53">
              <w:rPr>
                <w:color w:val="C00000"/>
              </w:rPr>
              <w:br/>
              <w:t>GAIA received data handler에서 받은 메시지</w:t>
            </w:r>
            <w:r w:rsidRPr="00BB7A53">
              <w:rPr>
                <w:color w:val="C00000"/>
              </w:rPr>
              <w:br/>
              <w:t>BLE 연결상태와 addressing/system state</w:t>
            </w:r>
          </w:p>
        </w:tc>
      </w:tr>
      <w:tr w:rsidR="001B4428" w14:paraId="1FAA3C0B" w14:textId="77777777" w:rsidTr="001B4428">
        <w:tc>
          <w:tcPr>
            <w:cnfStyle w:val="001000000000" w:firstRow="0" w:lastRow="0" w:firstColumn="1" w:lastColumn="0" w:oddVBand="0" w:evenVBand="0" w:oddHBand="0" w:evenHBand="0" w:firstRowFirstColumn="0" w:firstRowLastColumn="0" w:lastRowFirstColumn="0" w:lastRowLastColumn="0"/>
            <w:tcW w:w="1304" w:type="dxa"/>
          </w:tcPr>
          <w:p w14:paraId="13631CC9" w14:textId="77777777" w:rsidR="001B4428" w:rsidRDefault="00A42D4D">
            <w:pPr>
              <w:pStyle w:val="TDCe"/>
            </w:pPr>
            <w:r>
              <w:t>출력</w:t>
            </w:r>
          </w:p>
        </w:tc>
        <w:tc>
          <w:tcPr>
            <w:tcW w:w="7512" w:type="dxa"/>
          </w:tcPr>
          <w:p w14:paraId="5C540E02" w14:textId="77777777" w:rsidR="001B4428" w:rsidRDefault="00A42D4D">
            <w:pPr>
              <w:pStyle w:val="TDCf"/>
              <w:cnfStyle w:val="000000000000" w:firstRow="0" w:lastRow="0" w:firstColumn="0" w:lastColumn="0" w:oddVBand="0" w:evenVBand="0" w:oddHBand="0" w:evenHBand="0" w:firstRowFirstColumn="0" w:firstRowLastColumn="0" w:lastRowFirstColumn="0" w:lastRowLastColumn="0"/>
            </w:pPr>
            <w:r w:rsidRPr="00BB7A53">
              <w:rPr>
                <w:color w:val="C00000"/>
              </w:rPr>
              <w:t>유효 GAIA/BLE 메시지 또는 수신 처리 요청</w:t>
            </w:r>
            <w:r w:rsidRPr="00BB7A53">
              <w:rPr>
                <w:color w:val="C00000"/>
              </w:rPr>
              <w:br/>
              <w:t>SP 대상 SPI 중계용 명령/데이터</w:t>
            </w:r>
          </w:p>
        </w:tc>
      </w:tr>
      <w:tr w:rsidR="001B4428" w14:paraId="143E8104" w14:textId="77777777" w:rsidTr="001B4428">
        <w:tc>
          <w:tcPr>
            <w:cnfStyle w:val="001000000000" w:firstRow="0" w:lastRow="0" w:firstColumn="1" w:lastColumn="0" w:oddVBand="0" w:evenVBand="0" w:oddHBand="0" w:evenHBand="0" w:firstRowFirstColumn="0" w:firstRowLastColumn="0" w:lastRowFirstColumn="0" w:lastRowLastColumn="0"/>
            <w:tcW w:w="1304" w:type="dxa"/>
          </w:tcPr>
          <w:p w14:paraId="60CE3940" w14:textId="77777777" w:rsidR="001B4428" w:rsidRDefault="00A42D4D">
            <w:pPr>
              <w:pStyle w:val="TDCe"/>
            </w:pPr>
            <w:r>
              <w:t>처리</w:t>
            </w:r>
          </w:p>
        </w:tc>
        <w:tc>
          <w:tcPr>
            <w:tcW w:w="7512" w:type="dxa"/>
          </w:tcPr>
          <w:p w14:paraId="6277427C" w14:textId="77777777" w:rsidR="001B4428" w:rsidRDefault="00A42D4D">
            <w:pPr>
              <w:pStyle w:val="TDCf"/>
              <w:cnfStyle w:val="000000000000" w:firstRow="0" w:lastRow="0" w:firstColumn="0" w:lastColumn="0" w:oddVBand="0" w:evenVBand="0" w:oddHBand="0" w:evenHBand="0" w:firstRowFirstColumn="0" w:firstRowLastColumn="0" w:lastRowFirstColumn="0" w:lastRowLastColumn="0"/>
            </w:pPr>
            <w:r w:rsidRPr="00BB7A53">
              <w:rPr>
                <w:color w:val="C00000"/>
              </w:rPr>
              <w:t>1. 메시지는 type1byte+data0~19byte이며 전체 최소1~최대20byte이다.</w:t>
            </w:r>
            <w:r w:rsidRPr="00BB7A53">
              <w:rPr>
                <w:color w:val="C00000"/>
              </w:rPr>
              <w:br/>
              <w:t>2. 송신 시 BLE연결과 type/data를 검사하고 GAIA addressing을 적용하여 전송한다.</w:t>
            </w:r>
            <w:r w:rsidRPr="00BB7A53">
              <w:rPr>
                <w:color w:val="C00000"/>
              </w:rPr>
              <w:br/>
              <w:t>3. 수신 시 BLE연결/addressing/type/data를 검사하고 유효하지 않으면 무시한다.</w:t>
            </w:r>
            <w:r w:rsidRPr="00BB7A53">
              <w:rPr>
                <w:color w:val="C00000"/>
              </w:rPr>
              <w:br/>
              <w:t>4. 유효한 메시지는 현재 시스템 상태에 맞게 관련 모듈에 전달한다.</w:t>
            </w:r>
          </w:p>
        </w:tc>
      </w:tr>
    </w:tbl>
    <w:p w14:paraId="3CE8347F" w14:textId="77777777" w:rsidR="001B4428" w:rsidRDefault="001B4428">
      <w:pPr>
        <w:pStyle w:val="TDC40"/>
      </w:pPr>
    </w:p>
    <w:p w14:paraId="3332AEE6" w14:textId="77777777" w:rsidR="001B4428" w:rsidRDefault="00A42D4D">
      <w:pPr>
        <w:pStyle w:val="TDC42"/>
      </w:pPr>
      <w:r w:rsidRPr="00BB7A53">
        <w:rPr>
          <w:color w:val="C00000"/>
        </w:rPr>
        <w:t xml:space="preserve">표 </w:t>
      </w:r>
      <w:r w:rsidRPr="00BB7A53">
        <w:rPr>
          <w:color w:val="C00000"/>
        </w:rPr>
        <w:fldChar w:fldCharType="begin"/>
      </w:r>
      <w:r w:rsidRPr="00BB7A53">
        <w:rPr>
          <w:color w:val="C00000"/>
        </w:rPr>
        <w:instrText>SEQ 표 \* ARABIC</w:instrText>
      </w:r>
      <w:r w:rsidRPr="00BB7A53">
        <w:rPr>
          <w:color w:val="C00000"/>
        </w:rPr>
        <w:fldChar w:fldCharType="separate"/>
      </w:r>
      <w:r w:rsidR="001A0C22" w:rsidRPr="00BB7A53">
        <w:rPr>
          <w:noProof/>
          <w:color w:val="C00000"/>
        </w:rPr>
        <w:t>259</w:t>
      </w:r>
      <w:r w:rsidRPr="00BB7A53">
        <w:rPr>
          <w:color w:val="C00000"/>
        </w:rPr>
        <w:fldChar w:fldCharType="end"/>
      </w:r>
      <w:r w:rsidRPr="00BB7A53">
        <w:rPr>
          <w:color w:val="C00000"/>
        </w:rPr>
        <w:t>. BLE Data 처리 유닛 / 구현 조건</w:t>
      </w:r>
    </w:p>
    <w:tbl>
      <w:tblPr>
        <w:tblStyle w:val="TDC41"/>
        <w:tblW w:w="8816" w:type="dxa"/>
        <w:tblLayout w:type="fixed"/>
        <w:tblLook w:val="04A0" w:firstRow="1" w:lastRow="0" w:firstColumn="1" w:lastColumn="0" w:noHBand="0" w:noVBand="1"/>
      </w:tblPr>
      <w:tblGrid>
        <w:gridCol w:w="1304"/>
        <w:gridCol w:w="7512"/>
      </w:tblGrid>
      <w:tr w:rsidR="001B4428" w14:paraId="6E13EB07" w14:textId="77777777" w:rsidTr="001B442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3A6C8153" w14:textId="77777777" w:rsidR="001B4428" w:rsidRDefault="00A42D4D">
            <w:pPr>
              <w:pStyle w:val="TDC0"/>
            </w:pPr>
            <w:r>
              <w:t>구분</w:t>
            </w:r>
          </w:p>
        </w:tc>
        <w:tc>
          <w:tcPr>
            <w:tcW w:w="7512" w:type="dxa"/>
          </w:tcPr>
          <w:p w14:paraId="6FAA29D6" w14:textId="77777777" w:rsidR="001B4428" w:rsidRDefault="00A42D4D">
            <w:pPr>
              <w:pStyle w:val="TDC0"/>
              <w:cnfStyle w:val="100000000000" w:firstRow="1" w:lastRow="0" w:firstColumn="0" w:lastColumn="0" w:oddVBand="0" w:evenVBand="0" w:oddHBand="0" w:evenHBand="0" w:firstRowFirstColumn="0" w:firstRowLastColumn="0" w:lastRowFirstColumn="0" w:lastRowLastColumn="0"/>
            </w:pPr>
            <w:r>
              <w:t>구현 조건</w:t>
            </w:r>
          </w:p>
        </w:tc>
      </w:tr>
      <w:tr w:rsidR="001B4428" w14:paraId="6A912DF5" w14:textId="77777777" w:rsidTr="001B4428">
        <w:tc>
          <w:tcPr>
            <w:cnfStyle w:val="001000000000" w:firstRow="0" w:lastRow="0" w:firstColumn="1" w:lastColumn="0" w:oddVBand="0" w:evenVBand="0" w:oddHBand="0" w:evenHBand="0" w:firstRowFirstColumn="0" w:firstRowLastColumn="0" w:lastRowFirstColumn="0" w:lastRowLastColumn="0"/>
            <w:tcW w:w="1304" w:type="dxa"/>
          </w:tcPr>
          <w:p w14:paraId="0D2C6827" w14:textId="77777777" w:rsidR="001B4428" w:rsidRDefault="00A42D4D">
            <w:pPr>
              <w:pStyle w:val="TDCe"/>
            </w:pPr>
            <w:r>
              <w:t>동작 조건</w:t>
            </w:r>
          </w:p>
        </w:tc>
        <w:tc>
          <w:tcPr>
            <w:tcW w:w="7512" w:type="dxa"/>
          </w:tcPr>
          <w:p w14:paraId="7BA45656" w14:textId="77777777" w:rsidR="001B4428" w:rsidRDefault="00A42D4D">
            <w:pPr>
              <w:pStyle w:val="TDCf"/>
              <w:cnfStyle w:val="000000000000" w:firstRow="0" w:lastRow="0" w:firstColumn="0" w:lastColumn="0" w:oddVBand="0" w:evenVBand="0" w:oddHBand="0" w:evenHBand="0" w:firstRowFirstColumn="0" w:firstRowLastColumn="0" w:lastRowFirstColumn="0" w:lastRowLastColumn="0"/>
            </w:pPr>
            <w:r w:rsidRPr="00BB7A53">
              <w:rPr>
                <w:color w:val="C00000"/>
              </w:rPr>
              <w:t>type 1byte와 payload 0~19byte의 논리 메시지를 검사한다. SPI 중계는 별도 길이 byte가 포함된 21byte 프레임에 연결한다.</w:t>
            </w:r>
            <w:r w:rsidRPr="00BB7A53">
              <w:rPr>
                <w:color w:val="C00000"/>
              </w:rPr>
              <w:br/>
              <w:t xml:space="preserve">보호된 기기제어/매핑 데이터는 CRA 성공 이후에 전달한다. 인증 </w:t>
            </w:r>
            <w:r w:rsidRPr="00BB7A53">
              <w:rPr>
                <w:color w:val="C00000"/>
              </w:rPr>
              <w:lastRenderedPageBreak/>
              <w:t>실패/타임아웃에는 허용된 인증 응답과 일반 제어 요청을 구분한다.</w:t>
            </w:r>
          </w:p>
        </w:tc>
      </w:tr>
      <w:tr w:rsidR="001B4428" w14:paraId="396F1879" w14:textId="77777777" w:rsidTr="001B4428">
        <w:tc>
          <w:tcPr>
            <w:cnfStyle w:val="001000000000" w:firstRow="0" w:lastRow="0" w:firstColumn="1" w:lastColumn="0" w:oddVBand="0" w:evenVBand="0" w:oddHBand="0" w:evenHBand="0" w:firstRowFirstColumn="0" w:firstRowLastColumn="0" w:lastRowFirstColumn="0" w:lastRowLastColumn="0"/>
            <w:tcW w:w="1304" w:type="dxa"/>
          </w:tcPr>
          <w:p w14:paraId="5E9CEEA3" w14:textId="77777777" w:rsidR="001B4428" w:rsidRDefault="00A42D4D">
            <w:pPr>
              <w:pStyle w:val="TDCe"/>
            </w:pPr>
            <w:r>
              <w:lastRenderedPageBreak/>
              <w:t>요구사항/검증 연결</w:t>
            </w:r>
          </w:p>
        </w:tc>
        <w:tc>
          <w:tcPr>
            <w:tcW w:w="7512" w:type="dxa"/>
          </w:tcPr>
          <w:p w14:paraId="457BCCDD" w14:textId="39D92A3E" w:rsidR="001B4428" w:rsidRDefault="00A42D4D">
            <w:pPr>
              <w:pStyle w:val="TDCf"/>
              <w:cnfStyle w:val="000000000000" w:firstRow="0" w:lastRow="0" w:firstColumn="0" w:lastColumn="0" w:oddVBand="0" w:evenVBand="0" w:oddHBand="0" w:evenHBand="0" w:firstRowFirstColumn="0" w:firstRowLastColumn="0" w:lastRowFirstColumn="0" w:lastRowLastColumn="0"/>
            </w:pPr>
            <w:r w:rsidRPr="00BB7A53">
              <w:rPr>
                <w:color w:val="C00000"/>
              </w:rPr>
              <w:t>상위 요구사항: SW-FW-RID-24, SW-FW-RID-25, SW-FW-RID-26, SW-FW-RID-27, SW-FW-RID-28, SW-FW-RID-29, SW-FW-RID-30, SW-FW-RID-31, SW-FW-RID-32, SW-FW-RID-33, SW-FW-RID-34, SW-FW-RID-35, SW-FW-RID-36, SW-FW-RID-37, SW-FW-RID-38, SW-FW-RID-39, SW-FW-RID-40, SW-FW-RID-44, SW-FW-RID-45, SW-FW-RID-59, SW-FW-RID-60, SW-FW-RID-66, SW-FW-RID-70, SW-FW-RID-76. SW-FW-UnitTest-QCC-ID-12에서는 GAIA 편이/양이 메시지 처리와 위치/잔량 응답를 확인한다.</w:t>
            </w:r>
          </w:p>
        </w:tc>
      </w:tr>
    </w:tbl>
    <w:p w14:paraId="0FBAF7A9" w14:textId="0667CA5B" w:rsidR="001B4428" w:rsidRDefault="001B4428">
      <w:pPr>
        <w:pStyle w:val="TDC40"/>
      </w:pPr>
    </w:p>
    <w:p w14:paraId="12BBCC10" w14:textId="77777777" w:rsidR="001B4428" w:rsidRDefault="00A42D4D">
      <w:pPr>
        <w:pStyle w:val="TDC3"/>
      </w:pPr>
      <w:bookmarkStart w:id="1021" w:name="_Toc242778315"/>
      <w:r w:rsidRPr="00BB7A53">
        <w:rPr>
          <w:color w:val="C00000"/>
        </w:rPr>
        <w:t>SI-ID-QCC-004 보안 모듈</w:t>
      </w:r>
      <w:bookmarkEnd w:id="1021"/>
    </w:p>
    <w:p w14:paraId="49904818" w14:textId="77777777" w:rsidR="001B4428" w:rsidRDefault="00A42D4D">
      <w:pPr>
        <w:pStyle w:val="TDC30"/>
      </w:pPr>
      <w:r w:rsidRPr="00BB7A53">
        <w:rPr>
          <w:color w:val="C00000"/>
        </w:rPr>
        <w:t>CRA를 통해 통신 상대를 확인하고 인증 상태에 따라 보호 데이터 접근을 허용한다. 보안 툴박스의 키 파생/인증값 계산과 보안 NVM의 키 읽기를 사용하며 인증 실패와 시간 제한을 BLE 연결 제어에 반영한다.</w:t>
      </w:r>
    </w:p>
    <w:p w14:paraId="3F2AA918" w14:textId="77777777" w:rsidR="001B4428" w:rsidRDefault="001B4428">
      <w:pPr>
        <w:pStyle w:val="TDC40"/>
      </w:pPr>
    </w:p>
    <w:p w14:paraId="62A5D888" w14:textId="77777777" w:rsidR="001B4428" w:rsidRDefault="00A42D4D">
      <w:pPr>
        <w:pStyle w:val="TDC4"/>
      </w:pPr>
      <w:r w:rsidRPr="00BB7A53">
        <w:rPr>
          <w:color w:val="C00000"/>
        </w:rPr>
        <w:t>SU-ID-QCC-012 보안 처리 유닛</w:t>
      </w:r>
    </w:p>
    <w:p w14:paraId="0F70B8F1" w14:textId="77777777" w:rsidR="001B4428" w:rsidRDefault="00A42D4D">
      <w:pPr>
        <w:pStyle w:val="TDC40"/>
        <w:keepNext/>
      </w:pPr>
      <w:r w:rsidRPr="00BB7A53">
        <w:rPr>
          <w:color w:val="C00000"/>
        </w:rPr>
        <w:t>리모콘과 매핑 통신의 상대 장치를 CRA로 확인하고 인증 결과와 제한 조건에 따라 데이터 접근을 제어한다.</w:t>
      </w:r>
    </w:p>
    <w:p w14:paraId="7273BFBA" w14:textId="77777777" w:rsidR="001B4428" w:rsidRDefault="00A42D4D">
      <w:pPr>
        <w:pStyle w:val="TDC42"/>
      </w:pPr>
      <w:r w:rsidRPr="00BB7A53">
        <w:rPr>
          <w:color w:val="C00000"/>
        </w:rPr>
        <w:t xml:space="preserve">표 </w:t>
      </w:r>
      <w:r w:rsidRPr="00BB7A53">
        <w:rPr>
          <w:color w:val="C00000"/>
        </w:rPr>
        <w:fldChar w:fldCharType="begin"/>
      </w:r>
      <w:r w:rsidRPr="00BB7A53">
        <w:rPr>
          <w:color w:val="C00000"/>
        </w:rPr>
        <w:instrText>SEQ 표 \* ARABIC</w:instrText>
      </w:r>
      <w:r w:rsidRPr="00BB7A53">
        <w:rPr>
          <w:color w:val="C00000"/>
        </w:rPr>
        <w:fldChar w:fldCharType="separate"/>
      </w:r>
      <w:r w:rsidR="001A0C22" w:rsidRPr="00BB7A53">
        <w:rPr>
          <w:noProof/>
          <w:color w:val="C00000"/>
        </w:rPr>
        <w:t>260</w:t>
      </w:r>
      <w:r w:rsidRPr="00BB7A53">
        <w:rPr>
          <w:color w:val="C00000"/>
        </w:rPr>
        <w:fldChar w:fldCharType="end"/>
      </w:r>
      <w:r w:rsidRPr="00BB7A53">
        <w:rPr>
          <w:color w:val="C00000"/>
        </w:rPr>
        <w:t>. 보안 처리 유닛 / 유닛 설계 내용</w:t>
      </w:r>
    </w:p>
    <w:tbl>
      <w:tblPr>
        <w:tblStyle w:val="TDC41"/>
        <w:tblW w:w="8816" w:type="dxa"/>
        <w:tblLayout w:type="fixed"/>
        <w:tblLook w:val="04A0" w:firstRow="1" w:lastRow="0" w:firstColumn="1" w:lastColumn="0" w:noHBand="0" w:noVBand="1"/>
      </w:tblPr>
      <w:tblGrid>
        <w:gridCol w:w="1304"/>
        <w:gridCol w:w="7512"/>
      </w:tblGrid>
      <w:tr w:rsidR="001B4428" w14:paraId="7A97CE0B" w14:textId="77777777" w:rsidTr="001B442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5D8F3C07" w14:textId="77777777" w:rsidR="001B4428" w:rsidRDefault="00A42D4D">
            <w:pPr>
              <w:pStyle w:val="TDC0"/>
            </w:pPr>
            <w:r>
              <w:t>항목</w:t>
            </w:r>
          </w:p>
        </w:tc>
        <w:tc>
          <w:tcPr>
            <w:tcW w:w="7512" w:type="dxa"/>
          </w:tcPr>
          <w:p w14:paraId="5AFEC351" w14:textId="77777777" w:rsidR="001B4428" w:rsidRDefault="00A42D4D">
            <w:pPr>
              <w:pStyle w:val="TDC0"/>
              <w:cnfStyle w:val="100000000000" w:firstRow="1" w:lastRow="0" w:firstColumn="0" w:lastColumn="0" w:oddVBand="0" w:evenVBand="0" w:oddHBand="0" w:evenHBand="0" w:firstRowFirstColumn="0" w:firstRowLastColumn="0" w:lastRowFirstColumn="0" w:lastRowLastColumn="0"/>
            </w:pPr>
            <w:r>
              <w:t>설계 내용</w:t>
            </w:r>
          </w:p>
        </w:tc>
      </w:tr>
      <w:tr w:rsidR="001B4428" w14:paraId="6B4A5FF8" w14:textId="77777777" w:rsidTr="001B4428">
        <w:tc>
          <w:tcPr>
            <w:cnfStyle w:val="001000000000" w:firstRow="0" w:lastRow="0" w:firstColumn="1" w:lastColumn="0" w:oddVBand="0" w:evenVBand="0" w:oddHBand="0" w:evenHBand="0" w:firstRowFirstColumn="0" w:firstRowLastColumn="0" w:lastRowFirstColumn="0" w:lastRowLastColumn="0"/>
            <w:tcW w:w="1304" w:type="dxa"/>
          </w:tcPr>
          <w:p w14:paraId="2CC8711C" w14:textId="77777777" w:rsidR="001B4428" w:rsidRDefault="00A42D4D">
            <w:pPr>
              <w:pStyle w:val="TDCe"/>
            </w:pPr>
            <w:r>
              <w:t>입력</w:t>
            </w:r>
          </w:p>
        </w:tc>
        <w:tc>
          <w:tcPr>
            <w:tcW w:w="7512" w:type="dxa"/>
          </w:tcPr>
          <w:p w14:paraId="20A8156B" w14:textId="77777777" w:rsidR="001B4428" w:rsidRDefault="00A42D4D">
            <w:pPr>
              <w:pStyle w:val="TDCf"/>
              <w:cnfStyle w:val="000000000000" w:firstRow="0" w:lastRow="0" w:firstColumn="0" w:lastColumn="0" w:oddVBand="0" w:evenVBand="0" w:oddHBand="0" w:evenHBand="0" w:firstRowFirstColumn="0" w:firstRowLastColumn="0" w:lastRowFirstColumn="0" w:lastRowLastColumn="0"/>
            </w:pPr>
            <w:r w:rsidRPr="00BB7A53">
              <w:rPr>
                <w:color w:val="C00000"/>
              </w:rPr>
              <w:t>BLE pairing완료, AUTH Challenge(auth_type,Nonce_A)</w:t>
            </w:r>
            <w:r w:rsidRPr="00BB7A53">
              <w:rPr>
                <w:color w:val="C00000"/>
              </w:rPr>
              <w:br/>
              <w:t>서버 Nonce_B 및 키</w:t>
            </w:r>
            <w:r w:rsidRPr="00BB7A53">
              <w:rPr>
                <w:color w:val="C00000"/>
              </w:rPr>
              <w:br/>
              <w:t>Confirm 인증값, 타이머</w:t>
            </w:r>
          </w:p>
        </w:tc>
      </w:tr>
      <w:tr w:rsidR="001B4428" w14:paraId="175B6D4F" w14:textId="77777777" w:rsidTr="001B4428">
        <w:tc>
          <w:tcPr>
            <w:cnfStyle w:val="001000000000" w:firstRow="0" w:lastRow="0" w:firstColumn="1" w:lastColumn="0" w:oddVBand="0" w:evenVBand="0" w:oddHBand="0" w:evenHBand="0" w:firstRowFirstColumn="0" w:firstRowLastColumn="0" w:lastRowFirstColumn="0" w:lastRowLastColumn="0"/>
            <w:tcW w:w="1304" w:type="dxa"/>
          </w:tcPr>
          <w:p w14:paraId="1F508C7B" w14:textId="77777777" w:rsidR="001B4428" w:rsidRDefault="00A42D4D">
            <w:pPr>
              <w:pStyle w:val="TDCe"/>
            </w:pPr>
            <w:r>
              <w:t>출력</w:t>
            </w:r>
          </w:p>
        </w:tc>
        <w:tc>
          <w:tcPr>
            <w:tcW w:w="7512" w:type="dxa"/>
          </w:tcPr>
          <w:p w14:paraId="702A0700" w14:textId="77777777" w:rsidR="001B4428" w:rsidRDefault="00A42D4D">
            <w:pPr>
              <w:pStyle w:val="TDCf"/>
              <w:cnfStyle w:val="000000000000" w:firstRow="0" w:lastRow="0" w:firstColumn="0" w:lastColumn="0" w:oddVBand="0" w:evenVBand="0" w:oddHBand="0" w:evenHBand="0" w:firstRowFirstColumn="0" w:firstRowLastColumn="0" w:lastRowFirstColumn="0" w:lastRowLastColumn="0"/>
            </w:pPr>
            <w:r w:rsidRPr="00BB7A53">
              <w:rPr>
                <w:color w:val="C00000"/>
              </w:rPr>
              <w:t>Status4상태와 인증결과</w:t>
            </w:r>
            <w:r w:rsidRPr="00BB7A53">
              <w:rPr>
                <w:color w:val="C00000"/>
              </w:rPr>
              <w:br/>
              <w:t>일반 BLE 데이터처리 허용 또는 BLE연결 해제</w:t>
            </w:r>
          </w:p>
        </w:tc>
      </w:tr>
      <w:tr w:rsidR="001B4428" w14:paraId="57A292B6" w14:textId="77777777" w:rsidTr="001B4428">
        <w:tc>
          <w:tcPr>
            <w:cnfStyle w:val="001000000000" w:firstRow="0" w:lastRow="0" w:firstColumn="1" w:lastColumn="0" w:oddVBand="0" w:evenVBand="0" w:oddHBand="0" w:evenHBand="0" w:firstRowFirstColumn="0" w:firstRowLastColumn="0" w:lastRowFirstColumn="0" w:lastRowLastColumn="0"/>
            <w:tcW w:w="1304" w:type="dxa"/>
          </w:tcPr>
          <w:p w14:paraId="297D2F2A" w14:textId="77777777" w:rsidR="001B4428" w:rsidRDefault="00A42D4D">
            <w:pPr>
              <w:pStyle w:val="TDCe"/>
            </w:pPr>
            <w:r>
              <w:t>처리</w:t>
            </w:r>
          </w:p>
        </w:tc>
        <w:tc>
          <w:tcPr>
            <w:tcW w:w="7512" w:type="dxa"/>
          </w:tcPr>
          <w:p w14:paraId="42873254" w14:textId="77777777" w:rsidR="001B4428" w:rsidRDefault="00A42D4D">
            <w:pPr>
              <w:pStyle w:val="TDCf"/>
              <w:cnfStyle w:val="000000000000" w:firstRow="0" w:lastRow="0" w:firstColumn="0" w:lastColumn="0" w:oddVBand="0" w:evenVBand="0" w:oddHBand="0" w:evenHBand="0" w:firstRowFirstColumn="0" w:firstRowLastColumn="0" w:lastRowFirstColumn="0" w:lastRowLastColumn="0"/>
            </w:pPr>
            <w:r w:rsidRPr="00BB7A53">
              <w:rPr>
                <w:color w:val="C00000"/>
              </w:rPr>
              <w:t xml:space="preserve">1. BLE 페어링 후 CRA를 시작하고 auth_type에 따라 리모콘 또는 매핑 키를 </w:t>
            </w:r>
            <w:r w:rsidRPr="00BB7A53">
              <w:rPr>
                <w:color w:val="C00000"/>
              </w:rPr>
              <w:lastRenderedPageBreak/>
              <w:t>선택한다. 유효하지 않은 타입은 실패로 처리한다.</w:t>
            </w:r>
            <w:r w:rsidRPr="00BB7A53">
              <w:rPr>
                <w:color w:val="C00000"/>
              </w:rPr>
              <w:br/>
              <w:t>2. 클라이언트의 Nonce_A를 받고 장치의 Nonce_B와 인증값 B를 Response로 전달한다. 클라이언트가 B를 확인하여 보낸 Confirm의 인증값 A를 장치 계산값과 비교한다.</w:t>
            </w:r>
            <w:r w:rsidRPr="00BB7A53">
              <w:rPr>
                <w:color w:val="C00000"/>
              </w:rPr>
              <w:br/>
              <w:t>3. Status로 실패 0/성공 1/진행 중 2/타임아웃 3을 알리고 성공일 때 보호된 기기제어/매핑 데이터를 허용한다. 응답에는 인증 비밀을 노출하지 않는다.</w:t>
            </w:r>
            <w:r w:rsidRPr="00BB7A53">
              <w:rPr>
                <w:color w:val="C00000"/>
              </w:rPr>
              <w:br/>
              <w:t>4. 30초 동안 인증이 완료되지 않으면 타임아웃 처리 후 연결을 해제한다. 정상 완료 연결은 인증 타임아웃으로 해제하지 않는다.</w:t>
            </w:r>
            <w:r w:rsidRPr="00BB7A53">
              <w:rPr>
                <w:color w:val="C00000"/>
              </w:rPr>
              <w:br/>
              <w:t>5. 같은 대상의 CRA 인증이 5회 연속 실패하면 1분(60초) 동안 연결을 제한한다. BLE 무송수신 180초 해제와 인증 30초/실패 제한 60초는 각각 관리한다.</w:t>
            </w:r>
            <w:r w:rsidRPr="00BB7A53">
              <w:rPr>
                <w:color w:val="C00000"/>
              </w:rPr>
              <w:br/>
              <w:t>6. 연결 해제 시 현재 인증 상태를 대기 상태로 전환한다. 실패 누적/제한 이력의 초기화는 연결 해제와 별도 정책으로 관리한다.</w:t>
            </w:r>
          </w:p>
        </w:tc>
      </w:tr>
    </w:tbl>
    <w:p w14:paraId="12E333ED" w14:textId="77777777" w:rsidR="001B4428" w:rsidRDefault="001B4428">
      <w:pPr>
        <w:pStyle w:val="TDC40"/>
      </w:pPr>
    </w:p>
    <w:p w14:paraId="314BBC7A" w14:textId="77777777" w:rsidR="001B4428" w:rsidRDefault="00A42D4D">
      <w:pPr>
        <w:pStyle w:val="TDC42"/>
      </w:pPr>
      <w:r w:rsidRPr="00BB7A53">
        <w:rPr>
          <w:color w:val="C00000"/>
        </w:rPr>
        <w:t xml:space="preserve">표 </w:t>
      </w:r>
      <w:r w:rsidRPr="00BB7A53">
        <w:rPr>
          <w:color w:val="C00000"/>
        </w:rPr>
        <w:fldChar w:fldCharType="begin"/>
      </w:r>
      <w:r w:rsidRPr="00BB7A53">
        <w:rPr>
          <w:color w:val="C00000"/>
        </w:rPr>
        <w:instrText>SEQ 표 \* ARABIC</w:instrText>
      </w:r>
      <w:r w:rsidRPr="00BB7A53">
        <w:rPr>
          <w:color w:val="C00000"/>
        </w:rPr>
        <w:fldChar w:fldCharType="separate"/>
      </w:r>
      <w:r w:rsidR="001A0C22" w:rsidRPr="00BB7A53">
        <w:rPr>
          <w:noProof/>
          <w:color w:val="C00000"/>
        </w:rPr>
        <w:t>261</w:t>
      </w:r>
      <w:r w:rsidRPr="00BB7A53">
        <w:rPr>
          <w:color w:val="C00000"/>
        </w:rPr>
        <w:fldChar w:fldCharType="end"/>
      </w:r>
      <w:r w:rsidRPr="00BB7A53">
        <w:rPr>
          <w:color w:val="C00000"/>
        </w:rPr>
        <w:t>. 보안 처리 유닛 / 구현 조건</w:t>
      </w:r>
    </w:p>
    <w:tbl>
      <w:tblPr>
        <w:tblStyle w:val="TDC41"/>
        <w:tblW w:w="8816" w:type="dxa"/>
        <w:tblLayout w:type="fixed"/>
        <w:tblLook w:val="04A0" w:firstRow="1" w:lastRow="0" w:firstColumn="1" w:lastColumn="0" w:noHBand="0" w:noVBand="1"/>
      </w:tblPr>
      <w:tblGrid>
        <w:gridCol w:w="1304"/>
        <w:gridCol w:w="7512"/>
      </w:tblGrid>
      <w:tr w:rsidR="001B4428" w14:paraId="145B06CC" w14:textId="77777777" w:rsidTr="001B442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418A62B2" w14:textId="77777777" w:rsidR="001B4428" w:rsidRDefault="00A42D4D">
            <w:pPr>
              <w:pStyle w:val="TDC0"/>
            </w:pPr>
            <w:r>
              <w:t>구분</w:t>
            </w:r>
          </w:p>
        </w:tc>
        <w:tc>
          <w:tcPr>
            <w:tcW w:w="7512" w:type="dxa"/>
          </w:tcPr>
          <w:p w14:paraId="74F9205A" w14:textId="77777777" w:rsidR="001B4428" w:rsidRDefault="00A42D4D">
            <w:pPr>
              <w:pStyle w:val="TDC0"/>
              <w:cnfStyle w:val="100000000000" w:firstRow="1" w:lastRow="0" w:firstColumn="0" w:lastColumn="0" w:oddVBand="0" w:evenVBand="0" w:oddHBand="0" w:evenHBand="0" w:firstRowFirstColumn="0" w:firstRowLastColumn="0" w:lastRowFirstColumn="0" w:lastRowLastColumn="0"/>
            </w:pPr>
            <w:r>
              <w:t>구현 조건</w:t>
            </w:r>
          </w:p>
        </w:tc>
      </w:tr>
      <w:tr w:rsidR="001B4428" w14:paraId="372A1048" w14:textId="77777777" w:rsidTr="001B4428">
        <w:tc>
          <w:tcPr>
            <w:cnfStyle w:val="001000000000" w:firstRow="0" w:lastRow="0" w:firstColumn="1" w:lastColumn="0" w:oddVBand="0" w:evenVBand="0" w:oddHBand="0" w:evenHBand="0" w:firstRowFirstColumn="0" w:firstRowLastColumn="0" w:lastRowFirstColumn="0" w:lastRowLastColumn="0"/>
            <w:tcW w:w="1304" w:type="dxa"/>
          </w:tcPr>
          <w:p w14:paraId="03207B62" w14:textId="77777777" w:rsidR="001B4428" w:rsidRDefault="00A42D4D">
            <w:pPr>
              <w:pStyle w:val="TDCe"/>
            </w:pPr>
            <w:r>
              <w:t>동작 조건</w:t>
            </w:r>
          </w:p>
        </w:tc>
        <w:tc>
          <w:tcPr>
            <w:tcW w:w="7512" w:type="dxa"/>
          </w:tcPr>
          <w:p w14:paraId="102A05B8" w14:textId="77777777" w:rsidR="001B4428" w:rsidRDefault="00A42D4D">
            <w:pPr>
              <w:pStyle w:val="TDCf"/>
              <w:cnfStyle w:val="000000000000" w:firstRow="0" w:lastRow="0" w:firstColumn="0" w:lastColumn="0" w:oddVBand="0" w:evenVBand="0" w:oddHBand="0" w:evenHBand="0" w:firstRowFirstColumn="0" w:firstRowLastColumn="0" w:lastRowFirstColumn="0" w:lastRowLastColumn="0"/>
            </w:pPr>
            <w:r w:rsidRPr="00BB7A53">
              <w:rPr>
                <w:color w:val="C00000"/>
              </w:rPr>
              <w:t>auth_type에 따른 키 선택과 인증값 계산은 SU-ID-QCC-013에 요청하고 AUTH service를 통해 상대에게 전달한다.</w:t>
            </w:r>
            <w:r w:rsidRPr="00BB7A53">
              <w:rPr>
                <w:color w:val="C00000"/>
              </w:rPr>
              <w:br/>
              <w:t>인증 상태, 데이터 접근 허용과 연결 해제는 같은 사건에서 비교한다. 12byte 패턴 중계만으로 CRA 계산/제어 허용의 통과를 판정하지 않는다.</w:t>
            </w:r>
          </w:p>
        </w:tc>
      </w:tr>
      <w:tr w:rsidR="001B4428" w14:paraId="65394993" w14:textId="77777777" w:rsidTr="001B4428">
        <w:tc>
          <w:tcPr>
            <w:cnfStyle w:val="001000000000" w:firstRow="0" w:lastRow="0" w:firstColumn="1" w:lastColumn="0" w:oddVBand="0" w:evenVBand="0" w:oddHBand="0" w:evenHBand="0" w:firstRowFirstColumn="0" w:firstRowLastColumn="0" w:lastRowFirstColumn="0" w:lastRowLastColumn="0"/>
            <w:tcW w:w="1304" w:type="dxa"/>
          </w:tcPr>
          <w:p w14:paraId="63BF599E" w14:textId="77777777" w:rsidR="001B4428" w:rsidRDefault="00A42D4D">
            <w:pPr>
              <w:pStyle w:val="TDCe"/>
            </w:pPr>
            <w:r>
              <w:t>요구사항/검증 연결</w:t>
            </w:r>
          </w:p>
        </w:tc>
        <w:tc>
          <w:tcPr>
            <w:tcW w:w="7512" w:type="dxa"/>
          </w:tcPr>
          <w:p w14:paraId="3EDDFCD5" w14:textId="29F6B839" w:rsidR="001B4428" w:rsidRDefault="00A42D4D">
            <w:pPr>
              <w:pStyle w:val="TDCf"/>
              <w:cnfStyle w:val="000000000000" w:firstRow="0" w:lastRow="0" w:firstColumn="0" w:lastColumn="0" w:oddVBand="0" w:evenVBand="0" w:oddHBand="0" w:evenHBand="0" w:firstRowFirstColumn="0" w:firstRowLastColumn="0" w:lastRowFirstColumn="0" w:lastRowLastColumn="0"/>
            </w:pPr>
            <w:r w:rsidRPr="00BB7A53">
              <w:rPr>
                <w:color w:val="C00000"/>
              </w:rPr>
              <w:t>상위 요구사항: SW-FW-RID-47, SW-FW-RID-48, SW-FW-RID-49, SW-FW-RID-52, SW-FW-RID-71, SW-FW-RID-72, SW-FW-RID-76. SW-FW-UnitTest-QCC-ID-13에서는 1:1, CRA 성공/실패/30초 timeout를 확인한다.</w:t>
            </w:r>
          </w:p>
        </w:tc>
      </w:tr>
    </w:tbl>
    <w:p w14:paraId="618578FE" w14:textId="227AE407" w:rsidR="001B4428" w:rsidRDefault="001B4428">
      <w:pPr>
        <w:pStyle w:val="TDC40"/>
      </w:pPr>
    </w:p>
    <w:p w14:paraId="587F9D03" w14:textId="6AB51F25" w:rsidR="0064716B" w:rsidRDefault="0064716B">
      <w:pPr>
        <w:widowControl/>
        <w:wordWrap/>
        <w:autoSpaceDE/>
        <w:autoSpaceDN/>
        <w:rPr>
          <w:rFonts w:ascii="맑은 고딕" w:eastAsia="맑은 고딕" w:hAnsi="맑은 고딕" w:cs="맑은 고딕"/>
          <w:color w:val="000000"/>
          <w:szCs w:val="20"/>
          <w:lang w:val="ko-KR"/>
        </w:rPr>
      </w:pPr>
      <w:r>
        <w:br w:type="page"/>
      </w:r>
    </w:p>
    <w:p w14:paraId="32B755C8" w14:textId="77777777" w:rsidR="001B4428" w:rsidRDefault="00A42D4D">
      <w:pPr>
        <w:pStyle w:val="TDC4"/>
      </w:pPr>
      <w:r w:rsidRPr="00BB7A53">
        <w:rPr>
          <w:color w:val="C00000"/>
        </w:rPr>
        <w:lastRenderedPageBreak/>
        <w:t>SU-ID-QCC-013 보안 툴박스 유닛</w:t>
      </w:r>
    </w:p>
    <w:p w14:paraId="3E629D64" w14:textId="77777777" w:rsidR="001B4428" w:rsidRDefault="00A42D4D">
      <w:pPr>
        <w:pStyle w:val="TDC40"/>
        <w:keepNext/>
      </w:pPr>
      <w:r w:rsidRPr="00BB7A53">
        <w:rPr>
          <w:color w:val="C00000"/>
        </w:rPr>
        <w:t>인증 키 선택, 매핑 키 파생과 인증값 계산 및 NVM 암복호화를 공통 인터페이스로 제공한다.</w:t>
      </w:r>
    </w:p>
    <w:p w14:paraId="683CE6F5" w14:textId="77777777" w:rsidR="001B4428" w:rsidRDefault="00A42D4D">
      <w:pPr>
        <w:pStyle w:val="TDC42"/>
      </w:pPr>
      <w:r w:rsidRPr="00BB7A53">
        <w:rPr>
          <w:color w:val="C00000"/>
        </w:rPr>
        <w:t xml:space="preserve">표 </w:t>
      </w:r>
      <w:r w:rsidRPr="00BB7A53">
        <w:rPr>
          <w:color w:val="C00000"/>
        </w:rPr>
        <w:fldChar w:fldCharType="begin"/>
      </w:r>
      <w:r w:rsidRPr="00BB7A53">
        <w:rPr>
          <w:color w:val="C00000"/>
        </w:rPr>
        <w:instrText>SEQ 표 \* ARABIC</w:instrText>
      </w:r>
      <w:r w:rsidRPr="00BB7A53">
        <w:rPr>
          <w:color w:val="C00000"/>
        </w:rPr>
        <w:fldChar w:fldCharType="separate"/>
      </w:r>
      <w:r w:rsidR="001A0C22" w:rsidRPr="00BB7A53">
        <w:rPr>
          <w:noProof/>
          <w:color w:val="C00000"/>
        </w:rPr>
        <w:t>262</w:t>
      </w:r>
      <w:r w:rsidRPr="00BB7A53">
        <w:rPr>
          <w:color w:val="C00000"/>
        </w:rPr>
        <w:fldChar w:fldCharType="end"/>
      </w:r>
      <w:r w:rsidRPr="00BB7A53">
        <w:rPr>
          <w:color w:val="C00000"/>
        </w:rPr>
        <w:t>. 보안 툴박스 유닛 / 유닛 설계 내용</w:t>
      </w:r>
    </w:p>
    <w:tbl>
      <w:tblPr>
        <w:tblStyle w:val="TDC41"/>
        <w:tblW w:w="8816" w:type="dxa"/>
        <w:tblLayout w:type="fixed"/>
        <w:tblLook w:val="04A0" w:firstRow="1" w:lastRow="0" w:firstColumn="1" w:lastColumn="0" w:noHBand="0" w:noVBand="1"/>
      </w:tblPr>
      <w:tblGrid>
        <w:gridCol w:w="1304"/>
        <w:gridCol w:w="7512"/>
      </w:tblGrid>
      <w:tr w:rsidR="001B4428" w14:paraId="3928C487" w14:textId="77777777" w:rsidTr="001B442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037538D9" w14:textId="77777777" w:rsidR="001B4428" w:rsidRDefault="00A42D4D">
            <w:pPr>
              <w:pStyle w:val="TDC0"/>
            </w:pPr>
            <w:r>
              <w:t>항목</w:t>
            </w:r>
          </w:p>
        </w:tc>
        <w:tc>
          <w:tcPr>
            <w:tcW w:w="7512" w:type="dxa"/>
          </w:tcPr>
          <w:p w14:paraId="43128944" w14:textId="77777777" w:rsidR="001B4428" w:rsidRDefault="00A42D4D">
            <w:pPr>
              <w:pStyle w:val="TDC0"/>
              <w:cnfStyle w:val="100000000000" w:firstRow="1" w:lastRow="0" w:firstColumn="0" w:lastColumn="0" w:oddVBand="0" w:evenVBand="0" w:oddHBand="0" w:evenHBand="0" w:firstRowFirstColumn="0" w:firstRowLastColumn="0" w:lastRowFirstColumn="0" w:lastRowLastColumn="0"/>
            </w:pPr>
            <w:r>
              <w:t>설계 내용</w:t>
            </w:r>
          </w:p>
        </w:tc>
      </w:tr>
      <w:tr w:rsidR="001B4428" w14:paraId="04DCD3AA" w14:textId="77777777" w:rsidTr="001B4428">
        <w:tc>
          <w:tcPr>
            <w:cnfStyle w:val="001000000000" w:firstRow="0" w:lastRow="0" w:firstColumn="1" w:lastColumn="0" w:oddVBand="0" w:evenVBand="0" w:oddHBand="0" w:evenHBand="0" w:firstRowFirstColumn="0" w:firstRowLastColumn="0" w:lastRowFirstColumn="0" w:lastRowLastColumn="0"/>
            <w:tcW w:w="1304" w:type="dxa"/>
          </w:tcPr>
          <w:p w14:paraId="6C084C2D" w14:textId="77777777" w:rsidR="001B4428" w:rsidRDefault="00A42D4D">
            <w:pPr>
              <w:pStyle w:val="TDCe"/>
            </w:pPr>
            <w:r>
              <w:t>입력</w:t>
            </w:r>
          </w:p>
        </w:tc>
        <w:tc>
          <w:tcPr>
            <w:tcW w:w="7512" w:type="dxa"/>
          </w:tcPr>
          <w:p w14:paraId="155F5216" w14:textId="77777777" w:rsidR="001B4428" w:rsidRDefault="00A42D4D">
            <w:pPr>
              <w:pStyle w:val="TDCf"/>
              <w:cnfStyle w:val="000000000000" w:firstRow="0" w:lastRow="0" w:firstColumn="0" w:lastColumn="0" w:oddVBand="0" w:evenVBand="0" w:oddHBand="0" w:evenHBand="0" w:firstRowFirstColumn="0" w:firstRowLastColumn="0" w:lastRowFirstColumn="0" w:lastRowLastColumn="0"/>
            </w:pPr>
            <w:r w:rsidRPr="00BB7A53">
              <w:rPr>
                <w:color w:val="C00000"/>
              </w:rPr>
              <w:t>리모콘 shared_service_key 또는 clinician_master_key+serial_num</w:t>
            </w:r>
            <w:r w:rsidRPr="00BB7A53">
              <w:rPr>
                <w:color w:val="C00000"/>
              </w:rPr>
              <w:br/>
              <w:t>Nonce_A16byte 및 Nonce_B16byte</w:t>
            </w:r>
            <w:r w:rsidRPr="00BB7A53">
              <w:rPr>
                <w:color w:val="C00000"/>
              </w:rPr>
              <w:br/>
              <w:t>NVM용 BD_ADDR6byte와 random10byte</w:t>
            </w:r>
          </w:p>
        </w:tc>
      </w:tr>
      <w:tr w:rsidR="001B4428" w14:paraId="5A558685" w14:textId="77777777" w:rsidTr="001B4428">
        <w:tc>
          <w:tcPr>
            <w:cnfStyle w:val="001000000000" w:firstRow="0" w:lastRow="0" w:firstColumn="1" w:lastColumn="0" w:oddVBand="0" w:evenVBand="0" w:oddHBand="0" w:evenHBand="0" w:firstRowFirstColumn="0" w:firstRowLastColumn="0" w:lastRowFirstColumn="0" w:lastRowLastColumn="0"/>
            <w:tcW w:w="1304" w:type="dxa"/>
          </w:tcPr>
          <w:p w14:paraId="26B0C0AE" w14:textId="77777777" w:rsidR="001B4428" w:rsidRDefault="00A42D4D">
            <w:pPr>
              <w:pStyle w:val="TDCe"/>
            </w:pPr>
            <w:r>
              <w:t>출력</w:t>
            </w:r>
          </w:p>
        </w:tc>
        <w:tc>
          <w:tcPr>
            <w:tcW w:w="7512" w:type="dxa"/>
          </w:tcPr>
          <w:p w14:paraId="65DC9539" w14:textId="77777777" w:rsidR="001B4428" w:rsidRDefault="00A42D4D">
            <w:pPr>
              <w:pStyle w:val="TDCf"/>
              <w:cnfStyle w:val="000000000000" w:firstRow="0" w:lastRow="0" w:firstColumn="0" w:lastColumn="0" w:oddVBand="0" w:evenVBand="0" w:oddHBand="0" w:evenHBand="0" w:firstRowFirstColumn="0" w:firstRowLastColumn="0" w:lastRowFirstColumn="0" w:lastRowLastColumn="0"/>
            </w:pPr>
            <w:r w:rsidRPr="00BB7A53">
              <w:rPr>
                <w:color w:val="C00000"/>
              </w:rPr>
              <w:t>인증값A/B</w:t>
            </w:r>
            <w:r w:rsidRPr="00BB7A53">
              <w:rPr>
                <w:color w:val="C00000"/>
              </w:rPr>
              <w:br/>
              <w:t>clinic_service_key의 SHA256 앞16byte</w:t>
            </w:r>
            <w:r w:rsidRPr="00BB7A53">
              <w:rPr>
                <w:color w:val="C00000"/>
              </w:rPr>
              <w:br/>
              <w:t>NVM용 enc_key16byte 및 암복호화 결과</w:t>
            </w:r>
          </w:p>
        </w:tc>
      </w:tr>
      <w:tr w:rsidR="001B4428" w14:paraId="377249F9" w14:textId="77777777" w:rsidTr="001B4428">
        <w:tc>
          <w:tcPr>
            <w:cnfStyle w:val="001000000000" w:firstRow="0" w:lastRow="0" w:firstColumn="1" w:lastColumn="0" w:oddVBand="0" w:evenVBand="0" w:oddHBand="0" w:evenHBand="0" w:firstRowFirstColumn="0" w:firstRowLastColumn="0" w:lastRowFirstColumn="0" w:lastRowLastColumn="0"/>
            <w:tcW w:w="1304" w:type="dxa"/>
          </w:tcPr>
          <w:p w14:paraId="1E167BDA" w14:textId="77777777" w:rsidR="001B4428" w:rsidRDefault="00A42D4D">
            <w:pPr>
              <w:pStyle w:val="TDCe"/>
            </w:pPr>
            <w:r>
              <w:t>처리</w:t>
            </w:r>
          </w:p>
        </w:tc>
        <w:tc>
          <w:tcPr>
            <w:tcW w:w="7512" w:type="dxa"/>
          </w:tcPr>
          <w:p w14:paraId="5F9A245F" w14:textId="77777777" w:rsidR="001B4428" w:rsidRDefault="00A42D4D">
            <w:pPr>
              <w:pStyle w:val="TDCf"/>
              <w:cnfStyle w:val="000000000000" w:firstRow="0" w:lastRow="0" w:firstColumn="0" w:lastColumn="0" w:oddVBand="0" w:evenVBand="0" w:oddHBand="0" w:evenHBand="0" w:firstRowFirstColumn="0" w:firstRowLastColumn="0" w:lastRowFirstColumn="0" w:lastRowLastColumn="0"/>
            </w:pPr>
            <w:r w:rsidRPr="00BB7A53">
              <w:rPr>
                <w:color w:val="C00000"/>
              </w:rPr>
              <w:t>1. 리모콘 인증에는 생산 시 설치한 shared_service_key를 사용한다. 매핑에는 clinician_master_key와 제조번호를 사용하여 SHA-256 결과의 앞 16byte를 clinic_service_key로 파생한다.</w:t>
            </w:r>
            <w:r w:rsidRPr="00BB7A53">
              <w:rPr>
                <w:color w:val="C00000"/>
              </w:rPr>
              <w:br/>
              <w:t>2. Nonce_A와 Nonce_B는 각각 16byte이다. 인증값 A/B 계산은 AES-CMAC 인터페이스에 연결하며 서로 다른 nonce 결합 순서를 사용한다.</w:t>
            </w:r>
            <w:r w:rsidRPr="00BB7A53">
              <w:rPr>
                <w:color w:val="C00000"/>
              </w:rPr>
              <w:br/>
              <w:t>3. NVM 암복호화에는 AES-128 인터페이스를 사용한다. BD_ADDR 6byte와 random 10byte를 연결한 16byte를 키 재료로 사용한다.</w:t>
            </w:r>
            <w:r w:rsidRPr="00BB7A53">
              <w:rPr>
                <w:color w:val="C00000"/>
              </w:rPr>
              <w:br/>
              <w:t>4. 인증/저장 데이터는 보안 NVM을 통해 읽으며 제조 설치 키와 실행 중 파생 키를 구분한다.</w:t>
            </w:r>
          </w:p>
        </w:tc>
      </w:tr>
    </w:tbl>
    <w:p w14:paraId="368C99CB" w14:textId="77777777" w:rsidR="001B4428" w:rsidRDefault="001B4428">
      <w:pPr>
        <w:pStyle w:val="TDC40"/>
      </w:pPr>
    </w:p>
    <w:p w14:paraId="4AF4CD66" w14:textId="77777777" w:rsidR="001B4428" w:rsidRDefault="00A42D4D">
      <w:pPr>
        <w:pStyle w:val="TDC42"/>
      </w:pPr>
      <w:r w:rsidRPr="00BB7A53">
        <w:rPr>
          <w:color w:val="C00000"/>
        </w:rPr>
        <w:t xml:space="preserve">표 </w:t>
      </w:r>
      <w:r w:rsidRPr="00BB7A53">
        <w:rPr>
          <w:color w:val="C00000"/>
        </w:rPr>
        <w:fldChar w:fldCharType="begin"/>
      </w:r>
      <w:r w:rsidRPr="00BB7A53">
        <w:rPr>
          <w:color w:val="C00000"/>
        </w:rPr>
        <w:instrText>SEQ 표 \* ARABIC</w:instrText>
      </w:r>
      <w:r w:rsidRPr="00BB7A53">
        <w:rPr>
          <w:color w:val="C00000"/>
        </w:rPr>
        <w:fldChar w:fldCharType="separate"/>
      </w:r>
      <w:r w:rsidR="001A0C22" w:rsidRPr="00BB7A53">
        <w:rPr>
          <w:noProof/>
          <w:color w:val="C00000"/>
        </w:rPr>
        <w:t>263</w:t>
      </w:r>
      <w:r w:rsidRPr="00BB7A53">
        <w:rPr>
          <w:color w:val="C00000"/>
        </w:rPr>
        <w:fldChar w:fldCharType="end"/>
      </w:r>
      <w:r w:rsidRPr="00BB7A53">
        <w:rPr>
          <w:color w:val="C00000"/>
        </w:rPr>
        <w:t>. 보안 툴박스 유닛 / 구현 조건</w:t>
      </w:r>
    </w:p>
    <w:tbl>
      <w:tblPr>
        <w:tblStyle w:val="TDC41"/>
        <w:tblW w:w="8816" w:type="dxa"/>
        <w:tblLayout w:type="fixed"/>
        <w:tblLook w:val="04A0" w:firstRow="1" w:lastRow="0" w:firstColumn="1" w:lastColumn="0" w:noHBand="0" w:noVBand="1"/>
      </w:tblPr>
      <w:tblGrid>
        <w:gridCol w:w="1304"/>
        <w:gridCol w:w="7512"/>
      </w:tblGrid>
      <w:tr w:rsidR="001B4428" w14:paraId="04E58CD9" w14:textId="77777777" w:rsidTr="001B442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2C7894ED" w14:textId="77777777" w:rsidR="001B4428" w:rsidRDefault="00A42D4D">
            <w:pPr>
              <w:pStyle w:val="TDC0"/>
            </w:pPr>
            <w:r>
              <w:t>구분</w:t>
            </w:r>
          </w:p>
        </w:tc>
        <w:tc>
          <w:tcPr>
            <w:tcW w:w="7512" w:type="dxa"/>
          </w:tcPr>
          <w:p w14:paraId="28F61DE4" w14:textId="77777777" w:rsidR="001B4428" w:rsidRDefault="00A42D4D">
            <w:pPr>
              <w:pStyle w:val="TDC0"/>
              <w:cnfStyle w:val="100000000000" w:firstRow="1" w:lastRow="0" w:firstColumn="0" w:lastColumn="0" w:oddVBand="0" w:evenVBand="0" w:oddHBand="0" w:evenHBand="0" w:firstRowFirstColumn="0" w:firstRowLastColumn="0" w:lastRowFirstColumn="0" w:lastRowLastColumn="0"/>
            </w:pPr>
            <w:r>
              <w:t>구현 조건</w:t>
            </w:r>
          </w:p>
        </w:tc>
      </w:tr>
      <w:tr w:rsidR="001B4428" w14:paraId="690025DB" w14:textId="77777777" w:rsidTr="001B4428">
        <w:tc>
          <w:tcPr>
            <w:cnfStyle w:val="001000000000" w:firstRow="0" w:lastRow="0" w:firstColumn="1" w:lastColumn="0" w:oddVBand="0" w:evenVBand="0" w:oddHBand="0" w:evenHBand="0" w:firstRowFirstColumn="0" w:firstRowLastColumn="0" w:lastRowFirstColumn="0" w:lastRowLastColumn="0"/>
            <w:tcW w:w="1304" w:type="dxa"/>
          </w:tcPr>
          <w:p w14:paraId="75590C36" w14:textId="77777777" w:rsidR="001B4428" w:rsidRDefault="00A42D4D">
            <w:pPr>
              <w:pStyle w:val="TDCe"/>
            </w:pPr>
            <w:r>
              <w:t>동작 조건</w:t>
            </w:r>
          </w:p>
        </w:tc>
        <w:tc>
          <w:tcPr>
            <w:tcW w:w="7512" w:type="dxa"/>
          </w:tcPr>
          <w:p w14:paraId="74367A56" w14:textId="77777777" w:rsidR="001B4428" w:rsidRDefault="00A42D4D">
            <w:pPr>
              <w:pStyle w:val="TDCf"/>
              <w:cnfStyle w:val="000000000000" w:firstRow="0" w:lastRow="0" w:firstColumn="0" w:lastColumn="0" w:oddVBand="0" w:evenVBand="0" w:oddHBand="0" w:evenHBand="0" w:firstRowFirstColumn="0" w:firstRowLastColumn="0" w:lastRowFirstColumn="0" w:lastRowLastColumn="0"/>
            </w:pPr>
            <w:r w:rsidRPr="00BB7A53">
              <w:rPr>
                <w:color w:val="C00000"/>
              </w:rPr>
              <w:t>SHA-256 키 파생과 AES-CMAC 인증값 계산은 역할이 다르다. 공개 시험키/입력과 독립 벡터로 digest 전체, 앞 16byte 키, 인증값 및 복호화값을 각각 비교한다.</w:t>
            </w:r>
            <w:r>
              <w:br/>
              <w:t>HMAC_A/HMAC_B/ENC 표기는 실제 AES-CMAC primitive와 입력 직렬화를 확인하기 전 별개의 확정 알고리즘으로 사용하지 않는다. NVM AES-128의 모드/IV/무결성과 키 재료 읽기 순서는 별도 계약이다.</w:t>
            </w:r>
          </w:p>
        </w:tc>
      </w:tr>
      <w:tr w:rsidR="001B4428" w14:paraId="322A968B" w14:textId="77777777" w:rsidTr="001B4428">
        <w:tc>
          <w:tcPr>
            <w:cnfStyle w:val="001000000000" w:firstRow="0" w:lastRow="0" w:firstColumn="1" w:lastColumn="0" w:oddVBand="0" w:evenVBand="0" w:oddHBand="0" w:evenHBand="0" w:firstRowFirstColumn="0" w:firstRowLastColumn="0" w:lastRowFirstColumn="0" w:lastRowLastColumn="0"/>
            <w:tcW w:w="1304" w:type="dxa"/>
          </w:tcPr>
          <w:p w14:paraId="45B94310" w14:textId="77777777" w:rsidR="001B4428" w:rsidRDefault="00A42D4D">
            <w:pPr>
              <w:pStyle w:val="TDCe"/>
            </w:pPr>
            <w:r>
              <w:lastRenderedPageBreak/>
              <w:t>요구사항/검증 연결</w:t>
            </w:r>
          </w:p>
        </w:tc>
        <w:tc>
          <w:tcPr>
            <w:tcW w:w="7512" w:type="dxa"/>
          </w:tcPr>
          <w:p w14:paraId="6F4E83FE" w14:textId="77777777" w:rsidR="001B4428" w:rsidRDefault="00A42D4D">
            <w:pPr>
              <w:pStyle w:val="TDCf"/>
              <w:cnfStyle w:val="000000000000" w:firstRow="0" w:lastRow="0" w:firstColumn="0" w:lastColumn="0" w:oddVBand="0" w:evenVBand="0" w:oddHBand="0" w:evenHBand="0" w:firstRowFirstColumn="0" w:firstRowLastColumn="0" w:lastRowFirstColumn="0" w:lastRowLastColumn="0"/>
            </w:pPr>
            <w:r w:rsidRPr="00BB7A53">
              <w:rPr>
                <w:color w:val="C00000"/>
              </w:rPr>
              <w:t>상위 요구사항: SW-FW-RID-52, SW-FW-RID-76, SW-FW-RID-78. SW-FW-UnitTest-QCC-ID-14에서는 리모콘 키, SHA-256 파생 매핑키, AES-CMAC 인증 및 NVM 복호화를 확인한다.</w:t>
            </w:r>
          </w:p>
        </w:tc>
      </w:tr>
    </w:tbl>
    <w:p w14:paraId="6A4F6D0C" w14:textId="77777777" w:rsidR="001B4428" w:rsidRDefault="001B4428">
      <w:pPr>
        <w:pStyle w:val="TDC40"/>
      </w:pPr>
    </w:p>
    <w:p w14:paraId="04174E1D" w14:textId="77777777" w:rsidR="001B4428" w:rsidRDefault="00A42D4D">
      <w:pPr>
        <w:pStyle w:val="TDC4"/>
      </w:pPr>
      <w:r w:rsidRPr="00BB7A53">
        <w:rPr>
          <w:color w:val="C00000"/>
        </w:rPr>
        <w:t>SU-ID-QCC-014 보안 NVM 유닛</w:t>
      </w:r>
    </w:p>
    <w:p w14:paraId="0D1C5F77" w14:textId="77777777" w:rsidR="001B4428" w:rsidRDefault="00A42D4D">
      <w:pPr>
        <w:pStyle w:val="TDC40"/>
        <w:keepNext/>
      </w:pPr>
      <w:r w:rsidRPr="00BB7A53">
        <w:rPr>
          <w:color w:val="C00000"/>
        </w:rPr>
        <w:t>생산 시 설치한 키와 난수를 정해진 보안 저장 영역에서 읽어 인증과 암복호화에 필요한 데이터로 제공한다.</w:t>
      </w:r>
    </w:p>
    <w:p w14:paraId="14872329" w14:textId="77777777" w:rsidR="001B4428" w:rsidRDefault="00A42D4D">
      <w:pPr>
        <w:pStyle w:val="TDC42"/>
      </w:pPr>
      <w:r w:rsidRPr="00BB7A53">
        <w:rPr>
          <w:color w:val="C00000"/>
        </w:rPr>
        <w:t xml:space="preserve">표 </w:t>
      </w:r>
      <w:r w:rsidRPr="00BB7A53">
        <w:rPr>
          <w:color w:val="C00000"/>
        </w:rPr>
        <w:fldChar w:fldCharType="begin"/>
      </w:r>
      <w:r w:rsidRPr="00BB7A53">
        <w:rPr>
          <w:color w:val="C00000"/>
        </w:rPr>
        <w:instrText>SEQ 표 \* ARABIC</w:instrText>
      </w:r>
      <w:r w:rsidRPr="00BB7A53">
        <w:rPr>
          <w:color w:val="C00000"/>
        </w:rPr>
        <w:fldChar w:fldCharType="separate"/>
      </w:r>
      <w:r w:rsidR="001A0C22" w:rsidRPr="00BB7A53">
        <w:rPr>
          <w:noProof/>
          <w:color w:val="C00000"/>
        </w:rPr>
        <w:t>264</w:t>
      </w:r>
      <w:r w:rsidRPr="00BB7A53">
        <w:rPr>
          <w:color w:val="C00000"/>
        </w:rPr>
        <w:fldChar w:fldCharType="end"/>
      </w:r>
      <w:r w:rsidRPr="00BB7A53">
        <w:rPr>
          <w:color w:val="C00000"/>
        </w:rPr>
        <w:t>. 보안 NVM 유닛 / 유닛 설계 내용</w:t>
      </w:r>
    </w:p>
    <w:tbl>
      <w:tblPr>
        <w:tblStyle w:val="TDC41"/>
        <w:tblW w:w="8816" w:type="dxa"/>
        <w:tblLayout w:type="fixed"/>
        <w:tblLook w:val="04A0" w:firstRow="1" w:lastRow="0" w:firstColumn="1" w:lastColumn="0" w:noHBand="0" w:noVBand="1"/>
      </w:tblPr>
      <w:tblGrid>
        <w:gridCol w:w="1304"/>
        <w:gridCol w:w="7512"/>
      </w:tblGrid>
      <w:tr w:rsidR="001B4428" w14:paraId="6872ED99" w14:textId="77777777" w:rsidTr="001B442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1F5CA7F3" w14:textId="77777777" w:rsidR="001B4428" w:rsidRDefault="00A42D4D">
            <w:pPr>
              <w:pStyle w:val="TDC0"/>
            </w:pPr>
            <w:r>
              <w:t>항목</w:t>
            </w:r>
          </w:p>
        </w:tc>
        <w:tc>
          <w:tcPr>
            <w:tcW w:w="7512" w:type="dxa"/>
          </w:tcPr>
          <w:p w14:paraId="40A3D6C4" w14:textId="77777777" w:rsidR="001B4428" w:rsidRDefault="00A42D4D">
            <w:pPr>
              <w:pStyle w:val="TDC0"/>
              <w:cnfStyle w:val="100000000000" w:firstRow="1" w:lastRow="0" w:firstColumn="0" w:lastColumn="0" w:oddVBand="0" w:evenVBand="0" w:oddHBand="0" w:evenHBand="0" w:firstRowFirstColumn="0" w:firstRowLastColumn="0" w:lastRowFirstColumn="0" w:lastRowLastColumn="0"/>
            </w:pPr>
            <w:r>
              <w:t>설계 내용</w:t>
            </w:r>
          </w:p>
        </w:tc>
      </w:tr>
      <w:tr w:rsidR="001B4428" w14:paraId="33EE2D44" w14:textId="77777777" w:rsidTr="001B4428">
        <w:tc>
          <w:tcPr>
            <w:cnfStyle w:val="001000000000" w:firstRow="0" w:lastRow="0" w:firstColumn="1" w:lastColumn="0" w:oddVBand="0" w:evenVBand="0" w:oddHBand="0" w:evenHBand="0" w:firstRowFirstColumn="0" w:firstRowLastColumn="0" w:lastRowFirstColumn="0" w:lastRowLastColumn="0"/>
            <w:tcW w:w="1304" w:type="dxa"/>
          </w:tcPr>
          <w:p w14:paraId="1C1202F7" w14:textId="77777777" w:rsidR="001B4428" w:rsidRDefault="00A42D4D">
            <w:pPr>
              <w:pStyle w:val="TDCe"/>
            </w:pPr>
            <w:r>
              <w:t>입력</w:t>
            </w:r>
          </w:p>
        </w:tc>
        <w:tc>
          <w:tcPr>
            <w:tcW w:w="7512" w:type="dxa"/>
          </w:tcPr>
          <w:p w14:paraId="7A088549" w14:textId="77777777" w:rsidR="001B4428" w:rsidRDefault="00A42D4D">
            <w:pPr>
              <w:pStyle w:val="TDCf"/>
              <w:cnfStyle w:val="000000000000" w:firstRow="0" w:lastRow="0" w:firstColumn="0" w:lastColumn="0" w:oddVBand="0" w:evenVBand="0" w:oddHBand="0" w:evenHBand="0" w:firstRowFirstColumn="0" w:firstRowLastColumn="0" w:lastRowFirstColumn="0" w:lastRowLastColumn="0"/>
            </w:pPr>
            <w:r w:rsidRPr="00BB7A53">
              <w:rPr>
                <w:color w:val="C00000"/>
              </w:rPr>
              <w:t>보안 PS 데이터 식별자와 읽기 요청</w:t>
            </w:r>
            <w:r w:rsidRPr="00BB7A53">
              <w:rPr>
                <w:color w:val="C00000"/>
              </w:rPr>
              <w:br/>
              <w:t>HW NVM 읽기 인터페이스, toolbox 복호화, BD_ADDR/RAND 키 재료</w:t>
            </w:r>
          </w:p>
        </w:tc>
      </w:tr>
      <w:tr w:rsidR="001B4428" w14:paraId="2CD358A4" w14:textId="77777777" w:rsidTr="001B4428">
        <w:tc>
          <w:tcPr>
            <w:cnfStyle w:val="001000000000" w:firstRow="0" w:lastRow="0" w:firstColumn="1" w:lastColumn="0" w:oddVBand="0" w:evenVBand="0" w:oddHBand="0" w:evenHBand="0" w:firstRowFirstColumn="0" w:firstRowLastColumn="0" w:lastRowFirstColumn="0" w:lastRowLastColumn="0"/>
            <w:tcW w:w="1304" w:type="dxa"/>
          </w:tcPr>
          <w:p w14:paraId="534B6B55" w14:textId="77777777" w:rsidR="001B4428" w:rsidRDefault="00A42D4D">
            <w:pPr>
              <w:pStyle w:val="TDCe"/>
            </w:pPr>
            <w:r>
              <w:t>출력</w:t>
            </w:r>
          </w:p>
        </w:tc>
        <w:tc>
          <w:tcPr>
            <w:tcW w:w="7512" w:type="dxa"/>
          </w:tcPr>
          <w:p w14:paraId="0F618FB9" w14:textId="77777777" w:rsidR="001B4428" w:rsidRDefault="00A42D4D">
            <w:pPr>
              <w:pStyle w:val="TDCf"/>
              <w:cnfStyle w:val="000000000000" w:firstRow="0" w:lastRow="0" w:firstColumn="0" w:lastColumn="0" w:oddVBand="0" w:evenVBand="0" w:oddHBand="0" w:evenHBand="0" w:firstRowFirstColumn="0" w:firstRowLastColumn="0" w:lastRowFirstColumn="0" w:lastRowLastColumn="0"/>
            </w:pPr>
            <w:r w:rsidRPr="00BB7A53">
              <w:rPr>
                <w:color w:val="C00000"/>
              </w:rPr>
              <w:t>복호화된 제조 설치 키와 인증/키 파생용 데이터</w:t>
            </w:r>
            <w:r w:rsidRPr="00BB7A53">
              <w:rPr>
                <w:color w:val="C00000"/>
              </w:rPr>
              <w:br/>
              <w:t>읽기 결과/길이/실패 상태</w:t>
            </w:r>
          </w:p>
        </w:tc>
      </w:tr>
      <w:tr w:rsidR="001B4428" w14:paraId="34465EF6" w14:textId="77777777" w:rsidTr="001B4428">
        <w:tc>
          <w:tcPr>
            <w:cnfStyle w:val="001000000000" w:firstRow="0" w:lastRow="0" w:firstColumn="1" w:lastColumn="0" w:oddVBand="0" w:evenVBand="0" w:oddHBand="0" w:evenHBand="0" w:firstRowFirstColumn="0" w:firstRowLastColumn="0" w:lastRowFirstColumn="0" w:lastRowLastColumn="0"/>
            <w:tcW w:w="1304" w:type="dxa"/>
          </w:tcPr>
          <w:p w14:paraId="42FC5A67" w14:textId="77777777" w:rsidR="001B4428" w:rsidRDefault="00A42D4D">
            <w:pPr>
              <w:pStyle w:val="TDCe"/>
            </w:pPr>
            <w:r>
              <w:t>처리</w:t>
            </w:r>
          </w:p>
        </w:tc>
        <w:tc>
          <w:tcPr>
            <w:tcW w:w="7512" w:type="dxa"/>
          </w:tcPr>
          <w:p w14:paraId="6624FE8D" w14:textId="77777777" w:rsidR="001B4428" w:rsidRDefault="00A42D4D">
            <w:pPr>
              <w:pStyle w:val="TDCf"/>
              <w:cnfStyle w:val="000000000000" w:firstRow="0" w:lastRow="0" w:firstColumn="0" w:lastColumn="0" w:oddVBand="0" w:evenVBand="0" w:oddHBand="0" w:evenHBand="0" w:firstRowFirstColumn="0" w:firstRowLastColumn="0" w:lastRowFirstColumn="0" w:lastRowLastColumn="0"/>
            </w:pPr>
            <w:r w:rsidRPr="00BB7A53">
              <w:rPr>
                <w:color w:val="C00000"/>
              </w:rPr>
              <w:t>1. 생산 시 설치한 보안 저장값은 PS_USR40의 RAND 10byte, PS_USR43의 clinician_master_key 16byte, PS_USR44의 shared_service_key 16byte로 구분한다.</w:t>
            </w:r>
            <w:r w:rsidRPr="00BB7A53">
              <w:rPr>
                <w:color w:val="C00000"/>
              </w:rPr>
              <w:br/>
              <w:t>2. 펌웨어의 보안 NVM 접근은 읽기 인터페이스를 사용한다. 일반 NVM이 실제 PS 영역을 읽고 toolbox가 필요한 저장값을 복호화한다.</w:t>
            </w:r>
            <w:r w:rsidRPr="00BB7A53">
              <w:rPr>
                <w:color w:val="C00000"/>
              </w:rPr>
              <w:br/>
              <w:t>3. 리모콘 키와 의료진 master key를 인증/파생 처리에 제공하고 생성된 clinic_service_key와 제조 저장 키를 구분한다.</w:t>
            </w:r>
            <w:r w:rsidRPr="00BB7A53">
              <w:rPr>
                <w:color w:val="C00000"/>
              </w:rPr>
              <w:br/>
              <w:t>4. 읽기 전용 펌웨어 인터페이스를 생산 도구/PSTool/디버거의 접근 제한 완료로 확대하지 않는다.</w:t>
            </w:r>
          </w:p>
        </w:tc>
      </w:tr>
    </w:tbl>
    <w:p w14:paraId="0AB5C0E3" w14:textId="77777777" w:rsidR="001B4428" w:rsidRDefault="001B4428">
      <w:pPr>
        <w:pStyle w:val="TDC40"/>
      </w:pPr>
    </w:p>
    <w:p w14:paraId="79B57CCF" w14:textId="77777777" w:rsidR="001B4428" w:rsidRDefault="00A42D4D">
      <w:pPr>
        <w:pStyle w:val="TDC42"/>
      </w:pPr>
      <w:r w:rsidRPr="00BB7A53">
        <w:rPr>
          <w:color w:val="C00000"/>
        </w:rPr>
        <w:lastRenderedPageBreak/>
        <w:t xml:space="preserve">표 </w:t>
      </w:r>
      <w:r w:rsidRPr="00BB7A53">
        <w:rPr>
          <w:color w:val="C00000"/>
        </w:rPr>
        <w:fldChar w:fldCharType="begin"/>
      </w:r>
      <w:r w:rsidRPr="00BB7A53">
        <w:rPr>
          <w:color w:val="C00000"/>
        </w:rPr>
        <w:instrText>SEQ 표 \* ARABIC</w:instrText>
      </w:r>
      <w:r w:rsidRPr="00BB7A53">
        <w:rPr>
          <w:color w:val="C00000"/>
        </w:rPr>
        <w:fldChar w:fldCharType="separate"/>
      </w:r>
      <w:r w:rsidR="001A0C22" w:rsidRPr="00BB7A53">
        <w:rPr>
          <w:noProof/>
          <w:color w:val="C00000"/>
        </w:rPr>
        <w:t>265</w:t>
      </w:r>
      <w:r w:rsidRPr="00BB7A53">
        <w:rPr>
          <w:color w:val="C00000"/>
        </w:rPr>
        <w:fldChar w:fldCharType="end"/>
      </w:r>
      <w:r w:rsidRPr="00BB7A53">
        <w:rPr>
          <w:color w:val="C00000"/>
        </w:rPr>
        <w:t>. 보안 NVM 유닛 / 구현 조건</w:t>
      </w:r>
    </w:p>
    <w:tbl>
      <w:tblPr>
        <w:tblStyle w:val="TDC41"/>
        <w:tblW w:w="8816" w:type="dxa"/>
        <w:tblLayout w:type="fixed"/>
        <w:tblLook w:val="04A0" w:firstRow="1" w:lastRow="0" w:firstColumn="1" w:lastColumn="0" w:noHBand="0" w:noVBand="1"/>
      </w:tblPr>
      <w:tblGrid>
        <w:gridCol w:w="1304"/>
        <w:gridCol w:w="7512"/>
      </w:tblGrid>
      <w:tr w:rsidR="001B4428" w14:paraId="7A73185B" w14:textId="77777777" w:rsidTr="001B442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4" w:type="dxa"/>
          </w:tcPr>
          <w:p w14:paraId="428201D1" w14:textId="77777777" w:rsidR="001B4428" w:rsidRDefault="00A42D4D">
            <w:pPr>
              <w:pStyle w:val="TDC0"/>
            </w:pPr>
            <w:r>
              <w:t>구분</w:t>
            </w:r>
          </w:p>
        </w:tc>
        <w:tc>
          <w:tcPr>
            <w:tcW w:w="7512" w:type="dxa"/>
          </w:tcPr>
          <w:p w14:paraId="108C8911" w14:textId="77777777" w:rsidR="001B4428" w:rsidRDefault="00A42D4D">
            <w:pPr>
              <w:pStyle w:val="TDC0"/>
              <w:cnfStyle w:val="100000000000" w:firstRow="1" w:lastRow="0" w:firstColumn="0" w:lastColumn="0" w:oddVBand="0" w:evenVBand="0" w:oddHBand="0" w:evenHBand="0" w:firstRowFirstColumn="0" w:firstRowLastColumn="0" w:lastRowFirstColumn="0" w:lastRowLastColumn="0"/>
            </w:pPr>
            <w:r>
              <w:t>구현 조건</w:t>
            </w:r>
          </w:p>
        </w:tc>
      </w:tr>
      <w:tr w:rsidR="001B4428" w14:paraId="231D1010" w14:textId="77777777" w:rsidTr="001B4428">
        <w:tc>
          <w:tcPr>
            <w:cnfStyle w:val="001000000000" w:firstRow="0" w:lastRow="0" w:firstColumn="1" w:lastColumn="0" w:oddVBand="0" w:evenVBand="0" w:oddHBand="0" w:evenHBand="0" w:firstRowFirstColumn="0" w:firstRowLastColumn="0" w:lastRowFirstColumn="0" w:lastRowLastColumn="0"/>
            <w:tcW w:w="1304" w:type="dxa"/>
          </w:tcPr>
          <w:p w14:paraId="2C7A4A54" w14:textId="77777777" w:rsidR="001B4428" w:rsidRDefault="00A42D4D">
            <w:pPr>
              <w:pStyle w:val="TDCe"/>
            </w:pPr>
            <w:r>
              <w:t>동작 조건</w:t>
            </w:r>
          </w:p>
        </w:tc>
        <w:tc>
          <w:tcPr>
            <w:tcW w:w="7512" w:type="dxa"/>
          </w:tcPr>
          <w:p w14:paraId="6A824850" w14:textId="77777777" w:rsidR="001B4428" w:rsidRDefault="00A42D4D">
            <w:pPr>
              <w:pStyle w:val="TDCf"/>
              <w:cnfStyle w:val="000000000000" w:firstRow="0" w:lastRow="0" w:firstColumn="0" w:lastColumn="0" w:oddVBand="0" w:evenVBand="0" w:oddHBand="0" w:evenHBand="0" w:firstRowFirstColumn="0" w:firstRowLastColumn="0" w:lastRowFirstColumn="0" w:lastRowLastColumn="0"/>
            </w:pPr>
            <w:r w:rsidRPr="00BB7A53">
              <w:rPr>
                <w:color w:val="C00000"/>
              </w:rPr>
              <w:t>TD_PS_KEY_AUTH_SET_RAND와 보안 키의 PS 식별자/길이를 일치시킨다. 시험키의 존재/길이/보호 상태와 복호화 결과를 비교하며 실제 생산 비밀키를 시험 보고서에 노출하지 않는다.</w:t>
            </w:r>
            <w:r w:rsidRPr="00BB7A53">
              <w:rPr>
                <w:color w:val="C00000"/>
              </w:rPr>
              <w:br/>
              <w:t>생산 저장 작업과 실행 중 읽기를 분리한다. 읽기 실패/손상 저장값은 인증/데이터 접근의 안전 상태에 연결한다.</w:t>
            </w:r>
          </w:p>
        </w:tc>
      </w:tr>
      <w:tr w:rsidR="001B4428" w14:paraId="0C8B6C8D" w14:textId="77777777" w:rsidTr="001B4428">
        <w:tc>
          <w:tcPr>
            <w:cnfStyle w:val="001000000000" w:firstRow="0" w:lastRow="0" w:firstColumn="1" w:lastColumn="0" w:oddVBand="0" w:evenVBand="0" w:oddHBand="0" w:evenHBand="0" w:firstRowFirstColumn="0" w:firstRowLastColumn="0" w:lastRowFirstColumn="0" w:lastRowLastColumn="0"/>
            <w:tcW w:w="1304" w:type="dxa"/>
          </w:tcPr>
          <w:p w14:paraId="2CFDF7FA" w14:textId="77777777" w:rsidR="001B4428" w:rsidRDefault="00A42D4D">
            <w:pPr>
              <w:pStyle w:val="TDCe"/>
            </w:pPr>
            <w:r>
              <w:t>요구사항/검증 연결</w:t>
            </w:r>
          </w:p>
        </w:tc>
        <w:tc>
          <w:tcPr>
            <w:tcW w:w="7512" w:type="dxa"/>
          </w:tcPr>
          <w:p w14:paraId="261EF435" w14:textId="07267A58" w:rsidR="001B4428" w:rsidRDefault="00A42D4D">
            <w:pPr>
              <w:pStyle w:val="TDCf"/>
              <w:cnfStyle w:val="000000000000" w:firstRow="0" w:lastRow="0" w:firstColumn="0" w:lastColumn="0" w:oddVBand="0" w:evenVBand="0" w:oddHBand="0" w:evenHBand="0" w:firstRowFirstColumn="0" w:firstRowLastColumn="0" w:lastRowFirstColumn="0" w:lastRowLastColumn="0"/>
            </w:pPr>
            <w:r w:rsidRPr="00BB7A53">
              <w:rPr>
                <w:color w:val="C00000"/>
              </w:rPr>
              <w:t>상위 요구사항: SW-FW-RID-52, SW-FW-RID-76, SW-FW-RID-78. SW-FW-UnitTest-QCC-ID-15에서는 보안 PS 영역/길이/읽기 인터페이스 및 암호화 저장값/복호화를 확인한다.</w:t>
            </w:r>
          </w:p>
        </w:tc>
      </w:tr>
    </w:tbl>
    <w:p w14:paraId="4456802D" w14:textId="77777777" w:rsidR="001B4428" w:rsidRPr="00BB7A53" w:rsidRDefault="001B4428">
      <w:pPr>
        <w:pStyle w:val="TDC20"/>
        <w:rPr>
          <w:lang w:val="en-US"/>
        </w:rPr>
      </w:pPr>
    </w:p>
    <w:p w14:paraId="45800EBF" w14:textId="77777777" w:rsidR="001B4428" w:rsidRDefault="00A42D4D">
      <w:pPr>
        <w:pStyle w:val="TDC3"/>
      </w:pPr>
      <w:bookmarkStart w:id="1022" w:name="_Toc242778316"/>
      <w:r w:rsidRPr="00BB7A53">
        <w:rPr>
          <w:color w:val="C00000"/>
        </w:rPr>
        <w:t>인증 키와 비휘발성 저장 데이터</w:t>
      </w:r>
      <w:bookmarkEnd w:id="1022"/>
    </w:p>
    <w:p w14:paraId="5CC28B67" w14:textId="77777777" w:rsidR="001B4428" w:rsidRDefault="00A42D4D">
      <w:pPr>
        <w:pStyle w:val="TDC30"/>
      </w:pPr>
      <w:r w:rsidRPr="00BB7A53">
        <w:rPr>
          <w:color w:val="C00000"/>
        </w:rPr>
        <w:t>생산 시 설치하는 키, 실행 중 파생하는 키와 저장 복호화의 키 재료는 역할과 수명 주기가 다르다. 제조 키의 저장/읽기, 매핑 키 파생과 CRA 인증값 계산을 각각 연결한다.</w:t>
      </w:r>
    </w:p>
    <w:p w14:paraId="2E6ADC57" w14:textId="77777777" w:rsidR="001B4428" w:rsidRDefault="00A42D4D">
      <w:pPr>
        <w:pStyle w:val="TDC32"/>
      </w:pPr>
      <w:r w:rsidRPr="00BB7A53">
        <w:rPr>
          <w:color w:val="C00000"/>
        </w:rPr>
        <w:t xml:space="preserve">표 </w:t>
      </w:r>
      <w:r w:rsidRPr="00BB7A53">
        <w:rPr>
          <w:color w:val="C00000"/>
        </w:rPr>
        <w:fldChar w:fldCharType="begin"/>
      </w:r>
      <w:r w:rsidRPr="00BB7A53">
        <w:rPr>
          <w:color w:val="C00000"/>
        </w:rPr>
        <w:instrText>SEQ 표 \* ARABIC</w:instrText>
      </w:r>
      <w:r w:rsidRPr="00BB7A53">
        <w:rPr>
          <w:color w:val="C00000"/>
        </w:rPr>
        <w:fldChar w:fldCharType="separate"/>
      </w:r>
      <w:r w:rsidR="001A0C22" w:rsidRPr="00BB7A53">
        <w:rPr>
          <w:noProof/>
          <w:color w:val="C00000"/>
        </w:rPr>
        <w:t>266</w:t>
      </w:r>
      <w:r w:rsidRPr="00BB7A53">
        <w:rPr>
          <w:color w:val="C00000"/>
        </w:rPr>
        <w:fldChar w:fldCharType="end"/>
      </w:r>
      <w:r w:rsidRPr="00BB7A53">
        <w:rPr>
          <w:color w:val="C00000"/>
        </w:rPr>
        <w:t>. 키와 저장 데이터의 역할</w:t>
      </w:r>
    </w:p>
    <w:tbl>
      <w:tblPr>
        <w:tblStyle w:val="TDC31"/>
        <w:tblW w:w="9016" w:type="dxa"/>
        <w:tblLayout w:type="fixed"/>
        <w:tblLook w:val="0420" w:firstRow="1" w:lastRow="0" w:firstColumn="0" w:lastColumn="0" w:noHBand="0" w:noVBand="1"/>
      </w:tblPr>
      <w:tblGrid>
        <w:gridCol w:w="2100"/>
        <w:gridCol w:w="2800"/>
        <w:gridCol w:w="4116"/>
      </w:tblGrid>
      <w:tr w:rsidR="001B4428" w14:paraId="45B5D179" w14:textId="77777777" w:rsidTr="001B4428">
        <w:trPr>
          <w:cnfStyle w:val="100000000000" w:firstRow="1" w:lastRow="0" w:firstColumn="0" w:lastColumn="0" w:oddVBand="0" w:evenVBand="0" w:oddHBand="0" w:evenHBand="0" w:firstRowFirstColumn="0" w:firstRowLastColumn="0" w:lastRowFirstColumn="0" w:lastRowLastColumn="0"/>
          <w:cantSplit/>
          <w:tblHeader/>
        </w:trPr>
        <w:tc>
          <w:tcPr>
            <w:tcW w:w="2100" w:type="dxa"/>
          </w:tcPr>
          <w:p w14:paraId="5493BAFD" w14:textId="77777777" w:rsidR="001B4428" w:rsidRDefault="00A42D4D">
            <w:pPr>
              <w:pStyle w:val="TDC0"/>
            </w:pPr>
            <w:r>
              <w:t>데이터</w:t>
            </w:r>
          </w:p>
        </w:tc>
        <w:tc>
          <w:tcPr>
            <w:tcW w:w="2800" w:type="dxa"/>
          </w:tcPr>
          <w:p w14:paraId="42795D64" w14:textId="77777777" w:rsidR="001B4428" w:rsidRDefault="00A42D4D">
            <w:pPr>
              <w:pStyle w:val="TDC0"/>
            </w:pPr>
            <w:r>
              <w:t>사용 역할</w:t>
            </w:r>
          </w:p>
        </w:tc>
        <w:tc>
          <w:tcPr>
            <w:tcW w:w="4116" w:type="dxa"/>
          </w:tcPr>
          <w:p w14:paraId="4500AB3B" w14:textId="77777777" w:rsidR="001B4428" w:rsidRDefault="00A42D4D">
            <w:pPr>
              <w:pStyle w:val="TDC0"/>
            </w:pPr>
            <w:r>
              <w:t>저장/처리 경로</w:t>
            </w:r>
          </w:p>
        </w:tc>
      </w:tr>
      <w:tr w:rsidR="001B4428" w14:paraId="565FD7B2" w14:textId="77777777" w:rsidTr="00BB7A53">
        <w:trPr>
          <w:cantSplit/>
        </w:trPr>
        <w:tc>
          <w:tcPr>
            <w:tcW w:w="2100" w:type="dxa"/>
          </w:tcPr>
          <w:p w14:paraId="6B31DD08" w14:textId="77777777" w:rsidR="001B4428" w:rsidRDefault="00A42D4D">
            <w:pPr>
              <w:pStyle w:val="TDC7"/>
            </w:pPr>
            <w:r w:rsidRPr="00BB7A53">
              <w:rPr>
                <w:color w:val="C00000"/>
              </w:rPr>
              <w:t>shared_service_key</w:t>
            </w:r>
          </w:p>
        </w:tc>
        <w:tc>
          <w:tcPr>
            <w:tcW w:w="2800" w:type="dxa"/>
          </w:tcPr>
          <w:p w14:paraId="72F96015" w14:textId="77777777" w:rsidR="001B4428" w:rsidRDefault="00A42D4D">
            <w:pPr>
              <w:pStyle w:val="TDC7"/>
            </w:pPr>
            <w:r w:rsidRPr="00BB7A53">
              <w:rPr>
                <w:color w:val="C00000"/>
              </w:rPr>
              <w:t>리모콘 인증용 제조 설치 키, 16byte</w:t>
            </w:r>
          </w:p>
        </w:tc>
        <w:tc>
          <w:tcPr>
            <w:tcW w:w="4116" w:type="dxa"/>
          </w:tcPr>
          <w:p w14:paraId="63E80049" w14:textId="77777777" w:rsidR="001B4428" w:rsidRDefault="00A42D4D">
            <w:pPr>
              <w:pStyle w:val="TDC7"/>
            </w:pPr>
            <w:r w:rsidRPr="00BB7A53">
              <w:rPr>
                <w:color w:val="C00000"/>
              </w:rPr>
              <w:t>PS_USR44 → 보안 NVM/복호화 → CRA</w:t>
            </w:r>
          </w:p>
        </w:tc>
      </w:tr>
      <w:tr w:rsidR="001B4428" w14:paraId="6449477D" w14:textId="77777777" w:rsidTr="00BB7A53">
        <w:trPr>
          <w:cantSplit/>
        </w:trPr>
        <w:tc>
          <w:tcPr>
            <w:tcW w:w="2100" w:type="dxa"/>
          </w:tcPr>
          <w:p w14:paraId="35E2A613" w14:textId="77777777" w:rsidR="001B4428" w:rsidRDefault="00A42D4D">
            <w:pPr>
              <w:pStyle w:val="TDC7"/>
            </w:pPr>
            <w:r w:rsidRPr="00BB7A53">
              <w:rPr>
                <w:color w:val="C00000"/>
              </w:rPr>
              <w:t>clinician_master_key</w:t>
            </w:r>
          </w:p>
        </w:tc>
        <w:tc>
          <w:tcPr>
            <w:tcW w:w="2800" w:type="dxa"/>
          </w:tcPr>
          <w:p w14:paraId="5309FBA5" w14:textId="77777777" w:rsidR="001B4428" w:rsidRDefault="00A42D4D">
            <w:pPr>
              <w:pStyle w:val="TDC7"/>
            </w:pPr>
            <w:r w:rsidRPr="00BB7A53">
              <w:rPr>
                <w:color w:val="C00000"/>
              </w:rPr>
              <w:t>의료진 매핑 키의 제조 설치 master key, 16byte</w:t>
            </w:r>
          </w:p>
        </w:tc>
        <w:tc>
          <w:tcPr>
            <w:tcW w:w="4116" w:type="dxa"/>
          </w:tcPr>
          <w:p w14:paraId="4107D37D" w14:textId="77777777" w:rsidR="001B4428" w:rsidRDefault="00A42D4D">
            <w:pPr>
              <w:pStyle w:val="TDC7"/>
            </w:pPr>
            <w:r w:rsidRPr="00BB7A53">
              <w:rPr>
                <w:color w:val="C00000"/>
              </w:rPr>
              <w:t>PS_USR43 → 보안 NVM/복호화 → SHA-256 키 파생</w:t>
            </w:r>
          </w:p>
        </w:tc>
      </w:tr>
      <w:tr w:rsidR="001B4428" w14:paraId="019A7073" w14:textId="77777777" w:rsidTr="00BB7A53">
        <w:trPr>
          <w:cantSplit/>
        </w:trPr>
        <w:tc>
          <w:tcPr>
            <w:tcW w:w="2100" w:type="dxa"/>
          </w:tcPr>
          <w:p w14:paraId="6A486185" w14:textId="77777777" w:rsidR="001B4428" w:rsidRDefault="00A42D4D">
            <w:pPr>
              <w:pStyle w:val="TDC7"/>
            </w:pPr>
            <w:r w:rsidRPr="00BB7A53">
              <w:rPr>
                <w:color w:val="C00000"/>
              </w:rPr>
              <w:t>clinic_service_key</w:t>
            </w:r>
          </w:p>
        </w:tc>
        <w:tc>
          <w:tcPr>
            <w:tcW w:w="2800" w:type="dxa"/>
          </w:tcPr>
          <w:p w14:paraId="75D226B8" w14:textId="77777777" w:rsidR="001B4428" w:rsidRDefault="00A42D4D">
            <w:pPr>
              <w:pStyle w:val="TDC7"/>
            </w:pPr>
            <w:r w:rsidRPr="00BB7A53">
              <w:rPr>
                <w:color w:val="C00000"/>
              </w:rPr>
              <w:t>제조번호와 master key로 파생한 매핑 인증 키</w:t>
            </w:r>
          </w:p>
        </w:tc>
        <w:tc>
          <w:tcPr>
            <w:tcW w:w="4116" w:type="dxa"/>
          </w:tcPr>
          <w:p w14:paraId="1A246745" w14:textId="77777777" w:rsidR="001B4428" w:rsidRDefault="00A42D4D">
            <w:pPr>
              <w:pStyle w:val="TDC7"/>
            </w:pPr>
            <w:r w:rsidRPr="00BB7A53">
              <w:rPr>
                <w:color w:val="C00000"/>
              </w:rPr>
              <w:t>SHA-256 결과 앞 16byte → CRA 인증값 계산</w:t>
            </w:r>
          </w:p>
        </w:tc>
      </w:tr>
      <w:tr w:rsidR="001B4428" w14:paraId="52993932" w14:textId="77777777" w:rsidTr="00BB7A53">
        <w:trPr>
          <w:cantSplit/>
        </w:trPr>
        <w:tc>
          <w:tcPr>
            <w:tcW w:w="2100" w:type="dxa"/>
          </w:tcPr>
          <w:p w14:paraId="1CD8AFF7" w14:textId="77777777" w:rsidR="001B4428" w:rsidRDefault="00A42D4D">
            <w:pPr>
              <w:pStyle w:val="TDC7"/>
            </w:pPr>
            <w:r w:rsidRPr="00BB7A53">
              <w:rPr>
                <w:color w:val="C00000"/>
              </w:rPr>
              <w:t>RAND / BD_ADDR</w:t>
            </w:r>
          </w:p>
        </w:tc>
        <w:tc>
          <w:tcPr>
            <w:tcW w:w="2800" w:type="dxa"/>
          </w:tcPr>
          <w:p w14:paraId="3FE35572" w14:textId="77777777" w:rsidR="001B4428" w:rsidRDefault="00A42D4D">
            <w:pPr>
              <w:pStyle w:val="TDC7"/>
            </w:pPr>
            <w:r w:rsidRPr="00BB7A53">
              <w:rPr>
                <w:color w:val="C00000"/>
              </w:rPr>
              <w:t>NVM 복호화 키 재료: 10byte/6byte</w:t>
            </w:r>
          </w:p>
        </w:tc>
        <w:tc>
          <w:tcPr>
            <w:tcW w:w="4116" w:type="dxa"/>
          </w:tcPr>
          <w:p w14:paraId="0F51DD08" w14:textId="77777777" w:rsidR="001B4428" w:rsidRDefault="00A42D4D">
            <w:pPr>
              <w:pStyle w:val="TDC7"/>
            </w:pPr>
            <w:r w:rsidRPr="00BB7A53">
              <w:rPr>
                <w:color w:val="C00000"/>
              </w:rPr>
              <w:t>PS_USR40 RAND와 장치 주소 → toolbox</w:t>
            </w:r>
          </w:p>
        </w:tc>
      </w:tr>
    </w:tbl>
    <w:p w14:paraId="6302A11E" w14:textId="7EF5DFFC" w:rsidR="00124877" w:rsidDel="006A2F2C" w:rsidRDefault="00124877">
      <w:pPr>
        <w:pStyle w:val="TDC30"/>
        <w:rPr>
          <w:del w:id="1023" w:author="김은수" w:date="2026-10-16T17:59:00Z" w16du:dateUtc="2026-10-16T08:59:00Z"/>
        </w:rPr>
      </w:pPr>
    </w:p>
    <w:p w14:paraId="25E67D5D" w14:textId="3C8B88CF" w:rsidR="00124877" w:rsidRDefault="00124877">
      <w:pPr>
        <w:widowControl/>
        <w:wordWrap/>
        <w:autoSpaceDE/>
        <w:autoSpaceDN/>
        <w:rPr>
          <w:ins w:id="1024" w:author="김은수" w:date="2026-10-16T17:59:00Z" w16du:dateUtc="2026-10-16T08:59:00Z"/>
        </w:rPr>
      </w:pPr>
      <w:del w:id="1025" w:author="김은수" w:date="2026-10-16T17:59:00Z" w16du:dateUtc="2026-10-16T08:59:00Z">
        <w:r w:rsidDel="006A2F2C">
          <w:br w:type="page"/>
        </w:r>
      </w:del>
    </w:p>
    <w:p w14:paraId="36BD499E" w14:textId="77777777" w:rsidR="006A2F2C" w:rsidRDefault="006A2F2C">
      <w:pPr>
        <w:widowControl/>
        <w:wordWrap/>
        <w:autoSpaceDE/>
        <w:autoSpaceDN/>
        <w:rPr>
          <w:rFonts w:ascii="맑은 고딕" w:eastAsia="맑은 고딕" w:hAnsi="맑은 고딕" w:cs="맑은 고딕"/>
          <w:color w:val="000000"/>
          <w:szCs w:val="20"/>
          <w:lang w:val="ko-KR"/>
        </w:rPr>
      </w:pPr>
    </w:p>
    <w:p w14:paraId="53AAE3F8" w14:textId="77777777" w:rsidR="00697371" w:rsidRPr="00E00010" w:rsidRDefault="00220104" w:rsidP="00BB7A53">
      <w:pPr>
        <w:pStyle w:val="TDC1"/>
        <w:pageBreakBefore/>
      </w:pPr>
      <w:bookmarkStart w:id="1026" w:name="_Toc242775157"/>
      <w:bookmarkStart w:id="1027" w:name="_Toc242776859"/>
      <w:bookmarkStart w:id="1028" w:name="_Toc242778318"/>
      <w:bookmarkStart w:id="1029" w:name="_Toc242775158"/>
      <w:bookmarkStart w:id="1030" w:name="_Toc242776860"/>
      <w:bookmarkStart w:id="1031" w:name="_Toc242778319"/>
      <w:bookmarkStart w:id="1032" w:name="_Toc242775159"/>
      <w:bookmarkStart w:id="1033" w:name="_Toc242776861"/>
      <w:bookmarkStart w:id="1034" w:name="_Toc242778320"/>
      <w:bookmarkStart w:id="1035" w:name="_Toc242778321"/>
      <w:bookmarkEnd w:id="1026"/>
      <w:bookmarkEnd w:id="1027"/>
      <w:bookmarkEnd w:id="1028"/>
      <w:bookmarkEnd w:id="1029"/>
      <w:bookmarkEnd w:id="1030"/>
      <w:bookmarkEnd w:id="1031"/>
      <w:bookmarkEnd w:id="1032"/>
      <w:bookmarkEnd w:id="1033"/>
      <w:bookmarkEnd w:id="1034"/>
      <w:r>
        <w:lastRenderedPageBreak/>
        <w:t>소프트웨어 상세 설계 검증</w:t>
      </w:r>
      <w:bookmarkEnd w:id="1035"/>
    </w:p>
    <w:p w14:paraId="200FB152" w14:textId="77777777" w:rsidR="001B4428" w:rsidRDefault="00A42D4D">
      <w:pPr>
        <w:pStyle w:val="TDC10"/>
      </w:pPr>
      <w:r>
        <w:t>상세 설계의 검토는 유닛의 목적, 입력/출력/처리와 동작 조건이 상위 요구사항에 연결되는지 확인한다. 연결 데이터의 길이/단위, 초기 상태와 오류 처리도 함께 확인한다. 구현 확인과 실제 제품 시험 결과는 해당 유닛/통합/시스템 시험 기록에서 별도로 판정한다.</w:t>
      </w:r>
    </w:p>
    <w:p w14:paraId="151260BF" w14:textId="77777777" w:rsidR="00697371" w:rsidRPr="00E00010" w:rsidRDefault="00220104" w:rsidP="00BB7A53">
      <w:pPr>
        <w:pStyle w:val="TDC10"/>
      </w:pPr>
      <w:r w:rsidRPr="00E00010">
        <w:t>소프트웨어 아키텍쳐 기술서의 기능 모듈과 본 문서의 소프트웨어 항목을 대조하여 기능의 누락과 역할 중복을 확인한다. 각 유닛의 목적, 입력, 출력, 처리 순서와 인터페이스가 상위 설계를 구체화하고 있는지 검토한다.</w:t>
      </w:r>
    </w:p>
    <w:p w14:paraId="59452776" w14:textId="77777777" w:rsidR="001B4428" w:rsidRDefault="00A42D4D">
      <w:pPr>
        <w:pStyle w:val="TDC10"/>
      </w:pPr>
      <w:r>
        <w:t>유닛 사이 데이터의 단위/저장 형식/처리 완료/초기 상태/오류 처리는 서로 일치해야 한다. 종료 신호, 충전 변환, AUTH/GAIA 포맷과 키/난수 bootstrap 등 미확정 계약은 해당 미비 안내와 시험 판정에서 유지한다. 같은 입력의 예상 배열/수치/시간과 실제 관찰값을 해당 기준서/보고서의 같은 조건에서 비교한다.</w:t>
      </w:r>
    </w:p>
    <w:sectPr w:rsidR="001B4428" w:rsidSect="00C41441">
      <w:footerReference w:type="default" r:id="rId51"/>
      <w:pgSz w:w="11906" w:h="16838" w:code="9"/>
      <w:pgMar w:top="1134" w:right="1134" w:bottom="851" w:left="1134" w:header="1020" w:footer="680"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13F110" w14:textId="77777777" w:rsidR="000249BD" w:rsidRDefault="000249BD" w:rsidP="003325E9">
      <w:pPr>
        <w:spacing w:after="0" w:line="240" w:lineRule="auto"/>
      </w:pPr>
      <w:r>
        <w:separator/>
      </w:r>
    </w:p>
  </w:endnote>
  <w:endnote w:type="continuationSeparator" w:id="0">
    <w:p w14:paraId="09C4D531" w14:textId="77777777" w:rsidR="000249BD" w:rsidRDefault="000249BD" w:rsidP="003325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7DD45" w14:textId="77777777" w:rsidR="003C630E" w:rsidRDefault="003C630E" w:rsidP="00EC1B78">
    <w:pPr>
      <w:pStyle w:val="a4"/>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D1AFE" w14:textId="77777777" w:rsidR="003C630E" w:rsidRDefault="003C630E" w:rsidP="00BF7017">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818E5D" w14:textId="77777777" w:rsidR="000249BD" w:rsidRDefault="000249BD" w:rsidP="003325E9">
      <w:pPr>
        <w:spacing w:after="0" w:line="240" w:lineRule="auto"/>
      </w:pPr>
      <w:r>
        <w:separator/>
      </w:r>
    </w:p>
  </w:footnote>
  <w:footnote w:type="continuationSeparator" w:id="0">
    <w:p w14:paraId="18B2E5F7" w14:textId="77777777" w:rsidR="000249BD" w:rsidRDefault="000249BD" w:rsidP="003325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86" w:type="dxa"/>
      <w:tblInd w:w="56" w:type="dxa"/>
      <w:tblBorders>
        <w:top w:val="thinThickSmallGap" w:sz="12" w:space="0" w:color="auto"/>
        <w:left w:val="thinThickSmallGap" w:sz="12" w:space="0" w:color="auto"/>
        <w:bottom w:val="thinThickSmallGap" w:sz="12" w:space="0" w:color="auto"/>
        <w:right w:val="thinThickSmallGap" w:sz="12" w:space="0" w:color="auto"/>
        <w:insideH w:val="single" w:sz="6" w:space="0" w:color="auto"/>
        <w:insideV w:val="single" w:sz="6" w:space="0" w:color="auto"/>
      </w:tblBorders>
      <w:tblLayout w:type="fixed"/>
      <w:tblCellMar>
        <w:left w:w="56" w:type="dxa"/>
        <w:right w:w="56" w:type="dxa"/>
      </w:tblCellMar>
      <w:tblLook w:val="0000" w:firstRow="0" w:lastRow="0" w:firstColumn="0" w:lastColumn="0" w:noHBand="0" w:noVBand="0"/>
    </w:tblPr>
    <w:tblGrid>
      <w:gridCol w:w="2248"/>
      <w:gridCol w:w="4308"/>
      <w:gridCol w:w="1438"/>
      <w:gridCol w:w="1692"/>
    </w:tblGrid>
    <w:tr w:rsidR="008D7755" w14:paraId="33A408EE" w14:textId="77777777" w:rsidTr="00C62BB0">
      <w:trPr>
        <w:cantSplit/>
        <w:trHeight w:val="115"/>
      </w:trPr>
      <w:tc>
        <w:tcPr>
          <w:tcW w:w="2248" w:type="dxa"/>
          <w:vMerge w:val="restart"/>
          <w:vAlign w:val="center"/>
        </w:tcPr>
        <w:p w14:paraId="791F4F69" w14:textId="77777777" w:rsidR="008D7755" w:rsidRPr="00F91CD3" w:rsidRDefault="008D7755" w:rsidP="008D7755">
          <w:pPr>
            <w:spacing w:after="0"/>
            <w:rPr>
              <w:rFonts w:asciiTheme="majorHAnsi" w:eastAsiaTheme="majorHAnsi" w:hAnsiTheme="majorHAnsi"/>
              <w:b/>
              <w:bCs/>
              <w:sz w:val="32"/>
              <w:szCs w:val="32"/>
            </w:rPr>
          </w:pPr>
          <w:r>
            <w:rPr>
              <w:rFonts w:asciiTheme="majorHAnsi" w:eastAsiaTheme="majorHAnsi" w:hAnsiTheme="majorHAnsi"/>
              <w:b/>
              <w:bCs/>
              <w:noProof/>
              <w:sz w:val="32"/>
              <w:szCs w:val="32"/>
            </w:rPr>
            <w:drawing>
              <wp:inline distT="0" distB="0" distL="0" distR="0" wp14:anchorId="1F1098C8" wp14:editId="5AC1E182">
                <wp:extent cx="1356360" cy="450215"/>
                <wp:effectExtent l="0" t="0" r="0" b="6985"/>
                <wp:docPr id="1813980648" name="그림 1813980648" descr="폰트, 로고, 그래픽, 상징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427350" name="그림 959427350" descr="폰트, 로고, 그래픽, 상징이(가) 표시된 사진&#10;&#10;자동 생성된 설명"/>
                        <pic:cNvPicPr/>
                      </pic:nvPicPr>
                      <pic:blipFill>
                        <a:blip r:embed="rId1">
                          <a:extLst>
                            <a:ext uri="{28A0092B-C50C-407E-A947-70E740481C1C}">
                              <a14:useLocalDpi xmlns:a14="http://schemas.microsoft.com/office/drawing/2010/main" val="0"/>
                            </a:ext>
                          </a:extLst>
                        </a:blip>
                        <a:stretch>
                          <a:fillRect/>
                        </a:stretch>
                      </pic:blipFill>
                      <pic:spPr>
                        <a:xfrm>
                          <a:off x="0" y="0"/>
                          <a:ext cx="1356360" cy="450215"/>
                        </a:xfrm>
                        <a:prstGeom prst="rect">
                          <a:avLst/>
                        </a:prstGeom>
                      </pic:spPr>
                    </pic:pic>
                  </a:graphicData>
                </a:graphic>
              </wp:inline>
            </w:drawing>
          </w:r>
        </w:p>
      </w:tc>
      <w:tc>
        <w:tcPr>
          <w:tcW w:w="4308" w:type="dxa"/>
          <w:vMerge w:val="restart"/>
          <w:vAlign w:val="center"/>
        </w:tcPr>
        <w:p w14:paraId="41365F63" w14:textId="77777777" w:rsidR="008D7755" w:rsidRPr="00D1008A" w:rsidRDefault="00234FDE" w:rsidP="00234FDE">
          <w:pPr>
            <w:spacing w:after="0" w:line="240" w:lineRule="auto"/>
            <w:jc w:val="center"/>
            <w:rPr>
              <w:rFonts w:asciiTheme="minorEastAsia" w:hAnsiTheme="minorEastAsia"/>
              <w:b/>
              <w:bCs/>
              <w:sz w:val="30"/>
              <w:szCs w:val="30"/>
            </w:rPr>
          </w:pPr>
          <w:r>
            <w:rPr>
              <w:rFonts w:asciiTheme="minorEastAsia" w:hAnsiTheme="minorEastAsia" w:hint="eastAsia"/>
              <w:b/>
              <w:bCs/>
              <w:sz w:val="32"/>
              <w:szCs w:val="32"/>
            </w:rPr>
            <w:t>소프트웨어</w:t>
          </w:r>
          <w:r w:rsidR="008D7755">
            <w:rPr>
              <w:rFonts w:asciiTheme="minorEastAsia" w:hAnsiTheme="minorEastAsia" w:hint="eastAsia"/>
              <w:b/>
              <w:bCs/>
              <w:sz w:val="32"/>
              <w:szCs w:val="32"/>
            </w:rPr>
            <w:t xml:space="preserve"> 상세 설계</w:t>
          </w:r>
          <w:r w:rsidR="000F1A8B">
            <w:rPr>
              <w:rFonts w:asciiTheme="minorEastAsia" w:hAnsiTheme="minorEastAsia" w:hint="eastAsia"/>
              <w:b/>
              <w:bCs/>
              <w:sz w:val="32"/>
              <w:szCs w:val="32"/>
            </w:rPr>
            <w:t>서</w:t>
          </w:r>
        </w:p>
      </w:tc>
      <w:tc>
        <w:tcPr>
          <w:tcW w:w="1438" w:type="dxa"/>
          <w:vAlign w:val="center"/>
        </w:tcPr>
        <w:p w14:paraId="5DF636B3" w14:textId="77777777" w:rsidR="008D7755" w:rsidRPr="00561F3A" w:rsidRDefault="008D7755" w:rsidP="008D7755">
          <w:pPr>
            <w:spacing w:after="0" w:line="240" w:lineRule="auto"/>
            <w:jc w:val="center"/>
            <w:rPr>
              <w:rFonts w:asciiTheme="minorEastAsia" w:hAnsiTheme="minorEastAsia"/>
              <w:sz w:val="16"/>
              <w:szCs w:val="16"/>
            </w:rPr>
          </w:pPr>
          <w:r w:rsidRPr="00561F3A">
            <w:rPr>
              <w:rFonts w:asciiTheme="minorEastAsia" w:hAnsiTheme="minorEastAsia" w:hint="eastAsia"/>
              <w:sz w:val="16"/>
              <w:szCs w:val="16"/>
            </w:rPr>
            <w:t>표준번호</w:t>
          </w:r>
        </w:p>
      </w:tc>
      <w:tc>
        <w:tcPr>
          <w:tcW w:w="1692" w:type="dxa"/>
          <w:vAlign w:val="center"/>
        </w:tcPr>
        <w:p w14:paraId="499D53C8" w14:textId="2E123A1C" w:rsidR="008D7755" w:rsidRPr="00BF7017" w:rsidRDefault="000F1A8B" w:rsidP="008D7755">
          <w:pPr>
            <w:spacing w:after="0" w:line="240" w:lineRule="auto"/>
            <w:jc w:val="center"/>
            <w:rPr>
              <w:rFonts w:asciiTheme="minorEastAsia" w:hAnsiTheme="minorEastAsia"/>
              <w:sz w:val="18"/>
              <w:szCs w:val="18"/>
            </w:rPr>
          </w:pPr>
          <w:r>
            <w:rPr>
              <w:rFonts w:asciiTheme="minorEastAsia" w:hAnsiTheme="minorEastAsia"/>
              <w:sz w:val="18"/>
              <w:szCs w:val="18"/>
            </w:rPr>
            <w:t>SDDD-FW-TD24A</w:t>
          </w:r>
        </w:p>
      </w:tc>
    </w:tr>
    <w:tr w:rsidR="008D7755" w14:paraId="2CFF0A4F" w14:textId="77777777" w:rsidTr="00C62BB0">
      <w:trPr>
        <w:cantSplit/>
        <w:trHeight w:val="378"/>
      </w:trPr>
      <w:tc>
        <w:tcPr>
          <w:tcW w:w="2248" w:type="dxa"/>
          <w:vMerge/>
          <w:vAlign w:val="center"/>
        </w:tcPr>
        <w:p w14:paraId="36F7742B" w14:textId="77777777" w:rsidR="008D7755" w:rsidRPr="00F91CD3" w:rsidRDefault="008D7755" w:rsidP="008D7755">
          <w:pPr>
            <w:spacing w:after="0"/>
            <w:jc w:val="center"/>
            <w:rPr>
              <w:rFonts w:asciiTheme="majorHAnsi" w:eastAsiaTheme="majorHAnsi" w:hAnsiTheme="majorHAnsi"/>
            </w:rPr>
          </w:pPr>
        </w:p>
      </w:tc>
      <w:tc>
        <w:tcPr>
          <w:tcW w:w="4308" w:type="dxa"/>
          <w:vMerge/>
          <w:vAlign w:val="center"/>
        </w:tcPr>
        <w:p w14:paraId="4E306A11" w14:textId="77777777" w:rsidR="008D7755" w:rsidRPr="00D1008A" w:rsidRDefault="008D7755" w:rsidP="008D7755">
          <w:pPr>
            <w:spacing w:after="0" w:line="240" w:lineRule="auto"/>
            <w:jc w:val="center"/>
            <w:rPr>
              <w:rFonts w:asciiTheme="minorEastAsia" w:hAnsiTheme="minorEastAsia"/>
              <w:sz w:val="30"/>
              <w:szCs w:val="30"/>
            </w:rPr>
          </w:pPr>
        </w:p>
      </w:tc>
      <w:tc>
        <w:tcPr>
          <w:tcW w:w="1438" w:type="dxa"/>
          <w:vAlign w:val="center"/>
        </w:tcPr>
        <w:p w14:paraId="3261DCDA" w14:textId="77777777" w:rsidR="008D7755" w:rsidRPr="00561F3A" w:rsidRDefault="008D7755" w:rsidP="008D7755">
          <w:pPr>
            <w:spacing w:after="0" w:line="240" w:lineRule="auto"/>
            <w:jc w:val="center"/>
            <w:rPr>
              <w:rFonts w:asciiTheme="minorEastAsia" w:hAnsiTheme="minorEastAsia"/>
              <w:sz w:val="16"/>
              <w:szCs w:val="16"/>
            </w:rPr>
          </w:pPr>
          <w:r w:rsidRPr="00561F3A">
            <w:rPr>
              <w:rFonts w:asciiTheme="minorEastAsia" w:hAnsiTheme="minorEastAsia" w:hint="eastAsia"/>
              <w:sz w:val="16"/>
              <w:szCs w:val="16"/>
            </w:rPr>
            <w:t>제(개)정일자</w:t>
          </w:r>
        </w:p>
      </w:tc>
      <w:tc>
        <w:tcPr>
          <w:tcW w:w="1692" w:type="dxa"/>
          <w:vAlign w:val="center"/>
        </w:tcPr>
        <w:p w14:paraId="6F626664" w14:textId="77777777" w:rsidR="008D7755" w:rsidRPr="00BF7017" w:rsidRDefault="00540504" w:rsidP="008D7755">
          <w:pPr>
            <w:spacing w:after="0" w:line="240" w:lineRule="auto"/>
            <w:jc w:val="center"/>
            <w:rPr>
              <w:rFonts w:asciiTheme="minorEastAsia" w:hAnsiTheme="minorEastAsia"/>
              <w:sz w:val="18"/>
              <w:szCs w:val="18"/>
            </w:rPr>
          </w:pPr>
          <w:r w:rsidRPr="00BF7017">
            <w:rPr>
              <w:rFonts w:asciiTheme="minorEastAsia" w:hAnsiTheme="minorEastAsia" w:hint="eastAsia"/>
              <w:sz w:val="18"/>
              <w:szCs w:val="18"/>
            </w:rPr>
            <w:t>2</w:t>
          </w:r>
          <w:r w:rsidRPr="00BF7017">
            <w:rPr>
              <w:rFonts w:asciiTheme="minorEastAsia" w:hAnsiTheme="minorEastAsia"/>
              <w:sz w:val="18"/>
              <w:szCs w:val="18"/>
            </w:rPr>
            <w:t>021.07.20</w:t>
          </w:r>
        </w:p>
      </w:tc>
    </w:tr>
    <w:tr w:rsidR="008D7755" w14:paraId="2871CC31" w14:textId="77777777" w:rsidTr="00C62BB0">
      <w:trPr>
        <w:cantSplit/>
        <w:trHeight w:val="115"/>
      </w:trPr>
      <w:tc>
        <w:tcPr>
          <w:tcW w:w="2248" w:type="dxa"/>
          <w:vMerge/>
          <w:vAlign w:val="center"/>
        </w:tcPr>
        <w:p w14:paraId="4F3B3577" w14:textId="77777777" w:rsidR="008D7755" w:rsidRPr="00F91CD3" w:rsidRDefault="008D7755" w:rsidP="008D7755">
          <w:pPr>
            <w:spacing w:after="0"/>
            <w:jc w:val="center"/>
            <w:rPr>
              <w:rFonts w:asciiTheme="majorHAnsi" w:eastAsiaTheme="majorHAnsi" w:hAnsiTheme="majorHAnsi"/>
            </w:rPr>
          </w:pPr>
        </w:p>
      </w:tc>
      <w:tc>
        <w:tcPr>
          <w:tcW w:w="4308" w:type="dxa"/>
          <w:vMerge w:val="restart"/>
          <w:vAlign w:val="center"/>
        </w:tcPr>
        <w:p w14:paraId="2D7EFBFC" w14:textId="0C4C15C6" w:rsidR="008D7755" w:rsidRPr="00D1008A" w:rsidRDefault="008D7755" w:rsidP="008D7755">
          <w:pPr>
            <w:spacing w:after="0" w:line="240" w:lineRule="auto"/>
            <w:jc w:val="center"/>
            <w:rPr>
              <w:rFonts w:asciiTheme="minorEastAsia" w:hAnsiTheme="minorEastAsia"/>
              <w:sz w:val="30"/>
              <w:szCs w:val="30"/>
            </w:rPr>
          </w:pPr>
          <w:r>
            <w:rPr>
              <w:rFonts w:asciiTheme="minorEastAsia" w:hAnsiTheme="minorEastAsia"/>
              <w:b/>
              <w:bCs/>
              <w:sz w:val="24"/>
              <w:szCs w:val="24"/>
            </w:rPr>
            <w:t>TD24A-A-EXT</w:t>
          </w:r>
        </w:p>
      </w:tc>
      <w:tc>
        <w:tcPr>
          <w:tcW w:w="1438" w:type="dxa"/>
          <w:vAlign w:val="center"/>
        </w:tcPr>
        <w:p w14:paraId="7B95BFA5" w14:textId="77777777" w:rsidR="008D7755" w:rsidRPr="00561F3A" w:rsidRDefault="008D7755" w:rsidP="008D7755">
          <w:pPr>
            <w:spacing w:after="0" w:line="240" w:lineRule="auto"/>
            <w:jc w:val="center"/>
            <w:rPr>
              <w:rFonts w:asciiTheme="minorEastAsia" w:hAnsiTheme="minorEastAsia"/>
              <w:sz w:val="16"/>
              <w:szCs w:val="16"/>
            </w:rPr>
          </w:pPr>
          <w:r w:rsidRPr="00561F3A">
            <w:rPr>
              <w:rFonts w:asciiTheme="minorEastAsia" w:hAnsiTheme="minorEastAsia" w:hint="eastAsia"/>
              <w:sz w:val="16"/>
              <w:szCs w:val="16"/>
            </w:rPr>
            <w:t>제(개)정 번호</w:t>
          </w:r>
        </w:p>
      </w:tc>
      <w:tc>
        <w:tcPr>
          <w:tcW w:w="1692" w:type="dxa"/>
          <w:vAlign w:val="center"/>
        </w:tcPr>
        <w:p w14:paraId="3AE6199F" w14:textId="77777777" w:rsidR="008D7755" w:rsidRPr="00BF7017" w:rsidRDefault="008D7755" w:rsidP="008D7755">
          <w:pPr>
            <w:spacing w:after="0" w:line="240" w:lineRule="auto"/>
            <w:jc w:val="center"/>
            <w:rPr>
              <w:rFonts w:asciiTheme="minorEastAsia" w:hAnsiTheme="minorEastAsia"/>
              <w:sz w:val="18"/>
              <w:szCs w:val="18"/>
            </w:rPr>
          </w:pPr>
          <w:r w:rsidRPr="00BF7017">
            <w:rPr>
              <w:rFonts w:asciiTheme="minorEastAsia" w:hAnsiTheme="minorEastAsia" w:hint="eastAsia"/>
              <w:sz w:val="18"/>
              <w:szCs w:val="18"/>
            </w:rPr>
            <w:t>0</w:t>
          </w:r>
        </w:p>
      </w:tc>
    </w:tr>
    <w:tr w:rsidR="008D7755" w14:paraId="6B63A999" w14:textId="77777777" w:rsidTr="00C62BB0">
      <w:trPr>
        <w:cantSplit/>
        <w:trHeight w:val="123"/>
      </w:trPr>
      <w:tc>
        <w:tcPr>
          <w:tcW w:w="2248" w:type="dxa"/>
          <w:vMerge/>
          <w:vAlign w:val="center"/>
        </w:tcPr>
        <w:p w14:paraId="30B34F11" w14:textId="77777777" w:rsidR="008D7755" w:rsidRPr="00F91CD3" w:rsidRDefault="008D7755" w:rsidP="008D7755">
          <w:pPr>
            <w:spacing w:after="0"/>
            <w:jc w:val="center"/>
            <w:rPr>
              <w:rFonts w:asciiTheme="majorHAnsi" w:eastAsiaTheme="majorHAnsi" w:hAnsiTheme="majorHAnsi"/>
            </w:rPr>
          </w:pPr>
        </w:p>
      </w:tc>
      <w:tc>
        <w:tcPr>
          <w:tcW w:w="4308" w:type="dxa"/>
          <w:vMerge/>
          <w:vAlign w:val="center"/>
        </w:tcPr>
        <w:p w14:paraId="69ECFBCA" w14:textId="77777777" w:rsidR="008D7755" w:rsidRPr="00F91CD3" w:rsidRDefault="008D7755" w:rsidP="008D7755">
          <w:pPr>
            <w:spacing w:after="0" w:line="240" w:lineRule="auto"/>
            <w:jc w:val="center"/>
            <w:rPr>
              <w:rFonts w:asciiTheme="majorHAnsi" w:eastAsiaTheme="majorHAnsi" w:hAnsiTheme="majorHAnsi"/>
            </w:rPr>
          </w:pPr>
        </w:p>
      </w:tc>
      <w:tc>
        <w:tcPr>
          <w:tcW w:w="1438" w:type="dxa"/>
          <w:vAlign w:val="center"/>
        </w:tcPr>
        <w:p w14:paraId="43847290" w14:textId="77777777" w:rsidR="008D7755" w:rsidRPr="00561F3A" w:rsidRDefault="008D7755" w:rsidP="008D7755">
          <w:pPr>
            <w:spacing w:after="0" w:line="240" w:lineRule="auto"/>
            <w:jc w:val="center"/>
            <w:rPr>
              <w:rFonts w:asciiTheme="minorEastAsia" w:hAnsiTheme="minorEastAsia"/>
              <w:sz w:val="16"/>
              <w:szCs w:val="16"/>
            </w:rPr>
          </w:pPr>
          <w:r w:rsidRPr="00561F3A">
            <w:rPr>
              <w:rFonts w:asciiTheme="minorEastAsia" w:hAnsiTheme="minorEastAsia" w:hint="eastAsia"/>
              <w:sz w:val="16"/>
              <w:szCs w:val="16"/>
            </w:rPr>
            <w:t>페</w:t>
          </w:r>
          <w:r w:rsidRPr="00561F3A">
            <w:rPr>
              <w:rFonts w:asciiTheme="minorEastAsia" w:hAnsiTheme="minorEastAsia"/>
              <w:sz w:val="16"/>
              <w:szCs w:val="16"/>
            </w:rPr>
            <w:t xml:space="preserve"> </w:t>
          </w:r>
          <w:r w:rsidRPr="00561F3A">
            <w:rPr>
              <w:rFonts w:asciiTheme="minorEastAsia" w:hAnsiTheme="minorEastAsia" w:hint="eastAsia"/>
              <w:sz w:val="16"/>
              <w:szCs w:val="16"/>
            </w:rPr>
            <w:t>이</w:t>
          </w:r>
          <w:r w:rsidRPr="00561F3A">
            <w:rPr>
              <w:rFonts w:asciiTheme="minorEastAsia" w:hAnsiTheme="minorEastAsia"/>
              <w:sz w:val="16"/>
              <w:szCs w:val="16"/>
            </w:rPr>
            <w:t xml:space="preserve"> </w:t>
          </w:r>
          <w:r w:rsidRPr="00561F3A">
            <w:rPr>
              <w:rFonts w:asciiTheme="minorEastAsia" w:hAnsiTheme="minorEastAsia" w:hint="eastAsia"/>
              <w:sz w:val="16"/>
              <w:szCs w:val="16"/>
            </w:rPr>
            <w:t>지</w:t>
          </w:r>
        </w:p>
      </w:tc>
      <w:tc>
        <w:tcPr>
          <w:tcW w:w="1692" w:type="dxa"/>
          <w:vAlign w:val="center"/>
        </w:tcPr>
        <w:p w14:paraId="4B2BD3A8" w14:textId="77777777" w:rsidR="008D7755" w:rsidRPr="00BF7017" w:rsidRDefault="008D7755" w:rsidP="008D7755">
          <w:pPr>
            <w:spacing w:after="0" w:line="240" w:lineRule="auto"/>
            <w:jc w:val="center"/>
            <w:rPr>
              <w:rFonts w:asciiTheme="minorEastAsia" w:hAnsiTheme="minorEastAsia"/>
              <w:sz w:val="18"/>
              <w:szCs w:val="18"/>
            </w:rPr>
          </w:pPr>
          <w:r w:rsidRPr="00BF7017">
            <w:rPr>
              <w:rFonts w:asciiTheme="minorEastAsia" w:hAnsiTheme="minorEastAsia"/>
              <w:sz w:val="18"/>
              <w:szCs w:val="18"/>
            </w:rPr>
            <w:fldChar w:fldCharType="begin"/>
          </w:r>
          <w:r w:rsidRPr="00BF7017">
            <w:rPr>
              <w:rFonts w:asciiTheme="minorEastAsia" w:hAnsiTheme="minorEastAsia"/>
              <w:sz w:val="18"/>
              <w:szCs w:val="18"/>
            </w:rPr>
            <w:instrText>PAGE  \* Arabic  \* MERGEFORMAT</w:instrText>
          </w:r>
          <w:r w:rsidRPr="00BF7017">
            <w:rPr>
              <w:rFonts w:asciiTheme="minorEastAsia" w:hAnsiTheme="minorEastAsia"/>
              <w:sz w:val="18"/>
              <w:szCs w:val="18"/>
            </w:rPr>
            <w:fldChar w:fldCharType="separate"/>
          </w:r>
          <w:r w:rsidRPr="00BF7017">
            <w:rPr>
              <w:rFonts w:asciiTheme="minorEastAsia" w:hAnsiTheme="minorEastAsia"/>
              <w:sz w:val="18"/>
              <w:szCs w:val="18"/>
              <w:lang w:val="ko-KR"/>
            </w:rPr>
            <w:t>1</w:t>
          </w:r>
          <w:r w:rsidRPr="00BF7017">
            <w:rPr>
              <w:rFonts w:asciiTheme="minorEastAsia" w:hAnsiTheme="minorEastAsia"/>
              <w:sz w:val="18"/>
              <w:szCs w:val="18"/>
            </w:rPr>
            <w:fldChar w:fldCharType="end"/>
          </w:r>
          <w:r w:rsidRPr="00BF7017">
            <w:rPr>
              <w:rFonts w:asciiTheme="minorEastAsia" w:hAnsiTheme="minorEastAsia"/>
              <w:sz w:val="18"/>
              <w:szCs w:val="18"/>
              <w:lang w:val="ko-KR"/>
            </w:rPr>
            <w:t xml:space="preserve"> / </w:t>
          </w:r>
          <w:r w:rsidRPr="00BF7017">
            <w:rPr>
              <w:rFonts w:asciiTheme="minorEastAsia" w:hAnsiTheme="minorEastAsia"/>
              <w:sz w:val="18"/>
              <w:szCs w:val="18"/>
            </w:rPr>
            <w:fldChar w:fldCharType="begin"/>
          </w:r>
          <w:r w:rsidRPr="00BF7017">
            <w:rPr>
              <w:rFonts w:asciiTheme="minorEastAsia" w:hAnsiTheme="minorEastAsia"/>
              <w:sz w:val="18"/>
              <w:szCs w:val="18"/>
            </w:rPr>
            <w:instrText>NUMPAGES  \* Arabic  \* MERGEFORMAT</w:instrText>
          </w:r>
          <w:r w:rsidRPr="00BF7017">
            <w:rPr>
              <w:rFonts w:asciiTheme="minorEastAsia" w:hAnsiTheme="minorEastAsia"/>
              <w:sz w:val="18"/>
              <w:szCs w:val="18"/>
            </w:rPr>
            <w:fldChar w:fldCharType="separate"/>
          </w:r>
          <w:r w:rsidRPr="00BF7017">
            <w:rPr>
              <w:rFonts w:asciiTheme="minorEastAsia" w:hAnsiTheme="minorEastAsia"/>
              <w:sz w:val="18"/>
              <w:szCs w:val="18"/>
              <w:lang w:val="ko-KR"/>
            </w:rPr>
            <w:t>149</w:t>
          </w:r>
          <w:r w:rsidRPr="00BF7017">
            <w:rPr>
              <w:rFonts w:asciiTheme="minorEastAsia" w:hAnsiTheme="minorEastAsia"/>
              <w:sz w:val="18"/>
              <w:szCs w:val="18"/>
            </w:rPr>
            <w:fldChar w:fldCharType="end"/>
          </w:r>
        </w:p>
      </w:tc>
    </w:tr>
  </w:tbl>
  <w:p w14:paraId="696E3D0E" w14:textId="77777777" w:rsidR="003C630E" w:rsidRPr="003325E9" w:rsidRDefault="003C630E" w:rsidP="003325E9">
    <w:pPr>
      <w:pStyle w:val="a3"/>
      <w:tabs>
        <w:tab w:val="clear" w:pos="4513"/>
        <w:tab w:val="clear" w:pos="9026"/>
        <w:tab w:val="left" w:pos="1530"/>
      </w:tabs>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B78F2"/>
    <w:multiLevelType w:val="multilevel"/>
    <w:tmpl w:val="168C6D94"/>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b w:val="0"/>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 w15:restartNumberingAfterBreak="0">
    <w:nsid w:val="02651012"/>
    <w:multiLevelType w:val="multilevel"/>
    <w:tmpl w:val="168C6D94"/>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b w:val="0"/>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03B5711D"/>
    <w:multiLevelType w:val="multilevel"/>
    <w:tmpl w:val="45645E5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435054D"/>
    <w:multiLevelType w:val="multilevel"/>
    <w:tmpl w:val="16E0F8E8"/>
    <w:lvl w:ilvl="0">
      <w:start w:val="4"/>
      <w:numFmt w:val="decimal"/>
      <w:lvlText w:val="%1."/>
      <w:lvlJc w:val="left"/>
      <w:pPr>
        <w:ind w:left="600" w:hanging="600"/>
      </w:pPr>
      <w:rPr>
        <w:rFonts w:hint="default"/>
      </w:rPr>
    </w:lvl>
    <w:lvl w:ilvl="1">
      <w:start w:val="3"/>
      <w:numFmt w:val="decimal"/>
      <w:lvlText w:val="%1.%2."/>
      <w:lvlJc w:val="left"/>
      <w:pPr>
        <w:ind w:left="840" w:hanging="600"/>
      </w:pPr>
      <w:rPr>
        <w:rFonts w:hint="default"/>
      </w:rPr>
    </w:lvl>
    <w:lvl w:ilvl="2">
      <w:start w:val="1"/>
      <w:numFmt w:val="decimal"/>
      <w:lvlText w:val="%1.%2.%3."/>
      <w:lvlJc w:val="left"/>
      <w:pPr>
        <w:ind w:left="120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4" w15:restartNumberingAfterBreak="0">
    <w:nsid w:val="073644F7"/>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 w15:restartNumberingAfterBreak="0">
    <w:nsid w:val="0BFB482E"/>
    <w:multiLevelType w:val="multilevel"/>
    <w:tmpl w:val="FEDE3A7E"/>
    <w:lvl w:ilvl="0">
      <w:start w:val="1"/>
      <w:numFmt w:val="decimal"/>
      <w:pStyle w:val="TDC1"/>
      <w:suff w:val="space"/>
      <w:lvlText w:val="%1."/>
      <w:lvlJc w:val="left"/>
      <w:pPr>
        <w:ind w:left="0" w:right="0" w:firstLine="0"/>
      </w:pPr>
      <w:rPr>
        <w:rFonts w:ascii="맑은 고딕" w:eastAsia="맑은 고딕" w:hAnsi="맑은 고딕" w:hint="eastAsia"/>
        <w:b/>
        <w:sz w:val="28"/>
        <w:szCs w:val="28"/>
      </w:rPr>
    </w:lvl>
    <w:lvl w:ilvl="1">
      <w:start w:val="1"/>
      <w:numFmt w:val="decimal"/>
      <w:pStyle w:val="TDC2"/>
      <w:suff w:val="space"/>
      <w:lvlText w:val="%1.%2."/>
      <w:lvlJc w:val="left"/>
      <w:pPr>
        <w:ind w:left="198" w:right="0" w:firstLine="0"/>
      </w:pPr>
      <w:rPr>
        <w:rFonts w:ascii="맑은 고딕" w:eastAsia="맑은 고딕" w:hAnsi="맑은 고딕" w:hint="eastAsia"/>
        <w:b/>
        <w:sz w:val="26"/>
        <w:szCs w:val="26"/>
      </w:rPr>
    </w:lvl>
    <w:lvl w:ilvl="2">
      <w:start w:val="1"/>
      <w:numFmt w:val="decimal"/>
      <w:pStyle w:val="TDC3"/>
      <w:suff w:val="space"/>
      <w:lvlText w:val="%1.%2.%3."/>
      <w:lvlJc w:val="left"/>
      <w:pPr>
        <w:ind w:left="397" w:right="0" w:firstLine="0"/>
      </w:pPr>
      <w:rPr>
        <w:rFonts w:ascii="맑은 고딕" w:eastAsia="맑은 고딕" w:hAnsi="맑은 고딕" w:hint="eastAsia"/>
        <w:b/>
        <w:sz w:val="24"/>
        <w:szCs w:val="24"/>
      </w:rPr>
    </w:lvl>
    <w:lvl w:ilvl="3">
      <w:start w:val="1"/>
      <w:numFmt w:val="decimal"/>
      <w:pStyle w:val="TDC4"/>
      <w:suff w:val="space"/>
      <w:lvlText w:val="%1.%2.%3.%4."/>
      <w:lvlJc w:val="left"/>
      <w:pPr>
        <w:ind w:left="595" w:right="0" w:firstLine="0"/>
      </w:pPr>
      <w:rPr>
        <w:rFonts w:ascii="맑은 고딕" w:eastAsia="맑은 고딕" w:hAnsi="맑은 고딕" w:hint="eastAsia"/>
        <w:b/>
        <w:sz w:val="22"/>
        <w:szCs w:val="22"/>
      </w:rPr>
    </w:lvl>
    <w:lvl w:ilvl="4">
      <w:start w:val="1"/>
      <w:numFmt w:val="decimal"/>
      <w:pStyle w:val="TDC5"/>
      <w:suff w:val="space"/>
      <w:lvlText w:val="%1.%2.%3.%4.%5."/>
      <w:lvlJc w:val="left"/>
      <w:pPr>
        <w:ind w:left="794" w:right="0" w:firstLine="0"/>
      </w:pPr>
      <w:rPr>
        <w:rFonts w:ascii="맑은 고딕" w:eastAsia="맑은 고딕" w:hAnsi="맑은 고딕" w:hint="eastAsia"/>
        <w:b/>
        <w:sz w:val="20"/>
        <w:szCs w:val="20"/>
      </w:rPr>
    </w:lvl>
    <w:lvl w:ilvl="5">
      <w:start w:val="1"/>
      <w:numFmt w:val="decimal"/>
      <w:pStyle w:val="TDC6"/>
      <w:suff w:val="space"/>
      <w:lvlText w:val="%1.%2.%3.%4.%5.%6."/>
      <w:lvlJc w:val="left"/>
      <w:pPr>
        <w:ind w:left="992" w:right="0" w:firstLine="0"/>
      </w:pPr>
      <w:rPr>
        <w:rFonts w:ascii="맑은 고딕" w:eastAsia="맑은 고딕" w:hAnsi="맑은 고딕" w:hint="eastAsia"/>
        <w:b/>
        <w:sz w:val="20"/>
        <w:szCs w:val="20"/>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 w15:restartNumberingAfterBreak="0">
    <w:nsid w:val="107163E3"/>
    <w:multiLevelType w:val="multilevel"/>
    <w:tmpl w:val="47ACFEDC"/>
    <w:lvl w:ilvl="0">
      <w:start w:val="5"/>
      <w:numFmt w:val="decimal"/>
      <w:lvlText w:val="%1."/>
      <w:lvlJc w:val="left"/>
      <w:pPr>
        <w:ind w:left="600" w:hanging="600"/>
      </w:pPr>
      <w:rPr>
        <w:rFonts w:hint="default"/>
      </w:rPr>
    </w:lvl>
    <w:lvl w:ilvl="1">
      <w:start w:val="1"/>
      <w:numFmt w:val="decimal"/>
      <w:lvlText w:val="%1.%2."/>
      <w:lvlJc w:val="left"/>
      <w:pPr>
        <w:ind w:left="840" w:hanging="600"/>
      </w:pPr>
      <w:rPr>
        <w:rFonts w:hint="default"/>
      </w:rPr>
    </w:lvl>
    <w:lvl w:ilvl="2">
      <w:start w:val="1"/>
      <w:numFmt w:val="decimal"/>
      <w:lvlText w:val="%1.%2.%3."/>
      <w:lvlJc w:val="left"/>
      <w:pPr>
        <w:ind w:left="120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7" w15:restartNumberingAfterBreak="0">
    <w:nsid w:val="10ED1180"/>
    <w:multiLevelType w:val="multilevel"/>
    <w:tmpl w:val="FEDE3A7E"/>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b w:val="0"/>
        <w:shd w:val="clear" w:color="auto" w:fill="auto"/>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b w:val="0"/>
        <w:bCs w:val="0"/>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8" w15:restartNumberingAfterBreak="0">
    <w:nsid w:val="15924273"/>
    <w:multiLevelType w:val="multilevel"/>
    <w:tmpl w:val="FEDE3A7E"/>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b w:val="0"/>
        <w:shd w:val="clear" w:color="auto" w:fill="auto"/>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b w:val="0"/>
        <w:bCs w:val="0"/>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9" w15:restartNumberingAfterBreak="0">
    <w:nsid w:val="1CBE6D44"/>
    <w:multiLevelType w:val="multilevel"/>
    <w:tmpl w:val="30DE34B2"/>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b w:val="0"/>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b w:val="0"/>
        <w:bCs w:val="0"/>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0" w15:restartNumberingAfterBreak="0">
    <w:nsid w:val="1CFC1752"/>
    <w:multiLevelType w:val="hybridMultilevel"/>
    <w:tmpl w:val="F156F01C"/>
    <w:lvl w:ilvl="0" w:tplc="B590EE06">
      <w:start w:val="4"/>
      <w:numFmt w:val="bullet"/>
      <w:lvlText w:val="-"/>
      <w:lvlJc w:val="left"/>
      <w:pPr>
        <w:ind w:left="1160" w:hanging="360"/>
      </w:pPr>
      <w:rPr>
        <w:rFonts w:ascii="맑은 고딕" w:eastAsia="맑은 고딕" w:hAnsi="맑은 고딕" w:cs="맑은 고딕"/>
        <w:color w:val="000000"/>
        <w:sz w:val="22"/>
        <w:szCs w:val="22"/>
      </w:rPr>
    </w:lvl>
    <w:lvl w:ilvl="1" w:tplc="04090003" w:tentative="1">
      <w:start w:val="1"/>
      <w:numFmt w:val="bullet"/>
      <w:lvlText w:val="-"/>
      <w:lvlJc w:val="left"/>
      <w:pPr>
        <w:ind w:left="1600" w:hanging="400"/>
      </w:pPr>
      <w:rPr>
        <w:rFonts w:ascii="맑은 고딕" w:eastAsia="맑은 고딕" w:hAnsi="맑은 고딕" w:cs="맑은 고딕"/>
        <w:color w:val="000000"/>
        <w:sz w:val="22"/>
        <w:szCs w:val="22"/>
      </w:rPr>
    </w:lvl>
    <w:lvl w:ilvl="2" w:tplc="04090005" w:tentative="1">
      <w:start w:val="1"/>
      <w:numFmt w:val="bullet"/>
      <w:lvlText w:val="-"/>
      <w:lvlJc w:val="left"/>
      <w:pPr>
        <w:ind w:left="2000" w:hanging="400"/>
      </w:pPr>
      <w:rPr>
        <w:rFonts w:ascii="맑은 고딕" w:eastAsia="맑은 고딕" w:hAnsi="맑은 고딕" w:cs="맑은 고딕"/>
        <w:color w:val="000000"/>
        <w:sz w:val="22"/>
        <w:szCs w:val="22"/>
      </w:rPr>
    </w:lvl>
    <w:lvl w:ilvl="3" w:tplc="04090001" w:tentative="1">
      <w:start w:val="1"/>
      <w:numFmt w:val="bullet"/>
      <w:lvlText w:val="-"/>
      <w:lvlJc w:val="left"/>
      <w:pPr>
        <w:ind w:left="2400" w:hanging="400"/>
      </w:pPr>
      <w:rPr>
        <w:rFonts w:ascii="맑은 고딕" w:eastAsia="맑은 고딕" w:hAnsi="맑은 고딕" w:cs="맑은 고딕"/>
        <w:color w:val="000000"/>
        <w:sz w:val="22"/>
        <w:szCs w:val="22"/>
      </w:rPr>
    </w:lvl>
    <w:lvl w:ilvl="4" w:tplc="04090003" w:tentative="1">
      <w:start w:val="1"/>
      <w:numFmt w:val="bullet"/>
      <w:lvlText w:val="-"/>
      <w:lvlJc w:val="left"/>
      <w:pPr>
        <w:ind w:left="2800" w:hanging="400"/>
      </w:pPr>
      <w:rPr>
        <w:rFonts w:ascii="맑은 고딕" w:eastAsia="맑은 고딕" w:hAnsi="맑은 고딕" w:cs="맑은 고딕"/>
        <w:color w:val="000000"/>
        <w:sz w:val="22"/>
        <w:szCs w:val="22"/>
      </w:rPr>
    </w:lvl>
    <w:lvl w:ilvl="5" w:tplc="04090005" w:tentative="1">
      <w:start w:val="1"/>
      <w:numFmt w:val="bullet"/>
      <w:lvlText w:val="-"/>
      <w:lvlJc w:val="left"/>
      <w:pPr>
        <w:ind w:left="3200" w:hanging="400"/>
      </w:pPr>
      <w:rPr>
        <w:rFonts w:ascii="맑은 고딕" w:eastAsia="맑은 고딕" w:hAnsi="맑은 고딕" w:cs="맑은 고딕"/>
        <w:color w:val="000000"/>
        <w:sz w:val="22"/>
        <w:szCs w:val="22"/>
      </w:rPr>
    </w:lvl>
    <w:lvl w:ilvl="6" w:tplc="04090001" w:tentative="1">
      <w:start w:val="1"/>
      <w:numFmt w:val="bullet"/>
      <w:lvlText w:val="-"/>
      <w:lvlJc w:val="left"/>
      <w:pPr>
        <w:ind w:left="3600" w:hanging="400"/>
      </w:pPr>
      <w:rPr>
        <w:rFonts w:ascii="맑은 고딕" w:eastAsia="맑은 고딕" w:hAnsi="맑은 고딕" w:cs="맑은 고딕"/>
        <w:color w:val="000000"/>
        <w:sz w:val="22"/>
        <w:szCs w:val="22"/>
      </w:rPr>
    </w:lvl>
    <w:lvl w:ilvl="7" w:tplc="04090003" w:tentative="1">
      <w:start w:val="1"/>
      <w:numFmt w:val="bullet"/>
      <w:lvlText w:val="-"/>
      <w:lvlJc w:val="left"/>
      <w:pPr>
        <w:ind w:left="4000" w:hanging="400"/>
      </w:pPr>
      <w:rPr>
        <w:rFonts w:ascii="맑은 고딕" w:eastAsia="맑은 고딕" w:hAnsi="맑은 고딕" w:cs="맑은 고딕"/>
        <w:color w:val="000000"/>
        <w:sz w:val="22"/>
        <w:szCs w:val="22"/>
      </w:rPr>
    </w:lvl>
    <w:lvl w:ilvl="8" w:tplc="04090005" w:tentative="1">
      <w:start w:val="1"/>
      <w:numFmt w:val="bullet"/>
      <w:lvlText w:val="-"/>
      <w:lvlJc w:val="left"/>
      <w:pPr>
        <w:ind w:left="4400" w:hanging="400"/>
      </w:pPr>
      <w:rPr>
        <w:rFonts w:ascii="맑은 고딕" w:eastAsia="맑은 고딕" w:hAnsi="맑은 고딕" w:cs="맑은 고딕"/>
        <w:color w:val="000000"/>
        <w:sz w:val="22"/>
        <w:szCs w:val="22"/>
      </w:rPr>
    </w:lvl>
  </w:abstractNum>
  <w:abstractNum w:abstractNumId="11" w15:restartNumberingAfterBreak="0">
    <w:nsid w:val="1D057774"/>
    <w:multiLevelType w:val="hybridMultilevel"/>
    <w:tmpl w:val="8C784AC0"/>
    <w:lvl w:ilvl="0" w:tplc="DCECEFE4">
      <w:start w:val="3"/>
      <w:numFmt w:val="bullet"/>
      <w:lvlText w:val="-"/>
      <w:lvlJc w:val="left"/>
      <w:pPr>
        <w:ind w:left="760" w:hanging="360"/>
      </w:pPr>
      <w:rPr>
        <w:rFonts w:ascii="맑은 고딕" w:eastAsia="맑은 고딕" w:hAnsi="맑은 고딕" w:cs="맑은 고딕"/>
        <w:color w:val="000000"/>
        <w:sz w:val="22"/>
        <w:szCs w:val="22"/>
      </w:rPr>
    </w:lvl>
    <w:lvl w:ilvl="1" w:tplc="04090003" w:tentative="1">
      <w:start w:val="1"/>
      <w:numFmt w:val="bullet"/>
      <w:lvlText w:val="-"/>
      <w:lvlJc w:val="left"/>
      <w:pPr>
        <w:ind w:left="1200" w:hanging="400"/>
      </w:pPr>
      <w:rPr>
        <w:rFonts w:ascii="맑은 고딕" w:eastAsia="맑은 고딕" w:hAnsi="맑은 고딕" w:cs="맑은 고딕"/>
        <w:color w:val="000000"/>
        <w:sz w:val="22"/>
        <w:szCs w:val="22"/>
      </w:rPr>
    </w:lvl>
    <w:lvl w:ilvl="2" w:tplc="04090005" w:tentative="1">
      <w:start w:val="1"/>
      <w:numFmt w:val="bullet"/>
      <w:lvlText w:val="-"/>
      <w:lvlJc w:val="left"/>
      <w:pPr>
        <w:ind w:left="1600" w:hanging="400"/>
      </w:pPr>
      <w:rPr>
        <w:rFonts w:ascii="맑은 고딕" w:eastAsia="맑은 고딕" w:hAnsi="맑은 고딕" w:cs="맑은 고딕"/>
        <w:color w:val="000000"/>
        <w:sz w:val="22"/>
        <w:szCs w:val="22"/>
      </w:rPr>
    </w:lvl>
    <w:lvl w:ilvl="3" w:tplc="04090001" w:tentative="1">
      <w:start w:val="1"/>
      <w:numFmt w:val="bullet"/>
      <w:lvlText w:val="-"/>
      <w:lvlJc w:val="left"/>
      <w:pPr>
        <w:ind w:left="2000" w:hanging="400"/>
      </w:pPr>
      <w:rPr>
        <w:rFonts w:ascii="맑은 고딕" w:eastAsia="맑은 고딕" w:hAnsi="맑은 고딕" w:cs="맑은 고딕"/>
        <w:color w:val="000000"/>
        <w:sz w:val="22"/>
        <w:szCs w:val="22"/>
      </w:rPr>
    </w:lvl>
    <w:lvl w:ilvl="4" w:tplc="04090003" w:tentative="1">
      <w:start w:val="1"/>
      <w:numFmt w:val="bullet"/>
      <w:lvlText w:val="-"/>
      <w:lvlJc w:val="left"/>
      <w:pPr>
        <w:ind w:left="2400" w:hanging="400"/>
      </w:pPr>
      <w:rPr>
        <w:rFonts w:ascii="맑은 고딕" w:eastAsia="맑은 고딕" w:hAnsi="맑은 고딕" w:cs="맑은 고딕"/>
        <w:color w:val="000000"/>
        <w:sz w:val="22"/>
        <w:szCs w:val="22"/>
      </w:rPr>
    </w:lvl>
    <w:lvl w:ilvl="5" w:tplc="04090005" w:tentative="1">
      <w:start w:val="1"/>
      <w:numFmt w:val="bullet"/>
      <w:lvlText w:val="-"/>
      <w:lvlJc w:val="left"/>
      <w:pPr>
        <w:ind w:left="2800" w:hanging="400"/>
      </w:pPr>
      <w:rPr>
        <w:rFonts w:ascii="맑은 고딕" w:eastAsia="맑은 고딕" w:hAnsi="맑은 고딕" w:cs="맑은 고딕"/>
        <w:color w:val="000000"/>
        <w:sz w:val="22"/>
        <w:szCs w:val="22"/>
      </w:rPr>
    </w:lvl>
    <w:lvl w:ilvl="6" w:tplc="04090001" w:tentative="1">
      <w:start w:val="1"/>
      <w:numFmt w:val="bullet"/>
      <w:lvlText w:val="-"/>
      <w:lvlJc w:val="left"/>
      <w:pPr>
        <w:ind w:left="3200" w:hanging="400"/>
      </w:pPr>
      <w:rPr>
        <w:rFonts w:ascii="맑은 고딕" w:eastAsia="맑은 고딕" w:hAnsi="맑은 고딕" w:cs="맑은 고딕"/>
        <w:color w:val="000000"/>
        <w:sz w:val="22"/>
        <w:szCs w:val="22"/>
      </w:rPr>
    </w:lvl>
    <w:lvl w:ilvl="7" w:tplc="04090003" w:tentative="1">
      <w:start w:val="1"/>
      <w:numFmt w:val="bullet"/>
      <w:lvlText w:val="-"/>
      <w:lvlJc w:val="left"/>
      <w:pPr>
        <w:ind w:left="3600" w:hanging="400"/>
      </w:pPr>
      <w:rPr>
        <w:rFonts w:ascii="맑은 고딕" w:eastAsia="맑은 고딕" w:hAnsi="맑은 고딕" w:cs="맑은 고딕"/>
        <w:color w:val="000000"/>
        <w:sz w:val="22"/>
        <w:szCs w:val="22"/>
      </w:rPr>
    </w:lvl>
    <w:lvl w:ilvl="8" w:tplc="04090005" w:tentative="1">
      <w:start w:val="1"/>
      <w:numFmt w:val="bullet"/>
      <w:lvlText w:val="-"/>
      <w:lvlJc w:val="left"/>
      <w:pPr>
        <w:ind w:left="4000" w:hanging="400"/>
      </w:pPr>
      <w:rPr>
        <w:rFonts w:ascii="맑은 고딕" w:eastAsia="맑은 고딕" w:hAnsi="맑은 고딕" w:cs="맑은 고딕"/>
        <w:color w:val="000000"/>
        <w:sz w:val="22"/>
        <w:szCs w:val="22"/>
      </w:rPr>
    </w:lvl>
  </w:abstractNum>
  <w:abstractNum w:abstractNumId="12" w15:restartNumberingAfterBreak="0">
    <w:nsid w:val="1E5B4F3F"/>
    <w:multiLevelType w:val="hybridMultilevel"/>
    <w:tmpl w:val="9FAE4C68"/>
    <w:lvl w:ilvl="0" w:tplc="80E67C6C">
      <w:numFmt w:val="bullet"/>
      <w:lvlText w:val="-"/>
      <w:lvlJc w:val="left"/>
      <w:pPr>
        <w:ind w:left="1160" w:hanging="360"/>
      </w:pPr>
      <w:rPr>
        <w:rFonts w:ascii="맑은 고딕" w:eastAsia="맑은 고딕" w:hAnsi="맑은 고딕" w:cs="맑은 고딕"/>
        <w:color w:val="000000"/>
        <w:sz w:val="22"/>
        <w:szCs w:val="22"/>
      </w:rPr>
    </w:lvl>
    <w:lvl w:ilvl="1" w:tplc="04090003" w:tentative="1">
      <w:start w:val="1"/>
      <w:numFmt w:val="bullet"/>
      <w:lvlText w:val="-"/>
      <w:lvlJc w:val="left"/>
      <w:pPr>
        <w:ind w:left="1600" w:hanging="400"/>
      </w:pPr>
      <w:rPr>
        <w:rFonts w:ascii="맑은 고딕" w:eastAsia="맑은 고딕" w:hAnsi="맑은 고딕" w:cs="맑은 고딕"/>
        <w:color w:val="000000"/>
        <w:sz w:val="22"/>
        <w:szCs w:val="22"/>
      </w:rPr>
    </w:lvl>
    <w:lvl w:ilvl="2" w:tplc="04090005" w:tentative="1">
      <w:start w:val="1"/>
      <w:numFmt w:val="bullet"/>
      <w:lvlText w:val="-"/>
      <w:lvlJc w:val="left"/>
      <w:pPr>
        <w:ind w:left="2000" w:hanging="400"/>
      </w:pPr>
      <w:rPr>
        <w:rFonts w:ascii="맑은 고딕" w:eastAsia="맑은 고딕" w:hAnsi="맑은 고딕" w:cs="맑은 고딕"/>
        <w:color w:val="000000"/>
        <w:sz w:val="22"/>
        <w:szCs w:val="22"/>
      </w:rPr>
    </w:lvl>
    <w:lvl w:ilvl="3" w:tplc="04090001" w:tentative="1">
      <w:start w:val="1"/>
      <w:numFmt w:val="bullet"/>
      <w:lvlText w:val="-"/>
      <w:lvlJc w:val="left"/>
      <w:pPr>
        <w:ind w:left="2400" w:hanging="400"/>
      </w:pPr>
      <w:rPr>
        <w:rFonts w:ascii="맑은 고딕" w:eastAsia="맑은 고딕" w:hAnsi="맑은 고딕" w:cs="맑은 고딕"/>
        <w:color w:val="000000"/>
        <w:sz w:val="22"/>
        <w:szCs w:val="22"/>
      </w:rPr>
    </w:lvl>
    <w:lvl w:ilvl="4" w:tplc="04090003" w:tentative="1">
      <w:start w:val="1"/>
      <w:numFmt w:val="bullet"/>
      <w:lvlText w:val="-"/>
      <w:lvlJc w:val="left"/>
      <w:pPr>
        <w:ind w:left="2800" w:hanging="400"/>
      </w:pPr>
      <w:rPr>
        <w:rFonts w:ascii="맑은 고딕" w:eastAsia="맑은 고딕" w:hAnsi="맑은 고딕" w:cs="맑은 고딕"/>
        <w:color w:val="000000"/>
        <w:sz w:val="22"/>
        <w:szCs w:val="22"/>
      </w:rPr>
    </w:lvl>
    <w:lvl w:ilvl="5" w:tplc="04090005" w:tentative="1">
      <w:start w:val="1"/>
      <w:numFmt w:val="bullet"/>
      <w:lvlText w:val="-"/>
      <w:lvlJc w:val="left"/>
      <w:pPr>
        <w:ind w:left="3200" w:hanging="400"/>
      </w:pPr>
      <w:rPr>
        <w:rFonts w:ascii="맑은 고딕" w:eastAsia="맑은 고딕" w:hAnsi="맑은 고딕" w:cs="맑은 고딕"/>
        <w:color w:val="000000"/>
        <w:sz w:val="22"/>
        <w:szCs w:val="22"/>
      </w:rPr>
    </w:lvl>
    <w:lvl w:ilvl="6" w:tplc="04090001" w:tentative="1">
      <w:start w:val="1"/>
      <w:numFmt w:val="bullet"/>
      <w:lvlText w:val="-"/>
      <w:lvlJc w:val="left"/>
      <w:pPr>
        <w:ind w:left="3600" w:hanging="400"/>
      </w:pPr>
      <w:rPr>
        <w:rFonts w:ascii="맑은 고딕" w:eastAsia="맑은 고딕" w:hAnsi="맑은 고딕" w:cs="맑은 고딕"/>
        <w:color w:val="000000"/>
        <w:sz w:val="22"/>
        <w:szCs w:val="22"/>
      </w:rPr>
    </w:lvl>
    <w:lvl w:ilvl="7" w:tplc="04090003" w:tentative="1">
      <w:start w:val="1"/>
      <w:numFmt w:val="bullet"/>
      <w:lvlText w:val="-"/>
      <w:lvlJc w:val="left"/>
      <w:pPr>
        <w:ind w:left="4000" w:hanging="400"/>
      </w:pPr>
      <w:rPr>
        <w:rFonts w:ascii="맑은 고딕" w:eastAsia="맑은 고딕" w:hAnsi="맑은 고딕" w:cs="맑은 고딕"/>
        <w:color w:val="000000"/>
        <w:sz w:val="22"/>
        <w:szCs w:val="22"/>
      </w:rPr>
    </w:lvl>
    <w:lvl w:ilvl="8" w:tplc="04090005" w:tentative="1">
      <w:start w:val="1"/>
      <w:numFmt w:val="bullet"/>
      <w:lvlText w:val="-"/>
      <w:lvlJc w:val="left"/>
      <w:pPr>
        <w:ind w:left="4400" w:hanging="400"/>
      </w:pPr>
      <w:rPr>
        <w:rFonts w:ascii="맑은 고딕" w:eastAsia="맑은 고딕" w:hAnsi="맑은 고딕" w:cs="맑은 고딕"/>
        <w:color w:val="000000"/>
        <w:sz w:val="22"/>
        <w:szCs w:val="22"/>
      </w:rPr>
    </w:lvl>
  </w:abstractNum>
  <w:abstractNum w:abstractNumId="13" w15:restartNumberingAfterBreak="0">
    <w:nsid w:val="22247DBA"/>
    <w:multiLevelType w:val="hybridMultilevel"/>
    <w:tmpl w:val="BEB49FCE"/>
    <w:lvl w:ilvl="0" w:tplc="E9AAC5AA">
      <w:start w:val="2"/>
      <w:numFmt w:val="bullet"/>
      <w:lvlText w:val="-"/>
      <w:lvlJc w:val="left"/>
      <w:pPr>
        <w:ind w:left="1160" w:hanging="360"/>
      </w:pPr>
      <w:rPr>
        <w:rFonts w:ascii="맑은 고딕" w:eastAsia="맑은 고딕" w:hAnsi="맑은 고딕" w:cs="맑은 고딕"/>
        <w:color w:val="000000"/>
        <w:sz w:val="22"/>
        <w:szCs w:val="22"/>
      </w:rPr>
    </w:lvl>
    <w:lvl w:ilvl="1" w:tplc="04090003" w:tentative="1">
      <w:start w:val="1"/>
      <w:numFmt w:val="bullet"/>
      <w:lvlText w:val="-"/>
      <w:lvlJc w:val="left"/>
      <w:pPr>
        <w:ind w:left="1680" w:hanging="440"/>
      </w:pPr>
      <w:rPr>
        <w:rFonts w:ascii="맑은 고딕" w:eastAsia="맑은 고딕" w:hAnsi="맑은 고딕" w:cs="맑은 고딕"/>
        <w:color w:val="000000"/>
        <w:sz w:val="22"/>
        <w:szCs w:val="22"/>
      </w:rPr>
    </w:lvl>
    <w:lvl w:ilvl="2" w:tplc="04090005" w:tentative="1">
      <w:start w:val="1"/>
      <w:numFmt w:val="bullet"/>
      <w:lvlText w:val="-"/>
      <w:lvlJc w:val="left"/>
      <w:pPr>
        <w:ind w:left="2120" w:hanging="440"/>
      </w:pPr>
      <w:rPr>
        <w:rFonts w:ascii="맑은 고딕" w:eastAsia="맑은 고딕" w:hAnsi="맑은 고딕" w:cs="맑은 고딕"/>
        <w:color w:val="000000"/>
        <w:sz w:val="22"/>
        <w:szCs w:val="22"/>
      </w:rPr>
    </w:lvl>
    <w:lvl w:ilvl="3" w:tplc="04090001" w:tentative="1">
      <w:start w:val="1"/>
      <w:numFmt w:val="bullet"/>
      <w:lvlText w:val="-"/>
      <w:lvlJc w:val="left"/>
      <w:pPr>
        <w:ind w:left="2560" w:hanging="440"/>
      </w:pPr>
      <w:rPr>
        <w:rFonts w:ascii="맑은 고딕" w:eastAsia="맑은 고딕" w:hAnsi="맑은 고딕" w:cs="맑은 고딕"/>
        <w:color w:val="000000"/>
        <w:sz w:val="22"/>
        <w:szCs w:val="22"/>
      </w:rPr>
    </w:lvl>
    <w:lvl w:ilvl="4" w:tplc="04090003" w:tentative="1">
      <w:start w:val="1"/>
      <w:numFmt w:val="bullet"/>
      <w:lvlText w:val="-"/>
      <w:lvlJc w:val="left"/>
      <w:pPr>
        <w:ind w:left="3000" w:hanging="440"/>
      </w:pPr>
      <w:rPr>
        <w:rFonts w:ascii="맑은 고딕" w:eastAsia="맑은 고딕" w:hAnsi="맑은 고딕" w:cs="맑은 고딕"/>
        <w:color w:val="000000"/>
        <w:sz w:val="22"/>
        <w:szCs w:val="22"/>
      </w:rPr>
    </w:lvl>
    <w:lvl w:ilvl="5" w:tplc="04090005" w:tentative="1">
      <w:start w:val="1"/>
      <w:numFmt w:val="bullet"/>
      <w:lvlText w:val="-"/>
      <w:lvlJc w:val="left"/>
      <w:pPr>
        <w:ind w:left="3440" w:hanging="440"/>
      </w:pPr>
      <w:rPr>
        <w:rFonts w:ascii="맑은 고딕" w:eastAsia="맑은 고딕" w:hAnsi="맑은 고딕" w:cs="맑은 고딕"/>
        <w:color w:val="000000"/>
        <w:sz w:val="22"/>
        <w:szCs w:val="22"/>
      </w:rPr>
    </w:lvl>
    <w:lvl w:ilvl="6" w:tplc="04090001" w:tentative="1">
      <w:start w:val="1"/>
      <w:numFmt w:val="bullet"/>
      <w:lvlText w:val="-"/>
      <w:lvlJc w:val="left"/>
      <w:pPr>
        <w:ind w:left="3880" w:hanging="440"/>
      </w:pPr>
      <w:rPr>
        <w:rFonts w:ascii="맑은 고딕" w:eastAsia="맑은 고딕" w:hAnsi="맑은 고딕" w:cs="맑은 고딕"/>
        <w:color w:val="000000"/>
        <w:sz w:val="22"/>
        <w:szCs w:val="22"/>
      </w:rPr>
    </w:lvl>
    <w:lvl w:ilvl="7" w:tplc="04090003" w:tentative="1">
      <w:start w:val="1"/>
      <w:numFmt w:val="bullet"/>
      <w:lvlText w:val="-"/>
      <w:lvlJc w:val="left"/>
      <w:pPr>
        <w:ind w:left="4320" w:hanging="440"/>
      </w:pPr>
      <w:rPr>
        <w:rFonts w:ascii="맑은 고딕" w:eastAsia="맑은 고딕" w:hAnsi="맑은 고딕" w:cs="맑은 고딕"/>
        <w:color w:val="000000"/>
        <w:sz w:val="22"/>
        <w:szCs w:val="22"/>
      </w:rPr>
    </w:lvl>
    <w:lvl w:ilvl="8" w:tplc="04090005" w:tentative="1">
      <w:start w:val="1"/>
      <w:numFmt w:val="bullet"/>
      <w:lvlText w:val="-"/>
      <w:lvlJc w:val="left"/>
      <w:pPr>
        <w:ind w:left="4760" w:hanging="440"/>
      </w:pPr>
      <w:rPr>
        <w:rFonts w:ascii="맑은 고딕" w:eastAsia="맑은 고딕" w:hAnsi="맑은 고딕" w:cs="맑은 고딕"/>
        <w:color w:val="000000"/>
        <w:sz w:val="22"/>
        <w:szCs w:val="22"/>
      </w:rPr>
    </w:lvl>
  </w:abstractNum>
  <w:abstractNum w:abstractNumId="14" w15:restartNumberingAfterBreak="0">
    <w:nsid w:val="23E534AF"/>
    <w:multiLevelType w:val="hybridMultilevel"/>
    <w:tmpl w:val="D4069A50"/>
    <w:lvl w:ilvl="0" w:tplc="CAC45040">
      <w:start w:val="3"/>
      <w:numFmt w:val="bullet"/>
      <w:lvlText w:val="-"/>
      <w:lvlJc w:val="left"/>
      <w:pPr>
        <w:ind w:left="1960" w:hanging="360"/>
      </w:pPr>
      <w:rPr>
        <w:rFonts w:ascii="맑은 고딕" w:eastAsia="맑은 고딕" w:hAnsi="맑은 고딕" w:cs="맑은 고딕"/>
        <w:color w:val="000000"/>
        <w:sz w:val="22"/>
        <w:szCs w:val="22"/>
      </w:rPr>
    </w:lvl>
    <w:lvl w:ilvl="1" w:tplc="CAC45040">
      <w:start w:val="3"/>
      <w:numFmt w:val="bullet"/>
      <w:lvlText w:val="-"/>
      <w:lvlJc w:val="left"/>
      <w:pPr>
        <w:ind w:left="2480" w:hanging="440"/>
      </w:pPr>
      <w:rPr>
        <w:rFonts w:ascii="맑은 고딕" w:eastAsia="맑은 고딕" w:hAnsi="맑은 고딕" w:cs="맑은 고딕"/>
        <w:color w:val="000000"/>
        <w:sz w:val="22"/>
        <w:szCs w:val="22"/>
      </w:rPr>
    </w:lvl>
    <w:lvl w:ilvl="2" w:tplc="04090005" w:tentative="1">
      <w:start w:val="1"/>
      <w:numFmt w:val="bullet"/>
      <w:lvlText w:val="-"/>
      <w:lvlJc w:val="left"/>
      <w:pPr>
        <w:ind w:left="2920" w:hanging="440"/>
      </w:pPr>
      <w:rPr>
        <w:rFonts w:ascii="맑은 고딕" w:eastAsia="맑은 고딕" w:hAnsi="맑은 고딕" w:cs="맑은 고딕"/>
        <w:color w:val="000000"/>
        <w:sz w:val="22"/>
        <w:szCs w:val="22"/>
      </w:rPr>
    </w:lvl>
    <w:lvl w:ilvl="3" w:tplc="04090001" w:tentative="1">
      <w:start w:val="1"/>
      <w:numFmt w:val="bullet"/>
      <w:lvlText w:val="-"/>
      <w:lvlJc w:val="left"/>
      <w:pPr>
        <w:ind w:left="3360" w:hanging="440"/>
      </w:pPr>
      <w:rPr>
        <w:rFonts w:ascii="맑은 고딕" w:eastAsia="맑은 고딕" w:hAnsi="맑은 고딕" w:cs="맑은 고딕"/>
        <w:color w:val="000000"/>
        <w:sz w:val="22"/>
        <w:szCs w:val="22"/>
      </w:rPr>
    </w:lvl>
    <w:lvl w:ilvl="4" w:tplc="04090003" w:tentative="1">
      <w:start w:val="1"/>
      <w:numFmt w:val="bullet"/>
      <w:lvlText w:val="-"/>
      <w:lvlJc w:val="left"/>
      <w:pPr>
        <w:ind w:left="3800" w:hanging="440"/>
      </w:pPr>
      <w:rPr>
        <w:rFonts w:ascii="맑은 고딕" w:eastAsia="맑은 고딕" w:hAnsi="맑은 고딕" w:cs="맑은 고딕"/>
        <w:color w:val="000000"/>
        <w:sz w:val="22"/>
        <w:szCs w:val="22"/>
      </w:rPr>
    </w:lvl>
    <w:lvl w:ilvl="5" w:tplc="04090005" w:tentative="1">
      <w:start w:val="1"/>
      <w:numFmt w:val="bullet"/>
      <w:lvlText w:val="-"/>
      <w:lvlJc w:val="left"/>
      <w:pPr>
        <w:ind w:left="4240" w:hanging="440"/>
      </w:pPr>
      <w:rPr>
        <w:rFonts w:ascii="맑은 고딕" w:eastAsia="맑은 고딕" w:hAnsi="맑은 고딕" w:cs="맑은 고딕"/>
        <w:color w:val="000000"/>
        <w:sz w:val="22"/>
        <w:szCs w:val="22"/>
      </w:rPr>
    </w:lvl>
    <w:lvl w:ilvl="6" w:tplc="04090001" w:tentative="1">
      <w:start w:val="1"/>
      <w:numFmt w:val="bullet"/>
      <w:lvlText w:val="-"/>
      <w:lvlJc w:val="left"/>
      <w:pPr>
        <w:ind w:left="4680" w:hanging="440"/>
      </w:pPr>
      <w:rPr>
        <w:rFonts w:ascii="맑은 고딕" w:eastAsia="맑은 고딕" w:hAnsi="맑은 고딕" w:cs="맑은 고딕"/>
        <w:color w:val="000000"/>
        <w:sz w:val="22"/>
        <w:szCs w:val="22"/>
      </w:rPr>
    </w:lvl>
    <w:lvl w:ilvl="7" w:tplc="04090003" w:tentative="1">
      <w:start w:val="1"/>
      <w:numFmt w:val="bullet"/>
      <w:lvlText w:val="-"/>
      <w:lvlJc w:val="left"/>
      <w:pPr>
        <w:ind w:left="5120" w:hanging="440"/>
      </w:pPr>
      <w:rPr>
        <w:rFonts w:ascii="맑은 고딕" w:eastAsia="맑은 고딕" w:hAnsi="맑은 고딕" w:cs="맑은 고딕"/>
        <w:color w:val="000000"/>
        <w:sz w:val="22"/>
        <w:szCs w:val="22"/>
      </w:rPr>
    </w:lvl>
    <w:lvl w:ilvl="8" w:tplc="04090005" w:tentative="1">
      <w:start w:val="1"/>
      <w:numFmt w:val="bullet"/>
      <w:lvlText w:val="-"/>
      <w:lvlJc w:val="left"/>
      <w:pPr>
        <w:ind w:left="5560" w:hanging="440"/>
      </w:pPr>
      <w:rPr>
        <w:rFonts w:ascii="맑은 고딕" w:eastAsia="맑은 고딕" w:hAnsi="맑은 고딕" w:cs="맑은 고딕"/>
        <w:color w:val="000000"/>
        <w:sz w:val="22"/>
        <w:szCs w:val="22"/>
      </w:rPr>
    </w:lvl>
  </w:abstractNum>
  <w:abstractNum w:abstractNumId="15" w15:restartNumberingAfterBreak="0">
    <w:nsid w:val="2E3B4421"/>
    <w:multiLevelType w:val="multilevel"/>
    <w:tmpl w:val="FEDE3A7E"/>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b w:val="0"/>
        <w:shd w:val="clear" w:color="auto" w:fill="auto"/>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b w:val="0"/>
        <w:bCs w:val="0"/>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6" w15:restartNumberingAfterBreak="0">
    <w:nsid w:val="34D047A7"/>
    <w:multiLevelType w:val="multilevel"/>
    <w:tmpl w:val="0B26F5E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7393865"/>
    <w:multiLevelType w:val="multilevel"/>
    <w:tmpl w:val="168C6D94"/>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b w:val="0"/>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8" w15:restartNumberingAfterBreak="0">
    <w:nsid w:val="3A4E6F88"/>
    <w:multiLevelType w:val="multilevel"/>
    <w:tmpl w:val="E6D04F56"/>
    <w:lvl w:ilvl="0">
      <w:start w:val="4"/>
      <w:numFmt w:val="decimal"/>
      <w:lvlText w:val="%1."/>
      <w:lvlJc w:val="left"/>
      <w:pPr>
        <w:ind w:left="600" w:hanging="600"/>
      </w:pPr>
      <w:rPr>
        <w:rFonts w:hint="default"/>
      </w:rPr>
    </w:lvl>
    <w:lvl w:ilvl="1">
      <w:start w:val="3"/>
      <w:numFmt w:val="decimal"/>
      <w:lvlText w:val="%1.%2."/>
      <w:lvlJc w:val="left"/>
      <w:pPr>
        <w:ind w:left="600" w:hanging="600"/>
      </w:pPr>
      <w:rPr>
        <w:rFonts w:hint="default"/>
      </w:rPr>
    </w:lvl>
    <w:lvl w:ilvl="2">
      <w:start w:val="3"/>
      <w:numFmt w:val="decimal"/>
      <w:lvlText w:val="%1.%2.%3."/>
      <w:lvlJc w:val="left"/>
      <w:pPr>
        <w:ind w:left="720" w:hanging="720"/>
      </w:pPr>
      <w:rPr>
        <w:rFonts w:hint="default"/>
      </w:rPr>
    </w:lvl>
    <w:lvl w:ilvl="3">
      <w:start w:val="4"/>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E2A23A3"/>
    <w:multiLevelType w:val="multilevel"/>
    <w:tmpl w:val="FEDE3A7E"/>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b w:val="0"/>
        <w:shd w:val="clear" w:color="auto" w:fill="auto"/>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b w:val="0"/>
        <w:bCs w:val="0"/>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0" w15:restartNumberingAfterBreak="0">
    <w:nsid w:val="3EED56AD"/>
    <w:multiLevelType w:val="hybridMultilevel"/>
    <w:tmpl w:val="B936FECA"/>
    <w:lvl w:ilvl="0" w:tplc="04090009">
      <w:start w:val="1"/>
      <w:numFmt w:val="bullet"/>
      <w:lvlText w:val="-"/>
      <w:lvlJc w:val="left"/>
      <w:pPr>
        <w:ind w:left="1251" w:hanging="400"/>
      </w:pPr>
      <w:rPr>
        <w:rFonts w:ascii="맑은 고딕" w:eastAsia="맑은 고딕" w:hAnsi="맑은 고딕" w:cs="맑은 고딕"/>
        <w:color w:val="000000"/>
        <w:sz w:val="22"/>
        <w:szCs w:val="22"/>
      </w:rPr>
    </w:lvl>
    <w:lvl w:ilvl="1" w:tplc="04090009">
      <w:start w:val="1"/>
      <w:numFmt w:val="bullet"/>
      <w:lvlText w:val="-"/>
      <w:lvlJc w:val="left"/>
      <w:pPr>
        <w:ind w:left="1651" w:hanging="400"/>
      </w:pPr>
      <w:rPr>
        <w:rFonts w:ascii="맑은 고딕" w:eastAsia="맑은 고딕" w:hAnsi="맑은 고딕" w:cs="맑은 고딕"/>
        <w:color w:val="000000"/>
        <w:sz w:val="22"/>
        <w:szCs w:val="22"/>
      </w:rPr>
    </w:lvl>
    <w:lvl w:ilvl="2" w:tplc="04090005" w:tentative="1">
      <w:start w:val="1"/>
      <w:numFmt w:val="bullet"/>
      <w:lvlText w:val="-"/>
      <w:lvlJc w:val="left"/>
      <w:pPr>
        <w:ind w:left="2051" w:hanging="400"/>
      </w:pPr>
      <w:rPr>
        <w:rFonts w:ascii="맑은 고딕" w:eastAsia="맑은 고딕" w:hAnsi="맑은 고딕" w:cs="맑은 고딕"/>
        <w:color w:val="000000"/>
        <w:sz w:val="22"/>
        <w:szCs w:val="22"/>
      </w:rPr>
    </w:lvl>
    <w:lvl w:ilvl="3" w:tplc="04090001" w:tentative="1">
      <w:start w:val="1"/>
      <w:numFmt w:val="bullet"/>
      <w:lvlText w:val="-"/>
      <w:lvlJc w:val="left"/>
      <w:pPr>
        <w:ind w:left="2451" w:hanging="400"/>
      </w:pPr>
      <w:rPr>
        <w:rFonts w:ascii="맑은 고딕" w:eastAsia="맑은 고딕" w:hAnsi="맑은 고딕" w:cs="맑은 고딕"/>
        <w:color w:val="000000"/>
        <w:sz w:val="22"/>
        <w:szCs w:val="22"/>
      </w:rPr>
    </w:lvl>
    <w:lvl w:ilvl="4" w:tplc="04090003" w:tentative="1">
      <w:start w:val="1"/>
      <w:numFmt w:val="bullet"/>
      <w:lvlText w:val="-"/>
      <w:lvlJc w:val="left"/>
      <w:pPr>
        <w:ind w:left="2851" w:hanging="400"/>
      </w:pPr>
      <w:rPr>
        <w:rFonts w:ascii="맑은 고딕" w:eastAsia="맑은 고딕" w:hAnsi="맑은 고딕" w:cs="맑은 고딕"/>
        <w:color w:val="000000"/>
        <w:sz w:val="22"/>
        <w:szCs w:val="22"/>
      </w:rPr>
    </w:lvl>
    <w:lvl w:ilvl="5" w:tplc="04090005" w:tentative="1">
      <w:start w:val="1"/>
      <w:numFmt w:val="bullet"/>
      <w:lvlText w:val="-"/>
      <w:lvlJc w:val="left"/>
      <w:pPr>
        <w:ind w:left="3251" w:hanging="400"/>
      </w:pPr>
      <w:rPr>
        <w:rFonts w:ascii="맑은 고딕" w:eastAsia="맑은 고딕" w:hAnsi="맑은 고딕" w:cs="맑은 고딕"/>
        <w:color w:val="000000"/>
        <w:sz w:val="22"/>
        <w:szCs w:val="22"/>
      </w:rPr>
    </w:lvl>
    <w:lvl w:ilvl="6" w:tplc="04090001" w:tentative="1">
      <w:start w:val="1"/>
      <w:numFmt w:val="bullet"/>
      <w:lvlText w:val="-"/>
      <w:lvlJc w:val="left"/>
      <w:pPr>
        <w:ind w:left="3651" w:hanging="400"/>
      </w:pPr>
      <w:rPr>
        <w:rFonts w:ascii="맑은 고딕" w:eastAsia="맑은 고딕" w:hAnsi="맑은 고딕" w:cs="맑은 고딕"/>
        <w:color w:val="000000"/>
        <w:sz w:val="22"/>
        <w:szCs w:val="22"/>
      </w:rPr>
    </w:lvl>
    <w:lvl w:ilvl="7" w:tplc="04090003" w:tentative="1">
      <w:start w:val="1"/>
      <w:numFmt w:val="bullet"/>
      <w:lvlText w:val="-"/>
      <w:lvlJc w:val="left"/>
      <w:pPr>
        <w:ind w:left="4051" w:hanging="400"/>
      </w:pPr>
      <w:rPr>
        <w:rFonts w:ascii="맑은 고딕" w:eastAsia="맑은 고딕" w:hAnsi="맑은 고딕" w:cs="맑은 고딕"/>
        <w:color w:val="000000"/>
        <w:sz w:val="22"/>
        <w:szCs w:val="22"/>
      </w:rPr>
    </w:lvl>
    <w:lvl w:ilvl="8" w:tplc="04090005" w:tentative="1">
      <w:start w:val="1"/>
      <w:numFmt w:val="bullet"/>
      <w:lvlText w:val="-"/>
      <w:lvlJc w:val="left"/>
      <w:pPr>
        <w:ind w:left="4451" w:hanging="400"/>
      </w:pPr>
      <w:rPr>
        <w:rFonts w:ascii="맑은 고딕" w:eastAsia="맑은 고딕" w:hAnsi="맑은 고딕" w:cs="맑은 고딕"/>
        <w:color w:val="000000"/>
        <w:sz w:val="22"/>
        <w:szCs w:val="22"/>
      </w:rPr>
    </w:lvl>
  </w:abstractNum>
  <w:abstractNum w:abstractNumId="21" w15:restartNumberingAfterBreak="0">
    <w:nsid w:val="47135949"/>
    <w:multiLevelType w:val="hybridMultilevel"/>
    <w:tmpl w:val="60147326"/>
    <w:lvl w:ilvl="0" w:tplc="04090009">
      <w:start w:val="1"/>
      <w:numFmt w:val="bullet"/>
      <w:lvlText w:val="-"/>
      <w:lvlJc w:val="left"/>
      <w:pPr>
        <w:ind w:left="1600" w:hanging="400"/>
      </w:pPr>
      <w:rPr>
        <w:rFonts w:ascii="맑은 고딕" w:eastAsia="맑은 고딕" w:hAnsi="맑은 고딕" w:cs="맑은 고딕"/>
        <w:color w:val="000000"/>
        <w:sz w:val="22"/>
        <w:szCs w:val="22"/>
      </w:rPr>
    </w:lvl>
    <w:lvl w:ilvl="1" w:tplc="04090009">
      <w:start w:val="1"/>
      <w:numFmt w:val="bullet"/>
      <w:lvlText w:val="-"/>
      <w:lvlJc w:val="left"/>
      <w:pPr>
        <w:ind w:left="2000" w:hanging="400"/>
      </w:pPr>
      <w:rPr>
        <w:rFonts w:ascii="맑은 고딕" w:eastAsia="맑은 고딕" w:hAnsi="맑은 고딕" w:cs="맑은 고딕"/>
        <w:color w:val="000000"/>
        <w:sz w:val="22"/>
        <w:szCs w:val="22"/>
      </w:rPr>
    </w:lvl>
    <w:lvl w:ilvl="2" w:tplc="04090005" w:tentative="1">
      <w:start w:val="1"/>
      <w:numFmt w:val="bullet"/>
      <w:lvlText w:val="-"/>
      <w:lvlJc w:val="left"/>
      <w:pPr>
        <w:ind w:left="2400" w:hanging="400"/>
      </w:pPr>
      <w:rPr>
        <w:rFonts w:ascii="맑은 고딕" w:eastAsia="맑은 고딕" w:hAnsi="맑은 고딕" w:cs="맑은 고딕"/>
        <w:color w:val="000000"/>
        <w:sz w:val="22"/>
        <w:szCs w:val="22"/>
      </w:rPr>
    </w:lvl>
    <w:lvl w:ilvl="3" w:tplc="04090001" w:tentative="1">
      <w:start w:val="1"/>
      <w:numFmt w:val="bullet"/>
      <w:lvlText w:val="-"/>
      <w:lvlJc w:val="left"/>
      <w:pPr>
        <w:ind w:left="2800" w:hanging="400"/>
      </w:pPr>
      <w:rPr>
        <w:rFonts w:ascii="맑은 고딕" w:eastAsia="맑은 고딕" w:hAnsi="맑은 고딕" w:cs="맑은 고딕"/>
        <w:color w:val="000000"/>
        <w:sz w:val="22"/>
        <w:szCs w:val="22"/>
      </w:rPr>
    </w:lvl>
    <w:lvl w:ilvl="4" w:tplc="04090003" w:tentative="1">
      <w:start w:val="1"/>
      <w:numFmt w:val="bullet"/>
      <w:lvlText w:val="-"/>
      <w:lvlJc w:val="left"/>
      <w:pPr>
        <w:ind w:left="3200" w:hanging="400"/>
      </w:pPr>
      <w:rPr>
        <w:rFonts w:ascii="맑은 고딕" w:eastAsia="맑은 고딕" w:hAnsi="맑은 고딕" w:cs="맑은 고딕"/>
        <w:color w:val="000000"/>
        <w:sz w:val="22"/>
        <w:szCs w:val="22"/>
      </w:rPr>
    </w:lvl>
    <w:lvl w:ilvl="5" w:tplc="04090005" w:tentative="1">
      <w:start w:val="1"/>
      <w:numFmt w:val="bullet"/>
      <w:lvlText w:val="-"/>
      <w:lvlJc w:val="left"/>
      <w:pPr>
        <w:ind w:left="3600" w:hanging="400"/>
      </w:pPr>
      <w:rPr>
        <w:rFonts w:ascii="맑은 고딕" w:eastAsia="맑은 고딕" w:hAnsi="맑은 고딕" w:cs="맑은 고딕"/>
        <w:color w:val="000000"/>
        <w:sz w:val="22"/>
        <w:szCs w:val="22"/>
      </w:rPr>
    </w:lvl>
    <w:lvl w:ilvl="6" w:tplc="04090001" w:tentative="1">
      <w:start w:val="1"/>
      <w:numFmt w:val="bullet"/>
      <w:lvlText w:val="-"/>
      <w:lvlJc w:val="left"/>
      <w:pPr>
        <w:ind w:left="4000" w:hanging="400"/>
      </w:pPr>
      <w:rPr>
        <w:rFonts w:ascii="맑은 고딕" w:eastAsia="맑은 고딕" w:hAnsi="맑은 고딕" w:cs="맑은 고딕"/>
        <w:color w:val="000000"/>
        <w:sz w:val="22"/>
        <w:szCs w:val="22"/>
      </w:rPr>
    </w:lvl>
    <w:lvl w:ilvl="7" w:tplc="04090003" w:tentative="1">
      <w:start w:val="1"/>
      <w:numFmt w:val="bullet"/>
      <w:lvlText w:val="-"/>
      <w:lvlJc w:val="left"/>
      <w:pPr>
        <w:ind w:left="4400" w:hanging="400"/>
      </w:pPr>
      <w:rPr>
        <w:rFonts w:ascii="맑은 고딕" w:eastAsia="맑은 고딕" w:hAnsi="맑은 고딕" w:cs="맑은 고딕"/>
        <w:color w:val="000000"/>
        <w:sz w:val="22"/>
        <w:szCs w:val="22"/>
      </w:rPr>
    </w:lvl>
    <w:lvl w:ilvl="8" w:tplc="04090005" w:tentative="1">
      <w:start w:val="1"/>
      <w:numFmt w:val="bullet"/>
      <w:lvlText w:val="-"/>
      <w:lvlJc w:val="left"/>
      <w:pPr>
        <w:ind w:left="4800" w:hanging="400"/>
      </w:pPr>
      <w:rPr>
        <w:rFonts w:ascii="맑은 고딕" w:eastAsia="맑은 고딕" w:hAnsi="맑은 고딕" w:cs="맑은 고딕"/>
        <w:color w:val="000000"/>
        <w:sz w:val="22"/>
        <w:szCs w:val="22"/>
      </w:rPr>
    </w:lvl>
  </w:abstractNum>
  <w:abstractNum w:abstractNumId="22" w15:restartNumberingAfterBreak="0">
    <w:nsid w:val="474571B0"/>
    <w:multiLevelType w:val="hybridMultilevel"/>
    <w:tmpl w:val="7E1EACF6"/>
    <w:lvl w:ilvl="0" w:tplc="04090009">
      <w:start w:val="1"/>
      <w:numFmt w:val="bullet"/>
      <w:lvlText w:val="-"/>
      <w:lvlJc w:val="left"/>
      <w:pPr>
        <w:ind w:left="1760" w:hanging="400"/>
      </w:pPr>
      <w:rPr>
        <w:rFonts w:ascii="맑은 고딕" w:eastAsia="맑은 고딕" w:hAnsi="맑은 고딕" w:cs="맑은 고딕"/>
        <w:color w:val="000000"/>
        <w:sz w:val="22"/>
        <w:szCs w:val="22"/>
      </w:rPr>
    </w:lvl>
    <w:lvl w:ilvl="1" w:tplc="04090003" w:tentative="1">
      <w:start w:val="1"/>
      <w:numFmt w:val="bullet"/>
      <w:lvlText w:val="-"/>
      <w:lvlJc w:val="left"/>
      <w:pPr>
        <w:ind w:left="2160" w:hanging="400"/>
      </w:pPr>
      <w:rPr>
        <w:rFonts w:ascii="맑은 고딕" w:eastAsia="맑은 고딕" w:hAnsi="맑은 고딕" w:cs="맑은 고딕"/>
        <w:color w:val="000000"/>
        <w:sz w:val="22"/>
        <w:szCs w:val="22"/>
      </w:rPr>
    </w:lvl>
    <w:lvl w:ilvl="2" w:tplc="04090005" w:tentative="1">
      <w:start w:val="1"/>
      <w:numFmt w:val="bullet"/>
      <w:lvlText w:val="-"/>
      <w:lvlJc w:val="left"/>
      <w:pPr>
        <w:ind w:left="2560" w:hanging="400"/>
      </w:pPr>
      <w:rPr>
        <w:rFonts w:ascii="맑은 고딕" w:eastAsia="맑은 고딕" w:hAnsi="맑은 고딕" w:cs="맑은 고딕"/>
        <w:color w:val="000000"/>
        <w:sz w:val="22"/>
        <w:szCs w:val="22"/>
      </w:rPr>
    </w:lvl>
    <w:lvl w:ilvl="3" w:tplc="04090001" w:tentative="1">
      <w:start w:val="1"/>
      <w:numFmt w:val="bullet"/>
      <w:lvlText w:val="-"/>
      <w:lvlJc w:val="left"/>
      <w:pPr>
        <w:ind w:left="2960" w:hanging="400"/>
      </w:pPr>
      <w:rPr>
        <w:rFonts w:ascii="맑은 고딕" w:eastAsia="맑은 고딕" w:hAnsi="맑은 고딕" w:cs="맑은 고딕"/>
        <w:color w:val="000000"/>
        <w:sz w:val="22"/>
        <w:szCs w:val="22"/>
      </w:rPr>
    </w:lvl>
    <w:lvl w:ilvl="4" w:tplc="04090003" w:tentative="1">
      <w:start w:val="1"/>
      <w:numFmt w:val="bullet"/>
      <w:lvlText w:val="-"/>
      <w:lvlJc w:val="left"/>
      <w:pPr>
        <w:ind w:left="3360" w:hanging="400"/>
      </w:pPr>
      <w:rPr>
        <w:rFonts w:ascii="맑은 고딕" w:eastAsia="맑은 고딕" w:hAnsi="맑은 고딕" w:cs="맑은 고딕"/>
        <w:color w:val="000000"/>
        <w:sz w:val="22"/>
        <w:szCs w:val="22"/>
      </w:rPr>
    </w:lvl>
    <w:lvl w:ilvl="5" w:tplc="04090005" w:tentative="1">
      <w:start w:val="1"/>
      <w:numFmt w:val="bullet"/>
      <w:lvlText w:val="-"/>
      <w:lvlJc w:val="left"/>
      <w:pPr>
        <w:ind w:left="3760" w:hanging="400"/>
      </w:pPr>
      <w:rPr>
        <w:rFonts w:ascii="맑은 고딕" w:eastAsia="맑은 고딕" w:hAnsi="맑은 고딕" w:cs="맑은 고딕"/>
        <w:color w:val="000000"/>
        <w:sz w:val="22"/>
        <w:szCs w:val="22"/>
      </w:rPr>
    </w:lvl>
    <w:lvl w:ilvl="6" w:tplc="04090001" w:tentative="1">
      <w:start w:val="1"/>
      <w:numFmt w:val="bullet"/>
      <w:lvlText w:val="-"/>
      <w:lvlJc w:val="left"/>
      <w:pPr>
        <w:ind w:left="4160" w:hanging="400"/>
      </w:pPr>
      <w:rPr>
        <w:rFonts w:ascii="맑은 고딕" w:eastAsia="맑은 고딕" w:hAnsi="맑은 고딕" w:cs="맑은 고딕"/>
        <w:color w:val="000000"/>
        <w:sz w:val="22"/>
        <w:szCs w:val="22"/>
      </w:rPr>
    </w:lvl>
    <w:lvl w:ilvl="7" w:tplc="04090003" w:tentative="1">
      <w:start w:val="1"/>
      <w:numFmt w:val="bullet"/>
      <w:lvlText w:val="-"/>
      <w:lvlJc w:val="left"/>
      <w:pPr>
        <w:ind w:left="4560" w:hanging="400"/>
      </w:pPr>
      <w:rPr>
        <w:rFonts w:ascii="맑은 고딕" w:eastAsia="맑은 고딕" w:hAnsi="맑은 고딕" w:cs="맑은 고딕"/>
        <w:color w:val="000000"/>
        <w:sz w:val="22"/>
        <w:szCs w:val="22"/>
      </w:rPr>
    </w:lvl>
    <w:lvl w:ilvl="8" w:tplc="04090005" w:tentative="1">
      <w:start w:val="1"/>
      <w:numFmt w:val="bullet"/>
      <w:lvlText w:val="-"/>
      <w:lvlJc w:val="left"/>
      <w:pPr>
        <w:ind w:left="4960" w:hanging="400"/>
      </w:pPr>
      <w:rPr>
        <w:rFonts w:ascii="맑은 고딕" w:eastAsia="맑은 고딕" w:hAnsi="맑은 고딕" w:cs="맑은 고딕"/>
        <w:color w:val="000000"/>
        <w:sz w:val="22"/>
        <w:szCs w:val="22"/>
      </w:rPr>
    </w:lvl>
  </w:abstractNum>
  <w:abstractNum w:abstractNumId="23" w15:restartNumberingAfterBreak="0">
    <w:nsid w:val="4AF26FAF"/>
    <w:multiLevelType w:val="hybridMultilevel"/>
    <w:tmpl w:val="2ED88364"/>
    <w:lvl w:ilvl="0" w:tplc="F66EA478">
      <w:start w:val="3"/>
      <w:numFmt w:val="bullet"/>
      <w:lvlText w:val="-"/>
      <w:lvlJc w:val="left"/>
      <w:pPr>
        <w:ind w:left="1960" w:hanging="360"/>
      </w:pPr>
      <w:rPr>
        <w:rFonts w:ascii="맑은 고딕" w:eastAsia="맑은 고딕" w:hAnsi="맑은 고딕" w:cs="맑은 고딕"/>
        <w:color w:val="000000"/>
        <w:sz w:val="22"/>
        <w:szCs w:val="22"/>
      </w:rPr>
    </w:lvl>
    <w:lvl w:ilvl="1" w:tplc="04090003" w:tentative="1">
      <w:start w:val="1"/>
      <w:numFmt w:val="bullet"/>
      <w:lvlText w:val="-"/>
      <w:lvlJc w:val="left"/>
      <w:pPr>
        <w:ind w:left="2480" w:hanging="440"/>
      </w:pPr>
      <w:rPr>
        <w:rFonts w:ascii="맑은 고딕" w:eastAsia="맑은 고딕" w:hAnsi="맑은 고딕" w:cs="맑은 고딕"/>
        <w:color w:val="000000"/>
        <w:sz w:val="22"/>
        <w:szCs w:val="22"/>
      </w:rPr>
    </w:lvl>
    <w:lvl w:ilvl="2" w:tplc="04090005" w:tentative="1">
      <w:start w:val="1"/>
      <w:numFmt w:val="bullet"/>
      <w:lvlText w:val="-"/>
      <w:lvlJc w:val="left"/>
      <w:pPr>
        <w:ind w:left="2920" w:hanging="440"/>
      </w:pPr>
      <w:rPr>
        <w:rFonts w:ascii="맑은 고딕" w:eastAsia="맑은 고딕" w:hAnsi="맑은 고딕" w:cs="맑은 고딕"/>
        <w:color w:val="000000"/>
        <w:sz w:val="22"/>
        <w:szCs w:val="22"/>
      </w:rPr>
    </w:lvl>
    <w:lvl w:ilvl="3" w:tplc="04090001" w:tentative="1">
      <w:start w:val="1"/>
      <w:numFmt w:val="bullet"/>
      <w:lvlText w:val="-"/>
      <w:lvlJc w:val="left"/>
      <w:pPr>
        <w:ind w:left="3360" w:hanging="440"/>
      </w:pPr>
      <w:rPr>
        <w:rFonts w:ascii="맑은 고딕" w:eastAsia="맑은 고딕" w:hAnsi="맑은 고딕" w:cs="맑은 고딕"/>
        <w:color w:val="000000"/>
        <w:sz w:val="22"/>
        <w:szCs w:val="22"/>
      </w:rPr>
    </w:lvl>
    <w:lvl w:ilvl="4" w:tplc="04090003" w:tentative="1">
      <w:start w:val="1"/>
      <w:numFmt w:val="bullet"/>
      <w:lvlText w:val="-"/>
      <w:lvlJc w:val="left"/>
      <w:pPr>
        <w:ind w:left="3800" w:hanging="440"/>
      </w:pPr>
      <w:rPr>
        <w:rFonts w:ascii="맑은 고딕" w:eastAsia="맑은 고딕" w:hAnsi="맑은 고딕" w:cs="맑은 고딕"/>
        <w:color w:val="000000"/>
        <w:sz w:val="22"/>
        <w:szCs w:val="22"/>
      </w:rPr>
    </w:lvl>
    <w:lvl w:ilvl="5" w:tplc="04090005" w:tentative="1">
      <w:start w:val="1"/>
      <w:numFmt w:val="bullet"/>
      <w:lvlText w:val="-"/>
      <w:lvlJc w:val="left"/>
      <w:pPr>
        <w:ind w:left="4240" w:hanging="440"/>
      </w:pPr>
      <w:rPr>
        <w:rFonts w:ascii="맑은 고딕" w:eastAsia="맑은 고딕" w:hAnsi="맑은 고딕" w:cs="맑은 고딕"/>
        <w:color w:val="000000"/>
        <w:sz w:val="22"/>
        <w:szCs w:val="22"/>
      </w:rPr>
    </w:lvl>
    <w:lvl w:ilvl="6" w:tplc="04090001" w:tentative="1">
      <w:start w:val="1"/>
      <w:numFmt w:val="bullet"/>
      <w:lvlText w:val="-"/>
      <w:lvlJc w:val="left"/>
      <w:pPr>
        <w:ind w:left="4680" w:hanging="440"/>
      </w:pPr>
      <w:rPr>
        <w:rFonts w:ascii="맑은 고딕" w:eastAsia="맑은 고딕" w:hAnsi="맑은 고딕" w:cs="맑은 고딕"/>
        <w:color w:val="000000"/>
        <w:sz w:val="22"/>
        <w:szCs w:val="22"/>
      </w:rPr>
    </w:lvl>
    <w:lvl w:ilvl="7" w:tplc="04090003" w:tentative="1">
      <w:start w:val="1"/>
      <w:numFmt w:val="bullet"/>
      <w:lvlText w:val="-"/>
      <w:lvlJc w:val="left"/>
      <w:pPr>
        <w:ind w:left="5120" w:hanging="440"/>
      </w:pPr>
      <w:rPr>
        <w:rFonts w:ascii="맑은 고딕" w:eastAsia="맑은 고딕" w:hAnsi="맑은 고딕" w:cs="맑은 고딕"/>
        <w:color w:val="000000"/>
        <w:sz w:val="22"/>
        <w:szCs w:val="22"/>
      </w:rPr>
    </w:lvl>
    <w:lvl w:ilvl="8" w:tplc="04090005" w:tentative="1">
      <w:start w:val="1"/>
      <w:numFmt w:val="bullet"/>
      <w:lvlText w:val="-"/>
      <w:lvlJc w:val="left"/>
      <w:pPr>
        <w:ind w:left="5560" w:hanging="440"/>
      </w:pPr>
      <w:rPr>
        <w:rFonts w:ascii="맑은 고딕" w:eastAsia="맑은 고딕" w:hAnsi="맑은 고딕" w:cs="맑은 고딕"/>
        <w:color w:val="000000"/>
        <w:sz w:val="22"/>
        <w:szCs w:val="22"/>
      </w:rPr>
    </w:lvl>
  </w:abstractNum>
  <w:abstractNum w:abstractNumId="24" w15:restartNumberingAfterBreak="0">
    <w:nsid w:val="4D712515"/>
    <w:multiLevelType w:val="hybridMultilevel"/>
    <w:tmpl w:val="9558EB30"/>
    <w:lvl w:ilvl="0" w:tplc="04090009">
      <w:start w:val="1"/>
      <w:numFmt w:val="bullet"/>
      <w:lvlText w:val="-"/>
      <w:lvlJc w:val="left"/>
      <w:pPr>
        <w:ind w:left="1680" w:hanging="440"/>
      </w:pPr>
      <w:rPr>
        <w:rFonts w:ascii="맑은 고딕" w:eastAsia="맑은 고딕" w:hAnsi="맑은 고딕" w:cs="맑은 고딕"/>
        <w:color w:val="000000"/>
        <w:sz w:val="22"/>
        <w:szCs w:val="22"/>
      </w:rPr>
    </w:lvl>
    <w:lvl w:ilvl="1" w:tplc="04090003" w:tentative="1">
      <w:start w:val="1"/>
      <w:numFmt w:val="bullet"/>
      <w:lvlText w:val="-"/>
      <w:lvlJc w:val="left"/>
      <w:pPr>
        <w:ind w:left="2120" w:hanging="440"/>
      </w:pPr>
      <w:rPr>
        <w:rFonts w:ascii="맑은 고딕" w:eastAsia="맑은 고딕" w:hAnsi="맑은 고딕" w:cs="맑은 고딕"/>
        <w:color w:val="000000"/>
        <w:sz w:val="22"/>
        <w:szCs w:val="22"/>
      </w:rPr>
    </w:lvl>
    <w:lvl w:ilvl="2" w:tplc="04090005" w:tentative="1">
      <w:start w:val="1"/>
      <w:numFmt w:val="bullet"/>
      <w:lvlText w:val="-"/>
      <w:lvlJc w:val="left"/>
      <w:pPr>
        <w:ind w:left="2560" w:hanging="440"/>
      </w:pPr>
      <w:rPr>
        <w:rFonts w:ascii="맑은 고딕" w:eastAsia="맑은 고딕" w:hAnsi="맑은 고딕" w:cs="맑은 고딕"/>
        <w:color w:val="000000"/>
        <w:sz w:val="22"/>
        <w:szCs w:val="22"/>
      </w:rPr>
    </w:lvl>
    <w:lvl w:ilvl="3" w:tplc="04090001" w:tentative="1">
      <w:start w:val="1"/>
      <w:numFmt w:val="bullet"/>
      <w:lvlText w:val="-"/>
      <w:lvlJc w:val="left"/>
      <w:pPr>
        <w:ind w:left="3000" w:hanging="440"/>
      </w:pPr>
      <w:rPr>
        <w:rFonts w:ascii="맑은 고딕" w:eastAsia="맑은 고딕" w:hAnsi="맑은 고딕" w:cs="맑은 고딕"/>
        <w:color w:val="000000"/>
        <w:sz w:val="22"/>
        <w:szCs w:val="22"/>
      </w:rPr>
    </w:lvl>
    <w:lvl w:ilvl="4" w:tplc="04090003" w:tentative="1">
      <w:start w:val="1"/>
      <w:numFmt w:val="bullet"/>
      <w:lvlText w:val="-"/>
      <w:lvlJc w:val="left"/>
      <w:pPr>
        <w:ind w:left="3440" w:hanging="440"/>
      </w:pPr>
      <w:rPr>
        <w:rFonts w:ascii="맑은 고딕" w:eastAsia="맑은 고딕" w:hAnsi="맑은 고딕" w:cs="맑은 고딕"/>
        <w:color w:val="000000"/>
        <w:sz w:val="22"/>
        <w:szCs w:val="22"/>
      </w:rPr>
    </w:lvl>
    <w:lvl w:ilvl="5" w:tplc="04090005" w:tentative="1">
      <w:start w:val="1"/>
      <w:numFmt w:val="bullet"/>
      <w:lvlText w:val="-"/>
      <w:lvlJc w:val="left"/>
      <w:pPr>
        <w:ind w:left="3880" w:hanging="440"/>
      </w:pPr>
      <w:rPr>
        <w:rFonts w:ascii="맑은 고딕" w:eastAsia="맑은 고딕" w:hAnsi="맑은 고딕" w:cs="맑은 고딕"/>
        <w:color w:val="000000"/>
        <w:sz w:val="22"/>
        <w:szCs w:val="22"/>
      </w:rPr>
    </w:lvl>
    <w:lvl w:ilvl="6" w:tplc="04090001" w:tentative="1">
      <w:start w:val="1"/>
      <w:numFmt w:val="bullet"/>
      <w:lvlText w:val="-"/>
      <w:lvlJc w:val="left"/>
      <w:pPr>
        <w:ind w:left="4320" w:hanging="440"/>
      </w:pPr>
      <w:rPr>
        <w:rFonts w:ascii="맑은 고딕" w:eastAsia="맑은 고딕" w:hAnsi="맑은 고딕" w:cs="맑은 고딕"/>
        <w:color w:val="000000"/>
        <w:sz w:val="22"/>
        <w:szCs w:val="22"/>
      </w:rPr>
    </w:lvl>
    <w:lvl w:ilvl="7" w:tplc="04090003" w:tentative="1">
      <w:start w:val="1"/>
      <w:numFmt w:val="bullet"/>
      <w:lvlText w:val="-"/>
      <w:lvlJc w:val="left"/>
      <w:pPr>
        <w:ind w:left="4760" w:hanging="440"/>
      </w:pPr>
      <w:rPr>
        <w:rFonts w:ascii="맑은 고딕" w:eastAsia="맑은 고딕" w:hAnsi="맑은 고딕" w:cs="맑은 고딕"/>
        <w:color w:val="000000"/>
        <w:sz w:val="22"/>
        <w:szCs w:val="22"/>
      </w:rPr>
    </w:lvl>
    <w:lvl w:ilvl="8" w:tplc="04090005" w:tentative="1">
      <w:start w:val="1"/>
      <w:numFmt w:val="bullet"/>
      <w:lvlText w:val="-"/>
      <w:lvlJc w:val="left"/>
      <w:pPr>
        <w:ind w:left="5200" w:hanging="440"/>
      </w:pPr>
      <w:rPr>
        <w:rFonts w:ascii="맑은 고딕" w:eastAsia="맑은 고딕" w:hAnsi="맑은 고딕" w:cs="맑은 고딕"/>
        <w:color w:val="000000"/>
        <w:sz w:val="22"/>
        <w:szCs w:val="22"/>
      </w:rPr>
    </w:lvl>
  </w:abstractNum>
  <w:abstractNum w:abstractNumId="25" w15:restartNumberingAfterBreak="0">
    <w:nsid w:val="57BF01EC"/>
    <w:multiLevelType w:val="multilevel"/>
    <w:tmpl w:val="168C6D94"/>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b w:val="0"/>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6" w15:restartNumberingAfterBreak="0">
    <w:nsid w:val="59B70BC8"/>
    <w:multiLevelType w:val="multilevel"/>
    <w:tmpl w:val="FEDE3A7E"/>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b w:val="0"/>
        <w:shd w:val="clear" w:color="auto" w:fill="auto"/>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b w:val="0"/>
        <w:bCs w:val="0"/>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7" w15:restartNumberingAfterBreak="0">
    <w:nsid w:val="59C806C5"/>
    <w:multiLevelType w:val="hybridMultilevel"/>
    <w:tmpl w:val="72A82880"/>
    <w:lvl w:ilvl="0" w:tplc="4CA236B0">
      <w:start w:val="4"/>
      <w:numFmt w:val="bullet"/>
      <w:lvlText w:val="-"/>
      <w:lvlJc w:val="left"/>
      <w:pPr>
        <w:ind w:left="960" w:hanging="360"/>
      </w:pPr>
      <w:rPr>
        <w:rFonts w:ascii="맑은 고딕" w:eastAsia="맑은 고딕" w:hAnsi="맑은 고딕" w:cs="맑은 고딕"/>
        <w:color w:val="000000"/>
        <w:sz w:val="22"/>
        <w:szCs w:val="22"/>
      </w:rPr>
    </w:lvl>
    <w:lvl w:ilvl="1" w:tplc="04090003" w:tentative="1">
      <w:start w:val="1"/>
      <w:numFmt w:val="bullet"/>
      <w:lvlText w:val="-"/>
      <w:lvlJc w:val="left"/>
      <w:pPr>
        <w:ind w:left="1480" w:hanging="440"/>
      </w:pPr>
      <w:rPr>
        <w:rFonts w:ascii="맑은 고딕" w:eastAsia="맑은 고딕" w:hAnsi="맑은 고딕" w:cs="맑은 고딕"/>
        <w:color w:val="000000"/>
        <w:sz w:val="22"/>
        <w:szCs w:val="22"/>
      </w:rPr>
    </w:lvl>
    <w:lvl w:ilvl="2" w:tplc="04090005" w:tentative="1">
      <w:start w:val="1"/>
      <w:numFmt w:val="bullet"/>
      <w:lvlText w:val="-"/>
      <w:lvlJc w:val="left"/>
      <w:pPr>
        <w:ind w:left="1920" w:hanging="440"/>
      </w:pPr>
      <w:rPr>
        <w:rFonts w:ascii="맑은 고딕" w:eastAsia="맑은 고딕" w:hAnsi="맑은 고딕" w:cs="맑은 고딕"/>
        <w:color w:val="000000"/>
        <w:sz w:val="22"/>
        <w:szCs w:val="22"/>
      </w:rPr>
    </w:lvl>
    <w:lvl w:ilvl="3" w:tplc="04090001" w:tentative="1">
      <w:start w:val="1"/>
      <w:numFmt w:val="bullet"/>
      <w:lvlText w:val="-"/>
      <w:lvlJc w:val="left"/>
      <w:pPr>
        <w:ind w:left="2360" w:hanging="440"/>
      </w:pPr>
      <w:rPr>
        <w:rFonts w:ascii="맑은 고딕" w:eastAsia="맑은 고딕" w:hAnsi="맑은 고딕" w:cs="맑은 고딕"/>
        <w:color w:val="000000"/>
        <w:sz w:val="22"/>
        <w:szCs w:val="22"/>
      </w:rPr>
    </w:lvl>
    <w:lvl w:ilvl="4" w:tplc="04090003" w:tentative="1">
      <w:start w:val="1"/>
      <w:numFmt w:val="bullet"/>
      <w:lvlText w:val="-"/>
      <w:lvlJc w:val="left"/>
      <w:pPr>
        <w:ind w:left="2800" w:hanging="440"/>
      </w:pPr>
      <w:rPr>
        <w:rFonts w:ascii="맑은 고딕" w:eastAsia="맑은 고딕" w:hAnsi="맑은 고딕" w:cs="맑은 고딕"/>
        <w:color w:val="000000"/>
        <w:sz w:val="22"/>
        <w:szCs w:val="22"/>
      </w:rPr>
    </w:lvl>
    <w:lvl w:ilvl="5" w:tplc="04090005" w:tentative="1">
      <w:start w:val="1"/>
      <w:numFmt w:val="bullet"/>
      <w:lvlText w:val="-"/>
      <w:lvlJc w:val="left"/>
      <w:pPr>
        <w:ind w:left="3240" w:hanging="440"/>
      </w:pPr>
      <w:rPr>
        <w:rFonts w:ascii="맑은 고딕" w:eastAsia="맑은 고딕" w:hAnsi="맑은 고딕" w:cs="맑은 고딕"/>
        <w:color w:val="000000"/>
        <w:sz w:val="22"/>
        <w:szCs w:val="22"/>
      </w:rPr>
    </w:lvl>
    <w:lvl w:ilvl="6" w:tplc="04090001" w:tentative="1">
      <w:start w:val="1"/>
      <w:numFmt w:val="bullet"/>
      <w:lvlText w:val="-"/>
      <w:lvlJc w:val="left"/>
      <w:pPr>
        <w:ind w:left="3680" w:hanging="440"/>
      </w:pPr>
      <w:rPr>
        <w:rFonts w:ascii="맑은 고딕" w:eastAsia="맑은 고딕" w:hAnsi="맑은 고딕" w:cs="맑은 고딕"/>
        <w:color w:val="000000"/>
        <w:sz w:val="22"/>
        <w:szCs w:val="22"/>
      </w:rPr>
    </w:lvl>
    <w:lvl w:ilvl="7" w:tplc="04090003" w:tentative="1">
      <w:start w:val="1"/>
      <w:numFmt w:val="bullet"/>
      <w:lvlText w:val="-"/>
      <w:lvlJc w:val="left"/>
      <w:pPr>
        <w:ind w:left="4120" w:hanging="440"/>
      </w:pPr>
      <w:rPr>
        <w:rFonts w:ascii="맑은 고딕" w:eastAsia="맑은 고딕" w:hAnsi="맑은 고딕" w:cs="맑은 고딕"/>
        <w:color w:val="000000"/>
        <w:sz w:val="22"/>
        <w:szCs w:val="22"/>
      </w:rPr>
    </w:lvl>
    <w:lvl w:ilvl="8" w:tplc="04090005" w:tentative="1">
      <w:start w:val="1"/>
      <w:numFmt w:val="bullet"/>
      <w:lvlText w:val="-"/>
      <w:lvlJc w:val="left"/>
      <w:pPr>
        <w:ind w:left="4560" w:hanging="440"/>
      </w:pPr>
      <w:rPr>
        <w:rFonts w:ascii="맑은 고딕" w:eastAsia="맑은 고딕" w:hAnsi="맑은 고딕" w:cs="맑은 고딕"/>
        <w:color w:val="000000"/>
        <w:sz w:val="22"/>
        <w:szCs w:val="22"/>
      </w:rPr>
    </w:lvl>
  </w:abstractNum>
  <w:abstractNum w:abstractNumId="28" w15:restartNumberingAfterBreak="0">
    <w:nsid w:val="5F43661E"/>
    <w:multiLevelType w:val="hybridMultilevel"/>
    <w:tmpl w:val="C34CC280"/>
    <w:lvl w:ilvl="0" w:tplc="4522B704">
      <w:start w:val="3"/>
      <w:numFmt w:val="bullet"/>
      <w:lvlText w:val="-"/>
      <w:lvlJc w:val="left"/>
      <w:pPr>
        <w:ind w:left="1760" w:hanging="360"/>
      </w:pPr>
      <w:rPr>
        <w:rFonts w:ascii="맑은 고딕" w:eastAsia="맑은 고딕" w:hAnsi="맑은 고딕" w:cs="맑은 고딕"/>
        <w:color w:val="000000"/>
        <w:sz w:val="22"/>
        <w:szCs w:val="22"/>
      </w:rPr>
    </w:lvl>
    <w:lvl w:ilvl="1" w:tplc="04090003">
      <w:start w:val="1"/>
      <w:numFmt w:val="bullet"/>
      <w:lvlText w:val="-"/>
      <w:lvlJc w:val="left"/>
      <w:pPr>
        <w:ind w:left="2200" w:hanging="400"/>
      </w:pPr>
      <w:rPr>
        <w:rFonts w:ascii="맑은 고딕" w:eastAsia="맑은 고딕" w:hAnsi="맑은 고딕" w:cs="맑은 고딕"/>
        <w:color w:val="000000"/>
        <w:sz w:val="22"/>
        <w:szCs w:val="22"/>
      </w:rPr>
    </w:lvl>
    <w:lvl w:ilvl="2" w:tplc="04090005" w:tentative="1">
      <w:start w:val="1"/>
      <w:numFmt w:val="bullet"/>
      <w:lvlText w:val="-"/>
      <w:lvlJc w:val="left"/>
      <w:pPr>
        <w:ind w:left="2600" w:hanging="400"/>
      </w:pPr>
      <w:rPr>
        <w:rFonts w:ascii="맑은 고딕" w:eastAsia="맑은 고딕" w:hAnsi="맑은 고딕" w:cs="맑은 고딕"/>
        <w:color w:val="000000"/>
        <w:sz w:val="22"/>
        <w:szCs w:val="22"/>
      </w:rPr>
    </w:lvl>
    <w:lvl w:ilvl="3" w:tplc="04090001" w:tentative="1">
      <w:start w:val="1"/>
      <w:numFmt w:val="bullet"/>
      <w:lvlText w:val="-"/>
      <w:lvlJc w:val="left"/>
      <w:pPr>
        <w:ind w:left="3000" w:hanging="400"/>
      </w:pPr>
      <w:rPr>
        <w:rFonts w:ascii="맑은 고딕" w:eastAsia="맑은 고딕" w:hAnsi="맑은 고딕" w:cs="맑은 고딕"/>
        <w:color w:val="000000"/>
        <w:sz w:val="22"/>
        <w:szCs w:val="22"/>
      </w:rPr>
    </w:lvl>
    <w:lvl w:ilvl="4" w:tplc="04090003" w:tentative="1">
      <w:start w:val="1"/>
      <w:numFmt w:val="bullet"/>
      <w:lvlText w:val="-"/>
      <w:lvlJc w:val="left"/>
      <w:pPr>
        <w:ind w:left="3400" w:hanging="400"/>
      </w:pPr>
      <w:rPr>
        <w:rFonts w:ascii="맑은 고딕" w:eastAsia="맑은 고딕" w:hAnsi="맑은 고딕" w:cs="맑은 고딕"/>
        <w:color w:val="000000"/>
        <w:sz w:val="22"/>
        <w:szCs w:val="22"/>
      </w:rPr>
    </w:lvl>
    <w:lvl w:ilvl="5" w:tplc="04090005" w:tentative="1">
      <w:start w:val="1"/>
      <w:numFmt w:val="bullet"/>
      <w:lvlText w:val="-"/>
      <w:lvlJc w:val="left"/>
      <w:pPr>
        <w:ind w:left="3800" w:hanging="400"/>
      </w:pPr>
      <w:rPr>
        <w:rFonts w:ascii="맑은 고딕" w:eastAsia="맑은 고딕" w:hAnsi="맑은 고딕" w:cs="맑은 고딕"/>
        <w:color w:val="000000"/>
        <w:sz w:val="22"/>
        <w:szCs w:val="22"/>
      </w:rPr>
    </w:lvl>
    <w:lvl w:ilvl="6" w:tplc="04090001" w:tentative="1">
      <w:start w:val="1"/>
      <w:numFmt w:val="bullet"/>
      <w:lvlText w:val="-"/>
      <w:lvlJc w:val="left"/>
      <w:pPr>
        <w:ind w:left="4200" w:hanging="400"/>
      </w:pPr>
      <w:rPr>
        <w:rFonts w:ascii="맑은 고딕" w:eastAsia="맑은 고딕" w:hAnsi="맑은 고딕" w:cs="맑은 고딕"/>
        <w:color w:val="000000"/>
        <w:sz w:val="22"/>
        <w:szCs w:val="22"/>
      </w:rPr>
    </w:lvl>
    <w:lvl w:ilvl="7" w:tplc="04090003" w:tentative="1">
      <w:start w:val="1"/>
      <w:numFmt w:val="bullet"/>
      <w:lvlText w:val="-"/>
      <w:lvlJc w:val="left"/>
      <w:pPr>
        <w:ind w:left="4600" w:hanging="400"/>
      </w:pPr>
      <w:rPr>
        <w:rFonts w:ascii="맑은 고딕" w:eastAsia="맑은 고딕" w:hAnsi="맑은 고딕" w:cs="맑은 고딕"/>
        <w:color w:val="000000"/>
        <w:sz w:val="22"/>
        <w:szCs w:val="22"/>
      </w:rPr>
    </w:lvl>
    <w:lvl w:ilvl="8" w:tplc="04090005" w:tentative="1">
      <w:start w:val="1"/>
      <w:numFmt w:val="bullet"/>
      <w:lvlText w:val="-"/>
      <w:lvlJc w:val="left"/>
      <w:pPr>
        <w:ind w:left="5000" w:hanging="400"/>
      </w:pPr>
      <w:rPr>
        <w:rFonts w:ascii="맑은 고딕" w:eastAsia="맑은 고딕" w:hAnsi="맑은 고딕" w:cs="맑은 고딕"/>
        <w:color w:val="000000"/>
        <w:sz w:val="22"/>
        <w:szCs w:val="22"/>
      </w:rPr>
    </w:lvl>
  </w:abstractNum>
  <w:abstractNum w:abstractNumId="29" w15:restartNumberingAfterBreak="0">
    <w:nsid w:val="60090BB9"/>
    <w:multiLevelType w:val="multilevel"/>
    <w:tmpl w:val="30DE34B2"/>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b w:val="0"/>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b w:val="0"/>
        <w:bCs w:val="0"/>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0" w15:restartNumberingAfterBreak="0">
    <w:nsid w:val="603F1576"/>
    <w:multiLevelType w:val="hybridMultilevel"/>
    <w:tmpl w:val="F6A82E04"/>
    <w:lvl w:ilvl="0" w:tplc="04090009">
      <w:start w:val="1"/>
      <w:numFmt w:val="bullet"/>
      <w:lvlText w:val="-"/>
      <w:lvlJc w:val="left"/>
      <w:pPr>
        <w:ind w:left="1240" w:hanging="440"/>
      </w:pPr>
      <w:rPr>
        <w:rFonts w:ascii="맑은 고딕" w:eastAsia="맑은 고딕" w:hAnsi="맑은 고딕" w:cs="맑은 고딕"/>
        <w:color w:val="000000"/>
        <w:sz w:val="22"/>
        <w:szCs w:val="22"/>
      </w:rPr>
    </w:lvl>
    <w:lvl w:ilvl="1" w:tplc="04090003" w:tentative="1">
      <w:start w:val="1"/>
      <w:numFmt w:val="bullet"/>
      <w:lvlText w:val="-"/>
      <w:lvlJc w:val="left"/>
      <w:pPr>
        <w:ind w:left="1680" w:hanging="440"/>
      </w:pPr>
      <w:rPr>
        <w:rFonts w:ascii="맑은 고딕" w:eastAsia="맑은 고딕" w:hAnsi="맑은 고딕" w:cs="맑은 고딕"/>
        <w:color w:val="000000"/>
        <w:sz w:val="22"/>
        <w:szCs w:val="22"/>
      </w:rPr>
    </w:lvl>
    <w:lvl w:ilvl="2" w:tplc="04090005" w:tentative="1">
      <w:start w:val="1"/>
      <w:numFmt w:val="bullet"/>
      <w:lvlText w:val="-"/>
      <w:lvlJc w:val="left"/>
      <w:pPr>
        <w:ind w:left="2120" w:hanging="440"/>
      </w:pPr>
      <w:rPr>
        <w:rFonts w:ascii="맑은 고딕" w:eastAsia="맑은 고딕" w:hAnsi="맑은 고딕" w:cs="맑은 고딕"/>
        <w:color w:val="000000"/>
        <w:sz w:val="22"/>
        <w:szCs w:val="22"/>
      </w:rPr>
    </w:lvl>
    <w:lvl w:ilvl="3" w:tplc="04090001" w:tentative="1">
      <w:start w:val="1"/>
      <w:numFmt w:val="bullet"/>
      <w:lvlText w:val="-"/>
      <w:lvlJc w:val="left"/>
      <w:pPr>
        <w:ind w:left="2560" w:hanging="440"/>
      </w:pPr>
      <w:rPr>
        <w:rFonts w:ascii="맑은 고딕" w:eastAsia="맑은 고딕" w:hAnsi="맑은 고딕" w:cs="맑은 고딕"/>
        <w:color w:val="000000"/>
        <w:sz w:val="22"/>
        <w:szCs w:val="22"/>
      </w:rPr>
    </w:lvl>
    <w:lvl w:ilvl="4" w:tplc="04090003" w:tentative="1">
      <w:start w:val="1"/>
      <w:numFmt w:val="bullet"/>
      <w:lvlText w:val="-"/>
      <w:lvlJc w:val="left"/>
      <w:pPr>
        <w:ind w:left="3000" w:hanging="440"/>
      </w:pPr>
      <w:rPr>
        <w:rFonts w:ascii="맑은 고딕" w:eastAsia="맑은 고딕" w:hAnsi="맑은 고딕" w:cs="맑은 고딕"/>
        <w:color w:val="000000"/>
        <w:sz w:val="22"/>
        <w:szCs w:val="22"/>
      </w:rPr>
    </w:lvl>
    <w:lvl w:ilvl="5" w:tplc="04090005" w:tentative="1">
      <w:start w:val="1"/>
      <w:numFmt w:val="bullet"/>
      <w:lvlText w:val="-"/>
      <w:lvlJc w:val="left"/>
      <w:pPr>
        <w:ind w:left="3440" w:hanging="440"/>
      </w:pPr>
      <w:rPr>
        <w:rFonts w:ascii="맑은 고딕" w:eastAsia="맑은 고딕" w:hAnsi="맑은 고딕" w:cs="맑은 고딕"/>
        <w:color w:val="000000"/>
        <w:sz w:val="22"/>
        <w:szCs w:val="22"/>
      </w:rPr>
    </w:lvl>
    <w:lvl w:ilvl="6" w:tplc="04090001" w:tentative="1">
      <w:start w:val="1"/>
      <w:numFmt w:val="bullet"/>
      <w:lvlText w:val="-"/>
      <w:lvlJc w:val="left"/>
      <w:pPr>
        <w:ind w:left="3880" w:hanging="440"/>
      </w:pPr>
      <w:rPr>
        <w:rFonts w:ascii="맑은 고딕" w:eastAsia="맑은 고딕" w:hAnsi="맑은 고딕" w:cs="맑은 고딕"/>
        <w:color w:val="000000"/>
        <w:sz w:val="22"/>
        <w:szCs w:val="22"/>
      </w:rPr>
    </w:lvl>
    <w:lvl w:ilvl="7" w:tplc="04090003" w:tentative="1">
      <w:start w:val="1"/>
      <w:numFmt w:val="bullet"/>
      <w:lvlText w:val="-"/>
      <w:lvlJc w:val="left"/>
      <w:pPr>
        <w:ind w:left="4320" w:hanging="440"/>
      </w:pPr>
      <w:rPr>
        <w:rFonts w:ascii="맑은 고딕" w:eastAsia="맑은 고딕" w:hAnsi="맑은 고딕" w:cs="맑은 고딕"/>
        <w:color w:val="000000"/>
        <w:sz w:val="22"/>
        <w:szCs w:val="22"/>
      </w:rPr>
    </w:lvl>
    <w:lvl w:ilvl="8" w:tplc="04090005" w:tentative="1">
      <w:start w:val="1"/>
      <w:numFmt w:val="bullet"/>
      <w:lvlText w:val="-"/>
      <w:lvlJc w:val="left"/>
      <w:pPr>
        <w:ind w:left="4760" w:hanging="440"/>
      </w:pPr>
      <w:rPr>
        <w:rFonts w:ascii="맑은 고딕" w:eastAsia="맑은 고딕" w:hAnsi="맑은 고딕" w:cs="맑은 고딕"/>
        <w:color w:val="000000"/>
        <w:sz w:val="22"/>
        <w:szCs w:val="22"/>
      </w:rPr>
    </w:lvl>
  </w:abstractNum>
  <w:abstractNum w:abstractNumId="31" w15:restartNumberingAfterBreak="0">
    <w:nsid w:val="683877B0"/>
    <w:multiLevelType w:val="hybridMultilevel"/>
    <w:tmpl w:val="601CAF70"/>
    <w:lvl w:ilvl="0" w:tplc="81447560">
      <w:start w:val="1"/>
      <w:numFmt w:val="bullet"/>
      <w:lvlText w:val="-"/>
      <w:lvlJc w:val="left"/>
      <w:pPr>
        <w:ind w:left="1160" w:hanging="360"/>
      </w:pPr>
      <w:rPr>
        <w:rFonts w:ascii="맑은 고딕" w:eastAsia="맑은 고딕" w:hAnsi="맑은 고딕" w:cs="맑은 고딕"/>
        <w:color w:val="000000"/>
        <w:sz w:val="22"/>
        <w:szCs w:val="22"/>
      </w:rPr>
    </w:lvl>
    <w:lvl w:ilvl="1" w:tplc="04090003" w:tentative="1">
      <w:start w:val="1"/>
      <w:numFmt w:val="bullet"/>
      <w:lvlText w:val="-"/>
      <w:lvlJc w:val="left"/>
      <w:pPr>
        <w:ind w:left="1600" w:hanging="400"/>
      </w:pPr>
      <w:rPr>
        <w:rFonts w:ascii="맑은 고딕" w:eastAsia="맑은 고딕" w:hAnsi="맑은 고딕" w:cs="맑은 고딕"/>
        <w:color w:val="000000"/>
        <w:sz w:val="22"/>
        <w:szCs w:val="22"/>
      </w:rPr>
    </w:lvl>
    <w:lvl w:ilvl="2" w:tplc="04090005" w:tentative="1">
      <w:start w:val="1"/>
      <w:numFmt w:val="bullet"/>
      <w:lvlText w:val="-"/>
      <w:lvlJc w:val="left"/>
      <w:pPr>
        <w:ind w:left="2000" w:hanging="400"/>
      </w:pPr>
      <w:rPr>
        <w:rFonts w:ascii="맑은 고딕" w:eastAsia="맑은 고딕" w:hAnsi="맑은 고딕" w:cs="맑은 고딕"/>
        <w:color w:val="000000"/>
        <w:sz w:val="22"/>
        <w:szCs w:val="22"/>
      </w:rPr>
    </w:lvl>
    <w:lvl w:ilvl="3" w:tplc="04090001" w:tentative="1">
      <w:start w:val="1"/>
      <w:numFmt w:val="bullet"/>
      <w:lvlText w:val="-"/>
      <w:lvlJc w:val="left"/>
      <w:pPr>
        <w:ind w:left="2400" w:hanging="400"/>
      </w:pPr>
      <w:rPr>
        <w:rFonts w:ascii="맑은 고딕" w:eastAsia="맑은 고딕" w:hAnsi="맑은 고딕" w:cs="맑은 고딕"/>
        <w:color w:val="000000"/>
        <w:sz w:val="22"/>
        <w:szCs w:val="22"/>
      </w:rPr>
    </w:lvl>
    <w:lvl w:ilvl="4" w:tplc="04090003" w:tentative="1">
      <w:start w:val="1"/>
      <w:numFmt w:val="bullet"/>
      <w:lvlText w:val="-"/>
      <w:lvlJc w:val="left"/>
      <w:pPr>
        <w:ind w:left="2800" w:hanging="400"/>
      </w:pPr>
      <w:rPr>
        <w:rFonts w:ascii="맑은 고딕" w:eastAsia="맑은 고딕" w:hAnsi="맑은 고딕" w:cs="맑은 고딕"/>
        <w:color w:val="000000"/>
        <w:sz w:val="22"/>
        <w:szCs w:val="22"/>
      </w:rPr>
    </w:lvl>
    <w:lvl w:ilvl="5" w:tplc="04090005" w:tentative="1">
      <w:start w:val="1"/>
      <w:numFmt w:val="bullet"/>
      <w:lvlText w:val="-"/>
      <w:lvlJc w:val="left"/>
      <w:pPr>
        <w:ind w:left="3200" w:hanging="400"/>
      </w:pPr>
      <w:rPr>
        <w:rFonts w:ascii="맑은 고딕" w:eastAsia="맑은 고딕" w:hAnsi="맑은 고딕" w:cs="맑은 고딕"/>
        <w:color w:val="000000"/>
        <w:sz w:val="22"/>
        <w:szCs w:val="22"/>
      </w:rPr>
    </w:lvl>
    <w:lvl w:ilvl="6" w:tplc="04090001" w:tentative="1">
      <w:start w:val="1"/>
      <w:numFmt w:val="bullet"/>
      <w:lvlText w:val="-"/>
      <w:lvlJc w:val="left"/>
      <w:pPr>
        <w:ind w:left="3600" w:hanging="400"/>
      </w:pPr>
      <w:rPr>
        <w:rFonts w:ascii="맑은 고딕" w:eastAsia="맑은 고딕" w:hAnsi="맑은 고딕" w:cs="맑은 고딕"/>
        <w:color w:val="000000"/>
        <w:sz w:val="22"/>
        <w:szCs w:val="22"/>
      </w:rPr>
    </w:lvl>
    <w:lvl w:ilvl="7" w:tplc="04090003" w:tentative="1">
      <w:start w:val="1"/>
      <w:numFmt w:val="bullet"/>
      <w:lvlText w:val="-"/>
      <w:lvlJc w:val="left"/>
      <w:pPr>
        <w:ind w:left="4000" w:hanging="400"/>
      </w:pPr>
      <w:rPr>
        <w:rFonts w:ascii="맑은 고딕" w:eastAsia="맑은 고딕" w:hAnsi="맑은 고딕" w:cs="맑은 고딕"/>
        <w:color w:val="000000"/>
        <w:sz w:val="22"/>
        <w:szCs w:val="22"/>
      </w:rPr>
    </w:lvl>
    <w:lvl w:ilvl="8" w:tplc="04090005" w:tentative="1">
      <w:start w:val="1"/>
      <w:numFmt w:val="bullet"/>
      <w:lvlText w:val="-"/>
      <w:lvlJc w:val="left"/>
      <w:pPr>
        <w:ind w:left="4400" w:hanging="400"/>
      </w:pPr>
      <w:rPr>
        <w:rFonts w:ascii="맑은 고딕" w:eastAsia="맑은 고딕" w:hAnsi="맑은 고딕" w:cs="맑은 고딕"/>
        <w:color w:val="000000"/>
        <w:sz w:val="22"/>
        <w:szCs w:val="22"/>
      </w:rPr>
    </w:lvl>
  </w:abstractNum>
  <w:abstractNum w:abstractNumId="32" w15:restartNumberingAfterBreak="0">
    <w:nsid w:val="68ED06C1"/>
    <w:multiLevelType w:val="hybridMultilevel"/>
    <w:tmpl w:val="118CA660"/>
    <w:lvl w:ilvl="0" w:tplc="6A22252A">
      <w:start w:val="4"/>
      <w:numFmt w:val="bullet"/>
      <w:lvlText w:val="-"/>
      <w:lvlJc w:val="left"/>
      <w:pPr>
        <w:ind w:left="1155" w:hanging="360"/>
      </w:pPr>
      <w:rPr>
        <w:rFonts w:ascii="맑은 고딕" w:eastAsia="맑은 고딕" w:hAnsi="맑은 고딕" w:cs="맑은 고딕"/>
        <w:color w:val="000000"/>
        <w:sz w:val="22"/>
        <w:szCs w:val="22"/>
      </w:rPr>
    </w:lvl>
    <w:lvl w:ilvl="1" w:tplc="04090003" w:tentative="1">
      <w:start w:val="1"/>
      <w:numFmt w:val="bullet"/>
      <w:lvlText w:val="-"/>
      <w:lvlJc w:val="left"/>
      <w:pPr>
        <w:ind w:left="1675" w:hanging="440"/>
      </w:pPr>
      <w:rPr>
        <w:rFonts w:ascii="맑은 고딕" w:eastAsia="맑은 고딕" w:hAnsi="맑은 고딕" w:cs="맑은 고딕"/>
        <w:color w:val="000000"/>
        <w:sz w:val="22"/>
        <w:szCs w:val="22"/>
      </w:rPr>
    </w:lvl>
    <w:lvl w:ilvl="2" w:tplc="04090005" w:tentative="1">
      <w:start w:val="1"/>
      <w:numFmt w:val="bullet"/>
      <w:lvlText w:val="-"/>
      <w:lvlJc w:val="left"/>
      <w:pPr>
        <w:ind w:left="2115" w:hanging="440"/>
      </w:pPr>
      <w:rPr>
        <w:rFonts w:ascii="맑은 고딕" w:eastAsia="맑은 고딕" w:hAnsi="맑은 고딕" w:cs="맑은 고딕"/>
        <w:color w:val="000000"/>
        <w:sz w:val="22"/>
        <w:szCs w:val="22"/>
      </w:rPr>
    </w:lvl>
    <w:lvl w:ilvl="3" w:tplc="04090001" w:tentative="1">
      <w:start w:val="1"/>
      <w:numFmt w:val="bullet"/>
      <w:lvlText w:val="-"/>
      <w:lvlJc w:val="left"/>
      <w:pPr>
        <w:ind w:left="2555" w:hanging="440"/>
      </w:pPr>
      <w:rPr>
        <w:rFonts w:ascii="맑은 고딕" w:eastAsia="맑은 고딕" w:hAnsi="맑은 고딕" w:cs="맑은 고딕"/>
        <w:color w:val="000000"/>
        <w:sz w:val="22"/>
        <w:szCs w:val="22"/>
      </w:rPr>
    </w:lvl>
    <w:lvl w:ilvl="4" w:tplc="04090003" w:tentative="1">
      <w:start w:val="1"/>
      <w:numFmt w:val="bullet"/>
      <w:lvlText w:val="-"/>
      <w:lvlJc w:val="left"/>
      <w:pPr>
        <w:ind w:left="2995" w:hanging="440"/>
      </w:pPr>
      <w:rPr>
        <w:rFonts w:ascii="맑은 고딕" w:eastAsia="맑은 고딕" w:hAnsi="맑은 고딕" w:cs="맑은 고딕"/>
        <w:color w:val="000000"/>
        <w:sz w:val="22"/>
        <w:szCs w:val="22"/>
      </w:rPr>
    </w:lvl>
    <w:lvl w:ilvl="5" w:tplc="04090005" w:tentative="1">
      <w:start w:val="1"/>
      <w:numFmt w:val="bullet"/>
      <w:lvlText w:val="-"/>
      <w:lvlJc w:val="left"/>
      <w:pPr>
        <w:ind w:left="3435" w:hanging="440"/>
      </w:pPr>
      <w:rPr>
        <w:rFonts w:ascii="맑은 고딕" w:eastAsia="맑은 고딕" w:hAnsi="맑은 고딕" w:cs="맑은 고딕"/>
        <w:color w:val="000000"/>
        <w:sz w:val="22"/>
        <w:szCs w:val="22"/>
      </w:rPr>
    </w:lvl>
    <w:lvl w:ilvl="6" w:tplc="04090001" w:tentative="1">
      <w:start w:val="1"/>
      <w:numFmt w:val="bullet"/>
      <w:lvlText w:val="-"/>
      <w:lvlJc w:val="left"/>
      <w:pPr>
        <w:ind w:left="3875" w:hanging="440"/>
      </w:pPr>
      <w:rPr>
        <w:rFonts w:ascii="맑은 고딕" w:eastAsia="맑은 고딕" w:hAnsi="맑은 고딕" w:cs="맑은 고딕"/>
        <w:color w:val="000000"/>
        <w:sz w:val="22"/>
        <w:szCs w:val="22"/>
      </w:rPr>
    </w:lvl>
    <w:lvl w:ilvl="7" w:tplc="04090003" w:tentative="1">
      <w:start w:val="1"/>
      <w:numFmt w:val="bullet"/>
      <w:lvlText w:val="-"/>
      <w:lvlJc w:val="left"/>
      <w:pPr>
        <w:ind w:left="4315" w:hanging="440"/>
      </w:pPr>
      <w:rPr>
        <w:rFonts w:ascii="맑은 고딕" w:eastAsia="맑은 고딕" w:hAnsi="맑은 고딕" w:cs="맑은 고딕"/>
        <w:color w:val="000000"/>
        <w:sz w:val="22"/>
        <w:szCs w:val="22"/>
      </w:rPr>
    </w:lvl>
    <w:lvl w:ilvl="8" w:tplc="04090005" w:tentative="1">
      <w:start w:val="1"/>
      <w:numFmt w:val="bullet"/>
      <w:lvlText w:val="-"/>
      <w:lvlJc w:val="left"/>
      <w:pPr>
        <w:ind w:left="4755" w:hanging="440"/>
      </w:pPr>
      <w:rPr>
        <w:rFonts w:ascii="맑은 고딕" w:eastAsia="맑은 고딕" w:hAnsi="맑은 고딕" w:cs="맑은 고딕"/>
        <w:color w:val="000000"/>
        <w:sz w:val="22"/>
        <w:szCs w:val="22"/>
      </w:rPr>
    </w:lvl>
  </w:abstractNum>
  <w:abstractNum w:abstractNumId="33" w15:restartNumberingAfterBreak="0">
    <w:nsid w:val="6AF57F73"/>
    <w:multiLevelType w:val="hybridMultilevel"/>
    <w:tmpl w:val="B85086F6"/>
    <w:lvl w:ilvl="0" w:tplc="EEEED206">
      <w:numFmt w:val="bullet"/>
      <w:lvlText w:val="-"/>
      <w:lvlJc w:val="left"/>
      <w:pPr>
        <w:ind w:left="1360" w:hanging="360"/>
      </w:pPr>
      <w:rPr>
        <w:rFonts w:ascii="맑은 고딕" w:eastAsia="맑은 고딕" w:hAnsi="맑은 고딕" w:cs="맑은 고딕"/>
        <w:color w:val="000000"/>
        <w:sz w:val="22"/>
        <w:szCs w:val="22"/>
      </w:rPr>
    </w:lvl>
    <w:lvl w:ilvl="1" w:tplc="04090003" w:tentative="1">
      <w:start w:val="1"/>
      <w:numFmt w:val="bullet"/>
      <w:lvlText w:val="-"/>
      <w:lvlJc w:val="left"/>
      <w:pPr>
        <w:ind w:left="1800" w:hanging="400"/>
      </w:pPr>
      <w:rPr>
        <w:rFonts w:ascii="맑은 고딕" w:eastAsia="맑은 고딕" w:hAnsi="맑은 고딕" w:cs="맑은 고딕"/>
        <w:color w:val="000000"/>
        <w:sz w:val="22"/>
        <w:szCs w:val="22"/>
      </w:rPr>
    </w:lvl>
    <w:lvl w:ilvl="2" w:tplc="04090005" w:tentative="1">
      <w:start w:val="1"/>
      <w:numFmt w:val="bullet"/>
      <w:lvlText w:val="-"/>
      <w:lvlJc w:val="left"/>
      <w:pPr>
        <w:ind w:left="2200" w:hanging="400"/>
      </w:pPr>
      <w:rPr>
        <w:rFonts w:ascii="맑은 고딕" w:eastAsia="맑은 고딕" w:hAnsi="맑은 고딕" w:cs="맑은 고딕"/>
        <w:color w:val="000000"/>
        <w:sz w:val="22"/>
        <w:szCs w:val="22"/>
      </w:rPr>
    </w:lvl>
    <w:lvl w:ilvl="3" w:tplc="04090001" w:tentative="1">
      <w:start w:val="1"/>
      <w:numFmt w:val="bullet"/>
      <w:lvlText w:val="-"/>
      <w:lvlJc w:val="left"/>
      <w:pPr>
        <w:ind w:left="2600" w:hanging="400"/>
      </w:pPr>
      <w:rPr>
        <w:rFonts w:ascii="맑은 고딕" w:eastAsia="맑은 고딕" w:hAnsi="맑은 고딕" w:cs="맑은 고딕"/>
        <w:color w:val="000000"/>
        <w:sz w:val="22"/>
        <w:szCs w:val="22"/>
      </w:rPr>
    </w:lvl>
    <w:lvl w:ilvl="4" w:tplc="04090003" w:tentative="1">
      <w:start w:val="1"/>
      <w:numFmt w:val="bullet"/>
      <w:lvlText w:val="-"/>
      <w:lvlJc w:val="left"/>
      <w:pPr>
        <w:ind w:left="3000" w:hanging="400"/>
      </w:pPr>
      <w:rPr>
        <w:rFonts w:ascii="맑은 고딕" w:eastAsia="맑은 고딕" w:hAnsi="맑은 고딕" w:cs="맑은 고딕"/>
        <w:color w:val="000000"/>
        <w:sz w:val="22"/>
        <w:szCs w:val="22"/>
      </w:rPr>
    </w:lvl>
    <w:lvl w:ilvl="5" w:tplc="04090005" w:tentative="1">
      <w:start w:val="1"/>
      <w:numFmt w:val="bullet"/>
      <w:lvlText w:val="-"/>
      <w:lvlJc w:val="left"/>
      <w:pPr>
        <w:ind w:left="3400" w:hanging="400"/>
      </w:pPr>
      <w:rPr>
        <w:rFonts w:ascii="맑은 고딕" w:eastAsia="맑은 고딕" w:hAnsi="맑은 고딕" w:cs="맑은 고딕"/>
        <w:color w:val="000000"/>
        <w:sz w:val="22"/>
        <w:szCs w:val="22"/>
      </w:rPr>
    </w:lvl>
    <w:lvl w:ilvl="6" w:tplc="04090001" w:tentative="1">
      <w:start w:val="1"/>
      <w:numFmt w:val="bullet"/>
      <w:lvlText w:val="-"/>
      <w:lvlJc w:val="left"/>
      <w:pPr>
        <w:ind w:left="3800" w:hanging="400"/>
      </w:pPr>
      <w:rPr>
        <w:rFonts w:ascii="맑은 고딕" w:eastAsia="맑은 고딕" w:hAnsi="맑은 고딕" w:cs="맑은 고딕"/>
        <w:color w:val="000000"/>
        <w:sz w:val="22"/>
        <w:szCs w:val="22"/>
      </w:rPr>
    </w:lvl>
    <w:lvl w:ilvl="7" w:tplc="04090003" w:tentative="1">
      <w:start w:val="1"/>
      <w:numFmt w:val="bullet"/>
      <w:lvlText w:val="-"/>
      <w:lvlJc w:val="left"/>
      <w:pPr>
        <w:ind w:left="4200" w:hanging="400"/>
      </w:pPr>
      <w:rPr>
        <w:rFonts w:ascii="맑은 고딕" w:eastAsia="맑은 고딕" w:hAnsi="맑은 고딕" w:cs="맑은 고딕"/>
        <w:color w:val="000000"/>
        <w:sz w:val="22"/>
        <w:szCs w:val="22"/>
      </w:rPr>
    </w:lvl>
    <w:lvl w:ilvl="8" w:tplc="04090005" w:tentative="1">
      <w:start w:val="1"/>
      <w:numFmt w:val="bullet"/>
      <w:lvlText w:val="-"/>
      <w:lvlJc w:val="left"/>
      <w:pPr>
        <w:ind w:left="4600" w:hanging="400"/>
      </w:pPr>
      <w:rPr>
        <w:rFonts w:ascii="맑은 고딕" w:eastAsia="맑은 고딕" w:hAnsi="맑은 고딕" w:cs="맑은 고딕"/>
        <w:color w:val="000000"/>
        <w:sz w:val="22"/>
        <w:szCs w:val="22"/>
      </w:rPr>
    </w:lvl>
  </w:abstractNum>
  <w:abstractNum w:abstractNumId="34" w15:restartNumberingAfterBreak="0">
    <w:nsid w:val="6B600C85"/>
    <w:multiLevelType w:val="multilevel"/>
    <w:tmpl w:val="14CC1944"/>
    <w:lvl w:ilvl="0">
      <w:start w:val="5"/>
      <w:numFmt w:val="decimal"/>
      <w:lvlText w:val="%1."/>
      <w:lvlJc w:val="left"/>
      <w:pPr>
        <w:ind w:left="600" w:hanging="600"/>
      </w:pPr>
      <w:rPr>
        <w:rFonts w:hint="default"/>
      </w:rPr>
    </w:lvl>
    <w:lvl w:ilvl="1">
      <w:start w:val="4"/>
      <w:numFmt w:val="decimal"/>
      <w:lvlText w:val="%1.%2."/>
      <w:lvlJc w:val="left"/>
      <w:pPr>
        <w:ind w:left="840" w:hanging="600"/>
      </w:pPr>
      <w:rPr>
        <w:rFonts w:hint="default"/>
      </w:rPr>
    </w:lvl>
    <w:lvl w:ilvl="2">
      <w:start w:val="1"/>
      <w:numFmt w:val="decimal"/>
      <w:lvlText w:val="%1.%2.%3."/>
      <w:lvlJc w:val="left"/>
      <w:pPr>
        <w:ind w:left="120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35" w15:restartNumberingAfterBreak="0">
    <w:nsid w:val="6E272402"/>
    <w:multiLevelType w:val="multilevel"/>
    <w:tmpl w:val="0409001F"/>
    <w:styleLink w:val="1"/>
    <w:lvl w:ilvl="0">
      <w:start w:val="1"/>
      <w:numFmt w:val="decimal"/>
      <w:lvlText w:val="%1."/>
      <w:lvlJc w:val="left"/>
      <w:pPr>
        <w:ind w:left="425" w:hanging="425"/>
      </w:pPr>
      <w:rPr>
        <w:rFonts w:hint="eastAsia"/>
      </w:rPr>
    </w:lvl>
    <w:lvl w:ilvl="1">
      <w:start w:val="1"/>
      <w:numFmt w:val="decimal"/>
      <w:lvlText w:val="%1.%2."/>
      <w:lvlJc w:val="left"/>
      <w:pPr>
        <w:ind w:left="767" w:hanging="567"/>
      </w:pPr>
      <w:rPr>
        <w:rFonts w:hint="eastAsia"/>
      </w:rPr>
    </w:lvl>
    <w:lvl w:ilvl="2">
      <w:start w:val="1"/>
      <w:numFmt w:val="decimal"/>
      <w:lvlText w:val="%1.%2.%3."/>
      <w:lvlJc w:val="left"/>
      <w:pPr>
        <w:ind w:left="1109" w:hanging="709"/>
      </w:pPr>
      <w:rPr>
        <w:rFonts w:hint="eastAsia"/>
      </w:rPr>
    </w:lvl>
    <w:lvl w:ilvl="3">
      <w:start w:val="1"/>
      <w:numFmt w:val="decimal"/>
      <w:lvlText w:val="%1.%2.%3.%4."/>
      <w:lvlJc w:val="left"/>
      <w:pPr>
        <w:ind w:left="1400" w:hanging="851"/>
      </w:pPr>
      <w:rPr>
        <w:rFonts w:hint="eastAsia"/>
      </w:rPr>
    </w:lvl>
    <w:lvl w:ilvl="4">
      <w:start w:val="1"/>
      <w:numFmt w:val="decimal"/>
      <w:lvlText w:val="%1.%2.%3.%4.%5."/>
      <w:lvlJc w:val="left"/>
      <w:pPr>
        <w:ind w:left="1592" w:hanging="992"/>
      </w:pPr>
      <w:rPr>
        <w:rFonts w:hint="eastAsia"/>
      </w:rPr>
    </w:lvl>
    <w:lvl w:ilvl="5">
      <w:start w:val="1"/>
      <w:numFmt w:val="decimal"/>
      <w:lvlText w:val="%1.%2.%3.%4.%5.%6."/>
      <w:lvlJc w:val="left"/>
      <w:pPr>
        <w:ind w:left="1934" w:hanging="1134"/>
      </w:pPr>
      <w:rPr>
        <w:rFonts w:hint="eastAsia"/>
      </w:rPr>
    </w:lvl>
    <w:lvl w:ilvl="6">
      <w:start w:val="1"/>
      <w:numFmt w:val="decimal"/>
      <w:lvlText w:val="%1.%2.%3.%4.%5.%6.%7."/>
      <w:lvlJc w:val="left"/>
      <w:pPr>
        <w:ind w:left="2276" w:hanging="1276"/>
      </w:pPr>
      <w:rPr>
        <w:rFonts w:hint="eastAsia"/>
      </w:rPr>
    </w:lvl>
    <w:lvl w:ilvl="7">
      <w:start w:val="1"/>
      <w:numFmt w:val="decimal"/>
      <w:lvlText w:val="%1.%2.%3.%4.%5.%6.%7.%8."/>
      <w:lvlJc w:val="left"/>
      <w:pPr>
        <w:ind w:left="2618" w:hanging="1418"/>
      </w:pPr>
      <w:rPr>
        <w:rFonts w:hint="eastAsia"/>
      </w:rPr>
    </w:lvl>
    <w:lvl w:ilvl="8">
      <w:start w:val="1"/>
      <w:numFmt w:val="decimal"/>
      <w:lvlText w:val="%1.%2.%3.%4.%5.%6.%7.%8.%9."/>
      <w:lvlJc w:val="left"/>
      <w:pPr>
        <w:ind w:left="2959" w:hanging="1559"/>
      </w:pPr>
      <w:rPr>
        <w:rFonts w:hint="eastAsia"/>
      </w:rPr>
    </w:lvl>
  </w:abstractNum>
  <w:abstractNum w:abstractNumId="36" w15:restartNumberingAfterBreak="0">
    <w:nsid w:val="71EF38E4"/>
    <w:multiLevelType w:val="multilevel"/>
    <w:tmpl w:val="0409001F"/>
    <w:numStyleLink w:val="1"/>
  </w:abstractNum>
  <w:abstractNum w:abstractNumId="37" w15:restartNumberingAfterBreak="0">
    <w:nsid w:val="76AD2AD3"/>
    <w:multiLevelType w:val="multilevel"/>
    <w:tmpl w:val="30DE34B2"/>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b w:val="0"/>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b w:val="0"/>
        <w:bCs w:val="0"/>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8" w15:restartNumberingAfterBreak="0">
    <w:nsid w:val="79A20606"/>
    <w:multiLevelType w:val="multilevel"/>
    <w:tmpl w:val="FEDE3A7E"/>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b w:val="0"/>
        <w:shd w:val="clear" w:color="auto" w:fill="auto"/>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b w:val="0"/>
        <w:bCs w:val="0"/>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9" w15:restartNumberingAfterBreak="0">
    <w:nsid w:val="7F2C0527"/>
    <w:multiLevelType w:val="multilevel"/>
    <w:tmpl w:val="30DE34B2"/>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b w:val="0"/>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b w:val="0"/>
        <w:bCs w:val="0"/>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256520683">
    <w:abstractNumId w:val="16"/>
  </w:num>
  <w:num w:numId="2" w16cid:durableId="868876537">
    <w:abstractNumId w:val="2"/>
  </w:num>
  <w:num w:numId="3" w16cid:durableId="1997148848">
    <w:abstractNumId w:val="11"/>
  </w:num>
  <w:num w:numId="4" w16cid:durableId="1166937758">
    <w:abstractNumId w:val="36"/>
  </w:num>
  <w:num w:numId="5" w16cid:durableId="1990859507">
    <w:abstractNumId w:val="4"/>
  </w:num>
  <w:num w:numId="6" w16cid:durableId="2103531234">
    <w:abstractNumId w:val="35"/>
  </w:num>
  <w:num w:numId="7" w16cid:durableId="422379707">
    <w:abstractNumId w:val="5"/>
  </w:num>
  <w:num w:numId="8" w16cid:durableId="1432815735">
    <w:abstractNumId w:val="25"/>
  </w:num>
  <w:num w:numId="9" w16cid:durableId="533617100">
    <w:abstractNumId w:val="28"/>
  </w:num>
  <w:num w:numId="10" w16cid:durableId="1683820060">
    <w:abstractNumId w:val="20"/>
  </w:num>
  <w:num w:numId="11" w16cid:durableId="507596933">
    <w:abstractNumId w:val="21"/>
  </w:num>
  <w:num w:numId="12" w16cid:durableId="1188981289">
    <w:abstractNumId w:val="0"/>
  </w:num>
  <w:num w:numId="13" w16cid:durableId="1715932608">
    <w:abstractNumId w:val="1"/>
  </w:num>
  <w:num w:numId="14" w16cid:durableId="695276862">
    <w:abstractNumId w:val="10"/>
  </w:num>
  <w:num w:numId="15" w16cid:durableId="1272514413">
    <w:abstractNumId w:val="17"/>
  </w:num>
  <w:num w:numId="16" w16cid:durableId="8458312">
    <w:abstractNumId w:val="39"/>
  </w:num>
  <w:num w:numId="17" w16cid:durableId="848369720">
    <w:abstractNumId w:val="31"/>
  </w:num>
  <w:num w:numId="18" w16cid:durableId="95247724">
    <w:abstractNumId w:val="29"/>
  </w:num>
  <w:num w:numId="19" w16cid:durableId="582572669">
    <w:abstractNumId w:val="33"/>
  </w:num>
  <w:num w:numId="20" w16cid:durableId="1750032391">
    <w:abstractNumId w:val="12"/>
  </w:num>
  <w:num w:numId="21" w16cid:durableId="273833189">
    <w:abstractNumId w:val="13"/>
  </w:num>
  <w:num w:numId="22" w16cid:durableId="758600481">
    <w:abstractNumId w:val="14"/>
  </w:num>
  <w:num w:numId="23" w16cid:durableId="583689429">
    <w:abstractNumId w:val="23"/>
  </w:num>
  <w:num w:numId="24" w16cid:durableId="385883853">
    <w:abstractNumId w:val="9"/>
  </w:num>
  <w:num w:numId="25" w16cid:durableId="318535451">
    <w:abstractNumId w:val="37"/>
  </w:num>
  <w:num w:numId="26" w16cid:durableId="896086424">
    <w:abstractNumId w:val="26"/>
  </w:num>
  <w:num w:numId="27" w16cid:durableId="2132750056">
    <w:abstractNumId w:val="27"/>
  </w:num>
  <w:num w:numId="28" w16cid:durableId="459803630">
    <w:abstractNumId w:val="30"/>
  </w:num>
  <w:num w:numId="29" w16cid:durableId="1354575032">
    <w:abstractNumId w:val="24"/>
  </w:num>
  <w:num w:numId="30" w16cid:durableId="353117122">
    <w:abstractNumId w:val="7"/>
  </w:num>
  <w:num w:numId="31" w16cid:durableId="1292246856">
    <w:abstractNumId w:val="38"/>
  </w:num>
  <w:num w:numId="32" w16cid:durableId="1494174343">
    <w:abstractNumId w:val="19"/>
  </w:num>
  <w:num w:numId="33" w16cid:durableId="1763449630">
    <w:abstractNumId w:val="15"/>
  </w:num>
  <w:num w:numId="34" w16cid:durableId="371928517">
    <w:abstractNumId w:val="18"/>
  </w:num>
  <w:num w:numId="35" w16cid:durableId="1124467497">
    <w:abstractNumId w:val="34"/>
  </w:num>
  <w:num w:numId="36" w16cid:durableId="30156870">
    <w:abstractNumId w:val="3"/>
  </w:num>
  <w:num w:numId="37" w16cid:durableId="1965386983">
    <w:abstractNumId w:val="8"/>
  </w:num>
  <w:num w:numId="38" w16cid:durableId="1150318957">
    <w:abstractNumId w:val="22"/>
  </w:num>
  <w:num w:numId="39" w16cid:durableId="1765347492">
    <w:abstractNumId w:val="6"/>
  </w:num>
  <w:num w:numId="40" w16cid:durableId="239558356">
    <w:abstractNumId w:val="3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김은수">
    <w15:presenceInfo w15:providerId="AD" w15:userId="S::kes0481@to-doc.com::b0dce216-3cf2-4a38-8361-f3e3bb1865f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trackRevisions/>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941A6"/>
    <w:rsid w:val="00002B42"/>
    <w:rsid w:val="000059A4"/>
    <w:rsid w:val="00006978"/>
    <w:rsid w:val="00012431"/>
    <w:rsid w:val="000130B6"/>
    <w:rsid w:val="00017E64"/>
    <w:rsid w:val="00017F10"/>
    <w:rsid w:val="0002005E"/>
    <w:rsid w:val="00022CDD"/>
    <w:rsid w:val="000249BD"/>
    <w:rsid w:val="000264B9"/>
    <w:rsid w:val="00026ABF"/>
    <w:rsid w:val="00026E11"/>
    <w:rsid w:val="00035D49"/>
    <w:rsid w:val="00041970"/>
    <w:rsid w:val="00041F8E"/>
    <w:rsid w:val="00042AB8"/>
    <w:rsid w:val="0005268A"/>
    <w:rsid w:val="00054DEE"/>
    <w:rsid w:val="00057596"/>
    <w:rsid w:val="000641BB"/>
    <w:rsid w:val="00066963"/>
    <w:rsid w:val="000717C0"/>
    <w:rsid w:val="00072CF5"/>
    <w:rsid w:val="00074D91"/>
    <w:rsid w:val="000812BC"/>
    <w:rsid w:val="00081EE3"/>
    <w:rsid w:val="00083BB2"/>
    <w:rsid w:val="00084C76"/>
    <w:rsid w:val="0008699B"/>
    <w:rsid w:val="00087480"/>
    <w:rsid w:val="00094B1F"/>
    <w:rsid w:val="00096D80"/>
    <w:rsid w:val="000A0DE1"/>
    <w:rsid w:val="000A2E30"/>
    <w:rsid w:val="000A3C51"/>
    <w:rsid w:val="000A4182"/>
    <w:rsid w:val="000A63C1"/>
    <w:rsid w:val="000A7ECD"/>
    <w:rsid w:val="000B0578"/>
    <w:rsid w:val="000B4318"/>
    <w:rsid w:val="000B466A"/>
    <w:rsid w:val="000C178F"/>
    <w:rsid w:val="000C1CF8"/>
    <w:rsid w:val="000C26A4"/>
    <w:rsid w:val="000C626C"/>
    <w:rsid w:val="000C7D49"/>
    <w:rsid w:val="000D1FD1"/>
    <w:rsid w:val="000E1528"/>
    <w:rsid w:val="000E30B0"/>
    <w:rsid w:val="000E7061"/>
    <w:rsid w:val="000E7EC5"/>
    <w:rsid w:val="000F1A8B"/>
    <w:rsid w:val="000F520F"/>
    <w:rsid w:val="00113562"/>
    <w:rsid w:val="00115637"/>
    <w:rsid w:val="00116D0B"/>
    <w:rsid w:val="0012032F"/>
    <w:rsid w:val="00121E8C"/>
    <w:rsid w:val="0012358E"/>
    <w:rsid w:val="00124877"/>
    <w:rsid w:val="00127A4E"/>
    <w:rsid w:val="001316EF"/>
    <w:rsid w:val="00133409"/>
    <w:rsid w:val="00133814"/>
    <w:rsid w:val="001370C1"/>
    <w:rsid w:val="001412CE"/>
    <w:rsid w:val="00142A16"/>
    <w:rsid w:val="00145136"/>
    <w:rsid w:val="00153C45"/>
    <w:rsid w:val="001565C4"/>
    <w:rsid w:val="0016042E"/>
    <w:rsid w:val="0016236E"/>
    <w:rsid w:val="00164C40"/>
    <w:rsid w:val="00165245"/>
    <w:rsid w:val="00165270"/>
    <w:rsid w:val="0016591A"/>
    <w:rsid w:val="00165BC1"/>
    <w:rsid w:val="001666F0"/>
    <w:rsid w:val="0016729F"/>
    <w:rsid w:val="00172BC1"/>
    <w:rsid w:val="001735C6"/>
    <w:rsid w:val="001749C4"/>
    <w:rsid w:val="0017598E"/>
    <w:rsid w:val="00180561"/>
    <w:rsid w:val="001810BB"/>
    <w:rsid w:val="00182595"/>
    <w:rsid w:val="00182BC2"/>
    <w:rsid w:val="0018307C"/>
    <w:rsid w:val="00183660"/>
    <w:rsid w:val="00186BAC"/>
    <w:rsid w:val="00187912"/>
    <w:rsid w:val="001909A9"/>
    <w:rsid w:val="00190A2B"/>
    <w:rsid w:val="0019222F"/>
    <w:rsid w:val="00192BCF"/>
    <w:rsid w:val="00193E55"/>
    <w:rsid w:val="00194A15"/>
    <w:rsid w:val="001A0AF8"/>
    <w:rsid w:val="001A0C22"/>
    <w:rsid w:val="001A116A"/>
    <w:rsid w:val="001A4A58"/>
    <w:rsid w:val="001B1D8B"/>
    <w:rsid w:val="001B3124"/>
    <w:rsid w:val="001B31BE"/>
    <w:rsid w:val="001B4428"/>
    <w:rsid w:val="001C2C2D"/>
    <w:rsid w:val="001C464F"/>
    <w:rsid w:val="001C7042"/>
    <w:rsid w:val="001D1B02"/>
    <w:rsid w:val="001D1C2F"/>
    <w:rsid w:val="001D2446"/>
    <w:rsid w:val="001D27EA"/>
    <w:rsid w:val="001D7714"/>
    <w:rsid w:val="001E10AE"/>
    <w:rsid w:val="001E1111"/>
    <w:rsid w:val="001E3D1F"/>
    <w:rsid w:val="001E3F79"/>
    <w:rsid w:val="001F1886"/>
    <w:rsid w:val="001F2A0F"/>
    <w:rsid w:val="001F407E"/>
    <w:rsid w:val="001F416C"/>
    <w:rsid w:val="001F5D90"/>
    <w:rsid w:val="001F7691"/>
    <w:rsid w:val="00202942"/>
    <w:rsid w:val="00202AB0"/>
    <w:rsid w:val="00205147"/>
    <w:rsid w:val="00205A04"/>
    <w:rsid w:val="00206D91"/>
    <w:rsid w:val="00212BEE"/>
    <w:rsid w:val="002134EA"/>
    <w:rsid w:val="00215569"/>
    <w:rsid w:val="002159A2"/>
    <w:rsid w:val="00215F17"/>
    <w:rsid w:val="00220104"/>
    <w:rsid w:val="00220C64"/>
    <w:rsid w:val="00226D6C"/>
    <w:rsid w:val="00230D7D"/>
    <w:rsid w:val="00231847"/>
    <w:rsid w:val="002318B9"/>
    <w:rsid w:val="00232A64"/>
    <w:rsid w:val="00234444"/>
    <w:rsid w:val="00234FDE"/>
    <w:rsid w:val="0023554D"/>
    <w:rsid w:val="00235723"/>
    <w:rsid w:val="00237383"/>
    <w:rsid w:val="00240919"/>
    <w:rsid w:val="0024251A"/>
    <w:rsid w:val="0024288D"/>
    <w:rsid w:val="0024589F"/>
    <w:rsid w:val="002503A6"/>
    <w:rsid w:val="0025151B"/>
    <w:rsid w:val="00254157"/>
    <w:rsid w:val="00257A12"/>
    <w:rsid w:val="002605B4"/>
    <w:rsid w:val="00261D9C"/>
    <w:rsid w:val="00262DF7"/>
    <w:rsid w:val="00264DA0"/>
    <w:rsid w:val="00265016"/>
    <w:rsid w:val="00265649"/>
    <w:rsid w:val="00276B62"/>
    <w:rsid w:val="00276CBF"/>
    <w:rsid w:val="002830D1"/>
    <w:rsid w:val="002837E3"/>
    <w:rsid w:val="00290561"/>
    <w:rsid w:val="00292657"/>
    <w:rsid w:val="002934A3"/>
    <w:rsid w:val="002960FC"/>
    <w:rsid w:val="002961A7"/>
    <w:rsid w:val="002A4120"/>
    <w:rsid w:val="002A6ED9"/>
    <w:rsid w:val="002A707B"/>
    <w:rsid w:val="002B0C4A"/>
    <w:rsid w:val="002B3468"/>
    <w:rsid w:val="002B3B2B"/>
    <w:rsid w:val="002B3CB4"/>
    <w:rsid w:val="002B4FEF"/>
    <w:rsid w:val="002B7B95"/>
    <w:rsid w:val="002C19E9"/>
    <w:rsid w:val="002C34B0"/>
    <w:rsid w:val="002C5931"/>
    <w:rsid w:val="002C5E5C"/>
    <w:rsid w:val="002C61A1"/>
    <w:rsid w:val="002D1054"/>
    <w:rsid w:val="002D105B"/>
    <w:rsid w:val="002E0C81"/>
    <w:rsid w:val="002E5195"/>
    <w:rsid w:val="002E55DB"/>
    <w:rsid w:val="002E582F"/>
    <w:rsid w:val="002E6504"/>
    <w:rsid w:val="002F0183"/>
    <w:rsid w:val="002F2F34"/>
    <w:rsid w:val="002F4249"/>
    <w:rsid w:val="002F4253"/>
    <w:rsid w:val="002F4407"/>
    <w:rsid w:val="002F67E0"/>
    <w:rsid w:val="0030065B"/>
    <w:rsid w:val="00302457"/>
    <w:rsid w:val="00312E3D"/>
    <w:rsid w:val="003159E6"/>
    <w:rsid w:val="00320A5C"/>
    <w:rsid w:val="003228BF"/>
    <w:rsid w:val="003245AE"/>
    <w:rsid w:val="00325C50"/>
    <w:rsid w:val="00331FEF"/>
    <w:rsid w:val="00332214"/>
    <w:rsid w:val="003325E9"/>
    <w:rsid w:val="00333D8E"/>
    <w:rsid w:val="00341525"/>
    <w:rsid w:val="003427C5"/>
    <w:rsid w:val="0034446D"/>
    <w:rsid w:val="003467DB"/>
    <w:rsid w:val="00346BDD"/>
    <w:rsid w:val="003504E5"/>
    <w:rsid w:val="003538FB"/>
    <w:rsid w:val="0035403C"/>
    <w:rsid w:val="00360096"/>
    <w:rsid w:val="00366D61"/>
    <w:rsid w:val="003711C5"/>
    <w:rsid w:val="00371E5E"/>
    <w:rsid w:val="00373386"/>
    <w:rsid w:val="003740FA"/>
    <w:rsid w:val="00377799"/>
    <w:rsid w:val="00385FEC"/>
    <w:rsid w:val="0039186E"/>
    <w:rsid w:val="0039563C"/>
    <w:rsid w:val="003A00C1"/>
    <w:rsid w:val="003A0E30"/>
    <w:rsid w:val="003A1668"/>
    <w:rsid w:val="003A2DB0"/>
    <w:rsid w:val="003A34FB"/>
    <w:rsid w:val="003A4C06"/>
    <w:rsid w:val="003A7DA8"/>
    <w:rsid w:val="003B7FDB"/>
    <w:rsid w:val="003C630E"/>
    <w:rsid w:val="003D148E"/>
    <w:rsid w:val="003D4DCF"/>
    <w:rsid w:val="003D56D0"/>
    <w:rsid w:val="003D7D9B"/>
    <w:rsid w:val="003E201F"/>
    <w:rsid w:val="003F30F3"/>
    <w:rsid w:val="003F5328"/>
    <w:rsid w:val="0040138B"/>
    <w:rsid w:val="00402707"/>
    <w:rsid w:val="00406914"/>
    <w:rsid w:val="00407B2B"/>
    <w:rsid w:val="00411AE9"/>
    <w:rsid w:val="00413736"/>
    <w:rsid w:val="00414026"/>
    <w:rsid w:val="004156C3"/>
    <w:rsid w:val="0041657C"/>
    <w:rsid w:val="004178C8"/>
    <w:rsid w:val="00420D3F"/>
    <w:rsid w:val="00422C55"/>
    <w:rsid w:val="00423953"/>
    <w:rsid w:val="00423B67"/>
    <w:rsid w:val="00424DC9"/>
    <w:rsid w:val="00426350"/>
    <w:rsid w:val="00430E92"/>
    <w:rsid w:val="0043413B"/>
    <w:rsid w:val="00434EC9"/>
    <w:rsid w:val="00435B00"/>
    <w:rsid w:val="00436E99"/>
    <w:rsid w:val="004440A4"/>
    <w:rsid w:val="004447BE"/>
    <w:rsid w:val="00445EE8"/>
    <w:rsid w:val="00452EA2"/>
    <w:rsid w:val="0045360F"/>
    <w:rsid w:val="00454476"/>
    <w:rsid w:val="0045764C"/>
    <w:rsid w:val="0046307B"/>
    <w:rsid w:val="00464142"/>
    <w:rsid w:val="00464E0A"/>
    <w:rsid w:val="00465028"/>
    <w:rsid w:val="0046679E"/>
    <w:rsid w:val="00470668"/>
    <w:rsid w:val="00475942"/>
    <w:rsid w:val="004803FF"/>
    <w:rsid w:val="00482D88"/>
    <w:rsid w:val="004867FC"/>
    <w:rsid w:val="0049173B"/>
    <w:rsid w:val="00491AF1"/>
    <w:rsid w:val="00492D6B"/>
    <w:rsid w:val="00492DBC"/>
    <w:rsid w:val="00493D88"/>
    <w:rsid w:val="00495C37"/>
    <w:rsid w:val="00497583"/>
    <w:rsid w:val="004A0334"/>
    <w:rsid w:val="004A4223"/>
    <w:rsid w:val="004A42D4"/>
    <w:rsid w:val="004A59C2"/>
    <w:rsid w:val="004A63D2"/>
    <w:rsid w:val="004B00AD"/>
    <w:rsid w:val="004B2333"/>
    <w:rsid w:val="004B2784"/>
    <w:rsid w:val="004B58D6"/>
    <w:rsid w:val="004B7925"/>
    <w:rsid w:val="004C336A"/>
    <w:rsid w:val="004C534E"/>
    <w:rsid w:val="004D09BA"/>
    <w:rsid w:val="004D1BA7"/>
    <w:rsid w:val="004D2F22"/>
    <w:rsid w:val="004D422C"/>
    <w:rsid w:val="004D6C4D"/>
    <w:rsid w:val="004D7CB7"/>
    <w:rsid w:val="004E47F4"/>
    <w:rsid w:val="004E670D"/>
    <w:rsid w:val="00506942"/>
    <w:rsid w:val="005133C8"/>
    <w:rsid w:val="00515C61"/>
    <w:rsid w:val="0051690D"/>
    <w:rsid w:val="005169C6"/>
    <w:rsid w:val="0052370E"/>
    <w:rsid w:val="00523A08"/>
    <w:rsid w:val="00525A43"/>
    <w:rsid w:val="00526F2D"/>
    <w:rsid w:val="00532FC9"/>
    <w:rsid w:val="0053630A"/>
    <w:rsid w:val="00537A71"/>
    <w:rsid w:val="00540504"/>
    <w:rsid w:val="00540627"/>
    <w:rsid w:val="00547A7B"/>
    <w:rsid w:val="005500F9"/>
    <w:rsid w:val="005518F3"/>
    <w:rsid w:val="00552E08"/>
    <w:rsid w:val="00554374"/>
    <w:rsid w:val="00561C63"/>
    <w:rsid w:val="00561F3A"/>
    <w:rsid w:val="00564272"/>
    <w:rsid w:val="005653C4"/>
    <w:rsid w:val="005664EB"/>
    <w:rsid w:val="0057097D"/>
    <w:rsid w:val="005743EB"/>
    <w:rsid w:val="00574536"/>
    <w:rsid w:val="005751F5"/>
    <w:rsid w:val="00575ACA"/>
    <w:rsid w:val="00575DB7"/>
    <w:rsid w:val="00585AEF"/>
    <w:rsid w:val="00585E36"/>
    <w:rsid w:val="0058713B"/>
    <w:rsid w:val="005918E4"/>
    <w:rsid w:val="0059216B"/>
    <w:rsid w:val="00593670"/>
    <w:rsid w:val="005946AC"/>
    <w:rsid w:val="00596C6B"/>
    <w:rsid w:val="00597B6D"/>
    <w:rsid w:val="005A1469"/>
    <w:rsid w:val="005A7D97"/>
    <w:rsid w:val="005B088A"/>
    <w:rsid w:val="005B0C25"/>
    <w:rsid w:val="005B173B"/>
    <w:rsid w:val="005B3A2E"/>
    <w:rsid w:val="005B6877"/>
    <w:rsid w:val="005C513A"/>
    <w:rsid w:val="005C6FFB"/>
    <w:rsid w:val="005D3724"/>
    <w:rsid w:val="005D6677"/>
    <w:rsid w:val="005E3850"/>
    <w:rsid w:val="005F12F9"/>
    <w:rsid w:val="005F2E89"/>
    <w:rsid w:val="006036BA"/>
    <w:rsid w:val="0060421C"/>
    <w:rsid w:val="00604400"/>
    <w:rsid w:val="006057C8"/>
    <w:rsid w:val="006058EE"/>
    <w:rsid w:val="00607820"/>
    <w:rsid w:val="00611714"/>
    <w:rsid w:val="00612CEF"/>
    <w:rsid w:val="00614173"/>
    <w:rsid w:val="00621BC0"/>
    <w:rsid w:val="00623A2B"/>
    <w:rsid w:val="006276B5"/>
    <w:rsid w:val="00627878"/>
    <w:rsid w:val="00631470"/>
    <w:rsid w:val="00634A69"/>
    <w:rsid w:val="00642EFE"/>
    <w:rsid w:val="00643255"/>
    <w:rsid w:val="0064557C"/>
    <w:rsid w:val="006463E4"/>
    <w:rsid w:val="0064716B"/>
    <w:rsid w:val="0064772C"/>
    <w:rsid w:val="00650232"/>
    <w:rsid w:val="00652620"/>
    <w:rsid w:val="0065764D"/>
    <w:rsid w:val="006603D2"/>
    <w:rsid w:val="00661158"/>
    <w:rsid w:val="00661438"/>
    <w:rsid w:val="0066186F"/>
    <w:rsid w:val="00661B5D"/>
    <w:rsid w:val="006632E7"/>
    <w:rsid w:val="00665806"/>
    <w:rsid w:val="00667C5B"/>
    <w:rsid w:val="0067373B"/>
    <w:rsid w:val="006757A8"/>
    <w:rsid w:val="00677C7A"/>
    <w:rsid w:val="00681380"/>
    <w:rsid w:val="00682C0B"/>
    <w:rsid w:val="00685C6E"/>
    <w:rsid w:val="006865C0"/>
    <w:rsid w:val="00686609"/>
    <w:rsid w:val="00687F6D"/>
    <w:rsid w:val="006910DB"/>
    <w:rsid w:val="006938A9"/>
    <w:rsid w:val="00693D5D"/>
    <w:rsid w:val="006947E8"/>
    <w:rsid w:val="006962D6"/>
    <w:rsid w:val="00697371"/>
    <w:rsid w:val="006A229E"/>
    <w:rsid w:val="006A23CA"/>
    <w:rsid w:val="006A2F2C"/>
    <w:rsid w:val="006A309D"/>
    <w:rsid w:val="006A79C7"/>
    <w:rsid w:val="006B1ACF"/>
    <w:rsid w:val="006B336A"/>
    <w:rsid w:val="006B41E6"/>
    <w:rsid w:val="006B6D3A"/>
    <w:rsid w:val="006B7D9A"/>
    <w:rsid w:val="006C1707"/>
    <w:rsid w:val="006C39EF"/>
    <w:rsid w:val="006D101A"/>
    <w:rsid w:val="006D116F"/>
    <w:rsid w:val="006D1968"/>
    <w:rsid w:val="006D1BCE"/>
    <w:rsid w:val="006D329B"/>
    <w:rsid w:val="006D4B3E"/>
    <w:rsid w:val="006D652C"/>
    <w:rsid w:val="006E13BD"/>
    <w:rsid w:val="006E2BD6"/>
    <w:rsid w:val="006E4133"/>
    <w:rsid w:val="006E59DB"/>
    <w:rsid w:val="006F1544"/>
    <w:rsid w:val="006F236D"/>
    <w:rsid w:val="007018A2"/>
    <w:rsid w:val="00702A90"/>
    <w:rsid w:val="0070442B"/>
    <w:rsid w:val="0071126D"/>
    <w:rsid w:val="00713187"/>
    <w:rsid w:val="00720122"/>
    <w:rsid w:val="0072084D"/>
    <w:rsid w:val="007208BA"/>
    <w:rsid w:val="00721D5C"/>
    <w:rsid w:val="00724288"/>
    <w:rsid w:val="00724EA6"/>
    <w:rsid w:val="007250E4"/>
    <w:rsid w:val="0073014F"/>
    <w:rsid w:val="00734152"/>
    <w:rsid w:val="00736182"/>
    <w:rsid w:val="00740259"/>
    <w:rsid w:val="00740F01"/>
    <w:rsid w:val="00757DD2"/>
    <w:rsid w:val="00757FEB"/>
    <w:rsid w:val="0076089B"/>
    <w:rsid w:val="007633E5"/>
    <w:rsid w:val="007652A2"/>
    <w:rsid w:val="00765C53"/>
    <w:rsid w:val="007672FC"/>
    <w:rsid w:val="00772BC4"/>
    <w:rsid w:val="00774B34"/>
    <w:rsid w:val="00775AC4"/>
    <w:rsid w:val="00776DEA"/>
    <w:rsid w:val="0078132F"/>
    <w:rsid w:val="007835D7"/>
    <w:rsid w:val="007850E8"/>
    <w:rsid w:val="007858FD"/>
    <w:rsid w:val="00792725"/>
    <w:rsid w:val="00794BF9"/>
    <w:rsid w:val="00796035"/>
    <w:rsid w:val="0079689B"/>
    <w:rsid w:val="007A5EE0"/>
    <w:rsid w:val="007C78AF"/>
    <w:rsid w:val="007D0DB3"/>
    <w:rsid w:val="007D1DC5"/>
    <w:rsid w:val="007D3F7F"/>
    <w:rsid w:val="007D418B"/>
    <w:rsid w:val="007D4A6C"/>
    <w:rsid w:val="007D4C31"/>
    <w:rsid w:val="007D6D06"/>
    <w:rsid w:val="007D76B5"/>
    <w:rsid w:val="007E0B7F"/>
    <w:rsid w:val="007E237A"/>
    <w:rsid w:val="007E5CD7"/>
    <w:rsid w:val="007E66F7"/>
    <w:rsid w:val="007F34A4"/>
    <w:rsid w:val="007F4CB7"/>
    <w:rsid w:val="007F7B2F"/>
    <w:rsid w:val="008042F9"/>
    <w:rsid w:val="008044F9"/>
    <w:rsid w:val="0080737D"/>
    <w:rsid w:val="00807766"/>
    <w:rsid w:val="008101A1"/>
    <w:rsid w:val="00811528"/>
    <w:rsid w:val="00813358"/>
    <w:rsid w:val="00815132"/>
    <w:rsid w:val="00816FC8"/>
    <w:rsid w:val="00821CD0"/>
    <w:rsid w:val="00822888"/>
    <w:rsid w:val="00824D31"/>
    <w:rsid w:val="00825548"/>
    <w:rsid w:val="008257EA"/>
    <w:rsid w:val="00830BF9"/>
    <w:rsid w:val="00830F8E"/>
    <w:rsid w:val="00833FE4"/>
    <w:rsid w:val="00835A94"/>
    <w:rsid w:val="00835D8F"/>
    <w:rsid w:val="00835E45"/>
    <w:rsid w:val="0083758F"/>
    <w:rsid w:val="00840304"/>
    <w:rsid w:val="008476C1"/>
    <w:rsid w:val="00852F49"/>
    <w:rsid w:val="00854313"/>
    <w:rsid w:val="008543CE"/>
    <w:rsid w:val="00855335"/>
    <w:rsid w:val="0085549E"/>
    <w:rsid w:val="00855D54"/>
    <w:rsid w:val="008568CF"/>
    <w:rsid w:val="00857846"/>
    <w:rsid w:val="00860F46"/>
    <w:rsid w:val="00865D77"/>
    <w:rsid w:val="00867017"/>
    <w:rsid w:val="0086786F"/>
    <w:rsid w:val="0087039A"/>
    <w:rsid w:val="008723BB"/>
    <w:rsid w:val="0087330E"/>
    <w:rsid w:val="00876A9B"/>
    <w:rsid w:val="00877A2B"/>
    <w:rsid w:val="00881017"/>
    <w:rsid w:val="00884869"/>
    <w:rsid w:val="00885E32"/>
    <w:rsid w:val="0088788F"/>
    <w:rsid w:val="00890C25"/>
    <w:rsid w:val="00893147"/>
    <w:rsid w:val="00893178"/>
    <w:rsid w:val="00894455"/>
    <w:rsid w:val="00895B94"/>
    <w:rsid w:val="008A34B0"/>
    <w:rsid w:val="008A4091"/>
    <w:rsid w:val="008B455E"/>
    <w:rsid w:val="008C1F52"/>
    <w:rsid w:val="008C517E"/>
    <w:rsid w:val="008D6781"/>
    <w:rsid w:val="008D7755"/>
    <w:rsid w:val="008D783E"/>
    <w:rsid w:val="008D797D"/>
    <w:rsid w:val="008E22B8"/>
    <w:rsid w:val="008E255F"/>
    <w:rsid w:val="008E347F"/>
    <w:rsid w:val="008F00C5"/>
    <w:rsid w:val="008F15BF"/>
    <w:rsid w:val="008F2CA6"/>
    <w:rsid w:val="009008E8"/>
    <w:rsid w:val="00902567"/>
    <w:rsid w:val="00903DF0"/>
    <w:rsid w:val="00903F9C"/>
    <w:rsid w:val="00904F3F"/>
    <w:rsid w:val="00910CFC"/>
    <w:rsid w:val="00913844"/>
    <w:rsid w:val="00914200"/>
    <w:rsid w:val="00915338"/>
    <w:rsid w:val="0091637C"/>
    <w:rsid w:val="00920BF2"/>
    <w:rsid w:val="009214DC"/>
    <w:rsid w:val="0092307E"/>
    <w:rsid w:val="0092333C"/>
    <w:rsid w:val="0093209E"/>
    <w:rsid w:val="00933972"/>
    <w:rsid w:val="00935A2A"/>
    <w:rsid w:val="00935B07"/>
    <w:rsid w:val="00937307"/>
    <w:rsid w:val="00940881"/>
    <w:rsid w:val="00945553"/>
    <w:rsid w:val="0094604B"/>
    <w:rsid w:val="00952A4D"/>
    <w:rsid w:val="00954574"/>
    <w:rsid w:val="0095492D"/>
    <w:rsid w:val="009575B4"/>
    <w:rsid w:val="00960DF9"/>
    <w:rsid w:val="00961A27"/>
    <w:rsid w:val="009649BF"/>
    <w:rsid w:val="00971A1B"/>
    <w:rsid w:val="00972E62"/>
    <w:rsid w:val="009736FC"/>
    <w:rsid w:val="00975042"/>
    <w:rsid w:val="00976FC2"/>
    <w:rsid w:val="009804E4"/>
    <w:rsid w:val="00980CED"/>
    <w:rsid w:val="00981F1D"/>
    <w:rsid w:val="00983B16"/>
    <w:rsid w:val="0098763B"/>
    <w:rsid w:val="00990C77"/>
    <w:rsid w:val="0099341E"/>
    <w:rsid w:val="0099411C"/>
    <w:rsid w:val="009941A6"/>
    <w:rsid w:val="009960DE"/>
    <w:rsid w:val="009A16C2"/>
    <w:rsid w:val="009A2080"/>
    <w:rsid w:val="009A2A40"/>
    <w:rsid w:val="009A4927"/>
    <w:rsid w:val="009A4CD4"/>
    <w:rsid w:val="009A4DF5"/>
    <w:rsid w:val="009B13B0"/>
    <w:rsid w:val="009B2EC5"/>
    <w:rsid w:val="009B3D1B"/>
    <w:rsid w:val="009B6EAB"/>
    <w:rsid w:val="009C01E4"/>
    <w:rsid w:val="009C1C11"/>
    <w:rsid w:val="009C20B6"/>
    <w:rsid w:val="009C66DB"/>
    <w:rsid w:val="009D26B5"/>
    <w:rsid w:val="009D2A40"/>
    <w:rsid w:val="009D574A"/>
    <w:rsid w:val="009E0CAA"/>
    <w:rsid w:val="009E2115"/>
    <w:rsid w:val="009E42CD"/>
    <w:rsid w:val="009E65C5"/>
    <w:rsid w:val="009F1F55"/>
    <w:rsid w:val="009F35AF"/>
    <w:rsid w:val="009F5081"/>
    <w:rsid w:val="009F558C"/>
    <w:rsid w:val="009F6245"/>
    <w:rsid w:val="009F7D27"/>
    <w:rsid w:val="00A02E73"/>
    <w:rsid w:val="00A13542"/>
    <w:rsid w:val="00A23148"/>
    <w:rsid w:val="00A31149"/>
    <w:rsid w:val="00A31358"/>
    <w:rsid w:val="00A33658"/>
    <w:rsid w:val="00A33B8C"/>
    <w:rsid w:val="00A35D7C"/>
    <w:rsid w:val="00A3602D"/>
    <w:rsid w:val="00A36B8D"/>
    <w:rsid w:val="00A37E13"/>
    <w:rsid w:val="00A42D4D"/>
    <w:rsid w:val="00A459D5"/>
    <w:rsid w:val="00A50D43"/>
    <w:rsid w:val="00A51278"/>
    <w:rsid w:val="00A5615B"/>
    <w:rsid w:val="00A562A0"/>
    <w:rsid w:val="00A56482"/>
    <w:rsid w:val="00A56E28"/>
    <w:rsid w:val="00A576DA"/>
    <w:rsid w:val="00A6117B"/>
    <w:rsid w:val="00A654AC"/>
    <w:rsid w:val="00A65C5B"/>
    <w:rsid w:val="00A66355"/>
    <w:rsid w:val="00A66B68"/>
    <w:rsid w:val="00A7255D"/>
    <w:rsid w:val="00A73317"/>
    <w:rsid w:val="00A73986"/>
    <w:rsid w:val="00A73DF0"/>
    <w:rsid w:val="00A746FE"/>
    <w:rsid w:val="00A75F8D"/>
    <w:rsid w:val="00A819FE"/>
    <w:rsid w:val="00A840DD"/>
    <w:rsid w:val="00A86A8E"/>
    <w:rsid w:val="00A901E9"/>
    <w:rsid w:val="00A90D19"/>
    <w:rsid w:val="00A9171F"/>
    <w:rsid w:val="00AA1D06"/>
    <w:rsid w:val="00AA2D35"/>
    <w:rsid w:val="00AA2E78"/>
    <w:rsid w:val="00AA38D4"/>
    <w:rsid w:val="00AA3E8B"/>
    <w:rsid w:val="00AA475A"/>
    <w:rsid w:val="00AA5EDD"/>
    <w:rsid w:val="00AA6143"/>
    <w:rsid w:val="00AA7010"/>
    <w:rsid w:val="00AB05A7"/>
    <w:rsid w:val="00AB4222"/>
    <w:rsid w:val="00AB4FF6"/>
    <w:rsid w:val="00AB61EB"/>
    <w:rsid w:val="00AB6E83"/>
    <w:rsid w:val="00AB7B0E"/>
    <w:rsid w:val="00AC0235"/>
    <w:rsid w:val="00AC0D6D"/>
    <w:rsid w:val="00AC4717"/>
    <w:rsid w:val="00AD024F"/>
    <w:rsid w:val="00AD1505"/>
    <w:rsid w:val="00AD63CA"/>
    <w:rsid w:val="00AD7465"/>
    <w:rsid w:val="00AE2D56"/>
    <w:rsid w:val="00AE3659"/>
    <w:rsid w:val="00AE3C99"/>
    <w:rsid w:val="00AE46D3"/>
    <w:rsid w:val="00AE4C1A"/>
    <w:rsid w:val="00AF01B4"/>
    <w:rsid w:val="00AF19DE"/>
    <w:rsid w:val="00AF4D17"/>
    <w:rsid w:val="00AF563C"/>
    <w:rsid w:val="00AF58FC"/>
    <w:rsid w:val="00AF7B8A"/>
    <w:rsid w:val="00B016BA"/>
    <w:rsid w:val="00B01B49"/>
    <w:rsid w:val="00B023EE"/>
    <w:rsid w:val="00B03EBD"/>
    <w:rsid w:val="00B041B6"/>
    <w:rsid w:val="00B04F8E"/>
    <w:rsid w:val="00B05B7F"/>
    <w:rsid w:val="00B05E67"/>
    <w:rsid w:val="00B10B96"/>
    <w:rsid w:val="00B1369E"/>
    <w:rsid w:val="00B15812"/>
    <w:rsid w:val="00B31503"/>
    <w:rsid w:val="00B351E7"/>
    <w:rsid w:val="00B377E3"/>
    <w:rsid w:val="00B427C8"/>
    <w:rsid w:val="00B42E06"/>
    <w:rsid w:val="00B43484"/>
    <w:rsid w:val="00B4488E"/>
    <w:rsid w:val="00B46AE0"/>
    <w:rsid w:val="00B470E4"/>
    <w:rsid w:val="00B47A3B"/>
    <w:rsid w:val="00B47A67"/>
    <w:rsid w:val="00B500E6"/>
    <w:rsid w:val="00B51ACB"/>
    <w:rsid w:val="00B5252B"/>
    <w:rsid w:val="00B52CA7"/>
    <w:rsid w:val="00B53309"/>
    <w:rsid w:val="00B53EA2"/>
    <w:rsid w:val="00B5426A"/>
    <w:rsid w:val="00B56D11"/>
    <w:rsid w:val="00B578B7"/>
    <w:rsid w:val="00B57D6D"/>
    <w:rsid w:val="00B72DAB"/>
    <w:rsid w:val="00B74210"/>
    <w:rsid w:val="00B743F2"/>
    <w:rsid w:val="00B74FE2"/>
    <w:rsid w:val="00B76F2F"/>
    <w:rsid w:val="00B86A59"/>
    <w:rsid w:val="00B87CFD"/>
    <w:rsid w:val="00B91A59"/>
    <w:rsid w:val="00B91DA0"/>
    <w:rsid w:val="00B92E7D"/>
    <w:rsid w:val="00B94022"/>
    <w:rsid w:val="00BA024C"/>
    <w:rsid w:val="00BA1805"/>
    <w:rsid w:val="00BA2279"/>
    <w:rsid w:val="00BA279F"/>
    <w:rsid w:val="00BA298E"/>
    <w:rsid w:val="00BA3222"/>
    <w:rsid w:val="00BA593F"/>
    <w:rsid w:val="00BA7634"/>
    <w:rsid w:val="00BB5C77"/>
    <w:rsid w:val="00BB7A53"/>
    <w:rsid w:val="00BC36AA"/>
    <w:rsid w:val="00BC3D27"/>
    <w:rsid w:val="00BC5AB8"/>
    <w:rsid w:val="00BD1E85"/>
    <w:rsid w:val="00BD3CCA"/>
    <w:rsid w:val="00BD58D3"/>
    <w:rsid w:val="00BE1B24"/>
    <w:rsid w:val="00BE1CA7"/>
    <w:rsid w:val="00BE748E"/>
    <w:rsid w:val="00BF13D5"/>
    <w:rsid w:val="00BF3BA5"/>
    <w:rsid w:val="00BF41CA"/>
    <w:rsid w:val="00BF5541"/>
    <w:rsid w:val="00BF7017"/>
    <w:rsid w:val="00BF721F"/>
    <w:rsid w:val="00C0074D"/>
    <w:rsid w:val="00C01156"/>
    <w:rsid w:val="00C03868"/>
    <w:rsid w:val="00C059EF"/>
    <w:rsid w:val="00C119A8"/>
    <w:rsid w:val="00C1414F"/>
    <w:rsid w:val="00C14614"/>
    <w:rsid w:val="00C15CF7"/>
    <w:rsid w:val="00C16C00"/>
    <w:rsid w:val="00C17923"/>
    <w:rsid w:val="00C243B0"/>
    <w:rsid w:val="00C2517D"/>
    <w:rsid w:val="00C25346"/>
    <w:rsid w:val="00C31BA4"/>
    <w:rsid w:val="00C34C5E"/>
    <w:rsid w:val="00C41334"/>
    <w:rsid w:val="00C41441"/>
    <w:rsid w:val="00C41BDA"/>
    <w:rsid w:val="00C42BEB"/>
    <w:rsid w:val="00C42D01"/>
    <w:rsid w:val="00C46AA2"/>
    <w:rsid w:val="00C50DFB"/>
    <w:rsid w:val="00C50E8F"/>
    <w:rsid w:val="00C518A7"/>
    <w:rsid w:val="00C552A7"/>
    <w:rsid w:val="00C570AB"/>
    <w:rsid w:val="00C571E7"/>
    <w:rsid w:val="00C575B7"/>
    <w:rsid w:val="00C62BB0"/>
    <w:rsid w:val="00C712F0"/>
    <w:rsid w:val="00C742FB"/>
    <w:rsid w:val="00C75F21"/>
    <w:rsid w:val="00C7602B"/>
    <w:rsid w:val="00C8183C"/>
    <w:rsid w:val="00C8366C"/>
    <w:rsid w:val="00C843DF"/>
    <w:rsid w:val="00C84926"/>
    <w:rsid w:val="00C84F05"/>
    <w:rsid w:val="00C85F3F"/>
    <w:rsid w:val="00C8728E"/>
    <w:rsid w:val="00C8740F"/>
    <w:rsid w:val="00C90921"/>
    <w:rsid w:val="00C90B29"/>
    <w:rsid w:val="00C91116"/>
    <w:rsid w:val="00C915AB"/>
    <w:rsid w:val="00C93541"/>
    <w:rsid w:val="00C957CE"/>
    <w:rsid w:val="00C96955"/>
    <w:rsid w:val="00C97B66"/>
    <w:rsid w:val="00CA1669"/>
    <w:rsid w:val="00CA42AC"/>
    <w:rsid w:val="00CA4B0C"/>
    <w:rsid w:val="00CA566F"/>
    <w:rsid w:val="00CA6E93"/>
    <w:rsid w:val="00CB1162"/>
    <w:rsid w:val="00CB4466"/>
    <w:rsid w:val="00CB44AF"/>
    <w:rsid w:val="00CB7B21"/>
    <w:rsid w:val="00CB7E99"/>
    <w:rsid w:val="00CC2A7C"/>
    <w:rsid w:val="00CC365D"/>
    <w:rsid w:val="00CD118C"/>
    <w:rsid w:val="00CD2DF0"/>
    <w:rsid w:val="00CD39D7"/>
    <w:rsid w:val="00CD4688"/>
    <w:rsid w:val="00CD497C"/>
    <w:rsid w:val="00CD4F53"/>
    <w:rsid w:val="00CD561B"/>
    <w:rsid w:val="00CE055C"/>
    <w:rsid w:val="00CE1DB6"/>
    <w:rsid w:val="00CF500A"/>
    <w:rsid w:val="00CF786B"/>
    <w:rsid w:val="00D00C2E"/>
    <w:rsid w:val="00D00C4A"/>
    <w:rsid w:val="00D023F9"/>
    <w:rsid w:val="00D06414"/>
    <w:rsid w:val="00D079D2"/>
    <w:rsid w:val="00D07D87"/>
    <w:rsid w:val="00D12297"/>
    <w:rsid w:val="00D15102"/>
    <w:rsid w:val="00D165CB"/>
    <w:rsid w:val="00D16B6E"/>
    <w:rsid w:val="00D17028"/>
    <w:rsid w:val="00D2055A"/>
    <w:rsid w:val="00D22E2A"/>
    <w:rsid w:val="00D234B7"/>
    <w:rsid w:val="00D250E0"/>
    <w:rsid w:val="00D2705F"/>
    <w:rsid w:val="00D27F25"/>
    <w:rsid w:val="00D334AB"/>
    <w:rsid w:val="00D36AB3"/>
    <w:rsid w:val="00D41802"/>
    <w:rsid w:val="00D434CC"/>
    <w:rsid w:val="00D51337"/>
    <w:rsid w:val="00D54D75"/>
    <w:rsid w:val="00D55B78"/>
    <w:rsid w:val="00D57042"/>
    <w:rsid w:val="00D61E48"/>
    <w:rsid w:val="00D6248C"/>
    <w:rsid w:val="00D63AA0"/>
    <w:rsid w:val="00D6462D"/>
    <w:rsid w:val="00D65648"/>
    <w:rsid w:val="00D66A59"/>
    <w:rsid w:val="00D71950"/>
    <w:rsid w:val="00D72AA6"/>
    <w:rsid w:val="00D73347"/>
    <w:rsid w:val="00D744F0"/>
    <w:rsid w:val="00D7473D"/>
    <w:rsid w:val="00D82359"/>
    <w:rsid w:val="00D9079E"/>
    <w:rsid w:val="00D908EC"/>
    <w:rsid w:val="00D90FC9"/>
    <w:rsid w:val="00D9477A"/>
    <w:rsid w:val="00D967B2"/>
    <w:rsid w:val="00D97490"/>
    <w:rsid w:val="00DA0CA4"/>
    <w:rsid w:val="00DA1D54"/>
    <w:rsid w:val="00DA22DA"/>
    <w:rsid w:val="00DA5A36"/>
    <w:rsid w:val="00DA609C"/>
    <w:rsid w:val="00DB1AAD"/>
    <w:rsid w:val="00DB61EA"/>
    <w:rsid w:val="00DB76C4"/>
    <w:rsid w:val="00DC285E"/>
    <w:rsid w:val="00DC4768"/>
    <w:rsid w:val="00DC5645"/>
    <w:rsid w:val="00DD4382"/>
    <w:rsid w:val="00DD5014"/>
    <w:rsid w:val="00DE2049"/>
    <w:rsid w:val="00DE3913"/>
    <w:rsid w:val="00DF0E4B"/>
    <w:rsid w:val="00DF287D"/>
    <w:rsid w:val="00DF2B01"/>
    <w:rsid w:val="00DF4012"/>
    <w:rsid w:val="00DF4A77"/>
    <w:rsid w:val="00E00010"/>
    <w:rsid w:val="00E01536"/>
    <w:rsid w:val="00E1286B"/>
    <w:rsid w:val="00E16D1B"/>
    <w:rsid w:val="00E209BF"/>
    <w:rsid w:val="00E21718"/>
    <w:rsid w:val="00E26E37"/>
    <w:rsid w:val="00E33104"/>
    <w:rsid w:val="00E34597"/>
    <w:rsid w:val="00E34986"/>
    <w:rsid w:val="00E3567E"/>
    <w:rsid w:val="00E43847"/>
    <w:rsid w:val="00E4486D"/>
    <w:rsid w:val="00E4523C"/>
    <w:rsid w:val="00E524E1"/>
    <w:rsid w:val="00E526F8"/>
    <w:rsid w:val="00E529AD"/>
    <w:rsid w:val="00E53A87"/>
    <w:rsid w:val="00E544CD"/>
    <w:rsid w:val="00E56AC9"/>
    <w:rsid w:val="00E56C30"/>
    <w:rsid w:val="00E57085"/>
    <w:rsid w:val="00E57AFB"/>
    <w:rsid w:val="00E61F5B"/>
    <w:rsid w:val="00E620EC"/>
    <w:rsid w:val="00E6464F"/>
    <w:rsid w:val="00E66088"/>
    <w:rsid w:val="00E701FF"/>
    <w:rsid w:val="00E7022A"/>
    <w:rsid w:val="00E70F1F"/>
    <w:rsid w:val="00E71632"/>
    <w:rsid w:val="00E75BFE"/>
    <w:rsid w:val="00E7604C"/>
    <w:rsid w:val="00E77AA7"/>
    <w:rsid w:val="00E808C2"/>
    <w:rsid w:val="00E84D31"/>
    <w:rsid w:val="00E875B3"/>
    <w:rsid w:val="00E91E78"/>
    <w:rsid w:val="00E94F6A"/>
    <w:rsid w:val="00E9761C"/>
    <w:rsid w:val="00EA11E5"/>
    <w:rsid w:val="00EA19A6"/>
    <w:rsid w:val="00EA38B3"/>
    <w:rsid w:val="00EA58AB"/>
    <w:rsid w:val="00EB0E6D"/>
    <w:rsid w:val="00EB0EAC"/>
    <w:rsid w:val="00EB6551"/>
    <w:rsid w:val="00EC1B78"/>
    <w:rsid w:val="00EC3823"/>
    <w:rsid w:val="00EC5A64"/>
    <w:rsid w:val="00EC6740"/>
    <w:rsid w:val="00ED0920"/>
    <w:rsid w:val="00ED0F84"/>
    <w:rsid w:val="00EE28CB"/>
    <w:rsid w:val="00EE5D9F"/>
    <w:rsid w:val="00EE716C"/>
    <w:rsid w:val="00EF1C11"/>
    <w:rsid w:val="00F0191A"/>
    <w:rsid w:val="00F01BA3"/>
    <w:rsid w:val="00F05C66"/>
    <w:rsid w:val="00F06FC6"/>
    <w:rsid w:val="00F07F41"/>
    <w:rsid w:val="00F10E72"/>
    <w:rsid w:val="00F120F4"/>
    <w:rsid w:val="00F17533"/>
    <w:rsid w:val="00F20E12"/>
    <w:rsid w:val="00F21B5D"/>
    <w:rsid w:val="00F3117A"/>
    <w:rsid w:val="00F31E23"/>
    <w:rsid w:val="00F36C09"/>
    <w:rsid w:val="00F42995"/>
    <w:rsid w:val="00F42E7D"/>
    <w:rsid w:val="00F4495E"/>
    <w:rsid w:val="00F470B5"/>
    <w:rsid w:val="00F47106"/>
    <w:rsid w:val="00F47234"/>
    <w:rsid w:val="00F47B21"/>
    <w:rsid w:val="00F47D22"/>
    <w:rsid w:val="00F51A77"/>
    <w:rsid w:val="00F51D16"/>
    <w:rsid w:val="00F52FB5"/>
    <w:rsid w:val="00F57551"/>
    <w:rsid w:val="00F60DEB"/>
    <w:rsid w:val="00F6231B"/>
    <w:rsid w:val="00F63A1A"/>
    <w:rsid w:val="00F6447C"/>
    <w:rsid w:val="00F66E3D"/>
    <w:rsid w:val="00F67872"/>
    <w:rsid w:val="00F70264"/>
    <w:rsid w:val="00F711A7"/>
    <w:rsid w:val="00F72833"/>
    <w:rsid w:val="00F775E9"/>
    <w:rsid w:val="00F8273B"/>
    <w:rsid w:val="00F9020E"/>
    <w:rsid w:val="00F936EB"/>
    <w:rsid w:val="00F93E0C"/>
    <w:rsid w:val="00F94A22"/>
    <w:rsid w:val="00F96E51"/>
    <w:rsid w:val="00FA2219"/>
    <w:rsid w:val="00FA272A"/>
    <w:rsid w:val="00FA2775"/>
    <w:rsid w:val="00FA58D2"/>
    <w:rsid w:val="00FB0F06"/>
    <w:rsid w:val="00FB1FAA"/>
    <w:rsid w:val="00FB773E"/>
    <w:rsid w:val="00FB7DE7"/>
    <w:rsid w:val="00FC233F"/>
    <w:rsid w:val="00FC7834"/>
    <w:rsid w:val="00FC7B10"/>
    <w:rsid w:val="00FD5B5D"/>
    <w:rsid w:val="00FE42B7"/>
    <w:rsid w:val="00FE53C4"/>
    <w:rsid w:val="00FE6885"/>
    <w:rsid w:val="00FE70CE"/>
    <w:rsid w:val="00FE70D8"/>
    <w:rsid w:val="00FF1F8B"/>
    <w:rsid w:val="00FF5FA8"/>
    <w:rsid w:val="00FF6A05"/>
    <w:rsid w:val="00FF70E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75C963"/>
  <w15:docId w15:val="{522E1246-79D4-4A45-93AB-174F7940A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74210"/>
    <w:pPr>
      <w:widowControl w:val="0"/>
      <w:wordWrap w:val="0"/>
      <w:autoSpaceDE w:val="0"/>
      <w:autoSpaceDN w:val="0"/>
    </w:pPr>
  </w:style>
  <w:style w:type="paragraph" w:styleId="10">
    <w:name w:val="heading 1"/>
    <w:basedOn w:val="a"/>
    <w:next w:val="a"/>
    <w:link w:val="1Char"/>
    <w:uiPriority w:val="9"/>
    <w:qFormat/>
    <w:rsid w:val="0086786F"/>
    <w:pPr>
      <w:keepNext/>
      <w:keepLines/>
      <w:widowControl/>
      <w:tabs>
        <w:tab w:val="left" w:pos="400"/>
      </w:tabs>
      <w:snapToGrid w:val="0"/>
      <w:spacing w:before="360" w:after="200" w:line="288" w:lineRule="auto"/>
      <w:ind w:left="400" w:hanging="400"/>
      <w:jc w:val="left"/>
      <w:outlineLvl w:val="0"/>
    </w:pPr>
    <w:rPr>
      <w:rFonts w:ascii="맑은 고딕" w:eastAsia="맑은 고딕" w:hAnsi="맑은 고딕" w:cs="맑은 고딕"/>
      <w:b/>
      <w:bCs/>
      <w:color w:val="000000"/>
      <w:sz w:val="28"/>
      <w:szCs w:val="28"/>
    </w:rPr>
  </w:style>
  <w:style w:type="paragraph" w:styleId="2">
    <w:name w:val="heading 2"/>
    <w:basedOn w:val="a"/>
    <w:next w:val="a"/>
    <w:link w:val="2Char"/>
    <w:uiPriority w:val="9"/>
    <w:unhideWhenUsed/>
    <w:qFormat/>
    <w:rsid w:val="0086786F"/>
    <w:pPr>
      <w:keepNext/>
      <w:keepLines/>
      <w:widowControl/>
      <w:tabs>
        <w:tab w:val="left" w:pos="650"/>
      </w:tabs>
      <w:snapToGrid w:val="0"/>
      <w:spacing w:before="320" w:line="288" w:lineRule="auto"/>
      <w:ind w:left="650" w:hanging="565"/>
      <w:jc w:val="left"/>
      <w:outlineLvl w:val="1"/>
    </w:pPr>
    <w:rPr>
      <w:rFonts w:ascii="맑은 고딕" w:eastAsia="맑은 고딕" w:hAnsi="맑은 고딕" w:cs="맑은 고딕"/>
      <w:b/>
      <w:bCs/>
      <w:color w:val="000000"/>
      <w:sz w:val="25"/>
      <w:szCs w:val="25"/>
    </w:rPr>
  </w:style>
  <w:style w:type="paragraph" w:styleId="3">
    <w:name w:val="heading 3"/>
    <w:basedOn w:val="a"/>
    <w:next w:val="a"/>
    <w:link w:val="3Char"/>
    <w:uiPriority w:val="9"/>
    <w:unhideWhenUsed/>
    <w:qFormat/>
    <w:rsid w:val="0086786F"/>
    <w:pPr>
      <w:keepNext/>
      <w:keepLines/>
      <w:widowControl/>
      <w:tabs>
        <w:tab w:val="left" w:pos="900"/>
      </w:tabs>
      <w:snapToGrid w:val="0"/>
      <w:spacing w:before="240" w:after="140" w:line="288" w:lineRule="auto"/>
      <w:ind w:left="900" w:hanging="730"/>
      <w:jc w:val="left"/>
      <w:outlineLvl w:val="2"/>
    </w:pPr>
    <w:rPr>
      <w:rFonts w:ascii="맑은 고딕" w:eastAsia="맑은 고딕" w:hAnsi="맑은 고딕" w:cs="맑은 고딕"/>
      <w:b/>
      <w:bCs/>
      <w:color w:val="000000"/>
      <w:sz w:val="23"/>
      <w:szCs w:val="23"/>
    </w:rPr>
  </w:style>
  <w:style w:type="paragraph" w:styleId="4">
    <w:name w:val="heading 4"/>
    <w:basedOn w:val="a"/>
    <w:next w:val="a"/>
    <w:link w:val="4Char"/>
    <w:uiPriority w:val="9"/>
    <w:unhideWhenUsed/>
    <w:qFormat/>
    <w:rsid w:val="0086786F"/>
    <w:pPr>
      <w:keepNext/>
      <w:keepLines/>
      <w:widowControl/>
      <w:tabs>
        <w:tab w:val="left" w:pos="1245"/>
      </w:tabs>
      <w:snapToGrid w:val="0"/>
      <w:spacing w:before="320" w:after="140" w:line="288" w:lineRule="auto"/>
      <w:ind w:left="1245" w:hanging="990"/>
      <w:jc w:val="left"/>
      <w:outlineLvl w:val="3"/>
    </w:pPr>
    <w:rPr>
      <w:rFonts w:ascii="맑은 고딕" w:eastAsia="맑은 고딕" w:hAnsi="맑은 고딕" w:cs="맑은 고딕"/>
      <w:b/>
      <w:bCs/>
      <w:color w:val="000000"/>
      <w:sz w:val="22"/>
    </w:rPr>
  </w:style>
  <w:style w:type="paragraph" w:styleId="5">
    <w:name w:val="heading 5"/>
    <w:basedOn w:val="a"/>
    <w:next w:val="a"/>
    <w:link w:val="5Char"/>
    <w:uiPriority w:val="9"/>
    <w:unhideWhenUsed/>
    <w:qFormat/>
    <w:rsid w:val="0086786F"/>
    <w:pPr>
      <w:keepNext/>
      <w:keepLines/>
      <w:widowControl/>
      <w:tabs>
        <w:tab w:val="left" w:pos="1330"/>
      </w:tabs>
      <w:snapToGrid w:val="0"/>
      <w:spacing w:before="240" w:after="120" w:line="288" w:lineRule="auto"/>
      <w:ind w:left="1330" w:hanging="990"/>
      <w:jc w:val="left"/>
      <w:outlineLvl w:val="4"/>
    </w:pPr>
    <w:rPr>
      <w:rFonts w:ascii="맑은 고딕" w:eastAsia="맑은 고딕" w:hAnsi="맑은 고딕" w:cs="맑은 고딕"/>
      <w:b/>
      <w:bCs/>
      <w:color w:val="000000"/>
      <w:sz w:val="21"/>
      <w:szCs w:val="21"/>
    </w:rPr>
  </w:style>
  <w:style w:type="paragraph" w:styleId="6">
    <w:name w:val="heading 6"/>
    <w:basedOn w:val="a"/>
    <w:next w:val="a"/>
    <w:qFormat/>
    <w:pPr>
      <w:keepNext/>
      <w:keepLines/>
      <w:widowControl/>
      <w:tabs>
        <w:tab w:val="left" w:pos="1415"/>
      </w:tabs>
      <w:snapToGrid w:val="0"/>
      <w:spacing w:before="200" w:after="120" w:line="288" w:lineRule="auto"/>
      <w:ind w:left="1415" w:hanging="990"/>
      <w:jc w:val="left"/>
      <w:outlineLvl w:val="5"/>
    </w:pPr>
    <w:rPr>
      <w:rFonts w:ascii="맑은 고딕" w:eastAsia="맑은 고딕" w:hAnsi="맑은 고딕" w:cs="맑은 고딕"/>
      <w:b/>
      <w:bCs/>
      <w:color w:val="000000"/>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3325E9"/>
    <w:pPr>
      <w:tabs>
        <w:tab w:val="center" w:pos="4513"/>
        <w:tab w:val="right" w:pos="9026"/>
      </w:tabs>
      <w:snapToGrid w:val="0"/>
    </w:pPr>
  </w:style>
  <w:style w:type="character" w:customStyle="1" w:styleId="Char">
    <w:name w:val="머리글 Char"/>
    <w:basedOn w:val="a0"/>
    <w:link w:val="a3"/>
    <w:uiPriority w:val="99"/>
    <w:rsid w:val="003325E9"/>
  </w:style>
  <w:style w:type="paragraph" w:styleId="a4">
    <w:name w:val="footer"/>
    <w:basedOn w:val="a"/>
    <w:link w:val="Char0"/>
    <w:uiPriority w:val="99"/>
    <w:unhideWhenUsed/>
    <w:rsid w:val="003325E9"/>
    <w:pPr>
      <w:tabs>
        <w:tab w:val="center" w:pos="4513"/>
        <w:tab w:val="right" w:pos="9026"/>
      </w:tabs>
      <w:snapToGrid w:val="0"/>
    </w:pPr>
  </w:style>
  <w:style w:type="character" w:customStyle="1" w:styleId="Char0">
    <w:name w:val="바닥글 Char"/>
    <w:basedOn w:val="a0"/>
    <w:link w:val="a4"/>
    <w:uiPriority w:val="99"/>
    <w:rsid w:val="003325E9"/>
  </w:style>
  <w:style w:type="table" w:styleId="a5">
    <w:name w:val="Table Grid"/>
    <w:basedOn w:val="a1"/>
    <w:uiPriority w:val="59"/>
    <w:rsid w:val="003325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Balloon Text"/>
    <w:basedOn w:val="a"/>
    <w:link w:val="Char1"/>
    <w:uiPriority w:val="99"/>
    <w:semiHidden/>
    <w:unhideWhenUsed/>
    <w:rsid w:val="003325E9"/>
    <w:pPr>
      <w:spacing w:after="0" w:line="240" w:lineRule="auto"/>
    </w:pPr>
    <w:rPr>
      <w:rFonts w:asciiTheme="majorHAnsi" w:eastAsiaTheme="majorEastAsia" w:hAnsiTheme="majorHAnsi" w:cstheme="majorBidi"/>
      <w:sz w:val="18"/>
      <w:szCs w:val="18"/>
    </w:rPr>
  </w:style>
  <w:style w:type="character" w:customStyle="1" w:styleId="Char1">
    <w:name w:val="풍선 도움말 텍스트 Char"/>
    <w:basedOn w:val="a0"/>
    <w:link w:val="a6"/>
    <w:uiPriority w:val="99"/>
    <w:semiHidden/>
    <w:rsid w:val="003325E9"/>
    <w:rPr>
      <w:rFonts w:asciiTheme="majorHAnsi" w:eastAsiaTheme="majorEastAsia" w:hAnsiTheme="majorHAnsi" w:cstheme="majorBidi"/>
      <w:sz w:val="18"/>
      <w:szCs w:val="18"/>
    </w:rPr>
  </w:style>
  <w:style w:type="character" w:styleId="a7">
    <w:name w:val="line number"/>
    <w:basedOn w:val="a0"/>
    <w:uiPriority w:val="99"/>
    <w:semiHidden/>
    <w:unhideWhenUsed/>
    <w:rsid w:val="00EC1B78"/>
  </w:style>
  <w:style w:type="paragraph" w:styleId="a8">
    <w:name w:val="List Paragraph"/>
    <w:basedOn w:val="a"/>
    <w:uiPriority w:val="34"/>
    <w:qFormat/>
    <w:rsid w:val="00366D61"/>
    <w:pPr>
      <w:ind w:leftChars="400" w:left="800"/>
    </w:pPr>
  </w:style>
  <w:style w:type="table" w:customStyle="1" w:styleId="11">
    <w:name w:val="표 구분선1"/>
    <w:basedOn w:val="a1"/>
    <w:next w:val="a5"/>
    <w:uiPriority w:val="59"/>
    <w:rsid w:val="005C51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9">
    <w:name w:val="바탕글"/>
    <w:basedOn w:val="a"/>
    <w:rsid w:val="0091637C"/>
    <w:pPr>
      <w:snapToGrid w:val="0"/>
      <w:spacing w:after="0" w:line="384" w:lineRule="auto"/>
      <w:textAlignment w:val="baseline"/>
    </w:pPr>
    <w:rPr>
      <w:rFonts w:ascii="바탕" w:eastAsia="굴림" w:hAnsi="굴림" w:cs="굴림"/>
      <w:color w:val="000000"/>
      <w:kern w:val="0"/>
      <w:szCs w:val="20"/>
    </w:rPr>
  </w:style>
  <w:style w:type="character" w:customStyle="1" w:styleId="1Char">
    <w:name w:val="제목 1 Char"/>
    <w:basedOn w:val="a0"/>
    <w:link w:val="10"/>
    <w:uiPriority w:val="9"/>
    <w:rsid w:val="0024589F"/>
    <w:rPr>
      <w:rFonts w:ascii="맑은 고딕" w:eastAsia="맑은 고딕" w:hAnsi="맑은 고딕" w:cs="맑은 고딕"/>
      <w:b/>
      <w:bCs/>
      <w:color w:val="000000"/>
      <w:sz w:val="28"/>
      <w:szCs w:val="28"/>
    </w:rPr>
  </w:style>
  <w:style w:type="numbering" w:customStyle="1" w:styleId="1">
    <w:name w:val="스타일1"/>
    <w:uiPriority w:val="99"/>
    <w:rsid w:val="0024589F"/>
    <w:pPr>
      <w:numPr>
        <w:numId w:val="6"/>
      </w:numPr>
    </w:pPr>
  </w:style>
  <w:style w:type="character" w:customStyle="1" w:styleId="2Char">
    <w:name w:val="제목 2 Char"/>
    <w:basedOn w:val="a0"/>
    <w:link w:val="2"/>
    <w:uiPriority w:val="9"/>
    <w:rsid w:val="0024589F"/>
    <w:rPr>
      <w:rFonts w:ascii="맑은 고딕" w:eastAsia="맑은 고딕" w:hAnsi="맑은 고딕" w:cs="맑은 고딕"/>
      <w:b/>
      <w:bCs/>
      <w:color w:val="000000"/>
      <w:sz w:val="25"/>
      <w:szCs w:val="25"/>
    </w:rPr>
  </w:style>
  <w:style w:type="character" w:customStyle="1" w:styleId="3Char">
    <w:name w:val="제목 3 Char"/>
    <w:basedOn w:val="a0"/>
    <w:link w:val="3"/>
    <w:uiPriority w:val="9"/>
    <w:rsid w:val="00E84D31"/>
    <w:rPr>
      <w:rFonts w:ascii="맑은 고딕" w:eastAsia="맑은 고딕" w:hAnsi="맑은 고딕" w:cs="맑은 고딕"/>
      <w:b/>
      <w:bCs/>
      <w:color w:val="000000"/>
      <w:sz w:val="23"/>
      <w:szCs w:val="23"/>
    </w:rPr>
  </w:style>
  <w:style w:type="paragraph" w:styleId="TOC">
    <w:name w:val="TOC Heading"/>
    <w:basedOn w:val="10"/>
    <w:next w:val="a"/>
    <w:uiPriority w:val="39"/>
    <w:unhideWhenUsed/>
    <w:qFormat/>
    <w:rsid w:val="0086786F"/>
    <w:pPr>
      <w:wordWrap/>
      <w:autoSpaceDE/>
      <w:autoSpaceDN/>
      <w:spacing w:before="240" w:after="0"/>
      <w:outlineLvl w:val="9"/>
    </w:pPr>
    <w:rPr>
      <w:color w:val="2F5496" w:themeColor="accent1" w:themeShade="BF"/>
      <w:kern w:val="0"/>
      <w:sz w:val="32"/>
      <w:szCs w:val="32"/>
    </w:rPr>
  </w:style>
  <w:style w:type="paragraph" w:styleId="12">
    <w:name w:val="toc 1"/>
    <w:basedOn w:val="a"/>
    <w:next w:val="a"/>
    <w:autoRedefine/>
    <w:uiPriority w:val="39"/>
    <w:unhideWhenUsed/>
    <w:rsid w:val="00B041B6"/>
    <w:pPr>
      <w:tabs>
        <w:tab w:val="left" w:pos="425"/>
        <w:tab w:val="right" w:leader="dot" w:pos="9628"/>
      </w:tabs>
      <w:spacing w:after="0" w:line="240" w:lineRule="auto"/>
    </w:pPr>
  </w:style>
  <w:style w:type="paragraph" w:styleId="20">
    <w:name w:val="toc 2"/>
    <w:basedOn w:val="a"/>
    <w:next w:val="a"/>
    <w:autoRedefine/>
    <w:uiPriority w:val="39"/>
    <w:unhideWhenUsed/>
    <w:rsid w:val="00C97B66"/>
    <w:pPr>
      <w:ind w:leftChars="200" w:left="425"/>
    </w:pPr>
  </w:style>
  <w:style w:type="character" w:styleId="aa">
    <w:name w:val="Hyperlink"/>
    <w:basedOn w:val="a0"/>
    <w:uiPriority w:val="99"/>
    <w:unhideWhenUsed/>
    <w:rsid w:val="00C97B66"/>
    <w:rPr>
      <w:color w:val="0563C1" w:themeColor="hyperlink"/>
      <w:u w:val="single"/>
    </w:rPr>
  </w:style>
  <w:style w:type="paragraph" w:styleId="ab">
    <w:name w:val="caption"/>
    <w:basedOn w:val="a"/>
    <w:next w:val="a"/>
    <w:uiPriority w:val="35"/>
    <w:unhideWhenUsed/>
    <w:qFormat/>
    <w:rsid w:val="00464142"/>
    <w:rPr>
      <w:b/>
      <w:bCs/>
      <w:szCs w:val="20"/>
    </w:rPr>
  </w:style>
  <w:style w:type="paragraph" w:styleId="ac">
    <w:name w:val="No Spacing"/>
    <w:uiPriority w:val="1"/>
    <w:qFormat/>
    <w:rsid w:val="00EC5A64"/>
    <w:pPr>
      <w:widowControl w:val="0"/>
      <w:wordWrap w:val="0"/>
      <w:autoSpaceDE w:val="0"/>
      <w:autoSpaceDN w:val="0"/>
      <w:spacing w:after="0" w:line="240" w:lineRule="auto"/>
    </w:pPr>
  </w:style>
  <w:style w:type="paragraph" w:styleId="30">
    <w:name w:val="toc 3"/>
    <w:basedOn w:val="a"/>
    <w:next w:val="a"/>
    <w:autoRedefine/>
    <w:uiPriority w:val="39"/>
    <w:unhideWhenUsed/>
    <w:rsid w:val="001D27EA"/>
    <w:pPr>
      <w:ind w:leftChars="400" w:left="850"/>
    </w:pPr>
  </w:style>
  <w:style w:type="character" w:customStyle="1" w:styleId="hps">
    <w:name w:val="hps"/>
    <w:basedOn w:val="a0"/>
    <w:rsid w:val="00A459D5"/>
  </w:style>
  <w:style w:type="character" w:customStyle="1" w:styleId="4Char">
    <w:name w:val="제목 4 Char"/>
    <w:basedOn w:val="a0"/>
    <w:link w:val="4"/>
    <w:uiPriority w:val="9"/>
    <w:rsid w:val="002F4407"/>
    <w:rPr>
      <w:rFonts w:ascii="맑은 고딕" w:eastAsia="맑은 고딕" w:hAnsi="맑은 고딕" w:cs="맑은 고딕"/>
      <w:b/>
      <w:bCs/>
      <w:color w:val="000000"/>
      <w:sz w:val="22"/>
    </w:rPr>
  </w:style>
  <w:style w:type="character" w:customStyle="1" w:styleId="5Char">
    <w:name w:val="제목 5 Char"/>
    <w:basedOn w:val="a0"/>
    <w:link w:val="5"/>
    <w:uiPriority w:val="9"/>
    <w:rsid w:val="00F470B5"/>
    <w:rPr>
      <w:rFonts w:ascii="맑은 고딕" w:eastAsia="맑은 고딕" w:hAnsi="맑은 고딕" w:cs="맑은 고딕"/>
      <w:b/>
      <w:bCs/>
      <w:color w:val="000000"/>
      <w:sz w:val="21"/>
      <w:szCs w:val="21"/>
    </w:rPr>
  </w:style>
  <w:style w:type="character" w:styleId="ad">
    <w:name w:val="Placeholder Text"/>
    <w:basedOn w:val="a0"/>
    <w:uiPriority w:val="99"/>
    <w:semiHidden/>
    <w:rsid w:val="00C91116"/>
    <w:rPr>
      <w:color w:val="808080"/>
    </w:rPr>
  </w:style>
  <w:style w:type="character" w:styleId="ae">
    <w:name w:val="Emphasis"/>
    <w:basedOn w:val="a0"/>
    <w:uiPriority w:val="20"/>
    <w:qFormat/>
    <w:rsid w:val="002C19E9"/>
    <w:rPr>
      <w:i/>
      <w:iCs/>
    </w:rPr>
  </w:style>
  <w:style w:type="paragraph" w:styleId="af">
    <w:name w:val="Revision"/>
    <w:hidden/>
    <w:uiPriority w:val="99"/>
    <w:semiHidden/>
    <w:rsid w:val="0086786F"/>
    <w:pPr>
      <w:spacing w:after="0" w:line="240" w:lineRule="auto"/>
      <w:jc w:val="left"/>
    </w:pPr>
  </w:style>
  <w:style w:type="paragraph" w:customStyle="1" w:styleId="TDC">
    <w:name w:val="TDC 문서 제목"/>
    <w:basedOn w:val="af0"/>
    <w:next w:val="TDC10"/>
    <w:uiPriority w:val="1"/>
    <w:qFormat/>
    <w:pPr>
      <w:keepNext/>
      <w:keepLines/>
      <w:spacing w:after="280" w:line="264" w:lineRule="auto"/>
      <w:jc w:val="center"/>
    </w:pPr>
    <w:rPr>
      <w:b/>
      <w:sz w:val="38"/>
    </w:rPr>
  </w:style>
  <w:style w:type="paragraph" w:customStyle="1" w:styleId="TDC10">
    <w:name w:val="TDC 본문 1"/>
    <w:basedOn w:val="af0"/>
    <w:uiPriority w:val="20"/>
    <w:qFormat/>
    <w:rPr>
      <w:szCs w:val="20"/>
    </w:rPr>
  </w:style>
  <w:style w:type="paragraph" w:customStyle="1" w:styleId="TDC20">
    <w:name w:val="TDC 본문 2"/>
    <w:basedOn w:val="af0"/>
    <w:uiPriority w:val="21"/>
    <w:qFormat/>
    <w:pPr>
      <w:ind w:left="198"/>
    </w:pPr>
    <w:rPr>
      <w:szCs w:val="20"/>
    </w:rPr>
  </w:style>
  <w:style w:type="paragraph" w:customStyle="1" w:styleId="TDC30">
    <w:name w:val="TDC 본문 3"/>
    <w:basedOn w:val="af0"/>
    <w:uiPriority w:val="22"/>
    <w:qFormat/>
    <w:pPr>
      <w:ind w:left="397"/>
    </w:pPr>
    <w:rPr>
      <w:szCs w:val="20"/>
    </w:rPr>
  </w:style>
  <w:style w:type="paragraph" w:customStyle="1" w:styleId="TDC40">
    <w:name w:val="TDC 본문 4"/>
    <w:basedOn w:val="af0"/>
    <w:uiPriority w:val="23"/>
    <w:qFormat/>
    <w:pPr>
      <w:ind w:left="595"/>
    </w:pPr>
    <w:rPr>
      <w:szCs w:val="20"/>
    </w:rPr>
  </w:style>
  <w:style w:type="paragraph" w:customStyle="1" w:styleId="TDC50">
    <w:name w:val="TDC 본문 5"/>
    <w:basedOn w:val="af0"/>
    <w:uiPriority w:val="24"/>
    <w:qFormat/>
    <w:pPr>
      <w:ind w:left="794"/>
    </w:pPr>
    <w:rPr>
      <w:szCs w:val="20"/>
    </w:rPr>
  </w:style>
  <w:style w:type="paragraph" w:customStyle="1" w:styleId="TDC60">
    <w:name w:val="TDC 본문 6"/>
    <w:basedOn w:val="af0"/>
    <w:uiPriority w:val="25"/>
    <w:qFormat/>
    <w:pPr>
      <w:ind w:left="992"/>
    </w:pPr>
    <w:rPr>
      <w:szCs w:val="20"/>
    </w:rPr>
  </w:style>
  <w:style w:type="paragraph" w:customStyle="1" w:styleId="TDC1">
    <w:name w:val="TDC 제목 1"/>
    <w:basedOn w:val="af0"/>
    <w:next w:val="TDC10"/>
    <w:uiPriority w:val="10"/>
    <w:qFormat/>
    <w:rsid w:val="00E9658D"/>
    <w:pPr>
      <w:keepNext/>
      <w:keepLines/>
      <w:numPr>
        <w:numId w:val="7"/>
      </w:numPr>
      <w:spacing w:before="160" w:after="80" w:line="276" w:lineRule="auto"/>
      <w:outlineLvl w:val="0"/>
    </w:pPr>
    <w:rPr>
      <w:b/>
      <w:sz w:val="28"/>
      <w:szCs w:val="28"/>
    </w:rPr>
  </w:style>
  <w:style w:type="paragraph" w:customStyle="1" w:styleId="TDC2">
    <w:name w:val="TDC 제목 2"/>
    <w:basedOn w:val="af0"/>
    <w:next w:val="TDC20"/>
    <w:uiPriority w:val="11"/>
    <w:qFormat/>
    <w:rsid w:val="00E9658D"/>
    <w:pPr>
      <w:keepNext/>
      <w:keepLines/>
      <w:numPr>
        <w:ilvl w:val="1"/>
        <w:numId w:val="7"/>
      </w:numPr>
      <w:spacing w:before="160" w:after="80" w:line="276" w:lineRule="auto"/>
      <w:outlineLvl w:val="1"/>
    </w:pPr>
    <w:rPr>
      <w:b/>
      <w:sz w:val="26"/>
      <w:szCs w:val="26"/>
    </w:rPr>
  </w:style>
  <w:style w:type="paragraph" w:customStyle="1" w:styleId="TDC3">
    <w:name w:val="TDC 제목 3"/>
    <w:basedOn w:val="af0"/>
    <w:next w:val="TDC30"/>
    <w:uiPriority w:val="12"/>
    <w:qFormat/>
    <w:rsid w:val="00E9658D"/>
    <w:pPr>
      <w:keepNext/>
      <w:keepLines/>
      <w:numPr>
        <w:ilvl w:val="2"/>
        <w:numId w:val="7"/>
      </w:numPr>
      <w:spacing w:before="160" w:after="80" w:line="276" w:lineRule="auto"/>
      <w:outlineLvl w:val="2"/>
    </w:pPr>
    <w:rPr>
      <w:b/>
      <w:sz w:val="24"/>
      <w:szCs w:val="24"/>
    </w:rPr>
  </w:style>
  <w:style w:type="paragraph" w:customStyle="1" w:styleId="TDC4">
    <w:name w:val="TDC 제목 4"/>
    <w:basedOn w:val="af0"/>
    <w:next w:val="TDC40"/>
    <w:uiPriority w:val="13"/>
    <w:qFormat/>
    <w:rsid w:val="00E9658D"/>
    <w:pPr>
      <w:keepNext/>
      <w:keepLines/>
      <w:numPr>
        <w:ilvl w:val="3"/>
        <w:numId w:val="7"/>
      </w:numPr>
      <w:spacing w:before="160" w:after="80" w:line="276" w:lineRule="auto"/>
      <w:outlineLvl w:val="3"/>
    </w:pPr>
    <w:rPr>
      <w:b/>
      <w:sz w:val="22"/>
    </w:rPr>
  </w:style>
  <w:style w:type="paragraph" w:customStyle="1" w:styleId="TDC5">
    <w:name w:val="TDC 제목 5"/>
    <w:basedOn w:val="af0"/>
    <w:next w:val="TDC50"/>
    <w:uiPriority w:val="14"/>
    <w:qFormat/>
    <w:rsid w:val="00E9658D"/>
    <w:pPr>
      <w:keepNext/>
      <w:keepLines/>
      <w:numPr>
        <w:ilvl w:val="4"/>
        <w:numId w:val="7"/>
      </w:numPr>
      <w:spacing w:before="160" w:after="80" w:line="276" w:lineRule="auto"/>
      <w:outlineLvl w:val="4"/>
    </w:pPr>
    <w:rPr>
      <w:b/>
      <w:szCs w:val="20"/>
    </w:rPr>
  </w:style>
  <w:style w:type="paragraph" w:customStyle="1" w:styleId="TDC6">
    <w:name w:val="TDC 제목 6"/>
    <w:basedOn w:val="af0"/>
    <w:next w:val="TDC60"/>
    <w:uiPriority w:val="15"/>
    <w:qFormat/>
    <w:rsid w:val="00E9658D"/>
    <w:pPr>
      <w:keepNext/>
      <w:keepLines/>
      <w:numPr>
        <w:ilvl w:val="5"/>
        <w:numId w:val="7"/>
      </w:numPr>
      <w:spacing w:before="160" w:after="80" w:line="276" w:lineRule="auto"/>
      <w:outlineLvl w:val="5"/>
    </w:pPr>
    <w:rPr>
      <w:b/>
      <w:szCs w:val="20"/>
    </w:rPr>
  </w:style>
  <w:style w:type="paragraph" w:customStyle="1" w:styleId="TDC0">
    <w:name w:val="TDC 표 머리행"/>
    <w:basedOn w:val="af0"/>
    <w:uiPriority w:val="30"/>
    <w:qFormat/>
    <w:pPr>
      <w:keepNext/>
      <w:spacing w:before="40" w:after="40" w:line="276" w:lineRule="auto"/>
      <w:jc w:val="center"/>
    </w:pPr>
    <w:rPr>
      <w:b/>
      <w:szCs w:val="20"/>
    </w:rPr>
  </w:style>
  <w:style w:type="paragraph" w:customStyle="1" w:styleId="TDC7">
    <w:name w:val="TDC 표 본문"/>
    <w:basedOn w:val="af0"/>
    <w:uiPriority w:val="31"/>
    <w:qFormat/>
    <w:pPr>
      <w:spacing w:before="40" w:after="40" w:line="276" w:lineRule="auto"/>
      <w:jc w:val="left"/>
    </w:pPr>
    <w:rPr>
      <w:szCs w:val="20"/>
    </w:rPr>
  </w:style>
  <w:style w:type="paragraph" w:customStyle="1" w:styleId="TDC8">
    <w:name w:val="TDC 그림"/>
    <w:basedOn w:val="af0"/>
    <w:next w:val="TDC10"/>
    <w:uiPriority w:val="40"/>
    <w:qFormat/>
    <w:pPr>
      <w:keepNext/>
      <w:spacing w:before="160" w:after="120" w:line="240" w:lineRule="auto"/>
      <w:jc w:val="center"/>
    </w:pPr>
    <w:rPr>
      <w:szCs w:val="20"/>
    </w:rPr>
  </w:style>
  <w:style w:type="paragraph" w:customStyle="1" w:styleId="TDC9">
    <w:name w:val="TDC 표 캡션"/>
    <w:basedOn w:val="af0"/>
    <w:next w:val="TDC10"/>
    <w:uiPriority w:val="41"/>
    <w:qFormat/>
    <w:pPr>
      <w:keepNext/>
      <w:keepLines/>
      <w:spacing w:before="200" w:after="120" w:line="264" w:lineRule="auto"/>
    </w:pPr>
    <w:rPr>
      <w:b/>
      <w:szCs w:val="20"/>
    </w:rPr>
  </w:style>
  <w:style w:type="paragraph" w:customStyle="1" w:styleId="TDCa">
    <w:name w:val="TDC 그림 캡션"/>
    <w:basedOn w:val="af0"/>
    <w:next w:val="TDC10"/>
    <w:uiPriority w:val="42"/>
    <w:qFormat/>
    <w:pPr>
      <w:keepLines/>
      <w:spacing w:after="200" w:line="264" w:lineRule="auto"/>
      <w:jc w:val="center"/>
    </w:pPr>
    <w:rPr>
      <w:b/>
      <w:szCs w:val="20"/>
    </w:rPr>
  </w:style>
  <w:style w:type="paragraph" w:customStyle="1" w:styleId="TDCb">
    <w:name w:val="TDC 주석"/>
    <w:basedOn w:val="af0"/>
    <w:next w:val="TDC10"/>
    <w:uiPriority w:val="43"/>
    <w:qFormat/>
    <w:pPr>
      <w:spacing w:before="80" w:after="120"/>
    </w:pPr>
    <w:rPr>
      <w:szCs w:val="20"/>
    </w:rPr>
  </w:style>
  <w:style w:type="paragraph" w:customStyle="1" w:styleId="TDCc">
    <w:name w:val="TDC 수식"/>
    <w:basedOn w:val="af0"/>
    <w:next w:val="TDC10"/>
    <w:uiPriority w:val="44"/>
    <w:qFormat/>
    <w:pPr>
      <w:keepLines/>
      <w:spacing w:before="240" w:after="240"/>
      <w:jc w:val="center"/>
    </w:pPr>
    <w:rPr>
      <w:rFonts w:ascii="Cambria Math" w:hAnsi="Cambria Math"/>
      <w:szCs w:val="20"/>
    </w:rPr>
  </w:style>
  <w:style w:type="table" w:customStyle="1" w:styleId="TDCd">
    <w:name w:val="TDC 표"/>
    <w:basedOn w:val="af1"/>
    <w:uiPriority w:val="32"/>
    <w:qFormat/>
    <w:pPr>
      <w:snapToGrid w:val="0"/>
      <w:spacing w:before="40" w:after="40"/>
      <w:jc w:val="center"/>
    </w:pPr>
    <w:rPr>
      <w:rFonts w:ascii="맑은 고딕" w:eastAsia="맑은 고딕" w:hAnsi="맑은 고딕" w:cs="맑은 고딕"/>
      <w:color w:val="000000"/>
      <w:kern w:val="0"/>
      <w:szCs w:val="20"/>
      <w:lang w:val="ko-KR"/>
    </w:rPr>
    <w:tblP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top w:w="60" w:type="dxa"/>
        <w:left w:w="100" w:type="dxa"/>
        <w:bottom w:w="60" w:type="dxa"/>
        <w:right w:w="100" w:type="dxa"/>
      </w:tblCellMar>
    </w:tblPr>
    <w:tcPr>
      <w:vAlign w:val="center"/>
    </w:tcPr>
    <w:tblStylePr w:type="firstRow">
      <w:pPr>
        <w:jc w:val="center"/>
      </w:pPr>
      <w:rPr>
        <w:b/>
        <w:sz w:val="20"/>
      </w:rPr>
      <w:tblPr/>
      <w:tcPr>
        <w:shd w:val="clear" w:color="auto" w:fill="F5F5F5"/>
        <w:vAlign w:val="center"/>
      </w:tcPr>
    </w:tblStylePr>
    <w:tblStylePr w:type="firstCol">
      <w:pPr>
        <w:jc w:val="center"/>
      </w:pPr>
      <w:rPr>
        <w:b/>
        <w:sz w:val="20"/>
      </w:rPr>
      <w:tblPr/>
      <w:tcPr>
        <w:shd w:val="clear" w:color="auto" w:fill="F5F5F5"/>
        <w:vAlign w:val="center"/>
      </w:tcPr>
    </w:tblStylePr>
  </w:style>
  <w:style w:type="table" w:customStyle="1" w:styleId="TDC11">
    <w:name w:val="TDC 표 1"/>
    <w:basedOn w:val="af1"/>
    <w:uiPriority w:val="32"/>
    <w:qFormat/>
    <w:pPr>
      <w:snapToGrid w:val="0"/>
      <w:spacing w:before="40" w:after="40"/>
      <w:jc w:val="center"/>
    </w:pPr>
    <w:rPr>
      <w:rFonts w:ascii="맑은 고딕" w:eastAsia="맑은 고딕" w:hAnsi="맑은 고딕" w:cs="맑은 고딕"/>
      <w:color w:val="000000"/>
      <w:kern w:val="0"/>
      <w:szCs w:val="20"/>
      <w:lang w:val="ko-KR"/>
    </w:rPr>
    <w:tblPr>
      <w:tblInd w:w="10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top w:w="60" w:type="dxa"/>
        <w:left w:w="100" w:type="dxa"/>
        <w:bottom w:w="60" w:type="dxa"/>
        <w:right w:w="100" w:type="dxa"/>
      </w:tblCellMar>
    </w:tblPr>
    <w:tcPr>
      <w:vAlign w:val="center"/>
    </w:tcPr>
    <w:tblStylePr w:type="firstRow">
      <w:pPr>
        <w:jc w:val="center"/>
      </w:pPr>
      <w:rPr>
        <w:b/>
        <w:sz w:val="20"/>
      </w:rPr>
      <w:tblPr/>
      <w:tcPr>
        <w:shd w:val="clear" w:color="auto" w:fill="F5F5F5"/>
        <w:vAlign w:val="center"/>
      </w:tcPr>
    </w:tblStylePr>
    <w:tblStylePr w:type="firstCol">
      <w:pPr>
        <w:jc w:val="center"/>
      </w:pPr>
      <w:rPr>
        <w:b/>
        <w:sz w:val="20"/>
      </w:rPr>
      <w:tblPr/>
      <w:tcPr>
        <w:shd w:val="clear" w:color="auto" w:fill="F5F5F5"/>
        <w:vAlign w:val="center"/>
      </w:tcPr>
    </w:tblStylePr>
  </w:style>
  <w:style w:type="table" w:customStyle="1" w:styleId="TDC21">
    <w:name w:val="TDC 표 2"/>
    <w:basedOn w:val="af1"/>
    <w:uiPriority w:val="32"/>
    <w:qFormat/>
    <w:pPr>
      <w:snapToGrid w:val="0"/>
      <w:spacing w:before="40" w:after="40"/>
      <w:jc w:val="center"/>
    </w:pPr>
    <w:rPr>
      <w:rFonts w:ascii="맑은 고딕" w:eastAsia="맑은 고딕" w:hAnsi="맑은 고딕" w:cs="맑은 고딕"/>
      <w:color w:val="000000"/>
      <w:kern w:val="0"/>
      <w:szCs w:val="20"/>
      <w:lang w:val="ko-KR"/>
    </w:rPr>
    <w:tblPr>
      <w:tblInd w:w="298"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top w:w="60" w:type="dxa"/>
        <w:left w:w="100" w:type="dxa"/>
        <w:bottom w:w="60" w:type="dxa"/>
        <w:right w:w="100" w:type="dxa"/>
      </w:tblCellMar>
    </w:tblPr>
    <w:tcPr>
      <w:vAlign w:val="center"/>
    </w:tcPr>
    <w:tblStylePr w:type="firstRow">
      <w:pPr>
        <w:jc w:val="center"/>
      </w:pPr>
      <w:rPr>
        <w:b/>
        <w:sz w:val="20"/>
      </w:rPr>
      <w:tblPr/>
      <w:tcPr>
        <w:shd w:val="clear" w:color="auto" w:fill="F5F5F5"/>
        <w:vAlign w:val="center"/>
      </w:tcPr>
    </w:tblStylePr>
    <w:tblStylePr w:type="firstCol">
      <w:pPr>
        <w:jc w:val="center"/>
      </w:pPr>
      <w:rPr>
        <w:b/>
        <w:sz w:val="20"/>
      </w:rPr>
      <w:tblPr/>
      <w:tcPr>
        <w:shd w:val="clear" w:color="auto" w:fill="F5F5F5"/>
        <w:vAlign w:val="center"/>
      </w:tcPr>
    </w:tblStylePr>
  </w:style>
  <w:style w:type="table" w:customStyle="1" w:styleId="TDC31">
    <w:name w:val="TDC 표 3"/>
    <w:basedOn w:val="af1"/>
    <w:uiPriority w:val="32"/>
    <w:qFormat/>
    <w:pPr>
      <w:snapToGrid w:val="0"/>
      <w:spacing w:before="40" w:after="40"/>
      <w:jc w:val="center"/>
    </w:pPr>
    <w:rPr>
      <w:rFonts w:ascii="맑은 고딕" w:eastAsia="맑은 고딕" w:hAnsi="맑은 고딕" w:cs="맑은 고딕"/>
      <w:color w:val="000000"/>
      <w:kern w:val="0"/>
      <w:szCs w:val="20"/>
      <w:lang w:val="ko-KR"/>
    </w:rPr>
    <w:tblPr>
      <w:tblInd w:w="497"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top w:w="60" w:type="dxa"/>
        <w:left w:w="100" w:type="dxa"/>
        <w:bottom w:w="60" w:type="dxa"/>
        <w:right w:w="100" w:type="dxa"/>
      </w:tblCellMar>
    </w:tblPr>
    <w:tcPr>
      <w:vAlign w:val="center"/>
    </w:tcPr>
    <w:tblStylePr w:type="firstRow">
      <w:pPr>
        <w:jc w:val="center"/>
      </w:pPr>
      <w:rPr>
        <w:b/>
        <w:sz w:val="20"/>
      </w:rPr>
      <w:tblPr/>
      <w:tcPr>
        <w:shd w:val="clear" w:color="auto" w:fill="F5F5F5"/>
        <w:vAlign w:val="center"/>
      </w:tcPr>
    </w:tblStylePr>
    <w:tblStylePr w:type="firstCol">
      <w:pPr>
        <w:jc w:val="center"/>
      </w:pPr>
      <w:rPr>
        <w:b/>
        <w:sz w:val="20"/>
      </w:rPr>
      <w:tblPr/>
      <w:tcPr>
        <w:shd w:val="clear" w:color="auto" w:fill="F5F5F5"/>
        <w:vAlign w:val="center"/>
      </w:tcPr>
    </w:tblStylePr>
  </w:style>
  <w:style w:type="table" w:customStyle="1" w:styleId="TDC41">
    <w:name w:val="TDC 표 4"/>
    <w:basedOn w:val="af1"/>
    <w:uiPriority w:val="32"/>
    <w:qFormat/>
    <w:pPr>
      <w:snapToGrid w:val="0"/>
      <w:spacing w:before="40" w:after="40"/>
      <w:jc w:val="center"/>
    </w:pPr>
    <w:rPr>
      <w:rFonts w:ascii="맑은 고딕" w:eastAsia="맑은 고딕" w:hAnsi="맑은 고딕" w:cs="맑은 고딕"/>
      <w:color w:val="000000"/>
      <w:kern w:val="0"/>
      <w:szCs w:val="20"/>
      <w:lang w:val="ko-KR"/>
    </w:rPr>
    <w:tblPr>
      <w:tblInd w:w="695"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top w:w="60" w:type="dxa"/>
        <w:left w:w="100" w:type="dxa"/>
        <w:bottom w:w="60" w:type="dxa"/>
        <w:right w:w="100" w:type="dxa"/>
      </w:tblCellMar>
    </w:tblPr>
    <w:tcPr>
      <w:vAlign w:val="center"/>
    </w:tcPr>
    <w:tblStylePr w:type="firstRow">
      <w:pPr>
        <w:jc w:val="center"/>
      </w:pPr>
      <w:rPr>
        <w:b/>
        <w:sz w:val="20"/>
      </w:rPr>
      <w:tblPr/>
      <w:tcPr>
        <w:shd w:val="clear" w:color="auto" w:fill="F5F5F5"/>
        <w:vAlign w:val="center"/>
      </w:tcPr>
    </w:tblStylePr>
    <w:tblStylePr w:type="firstCol">
      <w:pPr>
        <w:jc w:val="center"/>
      </w:pPr>
      <w:rPr>
        <w:b/>
        <w:sz w:val="20"/>
      </w:rPr>
      <w:tblPr/>
      <w:tcPr>
        <w:shd w:val="clear" w:color="auto" w:fill="F5F5F5"/>
        <w:vAlign w:val="center"/>
      </w:tcPr>
    </w:tblStylePr>
  </w:style>
  <w:style w:type="table" w:customStyle="1" w:styleId="TDC51">
    <w:name w:val="TDC 표 5"/>
    <w:basedOn w:val="af1"/>
    <w:uiPriority w:val="32"/>
    <w:qFormat/>
    <w:pPr>
      <w:snapToGrid w:val="0"/>
      <w:spacing w:before="40" w:after="40"/>
      <w:jc w:val="center"/>
    </w:pPr>
    <w:rPr>
      <w:rFonts w:ascii="맑은 고딕" w:eastAsia="맑은 고딕" w:hAnsi="맑은 고딕" w:cs="맑은 고딕"/>
      <w:color w:val="000000"/>
      <w:kern w:val="0"/>
      <w:szCs w:val="20"/>
      <w:lang w:val="ko-KR"/>
    </w:rPr>
    <w:tblPr>
      <w:tblInd w:w="894"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top w:w="60" w:type="dxa"/>
        <w:left w:w="100" w:type="dxa"/>
        <w:bottom w:w="60" w:type="dxa"/>
        <w:right w:w="100" w:type="dxa"/>
      </w:tblCellMar>
    </w:tblPr>
    <w:tcPr>
      <w:vAlign w:val="center"/>
    </w:tcPr>
    <w:tblStylePr w:type="firstRow">
      <w:pPr>
        <w:jc w:val="center"/>
      </w:pPr>
      <w:rPr>
        <w:b/>
        <w:sz w:val="20"/>
      </w:rPr>
      <w:tblPr/>
      <w:tcPr>
        <w:shd w:val="clear" w:color="auto" w:fill="F5F5F5"/>
        <w:vAlign w:val="center"/>
      </w:tcPr>
    </w:tblStylePr>
    <w:tblStylePr w:type="firstCol">
      <w:pPr>
        <w:jc w:val="center"/>
      </w:pPr>
      <w:rPr>
        <w:b/>
        <w:sz w:val="20"/>
      </w:rPr>
      <w:tblPr/>
      <w:tcPr>
        <w:shd w:val="clear" w:color="auto" w:fill="F5F5F5"/>
        <w:vAlign w:val="center"/>
      </w:tcPr>
    </w:tblStylePr>
  </w:style>
  <w:style w:type="table" w:customStyle="1" w:styleId="TDC61">
    <w:name w:val="TDC 표 6"/>
    <w:basedOn w:val="af1"/>
    <w:uiPriority w:val="32"/>
    <w:qFormat/>
    <w:pPr>
      <w:snapToGrid w:val="0"/>
      <w:spacing w:before="40" w:after="40"/>
      <w:jc w:val="center"/>
    </w:pPr>
    <w:rPr>
      <w:rFonts w:ascii="맑은 고딕" w:eastAsia="맑은 고딕" w:hAnsi="맑은 고딕" w:cs="맑은 고딕"/>
      <w:color w:val="000000"/>
      <w:kern w:val="0"/>
      <w:szCs w:val="20"/>
      <w:lang w:val="ko-KR"/>
    </w:rPr>
    <w:tblPr>
      <w:tblInd w:w="1092"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top w:w="60" w:type="dxa"/>
        <w:left w:w="100" w:type="dxa"/>
        <w:bottom w:w="60" w:type="dxa"/>
        <w:right w:w="100" w:type="dxa"/>
      </w:tblCellMar>
    </w:tblPr>
    <w:tcPr>
      <w:vAlign w:val="center"/>
    </w:tcPr>
    <w:tblStylePr w:type="firstRow">
      <w:pPr>
        <w:jc w:val="center"/>
      </w:pPr>
      <w:rPr>
        <w:b/>
        <w:sz w:val="20"/>
      </w:rPr>
      <w:tblPr/>
      <w:tcPr>
        <w:shd w:val="clear" w:color="auto" w:fill="F5F5F5"/>
        <w:vAlign w:val="center"/>
      </w:tcPr>
    </w:tblStylePr>
    <w:tblStylePr w:type="firstCol">
      <w:pPr>
        <w:jc w:val="center"/>
      </w:pPr>
      <w:rPr>
        <w:b/>
        <w:sz w:val="20"/>
      </w:rPr>
      <w:tblPr/>
      <w:tcPr>
        <w:shd w:val="clear" w:color="auto" w:fill="F5F5F5"/>
        <w:vAlign w:val="center"/>
      </w:tcPr>
    </w:tblStylePr>
  </w:style>
  <w:style w:type="paragraph" w:customStyle="1" w:styleId="TDC12">
    <w:name w:val="TDC 표 캡션 1"/>
    <w:basedOn w:val="af0"/>
    <w:next w:val="TDC10"/>
    <w:uiPriority w:val="41"/>
    <w:qFormat/>
    <w:pPr>
      <w:keepNext/>
      <w:keepLines/>
      <w:spacing w:before="120" w:after="60" w:line="276" w:lineRule="auto"/>
    </w:pPr>
    <w:rPr>
      <w:b/>
      <w:szCs w:val="20"/>
    </w:rPr>
  </w:style>
  <w:style w:type="paragraph" w:customStyle="1" w:styleId="TDC22">
    <w:name w:val="TDC 표 캡션 2"/>
    <w:basedOn w:val="af0"/>
    <w:next w:val="TDC20"/>
    <w:uiPriority w:val="41"/>
    <w:qFormat/>
    <w:pPr>
      <w:keepNext/>
      <w:keepLines/>
      <w:spacing w:before="120" w:after="60" w:line="276" w:lineRule="auto"/>
      <w:ind w:left="198"/>
    </w:pPr>
    <w:rPr>
      <w:b/>
      <w:szCs w:val="20"/>
    </w:rPr>
  </w:style>
  <w:style w:type="paragraph" w:customStyle="1" w:styleId="TDC32">
    <w:name w:val="TDC 표 캡션 3"/>
    <w:basedOn w:val="af0"/>
    <w:next w:val="TDC30"/>
    <w:uiPriority w:val="41"/>
    <w:qFormat/>
    <w:pPr>
      <w:keepNext/>
      <w:keepLines/>
      <w:spacing w:before="120" w:after="60" w:line="276" w:lineRule="auto"/>
      <w:ind w:left="397"/>
    </w:pPr>
    <w:rPr>
      <w:b/>
      <w:szCs w:val="20"/>
    </w:rPr>
  </w:style>
  <w:style w:type="paragraph" w:customStyle="1" w:styleId="TDC42">
    <w:name w:val="TDC 표 캡션 4"/>
    <w:basedOn w:val="af0"/>
    <w:next w:val="TDC40"/>
    <w:uiPriority w:val="41"/>
    <w:qFormat/>
    <w:pPr>
      <w:keepNext/>
      <w:keepLines/>
      <w:spacing w:before="120" w:after="60" w:line="276" w:lineRule="auto"/>
      <w:ind w:left="595"/>
    </w:pPr>
    <w:rPr>
      <w:b/>
      <w:szCs w:val="20"/>
    </w:rPr>
  </w:style>
  <w:style w:type="paragraph" w:customStyle="1" w:styleId="TDC52">
    <w:name w:val="TDC 표 캡션 5"/>
    <w:basedOn w:val="af0"/>
    <w:next w:val="TDC50"/>
    <w:uiPriority w:val="41"/>
    <w:qFormat/>
    <w:pPr>
      <w:keepNext/>
      <w:keepLines/>
      <w:spacing w:before="120" w:after="60" w:line="276" w:lineRule="auto"/>
      <w:ind w:left="794"/>
    </w:pPr>
    <w:rPr>
      <w:b/>
      <w:szCs w:val="20"/>
    </w:rPr>
  </w:style>
  <w:style w:type="paragraph" w:customStyle="1" w:styleId="TDC62">
    <w:name w:val="TDC 표 캡션 6"/>
    <w:basedOn w:val="af0"/>
    <w:next w:val="TDC60"/>
    <w:uiPriority w:val="41"/>
    <w:qFormat/>
    <w:pPr>
      <w:keepNext/>
      <w:keepLines/>
      <w:spacing w:before="120" w:after="60" w:line="276" w:lineRule="auto"/>
      <w:ind w:left="992"/>
    </w:pPr>
    <w:rPr>
      <w:b/>
      <w:szCs w:val="20"/>
    </w:rPr>
  </w:style>
  <w:style w:type="paragraph" w:customStyle="1" w:styleId="TDC13">
    <w:name w:val="TDC 주석 1"/>
    <w:basedOn w:val="af0"/>
    <w:next w:val="TDC10"/>
    <w:uiPriority w:val="43"/>
    <w:qFormat/>
    <w:pPr>
      <w:spacing w:before="80" w:after="120"/>
    </w:pPr>
    <w:rPr>
      <w:szCs w:val="20"/>
    </w:rPr>
  </w:style>
  <w:style w:type="paragraph" w:customStyle="1" w:styleId="TDC23">
    <w:name w:val="TDC 주석 2"/>
    <w:basedOn w:val="af0"/>
    <w:next w:val="TDC20"/>
    <w:uiPriority w:val="43"/>
    <w:qFormat/>
    <w:pPr>
      <w:spacing w:before="80" w:after="120"/>
      <w:ind w:left="198"/>
    </w:pPr>
    <w:rPr>
      <w:szCs w:val="20"/>
    </w:rPr>
  </w:style>
  <w:style w:type="paragraph" w:customStyle="1" w:styleId="TDC33">
    <w:name w:val="TDC 주석 3"/>
    <w:basedOn w:val="af0"/>
    <w:next w:val="TDC30"/>
    <w:uiPriority w:val="43"/>
    <w:qFormat/>
    <w:pPr>
      <w:spacing w:before="80" w:after="120"/>
      <w:ind w:left="397"/>
    </w:pPr>
    <w:rPr>
      <w:szCs w:val="20"/>
    </w:rPr>
  </w:style>
  <w:style w:type="paragraph" w:customStyle="1" w:styleId="TDC43">
    <w:name w:val="TDC 주석 4"/>
    <w:basedOn w:val="af0"/>
    <w:next w:val="TDC40"/>
    <w:uiPriority w:val="43"/>
    <w:qFormat/>
    <w:pPr>
      <w:spacing w:before="80" w:after="120"/>
      <w:ind w:left="595"/>
    </w:pPr>
    <w:rPr>
      <w:szCs w:val="20"/>
    </w:rPr>
  </w:style>
  <w:style w:type="paragraph" w:customStyle="1" w:styleId="TDC53">
    <w:name w:val="TDC 주석 5"/>
    <w:basedOn w:val="af0"/>
    <w:next w:val="TDC50"/>
    <w:uiPriority w:val="43"/>
    <w:qFormat/>
    <w:pPr>
      <w:spacing w:before="80" w:after="120"/>
      <w:ind w:left="794"/>
    </w:pPr>
    <w:rPr>
      <w:szCs w:val="20"/>
    </w:rPr>
  </w:style>
  <w:style w:type="paragraph" w:customStyle="1" w:styleId="TDC63">
    <w:name w:val="TDC 주석 6"/>
    <w:basedOn w:val="af0"/>
    <w:next w:val="TDC60"/>
    <w:uiPriority w:val="43"/>
    <w:qFormat/>
    <w:pPr>
      <w:spacing w:before="80" w:after="120"/>
      <w:ind w:left="992"/>
    </w:pPr>
    <w:rPr>
      <w:szCs w:val="20"/>
    </w:rPr>
  </w:style>
  <w:style w:type="paragraph" w:customStyle="1" w:styleId="TDC14">
    <w:name w:val="TDC 그림 1"/>
    <w:basedOn w:val="af0"/>
    <w:next w:val="TDC10"/>
    <w:uiPriority w:val="40"/>
    <w:qFormat/>
    <w:pPr>
      <w:keepNext/>
      <w:spacing w:before="160" w:after="120" w:line="240" w:lineRule="auto"/>
      <w:jc w:val="center"/>
    </w:pPr>
    <w:rPr>
      <w:szCs w:val="20"/>
    </w:rPr>
  </w:style>
  <w:style w:type="paragraph" w:customStyle="1" w:styleId="TDC24">
    <w:name w:val="TDC 그림 2"/>
    <w:basedOn w:val="af0"/>
    <w:next w:val="TDC20"/>
    <w:uiPriority w:val="40"/>
    <w:qFormat/>
    <w:pPr>
      <w:keepNext/>
      <w:spacing w:before="160" w:after="120" w:line="240" w:lineRule="auto"/>
      <w:ind w:left="198"/>
      <w:jc w:val="center"/>
    </w:pPr>
    <w:rPr>
      <w:szCs w:val="20"/>
    </w:rPr>
  </w:style>
  <w:style w:type="paragraph" w:customStyle="1" w:styleId="TDC34">
    <w:name w:val="TDC 그림 3"/>
    <w:basedOn w:val="af0"/>
    <w:next w:val="TDC30"/>
    <w:uiPriority w:val="40"/>
    <w:qFormat/>
    <w:pPr>
      <w:keepNext/>
      <w:spacing w:before="160" w:after="120" w:line="240" w:lineRule="auto"/>
      <w:ind w:left="397"/>
      <w:jc w:val="center"/>
    </w:pPr>
    <w:rPr>
      <w:szCs w:val="20"/>
    </w:rPr>
  </w:style>
  <w:style w:type="paragraph" w:customStyle="1" w:styleId="TDC44">
    <w:name w:val="TDC 그림 4"/>
    <w:basedOn w:val="af0"/>
    <w:next w:val="TDC40"/>
    <w:uiPriority w:val="40"/>
    <w:qFormat/>
    <w:pPr>
      <w:keepNext/>
      <w:spacing w:before="160" w:after="120" w:line="240" w:lineRule="auto"/>
      <w:ind w:left="595"/>
      <w:jc w:val="center"/>
    </w:pPr>
    <w:rPr>
      <w:szCs w:val="20"/>
    </w:rPr>
  </w:style>
  <w:style w:type="paragraph" w:customStyle="1" w:styleId="TDC54">
    <w:name w:val="TDC 그림 5"/>
    <w:basedOn w:val="af0"/>
    <w:next w:val="TDC50"/>
    <w:uiPriority w:val="40"/>
    <w:qFormat/>
    <w:pPr>
      <w:keepNext/>
      <w:spacing w:before="160" w:after="120" w:line="240" w:lineRule="auto"/>
      <w:ind w:left="794"/>
      <w:jc w:val="center"/>
    </w:pPr>
    <w:rPr>
      <w:szCs w:val="20"/>
    </w:rPr>
  </w:style>
  <w:style w:type="paragraph" w:customStyle="1" w:styleId="TDC64">
    <w:name w:val="TDC 그림 6"/>
    <w:basedOn w:val="af0"/>
    <w:next w:val="TDC60"/>
    <w:uiPriority w:val="40"/>
    <w:qFormat/>
    <w:pPr>
      <w:keepNext/>
      <w:spacing w:before="160" w:after="120" w:line="240" w:lineRule="auto"/>
      <w:ind w:left="992"/>
      <w:jc w:val="center"/>
    </w:pPr>
    <w:rPr>
      <w:szCs w:val="20"/>
    </w:rPr>
  </w:style>
  <w:style w:type="paragraph" w:customStyle="1" w:styleId="TDC15">
    <w:name w:val="TDC 그림 캡션 1"/>
    <w:basedOn w:val="af0"/>
    <w:next w:val="TDC10"/>
    <w:uiPriority w:val="42"/>
    <w:qFormat/>
    <w:pPr>
      <w:keepLines/>
      <w:spacing w:after="200" w:line="264" w:lineRule="auto"/>
      <w:jc w:val="center"/>
    </w:pPr>
    <w:rPr>
      <w:b/>
      <w:szCs w:val="20"/>
    </w:rPr>
  </w:style>
  <w:style w:type="paragraph" w:customStyle="1" w:styleId="TDC25">
    <w:name w:val="TDC 그림 캡션 2"/>
    <w:basedOn w:val="af0"/>
    <w:next w:val="TDC20"/>
    <w:uiPriority w:val="42"/>
    <w:qFormat/>
    <w:pPr>
      <w:keepLines/>
      <w:spacing w:after="200" w:line="264" w:lineRule="auto"/>
      <w:ind w:left="198"/>
      <w:jc w:val="center"/>
    </w:pPr>
    <w:rPr>
      <w:b/>
      <w:szCs w:val="20"/>
    </w:rPr>
  </w:style>
  <w:style w:type="paragraph" w:customStyle="1" w:styleId="TDC35">
    <w:name w:val="TDC 그림 캡션 3"/>
    <w:basedOn w:val="af0"/>
    <w:next w:val="TDC30"/>
    <w:uiPriority w:val="42"/>
    <w:qFormat/>
    <w:pPr>
      <w:keepLines/>
      <w:spacing w:after="200" w:line="264" w:lineRule="auto"/>
      <w:ind w:left="397"/>
      <w:jc w:val="center"/>
    </w:pPr>
    <w:rPr>
      <w:b/>
      <w:szCs w:val="20"/>
    </w:rPr>
  </w:style>
  <w:style w:type="paragraph" w:customStyle="1" w:styleId="TDC45">
    <w:name w:val="TDC 그림 캡션 4"/>
    <w:basedOn w:val="af0"/>
    <w:next w:val="TDC40"/>
    <w:uiPriority w:val="42"/>
    <w:qFormat/>
    <w:pPr>
      <w:keepLines/>
      <w:spacing w:after="200" w:line="264" w:lineRule="auto"/>
      <w:ind w:left="595"/>
      <w:jc w:val="center"/>
    </w:pPr>
    <w:rPr>
      <w:b/>
      <w:szCs w:val="20"/>
    </w:rPr>
  </w:style>
  <w:style w:type="paragraph" w:customStyle="1" w:styleId="TDC55">
    <w:name w:val="TDC 그림 캡션 5"/>
    <w:basedOn w:val="af0"/>
    <w:next w:val="TDC50"/>
    <w:uiPriority w:val="42"/>
    <w:qFormat/>
    <w:pPr>
      <w:keepLines/>
      <w:spacing w:after="200" w:line="264" w:lineRule="auto"/>
      <w:ind w:left="794"/>
      <w:jc w:val="center"/>
    </w:pPr>
    <w:rPr>
      <w:b/>
      <w:szCs w:val="20"/>
    </w:rPr>
  </w:style>
  <w:style w:type="paragraph" w:customStyle="1" w:styleId="TDC65">
    <w:name w:val="TDC 그림 캡션 6"/>
    <w:basedOn w:val="af0"/>
    <w:next w:val="TDC60"/>
    <w:uiPriority w:val="42"/>
    <w:qFormat/>
    <w:pPr>
      <w:keepLines/>
      <w:spacing w:after="200" w:line="264" w:lineRule="auto"/>
      <w:ind w:left="992"/>
      <w:jc w:val="center"/>
    </w:pPr>
    <w:rPr>
      <w:b/>
      <w:szCs w:val="20"/>
    </w:rPr>
  </w:style>
  <w:style w:type="paragraph" w:customStyle="1" w:styleId="TDC16">
    <w:name w:val="TDC 수식 1"/>
    <w:basedOn w:val="af0"/>
    <w:next w:val="TDC10"/>
    <w:uiPriority w:val="44"/>
    <w:qFormat/>
    <w:pPr>
      <w:keepLines/>
      <w:spacing w:before="240" w:after="240"/>
      <w:jc w:val="center"/>
    </w:pPr>
    <w:rPr>
      <w:rFonts w:ascii="Cambria Math" w:hAnsi="Cambria Math"/>
      <w:szCs w:val="20"/>
    </w:rPr>
  </w:style>
  <w:style w:type="paragraph" w:customStyle="1" w:styleId="TDC26">
    <w:name w:val="TDC 수식 2"/>
    <w:basedOn w:val="af0"/>
    <w:next w:val="TDC20"/>
    <w:uiPriority w:val="44"/>
    <w:qFormat/>
    <w:pPr>
      <w:keepLines/>
      <w:spacing w:before="240" w:after="240"/>
      <w:ind w:left="198"/>
      <w:jc w:val="center"/>
    </w:pPr>
    <w:rPr>
      <w:rFonts w:ascii="Cambria Math" w:hAnsi="Cambria Math"/>
      <w:szCs w:val="20"/>
    </w:rPr>
  </w:style>
  <w:style w:type="paragraph" w:customStyle="1" w:styleId="TDC36">
    <w:name w:val="TDC 수식 3"/>
    <w:basedOn w:val="af0"/>
    <w:next w:val="TDC30"/>
    <w:uiPriority w:val="44"/>
    <w:qFormat/>
    <w:pPr>
      <w:keepLines/>
      <w:spacing w:before="240" w:after="240"/>
      <w:ind w:left="397"/>
      <w:jc w:val="center"/>
    </w:pPr>
    <w:rPr>
      <w:rFonts w:ascii="Cambria Math" w:hAnsi="Cambria Math"/>
      <w:szCs w:val="20"/>
    </w:rPr>
  </w:style>
  <w:style w:type="paragraph" w:customStyle="1" w:styleId="TDC46">
    <w:name w:val="TDC 수식 4"/>
    <w:basedOn w:val="af0"/>
    <w:next w:val="TDC40"/>
    <w:uiPriority w:val="44"/>
    <w:qFormat/>
    <w:pPr>
      <w:keepLines/>
      <w:spacing w:before="240" w:after="240"/>
      <w:ind w:left="595"/>
      <w:jc w:val="center"/>
    </w:pPr>
    <w:rPr>
      <w:rFonts w:ascii="Cambria Math" w:hAnsi="Cambria Math"/>
      <w:szCs w:val="20"/>
    </w:rPr>
  </w:style>
  <w:style w:type="paragraph" w:customStyle="1" w:styleId="TDC56">
    <w:name w:val="TDC 수식 5"/>
    <w:basedOn w:val="af0"/>
    <w:next w:val="TDC50"/>
    <w:uiPriority w:val="44"/>
    <w:qFormat/>
    <w:pPr>
      <w:keepLines/>
      <w:spacing w:before="240" w:after="240"/>
      <w:ind w:left="794"/>
      <w:jc w:val="center"/>
    </w:pPr>
    <w:rPr>
      <w:rFonts w:ascii="Cambria Math" w:hAnsi="Cambria Math"/>
      <w:szCs w:val="20"/>
    </w:rPr>
  </w:style>
  <w:style w:type="paragraph" w:customStyle="1" w:styleId="TDC66">
    <w:name w:val="TDC 수식 6"/>
    <w:basedOn w:val="af0"/>
    <w:next w:val="TDC60"/>
    <w:uiPriority w:val="44"/>
    <w:qFormat/>
    <w:pPr>
      <w:keepLines/>
      <w:spacing w:before="240" w:after="240"/>
      <w:ind w:left="992"/>
      <w:jc w:val="center"/>
    </w:pPr>
    <w:rPr>
      <w:rFonts w:ascii="Cambria Math" w:hAnsi="Cambria Math"/>
      <w:szCs w:val="20"/>
    </w:rPr>
  </w:style>
  <w:style w:type="paragraph" w:customStyle="1" w:styleId="TDCe">
    <w:name w:val="TDC 표 항목"/>
    <w:basedOn w:val="af0"/>
    <w:uiPriority w:val="31"/>
    <w:qFormat/>
    <w:pPr>
      <w:spacing w:after="0" w:line="276" w:lineRule="auto"/>
      <w:jc w:val="center"/>
    </w:pPr>
    <w:rPr>
      <w:b/>
      <w:szCs w:val="20"/>
    </w:rPr>
  </w:style>
  <w:style w:type="paragraph" w:customStyle="1" w:styleId="TDCf">
    <w:name w:val="TDC 표 설명"/>
    <w:basedOn w:val="af0"/>
    <w:uiPriority w:val="31"/>
    <w:qFormat/>
    <w:pPr>
      <w:spacing w:after="0" w:line="276" w:lineRule="auto"/>
      <w:jc w:val="left"/>
    </w:pPr>
    <w:rPr>
      <w:szCs w:val="20"/>
    </w:rPr>
  </w:style>
  <w:style w:type="paragraph" w:customStyle="1" w:styleId="af0">
    <w:name w:val="공통 양식 본문 기반"/>
    <w:qFormat/>
    <w:rsid w:val="00FC693F"/>
    <w:pPr>
      <w:snapToGrid w:val="0"/>
      <w:spacing w:line="300" w:lineRule="auto"/>
    </w:pPr>
    <w:rPr>
      <w:rFonts w:ascii="맑은 고딕" w:eastAsia="맑은 고딕" w:hAnsi="맑은 고딕" w:cs="맑은 고딕"/>
      <w:color w:val="000000"/>
      <w:lang w:val="ko-KR"/>
    </w:rPr>
  </w:style>
  <w:style w:type="table" w:customStyle="1" w:styleId="af1">
    <w:name w:val="공통 양식 표 기반"/>
    <w:uiPriority w:val="99"/>
    <w:semiHidden/>
    <w:unhideWhenUsed/>
    <w:tblPr>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598404">
      <w:bodyDiv w:val="1"/>
      <w:marLeft w:val="0"/>
      <w:marRight w:val="0"/>
      <w:marTop w:val="0"/>
      <w:marBottom w:val="0"/>
      <w:divBdr>
        <w:top w:val="none" w:sz="0" w:space="0" w:color="auto"/>
        <w:left w:val="none" w:sz="0" w:space="0" w:color="auto"/>
        <w:bottom w:val="none" w:sz="0" w:space="0" w:color="auto"/>
        <w:right w:val="none" w:sz="0" w:space="0" w:color="auto"/>
      </w:divBdr>
    </w:div>
    <w:div w:id="223152167">
      <w:bodyDiv w:val="1"/>
      <w:marLeft w:val="0"/>
      <w:marRight w:val="0"/>
      <w:marTop w:val="0"/>
      <w:marBottom w:val="0"/>
      <w:divBdr>
        <w:top w:val="none" w:sz="0" w:space="0" w:color="auto"/>
        <w:left w:val="none" w:sz="0" w:space="0" w:color="auto"/>
        <w:bottom w:val="none" w:sz="0" w:space="0" w:color="auto"/>
        <w:right w:val="none" w:sz="0" w:space="0" w:color="auto"/>
      </w:divBdr>
    </w:div>
    <w:div w:id="257755826">
      <w:bodyDiv w:val="1"/>
      <w:marLeft w:val="0"/>
      <w:marRight w:val="0"/>
      <w:marTop w:val="0"/>
      <w:marBottom w:val="0"/>
      <w:divBdr>
        <w:top w:val="none" w:sz="0" w:space="0" w:color="auto"/>
        <w:left w:val="none" w:sz="0" w:space="0" w:color="auto"/>
        <w:bottom w:val="none" w:sz="0" w:space="0" w:color="auto"/>
        <w:right w:val="none" w:sz="0" w:space="0" w:color="auto"/>
      </w:divBdr>
    </w:div>
    <w:div w:id="263152379">
      <w:bodyDiv w:val="1"/>
      <w:marLeft w:val="0"/>
      <w:marRight w:val="0"/>
      <w:marTop w:val="0"/>
      <w:marBottom w:val="0"/>
      <w:divBdr>
        <w:top w:val="none" w:sz="0" w:space="0" w:color="auto"/>
        <w:left w:val="none" w:sz="0" w:space="0" w:color="auto"/>
        <w:bottom w:val="none" w:sz="0" w:space="0" w:color="auto"/>
        <w:right w:val="none" w:sz="0" w:space="0" w:color="auto"/>
      </w:divBdr>
    </w:div>
    <w:div w:id="264314611">
      <w:bodyDiv w:val="1"/>
      <w:marLeft w:val="0"/>
      <w:marRight w:val="0"/>
      <w:marTop w:val="0"/>
      <w:marBottom w:val="0"/>
      <w:divBdr>
        <w:top w:val="none" w:sz="0" w:space="0" w:color="auto"/>
        <w:left w:val="none" w:sz="0" w:space="0" w:color="auto"/>
        <w:bottom w:val="none" w:sz="0" w:space="0" w:color="auto"/>
        <w:right w:val="none" w:sz="0" w:space="0" w:color="auto"/>
      </w:divBdr>
    </w:div>
    <w:div w:id="339697860">
      <w:bodyDiv w:val="1"/>
      <w:marLeft w:val="0"/>
      <w:marRight w:val="0"/>
      <w:marTop w:val="0"/>
      <w:marBottom w:val="0"/>
      <w:divBdr>
        <w:top w:val="none" w:sz="0" w:space="0" w:color="auto"/>
        <w:left w:val="none" w:sz="0" w:space="0" w:color="auto"/>
        <w:bottom w:val="none" w:sz="0" w:space="0" w:color="auto"/>
        <w:right w:val="none" w:sz="0" w:space="0" w:color="auto"/>
      </w:divBdr>
    </w:div>
    <w:div w:id="497380651">
      <w:bodyDiv w:val="1"/>
      <w:marLeft w:val="0"/>
      <w:marRight w:val="0"/>
      <w:marTop w:val="0"/>
      <w:marBottom w:val="0"/>
      <w:divBdr>
        <w:top w:val="none" w:sz="0" w:space="0" w:color="auto"/>
        <w:left w:val="none" w:sz="0" w:space="0" w:color="auto"/>
        <w:bottom w:val="none" w:sz="0" w:space="0" w:color="auto"/>
        <w:right w:val="none" w:sz="0" w:space="0" w:color="auto"/>
      </w:divBdr>
    </w:div>
    <w:div w:id="522285532">
      <w:bodyDiv w:val="1"/>
      <w:marLeft w:val="0"/>
      <w:marRight w:val="0"/>
      <w:marTop w:val="0"/>
      <w:marBottom w:val="0"/>
      <w:divBdr>
        <w:top w:val="none" w:sz="0" w:space="0" w:color="auto"/>
        <w:left w:val="none" w:sz="0" w:space="0" w:color="auto"/>
        <w:bottom w:val="none" w:sz="0" w:space="0" w:color="auto"/>
        <w:right w:val="none" w:sz="0" w:space="0" w:color="auto"/>
      </w:divBdr>
    </w:div>
    <w:div w:id="548811048">
      <w:bodyDiv w:val="1"/>
      <w:marLeft w:val="0"/>
      <w:marRight w:val="0"/>
      <w:marTop w:val="0"/>
      <w:marBottom w:val="0"/>
      <w:divBdr>
        <w:top w:val="none" w:sz="0" w:space="0" w:color="auto"/>
        <w:left w:val="none" w:sz="0" w:space="0" w:color="auto"/>
        <w:bottom w:val="none" w:sz="0" w:space="0" w:color="auto"/>
        <w:right w:val="none" w:sz="0" w:space="0" w:color="auto"/>
      </w:divBdr>
    </w:div>
    <w:div w:id="634725282">
      <w:bodyDiv w:val="1"/>
      <w:marLeft w:val="0"/>
      <w:marRight w:val="0"/>
      <w:marTop w:val="0"/>
      <w:marBottom w:val="0"/>
      <w:divBdr>
        <w:top w:val="none" w:sz="0" w:space="0" w:color="auto"/>
        <w:left w:val="none" w:sz="0" w:space="0" w:color="auto"/>
        <w:bottom w:val="none" w:sz="0" w:space="0" w:color="auto"/>
        <w:right w:val="none" w:sz="0" w:space="0" w:color="auto"/>
      </w:divBdr>
    </w:div>
    <w:div w:id="654147577">
      <w:bodyDiv w:val="1"/>
      <w:marLeft w:val="0"/>
      <w:marRight w:val="0"/>
      <w:marTop w:val="0"/>
      <w:marBottom w:val="0"/>
      <w:divBdr>
        <w:top w:val="none" w:sz="0" w:space="0" w:color="auto"/>
        <w:left w:val="none" w:sz="0" w:space="0" w:color="auto"/>
        <w:bottom w:val="none" w:sz="0" w:space="0" w:color="auto"/>
        <w:right w:val="none" w:sz="0" w:space="0" w:color="auto"/>
      </w:divBdr>
    </w:div>
    <w:div w:id="916666074">
      <w:bodyDiv w:val="1"/>
      <w:marLeft w:val="0"/>
      <w:marRight w:val="0"/>
      <w:marTop w:val="0"/>
      <w:marBottom w:val="0"/>
      <w:divBdr>
        <w:top w:val="none" w:sz="0" w:space="0" w:color="auto"/>
        <w:left w:val="none" w:sz="0" w:space="0" w:color="auto"/>
        <w:bottom w:val="none" w:sz="0" w:space="0" w:color="auto"/>
        <w:right w:val="none" w:sz="0" w:space="0" w:color="auto"/>
      </w:divBdr>
    </w:div>
    <w:div w:id="1005791929">
      <w:bodyDiv w:val="1"/>
      <w:marLeft w:val="0"/>
      <w:marRight w:val="0"/>
      <w:marTop w:val="0"/>
      <w:marBottom w:val="0"/>
      <w:divBdr>
        <w:top w:val="none" w:sz="0" w:space="0" w:color="auto"/>
        <w:left w:val="none" w:sz="0" w:space="0" w:color="auto"/>
        <w:bottom w:val="none" w:sz="0" w:space="0" w:color="auto"/>
        <w:right w:val="none" w:sz="0" w:space="0" w:color="auto"/>
      </w:divBdr>
    </w:div>
    <w:div w:id="1008562941">
      <w:bodyDiv w:val="1"/>
      <w:marLeft w:val="0"/>
      <w:marRight w:val="0"/>
      <w:marTop w:val="0"/>
      <w:marBottom w:val="0"/>
      <w:divBdr>
        <w:top w:val="none" w:sz="0" w:space="0" w:color="auto"/>
        <w:left w:val="none" w:sz="0" w:space="0" w:color="auto"/>
        <w:bottom w:val="none" w:sz="0" w:space="0" w:color="auto"/>
        <w:right w:val="none" w:sz="0" w:space="0" w:color="auto"/>
      </w:divBdr>
    </w:div>
    <w:div w:id="1047952817">
      <w:bodyDiv w:val="1"/>
      <w:marLeft w:val="0"/>
      <w:marRight w:val="0"/>
      <w:marTop w:val="0"/>
      <w:marBottom w:val="0"/>
      <w:divBdr>
        <w:top w:val="none" w:sz="0" w:space="0" w:color="auto"/>
        <w:left w:val="none" w:sz="0" w:space="0" w:color="auto"/>
        <w:bottom w:val="none" w:sz="0" w:space="0" w:color="auto"/>
        <w:right w:val="none" w:sz="0" w:space="0" w:color="auto"/>
      </w:divBdr>
    </w:div>
    <w:div w:id="1195770677">
      <w:bodyDiv w:val="1"/>
      <w:marLeft w:val="0"/>
      <w:marRight w:val="0"/>
      <w:marTop w:val="0"/>
      <w:marBottom w:val="0"/>
      <w:divBdr>
        <w:top w:val="none" w:sz="0" w:space="0" w:color="auto"/>
        <w:left w:val="none" w:sz="0" w:space="0" w:color="auto"/>
        <w:bottom w:val="none" w:sz="0" w:space="0" w:color="auto"/>
        <w:right w:val="none" w:sz="0" w:space="0" w:color="auto"/>
      </w:divBdr>
    </w:div>
    <w:div w:id="1225336029">
      <w:bodyDiv w:val="1"/>
      <w:marLeft w:val="0"/>
      <w:marRight w:val="0"/>
      <w:marTop w:val="0"/>
      <w:marBottom w:val="0"/>
      <w:divBdr>
        <w:top w:val="none" w:sz="0" w:space="0" w:color="auto"/>
        <w:left w:val="none" w:sz="0" w:space="0" w:color="auto"/>
        <w:bottom w:val="none" w:sz="0" w:space="0" w:color="auto"/>
        <w:right w:val="none" w:sz="0" w:space="0" w:color="auto"/>
      </w:divBdr>
      <w:divsChild>
        <w:div w:id="591166851">
          <w:marLeft w:val="0"/>
          <w:marRight w:val="0"/>
          <w:marTop w:val="0"/>
          <w:marBottom w:val="0"/>
          <w:divBdr>
            <w:top w:val="none" w:sz="0" w:space="0" w:color="auto"/>
            <w:left w:val="none" w:sz="0" w:space="0" w:color="auto"/>
            <w:bottom w:val="none" w:sz="0" w:space="0" w:color="auto"/>
            <w:right w:val="none" w:sz="0" w:space="0" w:color="auto"/>
          </w:divBdr>
          <w:divsChild>
            <w:div w:id="520168091">
              <w:marLeft w:val="0"/>
              <w:marRight w:val="0"/>
              <w:marTop w:val="0"/>
              <w:marBottom w:val="0"/>
              <w:divBdr>
                <w:top w:val="none" w:sz="0" w:space="0" w:color="auto"/>
                <w:left w:val="none" w:sz="0" w:space="0" w:color="auto"/>
                <w:bottom w:val="none" w:sz="0" w:space="0" w:color="auto"/>
                <w:right w:val="none" w:sz="0" w:space="0" w:color="auto"/>
              </w:divBdr>
              <w:divsChild>
                <w:div w:id="1294868466">
                  <w:marLeft w:val="0"/>
                  <w:marRight w:val="0"/>
                  <w:marTop w:val="0"/>
                  <w:marBottom w:val="0"/>
                  <w:divBdr>
                    <w:top w:val="none" w:sz="0" w:space="0" w:color="auto"/>
                    <w:left w:val="none" w:sz="0" w:space="0" w:color="auto"/>
                    <w:bottom w:val="none" w:sz="0" w:space="0" w:color="auto"/>
                    <w:right w:val="none" w:sz="0" w:space="0" w:color="auto"/>
                  </w:divBdr>
                  <w:divsChild>
                    <w:div w:id="1192493932">
                      <w:marLeft w:val="0"/>
                      <w:marRight w:val="0"/>
                      <w:marTop w:val="0"/>
                      <w:marBottom w:val="0"/>
                      <w:divBdr>
                        <w:top w:val="none" w:sz="0" w:space="0" w:color="auto"/>
                        <w:left w:val="none" w:sz="0" w:space="0" w:color="auto"/>
                        <w:bottom w:val="none" w:sz="0" w:space="0" w:color="auto"/>
                        <w:right w:val="none" w:sz="0" w:space="0" w:color="auto"/>
                      </w:divBdr>
                      <w:divsChild>
                        <w:div w:id="531965483">
                          <w:marLeft w:val="0"/>
                          <w:marRight w:val="0"/>
                          <w:marTop w:val="0"/>
                          <w:marBottom w:val="0"/>
                          <w:divBdr>
                            <w:top w:val="none" w:sz="0" w:space="0" w:color="auto"/>
                            <w:left w:val="none" w:sz="0" w:space="0" w:color="auto"/>
                            <w:bottom w:val="none" w:sz="0" w:space="0" w:color="auto"/>
                            <w:right w:val="none" w:sz="0" w:space="0" w:color="auto"/>
                          </w:divBdr>
                          <w:divsChild>
                            <w:div w:id="1698004077">
                              <w:marLeft w:val="0"/>
                              <w:marRight w:val="0"/>
                              <w:marTop w:val="0"/>
                              <w:marBottom w:val="0"/>
                              <w:divBdr>
                                <w:top w:val="none" w:sz="0" w:space="0" w:color="auto"/>
                                <w:left w:val="none" w:sz="0" w:space="0" w:color="auto"/>
                                <w:bottom w:val="none" w:sz="0" w:space="0" w:color="auto"/>
                                <w:right w:val="none" w:sz="0" w:space="0" w:color="auto"/>
                              </w:divBdr>
                              <w:divsChild>
                                <w:div w:id="1518152222">
                                  <w:marLeft w:val="0"/>
                                  <w:marRight w:val="0"/>
                                  <w:marTop w:val="0"/>
                                  <w:marBottom w:val="0"/>
                                  <w:divBdr>
                                    <w:top w:val="none" w:sz="0" w:space="0" w:color="auto"/>
                                    <w:left w:val="none" w:sz="0" w:space="0" w:color="auto"/>
                                    <w:bottom w:val="none" w:sz="0" w:space="0" w:color="auto"/>
                                    <w:right w:val="none" w:sz="0" w:space="0" w:color="auto"/>
                                  </w:divBdr>
                                  <w:divsChild>
                                    <w:div w:id="1569532763">
                                      <w:marLeft w:val="0"/>
                                      <w:marRight w:val="0"/>
                                      <w:marTop w:val="0"/>
                                      <w:marBottom w:val="0"/>
                                      <w:divBdr>
                                        <w:top w:val="none" w:sz="0" w:space="0" w:color="auto"/>
                                        <w:left w:val="none" w:sz="0" w:space="0" w:color="auto"/>
                                        <w:bottom w:val="none" w:sz="0" w:space="0" w:color="auto"/>
                                        <w:right w:val="none" w:sz="0" w:space="0" w:color="auto"/>
                                      </w:divBdr>
                                      <w:divsChild>
                                        <w:div w:id="130370471">
                                          <w:marLeft w:val="0"/>
                                          <w:marRight w:val="0"/>
                                          <w:marTop w:val="0"/>
                                          <w:marBottom w:val="495"/>
                                          <w:divBdr>
                                            <w:top w:val="none" w:sz="0" w:space="0" w:color="auto"/>
                                            <w:left w:val="none" w:sz="0" w:space="0" w:color="auto"/>
                                            <w:bottom w:val="none" w:sz="0" w:space="0" w:color="auto"/>
                                            <w:right w:val="none" w:sz="0" w:space="0" w:color="auto"/>
                                          </w:divBdr>
                                          <w:divsChild>
                                            <w:div w:id="102794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91934598">
      <w:bodyDiv w:val="1"/>
      <w:marLeft w:val="0"/>
      <w:marRight w:val="0"/>
      <w:marTop w:val="0"/>
      <w:marBottom w:val="0"/>
      <w:divBdr>
        <w:top w:val="none" w:sz="0" w:space="0" w:color="auto"/>
        <w:left w:val="none" w:sz="0" w:space="0" w:color="auto"/>
        <w:bottom w:val="none" w:sz="0" w:space="0" w:color="auto"/>
        <w:right w:val="none" w:sz="0" w:space="0" w:color="auto"/>
      </w:divBdr>
      <w:divsChild>
        <w:div w:id="1832208294">
          <w:marLeft w:val="0"/>
          <w:marRight w:val="0"/>
          <w:marTop w:val="0"/>
          <w:marBottom w:val="0"/>
          <w:divBdr>
            <w:top w:val="none" w:sz="0" w:space="0" w:color="auto"/>
            <w:left w:val="none" w:sz="0" w:space="0" w:color="auto"/>
            <w:bottom w:val="none" w:sz="0" w:space="0" w:color="auto"/>
            <w:right w:val="none" w:sz="0" w:space="0" w:color="auto"/>
          </w:divBdr>
          <w:divsChild>
            <w:div w:id="1402632216">
              <w:marLeft w:val="0"/>
              <w:marRight w:val="0"/>
              <w:marTop w:val="0"/>
              <w:marBottom w:val="0"/>
              <w:divBdr>
                <w:top w:val="none" w:sz="0" w:space="0" w:color="auto"/>
                <w:left w:val="none" w:sz="0" w:space="0" w:color="auto"/>
                <w:bottom w:val="none" w:sz="0" w:space="0" w:color="auto"/>
                <w:right w:val="none" w:sz="0" w:space="0" w:color="auto"/>
              </w:divBdr>
              <w:divsChild>
                <w:div w:id="229851309">
                  <w:marLeft w:val="0"/>
                  <w:marRight w:val="0"/>
                  <w:marTop w:val="0"/>
                  <w:marBottom w:val="0"/>
                  <w:divBdr>
                    <w:top w:val="none" w:sz="0" w:space="0" w:color="auto"/>
                    <w:left w:val="none" w:sz="0" w:space="0" w:color="auto"/>
                    <w:bottom w:val="none" w:sz="0" w:space="0" w:color="auto"/>
                    <w:right w:val="none" w:sz="0" w:space="0" w:color="auto"/>
                  </w:divBdr>
                  <w:divsChild>
                    <w:div w:id="1105728340">
                      <w:marLeft w:val="0"/>
                      <w:marRight w:val="0"/>
                      <w:marTop w:val="0"/>
                      <w:marBottom w:val="0"/>
                      <w:divBdr>
                        <w:top w:val="none" w:sz="0" w:space="0" w:color="auto"/>
                        <w:left w:val="none" w:sz="0" w:space="0" w:color="auto"/>
                        <w:bottom w:val="none" w:sz="0" w:space="0" w:color="auto"/>
                        <w:right w:val="none" w:sz="0" w:space="0" w:color="auto"/>
                      </w:divBdr>
                      <w:divsChild>
                        <w:div w:id="1143503325">
                          <w:marLeft w:val="0"/>
                          <w:marRight w:val="0"/>
                          <w:marTop w:val="0"/>
                          <w:marBottom w:val="0"/>
                          <w:divBdr>
                            <w:top w:val="none" w:sz="0" w:space="0" w:color="auto"/>
                            <w:left w:val="none" w:sz="0" w:space="0" w:color="auto"/>
                            <w:bottom w:val="none" w:sz="0" w:space="0" w:color="auto"/>
                            <w:right w:val="none" w:sz="0" w:space="0" w:color="auto"/>
                          </w:divBdr>
                          <w:divsChild>
                            <w:div w:id="1216159708">
                              <w:marLeft w:val="0"/>
                              <w:marRight w:val="0"/>
                              <w:marTop w:val="0"/>
                              <w:marBottom w:val="0"/>
                              <w:divBdr>
                                <w:top w:val="none" w:sz="0" w:space="0" w:color="auto"/>
                                <w:left w:val="none" w:sz="0" w:space="0" w:color="auto"/>
                                <w:bottom w:val="none" w:sz="0" w:space="0" w:color="auto"/>
                                <w:right w:val="none" w:sz="0" w:space="0" w:color="auto"/>
                              </w:divBdr>
                              <w:divsChild>
                                <w:div w:id="1605529026">
                                  <w:marLeft w:val="0"/>
                                  <w:marRight w:val="0"/>
                                  <w:marTop w:val="0"/>
                                  <w:marBottom w:val="0"/>
                                  <w:divBdr>
                                    <w:top w:val="none" w:sz="0" w:space="0" w:color="auto"/>
                                    <w:left w:val="none" w:sz="0" w:space="0" w:color="auto"/>
                                    <w:bottom w:val="none" w:sz="0" w:space="0" w:color="auto"/>
                                    <w:right w:val="none" w:sz="0" w:space="0" w:color="auto"/>
                                  </w:divBdr>
                                  <w:divsChild>
                                    <w:div w:id="1425763031">
                                      <w:marLeft w:val="0"/>
                                      <w:marRight w:val="0"/>
                                      <w:marTop w:val="0"/>
                                      <w:marBottom w:val="0"/>
                                      <w:divBdr>
                                        <w:top w:val="none" w:sz="0" w:space="0" w:color="auto"/>
                                        <w:left w:val="none" w:sz="0" w:space="0" w:color="auto"/>
                                        <w:bottom w:val="none" w:sz="0" w:space="0" w:color="auto"/>
                                        <w:right w:val="none" w:sz="0" w:space="0" w:color="auto"/>
                                      </w:divBdr>
                                      <w:divsChild>
                                        <w:div w:id="1799377818">
                                          <w:marLeft w:val="0"/>
                                          <w:marRight w:val="0"/>
                                          <w:marTop w:val="0"/>
                                          <w:marBottom w:val="495"/>
                                          <w:divBdr>
                                            <w:top w:val="none" w:sz="0" w:space="0" w:color="auto"/>
                                            <w:left w:val="none" w:sz="0" w:space="0" w:color="auto"/>
                                            <w:bottom w:val="none" w:sz="0" w:space="0" w:color="auto"/>
                                            <w:right w:val="none" w:sz="0" w:space="0" w:color="auto"/>
                                          </w:divBdr>
                                          <w:divsChild>
                                            <w:div w:id="107211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10287326">
      <w:bodyDiv w:val="1"/>
      <w:marLeft w:val="0"/>
      <w:marRight w:val="0"/>
      <w:marTop w:val="0"/>
      <w:marBottom w:val="0"/>
      <w:divBdr>
        <w:top w:val="none" w:sz="0" w:space="0" w:color="auto"/>
        <w:left w:val="none" w:sz="0" w:space="0" w:color="auto"/>
        <w:bottom w:val="none" w:sz="0" w:space="0" w:color="auto"/>
        <w:right w:val="none" w:sz="0" w:space="0" w:color="auto"/>
      </w:divBdr>
    </w:div>
    <w:div w:id="1391727459">
      <w:bodyDiv w:val="1"/>
      <w:marLeft w:val="0"/>
      <w:marRight w:val="0"/>
      <w:marTop w:val="0"/>
      <w:marBottom w:val="0"/>
      <w:divBdr>
        <w:top w:val="none" w:sz="0" w:space="0" w:color="auto"/>
        <w:left w:val="none" w:sz="0" w:space="0" w:color="auto"/>
        <w:bottom w:val="none" w:sz="0" w:space="0" w:color="auto"/>
        <w:right w:val="none" w:sz="0" w:space="0" w:color="auto"/>
      </w:divBdr>
    </w:div>
    <w:div w:id="1417484606">
      <w:bodyDiv w:val="1"/>
      <w:marLeft w:val="0"/>
      <w:marRight w:val="0"/>
      <w:marTop w:val="0"/>
      <w:marBottom w:val="0"/>
      <w:divBdr>
        <w:top w:val="none" w:sz="0" w:space="0" w:color="auto"/>
        <w:left w:val="none" w:sz="0" w:space="0" w:color="auto"/>
        <w:bottom w:val="none" w:sz="0" w:space="0" w:color="auto"/>
        <w:right w:val="none" w:sz="0" w:space="0" w:color="auto"/>
      </w:divBdr>
    </w:div>
    <w:div w:id="1578173370">
      <w:bodyDiv w:val="1"/>
      <w:marLeft w:val="0"/>
      <w:marRight w:val="0"/>
      <w:marTop w:val="0"/>
      <w:marBottom w:val="0"/>
      <w:divBdr>
        <w:top w:val="none" w:sz="0" w:space="0" w:color="auto"/>
        <w:left w:val="none" w:sz="0" w:space="0" w:color="auto"/>
        <w:bottom w:val="none" w:sz="0" w:space="0" w:color="auto"/>
        <w:right w:val="none" w:sz="0" w:space="0" w:color="auto"/>
      </w:divBdr>
    </w:div>
    <w:div w:id="1599947226">
      <w:bodyDiv w:val="1"/>
      <w:marLeft w:val="0"/>
      <w:marRight w:val="0"/>
      <w:marTop w:val="0"/>
      <w:marBottom w:val="0"/>
      <w:divBdr>
        <w:top w:val="none" w:sz="0" w:space="0" w:color="auto"/>
        <w:left w:val="none" w:sz="0" w:space="0" w:color="auto"/>
        <w:bottom w:val="none" w:sz="0" w:space="0" w:color="auto"/>
        <w:right w:val="none" w:sz="0" w:space="0" w:color="auto"/>
      </w:divBdr>
    </w:div>
    <w:div w:id="1626541755">
      <w:bodyDiv w:val="1"/>
      <w:marLeft w:val="0"/>
      <w:marRight w:val="0"/>
      <w:marTop w:val="0"/>
      <w:marBottom w:val="0"/>
      <w:divBdr>
        <w:top w:val="none" w:sz="0" w:space="0" w:color="auto"/>
        <w:left w:val="none" w:sz="0" w:space="0" w:color="auto"/>
        <w:bottom w:val="none" w:sz="0" w:space="0" w:color="auto"/>
        <w:right w:val="none" w:sz="0" w:space="0" w:color="auto"/>
      </w:divBdr>
    </w:div>
    <w:div w:id="1683896681">
      <w:bodyDiv w:val="1"/>
      <w:marLeft w:val="0"/>
      <w:marRight w:val="0"/>
      <w:marTop w:val="0"/>
      <w:marBottom w:val="0"/>
      <w:divBdr>
        <w:top w:val="none" w:sz="0" w:space="0" w:color="auto"/>
        <w:left w:val="none" w:sz="0" w:space="0" w:color="auto"/>
        <w:bottom w:val="none" w:sz="0" w:space="0" w:color="auto"/>
        <w:right w:val="none" w:sz="0" w:space="0" w:color="auto"/>
      </w:divBdr>
    </w:div>
    <w:div w:id="1689331805">
      <w:bodyDiv w:val="1"/>
      <w:marLeft w:val="0"/>
      <w:marRight w:val="0"/>
      <w:marTop w:val="0"/>
      <w:marBottom w:val="0"/>
      <w:divBdr>
        <w:top w:val="none" w:sz="0" w:space="0" w:color="auto"/>
        <w:left w:val="none" w:sz="0" w:space="0" w:color="auto"/>
        <w:bottom w:val="none" w:sz="0" w:space="0" w:color="auto"/>
        <w:right w:val="none" w:sz="0" w:space="0" w:color="auto"/>
      </w:divBdr>
    </w:div>
    <w:div w:id="1772776853">
      <w:bodyDiv w:val="1"/>
      <w:marLeft w:val="0"/>
      <w:marRight w:val="0"/>
      <w:marTop w:val="0"/>
      <w:marBottom w:val="0"/>
      <w:divBdr>
        <w:top w:val="none" w:sz="0" w:space="0" w:color="auto"/>
        <w:left w:val="none" w:sz="0" w:space="0" w:color="auto"/>
        <w:bottom w:val="none" w:sz="0" w:space="0" w:color="auto"/>
        <w:right w:val="none" w:sz="0" w:space="0" w:color="auto"/>
      </w:divBdr>
    </w:div>
    <w:div w:id="1817186444">
      <w:bodyDiv w:val="1"/>
      <w:marLeft w:val="0"/>
      <w:marRight w:val="0"/>
      <w:marTop w:val="0"/>
      <w:marBottom w:val="0"/>
      <w:divBdr>
        <w:top w:val="none" w:sz="0" w:space="0" w:color="auto"/>
        <w:left w:val="none" w:sz="0" w:space="0" w:color="auto"/>
        <w:bottom w:val="none" w:sz="0" w:space="0" w:color="auto"/>
        <w:right w:val="none" w:sz="0" w:space="0" w:color="auto"/>
      </w:divBdr>
    </w:div>
    <w:div w:id="1959487002">
      <w:bodyDiv w:val="1"/>
      <w:marLeft w:val="0"/>
      <w:marRight w:val="0"/>
      <w:marTop w:val="0"/>
      <w:marBottom w:val="0"/>
      <w:divBdr>
        <w:top w:val="none" w:sz="0" w:space="0" w:color="auto"/>
        <w:left w:val="none" w:sz="0" w:space="0" w:color="auto"/>
        <w:bottom w:val="none" w:sz="0" w:space="0" w:color="auto"/>
        <w:right w:val="none" w:sz="0" w:space="0" w:color="auto"/>
      </w:divBdr>
    </w:div>
    <w:div w:id="1967001239">
      <w:bodyDiv w:val="1"/>
      <w:marLeft w:val="0"/>
      <w:marRight w:val="0"/>
      <w:marTop w:val="0"/>
      <w:marBottom w:val="0"/>
      <w:divBdr>
        <w:top w:val="none" w:sz="0" w:space="0" w:color="auto"/>
        <w:left w:val="none" w:sz="0" w:space="0" w:color="auto"/>
        <w:bottom w:val="none" w:sz="0" w:space="0" w:color="auto"/>
        <w:right w:val="none" w:sz="0" w:space="0" w:color="auto"/>
      </w:divBdr>
      <w:divsChild>
        <w:div w:id="161817285">
          <w:marLeft w:val="0"/>
          <w:marRight w:val="0"/>
          <w:marTop w:val="0"/>
          <w:marBottom w:val="0"/>
          <w:divBdr>
            <w:top w:val="none" w:sz="0" w:space="0" w:color="auto"/>
            <w:left w:val="none" w:sz="0" w:space="0" w:color="auto"/>
            <w:bottom w:val="none" w:sz="0" w:space="0" w:color="auto"/>
            <w:right w:val="none" w:sz="0" w:space="0" w:color="auto"/>
          </w:divBdr>
          <w:divsChild>
            <w:div w:id="326174457">
              <w:marLeft w:val="0"/>
              <w:marRight w:val="0"/>
              <w:marTop w:val="0"/>
              <w:marBottom w:val="0"/>
              <w:divBdr>
                <w:top w:val="none" w:sz="0" w:space="0" w:color="auto"/>
                <w:left w:val="none" w:sz="0" w:space="0" w:color="auto"/>
                <w:bottom w:val="none" w:sz="0" w:space="0" w:color="auto"/>
                <w:right w:val="none" w:sz="0" w:space="0" w:color="auto"/>
              </w:divBdr>
              <w:divsChild>
                <w:div w:id="1157646311">
                  <w:marLeft w:val="0"/>
                  <w:marRight w:val="0"/>
                  <w:marTop w:val="0"/>
                  <w:marBottom w:val="0"/>
                  <w:divBdr>
                    <w:top w:val="none" w:sz="0" w:space="0" w:color="auto"/>
                    <w:left w:val="none" w:sz="0" w:space="0" w:color="auto"/>
                    <w:bottom w:val="none" w:sz="0" w:space="0" w:color="auto"/>
                    <w:right w:val="none" w:sz="0" w:space="0" w:color="auto"/>
                  </w:divBdr>
                  <w:divsChild>
                    <w:div w:id="2022273764">
                      <w:marLeft w:val="0"/>
                      <w:marRight w:val="0"/>
                      <w:marTop w:val="0"/>
                      <w:marBottom w:val="0"/>
                      <w:divBdr>
                        <w:top w:val="none" w:sz="0" w:space="0" w:color="auto"/>
                        <w:left w:val="none" w:sz="0" w:space="0" w:color="auto"/>
                        <w:bottom w:val="none" w:sz="0" w:space="0" w:color="auto"/>
                        <w:right w:val="none" w:sz="0" w:space="0" w:color="auto"/>
                      </w:divBdr>
                      <w:divsChild>
                        <w:div w:id="1650355564">
                          <w:marLeft w:val="0"/>
                          <w:marRight w:val="0"/>
                          <w:marTop w:val="0"/>
                          <w:marBottom w:val="0"/>
                          <w:divBdr>
                            <w:top w:val="none" w:sz="0" w:space="0" w:color="auto"/>
                            <w:left w:val="none" w:sz="0" w:space="0" w:color="auto"/>
                            <w:bottom w:val="none" w:sz="0" w:space="0" w:color="auto"/>
                            <w:right w:val="none" w:sz="0" w:space="0" w:color="auto"/>
                          </w:divBdr>
                          <w:divsChild>
                            <w:div w:id="509442896">
                              <w:marLeft w:val="0"/>
                              <w:marRight w:val="0"/>
                              <w:marTop w:val="0"/>
                              <w:marBottom w:val="0"/>
                              <w:divBdr>
                                <w:top w:val="none" w:sz="0" w:space="0" w:color="auto"/>
                                <w:left w:val="none" w:sz="0" w:space="0" w:color="auto"/>
                                <w:bottom w:val="none" w:sz="0" w:space="0" w:color="auto"/>
                                <w:right w:val="none" w:sz="0" w:space="0" w:color="auto"/>
                              </w:divBdr>
                              <w:divsChild>
                                <w:div w:id="1874806686">
                                  <w:marLeft w:val="0"/>
                                  <w:marRight w:val="0"/>
                                  <w:marTop w:val="0"/>
                                  <w:marBottom w:val="0"/>
                                  <w:divBdr>
                                    <w:top w:val="none" w:sz="0" w:space="0" w:color="auto"/>
                                    <w:left w:val="none" w:sz="0" w:space="0" w:color="auto"/>
                                    <w:bottom w:val="none" w:sz="0" w:space="0" w:color="auto"/>
                                    <w:right w:val="none" w:sz="0" w:space="0" w:color="auto"/>
                                  </w:divBdr>
                                  <w:divsChild>
                                    <w:div w:id="1644047216">
                                      <w:marLeft w:val="0"/>
                                      <w:marRight w:val="0"/>
                                      <w:marTop w:val="0"/>
                                      <w:marBottom w:val="0"/>
                                      <w:divBdr>
                                        <w:top w:val="none" w:sz="0" w:space="0" w:color="auto"/>
                                        <w:left w:val="none" w:sz="0" w:space="0" w:color="auto"/>
                                        <w:bottom w:val="none" w:sz="0" w:space="0" w:color="auto"/>
                                        <w:right w:val="none" w:sz="0" w:space="0" w:color="auto"/>
                                      </w:divBdr>
                                      <w:divsChild>
                                        <w:div w:id="1038966760">
                                          <w:marLeft w:val="0"/>
                                          <w:marRight w:val="0"/>
                                          <w:marTop w:val="0"/>
                                          <w:marBottom w:val="495"/>
                                          <w:divBdr>
                                            <w:top w:val="none" w:sz="0" w:space="0" w:color="auto"/>
                                            <w:left w:val="none" w:sz="0" w:space="0" w:color="auto"/>
                                            <w:bottom w:val="none" w:sz="0" w:space="0" w:color="auto"/>
                                            <w:right w:val="none" w:sz="0" w:space="0" w:color="auto"/>
                                          </w:divBdr>
                                          <w:divsChild>
                                            <w:div w:id="53230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19133715">
      <w:bodyDiv w:val="1"/>
      <w:marLeft w:val="0"/>
      <w:marRight w:val="0"/>
      <w:marTop w:val="0"/>
      <w:marBottom w:val="0"/>
      <w:divBdr>
        <w:top w:val="none" w:sz="0" w:space="0" w:color="auto"/>
        <w:left w:val="none" w:sz="0" w:space="0" w:color="auto"/>
        <w:bottom w:val="none" w:sz="0" w:space="0" w:color="auto"/>
        <w:right w:val="none" w:sz="0" w:space="0" w:color="auto"/>
      </w:divBdr>
    </w:div>
    <w:div w:id="2120442561">
      <w:bodyDiv w:val="1"/>
      <w:marLeft w:val="0"/>
      <w:marRight w:val="0"/>
      <w:marTop w:val="0"/>
      <w:marBottom w:val="0"/>
      <w:divBdr>
        <w:top w:val="none" w:sz="0" w:space="0" w:color="auto"/>
        <w:left w:val="none" w:sz="0" w:space="0" w:color="auto"/>
        <w:bottom w:val="none" w:sz="0" w:space="0" w:color="auto"/>
        <w:right w:val="none" w:sz="0" w:space="0" w:color="auto"/>
      </w:divBdr>
      <w:divsChild>
        <w:div w:id="1075929311">
          <w:marLeft w:val="0"/>
          <w:marRight w:val="0"/>
          <w:marTop w:val="0"/>
          <w:marBottom w:val="0"/>
          <w:divBdr>
            <w:top w:val="none" w:sz="0" w:space="0" w:color="auto"/>
            <w:left w:val="none" w:sz="0" w:space="0" w:color="auto"/>
            <w:bottom w:val="none" w:sz="0" w:space="0" w:color="auto"/>
            <w:right w:val="none" w:sz="0" w:space="0" w:color="auto"/>
          </w:divBdr>
          <w:divsChild>
            <w:div w:id="1828355025">
              <w:marLeft w:val="0"/>
              <w:marRight w:val="0"/>
              <w:marTop w:val="0"/>
              <w:marBottom w:val="0"/>
              <w:divBdr>
                <w:top w:val="none" w:sz="0" w:space="0" w:color="auto"/>
                <w:left w:val="none" w:sz="0" w:space="0" w:color="auto"/>
                <w:bottom w:val="none" w:sz="0" w:space="0" w:color="auto"/>
                <w:right w:val="none" w:sz="0" w:space="0" w:color="auto"/>
              </w:divBdr>
              <w:divsChild>
                <w:div w:id="200944539">
                  <w:marLeft w:val="0"/>
                  <w:marRight w:val="0"/>
                  <w:marTop w:val="0"/>
                  <w:marBottom w:val="0"/>
                  <w:divBdr>
                    <w:top w:val="none" w:sz="0" w:space="0" w:color="auto"/>
                    <w:left w:val="none" w:sz="0" w:space="0" w:color="auto"/>
                    <w:bottom w:val="none" w:sz="0" w:space="0" w:color="auto"/>
                    <w:right w:val="none" w:sz="0" w:space="0" w:color="auto"/>
                  </w:divBdr>
                  <w:divsChild>
                    <w:div w:id="1647903287">
                      <w:marLeft w:val="0"/>
                      <w:marRight w:val="0"/>
                      <w:marTop w:val="0"/>
                      <w:marBottom w:val="0"/>
                      <w:divBdr>
                        <w:top w:val="none" w:sz="0" w:space="0" w:color="auto"/>
                        <w:left w:val="none" w:sz="0" w:space="0" w:color="auto"/>
                        <w:bottom w:val="none" w:sz="0" w:space="0" w:color="auto"/>
                        <w:right w:val="none" w:sz="0" w:space="0" w:color="auto"/>
                      </w:divBdr>
                      <w:divsChild>
                        <w:div w:id="2092770666">
                          <w:marLeft w:val="0"/>
                          <w:marRight w:val="0"/>
                          <w:marTop w:val="0"/>
                          <w:marBottom w:val="0"/>
                          <w:divBdr>
                            <w:top w:val="none" w:sz="0" w:space="0" w:color="auto"/>
                            <w:left w:val="none" w:sz="0" w:space="0" w:color="auto"/>
                            <w:bottom w:val="none" w:sz="0" w:space="0" w:color="auto"/>
                            <w:right w:val="none" w:sz="0" w:space="0" w:color="auto"/>
                          </w:divBdr>
                          <w:divsChild>
                            <w:div w:id="1133987047">
                              <w:marLeft w:val="0"/>
                              <w:marRight w:val="0"/>
                              <w:marTop w:val="0"/>
                              <w:marBottom w:val="0"/>
                              <w:divBdr>
                                <w:top w:val="none" w:sz="0" w:space="0" w:color="auto"/>
                                <w:left w:val="none" w:sz="0" w:space="0" w:color="auto"/>
                                <w:bottom w:val="none" w:sz="0" w:space="0" w:color="auto"/>
                                <w:right w:val="none" w:sz="0" w:space="0" w:color="auto"/>
                              </w:divBdr>
                              <w:divsChild>
                                <w:div w:id="1856142470">
                                  <w:marLeft w:val="0"/>
                                  <w:marRight w:val="0"/>
                                  <w:marTop w:val="0"/>
                                  <w:marBottom w:val="0"/>
                                  <w:divBdr>
                                    <w:top w:val="none" w:sz="0" w:space="0" w:color="auto"/>
                                    <w:left w:val="none" w:sz="0" w:space="0" w:color="auto"/>
                                    <w:bottom w:val="none" w:sz="0" w:space="0" w:color="auto"/>
                                    <w:right w:val="none" w:sz="0" w:space="0" w:color="auto"/>
                                  </w:divBdr>
                                  <w:divsChild>
                                    <w:div w:id="1258445566">
                                      <w:marLeft w:val="0"/>
                                      <w:marRight w:val="0"/>
                                      <w:marTop w:val="0"/>
                                      <w:marBottom w:val="0"/>
                                      <w:divBdr>
                                        <w:top w:val="none" w:sz="0" w:space="0" w:color="auto"/>
                                        <w:left w:val="none" w:sz="0" w:space="0" w:color="auto"/>
                                        <w:bottom w:val="none" w:sz="0" w:space="0" w:color="auto"/>
                                        <w:right w:val="none" w:sz="0" w:space="0" w:color="auto"/>
                                      </w:divBdr>
                                      <w:divsChild>
                                        <w:div w:id="248345730">
                                          <w:marLeft w:val="0"/>
                                          <w:marRight w:val="0"/>
                                          <w:marTop w:val="0"/>
                                          <w:marBottom w:val="495"/>
                                          <w:divBdr>
                                            <w:top w:val="none" w:sz="0" w:space="0" w:color="auto"/>
                                            <w:left w:val="none" w:sz="0" w:space="0" w:color="auto"/>
                                            <w:bottom w:val="none" w:sz="0" w:space="0" w:color="auto"/>
                                            <w:right w:val="none" w:sz="0" w:space="0" w:color="auto"/>
                                          </w:divBdr>
                                          <w:divsChild>
                                            <w:div w:id="150315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microsoft.com/office/2011/relationships/people" Target="people.xml"/><Relationship Id="rId5" Type="http://schemas.openxmlformats.org/officeDocument/2006/relationships/webSettings" Target="webSettings.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header" Target="header1.xml"/><Relationship Id="rId51" Type="http://schemas.openxmlformats.org/officeDocument/2006/relationships/footer" Target="footer2.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6E5BE6-C2C6-4BD6-9533-7589918509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168</Pages>
  <Words>14931</Words>
  <Characters>85107</Characters>
  <Application>Microsoft Office Word</Application>
  <DocSecurity>0</DocSecurity>
  <Lines>709</Lines>
  <Paragraphs>199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99839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임정우</dc:creator>
  <cp:keywords/>
  <dc:description/>
  <cp:lastModifiedBy>김은수</cp:lastModifiedBy>
  <cp:revision>21</cp:revision>
  <cp:lastPrinted>2026-09-30T06:44:00Z</cp:lastPrinted>
  <dcterms:created xsi:type="dcterms:W3CDTF">2026-10-01T03:05:00Z</dcterms:created>
  <dcterms:modified xsi:type="dcterms:W3CDTF">2026-10-16T09:00:00Z</dcterms:modified>
</cp:coreProperties>
</file>