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12D96" w14:textId="77777777" w:rsidR="00F21B5D" w:rsidRDefault="00F21B5D" w:rsidP="001909A9">
      <w:pPr>
        <w:spacing w:after="0" w:line="240" w:lineRule="auto"/>
        <w:rPr>
          <w:b/>
          <w:szCs w:val="20"/>
        </w:rPr>
      </w:pPr>
      <w:bookmarkStart w:id="0" w:name="_Hlk48839923"/>
    </w:p>
    <w:p w14:paraId="371ED472" w14:textId="77777777" w:rsidR="007D50CE" w:rsidRDefault="007D50CE" w:rsidP="001909A9">
      <w:pPr>
        <w:spacing w:after="0" w:line="240" w:lineRule="auto"/>
        <w:rPr>
          <w:b/>
          <w:szCs w:val="20"/>
        </w:rPr>
      </w:pPr>
    </w:p>
    <w:p w14:paraId="34C8E41E" w14:textId="77777777" w:rsidR="007D50CE" w:rsidRDefault="007D50CE" w:rsidP="001909A9">
      <w:pPr>
        <w:spacing w:after="0" w:line="240" w:lineRule="auto"/>
        <w:rPr>
          <w:b/>
          <w:szCs w:val="20"/>
        </w:rPr>
      </w:pPr>
    </w:p>
    <w:bookmarkEnd w:id="0"/>
    <w:p w14:paraId="19E43069" w14:textId="77777777" w:rsidR="00F21B5D" w:rsidRDefault="00F21B5D" w:rsidP="001909A9">
      <w:pPr>
        <w:spacing w:after="0" w:line="240" w:lineRule="auto"/>
        <w:rPr>
          <w:b/>
          <w:szCs w:val="20"/>
        </w:rPr>
      </w:pPr>
    </w:p>
    <w:tbl>
      <w:tblPr>
        <w:tblStyle w:val="a5"/>
        <w:tblW w:w="0" w:type="auto"/>
        <w:jc w:val="center"/>
        <w:tblBorders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599"/>
      </w:tblGrid>
      <w:tr w:rsidR="00F21B5D" w14:paraId="77F81D39" w14:textId="77777777" w:rsidTr="0024589F">
        <w:trPr>
          <w:trHeight w:val="1225"/>
          <w:jc w:val="center"/>
        </w:trPr>
        <w:tc>
          <w:tcPr>
            <w:tcW w:w="7599" w:type="dxa"/>
            <w:shd w:val="clear" w:color="auto" w:fill="F2F2F2" w:themeFill="background1" w:themeFillShade="F2"/>
            <w:vAlign w:val="center"/>
          </w:tcPr>
          <w:p w14:paraId="6221F9FE" w14:textId="77777777" w:rsidR="00F21B5D" w:rsidRDefault="006865C0" w:rsidP="001909A9">
            <w:pPr>
              <w:jc w:val="center"/>
              <w:rPr>
                <w:b/>
                <w:sz w:val="54"/>
                <w:szCs w:val="54"/>
              </w:rPr>
            </w:pPr>
            <w:bookmarkStart w:id="1" w:name="_Hlk48839796"/>
            <w:r>
              <w:rPr>
                <w:rFonts w:hint="eastAsia"/>
                <w:b/>
                <w:sz w:val="54"/>
                <w:szCs w:val="54"/>
              </w:rPr>
              <w:t xml:space="preserve">소프트웨어 </w:t>
            </w:r>
            <w:r w:rsidR="00FE6885">
              <w:rPr>
                <w:rFonts w:hint="eastAsia"/>
                <w:b/>
                <w:sz w:val="54"/>
                <w:szCs w:val="54"/>
              </w:rPr>
              <w:t>요구사항</w:t>
            </w:r>
            <w:r w:rsidR="00C02093">
              <w:rPr>
                <w:rFonts w:hint="eastAsia"/>
                <w:b/>
                <w:sz w:val="54"/>
                <w:szCs w:val="54"/>
              </w:rPr>
              <w:t xml:space="preserve"> </w:t>
            </w:r>
          </w:p>
          <w:p w14:paraId="4C807AE9" w14:textId="77777777" w:rsidR="007D50CE" w:rsidRPr="007D50CE" w:rsidRDefault="007D50CE" w:rsidP="001909A9">
            <w:pPr>
              <w:jc w:val="center"/>
              <w:rPr>
                <w:b/>
                <w:sz w:val="40"/>
                <w:szCs w:val="40"/>
              </w:rPr>
            </w:pPr>
            <w:r w:rsidRPr="007D50CE">
              <w:rPr>
                <w:rFonts w:hint="eastAsia"/>
                <w:b/>
                <w:sz w:val="40"/>
                <w:szCs w:val="40"/>
              </w:rPr>
              <w:t>(</w:t>
            </w:r>
            <w:del w:id="2" w:author="김은수" w:date="2026-09-28T17:07:00Z" w16du:dateUtc="2026-09-28T08:07:00Z">
              <w:r w:rsidR="008E2E4F">
                <w:rPr>
                  <w:rFonts w:hint="eastAsia"/>
                  <w:b/>
                  <w:sz w:val="40"/>
                  <w:szCs w:val="40"/>
                </w:rPr>
                <w:delText>T</w:delText>
              </w:r>
              <w:r w:rsidR="008E2E4F">
                <w:rPr>
                  <w:b/>
                  <w:sz w:val="40"/>
                  <w:szCs w:val="40"/>
                </w:rPr>
                <w:delText>D20B</w:delText>
              </w:r>
            </w:del>
            <w:ins w:id="3" w:author="김은수" w:date="2026-09-28T17:07:00Z" w16du:dateUtc="2026-09-28T08:07:00Z">
              <w:r w:rsidRPr="007D50CE">
                <w:rPr>
                  <w:rFonts w:hint="eastAsia"/>
                  <w:b/>
                  <w:sz w:val="40"/>
                  <w:szCs w:val="40"/>
                </w:rPr>
                <w:t>TD24A</w:t>
              </w:r>
            </w:ins>
            <w:r w:rsidRPr="007D50CE">
              <w:rPr>
                <w:rFonts w:hint="eastAsia"/>
                <w:b/>
                <w:sz w:val="40"/>
                <w:szCs w:val="40"/>
              </w:rPr>
              <w:t>-A-EXT)</w:t>
            </w:r>
          </w:p>
        </w:tc>
      </w:tr>
    </w:tbl>
    <w:p w14:paraId="04861915" w14:textId="77777777" w:rsidR="00F21B5D" w:rsidRDefault="00F21B5D" w:rsidP="001909A9">
      <w:pPr>
        <w:spacing w:after="0" w:line="240" w:lineRule="auto"/>
        <w:jc w:val="left"/>
        <w:rPr>
          <w:b/>
          <w:szCs w:val="20"/>
        </w:rPr>
      </w:pPr>
      <w:bookmarkStart w:id="4" w:name="_Hlk48839900"/>
      <w:bookmarkEnd w:id="1"/>
    </w:p>
    <w:p w14:paraId="277CFA65" w14:textId="77777777" w:rsidR="00F21B5D" w:rsidRDefault="00F21B5D" w:rsidP="001909A9">
      <w:pPr>
        <w:spacing w:after="0" w:line="240" w:lineRule="auto"/>
        <w:jc w:val="left"/>
        <w:rPr>
          <w:b/>
          <w:szCs w:val="20"/>
        </w:rPr>
      </w:pPr>
    </w:p>
    <w:p w14:paraId="009EBE46" w14:textId="77777777" w:rsidR="00F21B5D" w:rsidRDefault="00F21B5D" w:rsidP="001909A9">
      <w:pPr>
        <w:spacing w:after="0" w:line="240" w:lineRule="auto"/>
        <w:jc w:val="left"/>
        <w:rPr>
          <w:b/>
          <w:szCs w:val="20"/>
        </w:rPr>
      </w:pPr>
    </w:p>
    <w:p w14:paraId="64F64524" w14:textId="77777777" w:rsidR="00F21B5D" w:rsidRDefault="00F21B5D" w:rsidP="001909A9">
      <w:pPr>
        <w:spacing w:after="0" w:line="240" w:lineRule="auto"/>
        <w:jc w:val="left"/>
        <w:rPr>
          <w:b/>
          <w:szCs w:val="20"/>
        </w:rPr>
      </w:pPr>
    </w:p>
    <w:p w14:paraId="56C75B62" w14:textId="77777777" w:rsidR="00F21B5D" w:rsidRDefault="00F21B5D" w:rsidP="001909A9">
      <w:pPr>
        <w:spacing w:after="0" w:line="240" w:lineRule="auto"/>
        <w:jc w:val="left"/>
        <w:rPr>
          <w:b/>
          <w:szCs w:val="20"/>
        </w:rPr>
      </w:pPr>
    </w:p>
    <w:p w14:paraId="390993B9" w14:textId="77777777" w:rsidR="007D50CE" w:rsidRDefault="007D50CE" w:rsidP="001909A9">
      <w:pPr>
        <w:spacing w:after="0" w:line="240" w:lineRule="auto"/>
        <w:jc w:val="left"/>
        <w:rPr>
          <w:b/>
          <w:szCs w:val="20"/>
        </w:rPr>
      </w:pPr>
    </w:p>
    <w:p w14:paraId="3F74E0DF" w14:textId="77777777" w:rsidR="007D50CE" w:rsidRDefault="007D50CE" w:rsidP="001909A9">
      <w:pPr>
        <w:spacing w:after="0" w:line="240" w:lineRule="auto"/>
        <w:jc w:val="left"/>
        <w:rPr>
          <w:b/>
          <w:szCs w:val="20"/>
        </w:rPr>
      </w:pPr>
    </w:p>
    <w:p w14:paraId="01E39B7D" w14:textId="77777777" w:rsidR="007D50CE" w:rsidRDefault="007D50CE" w:rsidP="001909A9">
      <w:pPr>
        <w:spacing w:after="0" w:line="240" w:lineRule="auto"/>
        <w:jc w:val="left"/>
        <w:rPr>
          <w:b/>
          <w:szCs w:val="20"/>
        </w:rPr>
      </w:pPr>
    </w:p>
    <w:p w14:paraId="13D0C109" w14:textId="77777777" w:rsidR="007D50CE" w:rsidRDefault="007D50CE" w:rsidP="001909A9">
      <w:pPr>
        <w:spacing w:after="0" w:line="240" w:lineRule="auto"/>
        <w:jc w:val="left"/>
        <w:rPr>
          <w:b/>
          <w:szCs w:val="20"/>
        </w:rPr>
      </w:pPr>
    </w:p>
    <w:p w14:paraId="4A8A39B5" w14:textId="77777777" w:rsidR="007D50CE" w:rsidRDefault="007D50CE" w:rsidP="001909A9">
      <w:pPr>
        <w:spacing w:after="0" w:line="240" w:lineRule="auto"/>
        <w:jc w:val="left"/>
        <w:rPr>
          <w:b/>
          <w:szCs w:val="20"/>
        </w:rPr>
      </w:pPr>
    </w:p>
    <w:p w14:paraId="33D4B184" w14:textId="77777777" w:rsidR="00F21B5D" w:rsidRDefault="00F21B5D" w:rsidP="001909A9">
      <w:pPr>
        <w:spacing w:after="0" w:line="240" w:lineRule="auto"/>
        <w:jc w:val="left"/>
        <w:rPr>
          <w:b/>
          <w:szCs w:val="20"/>
        </w:rPr>
      </w:pPr>
    </w:p>
    <w:p w14:paraId="01AAE9DA" w14:textId="77777777" w:rsidR="00F21B5D" w:rsidRDefault="00F21B5D" w:rsidP="001909A9">
      <w:pPr>
        <w:spacing w:after="0" w:line="240" w:lineRule="auto"/>
        <w:jc w:val="left"/>
        <w:rPr>
          <w:b/>
          <w:szCs w:val="20"/>
        </w:rPr>
      </w:pPr>
    </w:p>
    <w:tbl>
      <w:tblPr>
        <w:tblW w:w="9105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2"/>
        <w:gridCol w:w="2581"/>
        <w:gridCol w:w="2581"/>
        <w:gridCol w:w="2581"/>
      </w:tblGrid>
      <w:tr w:rsidR="00F94F6F" w14:paraId="5D05D78C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</w:tcPr>
          <w:p w14:paraId="14D9FBF5" w14:textId="77777777" w:rsidR="00F94F6F" w:rsidRPr="00E2210A" w:rsidRDefault="00F94F6F" w:rsidP="005C2FC8">
            <w:pPr>
              <w:wordWrap/>
              <w:spacing w:before="66" w:after="54" w:line="280" w:lineRule="exact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09A39C7C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작성</w:t>
            </w: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64B6E72F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검토</w:t>
            </w: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57CFE15F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승인</w:t>
            </w:r>
          </w:p>
        </w:tc>
      </w:tr>
      <w:tr w:rsidR="00F94F6F" w14:paraId="1A815A17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442AEE20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성함</w:t>
            </w:r>
          </w:p>
        </w:tc>
        <w:tc>
          <w:tcPr>
            <w:tcW w:w="2581" w:type="dxa"/>
            <w:vAlign w:val="center"/>
          </w:tcPr>
          <w:p w14:paraId="3DFE1A6A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  <w:del w:id="5" w:author="김은수" w:date="2026-09-28T17:07:00Z" w16du:dateUtc="2026-09-28T08:0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</w:rPr>
                <w:delText>임정우</w:delText>
              </w:r>
            </w:del>
            <w:ins w:id="6" w:author="김은수" w:date="2026-09-28T17:07:00Z" w16du:dateUtc="2026-09-28T08:0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</w:rPr>
                <w:t>김은수</w:t>
              </w:r>
            </w:ins>
          </w:p>
        </w:tc>
        <w:tc>
          <w:tcPr>
            <w:tcW w:w="2581" w:type="dxa"/>
            <w:vAlign w:val="center"/>
          </w:tcPr>
          <w:p w14:paraId="584837B6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658E2DD6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del w:id="7" w:author="김은수" w:date="2026-09-28T17:07:00Z" w16du:dateUtc="2026-09-28T08:0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</w:rPr>
                <w:delText>이호승</w:delText>
              </w:r>
            </w:del>
          </w:p>
        </w:tc>
      </w:tr>
      <w:tr w:rsidR="00F94F6F" w14:paraId="7250E117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6F69D4AF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직책</w:t>
            </w:r>
          </w:p>
        </w:tc>
        <w:tc>
          <w:tcPr>
            <w:tcW w:w="2581" w:type="dxa"/>
            <w:vAlign w:val="center"/>
          </w:tcPr>
          <w:p w14:paraId="4A111D7B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  <w:lang w:val="x-none" w:bidi="en-US"/>
              </w:rPr>
            </w:pPr>
            <w:del w:id="8" w:author="김은수" w:date="2026-09-28T17:07:00Z" w16du:dateUtc="2026-09-28T08:0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  <w:lang w:val="x-none" w:bidi="en-US"/>
                </w:rPr>
                <w:delText>사업부장</w:delText>
              </w:r>
            </w:del>
            <w:ins w:id="9" w:author="김은수" w:date="2026-09-28T17:07:00Z" w16du:dateUtc="2026-09-28T08:0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  <w:lang w:val="x-none" w:bidi="en-US"/>
                </w:rPr>
                <w:t>수석연구원</w:t>
              </w:r>
            </w:ins>
          </w:p>
        </w:tc>
        <w:tc>
          <w:tcPr>
            <w:tcW w:w="2581" w:type="dxa"/>
            <w:vAlign w:val="center"/>
          </w:tcPr>
          <w:p w14:paraId="0DA4E4B5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  <w:lang w:val="x-none" w:eastAsia="en-US" w:bidi="en-US"/>
              </w:rPr>
            </w:pPr>
          </w:p>
        </w:tc>
        <w:tc>
          <w:tcPr>
            <w:tcW w:w="2581" w:type="dxa"/>
            <w:vAlign w:val="center"/>
          </w:tcPr>
          <w:p w14:paraId="09E6B23F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del w:id="10" w:author="김은수" w:date="2026-09-28T17:07:00Z" w16du:dateUtc="2026-09-28T08:0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  <w:lang w:val="x-none" w:bidi="en-US"/>
                </w:rPr>
                <w:delText>기술이사</w:delText>
              </w:r>
            </w:del>
          </w:p>
        </w:tc>
      </w:tr>
      <w:tr w:rsidR="00F94F6F" w14:paraId="1DCAA3B7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23D83721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일자</w:t>
            </w:r>
          </w:p>
        </w:tc>
        <w:tc>
          <w:tcPr>
            <w:tcW w:w="2581" w:type="dxa"/>
            <w:vAlign w:val="center"/>
          </w:tcPr>
          <w:p w14:paraId="38C7A58F" w14:textId="77777777" w:rsidR="00F94F6F" w:rsidRPr="00E2210A" w:rsidRDefault="0083228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  <w:del w:id="11" w:author="김은수" w:date="2026-09-28T17:07:00Z" w16du:dateUtc="2026-09-28T08:07:00Z">
              <w:r>
                <w:rPr>
                  <w:rFonts w:asciiTheme="minorEastAsia" w:hAnsiTheme="minorEastAsia" w:hint="eastAsia"/>
                </w:rPr>
                <w:delText>2020</w:delText>
              </w:r>
              <w:r>
                <w:rPr>
                  <w:rFonts w:asciiTheme="minorEastAsia" w:hAnsiTheme="minorEastAsia"/>
                </w:rPr>
                <w:delText>.</w:delText>
              </w:r>
              <w:r>
                <w:rPr>
                  <w:rFonts w:asciiTheme="minorEastAsia" w:hAnsiTheme="minorEastAsia" w:hint="eastAsia"/>
                </w:rPr>
                <w:delText>11.27</w:delText>
              </w:r>
            </w:del>
          </w:p>
        </w:tc>
        <w:tc>
          <w:tcPr>
            <w:tcW w:w="2581" w:type="dxa"/>
            <w:vAlign w:val="center"/>
          </w:tcPr>
          <w:p w14:paraId="5E273E1B" w14:textId="77777777" w:rsidR="00F94F6F" w:rsidRPr="00E2210A" w:rsidRDefault="00F94F6F" w:rsidP="005C2FC8">
            <w:pPr>
              <w:wordWrap/>
              <w:spacing w:after="0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228685E0" w14:textId="77777777" w:rsidR="00F94F6F" w:rsidRPr="00E2210A" w:rsidRDefault="00832285" w:rsidP="005C2FC8">
            <w:pPr>
              <w:wordWrap/>
              <w:spacing w:after="0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  <w:del w:id="12" w:author="김은수" w:date="2026-09-28T17:07:00Z" w16du:dateUtc="2026-09-28T08:07:00Z">
              <w:r>
                <w:rPr>
                  <w:rFonts w:asciiTheme="minorEastAsia" w:hAnsiTheme="minorEastAsia" w:hint="eastAsia"/>
                </w:rPr>
                <w:delText>2020</w:delText>
              </w:r>
              <w:r>
                <w:rPr>
                  <w:rFonts w:asciiTheme="minorEastAsia" w:hAnsiTheme="minorEastAsia"/>
                </w:rPr>
                <w:delText>.</w:delText>
              </w:r>
              <w:r>
                <w:rPr>
                  <w:rFonts w:asciiTheme="minorEastAsia" w:hAnsiTheme="minorEastAsia" w:hint="eastAsia"/>
                </w:rPr>
                <w:delText>11.27</w:delText>
              </w:r>
            </w:del>
          </w:p>
        </w:tc>
      </w:tr>
      <w:tr w:rsidR="00F94F6F" w14:paraId="41793DCD" w14:textId="77777777" w:rsidTr="005C2FC8">
        <w:trPr>
          <w:trHeight w:val="1315"/>
        </w:trPr>
        <w:tc>
          <w:tcPr>
            <w:tcW w:w="1362" w:type="dxa"/>
            <w:shd w:val="clear" w:color="auto" w:fill="E7E6E6" w:themeFill="background2"/>
            <w:vAlign w:val="center"/>
          </w:tcPr>
          <w:p w14:paraId="01F765F2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서명</w:t>
            </w:r>
          </w:p>
        </w:tc>
        <w:tc>
          <w:tcPr>
            <w:tcW w:w="2581" w:type="dxa"/>
            <w:vAlign w:val="center"/>
          </w:tcPr>
          <w:p w14:paraId="0B0EACD0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  <w:del w:id="13" w:author="김은수" w:date="2026-09-28T17:07:00Z" w16du:dateUtc="2026-09-28T08:07:00Z">
              <w:r w:rsidRPr="00E2210A">
                <w:rPr>
                  <w:rFonts w:asciiTheme="majorEastAsia" w:eastAsiaTheme="majorEastAsia" w:hAnsiTheme="majorEastAsia"/>
                  <w:noProof/>
                </w:rPr>
                <w:drawing>
                  <wp:anchor distT="0" distB="0" distL="114300" distR="114300" simplePos="0" relativeHeight="251659264" behindDoc="0" locked="0" layoutInCell="1" allowOverlap="1" wp14:anchorId="6F744469" wp14:editId="5A716ED9">
                    <wp:simplePos x="0" y="0"/>
                    <wp:positionH relativeFrom="column">
                      <wp:posOffset>-5715</wp:posOffset>
                    </wp:positionH>
                    <wp:positionV relativeFrom="paragraph">
                      <wp:posOffset>-20320</wp:posOffset>
                    </wp:positionV>
                    <wp:extent cx="1504950" cy="676275"/>
                    <wp:effectExtent l="0" t="0" r="0" b="9525"/>
                    <wp:wrapNone/>
                    <wp:docPr id="2080932553" name="그림 2080932553" descr="라인이(가) 표시된 사진&#10;&#10;자동 생성된 설명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" name="그림 3" descr="라인이(가) 표시된 사진&#10;&#10;자동 생성된 설명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04950" cy="676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del>
          </w:p>
        </w:tc>
        <w:tc>
          <w:tcPr>
            <w:tcW w:w="2581" w:type="dxa"/>
            <w:vAlign w:val="center"/>
          </w:tcPr>
          <w:p w14:paraId="4D086E5F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577F15EE" w14:textId="77777777" w:rsidR="00F94F6F" w:rsidRPr="00E2210A" w:rsidRDefault="00F94F6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del w:id="14" w:author="김은수" w:date="2026-09-28T17:07:00Z" w16du:dateUtc="2026-09-28T08:07:00Z">
              <w:r w:rsidRPr="00E2210A">
                <w:rPr>
                  <w:rFonts w:asciiTheme="majorEastAsia" w:eastAsiaTheme="majorEastAsia" w:hAnsiTheme="majorEastAsia"/>
                  <w:noProof/>
                </w:rPr>
                <w:drawing>
                  <wp:anchor distT="0" distB="0" distL="114300" distR="114300" simplePos="0" relativeHeight="251661312" behindDoc="0" locked="0" layoutInCell="1" allowOverlap="1" wp14:anchorId="4CB65AAA" wp14:editId="0AC111D0">
                    <wp:simplePos x="0" y="0"/>
                    <wp:positionH relativeFrom="column">
                      <wp:posOffset>-24765</wp:posOffset>
                    </wp:positionH>
                    <wp:positionV relativeFrom="paragraph">
                      <wp:posOffset>-38735</wp:posOffset>
                    </wp:positionV>
                    <wp:extent cx="1504950" cy="714375"/>
                    <wp:effectExtent l="0" t="0" r="0" b="9525"/>
                    <wp:wrapNone/>
                    <wp:docPr id="2" name="그림 2" descr="스케치, 그림, 라인 아트, 아동 미술이(가) 표시된 사진&#10;&#10;자동 생성된 설명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그림 2" descr="스케치, 그림, 라인 아트, 아동 미술이(가) 표시된 사진&#10;&#10;자동 생성된 설명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04950" cy="714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del>
          </w:p>
        </w:tc>
      </w:tr>
    </w:tbl>
    <w:p w14:paraId="6344C25A" w14:textId="77777777" w:rsidR="00F21B5D" w:rsidRDefault="00F21B5D" w:rsidP="001909A9">
      <w:pPr>
        <w:spacing w:after="0" w:line="240" w:lineRule="auto"/>
        <w:jc w:val="left"/>
        <w:rPr>
          <w:b/>
          <w:szCs w:val="20"/>
        </w:rPr>
      </w:pPr>
    </w:p>
    <w:bookmarkEnd w:id="4"/>
    <w:p w14:paraId="5FE0F193" w14:textId="77777777" w:rsidR="00036D7B" w:rsidRDefault="00036D7B">
      <w:pPr>
        <w:widowControl/>
        <w:wordWrap/>
        <w:autoSpaceDE/>
        <w:autoSpaceDN/>
        <w:rPr>
          <w:lang w:val="ko-KR"/>
        </w:rPr>
      </w:pPr>
      <w:r>
        <w:rPr>
          <w:lang w:val="ko-KR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</w:rPr>
        <w:id w:val="11557240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A09068" w14:textId="77777777" w:rsidR="00C97B66" w:rsidRPr="00C46AA2" w:rsidRDefault="00C97B66" w:rsidP="001909A9">
          <w:pPr>
            <w:pStyle w:val="TOC"/>
            <w:spacing w:line="240" w:lineRule="auto"/>
            <w:rPr>
              <w:b/>
              <w:color w:val="000000" w:themeColor="text1"/>
              <w:sz w:val="24"/>
              <w:szCs w:val="24"/>
            </w:rPr>
          </w:pPr>
          <w:r w:rsidRPr="00C46AA2">
            <w:rPr>
              <w:rFonts w:hint="eastAsia"/>
              <w:b/>
              <w:color w:val="000000" w:themeColor="text1"/>
              <w:sz w:val="24"/>
              <w:szCs w:val="24"/>
              <w:lang w:val="ko-KR"/>
            </w:rPr>
            <w:t>목차</w:t>
          </w:r>
        </w:p>
        <w:p w14:paraId="51D0D739" w14:textId="77777777" w:rsidR="0091215B" w:rsidRDefault="00C97B66">
          <w:pPr>
            <w:pStyle w:val="12"/>
            <w:rPr>
              <w:del w:id="15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16" w:author="김은수" w:date="2026-09-28T17:07:00Z" w16du:dateUtc="2026-09-28T08:07:00Z">
            <w:r w:rsidRPr="00C46AA2">
              <w:rPr>
                <w:sz w:val="16"/>
                <w:szCs w:val="16"/>
              </w:rPr>
              <w:fldChar w:fldCharType="begin"/>
            </w:r>
            <w:r w:rsidRPr="00C46AA2">
              <w:rPr>
                <w:sz w:val="16"/>
                <w:szCs w:val="16"/>
              </w:rPr>
              <w:delInstrText xml:space="preserve"> TOC \o "1-3" \h \z \u </w:delInstrText>
            </w:r>
            <w:r w:rsidRPr="00C46AA2">
              <w:rPr>
                <w:sz w:val="16"/>
                <w:szCs w:val="16"/>
              </w:rPr>
              <w:fldChar w:fldCharType="separate"/>
            </w:r>
            <w:r w:rsidR="0091215B">
              <w:fldChar w:fldCharType="begin"/>
            </w:r>
            <w:r w:rsidR="0091215B">
              <w:delInstrText>HYPERLINK \l "_Toc183454133"</w:delInstrText>
            </w:r>
            <w:r w:rsidR="0091215B">
              <w:fldChar w:fldCharType="separate"/>
            </w:r>
            <w:r w:rsidR="0091215B" w:rsidRPr="008B0FC2">
              <w:rPr>
                <w:rStyle w:val="aa"/>
                <w:noProof/>
              </w:rPr>
              <w:delText>1.</w:delText>
            </w:r>
            <w:r w:rsidR="0091215B">
              <w:rPr>
                <w:noProof/>
                <w:sz w:val="22"/>
                <w:szCs w:val="24"/>
                <w14:ligatures w14:val="standardContextual"/>
              </w:rPr>
              <w:tab/>
            </w:r>
            <w:r w:rsidR="0091215B" w:rsidRPr="008B0FC2">
              <w:rPr>
                <w:rStyle w:val="aa"/>
                <w:noProof/>
              </w:rPr>
              <w:delText>서론</w:delText>
            </w:r>
            <w:r w:rsidR="0091215B">
              <w:rPr>
                <w:noProof/>
                <w:webHidden/>
              </w:rPr>
              <w:tab/>
            </w:r>
            <w:r w:rsidR="0091215B">
              <w:rPr>
                <w:noProof/>
                <w:webHidden/>
              </w:rPr>
              <w:fldChar w:fldCharType="begin"/>
            </w:r>
            <w:r w:rsidR="0091215B">
              <w:rPr>
                <w:noProof/>
                <w:webHidden/>
              </w:rPr>
              <w:delInstrText xml:space="preserve"> PAGEREF _Toc183454133 \h </w:delInstrText>
            </w:r>
            <w:r w:rsidR="0091215B">
              <w:rPr>
                <w:noProof/>
                <w:webHidden/>
              </w:rPr>
            </w:r>
            <w:r w:rsidR="0091215B">
              <w:rPr>
                <w:noProof/>
                <w:webHidden/>
              </w:rPr>
              <w:fldChar w:fldCharType="separate"/>
            </w:r>
            <w:r w:rsidR="0091215B">
              <w:rPr>
                <w:noProof/>
                <w:webHidden/>
              </w:rPr>
              <w:delText>1</w:delText>
            </w:r>
            <w:r w:rsidR="0091215B">
              <w:rPr>
                <w:noProof/>
                <w:webHidden/>
              </w:rPr>
              <w:fldChar w:fldCharType="end"/>
            </w:r>
            <w:r w:rsidR="0091215B">
              <w:fldChar w:fldCharType="end"/>
            </w:r>
          </w:del>
        </w:p>
        <w:p w14:paraId="53DD7FB2" w14:textId="77777777" w:rsidR="0091215B" w:rsidRDefault="0091215B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del w:id="17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18" w:author="김은수" w:date="2026-09-28T17:07:00Z" w16du:dateUtc="2026-09-28T08:07:00Z">
            <w:r>
              <w:fldChar w:fldCharType="begin"/>
            </w:r>
            <w:r>
              <w:delInstrText>HYPERLINK \l "_Toc183454134"</w:del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delText>1.1.</w:delTex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delText>개요</w:delTex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delInstrText xml:space="preserve"> PAGEREF _Toc183454134 \h </w:del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delText>1</w:delTex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del>
        </w:p>
        <w:p w14:paraId="7378AF45" w14:textId="77777777" w:rsidR="0091215B" w:rsidRDefault="0091215B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del w:id="19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20" w:author="김은수" w:date="2026-09-28T17:07:00Z" w16du:dateUtc="2026-09-28T08:07:00Z">
            <w:r>
              <w:fldChar w:fldCharType="begin"/>
            </w:r>
            <w:r>
              <w:delInstrText>HYPERLINK \l "_Toc183454135"</w:del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delText>1.2.</w:delTex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delText>목적</w:delTex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delInstrText xml:space="preserve"> PAGEREF _Toc183454135 \h </w:del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delText>1</w:delTex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del>
        </w:p>
        <w:p w14:paraId="77E8E193" w14:textId="77777777" w:rsidR="0091215B" w:rsidRDefault="0091215B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del w:id="21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22" w:author="김은수" w:date="2026-09-28T17:07:00Z" w16du:dateUtc="2026-09-28T08:07:00Z">
            <w:r>
              <w:fldChar w:fldCharType="begin"/>
            </w:r>
            <w:r>
              <w:delInstrText>HYPERLINK \l "_Toc183454136"</w:del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delText>1.3.</w:delTex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delText>대상</w:delTex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delInstrText xml:space="preserve"> PAGEREF _Toc183454136 \h </w:del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delText>1</w:delTex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del>
        </w:p>
        <w:p w14:paraId="3C22B9D1" w14:textId="77777777" w:rsidR="0091215B" w:rsidRDefault="0091215B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del w:id="23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24" w:author="김은수" w:date="2026-09-28T17:07:00Z" w16du:dateUtc="2026-09-28T08:07:00Z">
            <w:r>
              <w:fldChar w:fldCharType="begin"/>
            </w:r>
            <w:r>
              <w:delInstrText>HYPERLINK \l "_Toc183454137"</w:del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delText>1.4.</w:delTex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delText>관련문서</w:delTex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delInstrText xml:space="preserve"> PAGEREF _Toc183454137 \h </w:del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delText>1</w:delTex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del>
        </w:p>
        <w:p w14:paraId="1B3F52AE" w14:textId="77777777" w:rsidR="0091215B" w:rsidRDefault="0091215B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del w:id="25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26" w:author="김은수" w:date="2026-09-28T17:07:00Z" w16du:dateUtc="2026-09-28T08:07:00Z">
            <w:r>
              <w:fldChar w:fldCharType="begin"/>
            </w:r>
            <w:r>
              <w:delInstrText>HYPERLINK \l "_Toc183454138"</w:del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delText>1.4.1.</w:delTex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delText>프로젝트</w:delTex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delInstrText xml:space="preserve"> PAGEREF _Toc183454138 \h </w:del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delText>1</w:delTex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del>
        </w:p>
        <w:p w14:paraId="6753A930" w14:textId="77777777" w:rsidR="0091215B" w:rsidRDefault="0091215B">
          <w:pPr>
            <w:pStyle w:val="12"/>
            <w:rPr>
              <w:del w:id="27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28" w:author="김은수" w:date="2026-09-28T17:07:00Z" w16du:dateUtc="2026-09-28T08:07:00Z">
            <w:r>
              <w:fldChar w:fldCharType="begin"/>
            </w:r>
            <w:r>
              <w:delInstrText>HYPERLINK \l "_Toc183454139"</w:del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delText>2.</w:delTex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delText>하드웨어 플랫폼</w:delTex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delInstrText xml:space="preserve"> PAGEREF _Toc183454139 \h </w:del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delText>2</w:delTex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del>
        </w:p>
        <w:p w14:paraId="0F8E7753" w14:textId="77777777" w:rsidR="0091215B" w:rsidRDefault="0091215B">
          <w:pPr>
            <w:pStyle w:val="12"/>
            <w:rPr>
              <w:del w:id="29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30" w:author="김은수" w:date="2026-09-28T17:07:00Z" w16du:dateUtc="2026-09-28T08:07:00Z">
            <w:r>
              <w:fldChar w:fldCharType="begin"/>
            </w:r>
            <w:r>
              <w:delInstrText>HYPERLINK \l "_Toc183454140"</w:del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delText>3.</w:delTex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delText>프로그램 언어 및 사이즈</w:delTex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delInstrText xml:space="preserve"> PAGEREF _Toc183454140 \h </w:del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delText>6</w:delTex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del>
        </w:p>
        <w:p w14:paraId="6784594E" w14:textId="77777777" w:rsidR="0091215B" w:rsidRDefault="0091215B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del w:id="31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32" w:author="김은수" w:date="2026-09-28T17:07:00Z" w16du:dateUtc="2026-09-28T08:07:00Z">
            <w:r>
              <w:fldChar w:fldCharType="begin"/>
            </w:r>
            <w:r>
              <w:delInstrText>HYPERLINK \l "_Toc183454141"</w:del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delText>3.1.</w:delTex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delText>프로그램 언어 및 사이즈(Program Language and Size)</w:delTex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delInstrText xml:space="preserve"> PAGEREF _Toc183454141 \h </w:del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delText>6</w:delTex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del>
        </w:p>
        <w:p w14:paraId="5B630157" w14:textId="77777777" w:rsidR="0091215B" w:rsidRDefault="0091215B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del w:id="33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34" w:author="김은수" w:date="2026-09-28T17:07:00Z" w16du:dateUtc="2026-09-28T08:07:00Z">
            <w:r>
              <w:fldChar w:fldCharType="begin"/>
            </w:r>
            <w:r>
              <w:delInstrText>HYPERLINK \l "_Toc183454142"</w:del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delText>3.1.1.</w:delTex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delText>프로그램 언어</w:delTex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delInstrText xml:space="preserve"> PAGEREF _Toc183454142 \h </w:del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delText>6</w:delTex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del>
        </w:p>
        <w:p w14:paraId="0037580D" w14:textId="77777777" w:rsidR="0091215B" w:rsidRDefault="0091215B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del w:id="35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36" w:author="김은수" w:date="2026-09-28T17:07:00Z" w16du:dateUtc="2026-09-28T08:07:00Z">
            <w:r>
              <w:fldChar w:fldCharType="begin"/>
            </w:r>
            <w:r>
              <w:delInstrText>HYPERLINK \l "_Toc183454143"</w:del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delText>3.1.2.</w:delTex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delText>프로그램 사이즈</w:delTex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delInstrText xml:space="preserve"> PAGEREF _Toc183454143 \h </w:del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delText>6</w:delTex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del>
        </w:p>
        <w:p w14:paraId="66399E59" w14:textId="77777777" w:rsidR="0091215B" w:rsidRDefault="0091215B">
          <w:pPr>
            <w:pStyle w:val="12"/>
            <w:rPr>
              <w:del w:id="37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38" w:author="김은수" w:date="2026-09-28T17:07:00Z" w16du:dateUtc="2026-09-28T08:07:00Z">
            <w:r>
              <w:fldChar w:fldCharType="begin"/>
            </w:r>
            <w:r>
              <w:delInstrText>HYPERLINK \l "_Toc183454144"</w:del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delText>4.</w:delTex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delText>소프트웨어 요구사항</w:delTex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delInstrText xml:space="preserve"> PAGEREF _Toc183454144 \h </w:del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delText>6</w:delTex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del>
        </w:p>
        <w:p w14:paraId="4B7C9BF1" w14:textId="77777777" w:rsidR="0091215B" w:rsidRDefault="0091215B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del w:id="39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40" w:author="김은수" w:date="2026-09-28T17:07:00Z" w16du:dateUtc="2026-09-28T08:07:00Z">
            <w:r>
              <w:fldChar w:fldCharType="begin"/>
            </w:r>
            <w:r>
              <w:delInstrText>HYPERLINK \l "_Toc183454145"</w:del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delText>4.1.</w:delTex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delText>소프트웨어 입력 요구사항 사양서(SRS-FW-TD20B) 참조</w:delTex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delInstrText xml:space="preserve"> PAGEREF _Toc183454145 \h </w:del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delText>6</w:delTex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del>
        </w:p>
        <w:p w14:paraId="06774C17" w14:textId="77777777" w:rsidR="0091215B" w:rsidRDefault="0091215B">
          <w:pPr>
            <w:pStyle w:val="12"/>
            <w:rPr>
              <w:del w:id="41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42" w:author="김은수" w:date="2026-09-28T17:07:00Z" w16du:dateUtc="2026-09-28T08:07:00Z">
            <w:r>
              <w:fldChar w:fldCharType="begin"/>
            </w:r>
            <w:r>
              <w:delInstrText>HYPERLINK \l "_Toc183454146"</w:del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delText>5.</w:delTex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delText>소프트웨어 요구사항 검증</w:delTex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delInstrText xml:space="preserve"> PAGEREF _Toc183454146 \h </w:del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delText>7</w:delTex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del>
        </w:p>
        <w:p w14:paraId="29AEB22C" w14:textId="77777777" w:rsidR="0091215B" w:rsidRDefault="0091215B">
          <w:pPr>
            <w:pStyle w:val="12"/>
            <w:rPr>
              <w:del w:id="43" w:author="김은수" w:date="2026-09-28T17:07:00Z" w16du:dateUtc="2026-09-28T08:07:00Z"/>
              <w:noProof/>
              <w:sz w:val="22"/>
              <w:szCs w:val="24"/>
              <w14:ligatures w14:val="standardContextual"/>
            </w:rPr>
          </w:pPr>
          <w:del w:id="44" w:author="김은수" w:date="2026-09-28T17:07:00Z" w16du:dateUtc="2026-09-28T08:07:00Z">
            <w:r>
              <w:fldChar w:fldCharType="begin"/>
            </w:r>
            <w:r>
              <w:delInstrText>HYPERLINK \l "_Toc183454147"</w:delInstrText>
            </w:r>
            <w:r>
              <w:fldChar w:fldCharType="separate"/>
            </w:r>
            <w:r w:rsidRPr="008B0FC2">
              <w:rPr>
                <w:rStyle w:val="aa"/>
                <w:noProof/>
              </w:rPr>
              <w:delText>6.</w:delTex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B0FC2">
              <w:rPr>
                <w:rStyle w:val="aa"/>
                <w:noProof/>
              </w:rPr>
              <w:delText>소프트웨어 위험분석 재평가</w:delTex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delInstrText xml:space="preserve"> PAGEREF _Toc183454147 \h </w:del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delText>8</w:delText>
            </w:r>
            <w:r>
              <w:rPr>
                <w:noProof/>
                <w:webHidden/>
              </w:rPr>
              <w:fldChar w:fldCharType="end"/>
            </w:r>
            <w:r>
              <w:fldChar w:fldCharType="end"/>
            </w:r>
          </w:del>
        </w:p>
        <w:p w14:paraId="46C82688" w14:textId="77777777" w:rsidR="00531D5E" w:rsidRDefault="00C97B66">
          <w:pPr>
            <w:pStyle w:val="12"/>
            <w:rPr>
              <w:noProof/>
            </w:rPr>
          </w:pPr>
          <w:del w:id="45" w:author="김은수" w:date="2026-09-28T17:07:00Z" w16du:dateUtc="2026-09-28T08:07:00Z">
            <w:r w:rsidRPr="00C46AA2">
              <w:rPr>
                <w:b/>
                <w:bCs/>
                <w:sz w:val="16"/>
                <w:szCs w:val="16"/>
                <w:lang w:val="ko-KR"/>
              </w:rPr>
              <w:fldChar w:fldCharType="end"/>
            </w:r>
          </w:del>
          <w:ins w:id="46" w:author="김은수" w:date="2026-09-28T17:07:00Z" w16du:dateUtc="2026-09-28T08:07:00Z">
            <w:r w:rsidRPr="00C46AA2">
              <w:rPr>
                <w:sz w:val="16"/>
                <w:szCs w:val="16"/>
              </w:rPr>
              <w:fldChar w:fldCharType="begin"/>
            </w:r>
            <w:r w:rsidRPr="00C46AA2">
              <w:rPr>
                <w:sz w:val="16"/>
                <w:szCs w:val="16"/>
              </w:rPr>
              <w:instrText xml:space="preserve"> TOC \o "1-3" \h \z \u </w:instrText>
            </w:r>
            <w:r w:rsidRPr="00C46AA2">
              <w:rPr>
                <w:sz w:val="16"/>
                <w:szCs w:val="16"/>
              </w:rPr>
              <w:fldChar w:fldCharType="separate"/>
            </w:r>
          </w:ins>
        </w:p>
        <w:p w14:paraId="077B0BB9" w14:textId="4576A53A" w:rsidR="00531D5E" w:rsidRDefault="00531D5E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242805711" w:history="1">
            <w:r w:rsidRPr="004D1911">
              <w:rPr>
                <w:rStyle w:val="aa"/>
                <w:noProof/>
              </w:rPr>
              <w:t>1. 서론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D634B" w14:textId="5F63A33D" w:rsidR="00531D5E" w:rsidRDefault="00531D5E">
          <w:pPr>
            <w:pStyle w:val="20"/>
            <w:tabs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242805712" w:history="1">
            <w:r w:rsidRPr="004D1911">
              <w:rPr>
                <w:rStyle w:val="aa"/>
                <w:noProof/>
              </w:rPr>
              <w:t>1.1.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6F8BB" w14:textId="4C469982" w:rsidR="00531D5E" w:rsidRDefault="00531D5E">
          <w:pPr>
            <w:pStyle w:val="20"/>
            <w:tabs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242805714" w:history="1">
            <w:r w:rsidRPr="004D1911">
              <w:rPr>
                <w:rStyle w:val="aa"/>
                <w:noProof/>
              </w:rPr>
              <w:t>1.2. 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0F886" w14:textId="6EBABE38" w:rsidR="00531D5E" w:rsidRDefault="00531D5E">
          <w:pPr>
            <w:pStyle w:val="20"/>
            <w:tabs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242805716" w:history="1">
            <w:r w:rsidRPr="004D1911">
              <w:rPr>
                <w:rStyle w:val="aa"/>
                <w:noProof/>
              </w:rPr>
              <w:t>1.3. 대상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AF74F" w14:textId="2FFA8ABA" w:rsidR="00531D5E" w:rsidRDefault="00531D5E">
          <w:pPr>
            <w:pStyle w:val="20"/>
            <w:tabs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242805718" w:history="1">
            <w:r w:rsidRPr="004D1911">
              <w:rPr>
                <w:rStyle w:val="aa"/>
                <w:noProof/>
              </w:rPr>
              <w:t>1.4. 관련문서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E683E" w14:textId="1DA88050" w:rsidR="00531D5E" w:rsidRDefault="00531D5E">
          <w:pPr>
            <w:pStyle w:val="30"/>
            <w:tabs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2805719" w:history="1">
            <w:r w:rsidRPr="004D1911">
              <w:rPr>
                <w:rStyle w:val="aa"/>
                <w:noProof/>
              </w:rPr>
              <w:t>1.4.1. 프로젝트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1E47F" w14:textId="4C62172D" w:rsidR="00531D5E" w:rsidRDefault="00531D5E">
          <w:pPr>
            <w:pStyle w:val="30"/>
            <w:tabs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2805720" w:history="1">
            <w:r w:rsidRPr="004D1911">
              <w:rPr>
                <w:rStyle w:val="aa"/>
                <w:noProof/>
              </w:rPr>
              <w:t>1.4.2. 표준 및 규제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7AB09" w14:textId="676522BC" w:rsidR="00531D5E" w:rsidRDefault="00531D5E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242805722" w:history="1">
            <w:r w:rsidRPr="004D1911">
              <w:rPr>
                <w:rStyle w:val="aa"/>
                <w:noProof/>
              </w:rPr>
              <w:t>2. 하드웨어 플랫폼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95C5F" w14:textId="4B585718" w:rsidR="00531D5E" w:rsidRDefault="00531D5E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242805726" w:history="1">
            <w:r w:rsidRPr="004D1911">
              <w:rPr>
                <w:rStyle w:val="aa"/>
                <w:noProof/>
              </w:rPr>
              <w:t>3. 프로그램 언어 및 사이즈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99C20" w14:textId="2CEC3E1C" w:rsidR="00531D5E" w:rsidRDefault="00531D5E">
          <w:pPr>
            <w:pStyle w:val="20"/>
            <w:tabs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242805727" w:history="1">
            <w:r w:rsidRPr="004D1911">
              <w:rPr>
                <w:rStyle w:val="aa"/>
                <w:noProof/>
              </w:rPr>
              <w:t>3.1. 프로그램 언어 및 사이즈(Program Language and Size)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75BF4" w14:textId="691870F5" w:rsidR="00531D5E" w:rsidRDefault="00531D5E">
          <w:pPr>
            <w:pStyle w:val="30"/>
            <w:tabs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2805728" w:history="1">
            <w:r w:rsidRPr="004D1911">
              <w:rPr>
                <w:rStyle w:val="aa"/>
                <w:noProof/>
              </w:rPr>
              <w:t>3.1.1. 프로그램 언어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F81CD" w14:textId="7B1FFA14" w:rsidR="00531D5E" w:rsidRDefault="00531D5E">
          <w:pPr>
            <w:pStyle w:val="30"/>
            <w:tabs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2805729" w:history="1">
            <w:r w:rsidRPr="004D1911">
              <w:rPr>
                <w:rStyle w:val="aa"/>
                <w:noProof/>
              </w:rPr>
              <w:t>3.1.2. 프로그램 사이즈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34701" w14:textId="1DF434A7" w:rsidR="00531D5E" w:rsidRDefault="00531D5E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242805733" w:history="1">
            <w:r w:rsidRPr="004D1911">
              <w:rPr>
                <w:rStyle w:val="aa"/>
                <w:noProof/>
              </w:rPr>
              <w:t>4. 소프트웨어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7A751" w14:textId="2F1045C2" w:rsidR="00531D5E" w:rsidRDefault="00531D5E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242805736" w:history="1">
            <w:r w:rsidRPr="004D1911">
              <w:rPr>
                <w:rStyle w:val="aa"/>
                <w:noProof/>
              </w:rPr>
              <w:t>5. 소프트웨어 요구사항 검증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A7982" w14:textId="21CB585A" w:rsidR="00531D5E" w:rsidRDefault="00531D5E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242805741" w:history="1">
            <w:r w:rsidRPr="004D1911">
              <w:rPr>
                <w:rStyle w:val="aa"/>
                <w:noProof/>
              </w:rPr>
              <w:t>6. 소프트웨어 위험분석 재평가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9C3B1" w14:textId="77777777" w:rsidR="00C97B66" w:rsidRDefault="00C97B66" w:rsidP="001909A9">
          <w:pPr>
            <w:spacing w:after="0" w:line="240" w:lineRule="auto"/>
          </w:pPr>
          <w:ins w:id="47" w:author="김은수" w:date="2026-09-28T17:07:00Z" w16du:dateUtc="2026-09-28T08:07:00Z">
            <w:r w:rsidRPr="00C46AA2">
              <w:rPr>
                <w:b/>
                <w:bCs/>
                <w:sz w:val="16"/>
                <w:szCs w:val="16"/>
                <w:lang w:val="ko-KR"/>
              </w:rPr>
              <w:fldChar w:fldCharType="end"/>
            </w:r>
          </w:ins>
        </w:p>
      </w:sdtContent>
    </w:sdt>
    <w:p w14:paraId="553555C9" w14:textId="77777777" w:rsidR="00036D7B" w:rsidRDefault="00036D7B">
      <w:pPr>
        <w:widowControl/>
        <w:wordWrap/>
        <w:autoSpaceDE/>
        <w:autoSpaceDN/>
        <w:rPr>
          <w:b/>
        </w:rPr>
      </w:pPr>
      <w:r>
        <w:rPr>
          <w:b/>
        </w:rPr>
        <w:br w:type="page"/>
      </w:r>
    </w:p>
    <w:p w14:paraId="7A28DCDA" w14:textId="77777777" w:rsidR="00C46AA2" w:rsidRDefault="00C46AA2" w:rsidP="001909A9">
      <w:pPr>
        <w:widowControl/>
        <w:wordWrap/>
        <w:autoSpaceDE/>
        <w:autoSpaceDN/>
        <w:spacing w:after="0" w:line="240" w:lineRule="auto"/>
        <w:rPr>
          <w:b/>
        </w:rPr>
      </w:pPr>
    </w:p>
    <w:tbl>
      <w:tblPr>
        <w:tblW w:w="9605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684"/>
        <w:gridCol w:w="4790"/>
        <w:gridCol w:w="2551"/>
        <w:gridCol w:w="1580"/>
      </w:tblGrid>
      <w:tr w:rsidR="009D2A40" w:rsidRPr="00B312B3" w14:paraId="3B4C0A15" w14:textId="77777777" w:rsidTr="00F630A5">
        <w:trPr>
          <w:trHeight w:hRule="exact" w:val="710"/>
        </w:trPr>
        <w:tc>
          <w:tcPr>
            <w:tcW w:w="684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CAD996D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/>
                <w:color w:val="000000" w:themeColor="text1"/>
              </w:rPr>
              <w:br w:type="page"/>
            </w:r>
            <w:r w:rsidRPr="002B7B95">
              <w:rPr>
                <w:rFonts w:asciiTheme="minorHAnsi" w:eastAsiaTheme="minorHAnsi" w:hAnsiTheme="minorHAnsi" w:cs="Times New Roman"/>
                <w:b/>
                <w:color w:val="000000" w:themeColor="text1"/>
              </w:rPr>
              <w:t>No.</w:t>
            </w:r>
          </w:p>
        </w:tc>
        <w:tc>
          <w:tcPr>
            <w:tcW w:w="4790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7AE39262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>개정 내용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773A4C1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 xml:space="preserve">개정 위치 </w:t>
            </w:r>
          </w:p>
        </w:tc>
        <w:tc>
          <w:tcPr>
            <w:tcW w:w="1580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A8429FF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>개정 날짜</w:t>
            </w:r>
          </w:p>
        </w:tc>
      </w:tr>
      <w:tr w:rsidR="009D2A40" w:rsidRPr="00B312B3" w14:paraId="0D8B109D" w14:textId="77777777" w:rsidTr="00F630A5">
        <w:trPr>
          <w:trHeight w:val="611"/>
        </w:trPr>
        <w:tc>
          <w:tcPr>
            <w:tcW w:w="684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2B9793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0</w:t>
            </w:r>
          </w:p>
        </w:tc>
        <w:tc>
          <w:tcPr>
            <w:tcW w:w="479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62DB55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최초 제정</w:t>
            </w:r>
          </w:p>
        </w:tc>
        <w:tc>
          <w:tcPr>
            <w:tcW w:w="2551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8552AD" w14:textId="77777777" w:rsidR="009D2A40" w:rsidRPr="002B7B95" w:rsidRDefault="00D22777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>
              <w:rPr>
                <w:rFonts w:asciiTheme="minorHAnsi" w:eastAsiaTheme="minorHAnsi" w:hAnsiTheme="minorHAnsi" w:cs="Times New Roman" w:hint="eastAsia"/>
                <w:color w:val="000000" w:themeColor="text1"/>
              </w:rPr>
              <w:t>-</w:t>
            </w:r>
          </w:p>
        </w:tc>
        <w:tc>
          <w:tcPr>
            <w:tcW w:w="158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AC187FF" w14:textId="77777777" w:rsidR="009D2A40" w:rsidRPr="002B7B95" w:rsidRDefault="00D22777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48" w:author="김은수" w:date="2026-09-28T17:07:00Z" w16du:dateUtc="2026-09-28T08:07:00Z">
              <w:r>
                <w:rPr>
                  <w:rFonts w:asciiTheme="minorHAnsi" w:eastAsiaTheme="minorHAnsi" w:hAnsiTheme="minorHAnsi" w:cs="Times New Roman"/>
                  <w:color w:val="000000" w:themeColor="text1"/>
                </w:rPr>
                <w:delText>2021.02.</w:delText>
              </w:r>
              <w:r w:rsidR="00540D19">
                <w:rPr>
                  <w:rFonts w:asciiTheme="minorHAnsi" w:eastAsiaTheme="minorHAnsi" w:hAnsiTheme="minorHAnsi" w:cs="Times New Roman"/>
                  <w:color w:val="000000" w:themeColor="text1"/>
                </w:rPr>
                <w:delText>22</w:delText>
              </w:r>
            </w:del>
          </w:p>
        </w:tc>
      </w:tr>
      <w:tr w:rsidR="009D2A40" w:rsidRPr="00B312B3" w14:paraId="34521784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091BBF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49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7A3785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B0A795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219D6CD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3CA5223C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5D00C4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50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2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F33992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b/>
                <w:i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F44BC3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b/>
                <w:i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60B5ABF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798034ED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1F3143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51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3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B1AC89" w14:textId="77777777" w:rsidR="009D2A40" w:rsidRPr="002B7B95" w:rsidRDefault="009D2A40" w:rsidP="00F630A5">
            <w:pPr>
              <w:pStyle w:val="a9"/>
              <w:spacing w:line="240" w:lineRule="auto"/>
              <w:ind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34CB66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6BFAC4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555659E7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7B4E86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52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4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805036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91DFD0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344113F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580BC953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C3DFB6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53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5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6A3F6E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10319B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C4BEE90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566B409A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376C23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54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6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3C65A4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13FFC6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6481570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25FB3F6B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9A48C2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55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7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E61B23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ABCD7A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F6B144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562FECE3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BCAAD0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56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8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F1B738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0EA805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50CF5D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562B72C7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9FB2F6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57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9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A12976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C06026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03541D6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79FEC52B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DF136F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58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10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F96CAF" w14:textId="77777777" w:rsidR="009D2A40" w:rsidRPr="002B7B95" w:rsidRDefault="009D2A40" w:rsidP="00F630A5">
            <w:pPr>
              <w:pStyle w:val="a9"/>
              <w:spacing w:line="240" w:lineRule="auto"/>
              <w:ind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CB2381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A1DF2F7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19D63292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DF01DA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59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11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56CC28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E2EAB5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52E2DE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6491671E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5ECF4C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60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12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4382A8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F83E07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704199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197EA5A0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2DD040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61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13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9B05BC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37D903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C8D0828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75F0835A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A49C5B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62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14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0F0F80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D25D11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5493E86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19073F9D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EC0A62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63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15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5720A7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8C7258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40B8558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0E8C2B9B" w14:textId="77777777" w:rsidTr="00F630A5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62017D1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64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16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83E8617" w14:textId="77777777" w:rsidR="009D2A40" w:rsidRPr="002B7B95" w:rsidRDefault="009D2A40" w:rsidP="00F630A5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1AB0009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2D57C0" w14:textId="77777777" w:rsidR="009D2A40" w:rsidRPr="002B7B95" w:rsidRDefault="009D2A40" w:rsidP="00F630A5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</w:tbl>
    <w:p w14:paraId="32719E65" w14:textId="77777777" w:rsidR="002B7B95" w:rsidRDefault="002B7B95" w:rsidP="001909A9">
      <w:pPr>
        <w:spacing w:after="0" w:line="240" w:lineRule="auto"/>
      </w:pPr>
    </w:p>
    <w:p w14:paraId="4BD64E4D" w14:textId="77777777" w:rsidR="00036D7B" w:rsidRDefault="00036D7B" w:rsidP="001909A9">
      <w:pPr>
        <w:spacing w:after="0" w:line="240" w:lineRule="auto"/>
        <w:sectPr w:rsidR="00036D7B" w:rsidSect="00C41441">
          <w:headerReference w:type="default" r:id="rId10"/>
          <w:footerReference w:type="default" r:id="rId11"/>
          <w:pgSz w:w="11906" w:h="16838" w:code="9"/>
          <w:pgMar w:top="1134" w:right="1134" w:bottom="851" w:left="1134" w:header="1020" w:footer="680" w:gutter="0"/>
          <w:pgNumType w:start="1"/>
          <w:cols w:space="425"/>
          <w:docGrid w:linePitch="360"/>
        </w:sectPr>
      </w:pPr>
    </w:p>
    <w:p w14:paraId="7786AFFE" w14:textId="49AD6B36" w:rsidR="002B7B95" w:rsidRPr="002B7B95" w:rsidDel="00841F74" w:rsidRDefault="002B7B95" w:rsidP="00543529">
      <w:pPr>
        <w:spacing w:after="0" w:line="240" w:lineRule="auto"/>
        <w:rPr>
          <w:del w:id="70" w:author="김은수" w:date="2026-10-13T17:58:00Z" w16du:dateUtc="2026-10-13T08:58:00Z"/>
        </w:rPr>
        <w:pPrChange w:id="71" w:author="김은수" w:date="2026-10-13T18:08:00Z" w16du:dateUtc="2026-10-13T09:08:00Z">
          <w:pPr>
            <w:spacing w:after="0" w:line="240" w:lineRule="auto"/>
          </w:pPr>
        </w:pPrChange>
      </w:pPr>
    </w:p>
    <w:p w14:paraId="051AA32E" w14:textId="77777777" w:rsidR="0024589F" w:rsidRDefault="00FE6885" w:rsidP="00543529">
      <w:pPr>
        <w:pStyle w:val="TDC1"/>
        <w:numPr>
          <w:ilvl w:val="0"/>
          <w:numId w:val="7"/>
        </w:numPr>
        <w:pPrChange w:id="72" w:author="김은수" w:date="2026-10-13T18:08:00Z" w16du:dateUtc="2026-10-13T09:08:00Z">
          <w:pPr>
            <w:pStyle w:val="10"/>
            <w:numPr>
              <w:numId w:val="7"/>
            </w:numPr>
            <w:spacing w:after="0" w:line="240" w:lineRule="auto"/>
          </w:pPr>
        </w:pPrChange>
      </w:pPr>
      <w:bookmarkStart w:id="73" w:name="_Toc242805711"/>
      <w:r w:rsidRPr="002B7824">
        <w:t>서론</w:t>
      </w:r>
      <w:bookmarkEnd w:id="73"/>
    </w:p>
    <w:p w14:paraId="69F2D195" w14:textId="77777777" w:rsidR="0024589F" w:rsidRDefault="0024589F" w:rsidP="00543529">
      <w:pPr>
        <w:pStyle w:val="TDC2"/>
        <w:numPr>
          <w:ilvl w:val="1"/>
          <w:numId w:val="7"/>
        </w:numPr>
        <w:pPrChange w:id="74" w:author="김은수" w:date="2026-10-13T18:08:00Z" w16du:dateUtc="2026-10-13T09:08:00Z">
          <w:pPr>
            <w:pStyle w:val="2"/>
            <w:numPr>
              <w:ilvl w:val="1"/>
              <w:numId w:val="7"/>
            </w:numPr>
            <w:spacing w:after="0" w:line="240" w:lineRule="auto"/>
            <w:ind w:left="198"/>
          </w:pPr>
        </w:pPrChange>
      </w:pPr>
      <w:bookmarkStart w:id="75" w:name="_Toc242805712"/>
      <w:r w:rsidRPr="002B7824">
        <w:t>개요</w:t>
      </w:r>
      <w:bookmarkEnd w:id="75"/>
    </w:p>
    <w:p w14:paraId="235F31F9" w14:textId="77777777" w:rsidR="0024589F" w:rsidRDefault="00FE6885" w:rsidP="00543529">
      <w:pPr>
        <w:pStyle w:val="TDC20"/>
        <w:pPrChange w:id="76" w:author="김은수" w:date="2026-10-13T18:08:00Z" w16du:dateUtc="2026-10-13T09:08:00Z">
          <w:pPr>
            <w:spacing w:after="0" w:line="240" w:lineRule="auto"/>
            <w:ind w:leftChars="300" w:left="600"/>
          </w:pPr>
        </w:pPrChange>
      </w:pPr>
      <w:r w:rsidRPr="002B7824">
        <w:t xml:space="preserve">본 문서는 </w:t>
      </w:r>
      <w:del w:id="77" w:author="김은수" w:date="2026-09-28T17:07:00Z" w16du:dateUtc="2026-09-28T08:07:00Z">
        <w:r w:rsidR="00540D19">
          <w:rPr>
            <w:rFonts w:hint="eastAsia"/>
          </w:rPr>
          <w:delText>T</w:delText>
        </w:r>
        <w:r w:rsidR="00540D19">
          <w:delText>D20B</w:delText>
        </w:r>
      </w:del>
      <w:ins w:id="78" w:author="김은수" w:date="2026-09-28T17:07:00Z" w16du:dateUtc="2026-09-28T08:07:00Z">
        <w:r w:rsidRPr="002B7824">
          <w:t>TD24A</w:t>
        </w:r>
      </w:ins>
      <w:r w:rsidRPr="002B7824">
        <w:t>-A-EXT 제품의 펌웨어를 개발하기 위한 소프트웨어의 요구사항을 정의한다.</w:t>
      </w:r>
    </w:p>
    <w:p w14:paraId="160CE611" w14:textId="77777777" w:rsidR="0057154E" w:rsidRDefault="000B7DF5" w:rsidP="00543529">
      <w:pPr>
        <w:pStyle w:val="TDC20"/>
        <w:rPr>
          <w:ins w:id="79" w:author="김은수" w:date="2026-10-12T12:26:00Z"/>
        </w:rPr>
        <w:pPrChange w:id="80" w:author="김은수" w:date="2026-10-13T18:08:00Z" w16du:dateUtc="2026-10-13T09:08:00Z">
          <w:pPr>
            <w:spacing w:after="0" w:line="240" w:lineRule="auto"/>
            <w:ind w:leftChars="300" w:left="600"/>
          </w:pPr>
        </w:pPrChange>
      </w:pPr>
      <w:ins w:id="81" w:author="김은수" w:date="2026-10-12T12:26:00Z">
        <w:r w:rsidRPr="002B7824">
          <w:t xml:space="preserve">이 요구사항은 외부기의 E8300 펌웨어와 QCC5181의 </w:t>
        </w:r>
        <w:proofErr w:type="spellStart"/>
        <w:r w:rsidRPr="002B7824">
          <w:t>Bluetooth</w:t>
        </w:r>
        <w:proofErr w:type="spellEnd"/>
        <w:r w:rsidRPr="002B7824">
          <w:t>/보안 펌웨어에 적용한다. 자극 처리의 담당과 무선 통신/인증의 담당을 구분하고 두 칩의 전달 경계를 함께 정의한다.</w:t>
        </w:r>
      </w:ins>
    </w:p>
    <w:p w14:paraId="07E2CE08" w14:textId="77777777" w:rsidR="00BE18E0" w:rsidRPr="00BE18E0" w:rsidRDefault="00BE18E0" w:rsidP="00543529">
      <w:pPr>
        <w:pStyle w:val="TDC20"/>
        <w:rPr>
          <w:del w:id="82" w:author="김은수" w:date="2026-10-13T08:33:00Z"/>
        </w:rPr>
        <w:pPrChange w:id="83" w:author="김은수" w:date="2026-10-13T18:08:00Z" w16du:dateUtc="2026-10-13T09:08:00Z">
          <w:pPr>
            <w:spacing w:after="0" w:line="240" w:lineRule="auto"/>
            <w:ind w:leftChars="300" w:left="600"/>
          </w:pPr>
        </w:pPrChange>
      </w:pPr>
      <w:bookmarkStart w:id="84" w:name="_Toc242805713"/>
      <w:bookmarkEnd w:id="84"/>
    </w:p>
    <w:p w14:paraId="2306B0B2" w14:textId="77777777" w:rsidR="0024589F" w:rsidRDefault="0024589F" w:rsidP="00543529">
      <w:pPr>
        <w:pStyle w:val="TDC2"/>
        <w:numPr>
          <w:ilvl w:val="1"/>
          <w:numId w:val="7"/>
        </w:numPr>
        <w:pPrChange w:id="85" w:author="김은수" w:date="2026-10-13T18:08:00Z" w16du:dateUtc="2026-10-13T09:08:00Z">
          <w:pPr>
            <w:pStyle w:val="2"/>
            <w:numPr>
              <w:ilvl w:val="1"/>
              <w:numId w:val="7"/>
            </w:numPr>
            <w:spacing w:after="0" w:line="240" w:lineRule="auto"/>
            <w:ind w:left="198"/>
          </w:pPr>
        </w:pPrChange>
      </w:pPr>
      <w:bookmarkStart w:id="86" w:name="_Toc242805714"/>
      <w:r w:rsidRPr="002B7824">
        <w:t>목적</w:t>
      </w:r>
      <w:bookmarkEnd w:id="86"/>
    </w:p>
    <w:p w14:paraId="52B56173" w14:textId="77777777" w:rsidR="0024589F" w:rsidRDefault="007D50CE" w:rsidP="00543529">
      <w:pPr>
        <w:pStyle w:val="TDC20"/>
        <w:pPrChange w:id="87" w:author="김은수" w:date="2026-10-13T18:08:00Z" w16du:dateUtc="2026-10-13T09:08:00Z">
          <w:pPr>
            <w:spacing w:after="0" w:line="240" w:lineRule="auto"/>
            <w:ind w:leftChars="300" w:left="600"/>
          </w:pPr>
        </w:pPrChange>
      </w:pPr>
      <w:proofErr w:type="spellStart"/>
      <w:r w:rsidRPr="002B7824">
        <w:t>외부기</w:t>
      </w:r>
      <w:proofErr w:type="spellEnd"/>
      <w:r w:rsidRPr="002B7824">
        <w:t xml:space="preserve"> 펌웨어의 </w:t>
      </w:r>
      <w:r w:rsidR="00BD1E85" w:rsidRPr="002B7824">
        <w:t xml:space="preserve">소프트웨어 요구사항을 결정함으로써 사양을 충족할 수 있는 설계 절차를 진행할 수 있게 하여 소프트웨어 개발 절차에 따라 </w:t>
      </w:r>
      <w:r w:rsidR="00FE6885" w:rsidRPr="002B7824">
        <w:t xml:space="preserve">안전하고 일관성 및 정확성을 </w:t>
      </w:r>
      <w:r w:rsidRPr="002B7824">
        <w:t xml:space="preserve">제공하는 </w:t>
      </w:r>
      <w:r w:rsidR="00FE6885" w:rsidRPr="002B7824">
        <w:t>소프트웨</w:t>
      </w:r>
      <w:r w:rsidR="00807766" w:rsidRPr="002B7824">
        <w:t>어의 개발이 보장되는 것을 목적으로</w:t>
      </w:r>
      <w:r w:rsidR="00BD1E85" w:rsidRPr="002B7824">
        <w:t xml:space="preserve"> </w:t>
      </w:r>
      <w:r w:rsidR="00807766" w:rsidRPr="002B7824">
        <w:t>한다.</w:t>
      </w:r>
    </w:p>
    <w:p w14:paraId="136848E1" w14:textId="77777777" w:rsidR="00BE18E0" w:rsidRDefault="00BE18E0" w:rsidP="00543529">
      <w:pPr>
        <w:pStyle w:val="TDC20"/>
        <w:rPr>
          <w:del w:id="88" w:author="김은수" w:date="2026-10-13T08:33:00Z"/>
        </w:rPr>
        <w:pPrChange w:id="89" w:author="김은수" w:date="2026-10-13T18:08:00Z" w16du:dateUtc="2026-10-13T09:08:00Z">
          <w:pPr>
            <w:spacing w:after="0" w:line="240" w:lineRule="auto"/>
            <w:ind w:leftChars="300" w:left="600"/>
          </w:pPr>
        </w:pPrChange>
      </w:pPr>
      <w:bookmarkStart w:id="90" w:name="_Toc242805715"/>
      <w:bookmarkEnd w:id="90"/>
    </w:p>
    <w:p w14:paraId="22C099E2" w14:textId="77777777" w:rsidR="00807766" w:rsidRDefault="00807766" w:rsidP="00543529">
      <w:pPr>
        <w:pStyle w:val="TDC2"/>
        <w:numPr>
          <w:ilvl w:val="1"/>
          <w:numId w:val="7"/>
        </w:numPr>
        <w:pPrChange w:id="91" w:author="김은수" w:date="2026-10-13T18:08:00Z" w16du:dateUtc="2026-10-13T09:08:00Z">
          <w:pPr>
            <w:pStyle w:val="2"/>
            <w:numPr>
              <w:ilvl w:val="1"/>
              <w:numId w:val="7"/>
            </w:numPr>
            <w:spacing w:after="0" w:line="240" w:lineRule="auto"/>
            <w:ind w:left="198"/>
          </w:pPr>
        </w:pPrChange>
      </w:pPr>
      <w:bookmarkStart w:id="92" w:name="_Toc242805716"/>
      <w:r w:rsidRPr="002B7824">
        <w:t>대상</w:t>
      </w:r>
      <w:bookmarkEnd w:id="92"/>
    </w:p>
    <w:p w14:paraId="51DC4B24" w14:textId="77777777" w:rsidR="00807766" w:rsidRDefault="00540D19" w:rsidP="00543529">
      <w:pPr>
        <w:pStyle w:val="TDC20"/>
        <w:pPrChange w:id="93" w:author="김은수" w:date="2026-10-13T18:08:00Z" w16du:dateUtc="2026-10-13T09:08:00Z">
          <w:pPr>
            <w:spacing w:after="0" w:line="240" w:lineRule="auto"/>
            <w:ind w:leftChars="300" w:left="600"/>
          </w:pPr>
        </w:pPrChange>
      </w:pPr>
      <w:del w:id="94" w:author="김은수" w:date="2026-09-28T17:07:00Z" w16du:dateUtc="2026-09-28T08:07:00Z">
        <w:r>
          <w:rPr>
            <w:rFonts w:hint="eastAsia"/>
          </w:rPr>
          <w:delText>T</w:delText>
        </w:r>
        <w:r>
          <w:delText>D20B</w:delText>
        </w:r>
      </w:del>
      <w:ins w:id="95" w:author="김은수" w:date="2026-09-28T17:07:00Z" w16du:dateUtc="2026-09-28T08:07:00Z">
        <w:r w:rsidRPr="002B7824">
          <w:t>TD24A</w:t>
        </w:r>
      </w:ins>
      <w:r w:rsidRPr="002B7824">
        <w:t>-A-EXT 제품의 펌웨어 개발 프로젝트에 참여하는 모든 구성원은 이 문서를 참고하도록 한다.</w:t>
      </w:r>
    </w:p>
    <w:p w14:paraId="0B3B8E54" w14:textId="77777777" w:rsidR="00343075" w:rsidRPr="00343075" w:rsidRDefault="00343075" w:rsidP="00543529">
      <w:pPr>
        <w:pStyle w:val="TDC20"/>
        <w:rPr>
          <w:del w:id="96" w:author="김은수" w:date="2026-10-13T08:33:00Z"/>
        </w:rPr>
        <w:pPrChange w:id="97" w:author="김은수" w:date="2026-10-13T18:08:00Z" w16du:dateUtc="2026-10-13T09:08:00Z">
          <w:pPr>
            <w:spacing w:after="0" w:line="240" w:lineRule="auto"/>
            <w:ind w:leftChars="300" w:left="600"/>
          </w:pPr>
        </w:pPrChange>
      </w:pPr>
      <w:bookmarkStart w:id="98" w:name="_Toc242805717"/>
      <w:bookmarkEnd w:id="98"/>
    </w:p>
    <w:p w14:paraId="06CFF5B9" w14:textId="77777777" w:rsidR="0024589F" w:rsidRDefault="0024589F" w:rsidP="00543529">
      <w:pPr>
        <w:pStyle w:val="TDC2"/>
        <w:numPr>
          <w:ilvl w:val="1"/>
          <w:numId w:val="7"/>
        </w:numPr>
        <w:pPrChange w:id="99" w:author="김은수" w:date="2026-10-13T18:08:00Z" w16du:dateUtc="2026-10-13T09:08:00Z">
          <w:pPr>
            <w:pStyle w:val="2"/>
            <w:numPr>
              <w:ilvl w:val="1"/>
              <w:numId w:val="7"/>
            </w:numPr>
            <w:spacing w:after="0" w:line="240" w:lineRule="auto"/>
            <w:ind w:left="198"/>
          </w:pPr>
        </w:pPrChange>
      </w:pPr>
      <w:bookmarkStart w:id="100" w:name="_Toc242805718"/>
      <w:r w:rsidRPr="002B7824">
        <w:t>관련문서</w:t>
      </w:r>
      <w:bookmarkEnd w:id="100"/>
    </w:p>
    <w:p w14:paraId="73127F70" w14:textId="77777777" w:rsidR="00202AB0" w:rsidRDefault="00202AB0" w:rsidP="00543529">
      <w:pPr>
        <w:pStyle w:val="TDC3"/>
        <w:numPr>
          <w:ilvl w:val="2"/>
          <w:numId w:val="7"/>
        </w:numPr>
        <w:pPrChange w:id="101" w:author="김은수" w:date="2026-10-13T18:08:00Z" w16du:dateUtc="2026-10-13T09:08:00Z">
          <w:pPr>
            <w:pStyle w:val="3"/>
            <w:numPr>
              <w:ilvl w:val="2"/>
              <w:numId w:val="7"/>
            </w:numPr>
            <w:spacing w:after="0" w:line="240" w:lineRule="auto"/>
            <w:ind w:leftChars="0" w:left="397" w:firstLineChars="0" w:firstLine="0"/>
          </w:pPr>
        </w:pPrChange>
      </w:pPr>
      <w:bookmarkStart w:id="102" w:name="_Toc242805719"/>
      <w:r w:rsidRPr="002B7824">
        <w:t>프로젝트</w:t>
      </w:r>
      <w:bookmarkEnd w:id="102"/>
    </w:p>
    <w:tbl>
      <w:tblPr>
        <w:tblStyle w:val="TDC31"/>
        <w:tblW w:w="8336" w:type="dxa"/>
        <w:tblInd w:w="397" w:type="dxa"/>
        <w:tblLook w:val="0600" w:firstRow="0" w:lastRow="0" w:firstColumn="0" w:lastColumn="0" w:noHBand="1" w:noVBand="1"/>
        <w:tblPrChange w:id="103" w:author="김은수" w:date="2026-10-12T23:59:00Z">
          <w:tblPr>
            <w:tblStyle w:val="a5"/>
            <w:tblW w:w="8336" w:type="dxa"/>
            <w:tblInd w:w="1440" w:type="dxa"/>
            <w:tblLook w:val="04A0" w:firstRow="1" w:lastRow="0" w:firstColumn="1" w:lastColumn="0" w:noHBand="0" w:noVBand="1"/>
          </w:tblPr>
        </w:tblPrChange>
      </w:tblPr>
      <w:tblGrid>
        <w:gridCol w:w="682"/>
        <w:gridCol w:w="2948"/>
        <w:gridCol w:w="4706"/>
        <w:tblGridChange w:id="104">
          <w:tblGrid>
            <w:gridCol w:w="682"/>
            <w:gridCol w:w="2948"/>
            <w:gridCol w:w="2458"/>
            <w:gridCol w:w="360"/>
            <w:gridCol w:w="360"/>
            <w:gridCol w:w="360"/>
            <w:gridCol w:w="1168"/>
          </w:tblGrid>
        </w:tblGridChange>
      </w:tblGrid>
      <w:tr w:rsidR="00202AB0" w:rsidRPr="005D4343" w14:paraId="030F0FEA" w14:textId="77777777" w:rsidTr="00343075">
        <w:trPr>
          <w:tblHeader/>
          <w:trPrChange w:id="105" w:author="김은수" w:date="2026-10-12T23:59:00Z">
            <w:trPr>
              <w:gridBefore w:val="3"/>
              <w:gridAfter w:val="1"/>
            </w:trPr>
          </w:trPrChange>
        </w:trPr>
        <w:tc>
          <w:tcPr>
            <w:tcW w:w="682" w:type="dxa"/>
            <w:shd w:val="clear" w:color="auto" w:fill="F5F5F5"/>
            <w:tcPrChange w:id="106" w:author="김은수" w:date="2026-10-12T23:59:00Z">
              <w:tcPr>
                <w:tcW w:w="682" w:type="dxa"/>
                <w:vAlign w:val="center"/>
              </w:tcPr>
            </w:tcPrChange>
          </w:tcPr>
          <w:p w14:paraId="27AFE599" w14:textId="77777777" w:rsidR="00202AB0" w:rsidRPr="005D4343" w:rsidRDefault="00202AB0" w:rsidP="00543529">
            <w:pPr>
              <w:pStyle w:val="TDC0"/>
              <w:jc w:val="both"/>
              <w:rPr>
                <w:rFonts w:ascii="Times New Roman" w:eastAsiaTheme="majorHAnsi" w:hAnsi="Times New Roman" w:cs="Times New Roman"/>
              </w:rPr>
              <w:pPrChange w:id="107" w:author="김은수" w:date="2026-10-13T18:08:00Z" w16du:dateUtc="2026-10-13T09:08:00Z">
                <w:pPr>
                  <w:pStyle w:val="a8"/>
                  <w:wordWrap/>
                  <w:ind w:leftChars="0" w:left="0"/>
                </w:pPr>
              </w:pPrChange>
            </w:pPr>
            <w:proofErr w:type="spellStart"/>
            <w:r w:rsidRPr="005D4343">
              <w:rPr>
                <w:rPrChange w:id="108" w:author="김은수" w:date="2026-10-12T23:59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No</w:t>
            </w:r>
            <w:proofErr w:type="spellEnd"/>
          </w:p>
        </w:tc>
        <w:tc>
          <w:tcPr>
            <w:tcW w:w="2948" w:type="dxa"/>
            <w:shd w:val="clear" w:color="auto" w:fill="F5F5F5"/>
            <w:tcPrChange w:id="109" w:author="김은수" w:date="2026-10-12T23:59:00Z">
              <w:tcPr>
                <w:tcW w:w="2948" w:type="dxa"/>
                <w:vAlign w:val="center"/>
              </w:tcPr>
            </w:tcPrChange>
          </w:tcPr>
          <w:p w14:paraId="2207E671" w14:textId="77777777" w:rsidR="00202AB0" w:rsidRPr="005D4343" w:rsidRDefault="00202AB0" w:rsidP="00543529">
            <w:pPr>
              <w:pStyle w:val="TDC0"/>
              <w:jc w:val="both"/>
              <w:rPr>
                <w:rFonts w:ascii="Times New Roman" w:eastAsiaTheme="majorHAnsi" w:hAnsi="Times New Roman" w:cs="Times New Roman"/>
              </w:rPr>
              <w:pPrChange w:id="110" w:author="김은수" w:date="2026-10-13T18:08:00Z" w16du:dateUtc="2026-10-13T09:08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Fonts w:hint="eastAsia"/>
                <w:rPrChange w:id="111" w:author="김은수" w:date="2026-10-12T23:59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문서번호</w:t>
            </w:r>
          </w:p>
        </w:tc>
        <w:tc>
          <w:tcPr>
            <w:tcW w:w="4706" w:type="dxa"/>
            <w:shd w:val="clear" w:color="auto" w:fill="F5F5F5"/>
            <w:tcPrChange w:id="112" w:author="김은수" w:date="2026-10-12T23:59:00Z">
              <w:tcPr>
                <w:tcW w:w="4706" w:type="dxa"/>
                <w:vAlign w:val="center"/>
              </w:tcPr>
            </w:tcPrChange>
          </w:tcPr>
          <w:p w14:paraId="242037F2" w14:textId="77777777" w:rsidR="00202AB0" w:rsidRPr="005D4343" w:rsidRDefault="00202AB0" w:rsidP="00543529">
            <w:pPr>
              <w:pStyle w:val="TDC0"/>
              <w:jc w:val="both"/>
              <w:rPr>
                <w:rFonts w:ascii="Times New Roman" w:eastAsiaTheme="majorHAnsi" w:hAnsi="Times New Roman" w:cs="Times New Roman"/>
              </w:rPr>
              <w:pPrChange w:id="113" w:author="김은수" w:date="2026-10-13T18:08:00Z" w16du:dateUtc="2026-10-13T09:08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Fonts w:hint="eastAsia"/>
                <w:rPrChange w:id="114" w:author="김은수" w:date="2026-10-12T23:59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문서</w:t>
            </w:r>
            <w:r>
              <w:rPr>
                <w:rPrChange w:id="115" w:author="김은수" w:date="2026-10-12T23:59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>
              <w:rPr>
                <w:rFonts w:hint="eastAsia"/>
                <w:rPrChange w:id="116" w:author="김은수" w:date="2026-10-12T23:59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제목</w:t>
            </w:r>
          </w:p>
        </w:tc>
      </w:tr>
      <w:tr w:rsidR="00202AB0" w:rsidRPr="005D4343" w14:paraId="388C5E05" w14:textId="77777777" w:rsidTr="00343075">
        <w:trPr>
          <w:trHeight w:val="56"/>
          <w:trPrChange w:id="117" w:author="김은수" w:date="2026-10-12T23:59:00Z">
            <w:trPr>
              <w:gridBefore w:val="3"/>
              <w:gridAfter w:val="1"/>
            </w:trPr>
          </w:trPrChange>
        </w:trPr>
        <w:tc>
          <w:tcPr>
            <w:tcW w:w="682" w:type="dxa"/>
            <w:tcPrChange w:id="118" w:author="김은수" w:date="2026-10-12T23:59:00Z">
              <w:tcPr>
                <w:tcW w:w="682" w:type="dxa"/>
                <w:vAlign w:val="center"/>
              </w:tcPr>
            </w:tcPrChange>
          </w:tcPr>
          <w:p w14:paraId="73E2450B" w14:textId="77777777" w:rsidR="00202AB0" w:rsidRPr="005D4343" w:rsidRDefault="00202AB0" w:rsidP="00543529">
            <w:pPr>
              <w:pStyle w:val="TDC7"/>
              <w:jc w:val="both"/>
              <w:rPr>
                <w:rFonts w:ascii="Times New Roman" w:eastAsiaTheme="majorHAnsi" w:hAnsi="Times New Roman" w:cs="Times New Roman"/>
              </w:rPr>
              <w:pPrChange w:id="119" w:author="김은수" w:date="2026-10-13T18:08:00Z" w16du:dateUtc="2026-10-13T09:08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PrChange w:id="120" w:author="김은수" w:date="2026-10-12T23:59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1</w:t>
            </w:r>
          </w:p>
        </w:tc>
        <w:tc>
          <w:tcPr>
            <w:tcW w:w="2948" w:type="dxa"/>
            <w:tcPrChange w:id="121" w:author="김은수" w:date="2026-10-12T23:59:00Z">
              <w:tcPr>
                <w:tcW w:w="2948" w:type="dxa"/>
                <w:vAlign w:val="center"/>
              </w:tcPr>
            </w:tcPrChange>
          </w:tcPr>
          <w:p w14:paraId="4A7FAA50" w14:textId="77777777" w:rsidR="00202AB0" w:rsidRPr="005D4343" w:rsidRDefault="00540D19" w:rsidP="00543529">
            <w:pPr>
              <w:pStyle w:val="TDC7"/>
              <w:jc w:val="both"/>
              <w:rPr>
                <w:rFonts w:ascii="Times New Roman" w:eastAsiaTheme="majorHAnsi" w:hAnsi="Times New Roman" w:cs="Times New Roman"/>
              </w:rPr>
              <w:pPrChange w:id="122" w:author="김은수" w:date="2026-10-13T18:08:00Z" w16du:dateUtc="2026-10-13T09:08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PrChange w:id="123" w:author="김은수" w:date="2026-10-12T23:59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SDP-FW-</w:t>
            </w:r>
            <w:del w:id="124" w:author="김은수" w:date="2026-09-28T17:07:00Z" w16du:dateUtc="2026-09-28T08:07:00Z">
              <w:r>
                <w:rPr>
                  <w:rFonts w:ascii="Times New Roman" w:eastAsiaTheme="majorHAnsi" w:hAnsi="Times New Roman" w:cs="Times New Roman"/>
                </w:rPr>
                <w:delText>TD20B</w:delText>
              </w:r>
            </w:del>
            <w:ins w:id="125" w:author="김은수" w:date="2026-09-28T17:07:00Z" w16du:dateUtc="2026-09-28T08:07:00Z">
              <w:r>
                <w:rPr>
                  <w:rPrChange w:id="126" w:author="김은수" w:date="2026-10-12T23:59:00Z">
                    <w:rPr>
                      <w:rFonts w:ascii="Times New Roman" w:eastAsiaTheme="majorHAnsi" w:hAnsi="Times New Roman" w:cs="Times New Roman"/>
                      <w:color w:val="auto"/>
                      <w:szCs w:val="22"/>
                      <w:lang w:val="en-US"/>
                    </w:rPr>
                  </w:rPrChange>
                </w:rPr>
                <w:t>TD24A</w:t>
              </w:r>
            </w:ins>
          </w:p>
        </w:tc>
        <w:tc>
          <w:tcPr>
            <w:tcW w:w="4706" w:type="dxa"/>
            <w:tcPrChange w:id="127" w:author="김은수" w:date="2026-10-12T23:59:00Z">
              <w:tcPr>
                <w:tcW w:w="4706" w:type="dxa"/>
                <w:vAlign w:val="center"/>
              </w:tcPr>
            </w:tcPrChange>
          </w:tcPr>
          <w:p w14:paraId="1EB59E73" w14:textId="77777777" w:rsidR="00202AB0" w:rsidRPr="005D4343" w:rsidRDefault="00540D19" w:rsidP="00543529">
            <w:pPr>
              <w:pStyle w:val="TDC7"/>
              <w:jc w:val="both"/>
              <w:rPr>
                <w:rFonts w:ascii="Times New Roman" w:eastAsiaTheme="majorHAnsi" w:hAnsi="Times New Roman" w:cs="Times New Roman"/>
              </w:rPr>
              <w:pPrChange w:id="128" w:author="김은수" w:date="2026-10-13T18:08:00Z" w16du:dateUtc="2026-10-13T09:08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Fonts w:hint="eastAsia"/>
                <w:rPrChange w:id="129" w:author="김은수" w:date="2026-10-12T23:59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소프트웨어</w:t>
            </w:r>
            <w:r>
              <w:rPr>
                <w:rPrChange w:id="130" w:author="김은수" w:date="2026-10-12T23:59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>
              <w:rPr>
                <w:rFonts w:hint="eastAsia"/>
                <w:rPrChange w:id="131" w:author="김은수" w:date="2026-10-12T23:59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개발</w:t>
            </w:r>
            <w:r>
              <w:rPr>
                <w:rPrChange w:id="132" w:author="김은수" w:date="2026-10-12T23:59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>
              <w:rPr>
                <w:rFonts w:hint="eastAsia"/>
                <w:rPrChange w:id="133" w:author="김은수" w:date="2026-10-12T23:59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계획서</w:t>
            </w:r>
          </w:p>
        </w:tc>
      </w:tr>
      <w:tr w:rsidR="00385FEC" w:rsidRPr="005D4343" w14:paraId="295B3DAE" w14:textId="77777777" w:rsidTr="00343075">
        <w:trPr>
          <w:trHeight w:val="56"/>
          <w:trPrChange w:id="134" w:author="김은수" w:date="2026-10-12T23:59:00Z">
            <w:trPr>
              <w:gridBefore w:val="3"/>
              <w:gridAfter w:val="1"/>
            </w:trPr>
          </w:trPrChange>
        </w:trPr>
        <w:tc>
          <w:tcPr>
            <w:tcW w:w="682" w:type="dxa"/>
            <w:tcPrChange w:id="135" w:author="김은수" w:date="2026-10-12T23:59:00Z">
              <w:tcPr>
                <w:tcW w:w="682" w:type="dxa"/>
                <w:vAlign w:val="center"/>
              </w:tcPr>
            </w:tcPrChange>
          </w:tcPr>
          <w:p w14:paraId="7BFFC127" w14:textId="77777777" w:rsidR="00385FEC" w:rsidRDefault="00385FEC" w:rsidP="00543529">
            <w:pPr>
              <w:pStyle w:val="TDC7"/>
              <w:jc w:val="both"/>
              <w:rPr>
                <w:rFonts w:ascii="Times New Roman" w:eastAsiaTheme="majorHAnsi" w:hAnsi="Times New Roman" w:cs="Times New Roman"/>
              </w:rPr>
              <w:pPrChange w:id="136" w:author="김은수" w:date="2026-10-13T18:08:00Z" w16du:dateUtc="2026-10-13T09:08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PrChange w:id="137" w:author="김은수" w:date="2026-10-12T23:59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2</w:t>
            </w:r>
          </w:p>
        </w:tc>
        <w:tc>
          <w:tcPr>
            <w:tcW w:w="2948" w:type="dxa"/>
            <w:tcPrChange w:id="138" w:author="김은수" w:date="2026-10-12T23:59:00Z">
              <w:tcPr>
                <w:tcW w:w="2948" w:type="dxa"/>
                <w:vAlign w:val="center"/>
              </w:tcPr>
            </w:tcPrChange>
          </w:tcPr>
          <w:p w14:paraId="1DA1DF1E" w14:textId="77777777" w:rsidR="00385FEC" w:rsidRDefault="00540D19" w:rsidP="00543529">
            <w:pPr>
              <w:pStyle w:val="TDC7"/>
              <w:jc w:val="both"/>
              <w:pPrChange w:id="139" w:author="김은수" w:date="2026-10-13T18:08:00Z" w16du:dateUtc="2026-10-13T09:08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PrChange w:id="140" w:author="김은수" w:date="2026-10-12T23:59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SGR-FW-</w:t>
            </w:r>
            <w:del w:id="141" w:author="김은수" w:date="2026-09-28T17:07:00Z" w16du:dateUtc="2026-09-28T08:07:00Z">
              <w:r>
                <w:rPr>
                  <w:rFonts w:ascii="Times New Roman" w:eastAsiaTheme="majorHAnsi" w:hAnsi="Times New Roman" w:cs="Times New Roman"/>
                </w:rPr>
                <w:delText>TD20B</w:delText>
              </w:r>
            </w:del>
            <w:ins w:id="142" w:author="김은수" w:date="2026-09-28T17:07:00Z" w16du:dateUtc="2026-09-28T08:07:00Z">
              <w:r>
                <w:rPr>
                  <w:rPrChange w:id="143" w:author="김은수" w:date="2026-10-12T23:59:00Z">
                    <w:rPr>
                      <w:rFonts w:ascii="Times New Roman" w:eastAsiaTheme="majorHAnsi" w:hAnsi="Times New Roman" w:cs="Times New Roman"/>
                      <w:color w:val="auto"/>
                      <w:szCs w:val="22"/>
                      <w:lang w:val="en-US"/>
                    </w:rPr>
                  </w:rPrChange>
                </w:rPr>
                <w:t>TD24A</w:t>
              </w:r>
            </w:ins>
          </w:p>
        </w:tc>
        <w:tc>
          <w:tcPr>
            <w:tcW w:w="4706" w:type="dxa"/>
            <w:tcPrChange w:id="144" w:author="김은수" w:date="2026-10-12T23:59:00Z">
              <w:tcPr>
                <w:tcW w:w="4706" w:type="dxa"/>
                <w:vAlign w:val="center"/>
              </w:tcPr>
            </w:tcPrChange>
          </w:tcPr>
          <w:p w14:paraId="65F955BE" w14:textId="77777777" w:rsidR="00385FEC" w:rsidRDefault="00385FEC" w:rsidP="00543529">
            <w:pPr>
              <w:pStyle w:val="TDC7"/>
              <w:jc w:val="both"/>
              <w:rPr>
                <w:rFonts w:ascii="Times New Roman" w:eastAsiaTheme="majorHAnsi" w:hAnsi="Times New Roman" w:cs="Times New Roman"/>
              </w:rPr>
              <w:pPrChange w:id="145" w:author="김은수" w:date="2026-10-13T18:08:00Z" w16du:dateUtc="2026-10-13T09:08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Fonts w:hint="eastAsia"/>
                <w:rPrChange w:id="146" w:author="김은수" w:date="2026-10-12T23:59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소프트웨어</w:t>
            </w:r>
            <w:r>
              <w:rPr>
                <w:rPrChange w:id="147" w:author="김은수" w:date="2026-10-12T23:59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>
              <w:rPr>
                <w:rFonts w:hint="eastAsia"/>
                <w:rPrChange w:id="148" w:author="김은수" w:date="2026-10-12T23:59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일반</w:t>
            </w:r>
            <w:r>
              <w:rPr>
                <w:rPrChange w:id="149" w:author="김은수" w:date="2026-10-12T23:59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>
              <w:rPr>
                <w:rFonts w:hint="eastAsia"/>
                <w:rPrChange w:id="150" w:author="김은수" w:date="2026-10-12T23:59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요구사항</w:t>
            </w:r>
          </w:p>
        </w:tc>
      </w:tr>
      <w:tr w:rsidR="00385FEC" w:rsidRPr="005D4343" w14:paraId="1C15C677" w14:textId="77777777" w:rsidTr="00343075">
        <w:trPr>
          <w:trHeight w:val="56"/>
          <w:trPrChange w:id="151" w:author="김은수" w:date="2026-10-12T23:59:00Z">
            <w:trPr>
              <w:gridBefore w:val="3"/>
              <w:gridAfter w:val="1"/>
            </w:trPr>
          </w:trPrChange>
        </w:trPr>
        <w:tc>
          <w:tcPr>
            <w:tcW w:w="682" w:type="dxa"/>
            <w:tcPrChange w:id="152" w:author="김은수" w:date="2026-10-12T23:59:00Z">
              <w:tcPr>
                <w:tcW w:w="682" w:type="dxa"/>
                <w:vAlign w:val="center"/>
              </w:tcPr>
            </w:tcPrChange>
          </w:tcPr>
          <w:p w14:paraId="2C5A0604" w14:textId="77777777" w:rsidR="00385FEC" w:rsidRDefault="00385FEC" w:rsidP="00543529">
            <w:pPr>
              <w:pStyle w:val="TDC7"/>
              <w:jc w:val="both"/>
              <w:rPr>
                <w:rFonts w:ascii="Times New Roman" w:eastAsiaTheme="majorHAnsi" w:hAnsi="Times New Roman" w:cs="Times New Roman"/>
              </w:rPr>
              <w:pPrChange w:id="153" w:author="김은수" w:date="2026-10-13T18:08:00Z" w16du:dateUtc="2026-10-13T09:08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PrChange w:id="154" w:author="김은수" w:date="2026-10-12T23:59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3</w:t>
            </w:r>
          </w:p>
        </w:tc>
        <w:tc>
          <w:tcPr>
            <w:tcW w:w="2948" w:type="dxa"/>
            <w:tcPrChange w:id="155" w:author="김은수" w:date="2026-10-12T23:59:00Z">
              <w:tcPr>
                <w:tcW w:w="2948" w:type="dxa"/>
                <w:vAlign w:val="center"/>
              </w:tcPr>
            </w:tcPrChange>
          </w:tcPr>
          <w:p w14:paraId="14A59E13" w14:textId="77777777" w:rsidR="00385FEC" w:rsidRDefault="00540D19" w:rsidP="00543529">
            <w:pPr>
              <w:pStyle w:val="TDC7"/>
              <w:jc w:val="both"/>
              <w:pPrChange w:id="156" w:author="김은수" w:date="2026-10-13T18:08:00Z" w16du:dateUtc="2026-10-13T09:08:00Z">
                <w:pPr>
                  <w:pStyle w:val="a8"/>
                  <w:wordWrap/>
                  <w:ind w:leftChars="0" w:left="0"/>
                </w:pPr>
              </w:pPrChange>
            </w:pPr>
            <w:r>
              <w:t>SRS-FW-</w:t>
            </w:r>
            <w:del w:id="157" w:author="김은수" w:date="2026-09-28T17:07:00Z" w16du:dateUtc="2026-09-28T08:07:00Z">
              <w:r>
                <w:delText>TD20B</w:delText>
              </w:r>
            </w:del>
            <w:ins w:id="158" w:author="김은수" w:date="2026-09-28T17:07:00Z" w16du:dateUtc="2026-09-28T08:07:00Z">
              <w:r>
                <w:t>TD24A</w:t>
              </w:r>
            </w:ins>
          </w:p>
        </w:tc>
        <w:tc>
          <w:tcPr>
            <w:tcW w:w="4706" w:type="dxa"/>
            <w:tcPrChange w:id="159" w:author="김은수" w:date="2026-10-12T23:59:00Z">
              <w:tcPr>
                <w:tcW w:w="4706" w:type="dxa"/>
                <w:vAlign w:val="center"/>
              </w:tcPr>
            </w:tcPrChange>
          </w:tcPr>
          <w:p w14:paraId="30ADF17B" w14:textId="77777777" w:rsidR="00385FEC" w:rsidRDefault="00540D19" w:rsidP="00543529">
            <w:pPr>
              <w:pStyle w:val="TDC7"/>
              <w:jc w:val="both"/>
              <w:rPr>
                <w:rFonts w:ascii="Times New Roman" w:eastAsiaTheme="majorHAnsi" w:hAnsi="Times New Roman" w:cs="Times New Roman"/>
              </w:rPr>
              <w:pPrChange w:id="160" w:author="김은수" w:date="2026-10-13T18:08:00Z" w16du:dateUtc="2026-10-13T09:08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Fonts w:hint="eastAsia"/>
                <w:rPrChange w:id="161" w:author="김은수" w:date="2026-10-12T23:59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소프트웨어</w:t>
            </w:r>
            <w:r>
              <w:rPr>
                <w:rPrChange w:id="162" w:author="김은수" w:date="2026-10-12T23:59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>
              <w:rPr>
                <w:rFonts w:hint="eastAsia"/>
                <w:rPrChange w:id="163" w:author="김은수" w:date="2026-10-12T23:59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요구사항</w:t>
            </w:r>
            <w:r>
              <w:rPr>
                <w:rPrChange w:id="164" w:author="김은수" w:date="2026-10-12T23:59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>
              <w:rPr>
                <w:rFonts w:hint="eastAsia"/>
                <w:rPrChange w:id="165" w:author="김은수" w:date="2026-10-12T23:59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사양서</w:t>
            </w:r>
          </w:p>
        </w:tc>
      </w:tr>
    </w:tbl>
    <w:p w14:paraId="0A6B815A" w14:textId="77777777" w:rsidR="00202AB0" w:rsidRPr="00202AB0" w:rsidRDefault="00202AB0" w:rsidP="00543529">
      <w:pPr>
        <w:pStyle w:val="TDC30"/>
        <w:pPrChange w:id="166" w:author="김은수" w:date="2026-10-13T18:08:00Z" w16du:dateUtc="2026-10-13T09:08:00Z">
          <w:pPr>
            <w:spacing w:after="0" w:line="240" w:lineRule="auto"/>
          </w:pPr>
        </w:pPrChange>
      </w:pPr>
    </w:p>
    <w:p w14:paraId="594DFD0F" w14:textId="77777777" w:rsidR="00202AB0" w:rsidRDefault="00202AB0" w:rsidP="00543529">
      <w:pPr>
        <w:pStyle w:val="TDC3"/>
        <w:numPr>
          <w:ilvl w:val="2"/>
          <w:numId w:val="7"/>
        </w:numPr>
        <w:pPrChange w:id="167" w:author="김은수" w:date="2026-10-13T18:08:00Z" w16du:dateUtc="2026-10-13T09:08:00Z">
          <w:pPr>
            <w:pStyle w:val="a8"/>
            <w:numPr>
              <w:ilvl w:val="2"/>
              <w:numId w:val="7"/>
            </w:numPr>
            <w:spacing w:after="0" w:line="240" w:lineRule="auto"/>
            <w:ind w:leftChars="0" w:left="397"/>
          </w:pPr>
        </w:pPrChange>
      </w:pPr>
      <w:bookmarkStart w:id="168" w:name="_Toc242805720"/>
      <w:r w:rsidRPr="002B7824">
        <w:lastRenderedPageBreak/>
        <w:t>표준 및 규제</w:t>
      </w:r>
      <w:bookmarkEnd w:id="168"/>
    </w:p>
    <w:tbl>
      <w:tblPr>
        <w:tblStyle w:val="TDC31"/>
        <w:tblW w:w="8336" w:type="dxa"/>
        <w:tblInd w:w="397" w:type="dxa"/>
        <w:tblLook w:val="0600" w:firstRow="0" w:lastRow="0" w:firstColumn="0" w:lastColumn="0" w:noHBand="1" w:noVBand="1"/>
        <w:tblPrChange w:id="169" w:author="김은수" w:date="2026-10-12T23:59:00Z">
          <w:tblPr>
            <w:tblStyle w:val="a5"/>
            <w:tblW w:w="8336" w:type="dxa"/>
            <w:tblInd w:w="1440" w:type="dxa"/>
            <w:tblLook w:val="04A0" w:firstRow="1" w:lastRow="0" w:firstColumn="1" w:lastColumn="0" w:noHBand="0" w:noVBand="1"/>
          </w:tblPr>
        </w:tblPrChange>
      </w:tblPr>
      <w:tblGrid>
        <w:gridCol w:w="682"/>
        <w:gridCol w:w="2948"/>
        <w:gridCol w:w="4706"/>
        <w:tblGridChange w:id="170">
          <w:tblGrid>
            <w:gridCol w:w="682"/>
            <w:gridCol w:w="2948"/>
            <w:gridCol w:w="2458"/>
            <w:gridCol w:w="360"/>
            <w:gridCol w:w="360"/>
            <w:gridCol w:w="360"/>
            <w:gridCol w:w="1168"/>
          </w:tblGrid>
        </w:tblGridChange>
      </w:tblGrid>
      <w:tr w:rsidR="00202AB0" w:rsidRPr="005D4343" w14:paraId="3AC4E349" w14:textId="77777777" w:rsidTr="00BE18E0">
        <w:trPr>
          <w:trHeight w:val="410"/>
          <w:tblHeader/>
          <w:trPrChange w:id="171" w:author="김은수" w:date="2026-10-12T23:59:00Z">
            <w:trPr>
              <w:gridBefore w:val="3"/>
              <w:gridAfter w:val="1"/>
            </w:trPr>
          </w:trPrChange>
        </w:trPr>
        <w:tc>
          <w:tcPr>
            <w:tcW w:w="682" w:type="dxa"/>
            <w:shd w:val="clear" w:color="auto" w:fill="F5F5F5"/>
            <w:tcPrChange w:id="172" w:author="김은수" w:date="2026-10-12T23:59:00Z">
              <w:tcPr>
                <w:tcW w:w="682" w:type="dxa"/>
                <w:vAlign w:val="center"/>
              </w:tcPr>
            </w:tcPrChange>
          </w:tcPr>
          <w:p w14:paraId="1FF21E77" w14:textId="77777777" w:rsidR="00202AB0" w:rsidRPr="005D4343" w:rsidRDefault="00202AB0" w:rsidP="00543529">
            <w:pPr>
              <w:pStyle w:val="TDC0"/>
              <w:jc w:val="both"/>
              <w:rPr>
                <w:rFonts w:ascii="Times New Roman" w:eastAsiaTheme="majorHAnsi" w:hAnsi="Times New Roman" w:cs="Times New Roman"/>
              </w:rPr>
              <w:pPrChange w:id="173" w:author="김은수" w:date="2026-10-13T18:08:00Z" w16du:dateUtc="2026-10-13T09:08:00Z">
                <w:pPr>
                  <w:pStyle w:val="a8"/>
                  <w:wordWrap/>
                  <w:ind w:leftChars="0" w:left="0"/>
                </w:pPr>
              </w:pPrChange>
            </w:pPr>
            <w:proofErr w:type="spellStart"/>
            <w:r w:rsidRPr="005D4343">
              <w:rPr>
                <w:rPrChange w:id="174" w:author="김은수" w:date="2026-10-12T23:59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No</w:t>
            </w:r>
            <w:proofErr w:type="spellEnd"/>
          </w:p>
        </w:tc>
        <w:tc>
          <w:tcPr>
            <w:tcW w:w="2948" w:type="dxa"/>
            <w:shd w:val="clear" w:color="auto" w:fill="F5F5F5"/>
            <w:tcPrChange w:id="175" w:author="김은수" w:date="2026-10-12T23:59:00Z">
              <w:tcPr>
                <w:tcW w:w="2948" w:type="dxa"/>
                <w:vAlign w:val="center"/>
              </w:tcPr>
            </w:tcPrChange>
          </w:tcPr>
          <w:p w14:paraId="268771EE" w14:textId="77777777" w:rsidR="00202AB0" w:rsidRPr="005D4343" w:rsidRDefault="00202AB0" w:rsidP="00543529">
            <w:pPr>
              <w:pStyle w:val="TDC0"/>
              <w:jc w:val="both"/>
              <w:rPr>
                <w:rFonts w:ascii="Times New Roman" w:eastAsiaTheme="majorHAnsi" w:hAnsi="Times New Roman" w:cs="Times New Roman"/>
              </w:rPr>
              <w:pPrChange w:id="176" w:author="김은수" w:date="2026-10-13T18:08:00Z" w16du:dateUtc="2026-10-13T09:08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Fonts w:hint="eastAsia"/>
                <w:rPrChange w:id="177" w:author="김은수" w:date="2026-10-12T23:59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문서번호</w:t>
            </w:r>
          </w:p>
        </w:tc>
        <w:tc>
          <w:tcPr>
            <w:tcW w:w="4706" w:type="dxa"/>
            <w:shd w:val="clear" w:color="auto" w:fill="F5F5F5"/>
            <w:tcPrChange w:id="178" w:author="김은수" w:date="2026-10-12T23:59:00Z">
              <w:tcPr>
                <w:tcW w:w="4706" w:type="dxa"/>
                <w:vAlign w:val="center"/>
              </w:tcPr>
            </w:tcPrChange>
          </w:tcPr>
          <w:p w14:paraId="352A81DE" w14:textId="77777777" w:rsidR="00202AB0" w:rsidRPr="005D4343" w:rsidRDefault="00202AB0" w:rsidP="00543529">
            <w:pPr>
              <w:pStyle w:val="TDC0"/>
              <w:jc w:val="both"/>
              <w:rPr>
                <w:rFonts w:ascii="Times New Roman" w:eastAsiaTheme="majorHAnsi" w:hAnsi="Times New Roman" w:cs="Times New Roman"/>
              </w:rPr>
              <w:pPrChange w:id="179" w:author="김은수" w:date="2026-10-13T18:08:00Z" w16du:dateUtc="2026-10-13T09:08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Fonts w:hint="eastAsia"/>
                <w:rPrChange w:id="180" w:author="김은수" w:date="2026-10-12T23:59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문서</w:t>
            </w:r>
            <w:r>
              <w:rPr>
                <w:rPrChange w:id="181" w:author="김은수" w:date="2026-10-12T23:59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>
              <w:rPr>
                <w:rFonts w:hint="eastAsia"/>
                <w:rPrChange w:id="182" w:author="김은수" w:date="2026-10-12T23:59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제목</w:t>
            </w:r>
          </w:p>
        </w:tc>
      </w:tr>
      <w:tr w:rsidR="00202AB0" w:rsidRPr="005D4343" w14:paraId="65852E90" w14:textId="77777777" w:rsidTr="00BE18E0">
        <w:trPr>
          <w:trHeight w:val="485"/>
          <w:trPrChange w:id="183" w:author="김은수" w:date="2026-10-12T23:59:00Z">
            <w:trPr>
              <w:gridBefore w:val="3"/>
              <w:gridAfter w:val="1"/>
            </w:trPr>
          </w:trPrChange>
        </w:trPr>
        <w:tc>
          <w:tcPr>
            <w:tcW w:w="682" w:type="dxa"/>
            <w:tcPrChange w:id="184" w:author="김은수" w:date="2026-10-12T23:59:00Z">
              <w:tcPr>
                <w:tcW w:w="682" w:type="dxa"/>
                <w:vAlign w:val="center"/>
              </w:tcPr>
            </w:tcPrChange>
          </w:tcPr>
          <w:p w14:paraId="2E5045DB" w14:textId="77777777" w:rsidR="00202AB0" w:rsidRPr="005D4343" w:rsidRDefault="00202AB0" w:rsidP="00543529">
            <w:pPr>
              <w:pStyle w:val="TDC7"/>
              <w:jc w:val="both"/>
              <w:rPr>
                <w:rFonts w:ascii="Times New Roman" w:eastAsiaTheme="majorHAnsi" w:hAnsi="Times New Roman" w:cs="Times New Roman"/>
              </w:rPr>
              <w:pPrChange w:id="185" w:author="김은수" w:date="2026-10-13T18:08:00Z" w16du:dateUtc="2026-10-13T09:08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PrChange w:id="186" w:author="김은수" w:date="2026-10-12T23:59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1</w:t>
            </w:r>
          </w:p>
        </w:tc>
        <w:tc>
          <w:tcPr>
            <w:tcW w:w="2948" w:type="dxa"/>
            <w:tcPrChange w:id="187" w:author="김은수" w:date="2026-10-12T23:59:00Z">
              <w:tcPr>
                <w:tcW w:w="2948" w:type="dxa"/>
                <w:vAlign w:val="center"/>
              </w:tcPr>
            </w:tcPrChange>
          </w:tcPr>
          <w:p w14:paraId="5894B055" w14:textId="77777777" w:rsidR="00202AB0" w:rsidRPr="005D4343" w:rsidRDefault="00202AB0" w:rsidP="00543529">
            <w:pPr>
              <w:pStyle w:val="TDC7"/>
              <w:jc w:val="both"/>
              <w:rPr>
                <w:rFonts w:ascii="Times New Roman" w:eastAsiaTheme="majorHAnsi" w:hAnsi="Times New Roman" w:cs="Times New Roman"/>
              </w:rPr>
              <w:pPrChange w:id="188" w:author="김은수" w:date="2026-10-13T18:08:00Z" w16du:dateUtc="2026-10-13T09:08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PrChange w:id="189" w:author="김은수" w:date="2026-10-12T23:59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IEC 62304</w:t>
            </w:r>
          </w:p>
        </w:tc>
        <w:tc>
          <w:tcPr>
            <w:tcW w:w="4706" w:type="dxa"/>
            <w:tcPrChange w:id="190" w:author="김은수" w:date="2026-10-12T23:59:00Z">
              <w:tcPr>
                <w:tcW w:w="4706" w:type="dxa"/>
                <w:vAlign w:val="center"/>
              </w:tcPr>
            </w:tcPrChange>
          </w:tcPr>
          <w:p w14:paraId="5B3D9B8C" w14:textId="77777777" w:rsidR="00202AB0" w:rsidRPr="00841F74" w:rsidRDefault="00202AB0" w:rsidP="00543529">
            <w:pPr>
              <w:pStyle w:val="TDC7"/>
              <w:jc w:val="both"/>
              <w:rPr>
                <w:rFonts w:ascii="Times New Roman" w:eastAsiaTheme="majorHAnsi" w:hAnsi="Times New Roman" w:cs="Times New Roman"/>
                <w:lang w:val="en-US"/>
                <w:rPrChange w:id="191" w:author="김은수" w:date="2026-10-13T17:58:00Z" w16du:dateUtc="2026-10-13T08:58:00Z">
                  <w:rPr>
                    <w:rFonts w:ascii="Times New Roman" w:eastAsiaTheme="majorHAnsi" w:hAnsi="Times New Roman" w:cs="Times New Roman"/>
                  </w:rPr>
                </w:rPrChange>
              </w:rPr>
              <w:pPrChange w:id="192" w:author="김은수" w:date="2026-10-13T18:08:00Z" w16du:dateUtc="2026-10-13T09:08:00Z">
                <w:pPr>
                  <w:wordWrap/>
                </w:pPr>
              </w:pPrChange>
            </w:pPr>
            <w:r w:rsidRPr="00841F74">
              <w:rPr>
                <w:lang w:val="en-US"/>
                <w:rPrChange w:id="193" w:author="김은수" w:date="2026-10-13T17:58:00Z" w16du:dateUtc="2026-10-13T08:58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Medical device software – Software life cycle processes</w:t>
            </w:r>
          </w:p>
        </w:tc>
      </w:tr>
      <w:tr w:rsidR="00202AB0" w:rsidRPr="005D4343" w14:paraId="6C5D7569" w14:textId="77777777" w:rsidTr="00BE18E0">
        <w:trPr>
          <w:trHeight w:val="621"/>
          <w:trPrChange w:id="194" w:author="김은수" w:date="2026-10-12T23:59:00Z">
            <w:trPr>
              <w:gridBefore w:val="3"/>
              <w:gridAfter w:val="1"/>
            </w:trPr>
          </w:trPrChange>
        </w:trPr>
        <w:tc>
          <w:tcPr>
            <w:tcW w:w="682" w:type="dxa"/>
            <w:tcPrChange w:id="195" w:author="김은수" w:date="2026-10-12T23:59:00Z">
              <w:tcPr>
                <w:tcW w:w="682" w:type="dxa"/>
                <w:vAlign w:val="center"/>
              </w:tcPr>
            </w:tcPrChange>
          </w:tcPr>
          <w:p w14:paraId="415828F2" w14:textId="77777777" w:rsidR="00202AB0" w:rsidRDefault="00202AB0" w:rsidP="00543529">
            <w:pPr>
              <w:pStyle w:val="TDC7"/>
              <w:jc w:val="both"/>
              <w:rPr>
                <w:rFonts w:ascii="Times New Roman" w:eastAsiaTheme="majorHAnsi" w:hAnsi="Times New Roman" w:cs="Times New Roman"/>
              </w:rPr>
              <w:pPrChange w:id="196" w:author="김은수" w:date="2026-10-13T18:08:00Z" w16du:dateUtc="2026-10-13T09:08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PrChange w:id="197" w:author="김은수" w:date="2026-10-12T23:59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2</w:t>
            </w:r>
          </w:p>
        </w:tc>
        <w:tc>
          <w:tcPr>
            <w:tcW w:w="2948" w:type="dxa"/>
            <w:tcPrChange w:id="198" w:author="김은수" w:date="2026-10-12T23:59:00Z">
              <w:tcPr>
                <w:tcW w:w="2948" w:type="dxa"/>
                <w:vAlign w:val="center"/>
              </w:tcPr>
            </w:tcPrChange>
          </w:tcPr>
          <w:p w14:paraId="6E27B58F" w14:textId="77777777" w:rsidR="00202AB0" w:rsidRDefault="00202AB0" w:rsidP="00543529">
            <w:pPr>
              <w:pStyle w:val="TDC7"/>
              <w:jc w:val="both"/>
              <w:rPr>
                <w:rFonts w:ascii="Times New Roman" w:eastAsiaTheme="majorHAnsi" w:hAnsi="Times New Roman" w:cs="Times New Roman"/>
              </w:rPr>
              <w:pPrChange w:id="199" w:author="김은수" w:date="2026-10-13T18:08:00Z" w16du:dateUtc="2026-10-13T09:08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PrChange w:id="200" w:author="김은수" w:date="2026-10-12T23:59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ISO 14971</w:t>
            </w:r>
          </w:p>
        </w:tc>
        <w:tc>
          <w:tcPr>
            <w:tcW w:w="4706" w:type="dxa"/>
            <w:tcPrChange w:id="201" w:author="김은수" w:date="2026-10-12T23:59:00Z">
              <w:tcPr>
                <w:tcW w:w="4706" w:type="dxa"/>
                <w:vAlign w:val="center"/>
              </w:tcPr>
            </w:tcPrChange>
          </w:tcPr>
          <w:p w14:paraId="046D3380" w14:textId="77777777" w:rsidR="00202AB0" w:rsidRPr="00841F74" w:rsidRDefault="00202AB0" w:rsidP="00543529">
            <w:pPr>
              <w:pStyle w:val="TDC7"/>
              <w:jc w:val="both"/>
              <w:rPr>
                <w:rFonts w:ascii="Times New Roman" w:eastAsiaTheme="majorHAnsi" w:hAnsi="Times New Roman" w:cs="Times New Roman"/>
                <w:lang w:val="en-US"/>
                <w:rPrChange w:id="202" w:author="김은수" w:date="2026-10-13T17:58:00Z" w16du:dateUtc="2026-10-13T08:58:00Z">
                  <w:rPr>
                    <w:rFonts w:ascii="Times New Roman" w:eastAsiaTheme="majorHAnsi" w:hAnsi="Times New Roman" w:cs="Times New Roman"/>
                  </w:rPr>
                </w:rPrChange>
              </w:rPr>
              <w:pPrChange w:id="203" w:author="김은수" w:date="2026-10-13T18:08:00Z" w16du:dateUtc="2026-10-13T09:08:00Z">
                <w:pPr>
                  <w:pStyle w:val="a8"/>
                  <w:wordWrap/>
                  <w:ind w:leftChars="0" w:left="0"/>
                </w:pPr>
              </w:pPrChange>
            </w:pPr>
            <w:r w:rsidRPr="00841F74">
              <w:rPr>
                <w:lang w:val="en-US"/>
                <w:rPrChange w:id="204" w:author="김은수" w:date="2026-10-13T17:58:00Z" w16du:dateUtc="2026-10-13T08:58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Medical devices – Application of risk management to medical</w:t>
            </w:r>
          </w:p>
        </w:tc>
      </w:tr>
    </w:tbl>
    <w:p w14:paraId="586E3B06" w14:textId="77777777" w:rsidR="001C2C2D" w:rsidRPr="00841F74" w:rsidRDefault="001C2C2D" w:rsidP="00543529">
      <w:pPr>
        <w:pStyle w:val="TDC30"/>
        <w:rPr>
          <w:lang w:val="en-US"/>
          <w:rPrChange w:id="205" w:author="김은수" w:date="2026-10-13T17:58:00Z" w16du:dateUtc="2026-10-13T08:58:00Z">
            <w:rPr/>
          </w:rPrChange>
        </w:rPr>
        <w:pPrChange w:id="206" w:author="김은수" w:date="2026-10-13T18:08:00Z" w16du:dateUtc="2026-10-13T09:08:00Z">
          <w:pPr>
            <w:pStyle w:val="a8"/>
            <w:spacing w:after="0" w:line="240" w:lineRule="auto"/>
            <w:ind w:leftChars="0" w:left="1418"/>
          </w:pPr>
        </w:pPrChange>
      </w:pPr>
    </w:p>
    <w:p w14:paraId="17DB3504" w14:textId="77777777" w:rsidR="001C2C2D" w:rsidRDefault="001C2C2D" w:rsidP="00543529">
      <w:pPr>
        <w:pStyle w:val="TDC30"/>
        <w:rPr>
          <w:del w:id="207" w:author="김은수" w:date="2026-10-13T08:41:00Z"/>
        </w:rPr>
        <w:pPrChange w:id="208" w:author="김은수" w:date="2026-10-13T18:08:00Z" w16du:dateUtc="2026-10-13T09:08:00Z">
          <w:pPr>
            <w:widowControl/>
            <w:wordWrap/>
            <w:autoSpaceDE/>
            <w:autoSpaceDN/>
            <w:spacing w:line="240" w:lineRule="auto"/>
          </w:pPr>
        </w:pPrChange>
      </w:pPr>
      <w:del w:id="209" w:author="김은수" w:date="2026-10-13T08:41:00Z">
        <w:r>
          <w:br w:type="page"/>
        </w:r>
      </w:del>
    </w:p>
    <w:p w14:paraId="4F8D9A24" w14:textId="77777777" w:rsidR="00202AB0" w:rsidRPr="00202AB0" w:rsidRDefault="00202AB0" w:rsidP="00543529">
      <w:pPr>
        <w:pStyle w:val="TDC30"/>
        <w:rPr>
          <w:del w:id="210" w:author="김은수" w:date="2026-10-13T08:33:00Z"/>
        </w:rPr>
        <w:pPrChange w:id="211" w:author="김은수" w:date="2026-10-13T18:08:00Z" w16du:dateUtc="2026-10-13T09:08:00Z">
          <w:pPr>
            <w:pStyle w:val="a8"/>
            <w:spacing w:after="0" w:line="240" w:lineRule="auto"/>
            <w:ind w:leftChars="0" w:left="1418"/>
          </w:pPr>
        </w:pPrChange>
      </w:pPr>
      <w:bookmarkStart w:id="212" w:name="_Toc242805721"/>
      <w:bookmarkEnd w:id="212"/>
    </w:p>
    <w:p w14:paraId="065F400E" w14:textId="77777777" w:rsidR="00DC5645" w:rsidRDefault="00B76F2F" w:rsidP="00543529">
      <w:pPr>
        <w:pStyle w:val="TDC1"/>
        <w:numPr>
          <w:ilvl w:val="0"/>
          <w:numId w:val="7"/>
        </w:numPr>
        <w:pPrChange w:id="213" w:author="김은수" w:date="2026-10-13T18:08:00Z" w16du:dateUtc="2026-10-13T09:08:00Z">
          <w:pPr>
            <w:pStyle w:val="10"/>
            <w:numPr>
              <w:numId w:val="7"/>
            </w:numPr>
            <w:spacing w:after="0" w:line="240" w:lineRule="auto"/>
          </w:pPr>
        </w:pPrChange>
      </w:pPr>
      <w:bookmarkStart w:id="214" w:name="_Toc242805722"/>
      <w:r w:rsidRPr="002B7824">
        <w:t>하드웨어 플랫폼</w:t>
      </w:r>
      <w:bookmarkEnd w:id="214"/>
    </w:p>
    <w:p w14:paraId="0F291EEC" w14:textId="77777777" w:rsidR="00C8740F" w:rsidRDefault="007A6BA7" w:rsidP="00543529">
      <w:pPr>
        <w:pStyle w:val="TDC10"/>
        <w:pPrChange w:id="215" w:author="김은수" w:date="2026-10-13T18:08:00Z" w16du:dateUtc="2026-10-13T09:08:00Z">
          <w:pPr>
            <w:spacing w:after="0" w:line="240" w:lineRule="auto"/>
            <w:ind w:leftChars="100" w:left="200"/>
          </w:pPr>
        </w:pPrChange>
      </w:pPr>
      <w:proofErr w:type="spellStart"/>
      <w:r w:rsidRPr="002B7824">
        <w:t>인공와우</w:t>
      </w:r>
      <w:proofErr w:type="spellEnd"/>
      <w:r w:rsidRPr="002B7824">
        <w:t xml:space="preserve"> 시스템을 구성하는 시스템의 구성은 그림 </w:t>
      </w:r>
      <w:proofErr w:type="gramStart"/>
      <w:r w:rsidRPr="002B7824">
        <w:t>1</w:t>
      </w:r>
      <w:r>
        <w:t>.</w:t>
      </w:r>
      <w:r w:rsidRPr="002B7824">
        <w:t>과</w:t>
      </w:r>
      <w:proofErr w:type="gramEnd"/>
      <w:r w:rsidRPr="002B7824">
        <w:t xml:space="preserve"> 같으며,</w:t>
      </w:r>
      <w:r>
        <w:t xml:space="preserve"> </w:t>
      </w:r>
      <w:proofErr w:type="spellStart"/>
      <w:r w:rsidRPr="002B7824">
        <w:t>외부기</w:t>
      </w:r>
      <w:proofErr w:type="spellEnd"/>
      <w:r w:rsidRPr="002B7824">
        <w:t xml:space="preserve"> 펌웨어가 동작하는 하드웨어 블록도는 그림 </w:t>
      </w:r>
      <w:proofErr w:type="gramStart"/>
      <w:r>
        <w:t>2.</w:t>
      </w:r>
      <w:r w:rsidRPr="002B7824">
        <w:t>와</w:t>
      </w:r>
      <w:proofErr w:type="gramEnd"/>
      <w:r w:rsidRPr="002B7824">
        <w:t xml:space="preserve"> 같다.</w:t>
      </w:r>
    </w:p>
    <w:p w14:paraId="3794024D" w14:textId="77777777" w:rsidR="007A6BA7" w:rsidRDefault="007A6BA7" w:rsidP="00543529">
      <w:pPr>
        <w:pStyle w:val="TDC10"/>
        <w:rPr>
          <w:del w:id="216" w:author="김은수" w:date="2026-10-13T08:33:00Z"/>
        </w:rPr>
        <w:pPrChange w:id="217" w:author="김은수" w:date="2026-10-13T18:08:00Z" w16du:dateUtc="2026-10-13T09:08:00Z">
          <w:pPr>
            <w:spacing w:after="0" w:line="240" w:lineRule="auto"/>
            <w:ind w:leftChars="100" w:left="200"/>
          </w:pPr>
        </w:pPrChange>
      </w:pPr>
    </w:p>
    <w:p w14:paraId="44291126" w14:textId="77777777" w:rsidR="00C8740F" w:rsidRDefault="0006788A" w:rsidP="00543529">
      <w:pPr>
        <w:pStyle w:val="TDC14"/>
        <w:jc w:val="both"/>
        <w:pPrChange w:id="218" w:author="김은수" w:date="2026-10-13T18:08:00Z" w16du:dateUtc="2026-10-13T09:08:00Z">
          <w:pPr>
            <w:jc w:val="center"/>
          </w:pPr>
        </w:pPrChange>
      </w:pPr>
      <w:r w:rsidRPr="002B7824">
        <w:rPr>
          <w:noProof/>
        </w:rPr>
        <w:drawing>
          <wp:inline distT="0" distB="0" distL="0" distR="0" wp14:anchorId="5475E27B" wp14:editId="552C8F29">
            <wp:extent cx="5305647" cy="3008630"/>
            <wp:effectExtent l="0" t="0" r="9525" b="1270"/>
            <wp:docPr id="60" name="그림 59" descr="텍스트, 전자제품, 스크린샷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7310888B-B0B3-3A72-0813-D226FC31F0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그림 59" descr="텍스트, 전자제품, 스크린샷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7310888B-B0B3-3A72-0813-D226FC31F02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r="4691"/>
                    <a:stretch/>
                  </pic:blipFill>
                  <pic:spPr bwMode="auto">
                    <a:xfrm>
                      <a:off x="0" y="0"/>
                      <a:ext cx="5327671" cy="3021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3BC16" w14:textId="0C556F33" w:rsidR="00C8740F" w:rsidRDefault="001C2C2D" w:rsidP="00543529">
      <w:pPr>
        <w:pStyle w:val="TDC15"/>
        <w:jc w:val="both"/>
        <w:pPrChange w:id="219" w:author="김은수" w:date="2026-10-13T18:08:00Z" w16du:dateUtc="2026-10-13T09:08:00Z">
          <w:pPr>
            <w:jc w:val="center"/>
          </w:pPr>
        </w:pPrChange>
      </w:pPr>
      <w:del w:id="220" w:author="김은수" w:date="2026-10-12T23:59:00Z">
        <w:r>
          <w:rPr>
            <w:rFonts w:hint="eastAsia"/>
          </w:rPr>
          <w:delText>&lt;</w:delText>
        </w:r>
        <w:r>
          <w:delText xml:space="preserve"> </w:delText>
        </w:r>
        <w:r>
          <w:rPr>
            <w:rFonts w:hint="eastAsia"/>
          </w:rPr>
          <w:delText>그림</w:delText>
        </w:r>
        <w:r>
          <w:delText xml:space="preserve"> 1. </w:delText>
        </w:r>
        <w:r>
          <w:rPr>
            <w:rFonts w:hint="eastAsia"/>
          </w:rPr>
          <w:delText>인공와우</w:delText>
        </w:r>
        <w:r w:rsidR="00A87EFD">
          <w:rPr>
            <w:rFonts w:hint="eastAsia"/>
          </w:rPr>
          <w:delText xml:space="preserve"> </w:delText>
        </w:r>
        <w:r>
          <w:rPr>
            <w:rFonts w:hint="eastAsia"/>
          </w:rPr>
          <w:delText xml:space="preserve">시스템 </w:delText>
        </w:r>
        <w:r>
          <w:delText>&gt;</w:delText>
        </w:r>
      </w:del>
      <w:proofErr w:type="gramStart"/>
      <w:ins w:id="221" w:author="김은수" w:date="2026-10-12T23:59:00Z">
        <w:r w:rsidRPr="0090721C">
          <w:t>&lt; 그림</w:t>
        </w:r>
        <w:proofErr w:type="gramEnd"/>
        <w:r w:rsidRPr="0090721C">
          <w:t xml:space="preserve"> </w:t>
        </w:r>
      </w:ins>
      <w:r w:rsidR="002B7824">
        <w:fldChar w:fldCharType="begin"/>
      </w:r>
      <w:r w:rsidR="002B7824">
        <w:instrText xml:space="preserve"> SEQ 그림 \* ARABIC </w:instrText>
      </w:r>
      <w:r w:rsidR="002B7824">
        <w:fldChar w:fldCharType="separate"/>
      </w:r>
      <w:r w:rsidR="00531D5E">
        <w:rPr>
          <w:noProof/>
        </w:rPr>
        <w:t>1</w:t>
      </w:r>
      <w:r w:rsidR="002B7824">
        <w:rPr>
          <w:noProof/>
        </w:rPr>
        <w:fldChar w:fldCharType="end"/>
      </w:r>
      <w:ins w:id="222" w:author="김은수" w:date="2026-10-12T23:59:00Z">
        <w:r w:rsidRPr="0090721C">
          <w:t xml:space="preserve">. </w:t>
        </w:r>
        <w:proofErr w:type="spellStart"/>
        <w:r w:rsidRPr="0090721C">
          <w:t>인공와우</w:t>
        </w:r>
        <w:proofErr w:type="spellEnd"/>
        <w:r w:rsidRPr="0090721C">
          <w:t xml:space="preserve"> </w:t>
        </w:r>
        <w:proofErr w:type="gramStart"/>
        <w:r w:rsidRPr="0090721C">
          <w:t>시스템 &gt;</w:t>
        </w:r>
      </w:ins>
      <w:proofErr w:type="gramEnd"/>
    </w:p>
    <w:p w14:paraId="36D39DAA" w14:textId="77777777" w:rsidR="001C5A51" w:rsidRDefault="001C5A51" w:rsidP="00543529">
      <w:pPr>
        <w:pStyle w:val="TDC10"/>
        <w:rPr>
          <w:del w:id="223" w:author="김은수" w:date="2026-10-13T08:33:00Z"/>
        </w:rPr>
        <w:pPrChange w:id="224" w:author="김은수" w:date="2026-10-13T18:08:00Z" w16du:dateUtc="2026-10-13T09:08:00Z">
          <w:pPr>
            <w:jc w:val="center"/>
          </w:pPr>
        </w:pPrChange>
      </w:pPr>
    </w:p>
    <w:p w14:paraId="6F545E64" w14:textId="77777777" w:rsidR="001C2C2D" w:rsidRDefault="001C5A51" w:rsidP="00543529">
      <w:pPr>
        <w:pStyle w:val="TDC10"/>
        <w:rPr>
          <w:del w:id="225" w:author="김은수" w:date="2026-09-28T17:07:00Z" w16du:dateUtc="2026-09-28T08:07:00Z"/>
        </w:rPr>
        <w:pPrChange w:id="226" w:author="김은수" w:date="2026-10-13T18:08:00Z" w16du:dateUtc="2026-10-13T09:08:00Z">
          <w:pPr>
            <w:jc w:val="center"/>
          </w:pPr>
        </w:pPrChange>
      </w:pPr>
      <w:del w:id="227" w:author="김은수" w:date="2026-09-28T17:07:00Z" w16du:dateUtc="2026-09-28T08:07:00Z">
        <w:r w:rsidRPr="001C5A51">
          <w:rPr>
            <w:noProof/>
          </w:rPr>
          <w:drawing>
            <wp:inline distT="0" distB="0" distL="0" distR="0" wp14:anchorId="673E6EFF" wp14:editId="13BC855F">
              <wp:extent cx="5011838" cy="2625249"/>
              <wp:effectExtent l="0" t="0" r="0" b="3810"/>
              <wp:docPr id="543722605" name="그림 1099" descr="시계, 스크린샷이(가) 표시된 사진&#10;&#10;자동 생성된 설명">
                <a:extLst xmlns:a="http://schemas.openxmlformats.org/drawingml/2006/main">
                  <a:ext uri="{FF2B5EF4-FFF2-40B4-BE49-F238E27FC236}">
                    <a16:creationId xmlns:a16="http://schemas.microsoft.com/office/drawing/2014/main" id="{9FFF31E9-CEC5-1FCA-96E7-70C67E72D2FF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00" name="그림 1099" descr="시계, 스크린샷이(가) 표시된 사진&#10;&#10;자동 생성된 설명">
                        <a:extLst>
                          <a:ext uri="{FF2B5EF4-FFF2-40B4-BE49-F238E27FC236}">
                            <a16:creationId xmlns:a16="http://schemas.microsoft.com/office/drawing/2014/main" id="{9FFF31E9-CEC5-1FCA-96E7-70C67E72D2FF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21301" cy="263020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12B62827" w14:textId="77777777" w:rsidR="001C2C2D" w:rsidRDefault="001C5A51" w:rsidP="00543529">
      <w:pPr>
        <w:pStyle w:val="TDC14"/>
        <w:jc w:val="both"/>
        <w:rPr>
          <w:ins w:id="228" w:author="김은수" w:date="2026-09-28T17:07:00Z" w16du:dateUtc="2026-09-28T08:07:00Z"/>
        </w:rPr>
        <w:pPrChange w:id="229" w:author="김은수" w:date="2026-10-13T18:08:00Z" w16du:dateUtc="2026-10-13T09:08:00Z">
          <w:pPr>
            <w:jc w:val="center"/>
          </w:pPr>
        </w:pPrChange>
      </w:pPr>
      <w:ins w:id="230" w:author="김은수" w:date="2026-09-28T17:07:00Z" w16du:dateUtc="2026-09-28T08:07:00Z">
        <w:del w:id="231" w:author="김은수" w:date="2026-10-12T23:59:00Z">
          <w:r w:rsidRPr="001C5A51">
            <w:rPr>
              <w:noProof/>
            </w:rPr>
            <w:drawing>
              <wp:inline distT="0" distB="0" distL="0" distR="0" wp14:anchorId="673E6EFF" wp14:editId="13BC855F">
                <wp:extent cx="5011838" cy="3054089"/>
                <wp:effectExtent l="0" t="0" r="0" b="3810"/>
                <wp:docPr id="1100" name="그림 1099" descr="시계, 스크린샷이(가) 표시된 사진&#10;&#10;자동 생성된 설명">
                  <a:extLst xmlns:a="http://schemas.openxmlformats.org/drawingml/2006/main">
                    <a:ext uri="{FF2B5EF4-FFF2-40B4-BE49-F238E27FC236}">
                      <a16:creationId xmlns:a16="http://schemas.microsoft.com/office/drawing/2014/main" id="{9FFF31E9-CEC5-1FCA-96E7-70C67E72D2F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0" name="그림 1099" descr="시계, 스크린샷이(가) 표시된 사진&#10;&#10;자동 생성된 설명">
                          <a:extLst>
                            <a:ext uri="{FF2B5EF4-FFF2-40B4-BE49-F238E27FC236}">
                              <a16:creationId xmlns:a16="http://schemas.microsoft.com/office/drawing/2014/main" id="{9FFF31E9-CEC5-1FCA-96E7-70C67E72D2F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1301" cy="3059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  <w:ins w:id="232" w:author="김은수" w:date="2026-10-12T23:59:00Z">
        <w:del w:id="233" w:author="김은수" w:date="2026-10-13T00:52:00Z">
          <w:r w:rsidRPr="002B7824">
            <w:rPr>
              <w:noProof/>
            </w:rPr>
            <w:drawing>
              <wp:inline distT="0" distB="0" distL="0" distR="0" wp14:anchorId="673E6EFF" wp14:editId="13BC855F">
                <wp:extent cx="5011838" cy="3579884"/>
                <wp:effectExtent l="0" t="0" r="0" b="3810"/>
                <wp:docPr id="2080932554" name="공유 DMIC2 외부기 시스템 블록도" descr="시계, 스크린샷이(가) 표시된 사진&#10;&#10;자동 생성된 설명">
                  <a:extLst xmlns:a="http://schemas.openxmlformats.org/drawingml/2006/main">
                    <a:ext uri="{FF2B5EF4-FFF2-40B4-BE49-F238E27FC236}">
                      <a16:creationId xmlns:a16="http://schemas.microsoft.com/office/drawing/2014/main" id="{9FFF31E9-CEC5-1FCA-96E7-70C67E72D2F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0" name="그림 1099" descr="시계, 스크린샷이(가) 표시된 사진&#10;&#10;자동 생성된 설명">
                          <a:extLst>
                            <a:ext uri="{FF2B5EF4-FFF2-40B4-BE49-F238E27FC236}">
                              <a16:creationId xmlns:a16="http://schemas.microsoft.com/office/drawing/2014/main" id="{9FFF31E9-CEC5-1FCA-96E7-70C67E72D2F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1301" cy="35866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  <w:ins w:id="234" w:author="김은수" w:date="2026-10-13T00:52:00Z">
        <w:r w:rsidRPr="002B7824">
          <w:rPr>
            <w:noProof/>
          </w:rPr>
          <w:drawing>
            <wp:inline distT="0" distB="0" distL="0" distR="0" wp14:anchorId="34B4768D" wp14:editId="3E8F5012">
              <wp:extent cx="5011838" cy="3579884"/>
              <wp:effectExtent l="0" t="0" r="0" b="3810"/>
              <wp:docPr id="2080932555" name="DMIC2 양쪽 연결 및 통화 마이크 입력" descr="DMIC2 양쪽 연결 및 통화 마이크 입력">
                <a:extLst xmlns:a="http://schemas.openxmlformats.org/drawingml/2006/main">
                  <a:ext uri="{FF2B5EF4-FFF2-40B4-BE49-F238E27FC236}">
                    <a16:creationId xmlns:a16="http://schemas.microsoft.com/office/drawing/2014/main" id="{FC51F962-5A39-437A-8D5C-F971618F9B66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00" name="그림 1099" descr="시계, 스크린샷이(가) 표시된 사진&#10;&#10;자동 생성된 설명">
                        <a:extLst>
                          <a:ext uri="{FF2B5EF4-FFF2-40B4-BE49-F238E27FC236}">
                            <a16:creationId xmlns:a16="http://schemas.microsoft.com/office/drawing/2014/main" id="{EC4C0A57-A3BD-4013-AD0C-ED01759738A3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21301" cy="35866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12F2387" w14:textId="53443497" w:rsidR="007A6BA7" w:rsidRDefault="007A6BA7" w:rsidP="00543529">
      <w:pPr>
        <w:pStyle w:val="TDC15"/>
        <w:jc w:val="both"/>
        <w:rPr>
          <w:rFonts w:asciiTheme="minorEastAsia" w:hAnsiTheme="minorEastAsia"/>
        </w:rPr>
        <w:pPrChange w:id="235" w:author="김은수" w:date="2026-10-13T18:08:00Z" w16du:dateUtc="2026-10-13T09:08:00Z">
          <w:pPr>
            <w:spacing w:after="0" w:line="240" w:lineRule="auto"/>
            <w:ind w:leftChars="300" w:left="600"/>
            <w:jc w:val="center"/>
          </w:pPr>
        </w:pPrChange>
      </w:pPr>
      <w:del w:id="236" w:author="김은수" w:date="2026-10-12T23:59:00Z">
        <w:r>
          <w:rPr>
            <w:rFonts w:asciiTheme="minorEastAsia" w:hAnsiTheme="minorEastAsia" w:hint="eastAsia"/>
          </w:rPr>
          <w:delText>&lt;</w:delText>
        </w:r>
        <w:r w:rsidR="00BE18E0">
          <w:rPr>
            <w:rFonts w:asciiTheme="minorEastAsia" w:hAnsiTheme="minorEastAsia"/>
          </w:rPr>
          <w:delText xml:space="preserve"> </w:delText>
        </w:r>
        <w:r>
          <w:rPr>
            <w:rFonts w:asciiTheme="minorEastAsia" w:hAnsiTheme="minorEastAsia" w:hint="eastAsia"/>
          </w:rPr>
          <w:delText xml:space="preserve">그림 </w:delText>
        </w:r>
        <w:r>
          <w:rPr>
            <w:rFonts w:asciiTheme="minorEastAsia" w:hAnsiTheme="minorEastAsia"/>
          </w:rPr>
          <w:delText xml:space="preserve">2. </w:delText>
        </w:r>
        <w:r>
          <w:rPr>
            <w:rFonts w:asciiTheme="minorEastAsia" w:hAnsiTheme="minorEastAsia" w:hint="eastAsia"/>
          </w:rPr>
          <w:delText>인공와우 외부</w:delText>
        </w:r>
        <w:r w:rsidR="00BE18E0">
          <w:rPr>
            <w:rFonts w:asciiTheme="minorEastAsia" w:hAnsiTheme="minorEastAsia" w:hint="eastAsia"/>
          </w:rPr>
          <w:delText>장치</w:delText>
        </w:r>
        <w:r>
          <w:rPr>
            <w:rFonts w:asciiTheme="minorEastAsia" w:hAnsiTheme="minorEastAsia" w:hint="eastAsia"/>
          </w:rPr>
          <w:delText xml:space="preserve"> 블록도</w:delText>
        </w:r>
        <w:r w:rsidR="00BE18E0">
          <w:rPr>
            <w:rFonts w:asciiTheme="minorEastAsia" w:hAnsiTheme="minorEastAsia" w:hint="eastAsia"/>
          </w:rPr>
          <w:delText xml:space="preserve"> </w:delText>
        </w:r>
        <w:r>
          <w:rPr>
            <w:rFonts w:asciiTheme="minorEastAsia" w:hAnsiTheme="minorEastAsia" w:hint="eastAsia"/>
          </w:rPr>
          <w:delText>&gt;</w:delText>
        </w:r>
      </w:del>
      <w:proofErr w:type="gramStart"/>
      <w:ins w:id="237" w:author="김은수" w:date="2026-10-12T23:59:00Z">
        <w:r w:rsidRPr="0090721C">
          <w:t>&lt; 그림</w:t>
        </w:r>
        <w:proofErr w:type="gramEnd"/>
        <w:r w:rsidRPr="0090721C">
          <w:t xml:space="preserve"> </w:t>
        </w:r>
      </w:ins>
      <w:r w:rsidR="002B7824">
        <w:fldChar w:fldCharType="begin"/>
      </w:r>
      <w:r w:rsidR="002B7824">
        <w:instrText xml:space="preserve"> SEQ 그림 \* ARABIC </w:instrText>
      </w:r>
      <w:r w:rsidR="002B7824">
        <w:fldChar w:fldCharType="separate"/>
      </w:r>
      <w:r w:rsidR="00531D5E">
        <w:rPr>
          <w:noProof/>
        </w:rPr>
        <w:t>2</w:t>
      </w:r>
      <w:r w:rsidR="002B7824">
        <w:rPr>
          <w:noProof/>
        </w:rPr>
        <w:fldChar w:fldCharType="end"/>
      </w:r>
      <w:ins w:id="238" w:author="김은수" w:date="2026-10-12T23:59:00Z">
        <w:r w:rsidRPr="0090721C">
          <w:t xml:space="preserve">. </w:t>
        </w:r>
        <w:proofErr w:type="spellStart"/>
        <w:r w:rsidRPr="0090721C">
          <w:t>인공와우</w:t>
        </w:r>
        <w:proofErr w:type="spellEnd"/>
        <w:r w:rsidRPr="0090721C">
          <w:t xml:space="preserve"> 외부장치 </w:t>
        </w:r>
        <w:proofErr w:type="gramStart"/>
        <w:r w:rsidRPr="0090721C">
          <w:t>블록도 &gt;</w:t>
        </w:r>
      </w:ins>
      <w:proofErr w:type="gramEnd"/>
    </w:p>
    <w:p w14:paraId="3872D732" w14:textId="77777777" w:rsidR="00C41334" w:rsidRDefault="00C41334" w:rsidP="00543529">
      <w:pPr>
        <w:pStyle w:val="TDC10"/>
        <w:keepNext/>
        <w:pPrChange w:id="239" w:author="김은수" w:date="2026-10-13T18:08:00Z" w16du:dateUtc="2026-10-13T09:08:00Z">
          <w:pPr>
            <w:spacing w:after="0" w:line="240" w:lineRule="auto"/>
            <w:ind w:leftChars="200" w:left="400"/>
            <w:jc w:val="left"/>
          </w:pPr>
        </w:pPrChange>
      </w:pPr>
      <w:r>
        <w:rPr>
          <w:rFonts w:hint="eastAsia"/>
          <w:b/>
          <w:rPrChange w:id="240" w:author="김은수" w:date="2026-10-12T23:59:00Z">
            <w:rPr>
              <w:rFonts w:asciiTheme="minorEastAsia" w:hAnsiTheme="minorEastAsia" w:hint="eastAsia"/>
            </w:rPr>
          </w:rPrChange>
        </w:rPr>
        <w:t>•</w:t>
      </w:r>
      <w:r w:rsidRPr="002B7824">
        <w:rPr>
          <w:b/>
        </w:rPr>
        <w:t xml:space="preserve"> M</w:t>
      </w:r>
      <w:r>
        <w:rPr>
          <w:b/>
        </w:rPr>
        <w:t xml:space="preserve">CU </w:t>
      </w:r>
      <w:proofErr w:type="spellStart"/>
      <w:r>
        <w:rPr>
          <w:b/>
        </w:rPr>
        <w:t>or</w:t>
      </w:r>
      <w:proofErr w:type="spellEnd"/>
      <w:r>
        <w:rPr>
          <w:b/>
        </w:rPr>
        <w:t xml:space="preserve"> DSP</w:t>
      </w:r>
    </w:p>
    <w:p w14:paraId="28B67B66" w14:textId="77777777" w:rsidR="00C41334" w:rsidRDefault="00C41334" w:rsidP="00543529">
      <w:pPr>
        <w:pStyle w:val="TDC10"/>
        <w:rPr>
          <w:del w:id="241" w:author="김은수" w:date="2026-09-28T17:07:00Z" w16du:dateUtc="2026-09-28T08:07:00Z"/>
        </w:rPr>
        <w:pPrChange w:id="242" w:author="김은수" w:date="2026-10-13T18:08:00Z" w16du:dateUtc="2026-10-13T09:08:00Z">
          <w:pPr>
            <w:spacing w:after="0" w:line="240" w:lineRule="auto"/>
            <w:ind w:leftChars="400" w:left="800"/>
            <w:jc w:val="left"/>
          </w:pPr>
        </w:pPrChange>
      </w:pPr>
      <w:del w:id="243" w:author="김은수" w:date="2026-09-28T17:07:00Z" w16du:dateUtc="2026-09-28T08:07:00Z">
        <w:r>
          <w:delText>Eza</w:delText>
        </w:r>
        <w:r w:rsidR="00074D91">
          <w:delText>iro7150 chip</w:delText>
        </w:r>
        <w:r w:rsidR="001C2C2D">
          <w:delText xml:space="preserve"> </w:delText>
        </w:r>
        <w:r w:rsidR="001C2C2D">
          <w:rPr>
            <w:rFonts w:hint="eastAsia"/>
          </w:rPr>
          <w:delText xml:space="preserve">그림 </w:delText>
        </w:r>
        <w:r w:rsidR="00BE18E0">
          <w:delText>3</w:delText>
        </w:r>
        <w:r w:rsidR="001C2C2D">
          <w:rPr>
            <w:rFonts w:hint="eastAsia"/>
          </w:rPr>
          <w:delText xml:space="preserve">와 같이 </w:delText>
        </w:r>
        <w:r w:rsidR="00074D91">
          <w:delText>4</w:delText>
        </w:r>
        <w:r w:rsidR="00074D91">
          <w:rPr>
            <w:rFonts w:hint="eastAsia"/>
          </w:rPr>
          <w:delText>개의 c</w:delText>
        </w:r>
        <w:r w:rsidR="00074D91">
          <w:delText>ore</w:delText>
        </w:r>
        <w:r w:rsidR="00074D91">
          <w:rPr>
            <w:rFonts w:hint="eastAsia"/>
          </w:rPr>
          <w:delText>가</w:delText>
        </w:r>
        <w:r w:rsidR="00074D91">
          <w:delText xml:space="preserve"> </w:delText>
        </w:r>
        <w:r w:rsidR="00074D91">
          <w:rPr>
            <w:rFonts w:hint="eastAsia"/>
          </w:rPr>
          <w:delText>합쳐진 시스템</w:delText>
        </w:r>
        <w:r w:rsidR="001C2C2D">
          <w:rPr>
            <w:rFonts w:hint="eastAsia"/>
          </w:rPr>
          <w:delText>으로</w:delText>
        </w:r>
        <w:r w:rsidR="001C2C2D">
          <w:delText xml:space="preserve"> </w:delText>
        </w:r>
        <w:r w:rsidR="0095648B">
          <w:rPr>
            <w:rFonts w:hint="eastAsia"/>
          </w:rPr>
          <w:delText>구성되어 있다.</w:delText>
        </w:r>
      </w:del>
    </w:p>
    <w:p w14:paraId="7BA8B08C" w14:textId="77777777" w:rsidR="001C2C2D" w:rsidRDefault="001C2C2D" w:rsidP="00543529">
      <w:pPr>
        <w:pStyle w:val="TDC10"/>
        <w:rPr>
          <w:del w:id="244" w:author="김은수" w:date="2026-09-28T17:07:00Z" w16du:dateUtc="2026-09-28T08:07:00Z"/>
        </w:rPr>
        <w:pPrChange w:id="245" w:author="김은수" w:date="2026-10-13T18:08:00Z" w16du:dateUtc="2026-10-13T09:08:00Z">
          <w:pPr>
            <w:spacing w:after="0" w:line="240" w:lineRule="auto"/>
            <w:ind w:leftChars="500" w:left="1000"/>
            <w:jc w:val="left"/>
          </w:pPr>
        </w:pPrChange>
      </w:pPr>
      <w:del w:id="246" w:author="김은수" w:date="2026-09-28T17:07:00Z" w16du:dateUtc="2026-09-28T08:07:00Z">
        <w:r>
          <w:rPr>
            <w:rFonts w:hint="eastAsia"/>
          </w:rPr>
          <w:delText>-</w:delText>
        </w:r>
      </w:del>
      <w:ins w:id="247" w:author="김은수" w:date="2026-09-28T17:07:00Z" w16du:dateUtc="2026-09-28T08:07:00Z">
        <w:r w:rsidR="00C41334">
          <w:t>Ezairo 8300은</w:t>
        </w:r>
      </w:ins>
      <w:r w:rsidR="00C41334">
        <w:t xml:space="preserve"> CFX</w:t>
      </w:r>
      <w:del w:id="248" w:author="김은수" w:date="2026-09-28T17:07:00Z" w16du:dateUtc="2026-09-28T08:07:00Z">
        <w:r>
          <w:delText xml:space="preserve"> : </w:delText>
        </w:r>
        <w:r>
          <w:rPr>
            <w:rFonts w:hint="eastAsia"/>
          </w:rPr>
          <w:delText>주 p</w:delText>
        </w:r>
        <w:r>
          <w:delText>rocessor</w:delText>
        </w:r>
        <w:r w:rsidR="0095648B">
          <w:delText xml:space="preserve">, </w:delText>
        </w:r>
        <w:r w:rsidR="0095648B">
          <w:rPr>
            <w:rFonts w:hint="eastAsia"/>
          </w:rPr>
          <w:delText>신호처리</w:delText>
        </w:r>
      </w:del>
    </w:p>
    <w:p w14:paraId="1189E96B" w14:textId="77777777" w:rsidR="001C2C2D" w:rsidRDefault="001C2C2D" w:rsidP="00543529">
      <w:pPr>
        <w:pStyle w:val="TDC10"/>
        <w:rPr>
          <w:del w:id="249" w:author="김은수" w:date="2026-09-28T17:07:00Z" w16du:dateUtc="2026-09-28T08:07:00Z"/>
        </w:rPr>
        <w:pPrChange w:id="250" w:author="김은수" w:date="2026-10-13T18:08:00Z" w16du:dateUtc="2026-10-13T09:08:00Z">
          <w:pPr>
            <w:spacing w:after="0" w:line="240" w:lineRule="auto"/>
            <w:ind w:leftChars="500" w:left="1000"/>
            <w:jc w:val="left"/>
          </w:pPr>
        </w:pPrChange>
      </w:pPr>
      <w:del w:id="251" w:author="김은수" w:date="2026-09-28T17:07:00Z" w16du:dateUtc="2026-09-28T08:07:00Z">
        <w:r>
          <w:rPr>
            <w:rFonts w:hint="eastAsia"/>
          </w:rPr>
          <w:delText>-</w:delText>
        </w:r>
      </w:del>
      <w:ins w:id="252" w:author="김은수" w:date="2026-09-28T17:07:00Z" w16du:dateUtc="2026-09-28T08:07:00Z">
        <w:r w:rsidR="00C41334">
          <w:t>, ARM Cortex-M3,</w:t>
        </w:r>
      </w:ins>
      <w:r w:rsidR="00C41334">
        <w:t xml:space="preserve"> HEAR</w:t>
      </w:r>
      <w:del w:id="253" w:author="김은수" w:date="2026-09-28T17:07:00Z" w16du:dateUtc="2026-09-28T08:07:00Z">
        <w:r>
          <w:delText xml:space="preserve"> : digital signal processing Library </w:delText>
        </w:r>
        <w:r>
          <w:rPr>
            <w:rFonts w:hint="eastAsia"/>
          </w:rPr>
          <w:delText xml:space="preserve">전용 </w:delText>
        </w:r>
      </w:del>
    </w:p>
    <w:p w14:paraId="72CC5967" w14:textId="77777777" w:rsidR="00C41334" w:rsidRDefault="001C2C2D" w:rsidP="00543529">
      <w:pPr>
        <w:pStyle w:val="TDC10"/>
        <w:rPr>
          <w:ins w:id="254" w:author="김은수" w:date="2026-09-28T17:07:00Z" w16du:dateUtc="2026-09-28T08:07:00Z"/>
        </w:rPr>
        <w:pPrChange w:id="255" w:author="김은수" w:date="2026-10-13T18:08:00Z" w16du:dateUtc="2026-10-13T09:08:00Z">
          <w:pPr>
            <w:spacing w:after="0" w:line="240" w:lineRule="auto"/>
            <w:ind w:leftChars="400" w:left="800"/>
            <w:jc w:val="left"/>
          </w:pPr>
        </w:pPrChange>
      </w:pPr>
      <w:del w:id="256" w:author="김은수" w:date="2026-09-28T17:07:00Z" w16du:dateUtc="2026-09-28T08:07:00Z">
        <w:r>
          <w:rPr>
            <w:rFonts w:hint="eastAsia"/>
          </w:rPr>
          <w:delText>-</w:delText>
        </w:r>
      </w:del>
      <w:ins w:id="257" w:author="김은수" w:date="2026-09-28T17:07:00Z" w16du:dateUtc="2026-09-28T08:07:00Z">
        <w:r w:rsidR="00C41334">
          <w:t>,</w:t>
        </w:r>
      </w:ins>
      <w:r w:rsidR="00C41334">
        <w:t xml:space="preserve"> </w:t>
      </w:r>
      <w:proofErr w:type="spellStart"/>
      <w:r w:rsidR="00C41334">
        <w:t>Filter</w:t>
      </w:r>
      <w:proofErr w:type="spellEnd"/>
      <w:r w:rsidR="00C41334">
        <w:t xml:space="preserve"> </w:t>
      </w:r>
      <w:proofErr w:type="spellStart"/>
      <w:r w:rsidR="00C41334">
        <w:t>Engine</w:t>
      </w:r>
      <w:proofErr w:type="spellEnd"/>
      <w:ins w:id="258" w:author="김은수" w:date="2026-09-28T17:07:00Z" w16du:dateUtc="2026-09-28T08:07:00Z">
        <w:r w:rsidR="00C41334">
          <w:t xml:space="preserve">, LPDSP32, </w:t>
        </w:r>
        <w:proofErr w:type="spellStart"/>
        <w:r w:rsidR="00C41334">
          <w:t>NNA를</w:t>
        </w:r>
        <w:proofErr w:type="spellEnd"/>
        <w:r w:rsidR="00C41334">
          <w:t xml:space="preserve"> 포함한다. Sound1의 신호처리와 제어는 CFX, HEAR, Cortex-M3를 중심으로 구성한다.</w:t>
        </w:r>
      </w:ins>
    </w:p>
    <w:p w14:paraId="248EB2B7" w14:textId="77777777" w:rsidR="001C2C2D" w:rsidRDefault="001C2C2D" w:rsidP="00543529">
      <w:pPr>
        <w:pStyle w:val="TDC20"/>
        <w:pPrChange w:id="259" w:author="김은수" w:date="2026-10-13T18:08:00Z" w16du:dateUtc="2026-10-13T09:08:00Z">
          <w:pPr>
            <w:spacing w:after="0" w:line="240" w:lineRule="auto"/>
            <w:ind w:leftChars="500" w:left="1000"/>
            <w:jc w:val="left"/>
          </w:pPr>
        </w:pPrChange>
      </w:pPr>
      <w:ins w:id="260" w:author="김은수" w:date="2026-09-28T17:07:00Z" w16du:dateUtc="2026-09-28T08:07:00Z">
        <w:r w:rsidRPr="002B7824">
          <w:t xml:space="preserve">- </w:t>
        </w:r>
        <w:proofErr w:type="gramStart"/>
        <w:r w:rsidRPr="002B7824">
          <w:t>CFX</w:t>
        </w:r>
      </w:ins>
      <w:r w:rsidRPr="002B7824">
        <w:t xml:space="preserve"> :</w:t>
      </w:r>
      <w:proofErr w:type="gramEnd"/>
      <w:r w:rsidRPr="002B7824">
        <w:t xml:space="preserve"> 오디오 </w:t>
      </w:r>
      <w:del w:id="261" w:author="김은수" w:date="2026-09-28T17:07:00Z" w16du:dateUtc="2026-09-28T08:07:00Z">
        <w:r>
          <w:rPr>
            <w:rFonts w:hint="eastAsia"/>
          </w:rPr>
          <w:delText>신호의 전/후처리</w:delText>
        </w:r>
      </w:del>
      <w:ins w:id="262" w:author="김은수" w:date="2026-09-28T17:07:00Z" w16du:dateUtc="2026-09-28T08:07:00Z">
        <w:r w:rsidRPr="002B7824">
          <w:t xml:space="preserve">입력, </w:t>
        </w:r>
        <w:proofErr w:type="spellStart"/>
        <w:r w:rsidRPr="002B7824">
          <w:t>빔포밍</w:t>
        </w:r>
        <w:proofErr w:type="spellEnd"/>
        <w:r w:rsidRPr="002B7824">
          <w:t xml:space="preserve"> 및 자극 데이터 생성</w:t>
        </w:r>
      </w:ins>
    </w:p>
    <w:p w14:paraId="116AD858" w14:textId="77777777" w:rsidR="001C2C2D" w:rsidRDefault="001C2C2D" w:rsidP="00543529">
      <w:pPr>
        <w:pStyle w:val="TDC20"/>
        <w:rPr>
          <w:ins w:id="263" w:author="김은수" w:date="2026-09-28T17:07:00Z" w16du:dateUtc="2026-09-28T08:07:00Z"/>
        </w:rPr>
        <w:pPrChange w:id="264" w:author="김은수" w:date="2026-10-13T18:08:00Z" w16du:dateUtc="2026-10-13T09:08:00Z">
          <w:pPr>
            <w:spacing w:after="0" w:line="240" w:lineRule="auto"/>
            <w:ind w:leftChars="500" w:left="1000"/>
            <w:jc w:val="left"/>
          </w:pPr>
        </w:pPrChange>
      </w:pPr>
      <w:del w:id="265" w:author="김은수" w:date="2026-09-28T17:07:00Z" w16du:dateUtc="2026-09-28T08:07:00Z">
        <w:r>
          <w:rPr>
            <w:rFonts w:hint="eastAsia"/>
          </w:rPr>
          <w:delText>-</w:delText>
        </w:r>
        <w:r>
          <w:delText xml:space="preserve"> </w:delText>
        </w:r>
        <w:r>
          <w:rPr>
            <w:rFonts w:hint="eastAsia"/>
          </w:rPr>
          <w:delText>A</w:delText>
        </w:r>
        <w:r>
          <w:delText>RM :</w:delText>
        </w:r>
      </w:del>
      <w:ins w:id="266" w:author="김은수" w:date="2026-09-28T17:07:00Z" w16du:dateUtc="2026-09-28T08:07:00Z">
        <w:r w:rsidRPr="002B7824">
          <w:t xml:space="preserve">- </w:t>
        </w:r>
        <w:proofErr w:type="gramStart"/>
        <w:r w:rsidRPr="002B7824">
          <w:t>HEAR :</w:t>
        </w:r>
        <w:proofErr w:type="gramEnd"/>
        <w:r w:rsidRPr="002B7824">
          <w:t xml:space="preserve"> FFT 등 신호처리 연산</w:t>
        </w:r>
      </w:ins>
    </w:p>
    <w:p w14:paraId="4AFA74D8" w14:textId="77777777" w:rsidR="001C2C2D" w:rsidRDefault="001C2C2D" w:rsidP="00543529">
      <w:pPr>
        <w:pStyle w:val="TDC20"/>
        <w:rPr>
          <w:ins w:id="267" w:author="김은수" w:date="2026-09-28T17:07:00Z" w16du:dateUtc="2026-09-28T08:07:00Z"/>
        </w:rPr>
        <w:pPrChange w:id="268" w:author="김은수" w:date="2026-10-13T18:08:00Z" w16du:dateUtc="2026-10-13T09:08:00Z">
          <w:pPr>
            <w:spacing w:after="0" w:line="240" w:lineRule="auto"/>
            <w:ind w:leftChars="500" w:left="1000"/>
            <w:jc w:val="left"/>
          </w:pPr>
        </w:pPrChange>
      </w:pPr>
      <w:ins w:id="269" w:author="김은수" w:date="2026-09-28T17:07:00Z" w16du:dateUtc="2026-09-28T08:07:00Z">
        <w:r w:rsidRPr="002B7824">
          <w:t xml:space="preserve">- </w:t>
        </w:r>
        <w:proofErr w:type="spellStart"/>
        <w:r w:rsidRPr="002B7824">
          <w:t>Filter</w:t>
        </w:r>
        <w:proofErr w:type="spellEnd"/>
        <w:r w:rsidRPr="002B7824">
          <w:t xml:space="preserve"> </w:t>
        </w:r>
        <w:proofErr w:type="spellStart"/>
        <w:r w:rsidRPr="002B7824">
          <w:t>Engine</w:t>
        </w:r>
        <w:proofErr w:type="spellEnd"/>
        <w:r w:rsidRPr="002B7824">
          <w:t xml:space="preserve">, LPDSP32, </w:t>
        </w:r>
        <w:proofErr w:type="gramStart"/>
        <w:r w:rsidRPr="002B7824">
          <w:t>NNA :</w:t>
        </w:r>
        <w:proofErr w:type="gramEnd"/>
        <w:r w:rsidRPr="002B7824">
          <w:t xml:space="preserve"> 칩 내 제공 기능으로, 사용 여부는 펌웨어 설계에 따른다.</w:t>
        </w:r>
      </w:ins>
    </w:p>
    <w:p w14:paraId="05616A40" w14:textId="77777777" w:rsidR="001C2C2D" w:rsidRDefault="001C2C2D" w:rsidP="00543529">
      <w:pPr>
        <w:pStyle w:val="TDC20"/>
        <w:pPrChange w:id="270" w:author="김은수" w:date="2026-10-13T18:08:00Z" w16du:dateUtc="2026-10-13T09:08:00Z">
          <w:pPr>
            <w:spacing w:after="0" w:line="240" w:lineRule="auto"/>
            <w:ind w:leftChars="500" w:left="1000"/>
            <w:jc w:val="left"/>
          </w:pPr>
        </w:pPrChange>
      </w:pPr>
      <w:ins w:id="271" w:author="김은수" w:date="2026-09-28T17:07:00Z" w16du:dateUtc="2026-09-28T08:07:00Z">
        <w:r w:rsidRPr="002B7824">
          <w:t>- ARM Cortex-M</w:t>
        </w:r>
        <w:proofErr w:type="gramStart"/>
        <w:r w:rsidRPr="002B7824">
          <w:t>3 :</w:t>
        </w:r>
        <w:proofErr w:type="gramEnd"/>
        <w:r w:rsidRPr="002B7824">
          <w:t xml:space="preserve"> 시스템 제어 및 QCC5181과 통신. QCC5181은 별도의</w:t>
        </w:r>
      </w:ins>
      <w:r w:rsidRPr="002B7824">
        <w:t xml:space="preserve"> </w:t>
      </w:r>
      <w:proofErr w:type="spellStart"/>
      <w:r w:rsidRPr="002B7824">
        <w:t>Bluetooth</w:t>
      </w:r>
      <w:proofErr w:type="spellEnd"/>
      <w:del w:id="272" w:author="김은수" w:date="2026-09-28T17:07:00Z" w16du:dateUtc="2026-09-28T08:07:00Z">
        <w:r>
          <w:delText xml:space="preserve">(NRF51822) </w:delText>
        </w:r>
        <w:r w:rsidR="0095648B">
          <w:rPr>
            <w:rFonts w:hint="eastAsia"/>
          </w:rPr>
          <w:delText>:</w:delText>
        </w:r>
        <w:r w:rsidR="0095648B">
          <w:delText xml:space="preserve"> </w:delText>
        </w:r>
        <w:r w:rsidR="0095648B">
          <w:rPr>
            <w:rFonts w:hint="eastAsia"/>
          </w:rPr>
          <w:delText>범용 M</w:delText>
        </w:r>
        <w:r w:rsidR="0095648B">
          <w:delText>CU</w:delText>
        </w:r>
      </w:del>
      <w:ins w:id="273" w:author="김은수" w:date="2026-09-28T17:07:00Z" w16du:dateUtc="2026-09-28T08:07:00Z">
        <w:r w:rsidRPr="002B7824">
          <w:t xml:space="preserve"> 칩이다.</w:t>
        </w:r>
      </w:ins>
    </w:p>
    <w:p w14:paraId="0535BC52" w14:textId="77777777" w:rsidR="0057154E" w:rsidRDefault="000B7DF5" w:rsidP="00543529">
      <w:pPr>
        <w:pStyle w:val="TDC20"/>
        <w:rPr>
          <w:ins w:id="274" w:author="김은수" w:date="2026-10-12T12:26:00Z"/>
        </w:rPr>
        <w:pPrChange w:id="275" w:author="김은수" w:date="2026-10-13T18:08:00Z" w16du:dateUtc="2026-10-13T09:08:00Z">
          <w:pPr>
            <w:spacing w:after="0" w:line="240" w:lineRule="auto"/>
            <w:ind w:leftChars="500" w:left="1000"/>
            <w:jc w:val="left"/>
          </w:pPr>
        </w:pPrChange>
      </w:pPr>
      <w:ins w:id="276" w:author="김은수" w:date="2026-10-12T12:26:00Z">
        <w:del w:id="277" w:author="김은수" w:date="2026-10-12T23:59:00Z">
          <w:r>
            <w:rPr>
              <w:rFonts w:hint="eastAsia"/>
            </w:rPr>
            <w:delText>- QCC5181 : Bluetooth Classic 오디오와 BLE 연결/인증을 처리하고 E8300에 오디오 및 명령/응답 데이터를 전달한다. QCC의 내부 구성은 소프트웨어 아키텍쳐 기술서와 상세 설계서에서 정의한다.</w:delText>
          </w:r>
        </w:del>
      </w:ins>
      <w:ins w:id="278" w:author="김은수" w:date="2026-10-12T23:59:00Z">
        <w:r w:rsidRPr="0090721C">
          <w:rPr>
            <w:b/>
            <w:bCs/>
            <w:color w:val="C00000"/>
          </w:rPr>
          <w:t>- QCC</w:t>
        </w:r>
        <w:proofErr w:type="gramStart"/>
        <w:r w:rsidRPr="0090721C">
          <w:rPr>
            <w:b/>
            <w:bCs/>
            <w:color w:val="C00000"/>
          </w:rPr>
          <w:t>5181 :</w:t>
        </w:r>
        <w:proofErr w:type="gramEnd"/>
        <w:r w:rsidRPr="0090721C">
          <w:rPr>
            <w:b/>
            <w:bCs/>
            <w:color w:val="C00000"/>
          </w:rPr>
          <w:t xml:space="preserve"> </w:t>
        </w:r>
        <w:proofErr w:type="spellStart"/>
        <w:r w:rsidRPr="0090721C">
          <w:rPr>
            <w:b/>
            <w:bCs/>
            <w:color w:val="C00000"/>
          </w:rPr>
          <w:t>Bluetooth</w:t>
        </w:r>
        <w:proofErr w:type="spellEnd"/>
        <w:r w:rsidRPr="0090721C">
          <w:rPr>
            <w:b/>
            <w:bCs/>
            <w:color w:val="C00000"/>
          </w:rPr>
          <w:t xml:space="preserve"> </w:t>
        </w:r>
        <w:proofErr w:type="spellStart"/>
        <w:r w:rsidRPr="0090721C">
          <w:rPr>
            <w:b/>
            <w:bCs/>
            <w:color w:val="C00000"/>
          </w:rPr>
          <w:t>Classic</w:t>
        </w:r>
        <w:proofErr w:type="spellEnd"/>
        <w:r w:rsidRPr="0090721C">
          <w:rPr>
            <w:b/>
            <w:bCs/>
            <w:color w:val="C00000"/>
          </w:rPr>
          <w:t xml:space="preserve"> 오디오 송수신과 BLE 연결/인증을 처리한다. 수신 오디오를 I2S로 E8300에 전달하고 전화 통화 시 DMIC2의 음성을 수음하여 통화 상대에게 송신한다. E8300의 명령/응답 데이터는 </w:t>
        </w:r>
        <w:proofErr w:type="spellStart"/>
        <w:r w:rsidRPr="0090721C">
          <w:rPr>
            <w:b/>
            <w:bCs/>
            <w:color w:val="C00000"/>
          </w:rPr>
          <w:t>SPI로</w:t>
        </w:r>
        <w:proofErr w:type="spellEnd"/>
        <w:r w:rsidRPr="0090721C">
          <w:rPr>
            <w:b/>
            <w:bCs/>
            <w:color w:val="C00000"/>
          </w:rPr>
          <w:t xml:space="preserve"> 중계한다. </w:t>
        </w:r>
        <w:proofErr w:type="spellStart"/>
        <w:r w:rsidRPr="0090721C">
          <w:rPr>
            <w:b/>
            <w:bCs/>
            <w:color w:val="C00000"/>
          </w:rPr>
          <w:t>QCC의</w:t>
        </w:r>
        <w:proofErr w:type="spellEnd"/>
        <w:r w:rsidRPr="0090721C">
          <w:rPr>
            <w:b/>
            <w:bCs/>
            <w:color w:val="C00000"/>
          </w:rPr>
          <w:t xml:space="preserve"> 내부 구성은 소프트웨어 </w:t>
        </w:r>
        <w:proofErr w:type="spellStart"/>
        <w:r w:rsidRPr="0090721C">
          <w:rPr>
            <w:b/>
            <w:bCs/>
            <w:color w:val="C00000"/>
          </w:rPr>
          <w:t>아키텍쳐</w:t>
        </w:r>
        <w:proofErr w:type="spellEnd"/>
        <w:r w:rsidRPr="0090721C">
          <w:rPr>
            <w:b/>
            <w:bCs/>
            <w:color w:val="C00000"/>
          </w:rPr>
          <w:t xml:space="preserve"> 기술서와 상세 설계서에서 정의한다.</w:t>
        </w:r>
      </w:ins>
    </w:p>
    <w:p w14:paraId="79864990" w14:textId="77777777" w:rsidR="001C2C2D" w:rsidRPr="001C2C2D" w:rsidRDefault="001C2C2D" w:rsidP="00543529">
      <w:pPr>
        <w:pStyle w:val="TDC10"/>
        <w:rPr>
          <w:del w:id="279" w:author="김은수" w:date="2026-09-28T17:07:00Z" w16du:dateUtc="2026-09-28T08:07:00Z"/>
        </w:rPr>
        <w:pPrChange w:id="280" w:author="김은수" w:date="2026-10-13T18:08:00Z" w16du:dateUtc="2026-10-13T09:08:00Z">
          <w:pPr>
            <w:spacing w:after="0" w:line="240" w:lineRule="auto"/>
            <w:ind w:leftChars="300" w:left="600"/>
          </w:pPr>
        </w:pPrChange>
      </w:pPr>
      <w:del w:id="281" w:author="김은수" w:date="2026-09-28T17:07:00Z" w16du:dateUtc="2026-09-28T08:07:00Z">
        <w:r>
          <w:rPr>
            <w:noProof/>
          </w:rPr>
          <w:lastRenderedPageBreak/>
          <w:drawing>
            <wp:inline distT="0" distB="0" distL="0" distR="0" wp14:anchorId="47FD5387" wp14:editId="1F10716F">
              <wp:extent cx="5465135" cy="3089235"/>
              <wp:effectExtent l="0" t="0" r="2540" b="0"/>
              <wp:docPr id="1351436060" name="그림 135143606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159" cy="310111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2FC106DC" w14:textId="77777777" w:rsidR="001C2C2D" w:rsidRPr="001C2C2D" w:rsidRDefault="001C2C2D" w:rsidP="00543529">
      <w:pPr>
        <w:pStyle w:val="TDC14"/>
        <w:jc w:val="both"/>
        <w:rPr>
          <w:ins w:id="282" w:author="김은수" w:date="2026-09-28T17:07:00Z" w16du:dateUtc="2026-09-28T08:07:00Z"/>
        </w:rPr>
        <w:pPrChange w:id="283" w:author="김은수" w:date="2026-10-13T18:08:00Z" w16du:dateUtc="2026-10-13T09:08:00Z">
          <w:pPr>
            <w:spacing w:after="0" w:line="240" w:lineRule="auto"/>
            <w:ind w:leftChars="300" w:left="600"/>
          </w:pPr>
        </w:pPrChange>
      </w:pPr>
      <w:ins w:id="284" w:author="김은수" w:date="2026-09-28T17:07:00Z" w16du:dateUtc="2026-09-28T08:07:00Z">
        <w:r w:rsidRPr="002B7824">
          <w:rPr>
            <w:noProof/>
          </w:rPr>
          <w:drawing>
            <wp:inline distT="0" distB="0" distL="0" distR="0" wp14:anchorId="47FD5387" wp14:editId="1F10716F">
              <wp:extent cx="5465135" cy="3633523"/>
              <wp:effectExtent l="0" t="0" r="2540" b="0"/>
              <wp:docPr id="6" name="그림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159" cy="364750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B30EEFB" w14:textId="26A56684" w:rsidR="001C2C2D" w:rsidRDefault="001C2C2D" w:rsidP="00543529">
      <w:pPr>
        <w:pStyle w:val="TDC15"/>
        <w:jc w:val="both"/>
        <w:pPrChange w:id="285" w:author="김은수" w:date="2026-10-13T18:08:00Z" w16du:dateUtc="2026-10-13T09:08:00Z">
          <w:pPr>
            <w:spacing w:after="0" w:line="240" w:lineRule="auto"/>
            <w:ind w:leftChars="300" w:left="600"/>
            <w:jc w:val="center"/>
          </w:pPr>
        </w:pPrChange>
      </w:pPr>
      <w:del w:id="286" w:author="김은수" w:date="2026-10-12T23:59:00Z">
        <w:r>
          <w:rPr>
            <w:rFonts w:hint="eastAsia"/>
          </w:rPr>
          <w:delText xml:space="preserve">&lt; 그림 3. </w:delText>
        </w:r>
      </w:del>
      <w:del w:id="287" w:author="김은수" w:date="2026-09-28T17:07:00Z" w16du:dateUtc="2026-09-28T08:07:00Z">
        <w:r>
          <w:rPr>
            <w:rFonts w:hint="eastAsia"/>
          </w:rPr>
          <w:delText>E</w:delText>
        </w:r>
        <w:r>
          <w:delText>zario7150</w:delText>
        </w:r>
      </w:del>
      <w:ins w:id="288" w:author="김은수" w:date="2026-09-28T17:07:00Z" w16du:dateUtc="2026-09-28T08:07:00Z">
        <w:del w:id="289" w:author="김은수" w:date="2026-10-12T23:59:00Z">
          <w:r>
            <w:rPr>
              <w:rFonts w:hint="eastAsia"/>
            </w:rPr>
            <w:delText>Ezairo 8300</w:delText>
          </w:r>
        </w:del>
      </w:ins>
      <w:del w:id="290" w:author="김은수" w:date="2026-10-12T23:59:00Z">
        <w:r>
          <w:rPr>
            <w:rFonts w:hint="eastAsia"/>
          </w:rPr>
          <w:delText xml:space="preserve"> Chip 블록도 &gt;</w:delText>
        </w:r>
      </w:del>
      <w:proofErr w:type="gramStart"/>
      <w:ins w:id="291" w:author="김은수" w:date="2026-10-12T23:59:00Z">
        <w:r w:rsidRPr="0090721C">
          <w:t>&lt; 그림</w:t>
        </w:r>
        <w:proofErr w:type="gramEnd"/>
        <w:r w:rsidRPr="0090721C">
          <w:t xml:space="preserve"> </w:t>
        </w:r>
      </w:ins>
      <w:r w:rsidR="002B7824">
        <w:fldChar w:fldCharType="begin"/>
      </w:r>
      <w:r w:rsidR="002B7824">
        <w:instrText xml:space="preserve"> SEQ 그림 \* ARABIC </w:instrText>
      </w:r>
      <w:r w:rsidR="002B7824">
        <w:fldChar w:fldCharType="separate"/>
      </w:r>
      <w:r w:rsidR="00531D5E">
        <w:rPr>
          <w:noProof/>
        </w:rPr>
        <w:t>3</w:t>
      </w:r>
      <w:r w:rsidR="002B7824">
        <w:rPr>
          <w:noProof/>
        </w:rPr>
        <w:fldChar w:fldCharType="end"/>
      </w:r>
      <w:ins w:id="292" w:author="김은수" w:date="2026-10-12T23:59:00Z">
        <w:r w:rsidRPr="0090721C">
          <w:t xml:space="preserve">. Ezairo 8300 </w:t>
        </w:r>
        <w:proofErr w:type="spellStart"/>
        <w:r w:rsidRPr="0090721C">
          <w:t>Chip</w:t>
        </w:r>
        <w:proofErr w:type="spellEnd"/>
        <w:r w:rsidRPr="0090721C">
          <w:t xml:space="preserve"> </w:t>
        </w:r>
        <w:proofErr w:type="gramStart"/>
        <w:r w:rsidRPr="0090721C">
          <w:t>블록도 &gt;</w:t>
        </w:r>
      </w:ins>
      <w:proofErr w:type="gramEnd"/>
    </w:p>
    <w:p w14:paraId="3F4CCA7B" w14:textId="77777777" w:rsidR="001C2C2D" w:rsidRDefault="001C2C2D" w:rsidP="00543529">
      <w:pPr>
        <w:pStyle w:val="TDC10"/>
        <w:rPr>
          <w:del w:id="293" w:author="김은수" w:date="2026-10-13T08:33:00Z"/>
          <w:rFonts w:asciiTheme="minorEastAsia" w:hAnsiTheme="minorEastAsia"/>
        </w:rPr>
        <w:pPrChange w:id="294" w:author="김은수" w:date="2026-10-13T18:08:00Z" w16du:dateUtc="2026-10-13T09:08:00Z">
          <w:pPr>
            <w:spacing w:after="0" w:line="240" w:lineRule="auto"/>
            <w:ind w:leftChars="300" w:left="600"/>
            <w:jc w:val="left"/>
          </w:pPr>
        </w:pPrChange>
      </w:pPr>
    </w:p>
    <w:p w14:paraId="0000AC7A" w14:textId="77777777" w:rsidR="00FA2219" w:rsidRDefault="00FA2219" w:rsidP="00543529">
      <w:pPr>
        <w:pStyle w:val="TDC10"/>
        <w:keepNext/>
        <w:pPrChange w:id="295" w:author="김은수" w:date="2026-10-13T18:08:00Z" w16du:dateUtc="2026-10-13T09:08:00Z">
          <w:pPr>
            <w:spacing w:after="0" w:line="240" w:lineRule="auto"/>
            <w:ind w:leftChars="200" w:left="400"/>
            <w:jc w:val="left"/>
          </w:pPr>
        </w:pPrChange>
      </w:pPr>
      <w:r>
        <w:rPr>
          <w:rFonts w:hint="eastAsia"/>
          <w:b/>
          <w:rPrChange w:id="296" w:author="김은수" w:date="2026-10-12T23:59:00Z">
            <w:rPr>
              <w:rFonts w:asciiTheme="minorEastAsia" w:hAnsiTheme="minorEastAsia" w:hint="eastAsia"/>
            </w:rPr>
          </w:rPrChange>
        </w:rPr>
        <w:t>•</w:t>
      </w:r>
      <w:r w:rsidRPr="002B7824">
        <w:rPr>
          <w:b/>
        </w:rPr>
        <w:t xml:space="preserve"> </w:t>
      </w:r>
      <w:proofErr w:type="spellStart"/>
      <w:r w:rsidRPr="002B7824">
        <w:rPr>
          <w:b/>
        </w:rPr>
        <w:t>M</w:t>
      </w:r>
      <w:r>
        <w:rPr>
          <w:b/>
        </w:rPr>
        <w:t>emory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device</w:t>
      </w:r>
      <w:proofErr w:type="spellEnd"/>
    </w:p>
    <w:p w14:paraId="34E564FD" w14:textId="77777777" w:rsidR="00FA2219" w:rsidRDefault="00FA2219" w:rsidP="00543529">
      <w:pPr>
        <w:pStyle w:val="TDC10"/>
        <w:rPr>
          <w:del w:id="297" w:author="김은수" w:date="2026-09-28T17:07:00Z" w16du:dateUtc="2026-09-28T08:07:00Z"/>
        </w:rPr>
        <w:pPrChange w:id="298" w:author="김은수" w:date="2026-10-13T18:08:00Z" w16du:dateUtc="2026-10-13T09:08:00Z">
          <w:pPr>
            <w:spacing w:after="0" w:line="240" w:lineRule="auto"/>
            <w:ind w:leftChars="400" w:left="800"/>
            <w:jc w:val="left"/>
          </w:pPr>
        </w:pPrChange>
      </w:pPr>
      <w:del w:id="299" w:author="김은수" w:date="2026-09-28T17:07:00Z" w16du:dateUtc="2026-09-28T08:07:00Z">
        <w:r>
          <w:rPr>
            <w:rFonts w:hint="eastAsia"/>
          </w:rPr>
          <w:delText>하드디스크와 같은 메모리 장치는 없으며,</w:delText>
        </w:r>
        <w:r>
          <w:delText xml:space="preserve"> </w:delText>
        </w:r>
        <w:r>
          <w:rPr>
            <w:rFonts w:hint="eastAsia"/>
          </w:rPr>
          <w:delText>E</w:delText>
        </w:r>
        <w:r>
          <w:delText xml:space="preserve">zario7150 </w:delText>
        </w:r>
        <w:r w:rsidR="00DA1D54">
          <w:rPr>
            <w:rFonts w:hint="eastAsia"/>
          </w:rPr>
          <w:delText>s</w:delText>
        </w:r>
        <w:r w:rsidR="00DA1D54">
          <w:delText xml:space="preserve">ystem </w:delText>
        </w:r>
        <w:r>
          <w:rPr>
            <w:rFonts w:hint="eastAsia"/>
          </w:rPr>
          <w:delText xml:space="preserve">내부에 </w:delText>
        </w:r>
        <w:r w:rsidR="00DA1D54">
          <w:delText>2</w:delText>
        </w:r>
        <w:r w:rsidR="00DA1D54">
          <w:rPr>
            <w:rFonts w:hint="eastAsia"/>
          </w:rPr>
          <w:delText>M</w:delText>
        </w:r>
        <w:r w:rsidR="00DA1D54">
          <w:delText>bits</w:delText>
        </w:r>
        <w:r w:rsidR="00DA1D54">
          <w:rPr>
            <w:rFonts w:hint="eastAsia"/>
          </w:rPr>
          <w:delText xml:space="preserve">크기의 </w:delText>
        </w:r>
        <w:r>
          <w:delText>EEPROM</w:delText>
        </w:r>
        <w:r w:rsidR="00DA1D54">
          <w:rPr>
            <w:rFonts w:hint="eastAsia"/>
          </w:rPr>
          <w:delText>이 부착되어 있다.</w:delText>
        </w:r>
      </w:del>
    </w:p>
    <w:p w14:paraId="5F601F3E" w14:textId="77777777" w:rsidR="00DA1D54" w:rsidRDefault="00DA1D54" w:rsidP="00543529">
      <w:pPr>
        <w:pStyle w:val="TDC10"/>
        <w:rPr>
          <w:del w:id="300" w:author="김은수" w:date="2026-09-28T17:07:00Z" w16du:dateUtc="2026-09-28T08:07:00Z"/>
        </w:rPr>
        <w:pPrChange w:id="301" w:author="김은수" w:date="2026-10-13T18:08:00Z" w16du:dateUtc="2026-10-13T09:08:00Z">
          <w:pPr>
            <w:spacing w:after="0" w:line="240" w:lineRule="auto"/>
            <w:ind w:leftChars="400" w:left="800"/>
            <w:jc w:val="left"/>
          </w:pPr>
        </w:pPrChange>
      </w:pPr>
      <w:del w:id="302" w:author="김은수" w:date="2026-09-28T17:07:00Z" w16du:dateUtc="2026-09-28T08:07:00Z">
        <w:r>
          <w:rPr>
            <w:rFonts w:hint="eastAsia"/>
          </w:rPr>
          <w:delText xml:space="preserve">칩 내부의 메모리 구조는 아래 그림 </w:delText>
        </w:r>
        <w:r w:rsidR="00BE18E0">
          <w:delText>4</w:delText>
        </w:r>
        <w:r>
          <w:rPr>
            <w:rFonts w:hint="eastAsia"/>
          </w:rPr>
          <w:delText>와 같다.</w:delText>
        </w:r>
        <w:r>
          <w:delText xml:space="preserve"> </w:delText>
        </w:r>
        <w:r>
          <w:rPr>
            <w:rFonts w:hint="eastAsia"/>
          </w:rPr>
          <w:delText>R</w:delText>
        </w:r>
        <w:r>
          <w:delText>AM</w:delText>
        </w:r>
        <w:r>
          <w:rPr>
            <w:rFonts w:hint="eastAsia"/>
          </w:rPr>
          <w:delText xml:space="preserve"> 메모리는 데이터용과 프로그램용으로 나누어져 있다.</w:delText>
        </w:r>
        <w:r>
          <w:delText>(</w:delText>
        </w:r>
        <w:r>
          <w:rPr>
            <w:rFonts w:hint="eastAsia"/>
          </w:rPr>
          <w:delText>그림</w:delText>
        </w:r>
        <w:r>
          <w:delText xml:space="preserve"> </w:delText>
        </w:r>
        <w:r w:rsidR="00BE18E0">
          <w:delText>5</w:delText>
        </w:r>
        <w:r>
          <w:delText xml:space="preserve">, </w:delText>
        </w:r>
        <w:r w:rsidR="00BE18E0">
          <w:delText>6</w:delText>
        </w:r>
        <w:r>
          <w:delText xml:space="preserve"> </w:delText>
        </w:r>
        <w:r>
          <w:rPr>
            <w:rFonts w:hint="eastAsia"/>
          </w:rPr>
          <w:delText>참조)</w:delText>
        </w:r>
      </w:del>
    </w:p>
    <w:p w14:paraId="059B7348" w14:textId="77777777" w:rsidR="00FA2219" w:rsidRDefault="007E0B7F" w:rsidP="00543529">
      <w:pPr>
        <w:pStyle w:val="TDC10"/>
        <w:rPr>
          <w:ins w:id="303" w:author="김은수" w:date="2026-09-28T17:07:00Z" w16du:dateUtc="2026-09-28T08:07:00Z"/>
        </w:rPr>
        <w:pPrChange w:id="304" w:author="김은수" w:date="2026-10-13T18:08:00Z" w16du:dateUtc="2026-10-13T09:08:00Z">
          <w:pPr>
            <w:spacing w:after="0" w:line="240" w:lineRule="auto"/>
            <w:ind w:leftChars="400" w:left="800"/>
            <w:jc w:val="left"/>
          </w:pPr>
        </w:pPrChange>
      </w:pPr>
      <w:del w:id="305" w:author="김은수" w:date="2026-09-28T17:07:00Z" w16du:dateUtc="2026-09-28T08:07:00Z">
        <w:r>
          <w:rPr>
            <w:rFonts w:hint="eastAsia"/>
          </w:rPr>
          <w:delText>프로그램이 동작하기 위한 코드와</w:delText>
        </w:r>
      </w:del>
      <w:ins w:id="306" w:author="김은수" w:date="2026-09-28T17:07:00Z" w16du:dateUtc="2026-09-28T08:07:00Z">
        <w:r w:rsidR="00FA2219" w:rsidRPr="002B7824">
          <w:t>프로그램과 맵</w:t>
        </w:r>
      </w:ins>
      <w:r w:rsidR="00FA2219" w:rsidRPr="002B7824">
        <w:t xml:space="preserve"> 데이터는 </w:t>
      </w:r>
      <w:del w:id="307" w:author="김은수" w:date="2026-09-28T17:07:00Z" w16du:dateUtc="2026-09-28T08:07:00Z">
        <w:r>
          <w:delText>EEPROM</w:delText>
        </w:r>
        <w:r>
          <w:rPr>
            <w:rFonts w:hint="eastAsia"/>
          </w:rPr>
          <w:delText>에 저장이 되어 있으며</w:delText>
        </w:r>
        <w:r>
          <w:delText xml:space="preserve"> </w:delText>
        </w:r>
        <w:r>
          <w:rPr>
            <w:rFonts w:hint="eastAsia"/>
          </w:rPr>
          <w:delText>S</w:delText>
        </w:r>
        <w:r>
          <w:delText>ystem</w:delText>
        </w:r>
        <w:r>
          <w:rPr>
            <w:rFonts w:hint="eastAsia"/>
          </w:rPr>
          <w:delText xml:space="preserve">이 부팅되면 </w:delText>
        </w:r>
        <w:r>
          <w:delText>EEPROM</w:delText>
        </w:r>
      </w:del>
      <w:ins w:id="308" w:author="김은수" w:date="2026-09-28T17:07:00Z" w16du:dateUtc="2026-09-28T08:07:00Z">
        <w:r w:rsidR="00FA2219" w:rsidRPr="002B7824">
          <w:t xml:space="preserve">외부 비휘발성 메모리에 저장하며, Ezairo 8300 내부 </w:t>
        </w:r>
        <w:proofErr w:type="spellStart"/>
        <w:r w:rsidR="00FA2219" w:rsidRPr="002B7824">
          <w:t>RAM</w:t>
        </w:r>
      </w:ins>
      <w:r w:rsidR="00FA2219" w:rsidRPr="002B7824">
        <w:t>에서</w:t>
      </w:r>
      <w:proofErr w:type="spellEnd"/>
      <w:r w:rsidR="00FA2219" w:rsidRPr="002B7824">
        <w:t xml:space="preserve"> </w:t>
      </w:r>
      <w:del w:id="309" w:author="김은수" w:date="2026-09-28T17:07:00Z" w16du:dateUtc="2026-09-28T08:07:00Z">
        <w:r>
          <w:rPr>
            <w:rFonts w:hint="eastAsia"/>
          </w:rPr>
          <w:delText>이를</w:delText>
        </w:r>
      </w:del>
      <w:ins w:id="310" w:author="김은수" w:date="2026-09-28T17:07:00Z" w16du:dateUtc="2026-09-28T08:07:00Z">
        <w:r w:rsidR="00FA2219" w:rsidRPr="002B7824">
          <w:t>프로그램을 실행한다.</w:t>
        </w:r>
      </w:ins>
    </w:p>
    <w:p w14:paraId="37A237E5" w14:textId="77777777" w:rsidR="00DA1D54" w:rsidRDefault="00DA1D54" w:rsidP="00543529">
      <w:pPr>
        <w:pStyle w:val="TDC10"/>
        <w:rPr>
          <w:ins w:id="311" w:author="김은수" w:date="2026-09-28T17:07:00Z" w16du:dateUtc="2026-09-28T08:07:00Z"/>
        </w:rPr>
        <w:pPrChange w:id="312" w:author="김은수" w:date="2026-10-13T18:08:00Z" w16du:dateUtc="2026-10-13T09:08:00Z">
          <w:pPr>
            <w:spacing w:after="0" w:line="240" w:lineRule="auto"/>
            <w:ind w:leftChars="400" w:left="800"/>
            <w:jc w:val="left"/>
          </w:pPr>
        </w:pPrChange>
      </w:pPr>
      <w:proofErr w:type="spellStart"/>
      <w:ins w:id="313" w:author="김은수" w:date="2026-09-28T17:07:00Z" w16du:dateUtc="2026-09-28T08:07:00Z">
        <w:r w:rsidRPr="002B7824">
          <w:t>RAM은</w:t>
        </w:r>
        <w:proofErr w:type="spellEnd"/>
        <w:r w:rsidRPr="002B7824">
          <w:t xml:space="preserve"> 프로그램용, 데이터용 및 코어 간 공유 영역으로 구분한다. 메모리 배치는 각 프로젝트의 링커 설정을 따른다.</w:t>
        </w:r>
      </w:ins>
    </w:p>
    <w:p w14:paraId="65472282" w14:textId="77777777" w:rsidR="007E0B7F" w:rsidRDefault="007E0B7F" w:rsidP="00543529">
      <w:pPr>
        <w:pStyle w:val="TDC10"/>
        <w:pPrChange w:id="314" w:author="김은수" w:date="2026-10-13T18:08:00Z" w16du:dateUtc="2026-10-13T09:08:00Z">
          <w:pPr>
            <w:spacing w:after="0" w:line="240" w:lineRule="auto"/>
            <w:ind w:leftChars="400" w:left="800"/>
            <w:jc w:val="left"/>
          </w:pPr>
        </w:pPrChange>
      </w:pPr>
      <w:ins w:id="315" w:author="김은수" w:date="2026-09-28T17:07:00Z" w16du:dateUtc="2026-09-28T08:07:00Z">
        <w:r w:rsidRPr="002B7824">
          <w:t xml:space="preserve">부팅 시 </w:t>
        </w:r>
        <w:proofErr w:type="spellStart"/>
        <w:r w:rsidRPr="002B7824">
          <w:t>부트로더가</w:t>
        </w:r>
        <w:proofErr w:type="spellEnd"/>
        <w:r w:rsidRPr="002B7824">
          <w:t xml:space="preserve"> 저장된 프로그램과 데이터를</w:t>
        </w:r>
      </w:ins>
      <w:r w:rsidRPr="002B7824">
        <w:t xml:space="preserve"> </w:t>
      </w:r>
      <w:proofErr w:type="spellStart"/>
      <w:r w:rsidRPr="002B7824">
        <w:t>RAM으로</w:t>
      </w:r>
      <w:proofErr w:type="spellEnd"/>
      <w:r w:rsidRPr="002B7824">
        <w:t xml:space="preserve"> </w:t>
      </w:r>
      <w:del w:id="316" w:author="김은수" w:date="2026-09-28T17:07:00Z" w16du:dateUtc="2026-09-28T08:07:00Z">
        <w:r w:rsidR="00D434CC">
          <w:rPr>
            <w:rFonts w:hint="eastAsia"/>
          </w:rPr>
          <w:delText>읽어 들여서 사용한다.</w:delText>
        </w:r>
        <w:r w:rsidR="00D434CC">
          <w:delText xml:space="preserve"> </w:delText>
        </w:r>
        <w:r w:rsidR="00D434CC">
          <w:rPr>
            <w:rFonts w:hint="eastAsia"/>
          </w:rPr>
          <w:delText>각 메모리의 사이즈는 다음과 같다</w:delText>
        </w:r>
      </w:del>
      <w:ins w:id="317" w:author="김은수" w:date="2026-09-28T17:07:00Z" w16du:dateUtc="2026-09-28T08:07:00Z">
        <w:r w:rsidRPr="002B7824">
          <w:t xml:space="preserve">적재한다. 아래 값은 현재 CM3 프로젝트 </w:t>
        </w:r>
        <w:proofErr w:type="spellStart"/>
        <w:r w:rsidRPr="002B7824">
          <w:t>링커에서</w:t>
        </w:r>
        <w:proofErr w:type="spellEnd"/>
        <w:r w:rsidRPr="002B7824">
          <w:t xml:space="preserve"> 선언한 영역 크기이며, 실제 사용량은 빌드 결과로 확인한다</w:t>
        </w:r>
      </w:ins>
      <w:r w:rsidRPr="002B7824">
        <w:t>.</w:t>
      </w:r>
    </w:p>
    <w:p w14:paraId="7503B8A7" w14:textId="77777777" w:rsidR="00D434CC" w:rsidRDefault="00D434CC" w:rsidP="00543529">
      <w:pPr>
        <w:pStyle w:val="TDC20"/>
        <w:keepNext/>
        <w:pPrChange w:id="318" w:author="김은수" w:date="2026-10-13T18:08:00Z" w16du:dateUtc="2026-10-13T09:08:00Z">
          <w:pPr>
            <w:spacing w:after="0" w:line="240" w:lineRule="auto"/>
            <w:ind w:leftChars="500" w:left="1000"/>
            <w:jc w:val="left"/>
          </w:pPr>
        </w:pPrChange>
      </w:pPr>
      <w:r w:rsidRPr="002B7824">
        <w:rPr>
          <w:b/>
        </w:rPr>
        <w:t xml:space="preserve">- </w:t>
      </w:r>
      <w:del w:id="319" w:author="김은수" w:date="2026-09-28T17:07:00Z" w16du:dateUtc="2026-09-28T08:07:00Z">
        <w:r>
          <w:rPr>
            <w:rFonts w:hint="eastAsia"/>
          </w:rPr>
          <w:delText>E</w:delText>
        </w:r>
        <w:r>
          <w:delText xml:space="preserve">EPROM Size </w:delText>
        </w:r>
      </w:del>
      <w:ins w:id="320" w:author="김은수" w:date="2026-09-28T17:07:00Z" w16du:dateUtc="2026-09-28T08:07:00Z">
        <w:r w:rsidRPr="002B7824">
          <w:rPr>
            <w:b/>
          </w:rPr>
          <w:t>비휘발성 메모리</w:t>
        </w:r>
      </w:ins>
    </w:p>
    <w:p w14:paraId="2ACFE04C" w14:textId="77777777" w:rsidR="00D434CC" w:rsidRDefault="00D434CC" w:rsidP="00543529">
      <w:pPr>
        <w:pStyle w:val="TDC20"/>
        <w:rPr>
          <w:del w:id="321" w:author="김은수" w:date="2026-09-28T17:07:00Z" w16du:dateUtc="2026-09-28T08:07:00Z"/>
        </w:rPr>
        <w:pPrChange w:id="322" w:author="김은수" w:date="2026-10-13T18:08:00Z" w16du:dateUtc="2026-10-13T09:08:00Z">
          <w:pPr>
            <w:spacing w:after="0" w:line="240" w:lineRule="auto"/>
            <w:ind w:leftChars="500" w:left="1000"/>
            <w:jc w:val="left"/>
          </w:pPr>
        </w:pPrChange>
      </w:pPr>
      <w:del w:id="323" w:author="김은수" w:date="2026-09-28T17:07:00Z" w16du:dateUtc="2026-09-28T08:07:00Z">
        <w:r>
          <w:tab/>
          <w:delText xml:space="preserve"> 2</w:delText>
        </w:r>
        <w:r>
          <w:rPr>
            <w:rFonts w:hint="eastAsia"/>
          </w:rPr>
          <w:delText>M</w:delText>
        </w:r>
        <w:r>
          <w:delText xml:space="preserve">bits or 2048kb or </w:delText>
        </w:r>
        <w:r w:rsidRPr="005653C4">
          <w:delText>262,144</w:delText>
        </w:r>
        <w:r>
          <w:delText>Bytes or 256kBtyes</w:delText>
        </w:r>
      </w:del>
    </w:p>
    <w:p w14:paraId="03DC8061" w14:textId="77777777" w:rsidR="00D434CC" w:rsidRDefault="00D434CC" w:rsidP="00543529">
      <w:pPr>
        <w:pStyle w:val="TDC20"/>
        <w:rPr>
          <w:ins w:id="324" w:author="김은수" w:date="2026-09-28T17:07:00Z" w16du:dateUtc="2026-09-28T08:07:00Z"/>
        </w:rPr>
        <w:pPrChange w:id="325" w:author="김은수" w:date="2026-10-13T18:08:00Z" w16du:dateUtc="2026-10-13T09:08:00Z">
          <w:pPr>
            <w:spacing w:after="0" w:line="240" w:lineRule="auto"/>
            <w:ind w:leftChars="500" w:left="1000"/>
            <w:jc w:val="left"/>
          </w:pPr>
        </w:pPrChange>
      </w:pPr>
      <w:ins w:id="326" w:author="김은수" w:date="2026-09-28T17:07:00Z" w16du:dateUtc="2026-09-28T08:07:00Z">
        <w:r>
          <w:t>프로그램, 맵 데이터 및 설정 데이터를 저장할 수 있어야 한다.</w:t>
        </w:r>
      </w:ins>
    </w:p>
    <w:p w14:paraId="3D35C8A1" w14:textId="77777777" w:rsidR="00D434CC" w:rsidRDefault="00D434CC" w:rsidP="00543529">
      <w:pPr>
        <w:pStyle w:val="TDC20"/>
        <w:keepNext/>
        <w:pPrChange w:id="327" w:author="김은수" w:date="2026-10-13T18:08:00Z" w16du:dateUtc="2026-10-13T09:08:00Z">
          <w:pPr>
            <w:spacing w:after="0" w:line="240" w:lineRule="auto"/>
            <w:ind w:leftChars="500" w:left="1000"/>
            <w:jc w:val="left"/>
          </w:pPr>
        </w:pPrChange>
      </w:pPr>
      <w:r w:rsidRPr="002B7824">
        <w:rPr>
          <w:b/>
        </w:rPr>
        <w:t>- 프로그램 메모리</w:t>
      </w:r>
      <w:del w:id="328" w:author="김은수" w:date="2026-09-28T17:07:00Z" w16du:dateUtc="2026-09-28T08:07:00Z">
        <w:r>
          <w:rPr>
            <w:rFonts w:hint="eastAsia"/>
          </w:rPr>
          <w:delText xml:space="preserve"> S</w:delText>
        </w:r>
        <w:r>
          <w:delText>ize</w:delText>
        </w:r>
      </w:del>
    </w:p>
    <w:p w14:paraId="535E9597" w14:textId="77777777" w:rsidR="00D434CC" w:rsidRDefault="00D434CC" w:rsidP="00543529">
      <w:pPr>
        <w:pStyle w:val="TDC20"/>
        <w:rPr>
          <w:del w:id="329" w:author="김은수" w:date="2026-09-28T17:07:00Z" w16du:dateUtc="2026-09-28T08:07:00Z"/>
        </w:rPr>
        <w:pPrChange w:id="330" w:author="김은수" w:date="2026-10-13T18:08:00Z" w16du:dateUtc="2026-10-13T09:08:00Z">
          <w:pPr>
            <w:spacing w:after="0" w:line="240" w:lineRule="auto"/>
            <w:ind w:leftChars="500" w:left="1000"/>
            <w:jc w:val="left"/>
          </w:pPr>
        </w:pPrChange>
      </w:pPr>
      <w:del w:id="331" w:author="김은수" w:date="2026-09-28T17:07:00Z" w16du:dateUtc="2026-09-28T08:07:00Z">
        <w:r>
          <w:tab/>
          <w:delText xml:space="preserve"> 48</w:delText>
        </w:r>
        <w:r>
          <w:rPr>
            <w:rFonts w:hint="eastAsia"/>
          </w:rPr>
          <w:delText>k</w:delText>
        </w:r>
        <w:r>
          <w:delText>Bytes~72kBytes</w:delText>
        </w:r>
      </w:del>
    </w:p>
    <w:p w14:paraId="6E9D982C" w14:textId="77777777" w:rsidR="00D434CC" w:rsidRPr="00841F74" w:rsidRDefault="00D434CC" w:rsidP="00543529">
      <w:pPr>
        <w:pStyle w:val="TDC20"/>
        <w:rPr>
          <w:ins w:id="332" w:author="김은수" w:date="2026-09-28T17:07:00Z" w16du:dateUtc="2026-09-28T08:07:00Z"/>
          <w:lang w:val="en-US"/>
          <w:rPrChange w:id="333" w:author="김은수" w:date="2026-10-13T17:58:00Z" w16du:dateUtc="2026-10-13T08:58:00Z">
            <w:rPr>
              <w:ins w:id="334" w:author="김은수" w:date="2026-09-28T17:07:00Z" w16du:dateUtc="2026-09-28T08:07:00Z"/>
            </w:rPr>
          </w:rPrChange>
        </w:rPr>
        <w:pPrChange w:id="335" w:author="김은수" w:date="2026-10-13T18:08:00Z" w16du:dateUtc="2026-10-13T09:08:00Z">
          <w:pPr>
            <w:spacing w:after="0" w:line="240" w:lineRule="auto"/>
            <w:ind w:leftChars="500" w:left="1000"/>
            <w:jc w:val="left"/>
          </w:pPr>
        </w:pPrChange>
      </w:pPr>
      <w:proofErr w:type="gramStart"/>
      <w:ins w:id="336" w:author="김은수" w:date="2026-09-28T17:07:00Z" w16du:dateUtc="2026-09-28T08:07:00Z">
        <w:r w:rsidRPr="00841F74">
          <w:rPr>
            <w:lang w:val="en-US"/>
            <w:rPrChange w:id="337" w:author="김은수" w:date="2026-10-13T17:58:00Z" w16du:dateUtc="2026-10-13T08:58:00Z">
              <w:rPr/>
            </w:rPrChange>
          </w:rPr>
          <w:t>CFX :</w:t>
        </w:r>
        <w:proofErr w:type="gramEnd"/>
        <w:r w:rsidRPr="00841F74">
          <w:rPr>
            <w:lang w:val="en-US"/>
            <w:rPrChange w:id="338" w:author="김은수" w:date="2026-10-13T17:58:00Z" w16du:dateUtc="2026-10-13T08:58:00Z">
              <w:rPr/>
            </w:rPrChange>
          </w:rPr>
          <w:t xml:space="preserve"> 128 </w:t>
        </w:r>
        <w:proofErr w:type="spellStart"/>
        <w:r w:rsidRPr="00841F74">
          <w:rPr>
            <w:lang w:val="en-US"/>
            <w:rPrChange w:id="339" w:author="김은수" w:date="2026-10-13T17:58:00Z" w16du:dateUtc="2026-10-13T08:58:00Z">
              <w:rPr/>
            </w:rPrChange>
          </w:rPr>
          <w:t>kBytes</w:t>
        </w:r>
        <w:proofErr w:type="spellEnd"/>
        <w:r w:rsidRPr="00841F74">
          <w:rPr>
            <w:lang w:val="en-US"/>
            <w:rPrChange w:id="340" w:author="김은수" w:date="2026-10-13T17:58:00Z" w16du:dateUtc="2026-10-13T08:58:00Z">
              <w:rPr/>
            </w:rPrChange>
          </w:rPr>
          <w:t>, ARM Cortex-M</w:t>
        </w:r>
        <w:proofErr w:type="gramStart"/>
        <w:r w:rsidRPr="00841F74">
          <w:rPr>
            <w:lang w:val="en-US"/>
            <w:rPrChange w:id="341" w:author="김은수" w:date="2026-10-13T17:58:00Z" w16du:dateUtc="2026-10-13T08:58:00Z">
              <w:rPr/>
            </w:rPrChange>
          </w:rPr>
          <w:t>3 :</w:t>
        </w:r>
        <w:proofErr w:type="gramEnd"/>
        <w:r w:rsidRPr="00841F74">
          <w:rPr>
            <w:lang w:val="en-US"/>
            <w:rPrChange w:id="342" w:author="김은수" w:date="2026-10-13T17:58:00Z" w16du:dateUtc="2026-10-13T08:58:00Z">
              <w:rPr/>
            </w:rPrChange>
          </w:rPr>
          <w:t xml:space="preserve"> 384 </w:t>
        </w:r>
        <w:proofErr w:type="spellStart"/>
        <w:r w:rsidRPr="00841F74">
          <w:rPr>
            <w:lang w:val="en-US"/>
            <w:rPrChange w:id="343" w:author="김은수" w:date="2026-10-13T17:58:00Z" w16du:dateUtc="2026-10-13T08:58:00Z">
              <w:rPr/>
            </w:rPrChange>
          </w:rPr>
          <w:t>kBytes</w:t>
        </w:r>
        <w:proofErr w:type="spellEnd"/>
      </w:ins>
    </w:p>
    <w:p w14:paraId="2EE3B36A" w14:textId="77777777" w:rsidR="00D434CC" w:rsidRDefault="00D434CC" w:rsidP="00543529">
      <w:pPr>
        <w:pStyle w:val="TDC20"/>
        <w:keepNext/>
        <w:pPrChange w:id="344" w:author="김은수" w:date="2026-10-13T18:08:00Z" w16du:dateUtc="2026-10-13T09:08:00Z">
          <w:pPr>
            <w:spacing w:after="0" w:line="240" w:lineRule="auto"/>
            <w:ind w:leftChars="500" w:left="1000"/>
            <w:jc w:val="left"/>
          </w:pPr>
        </w:pPrChange>
      </w:pPr>
      <w:r w:rsidRPr="002B7824">
        <w:rPr>
          <w:b/>
        </w:rPr>
        <w:lastRenderedPageBreak/>
        <w:t>- 데이터 메모리</w:t>
      </w:r>
      <w:del w:id="345" w:author="김은수" w:date="2026-09-28T17:07:00Z" w16du:dateUtc="2026-09-28T08:07:00Z">
        <w:r>
          <w:rPr>
            <w:rFonts w:hint="eastAsia"/>
          </w:rPr>
          <w:delText xml:space="preserve"> </w:delText>
        </w:r>
        <w:r>
          <w:delText>Size</w:delText>
        </w:r>
      </w:del>
    </w:p>
    <w:p w14:paraId="7066C4D8" w14:textId="77777777" w:rsidR="00D434CC" w:rsidRDefault="00D434CC" w:rsidP="00543529">
      <w:pPr>
        <w:pStyle w:val="TDC20"/>
        <w:rPr>
          <w:del w:id="346" w:author="김은수" w:date="2026-09-28T17:07:00Z" w16du:dateUtc="2026-09-28T08:07:00Z"/>
        </w:rPr>
        <w:pPrChange w:id="347" w:author="김은수" w:date="2026-10-13T18:08:00Z" w16du:dateUtc="2026-10-13T09:08:00Z">
          <w:pPr>
            <w:spacing w:after="0" w:line="240" w:lineRule="auto"/>
            <w:ind w:leftChars="500" w:left="1000" w:firstLine="600"/>
            <w:jc w:val="left"/>
          </w:pPr>
        </w:pPrChange>
      </w:pPr>
      <w:del w:id="348" w:author="김은수" w:date="2026-09-28T17:07:00Z" w16du:dateUtc="2026-09-28T08:07:00Z">
        <w:r>
          <w:delText>X memory : 36kByte</w:delText>
        </w:r>
      </w:del>
    </w:p>
    <w:p w14:paraId="319A7C6B" w14:textId="77777777" w:rsidR="00D434CC" w:rsidRDefault="00D434CC" w:rsidP="00543529">
      <w:pPr>
        <w:pStyle w:val="TDC20"/>
        <w:rPr>
          <w:ins w:id="349" w:author="김은수" w:date="2026-09-28T17:07:00Z" w16du:dateUtc="2026-09-28T08:07:00Z"/>
        </w:rPr>
        <w:pPrChange w:id="350" w:author="김은수" w:date="2026-10-13T18:08:00Z" w16du:dateUtc="2026-10-13T09:08:00Z">
          <w:pPr>
            <w:spacing w:after="0" w:line="240" w:lineRule="auto"/>
            <w:ind w:leftChars="500" w:left="1000" w:firstLine="600"/>
            <w:jc w:val="left"/>
          </w:pPr>
        </w:pPrChange>
      </w:pPr>
      <w:ins w:id="351" w:author="김은수" w:date="2026-09-28T17:07:00Z" w16du:dateUtc="2026-09-28T08:07:00Z">
        <w:r>
          <w:t xml:space="preserve">ARM Cortex-M3 </w:t>
        </w:r>
        <w:proofErr w:type="gramStart"/>
        <w:r>
          <w:t>DRAM :</w:t>
        </w:r>
        <w:proofErr w:type="gramEnd"/>
        <w:r>
          <w:t xml:space="preserve"> 96 </w:t>
        </w:r>
        <w:proofErr w:type="spellStart"/>
        <w:r>
          <w:t>kBytes</w:t>
        </w:r>
        <w:proofErr w:type="spellEnd"/>
      </w:ins>
    </w:p>
    <w:p w14:paraId="0EA3E8B8" w14:textId="77777777" w:rsidR="00D434CC" w:rsidRDefault="00D434CC" w:rsidP="00543529">
      <w:pPr>
        <w:pStyle w:val="TDC20"/>
        <w:pPrChange w:id="352" w:author="김은수" w:date="2026-10-13T18:08:00Z" w16du:dateUtc="2026-10-13T09:08:00Z">
          <w:pPr>
            <w:spacing w:after="0" w:line="240" w:lineRule="auto"/>
            <w:ind w:leftChars="500" w:left="1000" w:firstLine="600"/>
            <w:jc w:val="left"/>
          </w:pPr>
        </w:pPrChange>
      </w:pPr>
      <w:r w:rsidRPr="002B7824">
        <w:t xml:space="preserve">공유 </w:t>
      </w:r>
      <w:proofErr w:type="gramStart"/>
      <w:r w:rsidRPr="002B7824">
        <w:t>메모리 :</w:t>
      </w:r>
      <w:proofErr w:type="gramEnd"/>
      <w:r w:rsidRPr="002B7824">
        <w:t xml:space="preserve"> </w:t>
      </w:r>
      <w:del w:id="353" w:author="김은수" w:date="2026-09-28T17:07:00Z" w16du:dateUtc="2026-09-28T08:07:00Z">
        <w:r>
          <w:delText>58.5</w:delText>
        </w:r>
        <w:r>
          <w:rPr>
            <w:rFonts w:hint="eastAsia"/>
          </w:rPr>
          <w:delText>k</w:delText>
        </w:r>
        <w:r>
          <w:delText>Bytes</w:delText>
        </w:r>
      </w:del>
      <w:ins w:id="354" w:author="김은수" w:date="2026-09-28T17:07:00Z" w16du:dateUtc="2026-09-28T08:07:00Z">
        <w:r w:rsidRPr="002B7824">
          <w:t>신호처리 버퍼와 코어 간 공유 데이터 영역을 중복 없이 배치한다.</w:t>
        </w:r>
      </w:ins>
    </w:p>
    <w:p w14:paraId="41239823" w14:textId="77777777" w:rsidR="00DA1D54" w:rsidRPr="00DA1D54" w:rsidRDefault="00DA1D54" w:rsidP="00543529">
      <w:pPr>
        <w:pStyle w:val="TDC10"/>
        <w:rPr>
          <w:del w:id="355" w:author="김은수" w:date="2026-09-28T17:07:00Z" w16du:dateUtc="2026-09-28T08:07:00Z"/>
        </w:rPr>
        <w:pPrChange w:id="356" w:author="김은수" w:date="2026-10-13T18:08:00Z" w16du:dateUtc="2026-10-13T09:08:00Z">
          <w:pPr>
            <w:jc w:val="center"/>
          </w:pPr>
        </w:pPrChange>
      </w:pPr>
      <w:del w:id="357" w:author="김은수" w:date="2026-09-28T17:07:00Z" w16du:dateUtc="2026-09-28T08:07:00Z">
        <w:r>
          <w:rPr>
            <w:noProof/>
          </w:rPr>
          <w:drawing>
            <wp:inline distT="0" distB="0" distL="0" distR="0" wp14:anchorId="4BD0B567" wp14:editId="10F50B2C">
              <wp:extent cx="4369981" cy="6954664"/>
              <wp:effectExtent l="0" t="0" r="0" b="0"/>
              <wp:docPr id="4" name="그림 3">
                <a:extLst xmlns:a="http://schemas.openxmlformats.org/drawingml/2006/main">
                  <a:ext uri="{FF2B5EF4-FFF2-40B4-BE49-F238E27FC236}">
                    <a16:creationId xmlns:a16="http://schemas.microsoft.com/office/drawing/2014/main" id="{2F2C3A76-9074-4A4C-8165-192503872F1B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그림 3">
                        <a:extLst>
                          <a:ext uri="{FF2B5EF4-FFF2-40B4-BE49-F238E27FC236}">
                            <a16:creationId xmlns:a16="http://schemas.microsoft.com/office/drawing/2014/main" id="{2F2C3A76-9074-4A4C-8165-192503872F1B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1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81890" cy="697361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D904086" w14:textId="77777777" w:rsidR="00C41334" w:rsidRDefault="00DA1D54" w:rsidP="00543529">
      <w:pPr>
        <w:pStyle w:val="TDC10"/>
        <w:rPr>
          <w:del w:id="358" w:author="김은수" w:date="2026-09-28T17:07:00Z" w16du:dateUtc="2026-09-28T08:07:00Z"/>
        </w:rPr>
        <w:pPrChange w:id="359" w:author="김은수" w:date="2026-10-13T18:08:00Z" w16du:dateUtc="2026-10-13T09:08:00Z">
          <w:pPr>
            <w:spacing w:after="0" w:line="240" w:lineRule="auto"/>
            <w:ind w:leftChars="500" w:left="1000"/>
            <w:jc w:val="center"/>
          </w:pPr>
        </w:pPrChange>
      </w:pPr>
      <w:del w:id="360" w:author="김은수" w:date="2026-09-28T17:07:00Z" w16du:dateUtc="2026-09-28T08:07:00Z">
        <w:r>
          <w:rPr>
            <w:rFonts w:hint="eastAsia"/>
          </w:rPr>
          <w:delText>&lt;</w:delText>
        </w:r>
        <w:r>
          <w:delText xml:space="preserve"> </w:delText>
        </w:r>
        <w:r>
          <w:rPr>
            <w:rFonts w:hint="eastAsia"/>
          </w:rPr>
          <w:delText xml:space="preserve">그림 </w:delText>
        </w:r>
        <w:r w:rsidR="00BE18E0">
          <w:delText>4</w:delText>
        </w:r>
        <w:r>
          <w:delText xml:space="preserve">. Ezairo7150 </w:delText>
        </w:r>
        <w:r>
          <w:rPr>
            <w:rFonts w:hint="eastAsia"/>
          </w:rPr>
          <w:delText xml:space="preserve">내부 </w:delText>
        </w:r>
        <w:r>
          <w:delText xml:space="preserve">RAM </w:delText>
        </w:r>
        <w:r>
          <w:rPr>
            <w:rFonts w:hint="eastAsia"/>
          </w:rPr>
          <w:delText>메모리 구조&gt;</w:delText>
        </w:r>
      </w:del>
    </w:p>
    <w:p w14:paraId="720804EE" w14:textId="77777777" w:rsidR="00DA1D54" w:rsidRDefault="00DA1D54" w:rsidP="00543529">
      <w:pPr>
        <w:pStyle w:val="TDC10"/>
        <w:rPr>
          <w:del w:id="361" w:author="김은수" w:date="2026-09-28T17:07:00Z" w16du:dateUtc="2026-09-28T08:07:00Z"/>
        </w:rPr>
        <w:pPrChange w:id="362" w:author="김은수" w:date="2026-10-13T18:08:00Z" w16du:dateUtc="2026-10-13T09:08:00Z">
          <w:pPr>
            <w:spacing w:after="0" w:line="240" w:lineRule="auto"/>
            <w:ind w:leftChars="500" w:left="1000"/>
            <w:jc w:val="center"/>
          </w:pPr>
        </w:pPrChange>
      </w:pPr>
    </w:p>
    <w:p w14:paraId="38B21DC4" w14:textId="77777777" w:rsidR="00DA1D54" w:rsidRDefault="00DA1D54" w:rsidP="00543529">
      <w:pPr>
        <w:pStyle w:val="TDC10"/>
        <w:rPr>
          <w:del w:id="363" w:author="김은수" w:date="2026-09-28T17:07:00Z" w16du:dateUtc="2026-09-28T08:07:00Z"/>
        </w:rPr>
        <w:pPrChange w:id="364" w:author="김은수" w:date="2026-10-13T18:08:00Z" w16du:dateUtc="2026-10-13T09:08:00Z">
          <w:pPr>
            <w:spacing w:after="0" w:line="240" w:lineRule="auto"/>
            <w:ind w:leftChars="500" w:left="1000"/>
            <w:jc w:val="center"/>
          </w:pPr>
        </w:pPrChange>
      </w:pPr>
      <w:del w:id="365" w:author="김은수" w:date="2026-09-28T17:07:00Z" w16du:dateUtc="2026-09-28T08:07:00Z">
        <w:r>
          <w:rPr>
            <w:noProof/>
          </w:rPr>
          <w:drawing>
            <wp:inline distT="0" distB="0" distL="0" distR="0" wp14:anchorId="64B429E4" wp14:editId="522313D8">
              <wp:extent cx="3157869" cy="3850092"/>
              <wp:effectExtent l="0" t="0" r="4445" b="0"/>
              <wp:docPr id="5" name="그림 4">
                <a:extLst xmlns:a="http://schemas.openxmlformats.org/drawingml/2006/main">
                  <a:ext uri="{FF2B5EF4-FFF2-40B4-BE49-F238E27FC236}">
                    <a16:creationId xmlns:a16="http://schemas.microsoft.com/office/drawing/2014/main" id="{6DB0C017-5999-40D0-842B-10750233FA36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그림 4">
                        <a:extLst>
                          <a:ext uri="{FF2B5EF4-FFF2-40B4-BE49-F238E27FC236}">
                            <a16:creationId xmlns:a16="http://schemas.microsoft.com/office/drawing/2014/main" id="{6DB0C017-5999-40D0-842B-10750233FA36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2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1365" cy="386654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242CB30F" w14:textId="77777777" w:rsidR="00DA1D54" w:rsidRDefault="00DA1D54" w:rsidP="00543529">
      <w:pPr>
        <w:pStyle w:val="TDC10"/>
        <w:rPr>
          <w:del w:id="366" w:author="김은수" w:date="2026-09-28T17:07:00Z" w16du:dateUtc="2026-09-28T08:07:00Z"/>
        </w:rPr>
        <w:pPrChange w:id="367" w:author="김은수" w:date="2026-10-13T18:08:00Z" w16du:dateUtc="2026-10-13T09:08:00Z">
          <w:pPr>
            <w:spacing w:after="0" w:line="240" w:lineRule="auto"/>
            <w:ind w:leftChars="500" w:left="1000"/>
            <w:jc w:val="center"/>
          </w:pPr>
        </w:pPrChange>
      </w:pPr>
      <w:del w:id="368" w:author="김은수" w:date="2026-09-28T17:07:00Z" w16du:dateUtc="2026-09-28T08:07:00Z">
        <w:r>
          <w:rPr>
            <w:rFonts w:hint="eastAsia"/>
          </w:rPr>
          <w:delText>&lt;</w:delText>
        </w:r>
        <w:r>
          <w:delText xml:space="preserve"> </w:delText>
        </w:r>
        <w:r>
          <w:rPr>
            <w:rFonts w:hint="eastAsia"/>
          </w:rPr>
          <w:delText xml:space="preserve">그림 </w:delText>
        </w:r>
        <w:r w:rsidR="00BE18E0">
          <w:delText>5</w:delText>
        </w:r>
        <w:r>
          <w:delText xml:space="preserve">. </w:delText>
        </w:r>
        <w:r>
          <w:rPr>
            <w:rFonts w:hint="eastAsia"/>
          </w:rPr>
          <w:delText xml:space="preserve">프로그램용 </w:delText>
        </w:r>
        <w:r>
          <w:delText>RAM &gt;</w:delText>
        </w:r>
      </w:del>
    </w:p>
    <w:p w14:paraId="61DE0B88" w14:textId="77777777" w:rsidR="00DA1D54" w:rsidRDefault="00DA1D54" w:rsidP="00543529">
      <w:pPr>
        <w:pStyle w:val="TDC10"/>
        <w:rPr>
          <w:del w:id="369" w:author="김은수" w:date="2026-09-28T17:07:00Z" w16du:dateUtc="2026-09-28T08:07:00Z"/>
        </w:rPr>
        <w:pPrChange w:id="370" w:author="김은수" w:date="2026-10-13T18:08:00Z" w16du:dateUtc="2026-10-13T09:08:00Z">
          <w:pPr>
            <w:spacing w:after="0" w:line="240" w:lineRule="auto"/>
            <w:ind w:leftChars="500" w:left="1000"/>
            <w:jc w:val="center"/>
          </w:pPr>
        </w:pPrChange>
      </w:pPr>
    </w:p>
    <w:p w14:paraId="1E6D4C61" w14:textId="77777777" w:rsidR="00DA1D54" w:rsidRDefault="00DA1D54" w:rsidP="00543529">
      <w:pPr>
        <w:pStyle w:val="TDC10"/>
        <w:rPr>
          <w:del w:id="371" w:author="김은수" w:date="2026-09-28T17:07:00Z" w16du:dateUtc="2026-09-28T08:07:00Z"/>
        </w:rPr>
        <w:pPrChange w:id="372" w:author="김은수" w:date="2026-10-13T18:08:00Z" w16du:dateUtc="2026-10-13T09:08:00Z">
          <w:pPr>
            <w:spacing w:after="0" w:line="240" w:lineRule="auto"/>
            <w:ind w:leftChars="500" w:left="1000"/>
            <w:jc w:val="center"/>
          </w:pPr>
        </w:pPrChange>
      </w:pPr>
      <w:del w:id="373" w:author="김은수" w:date="2026-09-28T17:07:00Z" w16du:dateUtc="2026-09-28T08:07:00Z">
        <w:r>
          <w:rPr>
            <w:noProof/>
          </w:rPr>
          <w:drawing>
            <wp:inline distT="0" distB="0" distL="0" distR="0" wp14:anchorId="7BA56EFD" wp14:editId="7AED0D2F">
              <wp:extent cx="3299460" cy="3212506"/>
              <wp:effectExtent l="0" t="0" r="0" b="6985"/>
              <wp:docPr id="3" name="그림 2">
                <a:extLst xmlns:a="http://schemas.openxmlformats.org/drawingml/2006/main">
                  <a:ext uri="{FF2B5EF4-FFF2-40B4-BE49-F238E27FC236}">
                    <a16:creationId xmlns:a16="http://schemas.microsoft.com/office/drawing/2014/main" id="{66697840-0387-470E-A8A1-08AACB24E2D2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그림 2">
                        <a:extLst>
                          <a:ext uri="{FF2B5EF4-FFF2-40B4-BE49-F238E27FC236}">
                            <a16:creationId xmlns:a16="http://schemas.microsoft.com/office/drawing/2014/main" id="{66697840-0387-470E-A8A1-08AACB24E2D2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14400" cy="322705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6217F543" w14:textId="77777777" w:rsidR="00DA1D54" w:rsidRDefault="00DA1D54" w:rsidP="00543529">
      <w:pPr>
        <w:pStyle w:val="TDC10"/>
        <w:rPr>
          <w:del w:id="374" w:author="김은수" w:date="2026-09-28T17:07:00Z" w16du:dateUtc="2026-09-28T08:07:00Z"/>
        </w:rPr>
        <w:pPrChange w:id="375" w:author="김은수" w:date="2026-10-13T18:08:00Z" w16du:dateUtc="2026-10-13T09:08:00Z">
          <w:pPr>
            <w:spacing w:after="0" w:line="240" w:lineRule="auto"/>
            <w:ind w:leftChars="500" w:left="1000"/>
            <w:jc w:val="center"/>
          </w:pPr>
        </w:pPrChange>
      </w:pPr>
      <w:del w:id="376" w:author="김은수" w:date="2026-09-28T17:07:00Z" w16du:dateUtc="2026-09-28T08:07:00Z">
        <w:r>
          <w:rPr>
            <w:rFonts w:hint="eastAsia"/>
          </w:rPr>
          <w:delText>&lt;</w:delText>
        </w:r>
        <w:r>
          <w:delText xml:space="preserve"> </w:delText>
        </w:r>
        <w:r>
          <w:rPr>
            <w:rFonts w:hint="eastAsia"/>
          </w:rPr>
          <w:delText xml:space="preserve">그림 </w:delText>
        </w:r>
        <w:r w:rsidR="00BE18E0">
          <w:delText>6</w:delText>
        </w:r>
        <w:r>
          <w:delText xml:space="preserve">. </w:delText>
        </w:r>
        <w:r>
          <w:rPr>
            <w:rFonts w:hint="eastAsia"/>
          </w:rPr>
          <w:delText xml:space="preserve">데이터용 </w:delText>
        </w:r>
        <w:r>
          <w:delText>RAM &gt;</w:delText>
        </w:r>
      </w:del>
    </w:p>
    <w:p w14:paraId="4C28E4E1" w14:textId="77777777" w:rsidR="00BE18E0" w:rsidRDefault="00BE18E0" w:rsidP="00543529">
      <w:pPr>
        <w:pStyle w:val="TDC10"/>
        <w:rPr>
          <w:del w:id="377" w:author="김은수" w:date="2026-09-28T17:07:00Z" w16du:dateUtc="2026-09-28T08:07:00Z"/>
        </w:rPr>
        <w:pPrChange w:id="378" w:author="김은수" w:date="2026-10-13T18:08:00Z" w16du:dateUtc="2026-10-13T09:08:00Z">
          <w:pPr>
            <w:spacing w:after="0" w:line="240" w:lineRule="auto"/>
            <w:ind w:leftChars="500" w:left="1000"/>
            <w:jc w:val="center"/>
          </w:pPr>
        </w:pPrChange>
      </w:pPr>
    </w:p>
    <w:p w14:paraId="57E167E6" w14:textId="77777777" w:rsidR="00D434CC" w:rsidRDefault="00D434CC" w:rsidP="00543529">
      <w:pPr>
        <w:pStyle w:val="TDC10"/>
        <w:keepNext/>
        <w:pPrChange w:id="379" w:author="김은수" w:date="2026-10-13T18:08:00Z" w16du:dateUtc="2026-10-13T09:08:00Z">
          <w:pPr>
            <w:spacing w:after="0" w:line="240" w:lineRule="auto"/>
            <w:ind w:leftChars="200" w:left="400"/>
            <w:jc w:val="left"/>
          </w:pPr>
        </w:pPrChange>
      </w:pPr>
      <w:r>
        <w:rPr>
          <w:rFonts w:hint="eastAsia"/>
          <w:b/>
          <w:rPrChange w:id="380" w:author="김은수" w:date="2026-10-12T23:59:00Z">
            <w:rPr>
              <w:rFonts w:asciiTheme="minorEastAsia" w:hAnsiTheme="minorEastAsia" w:hint="eastAsia"/>
            </w:rPr>
          </w:rPrChange>
        </w:rPr>
        <w:t>•</w:t>
      </w:r>
      <w:r w:rsidRPr="002B7824">
        <w:rPr>
          <w:b/>
        </w:rPr>
        <w:t xml:space="preserve"> </w:t>
      </w:r>
      <w:proofErr w:type="spellStart"/>
      <w:r w:rsidRPr="002B7824">
        <w:rPr>
          <w:b/>
        </w:rPr>
        <w:t>S</w:t>
      </w:r>
      <w:r>
        <w:rPr>
          <w:b/>
        </w:rPr>
        <w:t>ensors</w:t>
      </w:r>
      <w:proofErr w:type="spellEnd"/>
    </w:p>
    <w:p w14:paraId="7D5BCC6D" w14:textId="77777777" w:rsidR="00D434CC" w:rsidRDefault="0095648B" w:rsidP="00543529">
      <w:pPr>
        <w:pStyle w:val="TDC10"/>
        <w:pPrChange w:id="381" w:author="김은수" w:date="2026-10-13T18:08:00Z" w16du:dateUtc="2026-10-13T09:08:00Z">
          <w:pPr>
            <w:spacing w:after="0" w:line="240" w:lineRule="auto"/>
            <w:ind w:leftChars="400" w:left="800"/>
            <w:jc w:val="left"/>
          </w:pPr>
        </w:pPrChange>
      </w:pPr>
      <w:del w:id="382" w:author="김은수" w:date="2026-09-28T17:07:00Z" w16du:dateUtc="2026-09-28T08:07:00Z">
        <w:r>
          <w:rPr>
            <w:rFonts w:hint="eastAsia"/>
          </w:rPr>
          <w:delText>마이크를 이용하여</w:delText>
        </w:r>
      </w:del>
      <w:ins w:id="383" w:author="김은수" w:date="2026-09-28T17:07:00Z" w16du:dateUtc="2026-09-28T08:07:00Z">
        <w:del w:id="384" w:author="김은수" w:date="2026-10-12T23:59:00Z">
          <w:r>
            <w:rPr>
              <w:rFonts w:hint="eastAsia"/>
            </w:rPr>
            <w:delText>디지털 마이크 2개로</w:delText>
          </w:r>
        </w:del>
      </w:ins>
      <w:del w:id="385" w:author="김은수" w:date="2026-10-12T23:59:00Z">
        <w:r>
          <w:rPr>
            <w:rFonts w:hint="eastAsia"/>
          </w:rPr>
          <w:delText xml:space="preserve"> 소리를 입력 받고, </w:delText>
        </w:r>
      </w:del>
      <w:del w:id="386" w:author="김은수" w:date="2026-09-28T17:07:00Z" w16du:dateUtc="2026-09-28T08:07:00Z">
        <w:r>
          <w:rPr>
            <w:rFonts w:hint="eastAsia"/>
          </w:rPr>
          <w:delText>가속도 센서를 이용하여 버튼</w:delText>
        </w:r>
      </w:del>
      <w:ins w:id="387" w:author="김은수" w:date="2026-09-28T17:07:00Z" w16du:dateUtc="2026-09-28T08:07:00Z">
        <w:del w:id="388" w:author="김은수" w:date="2026-10-12T23:59:00Z">
          <w:r>
            <w:rPr>
              <w:rFonts w:hint="eastAsia"/>
            </w:rPr>
            <w:delText>IQS323 터치 센서로 사용자</w:delText>
          </w:r>
        </w:del>
      </w:ins>
      <w:del w:id="389" w:author="김은수" w:date="2026-10-12T23:59:00Z">
        <w:r>
          <w:rPr>
            <w:rFonts w:hint="eastAsia"/>
          </w:rPr>
          <w:delText xml:space="preserve"> 입력을 받는다.</w:delText>
        </w:r>
      </w:del>
      <w:ins w:id="390" w:author="김은수" w:date="2026-10-12T23:59:00Z">
        <w:r w:rsidRPr="0090721C">
          <w:rPr>
            <w:b/>
            <w:bCs/>
            <w:color w:val="C00000"/>
          </w:rPr>
          <w:t>오디오 입력은 DMIC1/DMIC2의 디지털 마이크와 QCC5181에서 전달하는 I2S 오디오를 사용한다. DMIC2는 E8300과 QCC5181에 함께 연결되며, QCC5181은 전화 통화 상향 음성의 수음에 사용한다.</w:t>
        </w:r>
        <w:r w:rsidRPr="0090721C">
          <w:t xml:space="preserve"> IQS323 터치 센서는 사용자 입력을 감지한다.</w:t>
        </w:r>
      </w:ins>
    </w:p>
    <w:p w14:paraId="45BE64B0" w14:textId="77777777" w:rsidR="00D434CC" w:rsidRDefault="00D434CC" w:rsidP="00543529">
      <w:pPr>
        <w:pStyle w:val="TDC10"/>
        <w:keepNext/>
        <w:pPrChange w:id="391" w:author="김은수" w:date="2026-10-13T18:08:00Z" w16du:dateUtc="2026-10-13T09:08:00Z">
          <w:pPr>
            <w:spacing w:after="0" w:line="240" w:lineRule="auto"/>
            <w:ind w:leftChars="200" w:left="400"/>
            <w:jc w:val="left"/>
          </w:pPr>
        </w:pPrChange>
      </w:pPr>
      <w:r>
        <w:rPr>
          <w:rFonts w:hint="eastAsia"/>
          <w:b/>
          <w:rPrChange w:id="392" w:author="김은수" w:date="2026-10-12T23:59:00Z">
            <w:rPr>
              <w:rFonts w:asciiTheme="minorEastAsia" w:hAnsiTheme="minorEastAsia" w:hint="eastAsia"/>
            </w:rPr>
          </w:rPrChange>
        </w:rPr>
        <w:t>•</w:t>
      </w:r>
      <w:r w:rsidRPr="002B7824">
        <w:rPr>
          <w:b/>
        </w:rPr>
        <w:t xml:space="preserve"> 전원</w:t>
      </w:r>
    </w:p>
    <w:p w14:paraId="34298DC7" w14:textId="77777777" w:rsidR="00D434CC" w:rsidRDefault="005D777F" w:rsidP="00543529">
      <w:pPr>
        <w:pStyle w:val="TDC10"/>
        <w:pPrChange w:id="393" w:author="김은수" w:date="2026-10-13T18:08:00Z" w16du:dateUtc="2026-10-13T09:08:00Z">
          <w:pPr>
            <w:spacing w:after="0" w:line="240" w:lineRule="auto"/>
            <w:ind w:leftChars="400" w:left="800"/>
            <w:jc w:val="left"/>
          </w:pPr>
        </w:pPrChange>
      </w:pPr>
      <w:r w:rsidRPr="002B7824">
        <w:t>충전형 내장 배터리를 사용한다.</w:t>
      </w:r>
    </w:p>
    <w:p w14:paraId="3930DCF7" w14:textId="77777777" w:rsidR="00D434CC" w:rsidRDefault="00D434CC" w:rsidP="00543529">
      <w:pPr>
        <w:pStyle w:val="TDC10"/>
        <w:keepNext/>
        <w:pPrChange w:id="394" w:author="김은수" w:date="2026-10-13T18:08:00Z" w16du:dateUtc="2026-10-13T09:08:00Z">
          <w:pPr>
            <w:spacing w:after="0" w:line="240" w:lineRule="auto"/>
            <w:ind w:leftChars="200" w:left="400"/>
            <w:jc w:val="left"/>
          </w:pPr>
        </w:pPrChange>
      </w:pPr>
      <w:r>
        <w:rPr>
          <w:rFonts w:hint="eastAsia"/>
          <w:b/>
          <w:rPrChange w:id="395" w:author="김은수" w:date="2026-10-12T23:59:00Z">
            <w:rPr>
              <w:rFonts w:asciiTheme="minorEastAsia" w:hAnsiTheme="minorEastAsia" w:hint="eastAsia"/>
            </w:rPr>
          </w:rPrChange>
        </w:rPr>
        <w:t>•</w:t>
      </w:r>
      <w:r w:rsidRPr="002B7824">
        <w:rPr>
          <w:b/>
        </w:rPr>
        <w:t xml:space="preserve"> 안전 특징</w:t>
      </w:r>
    </w:p>
    <w:p w14:paraId="2299C91F" w14:textId="77777777" w:rsidR="00D434CC" w:rsidRDefault="0095648B" w:rsidP="00543529">
      <w:pPr>
        <w:pStyle w:val="TDC10"/>
        <w:rPr>
          <w:del w:id="396" w:author="김은수" w:date="2026-09-28T17:07:00Z" w16du:dateUtc="2026-09-28T08:07:00Z"/>
        </w:rPr>
        <w:pPrChange w:id="397" w:author="김은수" w:date="2026-10-13T18:08:00Z" w16du:dateUtc="2026-10-13T09:08:00Z">
          <w:pPr>
            <w:spacing w:after="0" w:line="240" w:lineRule="auto"/>
            <w:ind w:leftChars="400" w:left="800"/>
            <w:jc w:val="left"/>
          </w:pPr>
        </w:pPrChange>
      </w:pPr>
      <w:del w:id="398" w:author="김은수" w:date="2026-09-28T17:07:00Z" w16du:dateUtc="2026-09-28T08:07:00Z">
        <w:r>
          <w:rPr>
            <w:rFonts w:hint="eastAsia"/>
          </w:rPr>
          <w:delText>N</w:delText>
        </w:r>
        <w:r>
          <w:delText>A</w:delText>
        </w:r>
      </w:del>
    </w:p>
    <w:p w14:paraId="00C5787E" w14:textId="77777777" w:rsidR="00D434CC" w:rsidRDefault="0095648B" w:rsidP="00543529">
      <w:pPr>
        <w:pStyle w:val="TDC10"/>
        <w:rPr>
          <w:ins w:id="399" w:author="김은수" w:date="2026-09-28T17:07:00Z" w16du:dateUtc="2026-09-28T08:07:00Z"/>
        </w:rPr>
        <w:pPrChange w:id="400" w:author="김은수" w:date="2026-10-13T18:08:00Z" w16du:dateUtc="2026-10-13T09:08:00Z">
          <w:pPr>
            <w:spacing w:after="0" w:line="240" w:lineRule="auto"/>
            <w:ind w:leftChars="400" w:left="800"/>
            <w:jc w:val="left"/>
          </w:pPr>
        </w:pPrChange>
      </w:pPr>
      <w:ins w:id="401" w:author="김은수" w:date="2026-09-28T17:07:00Z" w16du:dateUtc="2026-09-28T08:07:00Z">
        <w:r w:rsidRPr="002B7824">
          <w:t xml:space="preserve">시동과 종료 중에는 자극 출력을 생성하지 않으며, </w:t>
        </w:r>
        <w:proofErr w:type="spellStart"/>
        <w:r w:rsidRPr="002B7824">
          <w:t>맵에서</w:t>
        </w:r>
        <w:proofErr w:type="spellEnd"/>
        <w:r w:rsidRPr="002B7824">
          <w:t xml:space="preserve"> 정한 자극 크기와 </w:t>
        </w:r>
        <w:proofErr w:type="spellStart"/>
        <w:r w:rsidRPr="002B7824">
          <w:t>펄스폭</w:t>
        </w:r>
        <w:proofErr w:type="spellEnd"/>
        <w:r w:rsidRPr="002B7824">
          <w:t xml:space="preserve"> 범위를 지켜야 한다.</w:t>
        </w:r>
      </w:ins>
    </w:p>
    <w:p w14:paraId="32AC1F2A" w14:textId="77777777" w:rsidR="00C8740F" w:rsidRPr="00DF3E38" w:rsidRDefault="00C8740F" w:rsidP="00543529">
      <w:pPr>
        <w:pStyle w:val="TDC10"/>
        <w:keepNext/>
        <w:pPrChange w:id="402" w:author="김은수" w:date="2026-10-13T18:08:00Z" w16du:dateUtc="2026-10-13T09:08:00Z">
          <w:pPr>
            <w:spacing w:after="0" w:line="240" w:lineRule="auto"/>
            <w:ind w:leftChars="200" w:left="400"/>
            <w:jc w:val="left"/>
          </w:pPr>
        </w:pPrChange>
      </w:pPr>
      <w:r>
        <w:rPr>
          <w:rFonts w:hint="eastAsia"/>
          <w:b/>
          <w:rPrChange w:id="403" w:author="김은수" w:date="2026-10-12T23:59:00Z">
            <w:rPr>
              <w:rFonts w:asciiTheme="minorEastAsia" w:hAnsiTheme="minorEastAsia" w:hint="eastAsia"/>
            </w:rPr>
          </w:rPrChange>
        </w:rPr>
        <w:t>•</w:t>
      </w:r>
      <w:r w:rsidRPr="002B7824">
        <w:rPr>
          <w:b/>
        </w:rPr>
        <w:t xml:space="preserve"> 통신 </w:t>
      </w:r>
    </w:p>
    <w:p w14:paraId="10345A3D" w14:textId="77777777" w:rsidR="001A3BBD" w:rsidRPr="00DF3E38" w:rsidRDefault="001A3BBD" w:rsidP="00543529">
      <w:pPr>
        <w:pStyle w:val="TDC10"/>
        <w:keepNext/>
        <w:pPrChange w:id="404" w:author="김은수" w:date="2026-10-13T18:08:00Z" w16du:dateUtc="2026-10-13T09:08:00Z">
          <w:pPr>
            <w:pStyle w:val="a8"/>
            <w:numPr>
              <w:numId w:val="29"/>
            </w:numPr>
            <w:spacing w:after="0" w:line="240" w:lineRule="auto"/>
            <w:ind w:leftChars="0" w:left="1160" w:hanging="360"/>
            <w:jc w:val="left"/>
          </w:pPr>
        </w:pPrChange>
      </w:pPr>
      <w:r w:rsidRPr="002B7824">
        <w:rPr>
          <w:b/>
        </w:rPr>
        <w:t xml:space="preserve">근접 무선 </w:t>
      </w:r>
      <w:proofErr w:type="gramStart"/>
      <w:r w:rsidRPr="002B7824">
        <w:rPr>
          <w:b/>
        </w:rPr>
        <w:t xml:space="preserve">통신 </w:t>
      </w:r>
      <w:r w:rsidRPr="00DF3E38">
        <w:rPr>
          <w:b/>
        </w:rPr>
        <w:t>:</w:t>
      </w:r>
      <w:proofErr w:type="gramEnd"/>
      <w:r w:rsidRPr="00DF3E38">
        <w:rPr>
          <w:b/>
        </w:rPr>
        <w:t xml:space="preserve"> </w:t>
      </w:r>
    </w:p>
    <w:p w14:paraId="43769C2E" w14:textId="77777777" w:rsidR="00C8740F" w:rsidRPr="00DF3E38" w:rsidRDefault="001A3BBD" w:rsidP="00543529">
      <w:pPr>
        <w:pStyle w:val="TDC10"/>
        <w:pPrChange w:id="405" w:author="김은수" w:date="2026-10-13T18:08:00Z" w16du:dateUtc="2026-10-13T09:08:00Z">
          <w:pPr>
            <w:pStyle w:val="a8"/>
            <w:spacing w:after="0" w:line="240" w:lineRule="auto"/>
            <w:ind w:leftChars="0" w:left="1160"/>
            <w:jc w:val="left"/>
          </w:pPr>
        </w:pPrChange>
      </w:pPr>
      <w:proofErr w:type="spellStart"/>
      <w:r w:rsidRPr="00DF3E38">
        <w:rPr>
          <w:rFonts w:hint="eastAsia"/>
          <w:kern w:val="0"/>
          <w:rPrChange w:id="406" w:author="김은수" w:date="2026-10-12T23:59:00Z">
            <w:rPr>
              <w:rFonts w:asciiTheme="minorEastAsia" w:hAnsiTheme="minorEastAsia" w:cs="굴림" w:hint="eastAsia"/>
              <w:kern w:val="0"/>
            </w:rPr>
          </w:rPrChange>
        </w:rPr>
        <w:t>인공달팽이관</w:t>
      </w:r>
      <w:proofErr w:type="spellEnd"/>
      <w:r w:rsidRPr="00DF3E38">
        <w:rPr>
          <w:kern w:val="0"/>
          <w:rPrChange w:id="407" w:author="김은수" w:date="2026-10-12T23:59:00Z">
            <w:rPr>
              <w:rFonts w:asciiTheme="minorEastAsia" w:hAnsiTheme="minorEastAsia" w:cs="굴림"/>
              <w:kern w:val="0"/>
            </w:rPr>
          </w:rPrChange>
        </w:rPr>
        <w:t xml:space="preserve"> 외부장치의 코일에서 </w:t>
      </w:r>
      <w:proofErr w:type="spellStart"/>
      <w:r w:rsidRPr="00DF3E38">
        <w:rPr>
          <w:kern w:val="0"/>
          <w:rPrChange w:id="408" w:author="김은수" w:date="2026-10-12T23:59:00Z">
            <w:rPr>
              <w:rFonts w:asciiTheme="minorEastAsia" w:hAnsiTheme="minorEastAsia" w:cs="굴림"/>
              <w:kern w:val="0"/>
            </w:rPr>
          </w:rPrChange>
        </w:rPr>
        <w:t>인공달팽이관</w:t>
      </w:r>
      <w:proofErr w:type="spellEnd"/>
      <w:r w:rsidRPr="00DF3E38">
        <w:rPr>
          <w:kern w:val="0"/>
          <w:rPrChange w:id="409" w:author="김은수" w:date="2026-10-12T23:59:00Z">
            <w:rPr>
              <w:rFonts w:asciiTheme="minorEastAsia" w:hAnsiTheme="minorEastAsia" w:cs="굴림"/>
              <w:kern w:val="0"/>
            </w:rPr>
          </w:rPrChange>
        </w:rPr>
        <w:t xml:space="preserve"> 내부장치의 코일로 10MHz ASK(</w:t>
      </w:r>
      <w:proofErr w:type="spellStart"/>
      <w:r w:rsidRPr="00DF3E38">
        <w:rPr>
          <w:kern w:val="0"/>
          <w:rPrChange w:id="410" w:author="김은수" w:date="2026-10-12T23:59:00Z">
            <w:rPr>
              <w:rFonts w:asciiTheme="minorEastAsia" w:hAnsiTheme="minorEastAsia" w:cs="굴림"/>
              <w:kern w:val="0"/>
            </w:rPr>
          </w:rPrChange>
        </w:rPr>
        <w:t>Amplitude</w:t>
      </w:r>
      <w:proofErr w:type="spellEnd"/>
      <w:r w:rsidRPr="00DF3E38">
        <w:rPr>
          <w:kern w:val="0"/>
          <w:rPrChange w:id="411" w:author="김은수" w:date="2026-10-12T23:59:00Z">
            <w:rPr>
              <w:rFonts w:asciiTheme="minorEastAsia" w:hAnsiTheme="minorEastAsia" w:cs="굴림"/>
              <w:kern w:val="0"/>
            </w:rPr>
          </w:rPrChange>
        </w:rPr>
        <w:t xml:space="preserve"> </w:t>
      </w:r>
      <w:proofErr w:type="spellStart"/>
      <w:r w:rsidRPr="00DF3E38">
        <w:rPr>
          <w:kern w:val="0"/>
          <w:rPrChange w:id="412" w:author="김은수" w:date="2026-10-12T23:59:00Z">
            <w:rPr>
              <w:rFonts w:asciiTheme="minorEastAsia" w:hAnsiTheme="minorEastAsia" w:cs="굴림"/>
              <w:kern w:val="0"/>
            </w:rPr>
          </w:rPrChange>
        </w:rPr>
        <w:t>Shift</w:t>
      </w:r>
      <w:proofErr w:type="spellEnd"/>
      <w:r w:rsidRPr="00DF3E38">
        <w:rPr>
          <w:kern w:val="0"/>
          <w:rPrChange w:id="413" w:author="김은수" w:date="2026-10-12T23:59:00Z">
            <w:rPr>
              <w:rFonts w:asciiTheme="minorEastAsia" w:hAnsiTheme="minorEastAsia" w:cs="굴림"/>
              <w:kern w:val="0"/>
            </w:rPr>
          </w:rPrChange>
        </w:rPr>
        <w:t xml:space="preserve"> </w:t>
      </w:r>
      <w:proofErr w:type="spellStart"/>
      <w:r w:rsidRPr="00DF3E38">
        <w:rPr>
          <w:kern w:val="0"/>
          <w:rPrChange w:id="414" w:author="김은수" w:date="2026-10-12T23:59:00Z">
            <w:rPr>
              <w:rFonts w:asciiTheme="minorEastAsia" w:hAnsiTheme="minorEastAsia" w:cs="굴림"/>
              <w:kern w:val="0"/>
            </w:rPr>
          </w:rPrChange>
        </w:rPr>
        <w:t>Keying</w:t>
      </w:r>
      <w:proofErr w:type="spellEnd"/>
      <w:r w:rsidRPr="00DF3E38">
        <w:rPr>
          <w:kern w:val="0"/>
          <w:rPrChange w:id="415" w:author="김은수" w:date="2026-10-12T23:59:00Z">
            <w:rPr>
              <w:rFonts w:asciiTheme="minorEastAsia" w:hAnsiTheme="minorEastAsia" w:cs="굴림"/>
              <w:kern w:val="0"/>
            </w:rPr>
          </w:rPrChange>
        </w:rPr>
        <w:t>) 방식으로 전력 및 데이터를 송신하고, LSK(</w:t>
      </w:r>
      <w:proofErr w:type="spellStart"/>
      <w:r w:rsidRPr="00DF3E38">
        <w:rPr>
          <w:kern w:val="0"/>
          <w:rPrChange w:id="416" w:author="김은수" w:date="2026-10-12T23:59:00Z">
            <w:rPr>
              <w:rFonts w:asciiTheme="minorEastAsia" w:hAnsiTheme="minorEastAsia" w:cs="굴림"/>
              <w:kern w:val="0"/>
            </w:rPr>
          </w:rPrChange>
        </w:rPr>
        <w:t>Load</w:t>
      </w:r>
      <w:proofErr w:type="spellEnd"/>
      <w:r w:rsidRPr="00DF3E38">
        <w:rPr>
          <w:kern w:val="0"/>
          <w:rPrChange w:id="417" w:author="김은수" w:date="2026-10-12T23:59:00Z">
            <w:rPr>
              <w:rFonts w:asciiTheme="minorEastAsia" w:hAnsiTheme="minorEastAsia" w:cs="굴림"/>
              <w:kern w:val="0"/>
            </w:rPr>
          </w:rPrChange>
        </w:rPr>
        <w:t xml:space="preserve"> </w:t>
      </w:r>
      <w:proofErr w:type="spellStart"/>
      <w:r w:rsidRPr="00DF3E38">
        <w:rPr>
          <w:kern w:val="0"/>
          <w:rPrChange w:id="418" w:author="김은수" w:date="2026-10-12T23:59:00Z">
            <w:rPr>
              <w:rFonts w:asciiTheme="minorEastAsia" w:hAnsiTheme="minorEastAsia" w:cs="굴림"/>
              <w:kern w:val="0"/>
            </w:rPr>
          </w:rPrChange>
        </w:rPr>
        <w:t>shift</w:t>
      </w:r>
      <w:proofErr w:type="spellEnd"/>
      <w:r w:rsidRPr="00DF3E38">
        <w:rPr>
          <w:kern w:val="0"/>
          <w:rPrChange w:id="419" w:author="김은수" w:date="2026-10-12T23:59:00Z">
            <w:rPr>
              <w:rFonts w:asciiTheme="minorEastAsia" w:hAnsiTheme="minorEastAsia" w:cs="굴림"/>
              <w:kern w:val="0"/>
            </w:rPr>
          </w:rPrChange>
        </w:rPr>
        <w:t xml:space="preserve"> </w:t>
      </w:r>
      <w:proofErr w:type="spellStart"/>
      <w:r w:rsidRPr="00DF3E38">
        <w:rPr>
          <w:kern w:val="0"/>
          <w:rPrChange w:id="420" w:author="김은수" w:date="2026-10-12T23:59:00Z">
            <w:rPr>
              <w:rFonts w:asciiTheme="minorEastAsia" w:hAnsiTheme="minorEastAsia" w:cs="굴림"/>
              <w:kern w:val="0"/>
            </w:rPr>
          </w:rPrChange>
        </w:rPr>
        <w:t>keying</w:t>
      </w:r>
      <w:proofErr w:type="spellEnd"/>
      <w:r w:rsidRPr="00DF3E38">
        <w:rPr>
          <w:kern w:val="0"/>
          <w:rPrChange w:id="421" w:author="김은수" w:date="2026-10-12T23:59:00Z">
            <w:rPr>
              <w:rFonts w:asciiTheme="minorEastAsia" w:hAnsiTheme="minorEastAsia" w:cs="굴림"/>
              <w:kern w:val="0"/>
            </w:rPr>
          </w:rPrChange>
        </w:rPr>
        <w:t xml:space="preserve">) 방식으로 데이터를 수신한다. 이 기능은 </w:t>
      </w:r>
      <w:proofErr w:type="spellStart"/>
      <w:r w:rsidRPr="00DF3E38">
        <w:rPr>
          <w:kern w:val="0"/>
          <w:rPrChange w:id="422" w:author="김은수" w:date="2026-10-12T23:59:00Z">
            <w:rPr>
              <w:rFonts w:asciiTheme="minorEastAsia" w:hAnsiTheme="minorEastAsia" w:cs="굴림"/>
              <w:kern w:val="0"/>
            </w:rPr>
          </w:rPrChange>
        </w:rPr>
        <w:t>FPGA가</w:t>
      </w:r>
      <w:proofErr w:type="spellEnd"/>
      <w:r w:rsidRPr="00DF3E38">
        <w:rPr>
          <w:kern w:val="0"/>
          <w:rPrChange w:id="423" w:author="김은수" w:date="2026-10-12T23:59:00Z">
            <w:rPr>
              <w:rFonts w:asciiTheme="minorEastAsia" w:hAnsiTheme="minorEastAsia" w:cs="굴림"/>
              <w:kern w:val="0"/>
            </w:rPr>
          </w:rPrChange>
        </w:rPr>
        <w:t xml:space="preserve"> 담당하고 있으며, </w:t>
      </w:r>
      <w:del w:id="424" w:author="김은수" w:date="2026-09-28T17:07:00Z" w16du:dateUtc="2026-09-28T08:07:00Z">
        <w:r w:rsidR="001C2C2D" w:rsidRPr="00DF3E38">
          <w:rPr>
            <w:rFonts w:hint="eastAsia"/>
          </w:rPr>
          <w:delText>E</w:delText>
        </w:r>
        <w:r w:rsidR="001C2C2D" w:rsidRPr="00DF3E38">
          <w:delText>zairo7150</w:delText>
        </w:r>
      </w:del>
      <w:ins w:id="425" w:author="김은수" w:date="2026-09-28T17:07:00Z" w16du:dateUtc="2026-09-28T08:07:00Z">
        <w:r w:rsidRPr="00DF3E38">
          <w:rPr>
            <w:kern w:val="0"/>
            <w:rPrChange w:id="426" w:author="김은수" w:date="2026-10-12T23:59:00Z">
              <w:rPr>
                <w:rFonts w:asciiTheme="minorEastAsia" w:hAnsiTheme="minorEastAsia" w:cs="굴림"/>
                <w:kern w:val="0"/>
              </w:rPr>
            </w:rPrChange>
          </w:rPr>
          <w:t>Ezairo 8300</w:t>
        </w:r>
      </w:ins>
      <w:r w:rsidRPr="00DF3E38">
        <w:rPr>
          <w:kern w:val="0"/>
          <w:rPrChange w:id="427" w:author="김은수" w:date="2026-10-12T23:59:00Z">
            <w:rPr>
              <w:rFonts w:asciiTheme="minorEastAsia" w:hAnsiTheme="minorEastAsia" w:cs="굴림"/>
              <w:kern w:val="0"/>
            </w:rPr>
          </w:rPrChange>
        </w:rPr>
        <w:t xml:space="preserve"> </w:t>
      </w:r>
      <w:proofErr w:type="spellStart"/>
      <w:r w:rsidRPr="00DF3E38">
        <w:rPr>
          <w:kern w:val="0"/>
          <w:rPrChange w:id="428" w:author="김은수" w:date="2026-10-12T23:59:00Z">
            <w:rPr>
              <w:rFonts w:asciiTheme="minorEastAsia" w:hAnsiTheme="minorEastAsia" w:cs="굴림"/>
              <w:kern w:val="0"/>
            </w:rPr>
          </w:rPrChange>
        </w:rPr>
        <w:t>chip은</w:t>
      </w:r>
      <w:proofErr w:type="spellEnd"/>
      <w:r w:rsidRPr="00DF3E38">
        <w:rPr>
          <w:kern w:val="0"/>
          <w:rPrChange w:id="429" w:author="김은수" w:date="2026-10-12T23:59:00Z">
            <w:rPr>
              <w:rFonts w:asciiTheme="minorEastAsia" w:hAnsiTheme="minorEastAsia" w:cs="굴림"/>
              <w:kern w:val="0"/>
            </w:rPr>
          </w:rPrChange>
        </w:rPr>
        <w:t xml:space="preserve"> </w:t>
      </w:r>
      <w:proofErr w:type="spellStart"/>
      <w:r w:rsidRPr="00DF3E38">
        <w:rPr>
          <w:kern w:val="0"/>
          <w:rPrChange w:id="430" w:author="김은수" w:date="2026-10-12T23:59:00Z">
            <w:rPr>
              <w:rFonts w:asciiTheme="minorEastAsia" w:hAnsiTheme="minorEastAsia" w:cs="굴림"/>
              <w:kern w:val="0"/>
            </w:rPr>
          </w:rPrChange>
        </w:rPr>
        <w:t>FPGA에</w:t>
      </w:r>
      <w:proofErr w:type="spellEnd"/>
      <w:r w:rsidRPr="00DF3E38">
        <w:rPr>
          <w:kern w:val="0"/>
          <w:rPrChange w:id="431" w:author="김은수" w:date="2026-10-12T23:59:00Z">
            <w:rPr>
              <w:rFonts w:asciiTheme="minorEastAsia" w:hAnsiTheme="minorEastAsia" w:cs="굴림"/>
              <w:kern w:val="0"/>
            </w:rPr>
          </w:rPrChange>
        </w:rPr>
        <w:t xml:space="preserve"> PCM </w:t>
      </w:r>
      <w:proofErr w:type="spellStart"/>
      <w:r w:rsidRPr="00DF3E38">
        <w:rPr>
          <w:kern w:val="0"/>
          <w:rPrChange w:id="432" w:author="김은수" w:date="2026-10-12T23:59:00Z">
            <w:rPr>
              <w:rFonts w:asciiTheme="minorEastAsia" w:hAnsiTheme="minorEastAsia" w:cs="굴림"/>
              <w:kern w:val="0"/>
            </w:rPr>
          </w:rPrChange>
        </w:rPr>
        <w:t>interface를</w:t>
      </w:r>
      <w:proofErr w:type="spellEnd"/>
      <w:r w:rsidRPr="00DF3E38">
        <w:rPr>
          <w:kern w:val="0"/>
          <w:rPrChange w:id="433" w:author="김은수" w:date="2026-10-12T23:59:00Z">
            <w:rPr>
              <w:rFonts w:asciiTheme="minorEastAsia" w:hAnsiTheme="minorEastAsia" w:cs="굴림"/>
              <w:kern w:val="0"/>
            </w:rPr>
          </w:rPrChange>
        </w:rPr>
        <w:t xml:space="preserve"> 사용하여 </w:t>
      </w:r>
      <w:proofErr w:type="spellStart"/>
      <w:r w:rsidRPr="00DF3E38">
        <w:rPr>
          <w:kern w:val="0"/>
          <w:rPrChange w:id="434" w:author="김은수" w:date="2026-10-12T23:59:00Z">
            <w:rPr>
              <w:rFonts w:asciiTheme="minorEastAsia" w:hAnsiTheme="minorEastAsia" w:cs="굴림"/>
              <w:kern w:val="0"/>
            </w:rPr>
          </w:rPrChange>
        </w:rPr>
        <w:t>bitstream을</w:t>
      </w:r>
      <w:proofErr w:type="spellEnd"/>
      <w:r w:rsidRPr="00DF3E38">
        <w:rPr>
          <w:kern w:val="0"/>
          <w:rPrChange w:id="435" w:author="김은수" w:date="2026-10-12T23:59:00Z">
            <w:rPr>
              <w:rFonts w:asciiTheme="minorEastAsia" w:hAnsiTheme="minorEastAsia" w:cs="굴림"/>
              <w:kern w:val="0"/>
            </w:rPr>
          </w:rPrChange>
        </w:rPr>
        <w:t xml:space="preserve"> 전달한다.</w:t>
      </w:r>
    </w:p>
    <w:p w14:paraId="385273E1" w14:textId="77777777" w:rsidR="001A3BBD" w:rsidRPr="00DF3E38" w:rsidRDefault="001A3BBD" w:rsidP="00543529">
      <w:pPr>
        <w:pStyle w:val="TDC10"/>
        <w:keepNext/>
        <w:pPrChange w:id="436" w:author="김은수" w:date="2026-10-13T18:08:00Z" w16du:dateUtc="2026-10-13T09:08:00Z">
          <w:pPr>
            <w:pStyle w:val="a8"/>
            <w:numPr>
              <w:numId w:val="29"/>
            </w:numPr>
            <w:spacing w:after="0" w:line="240" w:lineRule="auto"/>
            <w:ind w:leftChars="0" w:left="1160" w:hanging="360"/>
            <w:jc w:val="left"/>
          </w:pPr>
        </w:pPrChange>
      </w:pPr>
      <w:proofErr w:type="spellStart"/>
      <w:r w:rsidRPr="00DF3E38">
        <w:rPr>
          <w:b/>
        </w:rPr>
        <w:t>Bluetooth</w:t>
      </w:r>
      <w:proofErr w:type="spellEnd"/>
      <w:r w:rsidRPr="00DF3E38">
        <w:rPr>
          <w:b/>
        </w:rPr>
        <w:t xml:space="preserve"> </w:t>
      </w:r>
      <w:proofErr w:type="spellStart"/>
      <w:proofErr w:type="gramStart"/>
      <w:ins w:id="437" w:author="김은수" w:date="2026-09-28T17:07:00Z" w16du:dateUtc="2026-09-28T08:07:00Z">
        <w:r w:rsidRPr="00DF3E38">
          <w:rPr>
            <w:b/>
          </w:rPr>
          <w:t>Classic</w:t>
        </w:r>
        <w:proofErr w:type="spellEnd"/>
        <w:r w:rsidRPr="00DF3E38">
          <w:rPr>
            <w:b/>
          </w:rPr>
          <w:t xml:space="preserve"> /</w:t>
        </w:r>
        <w:proofErr w:type="gramEnd"/>
        <w:r w:rsidRPr="00DF3E38">
          <w:rPr>
            <w:b/>
          </w:rPr>
          <w:t xml:space="preserve"> </w:t>
        </w:r>
      </w:ins>
      <w:r w:rsidRPr="00DF3E38">
        <w:rPr>
          <w:b/>
        </w:rPr>
        <w:t>LE :</w:t>
      </w:r>
      <w:del w:id="438" w:author="김은수" w:date="2026-09-28T17:07:00Z" w16du:dateUtc="2026-09-28T08:07:00Z">
        <w:r w:rsidRPr="00DF3E38">
          <w:delText xml:space="preserve"> </w:delText>
        </w:r>
      </w:del>
    </w:p>
    <w:p w14:paraId="4E3454C1" w14:textId="77777777" w:rsidR="001A3BBD" w:rsidRDefault="001A3BBD" w:rsidP="00543529">
      <w:pPr>
        <w:pStyle w:val="TDC10"/>
        <w:pPrChange w:id="439" w:author="김은수" w:date="2026-10-13T18:08:00Z" w16du:dateUtc="2026-10-13T09:08:00Z">
          <w:pPr>
            <w:pStyle w:val="a8"/>
            <w:spacing w:after="0" w:line="240" w:lineRule="auto"/>
            <w:ind w:leftChars="0" w:left="1160"/>
            <w:jc w:val="left"/>
          </w:pPr>
        </w:pPrChange>
      </w:pPr>
      <w:del w:id="440" w:author="김은수" w:date="2026-09-28T17:07:00Z" w16du:dateUtc="2026-09-28T08:07:00Z">
        <w:r w:rsidRPr="00DF3E38">
          <w:rPr>
            <w:rFonts w:asciiTheme="minorEastAsia" w:hAnsiTheme="minorEastAsia" w:cs="굴림" w:hint="eastAsia"/>
            <w:kern w:val="0"/>
          </w:rPr>
          <w:delText>스마트폰 앱의</w:delText>
        </w:r>
      </w:del>
      <w:ins w:id="441" w:author="김은수" w:date="2026-09-28T17:07:00Z" w16du:dateUtc="2026-09-28T08:07:00Z">
        <w:del w:id="442" w:author="김은수" w:date="2026-10-12T23:59:00Z">
          <w:r w:rsidRPr="00DF3E38">
            <w:rPr>
              <w:rFonts w:asciiTheme="minorEastAsia" w:hAnsiTheme="minorEastAsia" w:cs="굴림" w:hint="eastAsia"/>
              <w:kern w:val="0"/>
            </w:rPr>
            <w:delText>QCC5181을 통해 오디오를 수신하고, 리모콘 앱과 매핑 프로그램의</w:delText>
          </w:r>
        </w:del>
      </w:ins>
      <w:del w:id="443" w:author="김은수" w:date="2026-10-12T23:59:00Z">
        <w:r w:rsidRPr="00DF3E38">
          <w:rPr>
            <w:rFonts w:asciiTheme="minorEastAsia" w:hAnsiTheme="minorEastAsia" w:cs="굴림" w:hint="eastAsia"/>
            <w:kern w:val="0"/>
          </w:rPr>
          <w:delText xml:space="preserve"> 제어 </w:delText>
        </w:r>
      </w:del>
      <w:del w:id="444" w:author="김은수" w:date="2026-09-28T17:07:00Z" w16du:dateUtc="2026-09-28T08:07:00Z">
        <w:r w:rsidRPr="00DF3E38">
          <w:rPr>
            <w:rFonts w:asciiTheme="minorEastAsia" w:hAnsiTheme="minorEastAsia" w:cs="굴림" w:hint="eastAsia"/>
            <w:kern w:val="0"/>
          </w:rPr>
          <w:delText>명령을 수신하여 수행하고</w:delText>
        </w:r>
      </w:del>
      <w:ins w:id="445" w:author="김은수" w:date="2026-09-28T17:07:00Z" w16du:dateUtc="2026-09-28T08:07:00Z">
        <w:del w:id="446" w:author="김은수" w:date="2026-10-12T23:59:00Z">
          <w:r w:rsidRPr="00DF3E38">
            <w:rPr>
              <w:rFonts w:asciiTheme="minorEastAsia" w:hAnsiTheme="minorEastAsia" w:cs="굴림" w:hint="eastAsia"/>
              <w:kern w:val="0"/>
            </w:rPr>
            <w:delText>명령 및</w:delText>
          </w:r>
        </w:del>
      </w:ins>
      <w:del w:id="447" w:author="김은수" w:date="2026-10-12T23:59:00Z">
        <w:r w:rsidRPr="00DF3E38">
          <w:rPr>
            <w:rFonts w:asciiTheme="minorEastAsia" w:hAnsiTheme="minorEastAsia" w:cs="굴림" w:hint="eastAsia"/>
            <w:kern w:val="0"/>
          </w:rPr>
          <w:delText xml:space="preserve"> 응답 데이터를 </w:delText>
        </w:r>
      </w:del>
      <w:del w:id="448" w:author="김은수" w:date="2026-09-28T17:07:00Z" w16du:dateUtc="2026-09-28T08:07:00Z">
        <w:r w:rsidRPr="00DF3E38">
          <w:rPr>
            <w:rFonts w:asciiTheme="minorEastAsia" w:hAnsiTheme="minorEastAsia" w:cs="굴림" w:hint="eastAsia"/>
            <w:kern w:val="0"/>
          </w:rPr>
          <w:delText>송신한다</w:delText>
        </w:r>
      </w:del>
      <w:ins w:id="449" w:author="김은수" w:date="2026-09-28T17:07:00Z" w16du:dateUtc="2026-09-28T08:07:00Z">
        <w:del w:id="450" w:author="김은수" w:date="2026-10-12T23:59:00Z">
          <w:r w:rsidRPr="00DF3E38">
            <w:rPr>
              <w:rFonts w:asciiTheme="minorEastAsia" w:hAnsiTheme="minorEastAsia" w:cs="굴림" w:hint="eastAsia"/>
              <w:kern w:val="0"/>
            </w:rPr>
            <w:delText>송수신한다</w:delText>
          </w:r>
        </w:del>
      </w:ins>
      <w:del w:id="451" w:author="김은수" w:date="2026-10-12T23:59:00Z">
        <w:r w:rsidRPr="00DF3E38">
          <w:rPr>
            <w:rFonts w:asciiTheme="minorEastAsia" w:hAnsiTheme="minorEastAsia" w:cs="굴림" w:hint="eastAsia"/>
            <w:kern w:val="0"/>
          </w:rPr>
          <w:delText>.</w:delText>
        </w:r>
      </w:del>
      <w:ins w:id="452" w:author="김은수" w:date="2026-10-12T23:59:00Z">
        <w:r w:rsidRPr="0090721C">
          <w:rPr>
            <w:b/>
            <w:bCs/>
            <w:color w:val="C00000"/>
          </w:rPr>
          <w:t xml:space="preserve">QCC5181을 통해 </w:t>
        </w:r>
        <w:proofErr w:type="spellStart"/>
        <w:r w:rsidRPr="0090721C">
          <w:rPr>
            <w:b/>
            <w:bCs/>
            <w:color w:val="C00000"/>
          </w:rPr>
          <w:t>Bluetooth</w:t>
        </w:r>
        <w:proofErr w:type="spellEnd"/>
        <w:r w:rsidRPr="0090721C">
          <w:rPr>
            <w:b/>
            <w:bCs/>
            <w:color w:val="C00000"/>
          </w:rPr>
          <w:t xml:space="preserve"> </w:t>
        </w:r>
        <w:proofErr w:type="spellStart"/>
        <w:r w:rsidRPr="0090721C">
          <w:rPr>
            <w:b/>
            <w:bCs/>
            <w:color w:val="C00000"/>
          </w:rPr>
          <w:t>Classic</w:t>
        </w:r>
        <w:proofErr w:type="spellEnd"/>
        <w:r w:rsidRPr="0090721C">
          <w:rPr>
            <w:b/>
            <w:bCs/>
            <w:color w:val="C00000"/>
          </w:rPr>
          <w:t xml:space="preserve"> 오디오를 송수신하고, </w:t>
        </w:r>
        <w:proofErr w:type="spellStart"/>
        <w:r w:rsidRPr="0090721C">
          <w:rPr>
            <w:b/>
            <w:bCs/>
            <w:color w:val="C00000"/>
          </w:rPr>
          <w:t>리모콘</w:t>
        </w:r>
        <w:proofErr w:type="spellEnd"/>
        <w:r w:rsidRPr="0090721C">
          <w:rPr>
            <w:b/>
            <w:bCs/>
            <w:color w:val="C00000"/>
          </w:rPr>
          <w:t xml:space="preserve"> 앱과 매핑 프로그램의 제어 명령 및 응답 데이터를 송수신한다.</w:t>
        </w:r>
      </w:ins>
    </w:p>
    <w:p w14:paraId="48A45E08" w14:textId="4FF046CA" w:rsidR="0057154E" w:rsidRDefault="000B7DF5" w:rsidP="00543529">
      <w:pPr>
        <w:pStyle w:val="TDC10"/>
        <w:rPr>
          <w:ins w:id="453" w:author="김은수" w:date="2026-10-12T12:26:00Z"/>
        </w:rPr>
        <w:pPrChange w:id="454" w:author="김은수" w:date="2026-10-13T18:08:00Z" w16du:dateUtc="2026-10-13T09:08:00Z">
          <w:pPr>
            <w:pStyle w:val="a8"/>
            <w:spacing w:after="0" w:line="240" w:lineRule="auto"/>
            <w:ind w:leftChars="0" w:left="1160"/>
            <w:jc w:val="left"/>
          </w:pPr>
        </w:pPrChange>
      </w:pPr>
      <w:ins w:id="455" w:author="김은수" w:date="2026-10-12T12:26:00Z">
        <w:del w:id="456" w:author="김은수" w:date="2026-10-12T23:59:00Z">
          <w:r>
            <w:rPr>
              <w:rFonts w:asciiTheme="minorEastAsia" w:hAnsiTheme="minorEastAsia" w:cs="굴림" w:hint="eastAsia"/>
              <w:kern w:val="0"/>
            </w:rPr>
            <w:delText>QCC의 Bluetooth 오디오 입력은 I2S 24비트, 샘플링 주파수 16kHz로 E8300에 전달한다. 외부기 마이크 오디오를 다른 Bluetooth 장치로 송신하는 기능은 SW-FW-RID-82에 따른다.</w:delText>
          </w:r>
        </w:del>
      </w:ins>
      <w:proofErr w:type="spellStart"/>
      <w:ins w:id="457" w:author="김은수" w:date="2026-10-12T23:59:00Z">
        <w:r w:rsidRPr="0090721C">
          <w:rPr>
            <w:b/>
            <w:bCs/>
            <w:color w:val="C00000"/>
          </w:rPr>
          <w:t>QCC의</w:t>
        </w:r>
        <w:proofErr w:type="spellEnd"/>
        <w:r w:rsidRPr="0090721C">
          <w:rPr>
            <w:b/>
            <w:bCs/>
            <w:color w:val="C00000"/>
          </w:rPr>
          <w:t xml:space="preserve"> </w:t>
        </w:r>
        <w:proofErr w:type="spellStart"/>
        <w:r w:rsidRPr="0090721C">
          <w:rPr>
            <w:b/>
            <w:bCs/>
            <w:color w:val="C00000"/>
          </w:rPr>
          <w:t>Bluetooth</w:t>
        </w:r>
        <w:proofErr w:type="spellEnd"/>
        <w:r w:rsidRPr="0090721C">
          <w:rPr>
            <w:b/>
            <w:bCs/>
            <w:color w:val="C00000"/>
          </w:rPr>
          <w:t xml:space="preserve"> 수신 오디오는 I2S 24비트, 샘플링 주파수 16kHz로 E8300에 전달한다. DMIC2는 E8300과 </w:t>
        </w:r>
        <w:proofErr w:type="spellStart"/>
        <w:r w:rsidRPr="0090721C">
          <w:rPr>
            <w:b/>
            <w:bCs/>
            <w:color w:val="C00000"/>
          </w:rPr>
          <w:t>QCC에</w:t>
        </w:r>
        <w:proofErr w:type="spellEnd"/>
        <w:r w:rsidRPr="0090721C">
          <w:rPr>
            <w:b/>
            <w:bCs/>
            <w:color w:val="C00000"/>
          </w:rPr>
          <w:t xml:space="preserve"> 함께 연결되며, 전화 통화 시 </w:t>
        </w:r>
        <w:proofErr w:type="spellStart"/>
        <w:r w:rsidRPr="0090721C">
          <w:rPr>
            <w:b/>
            <w:bCs/>
            <w:color w:val="C00000"/>
          </w:rPr>
          <w:t>QCC가</w:t>
        </w:r>
        <w:proofErr w:type="spellEnd"/>
        <w:r w:rsidRPr="0090721C">
          <w:rPr>
            <w:b/>
            <w:bCs/>
            <w:color w:val="C00000"/>
          </w:rPr>
          <w:t xml:space="preserve"> DMIC2의 음성을 수음하여 통화 상대에게 송신한다. 통화 상향 마이크 입력과 </w:t>
        </w:r>
        <w:proofErr w:type="spellStart"/>
        <w:r w:rsidRPr="0090721C">
          <w:rPr>
            <w:b/>
            <w:bCs/>
            <w:color w:val="C00000"/>
          </w:rPr>
          <w:t>QCC에서</w:t>
        </w:r>
        <w:proofErr w:type="spellEnd"/>
        <w:r w:rsidRPr="0090721C">
          <w:rPr>
            <w:b/>
            <w:bCs/>
            <w:color w:val="C00000"/>
          </w:rPr>
          <w:t xml:space="preserve"> E8300으로 전달하는 I2S 오디오는 서로 다른 경로이다.</w:t>
        </w:r>
      </w:ins>
    </w:p>
    <w:p w14:paraId="64B844A7" w14:textId="77777777" w:rsidR="0057154E" w:rsidRDefault="000B7DF5" w:rsidP="00543529">
      <w:pPr>
        <w:pStyle w:val="TDC10"/>
        <w:rPr>
          <w:ins w:id="458" w:author="김은수" w:date="2026-10-12T12:26:00Z"/>
        </w:rPr>
        <w:pPrChange w:id="459" w:author="김은수" w:date="2026-10-13T18:08:00Z" w16du:dateUtc="2026-10-13T09:08:00Z">
          <w:pPr>
            <w:pStyle w:val="a8"/>
            <w:spacing w:after="0" w:line="240" w:lineRule="auto"/>
            <w:ind w:leftChars="0" w:left="1160"/>
            <w:jc w:val="left"/>
          </w:pPr>
        </w:pPrChange>
      </w:pPr>
      <w:proofErr w:type="spellStart"/>
      <w:ins w:id="460" w:author="김은수" w:date="2026-10-12T12:26:00Z">
        <w:r>
          <w:rPr>
            <w:b/>
            <w:bCs/>
            <w:color w:val="C00000"/>
            <w:kern w:val="0"/>
            <w:rPrChange w:id="461" w:author="김은수" w:date="2026-10-12T23:59:00Z">
              <w:rPr>
                <w:rFonts w:asciiTheme="minorEastAsia" w:hAnsiTheme="minorEastAsia" w:cs="굴림"/>
                <w:kern w:val="0"/>
              </w:rPr>
            </w:rPrChange>
          </w:rPr>
          <w:lastRenderedPageBreak/>
          <w:t>BLE의</w:t>
        </w:r>
        <w:proofErr w:type="spellEnd"/>
        <w:r>
          <w:rPr>
            <w:b/>
            <w:bCs/>
            <w:color w:val="C00000"/>
            <w:kern w:val="0"/>
            <w:rPrChange w:id="462" w:author="김은수" w:date="2026-10-12T23:59:00Z">
              <w:rPr>
                <w:rFonts w:asciiTheme="minorEastAsia" w:hAnsiTheme="minorEastAsia" w:cs="굴림"/>
                <w:kern w:val="0"/>
              </w:rPr>
            </w:rPrChange>
          </w:rPr>
          <w:t xml:space="preserve"> </w:t>
        </w:r>
        <w:proofErr w:type="spellStart"/>
        <w:r>
          <w:rPr>
            <w:b/>
            <w:bCs/>
            <w:color w:val="C00000"/>
            <w:kern w:val="0"/>
            <w:rPrChange w:id="463" w:author="김은수" w:date="2026-10-12T23:59:00Z">
              <w:rPr>
                <w:rFonts w:asciiTheme="minorEastAsia" w:hAnsiTheme="minorEastAsia" w:cs="굴림"/>
                <w:kern w:val="0"/>
              </w:rPr>
            </w:rPrChange>
          </w:rPr>
          <w:t>리모콘</w:t>
        </w:r>
        <w:proofErr w:type="spellEnd"/>
        <w:r>
          <w:rPr>
            <w:b/>
            <w:bCs/>
            <w:color w:val="C00000"/>
            <w:kern w:val="0"/>
            <w:rPrChange w:id="464" w:author="김은수" w:date="2026-10-12T23:59:00Z">
              <w:rPr>
                <w:rFonts w:asciiTheme="minorEastAsia" w:hAnsiTheme="minorEastAsia" w:cs="굴림"/>
                <w:kern w:val="0"/>
              </w:rPr>
            </w:rPrChange>
          </w:rPr>
          <w:t xml:space="preserve">/매핑 데이터는 </w:t>
        </w:r>
        <w:proofErr w:type="spellStart"/>
        <w:r>
          <w:rPr>
            <w:b/>
            <w:bCs/>
            <w:color w:val="C00000"/>
            <w:kern w:val="0"/>
            <w:rPrChange w:id="465" w:author="김은수" w:date="2026-10-12T23:59:00Z">
              <w:rPr>
                <w:rFonts w:asciiTheme="minorEastAsia" w:hAnsiTheme="minorEastAsia" w:cs="굴림"/>
                <w:kern w:val="0"/>
              </w:rPr>
            </w:rPrChange>
          </w:rPr>
          <w:t>QCC와</w:t>
        </w:r>
        <w:proofErr w:type="spellEnd"/>
        <w:r>
          <w:rPr>
            <w:b/>
            <w:bCs/>
            <w:color w:val="C00000"/>
            <w:kern w:val="0"/>
            <w:rPrChange w:id="466" w:author="김은수" w:date="2026-10-12T23:59:00Z">
              <w:rPr>
                <w:rFonts w:asciiTheme="minorEastAsia" w:hAnsiTheme="minorEastAsia" w:cs="굴림"/>
                <w:kern w:val="0"/>
              </w:rPr>
            </w:rPrChange>
          </w:rPr>
          <w:t xml:space="preserve"> E8300 사이에서 </w:t>
        </w:r>
        <w:proofErr w:type="spellStart"/>
        <w:r>
          <w:rPr>
            <w:b/>
            <w:bCs/>
            <w:color w:val="C00000"/>
            <w:kern w:val="0"/>
            <w:rPrChange w:id="467" w:author="김은수" w:date="2026-10-12T23:59:00Z">
              <w:rPr>
                <w:rFonts w:asciiTheme="minorEastAsia" w:hAnsiTheme="minorEastAsia" w:cs="굴림"/>
                <w:kern w:val="0"/>
              </w:rPr>
            </w:rPrChange>
          </w:rPr>
          <w:t>SPI로</w:t>
        </w:r>
        <w:proofErr w:type="spellEnd"/>
        <w:r>
          <w:rPr>
            <w:b/>
            <w:bCs/>
            <w:color w:val="C00000"/>
            <w:kern w:val="0"/>
            <w:rPrChange w:id="468" w:author="김은수" w:date="2026-10-12T23:59:00Z">
              <w:rPr>
                <w:rFonts w:asciiTheme="minorEastAsia" w:hAnsiTheme="minorEastAsia" w:cs="굴림"/>
                <w:kern w:val="0"/>
              </w:rPr>
            </w:rPrChange>
          </w:rPr>
          <w:t xml:space="preserve"> 중계한다. 보호 대상 접근에는 페어링과 CRA 인증을 요구하며, 3분 무송수신/인증 실패 5회 후 1분 연결 제한/인증 30초 시간 제한의 정의와 미비 사항은 소프트웨어 요구사항 사양서에 따른다.</w:t>
        </w:r>
      </w:ins>
    </w:p>
    <w:p w14:paraId="0C2E9C27" w14:textId="77777777" w:rsidR="0057154E" w:rsidRDefault="000B7DF5" w:rsidP="00543529">
      <w:pPr>
        <w:pStyle w:val="TDC10"/>
        <w:keepLines/>
        <w:rPr>
          <w:ins w:id="469" w:author="김은수" w:date="2026-10-12T12:26:00Z"/>
        </w:rPr>
        <w:pPrChange w:id="470" w:author="김은수" w:date="2026-10-13T18:08:00Z" w16du:dateUtc="2026-10-13T09:08:00Z">
          <w:pPr>
            <w:pStyle w:val="a8"/>
            <w:spacing w:after="0" w:line="240" w:lineRule="auto"/>
            <w:ind w:leftChars="0" w:left="1160"/>
            <w:jc w:val="left"/>
          </w:pPr>
        </w:pPrChange>
      </w:pPr>
      <w:ins w:id="471" w:author="김은수" w:date="2026-10-12T12:26:00Z">
        <w:del w:id="472" w:author="김은수" w:date="2026-10-12T23:59:00Z">
          <w:r>
            <w:rPr>
              <w:rFonts w:asciiTheme="minorEastAsia" w:hAnsiTheme="minorEastAsia" w:cs="굴림" w:hint="eastAsia"/>
              <w:color w:val="7030A0"/>
              <w:kern w:val="0"/>
              <w:sz w:val="24"/>
              <w:szCs w:val="24"/>
              <w:u w:val="single"/>
            </w:rPr>
            <w:delText>[QCC/E8300 자료 입력] 3분 무송수신의 감시/갱신 범위와 기존 제어 명령 미수신 조건의 정합성, 마이크의 QCC 입력 경로 및 연결/프로파일별 오디오 송수신 조건을 확인한다.</w:delText>
          </w:r>
        </w:del>
      </w:ins>
      <w:ins w:id="473" w:author="김은수" w:date="2026-10-12T23:59:00Z">
        <w:del w:id="474" w:author="김은수" w:date="2026-10-13T08:33:00Z">
          <w:r w:rsidRPr="0090721C">
            <w:rPr>
              <w:color w:val="7030A0"/>
              <w:sz w:val="24"/>
              <w:szCs w:val="24"/>
              <w:u w:val="single"/>
            </w:rPr>
            <w:delText>[QCC/E8300 자료 입력] DMIC2가 E8300과 QCC에 함께 연결되는 경로는 확인되었다. 3분 무송수신의 감시/갱신 범위와 제어 명령 미수신 조건의 정합성, QCC 마이크 핀/클록, 연결 상대 및 프로파일/코덱별 송수신과 동시 동작 조건 및 시험 결과를 확인한다.</w:delText>
          </w:r>
        </w:del>
      </w:ins>
      <w:ins w:id="475" w:author="김은수" w:date="2026-10-13T08:33:00Z">
        <w:r>
          <w:t xml:space="preserve">3분 무송수신의 감시/갱신 범위와 제어 명령 </w:t>
        </w:r>
        <w:proofErr w:type="spellStart"/>
        <w:r>
          <w:t>미수신</w:t>
        </w:r>
        <w:proofErr w:type="spellEnd"/>
        <w:r>
          <w:t xml:space="preserve"> 조건의 정합성, QCC 마이크 핀/</w:t>
        </w:r>
        <w:proofErr w:type="spellStart"/>
        <w:r>
          <w:t>클록</w:t>
        </w:r>
        <w:proofErr w:type="spellEnd"/>
        <w:r>
          <w:t>, 연결 상대 및 프로파일/코덱별 송수신과 동시 동작 조건 및 시험 결과는 미확정이다.</w:t>
        </w:r>
      </w:ins>
    </w:p>
    <w:p w14:paraId="732943B4" w14:textId="77777777" w:rsidR="00C8740F" w:rsidRPr="001A3BBD" w:rsidRDefault="00C8740F" w:rsidP="00543529">
      <w:pPr>
        <w:pStyle w:val="TDC10"/>
        <w:rPr>
          <w:del w:id="476" w:author="김은수" w:date="2026-10-13T08:33:00Z"/>
        </w:rPr>
        <w:pPrChange w:id="477" w:author="김은수" w:date="2026-10-13T18:08:00Z" w16du:dateUtc="2026-10-13T09:08:00Z">
          <w:pPr>
            <w:spacing w:after="0" w:line="240" w:lineRule="auto"/>
            <w:ind w:leftChars="300" w:left="600"/>
            <w:jc w:val="left"/>
          </w:pPr>
        </w:pPrChange>
      </w:pPr>
      <w:bookmarkStart w:id="478" w:name="_Toc242805723"/>
      <w:bookmarkEnd w:id="478"/>
    </w:p>
    <w:p w14:paraId="111751CC" w14:textId="77777777" w:rsidR="00BE18E0" w:rsidRDefault="00BE18E0" w:rsidP="00543529">
      <w:pPr>
        <w:pStyle w:val="TDC10"/>
        <w:rPr>
          <w:del w:id="479" w:author="김은수" w:date="2026-10-13T08:33:00Z"/>
        </w:rPr>
        <w:pPrChange w:id="480" w:author="김은수" w:date="2026-10-13T18:08:00Z" w16du:dateUtc="2026-10-13T09:08:00Z">
          <w:pPr>
            <w:spacing w:after="0" w:line="240" w:lineRule="auto"/>
            <w:ind w:leftChars="300" w:left="600"/>
            <w:jc w:val="left"/>
          </w:pPr>
        </w:pPrChange>
      </w:pPr>
      <w:bookmarkStart w:id="481" w:name="_Toc242805724"/>
      <w:bookmarkEnd w:id="481"/>
    </w:p>
    <w:p w14:paraId="46A9A6E5" w14:textId="77777777" w:rsidR="00D434CC" w:rsidRDefault="00D434CC" w:rsidP="00543529">
      <w:pPr>
        <w:pStyle w:val="TDC10"/>
        <w:rPr>
          <w:del w:id="482" w:author="김은수" w:date="2026-10-13T08:33:00Z"/>
        </w:rPr>
        <w:pPrChange w:id="483" w:author="김은수" w:date="2026-10-13T18:08:00Z" w16du:dateUtc="2026-10-13T09:08:00Z">
          <w:pPr>
            <w:spacing w:after="0" w:line="240" w:lineRule="auto"/>
            <w:ind w:leftChars="500" w:left="1000"/>
            <w:jc w:val="center"/>
          </w:pPr>
        </w:pPrChange>
      </w:pPr>
      <w:bookmarkStart w:id="484" w:name="_Toc242805725"/>
      <w:bookmarkEnd w:id="484"/>
    </w:p>
    <w:p w14:paraId="75748A56" w14:textId="77777777" w:rsidR="00DC5645" w:rsidRDefault="001909A9" w:rsidP="00543529">
      <w:pPr>
        <w:pStyle w:val="TDC1"/>
        <w:numPr>
          <w:ilvl w:val="0"/>
          <w:numId w:val="7"/>
        </w:numPr>
        <w:pPrChange w:id="485" w:author="김은수" w:date="2026-10-13T18:08:00Z" w16du:dateUtc="2026-10-13T09:08:00Z">
          <w:pPr>
            <w:pStyle w:val="10"/>
            <w:numPr>
              <w:numId w:val="7"/>
            </w:numPr>
            <w:spacing w:line="240" w:lineRule="auto"/>
          </w:pPr>
        </w:pPrChange>
      </w:pPr>
      <w:bookmarkStart w:id="486" w:name="_Toc242805726"/>
      <w:r w:rsidRPr="002B7824">
        <w:t>프로그램 언어 및 사이즈</w:t>
      </w:r>
      <w:bookmarkEnd w:id="486"/>
    </w:p>
    <w:p w14:paraId="12EBFBB5" w14:textId="77777777" w:rsidR="00B76F2F" w:rsidRDefault="00B76F2F" w:rsidP="00543529">
      <w:pPr>
        <w:pStyle w:val="TDC2"/>
        <w:numPr>
          <w:ilvl w:val="1"/>
          <w:numId w:val="7"/>
        </w:numPr>
        <w:pPrChange w:id="487" w:author="김은수" w:date="2026-10-13T18:08:00Z" w16du:dateUtc="2026-10-13T09:08:00Z">
          <w:pPr>
            <w:pStyle w:val="2"/>
            <w:numPr>
              <w:ilvl w:val="1"/>
              <w:numId w:val="7"/>
            </w:numPr>
            <w:spacing w:line="240" w:lineRule="auto"/>
            <w:ind w:left="198"/>
          </w:pPr>
        </w:pPrChange>
      </w:pPr>
      <w:bookmarkStart w:id="488" w:name="_Toc242805727"/>
      <w:r w:rsidRPr="002B7824">
        <w:t>프로그램 언어 및 사이즈(</w:t>
      </w:r>
      <w:proofErr w:type="spellStart"/>
      <w:r w:rsidRPr="002B7824">
        <w:t>P</w:t>
      </w:r>
      <w:r>
        <w:t>rogram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and </w:t>
      </w:r>
      <w:proofErr w:type="spellStart"/>
      <w:r>
        <w:t>Size</w:t>
      </w:r>
      <w:proofErr w:type="spellEnd"/>
      <w:r>
        <w:t>)</w:t>
      </w:r>
      <w:bookmarkEnd w:id="488"/>
    </w:p>
    <w:p w14:paraId="022408FA" w14:textId="77777777" w:rsidR="00B76F2F" w:rsidRDefault="00B76F2F" w:rsidP="00543529">
      <w:pPr>
        <w:pStyle w:val="TDC3"/>
        <w:numPr>
          <w:ilvl w:val="2"/>
          <w:numId w:val="7"/>
        </w:numPr>
        <w:pPrChange w:id="489" w:author="김은수" w:date="2026-10-13T18:08:00Z" w16du:dateUtc="2026-10-13T09:08:00Z">
          <w:pPr>
            <w:pStyle w:val="3"/>
            <w:numPr>
              <w:ilvl w:val="2"/>
              <w:numId w:val="7"/>
            </w:numPr>
            <w:spacing w:after="0" w:line="240" w:lineRule="auto"/>
            <w:ind w:leftChars="0" w:left="397" w:firstLineChars="0" w:firstLine="0"/>
          </w:pPr>
        </w:pPrChange>
      </w:pPr>
      <w:bookmarkStart w:id="490" w:name="_Toc242805728"/>
      <w:r w:rsidRPr="002B7824">
        <w:t>프로그램 언어</w:t>
      </w:r>
      <w:bookmarkEnd w:id="490"/>
    </w:p>
    <w:p w14:paraId="3B791777" w14:textId="77777777" w:rsidR="00B76F2F" w:rsidRPr="00630215" w:rsidRDefault="001909A9" w:rsidP="00543529">
      <w:pPr>
        <w:pStyle w:val="TDC30"/>
        <w:rPr>
          <w:lang w:val="en-US"/>
          <w:rPrChange w:id="491" w:author="김은수" w:date="2026-10-13T17:58:00Z" w16du:dateUtc="2026-10-13T08:58:00Z">
            <w:rPr/>
          </w:rPrChange>
        </w:rPr>
        <w:pPrChange w:id="492" w:author="김은수" w:date="2026-10-13T18:08:00Z" w16du:dateUtc="2026-10-13T09:08:00Z">
          <w:pPr>
            <w:spacing w:after="0" w:line="240" w:lineRule="auto"/>
            <w:ind w:leftChars="500" w:left="1000"/>
          </w:pPr>
        </w:pPrChange>
      </w:pPr>
      <w:r w:rsidRPr="00630215">
        <w:rPr>
          <w:lang w:val="en-US"/>
          <w:rPrChange w:id="493" w:author="김은수" w:date="2026-10-13T17:58:00Z" w16du:dateUtc="2026-10-13T08:58:00Z">
            <w:rPr/>
          </w:rPrChange>
        </w:rPr>
        <w:t xml:space="preserve">- CFX </w:t>
      </w:r>
      <w:del w:id="494" w:author="김은수" w:date="2026-09-28T17:07:00Z" w16du:dateUtc="2026-09-28T08:07:00Z">
        <w:r w:rsidR="00B76F2F" w:rsidRPr="00630215">
          <w:rPr>
            <w:rFonts w:hint="eastAsia"/>
            <w:lang w:val="en-US"/>
            <w:rPrChange w:id="495" w:author="김은수" w:date="2026-10-13T17:58:00Z" w16du:dateUtc="2026-10-13T08:58:00Z">
              <w:rPr>
                <w:rFonts w:hint="eastAsia"/>
              </w:rPr>
            </w:rPrChange>
          </w:rPr>
          <w:delText>c</w:delText>
        </w:r>
        <w:r w:rsidR="00B76F2F" w:rsidRPr="00630215">
          <w:rPr>
            <w:lang w:val="en-US"/>
            <w:rPrChange w:id="496" w:author="김은수" w:date="2026-10-13T17:58:00Z" w16du:dateUtc="2026-10-13T08:58:00Z">
              <w:rPr/>
            </w:rPrChange>
          </w:rPr>
          <w:delText>ore</w:delText>
        </w:r>
        <w:r w:rsidRPr="00630215">
          <w:rPr>
            <w:lang w:val="en-US"/>
            <w:rPrChange w:id="497" w:author="김은수" w:date="2026-10-13T17:58:00Z" w16du:dateUtc="2026-10-13T08:58:00Z">
              <w:rPr/>
            </w:rPrChange>
          </w:rPr>
          <w:delText>, Hear Core :</w:delText>
        </w:r>
      </w:del>
      <w:ins w:id="498" w:author="김은수" w:date="2026-09-28T17:07:00Z" w16du:dateUtc="2026-09-28T08:07:00Z">
        <w:r w:rsidRPr="00630215">
          <w:rPr>
            <w:lang w:val="en-US"/>
            <w:rPrChange w:id="499" w:author="김은수" w:date="2026-10-13T17:58:00Z" w16du:dateUtc="2026-10-13T08:58:00Z">
              <w:rPr/>
            </w:rPrChange>
          </w:rPr>
          <w:t>: C language,</w:t>
        </w:r>
      </w:ins>
      <w:r w:rsidRPr="00630215">
        <w:rPr>
          <w:lang w:val="en-US"/>
          <w:rPrChange w:id="500" w:author="김은수" w:date="2026-10-13T17:58:00Z" w16du:dateUtc="2026-10-13T08:58:00Z">
            <w:rPr/>
          </w:rPrChange>
        </w:rPr>
        <w:t xml:space="preserve"> Assembly </w:t>
      </w:r>
      <w:del w:id="501" w:author="김은수" w:date="2026-09-28T17:07:00Z" w16du:dateUtc="2026-09-28T08:07:00Z">
        <w:r w:rsidRPr="00630215">
          <w:rPr>
            <w:lang w:val="en-US"/>
            <w:rPrChange w:id="502" w:author="김은수" w:date="2026-10-13T17:58:00Z" w16du:dateUtc="2026-10-13T08:58:00Z">
              <w:rPr/>
            </w:rPrChange>
          </w:rPr>
          <w:delText>Language</w:delText>
        </w:r>
      </w:del>
      <w:ins w:id="503" w:author="김은수" w:date="2026-09-28T17:07:00Z" w16du:dateUtc="2026-09-28T08:07:00Z">
        <w:r w:rsidRPr="00630215">
          <w:rPr>
            <w:lang w:val="en-US"/>
            <w:rPrChange w:id="504" w:author="김은수" w:date="2026-10-13T17:58:00Z" w16du:dateUtc="2026-10-13T08:58:00Z">
              <w:rPr/>
            </w:rPrChange>
          </w:rPr>
          <w:t xml:space="preserve">language / </w:t>
        </w:r>
        <w:proofErr w:type="gramStart"/>
        <w:r w:rsidRPr="00630215">
          <w:rPr>
            <w:lang w:val="en-US"/>
            <w:rPrChange w:id="505" w:author="김은수" w:date="2026-10-13T17:58:00Z" w16du:dateUtc="2026-10-13T08:58:00Z">
              <w:rPr/>
            </w:rPrChange>
          </w:rPr>
          <w:t>HEAR :</w:t>
        </w:r>
        <w:proofErr w:type="gramEnd"/>
        <w:r w:rsidRPr="00630215">
          <w:rPr>
            <w:lang w:val="en-US"/>
            <w:rPrChange w:id="506" w:author="김은수" w:date="2026-10-13T17:58:00Z" w16du:dateUtc="2026-10-13T08:58:00Z">
              <w:rPr/>
            </w:rPrChange>
          </w:rPr>
          <w:t xml:space="preserve"> Microcode</w:t>
        </w:r>
      </w:ins>
    </w:p>
    <w:p w14:paraId="2F86165D" w14:textId="77777777" w:rsidR="001909A9" w:rsidRPr="00630215" w:rsidRDefault="001909A9" w:rsidP="00543529">
      <w:pPr>
        <w:pStyle w:val="TDC30"/>
        <w:rPr>
          <w:lang w:val="en-US"/>
          <w:rPrChange w:id="507" w:author="김은수" w:date="2026-10-13T17:58:00Z" w16du:dateUtc="2026-10-13T08:58:00Z">
            <w:rPr/>
          </w:rPrChange>
        </w:rPr>
        <w:pPrChange w:id="508" w:author="김은수" w:date="2026-10-13T18:08:00Z" w16du:dateUtc="2026-10-13T09:08:00Z">
          <w:pPr>
            <w:spacing w:line="240" w:lineRule="auto"/>
            <w:ind w:leftChars="500" w:left="1000"/>
          </w:pPr>
        </w:pPrChange>
      </w:pPr>
      <w:r w:rsidRPr="00630215">
        <w:rPr>
          <w:lang w:val="en-US"/>
          <w:rPrChange w:id="509" w:author="김은수" w:date="2026-10-13T17:58:00Z" w16du:dateUtc="2026-10-13T08:58:00Z">
            <w:rPr/>
          </w:rPrChange>
        </w:rPr>
        <w:t xml:space="preserve">- ARM </w:t>
      </w:r>
      <w:del w:id="510" w:author="김은수" w:date="2026-09-28T17:07:00Z" w16du:dateUtc="2026-09-28T08:07:00Z">
        <w:r w:rsidRPr="00630215">
          <w:rPr>
            <w:rFonts w:hint="eastAsia"/>
            <w:lang w:val="en-US"/>
            <w:rPrChange w:id="511" w:author="김은수" w:date="2026-10-13T17:58:00Z" w16du:dateUtc="2026-10-13T08:58:00Z">
              <w:rPr>
                <w:rFonts w:hint="eastAsia"/>
              </w:rPr>
            </w:rPrChange>
          </w:rPr>
          <w:delText>c</w:delText>
        </w:r>
        <w:r w:rsidRPr="00630215">
          <w:rPr>
            <w:lang w:val="en-US"/>
            <w:rPrChange w:id="512" w:author="김은수" w:date="2026-10-13T17:58:00Z" w16du:dateUtc="2026-10-13T08:58:00Z">
              <w:rPr/>
            </w:rPrChange>
          </w:rPr>
          <w:delText>ore</w:delText>
        </w:r>
      </w:del>
      <w:ins w:id="513" w:author="김은수" w:date="2026-09-28T17:07:00Z" w16du:dateUtc="2026-09-28T08:07:00Z">
        <w:r w:rsidRPr="00630215">
          <w:rPr>
            <w:lang w:val="en-US"/>
            <w:rPrChange w:id="514" w:author="김은수" w:date="2026-10-13T17:58:00Z" w16du:dateUtc="2026-10-13T08:58:00Z">
              <w:rPr/>
            </w:rPrChange>
          </w:rPr>
          <w:t>Cortex-M</w:t>
        </w:r>
        <w:proofErr w:type="gramStart"/>
        <w:r w:rsidRPr="00630215">
          <w:rPr>
            <w:lang w:val="en-US"/>
            <w:rPrChange w:id="515" w:author="김은수" w:date="2026-10-13T17:58:00Z" w16du:dateUtc="2026-10-13T08:58:00Z">
              <w:rPr/>
            </w:rPrChange>
          </w:rPr>
          <w:t>3</w:t>
        </w:r>
      </w:ins>
      <w:r w:rsidRPr="00630215">
        <w:rPr>
          <w:lang w:val="en-US"/>
          <w:rPrChange w:id="516" w:author="김은수" w:date="2026-10-13T17:58:00Z" w16du:dateUtc="2026-10-13T08:58:00Z">
            <w:rPr/>
          </w:rPrChange>
        </w:rPr>
        <w:t xml:space="preserve"> :</w:t>
      </w:r>
      <w:proofErr w:type="gramEnd"/>
      <w:r w:rsidRPr="00630215">
        <w:rPr>
          <w:lang w:val="en-US"/>
          <w:rPrChange w:id="517" w:author="김은수" w:date="2026-10-13T17:58:00Z" w16du:dateUtc="2026-10-13T08:58:00Z">
            <w:rPr/>
          </w:rPrChange>
        </w:rPr>
        <w:t xml:space="preserve"> C language</w:t>
      </w:r>
      <w:del w:id="518" w:author="김은수" w:date="2026-09-28T17:07:00Z" w16du:dateUtc="2026-09-28T08:07:00Z">
        <w:r w:rsidRPr="00630215">
          <w:rPr>
            <w:lang w:val="en-US"/>
            <w:rPrChange w:id="519" w:author="김은수" w:date="2026-10-13T17:58:00Z" w16du:dateUtc="2026-10-13T08:58:00Z">
              <w:rPr/>
            </w:rPrChange>
          </w:rPr>
          <w:delText xml:space="preserve"> </w:delText>
        </w:r>
      </w:del>
    </w:p>
    <w:p w14:paraId="4614A801" w14:textId="77777777" w:rsidR="0057154E" w:rsidRPr="00630215" w:rsidRDefault="000B7DF5" w:rsidP="00543529">
      <w:pPr>
        <w:pStyle w:val="TDC30"/>
        <w:rPr>
          <w:ins w:id="520" w:author="김은수" w:date="2026-10-12T12:26:00Z"/>
          <w:lang w:val="en-US"/>
          <w:rPrChange w:id="521" w:author="김은수" w:date="2026-10-13T17:58:00Z" w16du:dateUtc="2026-10-13T08:58:00Z">
            <w:rPr>
              <w:ins w:id="522" w:author="김은수" w:date="2026-10-12T12:26:00Z"/>
            </w:rPr>
          </w:rPrChange>
        </w:rPr>
        <w:pPrChange w:id="523" w:author="김은수" w:date="2026-10-13T18:08:00Z" w16du:dateUtc="2026-10-13T09:08:00Z">
          <w:pPr>
            <w:spacing w:line="240" w:lineRule="auto"/>
            <w:ind w:leftChars="500" w:left="1000"/>
          </w:pPr>
        </w:pPrChange>
      </w:pPr>
      <w:ins w:id="524" w:author="김은수" w:date="2026-10-12T12:26:00Z">
        <w:r w:rsidRPr="00630215">
          <w:rPr>
            <w:b/>
            <w:bCs/>
            <w:color w:val="C00000"/>
            <w:lang w:val="en-US"/>
            <w:rPrChange w:id="525" w:author="김은수" w:date="2026-10-13T17:58:00Z" w16du:dateUtc="2026-10-13T08:58:00Z">
              <w:rPr>
                <w:b/>
                <w:bCs/>
                <w:color w:val="C00000"/>
              </w:rPr>
            </w:rPrChange>
          </w:rPr>
          <w:t>- QCC</w:t>
        </w:r>
        <w:proofErr w:type="gramStart"/>
        <w:r w:rsidRPr="00630215">
          <w:rPr>
            <w:b/>
            <w:bCs/>
            <w:color w:val="C00000"/>
            <w:lang w:val="en-US"/>
            <w:rPrChange w:id="526" w:author="김은수" w:date="2026-10-13T17:58:00Z" w16du:dateUtc="2026-10-13T08:58:00Z">
              <w:rPr>
                <w:b/>
                <w:bCs/>
                <w:color w:val="C00000"/>
              </w:rPr>
            </w:rPrChange>
          </w:rPr>
          <w:t>5181 :</w:t>
        </w:r>
        <w:proofErr w:type="gramEnd"/>
        <w:r w:rsidRPr="00630215">
          <w:rPr>
            <w:b/>
            <w:bCs/>
            <w:color w:val="C00000"/>
            <w:lang w:val="en-US"/>
            <w:rPrChange w:id="527" w:author="김은수" w:date="2026-10-13T17:58:00Z" w16du:dateUtc="2026-10-13T08:58:00Z">
              <w:rPr>
                <w:b/>
                <w:bCs/>
                <w:color w:val="C00000"/>
              </w:rPr>
            </w:rPrChange>
          </w:rPr>
          <w:t xml:space="preserve"> C language </w:t>
        </w:r>
        <w:r>
          <w:rPr>
            <w:b/>
            <w:bCs/>
            <w:color w:val="C00000"/>
          </w:rPr>
          <w:t>및</w:t>
        </w:r>
        <w:r w:rsidRPr="00630215">
          <w:rPr>
            <w:b/>
            <w:bCs/>
            <w:color w:val="C00000"/>
            <w:lang w:val="en-US"/>
            <w:rPrChange w:id="528" w:author="김은수" w:date="2026-10-13T17:58:00Z" w16du:dateUtc="2026-10-13T08:58:00Z">
              <w:rPr>
                <w:b/>
                <w:bCs/>
                <w:color w:val="C00000"/>
              </w:rPr>
            </w:rPrChange>
          </w:rPr>
          <w:t xml:space="preserve"> </w:t>
        </w:r>
        <w:r>
          <w:rPr>
            <w:b/>
            <w:bCs/>
            <w:color w:val="C00000"/>
          </w:rPr>
          <w:t>제조사</w:t>
        </w:r>
        <w:r w:rsidRPr="00630215">
          <w:rPr>
            <w:b/>
            <w:bCs/>
            <w:color w:val="C00000"/>
            <w:lang w:val="en-US"/>
            <w:rPrChange w:id="529" w:author="김은수" w:date="2026-10-13T17:58:00Z" w16du:dateUtc="2026-10-13T08:58:00Z">
              <w:rPr>
                <w:b/>
                <w:bCs/>
                <w:color w:val="C00000"/>
              </w:rPr>
            </w:rPrChange>
          </w:rPr>
          <w:t xml:space="preserve"> </w:t>
        </w:r>
        <w:r>
          <w:rPr>
            <w:b/>
            <w:bCs/>
            <w:color w:val="C00000"/>
          </w:rPr>
          <w:t>제공</w:t>
        </w:r>
        <w:r w:rsidRPr="00630215">
          <w:rPr>
            <w:b/>
            <w:bCs/>
            <w:color w:val="C00000"/>
            <w:lang w:val="en-US"/>
            <w:rPrChange w:id="530" w:author="김은수" w:date="2026-10-13T17:58:00Z" w16du:dateUtc="2026-10-13T08:58:00Z">
              <w:rPr>
                <w:b/>
                <w:bCs/>
                <w:color w:val="C00000"/>
              </w:rPr>
            </w:rPrChange>
          </w:rPr>
          <w:t xml:space="preserve"> Bluetooth stack/Built-in library</w:t>
        </w:r>
        <w:r>
          <w:rPr>
            <w:b/>
            <w:bCs/>
            <w:color w:val="C00000"/>
          </w:rPr>
          <w:t>와</w:t>
        </w:r>
        <w:r w:rsidRPr="00630215">
          <w:rPr>
            <w:b/>
            <w:bCs/>
            <w:color w:val="C00000"/>
            <w:lang w:val="en-US"/>
            <w:rPrChange w:id="531" w:author="김은수" w:date="2026-10-13T17:58:00Z" w16du:dateUtc="2026-10-13T08:58:00Z">
              <w:rPr>
                <w:b/>
                <w:bCs/>
                <w:color w:val="C00000"/>
              </w:rPr>
            </w:rPrChange>
          </w:rPr>
          <w:t xml:space="preserve"> scheduler</w:t>
        </w:r>
        <w:r>
          <w:rPr>
            <w:b/>
            <w:bCs/>
            <w:color w:val="C00000"/>
          </w:rPr>
          <w:t>를</w:t>
        </w:r>
        <w:r w:rsidRPr="00630215">
          <w:rPr>
            <w:b/>
            <w:bCs/>
            <w:color w:val="C00000"/>
            <w:lang w:val="en-US"/>
            <w:rPrChange w:id="532" w:author="김은수" w:date="2026-10-13T17:58:00Z" w16du:dateUtc="2026-10-13T08:58:00Z">
              <w:rPr>
                <w:b/>
                <w:bCs/>
                <w:color w:val="C00000"/>
              </w:rPr>
            </w:rPrChange>
          </w:rPr>
          <w:t xml:space="preserve"> </w:t>
        </w:r>
        <w:r>
          <w:rPr>
            <w:b/>
            <w:bCs/>
            <w:color w:val="C00000"/>
          </w:rPr>
          <w:t>사용하는</w:t>
        </w:r>
        <w:r w:rsidRPr="00630215">
          <w:rPr>
            <w:b/>
            <w:bCs/>
            <w:color w:val="C00000"/>
            <w:lang w:val="en-US"/>
            <w:rPrChange w:id="533" w:author="김은수" w:date="2026-10-13T17:58:00Z" w16du:dateUtc="2026-10-13T08:58:00Z">
              <w:rPr>
                <w:b/>
                <w:bCs/>
                <w:color w:val="C00000"/>
              </w:rPr>
            </w:rPrChange>
          </w:rPr>
          <w:t xml:space="preserve"> </w:t>
        </w:r>
        <w:r>
          <w:rPr>
            <w:b/>
            <w:bCs/>
            <w:color w:val="C00000"/>
          </w:rPr>
          <w:t>펌웨어로</w:t>
        </w:r>
        <w:r w:rsidRPr="00630215">
          <w:rPr>
            <w:b/>
            <w:bCs/>
            <w:color w:val="C00000"/>
            <w:lang w:val="en-US"/>
            <w:rPrChange w:id="534" w:author="김은수" w:date="2026-10-13T17:58:00Z" w16du:dateUtc="2026-10-13T08:58:00Z">
              <w:rPr>
                <w:b/>
                <w:bCs/>
                <w:color w:val="C00000"/>
              </w:rPr>
            </w:rPrChange>
          </w:rPr>
          <w:t xml:space="preserve"> </w:t>
        </w:r>
        <w:r>
          <w:rPr>
            <w:b/>
            <w:bCs/>
            <w:color w:val="C00000"/>
          </w:rPr>
          <w:t>구성한다</w:t>
        </w:r>
        <w:r w:rsidRPr="00630215">
          <w:rPr>
            <w:b/>
            <w:bCs/>
            <w:color w:val="C00000"/>
            <w:lang w:val="en-US"/>
            <w:rPrChange w:id="535" w:author="김은수" w:date="2026-10-13T17:58:00Z" w16du:dateUtc="2026-10-13T08:58:00Z">
              <w:rPr>
                <w:b/>
                <w:bCs/>
                <w:color w:val="C00000"/>
              </w:rPr>
            </w:rPrChange>
          </w:rPr>
          <w:t>.</w:t>
        </w:r>
      </w:ins>
    </w:p>
    <w:p w14:paraId="217E0D60" w14:textId="77777777" w:rsidR="0057154E" w:rsidRPr="00630215" w:rsidRDefault="000B7DF5" w:rsidP="00543529">
      <w:pPr>
        <w:pStyle w:val="TDC30"/>
        <w:keepLines/>
        <w:rPr>
          <w:ins w:id="536" w:author="김은수" w:date="2026-10-12T12:26:00Z"/>
          <w:lang w:val="en-US"/>
          <w:rPrChange w:id="537" w:author="김은수" w:date="2026-10-13T17:58:00Z" w16du:dateUtc="2026-10-13T08:58:00Z">
            <w:rPr>
              <w:ins w:id="538" w:author="김은수" w:date="2026-10-12T12:26:00Z"/>
            </w:rPr>
          </w:rPrChange>
        </w:rPr>
        <w:pPrChange w:id="539" w:author="김은수" w:date="2026-10-13T18:08:00Z" w16du:dateUtc="2026-10-13T09:08:00Z">
          <w:pPr>
            <w:spacing w:line="240" w:lineRule="auto"/>
            <w:ind w:leftChars="500" w:left="1000"/>
          </w:pPr>
        </w:pPrChange>
      </w:pPr>
      <w:ins w:id="540" w:author="김은수" w:date="2026-10-12T12:26:00Z">
        <w:del w:id="541" w:author="김은수" w:date="2026-10-13T08:33:00Z">
          <w:r w:rsidRPr="00630215">
            <w:rPr>
              <w:color w:val="C00000"/>
              <w:sz w:val="24"/>
              <w:szCs w:val="24"/>
              <w:u w:val="single"/>
              <w:lang w:val="en-US"/>
              <w:rPrChange w:id="542" w:author="김은수" w:date="2026-10-13T17:58:00Z" w16du:dateUtc="2026-10-13T08:58:00Z">
                <w:rPr>
                  <w:color w:val="C00000"/>
                  <w:sz w:val="24"/>
                  <w:szCs w:val="24"/>
                  <w:u w:val="single"/>
                </w:rPr>
              </w:rPrChange>
            </w:rPr>
            <w:delText xml:space="preserve">[QCC </w:delText>
          </w:r>
          <w:r>
            <w:rPr>
              <w:color w:val="C00000"/>
              <w:sz w:val="24"/>
              <w:szCs w:val="24"/>
              <w:u w:val="single"/>
            </w:rPr>
            <w:delText>자료</w:delText>
          </w:r>
          <w:r w:rsidRPr="00630215">
            <w:rPr>
              <w:color w:val="C00000"/>
              <w:sz w:val="24"/>
              <w:szCs w:val="24"/>
              <w:u w:val="single"/>
              <w:lang w:val="en-US"/>
              <w:rPrChange w:id="543" w:author="김은수" w:date="2026-10-13T17:58:00Z" w16du:dateUtc="2026-10-13T08:58:00Z">
                <w:rPr>
                  <w:color w:val="C00000"/>
                  <w:sz w:val="24"/>
                  <w:szCs w:val="24"/>
                  <w:u w:val="single"/>
                </w:rPr>
              </w:rPrChange>
            </w:rPr>
            <w:delText xml:space="preserve"> </w:delText>
          </w:r>
          <w:r>
            <w:rPr>
              <w:color w:val="C00000"/>
              <w:sz w:val="24"/>
              <w:szCs w:val="24"/>
              <w:u w:val="single"/>
            </w:rPr>
            <w:delText>입력</w:delText>
          </w:r>
          <w:r w:rsidRPr="00630215">
            <w:rPr>
              <w:color w:val="C00000"/>
              <w:sz w:val="24"/>
              <w:szCs w:val="24"/>
              <w:u w:val="single"/>
              <w:lang w:val="en-US"/>
              <w:rPrChange w:id="544" w:author="김은수" w:date="2026-10-13T17:58:00Z" w16du:dateUtc="2026-10-13T08:58:00Z">
                <w:rPr>
                  <w:color w:val="C00000"/>
                  <w:sz w:val="24"/>
                  <w:szCs w:val="24"/>
                  <w:u w:val="single"/>
                </w:rPr>
              </w:rPrChange>
            </w:rPr>
            <w:delText xml:space="preserve">] </w:delText>
          </w:r>
          <w:r>
            <w:rPr>
              <w:color w:val="C00000"/>
              <w:sz w:val="24"/>
              <w:szCs w:val="24"/>
              <w:u w:val="single"/>
            </w:rPr>
            <w:delText>실제</w:delText>
          </w:r>
          <w:r w:rsidRPr="00630215">
            <w:rPr>
              <w:color w:val="C00000"/>
              <w:sz w:val="24"/>
              <w:szCs w:val="24"/>
              <w:u w:val="single"/>
              <w:lang w:val="en-US"/>
              <w:rPrChange w:id="545" w:author="김은수" w:date="2026-10-13T17:58:00Z" w16du:dateUtc="2026-10-13T08:58:00Z">
                <w:rPr>
                  <w:color w:val="C00000"/>
                  <w:sz w:val="24"/>
                  <w:szCs w:val="24"/>
                  <w:u w:val="single"/>
                </w:rPr>
              </w:rPrChange>
            </w:rPr>
            <w:delText xml:space="preserve"> QCC </w:delText>
          </w:r>
          <w:r>
            <w:rPr>
              <w:color w:val="C00000"/>
              <w:sz w:val="24"/>
              <w:szCs w:val="24"/>
              <w:u w:val="single"/>
            </w:rPr>
            <w:delText>개발</w:delText>
          </w:r>
          <w:r w:rsidRPr="00630215">
            <w:rPr>
              <w:color w:val="C00000"/>
              <w:sz w:val="24"/>
              <w:szCs w:val="24"/>
              <w:u w:val="single"/>
              <w:lang w:val="en-US"/>
              <w:rPrChange w:id="546" w:author="김은수" w:date="2026-10-13T17:58:00Z" w16du:dateUtc="2026-10-13T08:58:00Z">
                <w:rPr>
                  <w:color w:val="C00000"/>
                  <w:sz w:val="24"/>
                  <w:szCs w:val="24"/>
                  <w:u w:val="single"/>
                </w:rPr>
              </w:rPrChange>
            </w:rPr>
            <w:delText xml:space="preserve"> </w:delText>
          </w:r>
          <w:r>
            <w:rPr>
              <w:color w:val="C00000"/>
              <w:sz w:val="24"/>
              <w:szCs w:val="24"/>
              <w:u w:val="single"/>
            </w:rPr>
            <w:delText>환경</w:delText>
          </w:r>
          <w:r w:rsidRPr="00630215">
            <w:rPr>
              <w:color w:val="C00000"/>
              <w:sz w:val="24"/>
              <w:szCs w:val="24"/>
              <w:u w:val="single"/>
              <w:lang w:val="en-US"/>
              <w:rPrChange w:id="547" w:author="김은수" w:date="2026-10-13T17:58:00Z" w16du:dateUtc="2026-10-13T08:58:00Z">
                <w:rPr>
                  <w:color w:val="C00000"/>
                  <w:sz w:val="24"/>
                  <w:szCs w:val="24"/>
                  <w:u w:val="single"/>
                </w:rPr>
              </w:rPrChange>
            </w:rPr>
            <w:delText xml:space="preserve">, </w:delText>
          </w:r>
          <w:r>
            <w:rPr>
              <w:color w:val="C00000"/>
              <w:sz w:val="24"/>
              <w:szCs w:val="24"/>
              <w:u w:val="single"/>
            </w:rPr>
            <w:delText>라이브러리</w:delText>
          </w:r>
          <w:r w:rsidRPr="00630215">
            <w:rPr>
              <w:color w:val="C00000"/>
              <w:sz w:val="24"/>
              <w:szCs w:val="24"/>
              <w:u w:val="single"/>
              <w:lang w:val="en-US"/>
              <w:rPrChange w:id="548" w:author="김은수" w:date="2026-10-13T17:58:00Z" w16du:dateUtc="2026-10-13T08:58:00Z">
                <w:rPr>
                  <w:color w:val="C00000"/>
                  <w:sz w:val="24"/>
                  <w:szCs w:val="24"/>
                  <w:u w:val="single"/>
                </w:rPr>
              </w:rPrChange>
            </w:rPr>
            <w:delText xml:space="preserve">/ADK </w:delText>
          </w:r>
          <w:r>
            <w:rPr>
              <w:color w:val="C00000"/>
              <w:sz w:val="24"/>
              <w:szCs w:val="24"/>
              <w:u w:val="single"/>
            </w:rPr>
            <w:delText>버전과</w:delText>
          </w:r>
          <w:r w:rsidRPr="00630215">
            <w:rPr>
              <w:color w:val="C00000"/>
              <w:sz w:val="24"/>
              <w:szCs w:val="24"/>
              <w:u w:val="single"/>
              <w:lang w:val="en-US"/>
              <w:rPrChange w:id="549" w:author="김은수" w:date="2026-10-13T17:58:00Z" w16du:dateUtc="2026-10-13T08:58:00Z">
                <w:rPr>
                  <w:color w:val="C00000"/>
                  <w:sz w:val="24"/>
                  <w:szCs w:val="24"/>
                  <w:u w:val="single"/>
                </w:rPr>
              </w:rPrChange>
            </w:rPr>
            <w:delText xml:space="preserve"> </w:delText>
          </w:r>
          <w:r>
            <w:rPr>
              <w:color w:val="C00000"/>
              <w:sz w:val="24"/>
              <w:szCs w:val="24"/>
              <w:u w:val="single"/>
            </w:rPr>
            <w:delText>빌드</w:delText>
          </w:r>
          <w:r w:rsidRPr="00630215">
            <w:rPr>
              <w:color w:val="C00000"/>
              <w:sz w:val="24"/>
              <w:szCs w:val="24"/>
              <w:u w:val="single"/>
              <w:lang w:val="en-US"/>
              <w:rPrChange w:id="550" w:author="김은수" w:date="2026-10-13T17:58:00Z" w16du:dateUtc="2026-10-13T08:58:00Z">
                <w:rPr>
                  <w:color w:val="C00000"/>
                  <w:sz w:val="24"/>
                  <w:szCs w:val="24"/>
                  <w:u w:val="single"/>
                </w:rPr>
              </w:rPrChange>
            </w:rPr>
            <w:delText xml:space="preserve"> </w:delText>
          </w:r>
          <w:r>
            <w:rPr>
              <w:color w:val="C00000"/>
              <w:sz w:val="24"/>
              <w:szCs w:val="24"/>
              <w:u w:val="single"/>
            </w:rPr>
            <w:delText>구성을</w:delText>
          </w:r>
          <w:r w:rsidRPr="00630215">
            <w:rPr>
              <w:color w:val="C00000"/>
              <w:sz w:val="24"/>
              <w:szCs w:val="24"/>
              <w:u w:val="single"/>
              <w:lang w:val="en-US"/>
              <w:rPrChange w:id="551" w:author="김은수" w:date="2026-10-13T17:58:00Z" w16du:dateUtc="2026-10-13T08:58:00Z">
                <w:rPr>
                  <w:color w:val="C00000"/>
                  <w:sz w:val="24"/>
                  <w:szCs w:val="24"/>
                  <w:u w:val="single"/>
                </w:rPr>
              </w:rPrChange>
            </w:rPr>
            <w:delText xml:space="preserve"> </w:delText>
          </w:r>
          <w:r>
            <w:rPr>
              <w:color w:val="C00000"/>
              <w:sz w:val="24"/>
              <w:szCs w:val="24"/>
              <w:u w:val="single"/>
            </w:rPr>
            <w:delText>입력한다</w:delText>
          </w:r>
          <w:r w:rsidRPr="00630215">
            <w:rPr>
              <w:color w:val="C00000"/>
              <w:sz w:val="24"/>
              <w:szCs w:val="24"/>
              <w:u w:val="single"/>
              <w:lang w:val="en-US"/>
              <w:rPrChange w:id="552" w:author="김은수" w:date="2026-10-13T17:58:00Z" w16du:dateUtc="2026-10-13T08:58:00Z">
                <w:rPr>
                  <w:color w:val="C00000"/>
                  <w:sz w:val="24"/>
                  <w:szCs w:val="24"/>
                  <w:u w:val="single"/>
                </w:rPr>
              </w:rPrChange>
            </w:rPr>
            <w:delText>.</w:delText>
          </w:r>
        </w:del>
      </w:ins>
      <w:ins w:id="553" w:author="김은수" w:date="2026-10-13T08:33:00Z">
        <w:r w:rsidRPr="00630215">
          <w:rPr>
            <w:lang w:val="en-US"/>
            <w:rPrChange w:id="554" w:author="김은수" w:date="2026-10-13T17:58:00Z" w16du:dateUtc="2026-10-13T08:58:00Z">
              <w:rPr/>
            </w:rPrChange>
          </w:rPr>
          <w:t xml:space="preserve">QCC </w:t>
        </w:r>
        <w:r>
          <w:t>개발</w:t>
        </w:r>
        <w:r w:rsidRPr="00630215">
          <w:rPr>
            <w:lang w:val="en-US"/>
            <w:rPrChange w:id="555" w:author="김은수" w:date="2026-10-13T17:58:00Z" w16du:dateUtc="2026-10-13T08:58:00Z">
              <w:rPr/>
            </w:rPrChange>
          </w:rPr>
          <w:t xml:space="preserve"> </w:t>
        </w:r>
        <w:r>
          <w:t>환경의</w:t>
        </w:r>
        <w:r w:rsidRPr="00630215">
          <w:rPr>
            <w:lang w:val="en-US"/>
            <w:rPrChange w:id="556" w:author="김은수" w:date="2026-10-13T17:58:00Z" w16du:dateUtc="2026-10-13T08:58:00Z">
              <w:rPr/>
            </w:rPrChange>
          </w:rPr>
          <w:t xml:space="preserve"> </w:t>
        </w:r>
        <w:r>
          <w:t>라이브러리</w:t>
        </w:r>
        <w:r w:rsidRPr="00630215">
          <w:rPr>
            <w:lang w:val="en-US"/>
            <w:rPrChange w:id="557" w:author="김은수" w:date="2026-10-13T17:58:00Z" w16du:dateUtc="2026-10-13T08:58:00Z">
              <w:rPr/>
            </w:rPrChange>
          </w:rPr>
          <w:t xml:space="preserve">/ADK </w:t>
        </w:r>
        <w:r>
          <w:t>버전과</w:t>
        </w:r>
        <w:r w:rsidRPr="00630215">
          <w:rPr>
            <w:lang w:val="en-US"/>
            <w:rPrChange w:id="558" w:author="김은수" w:date="2026-10-13T17:58:00Z" w16du:dateUtc="2026-10-13T08:58:00Z">
              <w:rPr/>
            </w:rPrChange>
          </w:rPr>
          <w:t xml:space="preserve"> </w:t>
        </w:r>
        <w:r>
          <w:t>빌드</w:t>
        </w:r>
        <w:r w:rsidRPr="00630215">
          <w:rPr>
            <w:lang w:val="en-US"/>
            <w:rPrChange w:id="559" w:author="김은수" w:date="2026-10-13T17:58:00Z" w16du:dateUtc="2026-10-13T08:58:00Z">
              <w:rPr/>
            </w:rPrChange>
          </w:rPr>
          <w:t xml:space="preserve"> </w:t>
        </w:r>
        <w:r>
          <w:t>구성은</w:t>
        </w:r>
        <w:r w:rsidRPr="00630215">
          <w:rPr>
            <w:lang w:val="en-US"/>
            <w:rPrChange w:id="560" w:author="김은수" w:date="2026-10-13T17:58:00Z" w16du:dateUtc="2026-10-13T08:58:00Z">
              <w:rPr/>
            </w:rPrChange>
          </w:rPr>
          <w:t xml:space="preserve"> </w:t>
        </w:r>
        <w:r>
          <w:t>미확정이다</w:t>
        </w:r>
        <w:r w:rsidRPr="00630215">
          <w:rPr>
            <w:lang w:val="en-US"/>
            <w:rPrChange w:id="561" w:author="김은수" w:date="2026-10-13T17:58:00Z" w16du:dateUtc="2026-10-13T08:58:00Z">
              <w:rPr/>
            </w:rPrChange>
          </w:rPr>
          <w:t>.</w:t>
        </w:r>
      </w:ins>
    </w:p>
    <w:p w14:paraId="7BD3DBA3" w14:textId="77777777" w:rsidR="001909A9" w:rsidRDefault="001909A9" w:rsidP="00543529">
      <w:pPr>
        <w:pStyle w:val="TDC3"/>
        <w:numPr>
          <w:ilvl w:val="2"/>
          <w:numId w:val="7"/>
        </w:numPr>
        <w:pPrChange w:id="562" w:author="김은수" w:date="2026-10-13T18:08:00Z" w16du:dateUtc="2026-10-13T09:08:00Z">
          <w:pPr>
            <w:pStyle w:val="3"/>
            <w:numPr>
              <w:ilvl w:val="2"/>
              <w:numId w:val="7"/>
            </w:numPr>
            <w:spacing w:after="0" w:line="240" w:lineRule="auto"/>
            <w:ind w:leftChars="0" w:left="397" w:firstLineChars="0" w:firstLine="0"/>
          </w:pPr>
        </w:pPrChange>
      </w:pPr>
      <w:bookmarkStart w:id="563" w:name="_Toc242805729"/>
      <w:r w:rsidRPr="002B7824">
        <w:t>프로그램 사이즈</w:t>
      </w:r>
      <w:bookmarkEnd w:id="563"/>
    </w:p>
    <w:p w14:paraId="099DEC29" w14:textId="77777777" w:rsidR="001909A9" w:rsidRDefault="001909A9" w:rsidP="00543529">
      <w:pPr>
        <w:pStyle w:val="TDC30"/>
        <w:rPr>
          <w:del w:id="564" w:author="김은수" w:date="2026-09-28T17:07:00Z" w16du:dateUtc="2026-09-28T08:07:00Z"/>
        </w:rPr>
        <w:pPrChange w:id="565" w:author="김은수" w:date="2026-10-13T18:08:00Z" w16du:dateUtc="2026-10-13T09:08:00Z">
          <w:pPr>
            <w:spacing w:after="0" w:line="240" w:lineRule="auto"/>
            <w:ind w:leftChars="500" w:left="1000"/>
          </w:pPr>
        </w:pPrChange>
      </w:pPr>
      <w:del w:id="566" w:author="김은수" w:date="2026-09-28T17:07:00Z" w16du:dateUtc="2026-09-28T08:07:00Z">
        <w:r>
          <w:rPr>
            <w:rFonts w:hint="eastAsia"/>
          </w:rPr>
          <w:delText>-</w:delText>
        </w:r>
        <w:r>
          <w:delText xml:space="preserve"> 72kBytes </w:delText>
        </w:r>
        <w:r>
          <w:rPr>
            <w:rFonts w:hint="eastAsia"/>
          </w:rPr>
          <w:delText>이하</w:delText>
        </w:r>
      </w:del>
    </w:p>
    <w:p w14:paraId="0A79A2C3" w14:textId="77777777" w:rsidR="001909A9" w:rsidRDefault="001909A9" w:rsidP="00543529">
      <w:pPr>
        <w:pStyle w:val="TDC30"/>
        <w:rPr>
          <w:ins w:id="567" w:author="김은수" w:date="2026-09-28T17:07:00Z" w16du:dateUtc="2026-09-28T08:07:00Z"/>
        </w:rPr>
        <w:pPrChange w:id="568" w:author="김은수" w:date="2026-10-13T18:08:00Z" w16du:dateUtc="2026-10-13T09:08:00Z">
          <w:pPr>
            <w:spacing w:after="0" w:line="240" w:lineRule="auto"/>
            <w:ind w:leftChars="500" w:left="1000"/>
          </w:pPr>
        </w:pPrChange>
      </w:pPr>
      <w:ins w:id="569" w:author="김은수" w:date="2026-09-28T17:07:00Z" w16du:dateUtc="2026-09-28T08:07:00Z">
        <w:r w:rsidRPr="002B7824">
          <w:t xml:space="preserve">- 각 코어의 실행 코드와 데이터가 </w:t>
        </w:r>
        <w:proofErr w:type="spellStart"/>
        <w:r w:rsidRPr="002B7824">
          <w:t>링커에서</w:t>
        </w:r>
        <w:proofErr w:type="spellEnd"/>
        <w:r w:rsidRPr="002B7824">
          <w:t xml:space="preserve"> 할당한 메모리 범위를 넘지 않아야 한다.</w:t>
        </w:r>
      </w:ins>
    </w:p>
    <w:p w14:paraId="7765B95A" w14:textId="77777777" w:rsidR="0057154E" w:rsidRDefault="000B7DF5" w:rsidP="00543529">
      <w:pPr>
        <w:pStyle w:val="TDC30"/>
        <w:rPr>
          <w:ins w:id="570" w:author="김은수" w:date="2026-10-12T12:26:00Z"/>
        </w:rPr>
        <w:pPrChange w:id="571" w:author="김은수" w:date="2026-10-13T18:08:00Z" w16du:dateUtc="2026-10-13T09:08:00Z">
          <w:pPr>
            <w:spacing w:after="0" w:line="240" w:lineRule="auto"/>
            <w:ind w:leftChars="500" w:left="1000"/>
          </w:pPr>
        </w:pPrChange>
      </w:pPr>
      <w:proofErr w:type="spellStart"/>
      <w:ins w:id="572" w:author="김은수" w:date="2026-10-12T12:26:00Z">
        <w:r w:rsidRPr="002B7824">
          <w:rPr>
            <w:b/>
            <w:bCs/>
            <w:color w:val="C00000"/>
          </w:rPr>
          <w:t>QCC의</w:t>
        </w:r>
        <w:proofErr w:type="spellEnd"/>
        <w:r w:rsidRPr="002B7824">
          <w:rPr>
            <w:b/>
            <w:bCs/>
            <w:color w:val="C00000"/>
          </w:rPr>
          <w:t xml:space="preserve"> 실행 이미지와 저장 데이터는 </w:t>
        </w:r>
        <w:proofErr w:type="spellStart"/>
        <w:r w:rsidRPr="002B7824">
          <w:rPr>
            <w:b/>
            <w:bCs/>
            <w:color w:val="C00000"/>
          </w:rPr>
          <w:t>QCC에</w:t>
        </w:r>
        <w:proofErr w:type="spellEnd"/>
        <w:r w:rsidRPr="002B7824">
          <w:rPr>
            <w:b/>
            <w:bCs/>
            <w:color w:val="C00000"/>
          </w:rPr>
          <w:t xml:space="preserve"> 할당한 메모리 영역의 범위를 넘지 않아야 한다. E8300 코어의 메모리 값과 QCC 메모리 값은 구분한다.</w:t>
        </w:r>
      </w:ins>
    </w:p>
    <w:p w14:paraId="14849979" w14:textId="77777777" w:rsidR="0057154E" w:rsidRDefault="000B7DF5" w:rsidP="00543529">
      <w:pPr>
        <w:pStyle w:val="TDC30"/>
        <w:keepLines/>
        <w:rPr>
          <w:ins w:id="573" w:author="김은수" w:date="2026-10-12T12:26:00Z"/>
        </w:rPr>
        <w:pPrChange w:id="574" w:author="김은수" w:date="2026-10-13T18:08:00Z" w16du:dateUtc="2026-10-13T09:08:00Z">
          <w:pPr>
            <w:spacing w:after="0" w:line="240" w:lineRule="auto"/>
            <w:ind w:leftChars="500" w:left="1000"/>
          </w:pPr>
        </w:pPrChange>
      </w:pPr>
      <w:ins w:id="575" w:author="김은수" w:date="2026-10-12T12:26:00Z">
        <w:del w:id="576" w:author="김은수" w:date="2026-10-13T08:33:00Z">
          <w:r>
            <w:rPr>
              <w:color w:val="C00000"/>
              <w:sz w:val="24"/>
              <w:szCs w:val="24"/>
              <w:u w:val="single"/>
            </w:rPr>
            <w:delText>[QCC 자료 입력] QCC의 실제 메모리 배치, 실행 이미지/데이터 사용량과 부트 이미지 검사 설정을 입력한다.</w:delText>
          </w:r>
        </w:del>
      </w:ins>
      <w:proofErr w:type="spellStart"/>
      <w:ins w:id="577" w:author="김은수" w:date="2026-10-13T08:33:00Z">
        <w:r>
          <w:t>QCC의</w:t>
        </w:r>
        <w:proofErr w:type="spellEnd"/>
        <w:r>
          <w:t xml:space="preserve"> 실제 메모리 배치, 실행 이미지/데이터 사용량과 부트 이미지 검사 설정은 미확정이다.</w:t>
        </w:r>
      </w:ins>
    </w:p>
    <w:p w14:paraId="3E008076" w14:textId="77777777" w:rsidR="00E808C2" w:rsidRDefault="00E808C2" w:rsidP="00543529">
      <w:pPr>
        <w:pStyle w:val="TDC30"/>
        <w:rPr>
          <w:del w:id="578" w:author="김은수" w:date="2026-10-13T08:33:00Z"/>
        </w:rPr>
        <w:pPrChange w:id="579" w:author="김은수" w:date="2026-10-13T18:08:00Z" w16du:dateUtc="2026-10-13T09:08:00Z">
          <w:pPr>
            <w:spacing w:after="0" w:line="240" w:lineRule="auto"/>
            <w:ind w:leftChars="500" w:left="1000"/>
          </w:pPr>
        </w:pPrChange>
      </w:pPr>
      <w:bookmarkStart w:id="580" w:name="_Toc242805730"/>
      <w:bookmarkEnd w:id="580"/>
    </w:p>
    <w:p w14:paraId="344D0FFA" w14:textId="77777777" w:rsidR="00BE18E0" w:rsidRDefault="00BE18E0" w:rsidP="00543529">
      <w:pPr>
        <w:pStyle w:val="TDC30"/>
        <w:rPr>
          <w:del w:id="581" w:author="김은수" w:date="2026-10-13T08:33:00Z"/>
        </w:rPr>
        <w:pPrChange w:id="582" w:author="김은수" w:date="2026-10-13T18:08:00Z" w16du:dateUtc="2026-10-13T09:08:00Z">
          <w:pPr>
            <w:spacing w:after="0" w:line="240" w:lineRule="auto"/>
            <w:ind w:leftChars="500" w:left="1000"/>
          </w:pPr>
        </w:pPrChange>
      </w:pPr>
      <w:bookmarkStart w:id="583" w:name="_Toc242805731"/>
      <w:bookmarkEnd w:id="583"/>
    </w:p>
    <w:p w14:paraId="0B6AACE2" w14:textId="77777777" w:rsidR="00BE18E0" w:rsidRPr="00B76F2F" w:rsidRDefault="00BE18E0" w:rsidP="00543529">
      <w:pPr>
        <w:pStyle w:val="TDC30"/>
        <w:rPr>
          <w:del w:id="584" w:author="김은수" w:date="2026-10-13T08:33:00Z"/>
        </w:rPr>
        <w:pPrChange w:id="585" w:author="김은수" w:date="2026-10-13T18:08:00Z" w16du:dateUtc="2026-10-13T09:08:00Z">
          <w:pPr>
            <w:spacing w:after="0" w:line="240" w:lineRule="auto"/>
            <w:ind w:leftChars="500" w:left="1000"/>
          </w:pPr>
        </w:pPrChange>
      </w:pPr>
      <w:bookmarkStart w:id="586" w:name="_Toc242805732"/>
      <w:bookmarkEnd w:id="586"/>
    </w:p>
    <w:p w14:paraId="16772362" w14:textId="77777777" w:rsidR="001909A9" w:rsidRDefault="001909A9" w:rsidP="00543529">
      <w:pPr>
        <w:pStyle w:val="TDC1"/>
        <w:numPr>
          <w:ilvl w:val="0"/>
          <w:numId w:val="7"/>
        </w:numPr>
        <w:pPrChange w:id="587" w:author="김은수" w:date="2026-10-13T18:08:00Z" w16du:dateUtc="2026-10-13T09:08:00Z">
          <w:pPr>
            <w:pStyle w:val="10"/>
            <w:numPr>
              <w:numId w:val="7"/>
            </w:numPr>
            <w:spacing w:line="240" w:lineRule="auto"/>
          </w:pPr>
        </w:pPrChange>
      </w:pPr>
      <w:bookmarkStart w:id="588" w:name="_Toc242805733"/>
      <w:r w:rsidRPr="002B7824">
        <w:t>소프트웨어 요구사항</w:t>
      </w:r>
      <w:bookmarkEnd w:id="588"/>
    </w:p>
    <w:p w14:paraId="739532CD" w14:textId="4EFB1DA9" w:rsidR="006A2AD1" w:rsidRPr="00C45D57" w:rsidRDefault="00B90E9D" w:rsidP="00543529">
      <w:pPr>
        <w:pStyle w:val="TDC10"/>
        <w:pPrChange w:id="589" w:author="김은수" w:date="2026-10-13T18:08:00Z" w16du:dateUtc="2026-10-13T09:08:00Z">
          <w:pPr>
            <w:pStyle w:val="2"/>
            <w:numPr>
              <w:ilvl w:val="1"/>
              <w:numId w:val="7"/>
            </w:numPr>
            <w:spacing w:after="0"/>
            <w:ind w:left="198"/>
          </w:pPr>
        </w:pPrChange>
      </w:pPr>
      <w:r w:rsidRPr="002B7824">
        <w:t>소프트웨어 입력 요구사항</w:t>
      </w:r>
      <w:ins w:id="590" w:author="김은수" w:date="2026-10-13T18:01:00Z" w16du:dateUtc="2026-10-13T09:01:00Z">
        <w:r w:rsidR="00976E6F">
          <w:rPr>
            <w:rFonts w:hint="eastAsia"/>
          </w:rPr>
          <w:t>은 소프트웨어 입력 요구사항</w:t>
        </w:r>
      </w:ins>
      <w:r w:rsidRPr="002B7824">
        <w:t xml:space="preserve"> 사양서(SRS-FW-</w:t>
      </w:r>
      <w:del w:id="591" w:author="김은수" w:date="2026-09-28T17:07:00Z" w16du:dateUtc="2026-09-28T08:07:00Z">
        <w:r w:rsidR="007D3867" w:rsidRPr="00C45D57">
          <w:delText>TD20B</w:delText>
        </w:r>
      </w:del>
      <w:ins w:id="592" w:author="김은수" w:date="2026-09-28T17:07:00Z" w16du:dateUtc="2026-09-28T08:07:00Z">
        <w:r w:rsidRPr="002B7824">
          <w:t>TD24A</w:t>
        </w:r>
      </w:ins>
      <w:r w:rsidRPr="002B7824">
        <w:t>)</w:t>
      </w:r>
      <w:ins w:id="593" w:author="김은수" w:date="2026-10-13T18:01:00Z" w16du:dateUtc="2026-10-13T09:01:00Z">
        <w:r w:rsidR="00976E6F">
          <w:rPr>
            <w:rFonts w:hint="eastAsia"/>
          </w:rPr>
          <w:t>를</w:t>
        </w:r>
      </w:ins>
      <w:r w:rsidRPr="002B7824">
        <w:t xml:space="preserve"> 참조</w:t>
      </w:r>
      <w:ins w:id="594" w:author="김은수" w:date="2026-10-13T18:01:00Z" w16du:dateUtc="2026-10-13T09:01:00Z">
        <w:r w:rsidR="00976E6F">
          <w:rPr>
            <w:rFonts w:hint="eastAsia"/>
          </w:rPr>
          <w:t>한다.</w:t>
        </w:r>
      </w:ins>
    </w:p>
    <w:p w14:paraId="29D74A7F" w14:textId="6F148EE1" w:rsidR="0057154E" w:rsidRDefault="000B7DF5" w:rsidP="00543529">
      <w:pPr>
        <w:pStyle w:val="TDC10"/>
        <w:rPr>
          <w:ins w:id="595" w:author="김은수" w:date="2026-10-12T12:26:00Z"/>
        </w:rPr>
        <w:pPrChange w:id="596" w:author="김은수" w:date="2026-10-13T18:08:00Z" w16du:dateUtc="2026-10-13T09:08:00Z">
          <w:pPr>
            <w:spacing w:after="0"/>
          </w:pPr>
        </w:pPrChange>
      </w:pPr>
      <w:ins w:id="597" w:author="김은수" w:date="2026-10-12T12:26:00Z">
        <w:del w:id="598" w:author="김은수" w:date="2026-10-12T23:59:00Z">
          <w:r>
            <w:rPr>
              <w:rFonts w:hint="eastAsia"/>
            </w:rPr>
            <w:delText>E8300 및 QCC의 요구사항은 소프트웨어 요구사항 사양서의 SW-FW-RID-1~83으로 식별한다. QCC 자료의 원문 CC 식별 번호는 사양서의 발생원 추적에 남기고, 중복된 번호는 해당 주제와 함께 구분한다.</w:delText>
          </w:r>
        </w:del>
        <w:r w:rsidRPr="002B7824">
          <w:t>IEC 62304 개발 절차와 ISO 14971 위험관리 적용은 본 문서와 소프트웨어 일반 요구사항의 규제 요구를 유지한다.</w:t>
        </w:r>
      </w:ins>
    </w:p>
    <w:p w14:paraId="4351C0E7" w14:textId="77777777" w:rsidR="00277226" w:rsidRDefault="00277226" w:rsidP="00543529">
      <w:pPr>
        <w:pStyle w:val="TDC10"/>
        <w:rPr>
          <w:del w:id="599" w:author="김은수" w:date="2026-10-13T08:33:00Z"/>
        </w:rPr>
        <w:pPrChange w:id="600" w:author="김은수" w:date="2026-10-13T18:08:00Z" w16du:dateUtc="2026-10-13T09:08:00Z">
          <w:pPr>
            <w:spacing w:after="0"/>
          </w:pPr>
        </w:pPrChange>
      </w:pPr>
      <w:bookmarkStart w:id="601" w:name="_Toc242805734"/>
      <w:bookmarkEnd w:id="601"/>
    </w:p>
    <w:p w14:paraId="326244CC" w14:textId="77777777" w:rsidR="00BE18E0" w:rsidRDefault="00BE18E0" w:rsidP="00543529">
      <w:pPr>
        <w:pStyle w:val="TDC10"/>
        <w:rPr>
          <w:del w:id="602" w:author="김은수" w:date="2026-10-13T08:33:00Z"/>
        </w:rPr>
        <w:pPrChange w:id="603" w:author="김은수" w:date="2026-10-13T18:08:00Z" w16du:dateUtc="2026-10-13T09:08:00Z">
          <w:pPr/>
        </w:pPrChange>
      </w:pPr>
      <w:bookmarkStart w:id="604" w:name="_Toc242805735"/>
      <w:bookmarkEnd w:id="604"/>
    </w:p>
    <w:p w14:paraId="7EF608A4" w14:textId="77777777" w:rsidR="00277226" w:rsidRDefault="00277226" w:rsidP="00543529">
      <w:pPr>
        <w:pStyle w:val="TDC1"/>
        <w:numPr>
          <w:ilvl w:val="0"/>
          <w:numId w:val="7"/>
        </w:numPr>
        <w:pPrChange w:id="605" w:author="김은수" w:date="2026-10-13T18:08:00Z" w16du:dateUtc="2026-10-13T09:08:00Z">
          <w:pPr>
            <w:pStyle w:val="10"/>
            <w:numPr>
              <w:numId w:val="7"/>
            </w:numPr>
          </w:pPr>
        </w:pPrChange>
      </w:pPr>
      <w:bookmarkStart w:id="606" w:name="_Toc26977656"/>
      <w:bookmarkStart w:id="607" w:name="_Toc242805736"/>
      <w:r w:rsidRPr="002B7824">
        <w:t>소프트웨어 요구사항 검증</w:t>
      </w:r>
      <w:bookmarkEnd w:id="606"/>
      <w:bookmarkEnd w:id="607"/>
    </w:p>
    <w:p w14:paraId="3FB6872B" w14:textId="77777777" w:rsidR="00277226" w:rsidRPr="00515C61" w:rsidRDefault="00277226" w:rsidP="00543529">
      <w:pPr>
        <w:pStyle w:val="TDC10"/>
        <w:pPrChange w:id="608" w:author="김은수" w:date="2026-10-13T18:08:00Z" w16du:dateUtc="2026-10-13T09:08:00Z">
          <w:pPr/>
        </w:pPrChange>
      </w:pPr>
      <w:r w:rsidRPr="002B7824">
        <w:t>4장에서 기술된 소프트웨어 요구사항이 다음의 질문들을 만족하는지 검증한다.</w:t>
      </w:r>
    </w:p>
    <w:p w14:paraId="586C65BF" w14:textId="77777777" w:rsidR="00277226" w:rsidRDefault="00277226" w:rsidP="00543529">
      <w:pPr>
        <w:pStyle w:val="TDC10"/>
        <w:keepNext/>
        <w:pPrChange w:id="609" w:author="김은수" w:date="2026-10-13T18:08:00Z" w16du:dateUtc="2026-10-13T09:08:00Z">
          <w:pPr>
            <w:pStyle w:val="a8"/>
            <w:numPr>
              <w:ilvl w:val="1"/>
              <w:numId w:val="7"/>
            </w:numPr>
            <w:spacing w:after="0" w:line="240" w:lineRule="auto"/>
            <w:ind w:leftChars="0" w:left="198"/>
          </w:pPr>
        </w:pPrChange>
      </w:pPr>
      <w:r w:rsidRPr="002B7824">
        <w:rPr>
          <w:b/>
        </w:rPr>
        <w:t>위험관리에 관련된 요구사항을 포함해 시스템 요구사항이 구현되었는가?</w:t>
      </w:r>
    </w:p>
    <w:p w14:paraId="51882428" w14:textId="77777777" w:rsidR="00277226" w:rsidRPr="00630215" w:rsidRDefault="00277226" w:rsidP="00543529">
      <w:pPr>
        <w:pStyle w:val="TDC10"/>
        <w:keepNext/>
        <w:rPr>
          <w:lang w:val="en-US"/>
          <w:rPrChange w:id="610" w:author="김은수" w:date="2026-10-13T17:58:00Z" w16du:dateUtc="2026-10-13T08:58:00Z">
            <w:rPr/>
          </w:rPrChange>
        </w:rPr>
        <w:pPrChange w:id="611" w:author="김은수" w:date="2026-10-13T18:08:00Z" w16du:dateUtc="2026-10-13T09:08:00Z">
          <w:pPr>
            <w:pStyle w:val="a8"/>
            <w:spacing w:line="240" w:lineRule="auto"/>
            <w:ind w:leftChars="0" w:left="992"/>
          </w:pPr>
        </w:pPrChange>
      </w:pPr>
      <w:r w:rsidRPr="00630215">
        <w:rPr>
          <w:lang w:val="en-US"/>
          <w:rPrChange w:id="612" w:author="김은수" w:date="2026-10-13T17:58:00Z" w16du:dateUtc="2026-10-13T08:58:00Z">
            <w:rPr/>
          </w:rPrChange>
        </w:rPr>
        <w:t>(Have system requirements been implemented, including requirements related to risk management?)</w:t>
      </w:r>
    </w:p>
    <w:p w14:paraId="6EDFEF37" w14:textId="77777777" w:rsidR="00277226" w:rsidRDefault="00277226" w:rsidP="00543529">
      <w:pPr>
        <w:pStyle w:val="TDC10"/>
        <w:pPrChange w:id="613" w:author="김은수" w:date="2026-10-13T18:08:00Z" w16du:dateUtc="2026-10-13T09:08:00Z">
          <w:pPr>
            <w:pStyle w:val="a8"/>
            <w:spacing w:after="0" w:line="240" w:lineRule="auto"/>
            <w:ind w:leftChars="0" w:left="992"/>
          </w:pPr>
        </w:pPrChange>
      </w:pPr>
      <w:del w:id="614" w:author="김은수" w:date="2026-10-12T12:26:00Z">
        <w:r>
          <w:rPr>
            <w:rFonts w:hint="eastAsia"/>
          </w:rPr>
          <w:delText>예.</w:delText>
        </w:r>
        <w:r w:rsidR="003203B4">
          <w:delText xml:space="preserve"> </w:delText>
        </w:r>
        <w:r w:rsidR="003203B4">
          <w:rPr>
            <w:rFonts w:hint="eastAsia"/>
          </w:rPr>
          <w:delText>소프트웨어 요구사항으로 입력된 시스템 요구사항(설계 입력 요구사항)이 위험 관리에 의해 생성되었음.</w:delText>
        </w:r>
      </w:del>
      <w:ins w:id="615" w:author="김은수" w:date="2026-10-12T12:26:00Z">
        <w:del w:id="616" w:author="김은수" w:date="2026-10-12T23:59:00Z">
          <w:r>
            <w:delText>기존 시스템 요구와 위험 통제 식별을 사양서에 유지하고 QCC 입력의 기능/보안 요구를 연결하였다. 요구의 구현과 검증 완료는 개별 시험 근거로 확인하며, QCC 자료 보완 또는 실제 시험이 남은 항목은 판정을 대기한다.</w:delText>
          </w:r>
        </w:del>
      </w:ins>
      <w:ins w:id="617" w:author="김은수" w:date="2026-10-12T23:59:00Z">
        <w:r w:rsidRPr="0090721C">
          <w:t xml:space="preserve">위험 통제와 기능/보안 요구사항은 소프트웨어 요구사항 사양서에서 해당 시스템 요구사항과 연결한다. 각 요구의 구현 및 검증 완료는 해당 시험 근거로 판단하며, </w:t>
        </w:r>
        <w:proofErr w:type="spellStart"/>
        <w:r w:rsidRPr="0090721C">
          <w:t>미확정</w:t>
        </w:r>
        <w:proofErr w:type="spellEnd"/>
        <w:r w:rsidRPr="0090721C">
          <w:t xml:space="preserve"> 조건과 실제 시험이 남은 항목은 판정을 대기한다.</w:t>
        </w:r>
      </w:ins>
    </w:p>
    <w:p w14:paraId="1FE90545" w14:textId="77777777" w:rsidR="00277226" w:rsidRDefault="00277226" w:rsidP="00543529">
      <w:pPr>
        <w:pStyle w:val="TDC10"/>
        <w:rPr>
          <w:del w:id="618" w:author="김은수" w:date="2026-10-13T08:33:00Z"/>
        </w:rPr>
        <w:pPrChange w:id="619" w:author="김은수" w:date="2026-10-13T18:08:00Z" w16du:dateUtc="2026-10-13T09:08:00Z">
          <w:pPr>
            <w:pStyle w:val="a8"/>
            <w:spacing w:after="0" w:line="240" w:lineRule="auto"/>
            <w:ind w:leftChars="0" w:left="992"/>
          </w:pPr>
        </w:pPrChange>
      </w:pPr>
    </w:p>
    <w:p w14:paraId="497BFE4F" w14:textId="77777777" w:rsidR="00277226" w:rsidRDefault="00277226" w:rsidP="00543529">
      <w:pPr>
        <w:pStyle w:val="TDC10"/>
        <w:keepNext/>
        <w:pPrChange w:id="620" w:author="김은수" w:date="2026-10-13T18:08:00Z" w16du:dateUtc="2026-10-13T09:08:00Z">
          <w:pPr>
            <w:pStyle w:val="a8"/>
            <w:numPr>
              <w:ilvl w:val="1"/>
              <w:numId w:val="7"/>
            </w:numPr>
            <w:spacing w:after="0" w:line="240" w:lineRule="auto"/>
            <w:ind w:leftChars="0" w:left="198"/>
          </w:pPr>
        </w:pPrChange>
      </w:pPr>
      <w:r w:rsidRPr="002B7824">
        <w:rPr>
          <w:b/>
        </w:rPr>
        <w:t>서로 상충하지 않는가?</w:t>
      </w:r>
    </w:p>
    <w:p w14:paraId="34D7F929" w14:textId="77777777" w:rsidR="00277226" w:rsidRDefault="00277226" w:rsidP="00543529">
      <w:pPr>
        <w:pStyle w:val="TDC10"/>
        <w:keepNext/>
        <w:pPrChange w:id="621" w:author="김은수" w:date="2026-10-13T18:08:00Z" w16du:dateUtc="2026-10-13T09:08:00Z">
          <w:pPr>
            <w:pStyle w:val="a8"/>
            <w:spacing w:line="240" w:lineRule="auto"/>
            <w:ind w:leftChars="0" w:left="992"/>
          </w:pPr>
        </w:pPrChange>
      </w:pPr>
      <w:r w:rsidRPr="002B7824">
        <w:t>(</w:t>
      </w:r>
      <w:proofErr w:type="spellStart"/>
      <w:r w:rsidRPr="0008699B">
        <w:t>Do</w:t>
      </w:r>
      <w:proofErr w:type="spellEnd"/>
      <w:r>
        <w:t xml:space="preserve"> </w:t>
      </w:r>
      <w:proofErr w:type="spellStart"/>
      <w:r w:rsidRPr="002B7824">
        <w:t>they</w:t>
      </w:r>
      <w:proofErr w:type="spellEnd"/>
      <w:r w:rsidRPr="0008699B">
        <w:t xml:space="preserve"> </w:t>
      </w:r>
      <w:proofErr w:type="spellStart"/>
      <w:r w:rsidRPr="0008699B">
        <w:t>not</w:t>
      </w:r>
      <w:proofErr w:type="spellEnd"/>
      <w:r w:rsidRPr="0008699B">
        <w:t xml:space="preserve"> </w:t>
      </w:r>
      <w:proofErr w:type="spellStart"/>
      <w:r w:rsidRPr="0008699B">
        <w:t>contradict</w:t>
      </w:r>
      <w:proofErr w:type="spellEnd"/>
      <w:r w:rsidRPr="0008699B">
        <w:t xml:space="preserve"> </w:t>
      </w:r>
      <w:proofErr w:type="spellStart"/>
      <w:r w:rsidRPr="0008699B">
        <w:t>one</w:t>
      </w:r>
      <w:proofErr w:type="spellEnd"/>
      <w:r w:rsidRPr="0008699B">
        <w:t xml:space="preserve"> </w:t>
      </w:r>
      <w:proofErr w:type="spellStart"/>
      <w:r w:rsidRPr="0008699B">
        <w:t>another</w:t>
      </w:r>
      <w:proofErr w:type="spellEnd"/>
      <w:r w:rsidRPr="0008699B">
        <w:t>?</w:t>
      </w:r>
      <w:r w:rsidRPr="002B7824">
        <w:t>)</w:t>
      </w:r>
    </w:p>
    <w:p w14:paraId="5C7E7947" w14:textId="77777777" w:rsidR="00277226" w:rsidRDefault="00277226" w:rsidP="00543529">
      <w:pPr>
        <w:pStyle w:val="TDC10"/>
        <w:pPrChange w:id="622" w:author="김은수" w:date="2026-10-13T18:08:00Z" w16du:dateUtc="2026-10-13T09:08:00Z">
          <w:pPr>
            <w:pStyle w:val="a8"/>
            <w:spacing w:after="0" w:line="240" w:lineRule="auto"/>
            <w:ind w:leftChars="0" w:left="992"/>
          </w:pPr>
        </w:pPrChange>
      </w:pPr>
      <w:del w:id="623" w:author="김은수" w:date="2026-10-12T12:26:00Z">
        <w:r>
          <w:rPr>
            <w:rFonts w:hint="eastAsia"/>
          </w:rPr>
          <w:delText>예.</w:delText>
        </w:r>
      </w:del>
      <w:ins w:id="624" w:author="김은수" w:date="2026-10-12T12:26:00Z">
        <w:del w:id="625" w:author="김은수" w:date="2026-10-12T23:59:00Z">
          <w:r>
            <w:delText>QCC 입력에서 확인한 조건을 반영하였다. 무송수신 시간의 감시 대상, 인증 알고리즘/키 역할 및 인터페이스 표기 상충은 사양서의 미비 사항으로 남아 있으며 확인 후 관련 설계와 시험에 함께 반영해야 한다.</w:delText>
          </w:r>
        </w:del>
      </w:ins>
      <w:ins w:id="626" w:author="김은수" w:date="2026-10-12T23:59:00Z">
        <w:r w:rsidRPr="0090721C">
          <w:t>무송수신 시간의 감시 대상, 인증 알고리즘/키 역할 및 인터페이스의 상충 조건은 소프트웨어 요구사항 사양서에 표시한다. 조건을 확인한 후 관련 설계와 시험 기준을 함께 조정하고 대조한다.</w:t>
        </w:r>
      </w:ins>
    </w:p>
    <w:p w14:paraId="7AFF7B65" w14:textId="77777777" w:rsidR="00277226" w:rsidRDefault="00277226" w:rsidP="00543529">
      <w:pPr>
        <w:pStyle w:val="TDC10"/>
        <w:rPr>
          <w:del w:id="627" w:author="김은수" w:date="2026-10-13T08:33:00Z"/>
        </w:rPr>
        <w:pPrChange w:id="628" w:author="김은수" w:date="2026-10-13T18:08:00Z" w16du:dateUtc="2026-10-13T09:08:00Z">
          <w:pPr>
            <w:pStyle w:val="a8"/>
            <w:spacing w:after="0" w:line="240" w:lineRule="auto"/>
            <w:ind w:leftChars="0" w:left="992"/>
          </w:pPr>
        </w:pPrChange>
      </w:pPr>
    </w:p>
    <w:p w14:paraId="362DD365" w14:textId="77777777" w:rsidR="00277226" w:rsidRDefault="00277226" w:rsidP="00543529">
      <w:pPr>
        <w:pStyle w:val="TDC10"/>
        <w:keepNext/>
        <w:pPrChange w:id="629" w:author="김은수" w:date="2026-10-13T18:08:00Z" w16du:dateUtc="2026-10-13T09:08:00Z">
          <w:pPr>
            <w:pStyle w:val="a8"/>
            <w:numPr>
              <w:ilvl w:val="1"/>
              <w:numId w:val="7"/>
            </w:numPr>
            <w:spacing w:after="0" w:line="240" w:lineRule="auto"/>
            <w:ind w:leftChars="0" w:left="198"/>
          </w:pPr>
        </w:pPrChange>
      </w:pPr>
      <w:r w:rsidRPr="002B7824">
        <w:rPr>
          <w:b/>
        </w:rPr>
        <w:t>모호한 표현을 방지하는 용어로 표현되었는가?</w:t>
      </w:r>
    </w:p>
    <w:p w14:paraId="17138D5B" w14:textId="77777777" w:rsidR="00277226" w:rsidRPr="00630215" w:rsidRDefault="00277226" w:rsidP="00543529">
      <w:pPr>
        <w:pStyle w:val="TDC10"/>
        <w:keepNext/>
        <w:rPr>
          <w:lang w:val="en-US"/>
          <w:rPrChange w:id="630" w:author="김은수" w:date="2026-10-13T17:58:00Z" w16du:dateUtc="2026-10-13T08:58:00Z">
            <w:rPr/>
          </w:rPrChange>
        </w:rPr>
        <w:pPrChange w:id="631" w:author="김은수" w:date="2026-10-13T18:08:00Z" w16du:dateUtc="2026-10-13T09:08:00Z">
          <w:pPr>
            <w:pStyle w:val="a8"/>
            <w:spacing w:line="240" w:lineRule="auto"/>
            <w:ind w:leftChars="0" w:left="992"/>
          </w:pPr>
        </w:pPrChange>
      </w:pPr>
      <w:r w:rsidRPr="00630215">
        <w:rPr>
          <w:lang w:val="en-US"/>
          <w:rPrChange w:id="632" w:author="김은수" w:date="2026-10-13T17:58:00Z" w16du:dateUtc="2026-10-13T08:58:00Z">
            <w:rPr/>
          </w:rPrChange>
        </w:rPr>
        <w:t>(Are they expressed in terms that avoid ambiguity?)</w:t>
      </w:r>
    </w:p>
    <w:p w14:paraId="6422905B" w14:textId="77777777" w:rsidR="00277226" w:rsidRDefault="00277226" w:rsidP="00543529">
      <w:pPr>
        <w:pStyle w:val="TDC10"/>
        <w:pPrChange w:id="633" w:author="김은수" w:date="2026-10-13T18:08:00Z" w16du:dateUtc="2026-10-13T09:08:00Z">
          <w:pPr>
            <w:pStyle w:val="a8"/>
            <w:spacing w:after="0" w:line="240" w:lineRule="auto"/>
            <w:ind w:leftChars="0" w:left="992"/>
          </w:pPr>
        </w:pPrChange>
      </w:pPr>
      <w:del w:id="634" w:author="김은수" w:date="2026-10-12T12:26:00Z">
        <w:r>
          <w:rPr>
            <w:rFonts w:hint="eastAsia"/>
          </w:rPr>
          <w:delText>예.</w:delText>
        </w:r>
      </w:del>
      <w:ins w:id="635" w:author="김은수" w:date="2026-10-12T12:26:00Z">
        <w:del w:id="636" w:author="김은수" w:date="2026-10-12T23:59:00Z">
          <w:r>
            <w:delText>QCC의 I2S 데이터 크기/표본율, 연결 제한 시간/횟수 및 인증 상태를 구체화하였다. 키 역할, 타이머 갱신 범위와 시간 경계 조건은 사양서에 추가 자료가 필요한 사항으로 표시하였다.</w:delText>
          </w:r>
        </w:del>
      </w:ins>
      <w:ins w:id="637" w:author="김은수" w:date="2026-10-12T23:59:00Z">
        <w:r w:rsidRPr="0090721C">
          <w:t>I2S 데이터 크기/</w:t>
        </w:r>
        <w:proofErr w:type="spellStart"/>
        <w:r w:rsidRPr="0090721C">
          <w:t>표본율</w:t>
        </w:r>
        <w:proofErr w:type="spellEnd"/>
        <w:r w:rsidRPr="0090721C">
          <w:t>, 연결 제한 시간/횟수 및 인증 상태를 구체적으로 정의한다. 키 역할, 타이머 시작/갱신 범위와 시간 경계의 허용 조건 및 실제 검증 결과는 추가 확인이 필요하다.</w:t>
        </w:r>
      </w:ins>
    </w:p>
    <w:p w14:paraId="1D08EB05" w14:textId="77777777" w:rsidR="00277226" w:rsidRDefault="00277226" w:rsidP="00543529">
      <w:pPr>
        <w:pStyle w:val="TDC10"/>
        <w:rPr>
          <w:del w:id="638" w:author="김은수" w:date="2026-10-13T08:33:00Z"/>
        </w:rPr>
        <w:pPrChange w:id="639" w:author="김은수" w:date="2026-10-13T18:08:00Z" w16du:dateUtc="2026-10-13T09:08:00Z">
          <w:pPr>
            <w:pStyle w:val="a8"/>
            <w:spacing w:after="0" w:line="240" w:lineRule="auto"/>
            <w:ind w:leftChars="0" w:left="992"/>
          </w:pPr>
        </w:pPrChange>
      </w:pPr>
    </w:p>
    <w:p w14:paraId="7A2CF13C" w14:textId="77777777" w:rsidR="00277226" w:rsidRDefault="00277226" w:rsidP="00543529">
      <w:pPr>
        <w:pStyle w:val="TDC10"/>
        <w:keepNext/>
        <w:pPrChange w:id="640" w:author="김은수" w:date="2026-10-13T18:08:00Z" w16du:dateUtc="2026-10-13T09:08:00Z">
          <w:pPr>
            <w:pStyle w:val="a8"/>
            <w:numPr>
              <w:ilvl w:val="1"/>
              <w:numId w:val="7"/>
            </w:numPr>
            <w:spacing w:after="0" w:line="240" w:lineRule="auto"/>
            <w:ind w:leftChars="0" w:left="198"/>
          </w:pPr>
        </w:pPrChange>
      </w:pPr>
      <w:r w:rsidRPr="002B7824">
        <w:rPr>
          <w:b/>
        </w:rPr>
        <w:t>시험</w:t>
      </w:r>
      <w:r>
        <w:rPr>
          <w:b/>
        </w:rPr>
        <w:t xml:space="preserve"> 기준이 충족되는지 판단하기 위해 시험 기준과 시험 성능을 확립할 수 있</w:t>
      </w:r>
      <w:r w:rsidRPr="002B7824">
        <w:rPr>
          <w:b/>
        </w:rPr>
        <w:t>는</w:t>
      </w:r>
      <w:r>
        <w:rPr>
          <w:b/>
        </w:rPr>
        <w:t xml:space="preserve"> 용어로 언급</w:t>
      </w:r>
      <w:r w:rsidRPr="002B7824">
        <w:rPr>
          <w:b/>
        </w:rPr>
        <w:t>되었는가?</w:t>
      </w:r>
    </w:p>
    <w:p w14:paraId="292F8382" w14:textId="77777777" w:rsidR="00277226" w:rsidRPr="00630215" w:rsidRDefault="00277226" w:rsidP="00543529">
      <w:pPr>
        <w:pStyle w:val="TDC10"/>
        <w:keepNext/>
        <w:rPr>
          <w:lang w:val="en-US"/>
          <w:rPrChange w:id="641" w:author="김은수" w:date="2026-10-13T17:58:00Z" w16du:dateUtc="2026-10-13T08:58:00Z">
            <w:rPr/>
          </w:rPrChange>
        </w:rPr>
        <w:pPrChange w:id="642" w:author="김은수" w:date="2026-10-13T18:08:00Z" w16du:dateUtc="2026-10-13T09:08:00Z">
          <w:pPr>
            <w:pStyle w:val="a8"/>
            <w:spacing w:line="240" w:lineRule="auto"/>
            <w:ind w:leftChars="0" w:left="992"/>
          </w:pPr>
        </w:pPrChange>
      </w:pPr>
      <w:r w:rsidRPr="00630215">
        <w:rPr>
          <w:lang w:val="en-US"/>
          <w:rPrChange w:id="643" w:author="김은수" w:date="2026-10-13T17:58:00Z" w16du:dateUtc="2026-10-13T08:58:00Z">
            <w:rPr/>
          </w:rPrChange>
        </w:rPr>
        <w:t>(Are they stated in terms that permit establishment of test criteria and performance of tests to determine whether the test criteria have been met</w:t>
      </w:r>
      <w:proofErr w:type="gramStart"/>
      <w:r w:rsidRPr="00630215">
        <w:rPr>
          <w:lang w:val="en-US"/>
          <w:rPrChange w:id="644" w:author="김은수" w:date="2026-10-13T17:58:00Z" w16du:dateUtc="2026-10-13T08:58:00Z">
            <w:rPr/>
          </w:rPrChange>
        </w:rPr>
        <w:t>? )</w:t>
      </w:r>
      <w:proofErr w:type="gramEnd"/>
    </w:p>
    <w:p w14:paraId="1ED4DDAF" w14:textId="77777777" w:rsidR="00277226" w:rsidRDefault="00277226" w:rsidP="00543529">
      <w:pPr>
        <w:pStyle w:val="TDC10"/>
        <w:pPrChange w:id="645" w:author="김은수" w:date="2026-10-13T18:08:00Z" w16du:dateUtc="2026-10-13T09:08:00Z">
          <w:pPr>
            <w:pStyle w:val="a8"/>
            <w:spacing w:after="0" w:line="240" w:lineRule="auto"/>
            <w:ind w:leftChars="0" w:left="992"/>
          </w:pPr>
        </w:pPrChange>
      </w:pPr>
      <w:del w:id="646" w:author="김은수" w:date="2026-10-12T12:26:00Z">
        <w:r>
          <w:rPr>
            <w:rFonts w:hint="eastAsia"/>
          </w:rPr>
          <w:delText>예.</w:delText>
        </w:r>
      </w:del>
      <w:ins w:id="647" w:author="김은수" w:date="2026-10-12T12:26:00Z">
        <w:del w:id="648" w:author="김은수" w:date="2026-10-12T23:59:00Z">
          <w:r>
            <w:delText>확정된 I2S 조건과 인증 시간/횟수는 시험 기준에 연결한다. 미확정인 타이머 갱신/허용오차, 실제 보호 방식 및 오디오 송신 조건은 확인 전 시험 통과로 판정하지 않는다.</w:delText>
          </w:r>
        </w:del>
      </w:ins>
      <w:ins w:id="649" w:author="김은수" w:date="2026-10-12T23:59:00Z">
        <w:r w:rsidRPr="0090721C">
          <w:t xml:space="preserve">I2S 조건과 인증 시간/횟수는 시험 기준과 같은 입력 조건에서 비교한다. 타이머 갱신/허용오차, 실제 보호 방식 및 오디오 송수신의 </w:t>
        </w:r>
        <w:proofErr w:type="spellStart"/>
        <w:r w:rsidRPr="0090721C">
          <w:t>미확정</w:t>
        </w:r>
        <w:proofErr w:type="spellEnd"/>
        <w:r w:rsidRPr="0090721C">
          <w:t xml:space="preserve"> 조건은 확인 전 시험 통과로 판정하지 않는다.</w:t>
        </w:r>
      </w:ins>
    </w:p>
    <w:p w14:paraId="674932AD" w14:textId="77777777" w:rsidR="00277226" w:rsidRDefault="00277226">
      <w:pPr>
        <w:pStyle w:val="TDC10"/>
        <w:jc w:val="left"/>
        <w:rPr>
          <w:del w:id="650" w:author="김은수" w:date="2026-10-13T08:33:00Z"/>
        </w:rPr>
        <w:pPrChange w:id="651" w:author="김은수" w:date="2026-10-12T23:59:00Z">
          <w:pPr>
            <w:pStyle w:val="a8"/>
            <w:spacing w:after="0" w:line="240" w:lineRule="auto"/>
            <w:ind w:leftChars="0" w:left="992"/>
          </w:pPr>
        </w:pPrChange>
      </w:pPr>
    </w:p>
    <w:p w14:paraId="7E2A0836" w14:textId="77777777" w:rsidR="00277226" w:rsidRDefault="00277226">
      <w:pPr>
        <w:pStyle w:val="TDC10"/>
        <w:keepNext/>
        <w:jc w:val="left"/>
        <w:pPrChange w:id="652" w:author="김은수" w:date="2026-10-12T23:59:00Z">
          <w:pPr>
            <w:pStyle w:val="a8"/>
            <w:numPr>
              <w:ilvl w:val="1"/>
              <w:numId w:val="7"/>
            </w:numPr>
            <w:spacing w:after="0" w:line="240" w:lineRule="auto"/>
            <w:ind w:leftChars="0" w:left="198"/>
          </w:pPr>
        </w:pPrChange>
      </w:pPr>
      <w:r w:rsidRPr="002B7824">
        <w:rPr>
          <w:b/>
        </w:rPr>
        <w:t>유일하게 식별되는가?</w:t>
      </w:r>
    </w:p>
    <w:p w14:paraId="2D89F901" w14:textId="77777777" w:rsidR="00277226" w:rsidRDefault="00277226">
      <w:pPr>
        <w:pStyle w:val="TDC10"/>
        <w:keepNext/>
        <w:jc w:val="left"/>
        <w:pPrChange w:id="653" w:author="김은수" w:date="2026-10-12T23:59:00Z">
          <w:pPr>
            <w:pStyle w:val="a8"/>
            <w:spacing w:line="240" w:lineRule="auto"/>
            <w:ind w:leftChars="0" w:left="992"/>
          </w:pPr>
        </w:pPrChange>
      </w:pPr>
      <w:r w:rsidRPr="002B7824">
        <w:t>(</w:t>
      </w:r>
      <w:proofErr w:type="spellStart"/>
      <w:r>
        <w:t>Are</w:t>
      </w:r>
      <w:proofErr w:type="spellEnd"/>
      <w:r>
        <w:t xml:space="preserve"> </w:t>
      </w:r>
      <w:proofErr w:type="spellStart"/>
      <w:r w:rsidRPr="0008699B">
        <w:t>they</w:t>
      </w:r>
      <w:proofErr w:type="spellEnd"/>
      <w:r w:rsidRPr="0008699B">
        <w:t xml:space="preserve"> </w:t>
      </w:r>
      <w:proofErr w:type="spellStart"/>
      <w:r w:rsidRPr="0008699B">
        <w:t>uniquely</w:t>
      </w:r>
      <w:proofErr w:type="spellEnd"/>
      <w:r w:rsidRPr="0008699B">
        <w:t xml:space="preserve"> </w:t>
      </w:r>
      <w:proofErr w:type="spellStart"/>
      <w:r w:rsidRPr="0008699B">
        <w:t>identified</w:t>
      </w:r>
      <w:proofErr w:type="spellEnd"/>
      <w:r w:rsidRPr="002B7824">
        <w:t>?)</w:t>
      </w:r>
    </w:p>
    <w:p w14:paraId="212258BB" w14:textId="77777777" w:rsidR="00277226" w:rsidRPr="002C3916" w:rsidRDefault="00277226" w:rsidP="00C4733D">
      <w:pPr>
        <w:pStyle w:val="TDC10"/>
        <w:rPr>
          <w:b/>
          <w:bCs/>
          <w:color w:val="0000FF"/>
          <w:rPrChange w:id="654" w:author="김은수" w:date="2026-10-13T18:05:00Z" w16du:dateUtc="2026-10-13T09:05:00Z">
            <w:rPr/>
          </w:rPrChange>
        </w:rPr>
        <w:pPrChange w:id="655" w:author="김은수" w:date="2026-10-13T18:08:00Z" w16du:dateUtc="2026-10-13T09:08:00Z">
          <w:pPr>
            <w:pStyle w:val="a8"/>
            <w:spacing w:after="0" w:line="240" w:lineRule="auto"/>
            <w:ind w:leftChars="0" w:left="992"/>
          </w:pPr>
        </w:pPrChange>
      </w:pPr>
      <w:del w:id="656" w:author="김은수" w:date="2026-10-12T12:26:00Z">
        <w:r w:rsidRPr="002C3916">
          <w:rPr>
            <w:rFonts w:hint="eastAsia"/>
            <w:b/>
            <w:bCs/>
            <w:color w:val="0000FF"/>
            <w:rPrChange w:id="657" w:author="김은수" w:date="2026-10-13T18:05:00Z" w16du:dateUtc="2026-10-13T09:05:00Z">
              <w:rPr>
                <w:rFonts w:hint="eastAsia"/>
              </w:rPr>
            </w:rPrChange>
          </w:rPr>
          <w:delText>예.</w:delText>
        </w:r>
      </w:del>
      <w:ins w:id="658" w:author="김은수" w:date="2026-10-12T12:26:00Z">
        <w:del w:id="659" w:author="김은수" w:date="2026-10-12T23:59:00Z">
          <w:r w:rsidRPr="002C3916">
            <w:rPr>
              <w:b/>
              <w:bCs/>
              <w:color w:val="0000FF"/>
              <w:rPrChange w:id="660" w:author="김은수" w:date="2026-10-13T18:05:00Z" w16du:dateUtc="2026-10-13T09:05:00Z">
                <w:rPr/>
              </w:rPrChange>
            </w:rPr>
            <w:delText>SW-FW-RID-1~81을 보존하고 마이크 오디오 송신과 사용 설명서에 SW-FW-RID-82/83을 부여하였다. QCC 원문 중복 식별 번호는 주제와 함께 구분하여 추적한다.</w:delText>
          </w:r>
        </w:del>
      </w:ins>
      <w:ins w:id="661" w:author="김은수" w:date="2026-10-12T23:59:00Z">
        <w:r w:rsidRPr="002C3916">
          <w:rPr>
            <w:b/>
            <w:bCs/>
            <w:color w:val="0000FF"/>
            <w:rPrChange w:id="662" w:author="김은수" w:date="2026-10-13T18:05:00Z" w16du:dateUtc="2026-10-13T09:05:00Z">
              <w:rPr/>
            </w:rPrChange>
          </w:rPr>
          <w:t xml:space="preserve">각 요구는 SW-FW-RID-1~81 및 SW-FW-RID-83으로 유일하게 식별한다. </w:t>
        </w:r>
        <w:proofErr w:type="spellStart"/>
        <w:r w:rsidRPr="002C3916">
          <w:rPr>
            <w:b/>
            <w:bCs/>
            <w:color w:val="0000FF"/>
            <w:rPrChange w:id="663" w:author="김은수" w:date="2026-10-13T18:05:00Z" w16du:dateUtc="2026-10-13T09:05:00Z">
              <w:rPr/>
            </w:rPrChange>
          </w:rPr>
          <w:t>Bluetooth</w:t>
        </w:r>
        <w:proofErr w:type="spellEnd"/>
        <w:r w:rsidRPr="002C3916">
          <w:rPr>
            <w:b/>
            <w:bCs/>
            <w:color w:val="0000FF"/>
            <w:rPrChange w:id="664" w:author="김은수" w:date="2026-10-13T18:05:00Z" w16du:dateUtc="2026-10-13T09:05:00Z">
              <w:rPr/>
            </w:rPrChange>
          </w:rPr>
          <w:t xml:space="preserve"> </w:t>
        </w:r>
        <w:proofErr w:type="spellStart"/>
        <w:r w:rsidRPr="002C3916">
          <w:rPr>
            <w:b/>
            <w:bCs/>
            <w:color w:val="0000FF"/>
            <w:rPrChange w:id="665" w:author="김은수" w:date="2026-10-13T18:05:00Z" w16du:dateUtc="2026-10-13T09:05:00Z">
              <w:rPr/>
            </w:rPrChange>
          </w:rPr>
          <w:t>Classic</w:t>
        </w:r>
        <w:proofErr w:type="spellEnd"/>
        <w:r w:rsidRPr="002C3916">
          <w:rPr>
            <w:b/>
            <w:bCs/>
            <w:color w:val="0000FF"/>
            <w:rPrChange w:id="666" w:author="김은수" w:date="2026-10-13T18:05:00Z" w16du:dateUtc="2026-10-13T09:05:00Z">
              <w:rPr/>
            </w:rPrChange>
          </w:rPr>
          <w:t xml:space="preserve"> 송수신은 SW-FW-RID-69, 사용 설명서는 SW-FW-RID-83에 정의한다.</w:t>
        </w:r>
      </w:ins>
    </w:p>
    <w:p w14:paraId="3DB2CEB5" w14:textId="77777777" w:rsidR="00277226" w:rsidRDefault="00277226">
      <w:pPr>
        <w:pStyle w:val="TDC10"/>
        <w:jc w:val="left"/>
        <w:rPr>
          <w:del w:id="667" w:author="김은수" w:date="2026-10-13T08:33:00Z"/>
        </w:rPr>
        <w:pPrChange w:id="668" w:author="김은수" w:date="2026-10-12T23:59:00Z">
          <w:pPr>
            <w:pStyle w:val="a8"/>
            <w:spacing w:after="0" w:line="240" w:lineRule="auto"/>
            <w:ind w:leftChars="0" w:left="992"/>
          </w:pPr>
        </w:pPrChange>
      </w:pPr>
    </w:p>
    <w:p w14:paraId="0FB0C841" w14:textId="77777777" w:rsidR="00277226" w:rsidRPr="00F72833" w:rsidRDefault="00277226">
      <w:pPr>
        <w:pStyle w:val="TDC10"/>
        <w:keepNext/>
        <w:jc w:val="left"/>
        <w:pPrChange w:id="669" w:author="김은수" w:date="2026-10-12T23:59:00Z">
          <w:pPr>
            <w:pStyle w:val="a8"/>
            <w:keepNext/>
            <w:numPr>
              <w:ilvl w:val="1"/>
              <w:numId w:val="7"/>
            </w:numPr>
            <w:spacing w:after="0" w:line="240" w:lineRule="auto"/>
            <w:ind w:leftChars="0" w:left="198"/>
          </w:pPr>
        </w:pPrChange>
      </w:pPr>
      <w:r w:rsidRPr="002B7824">
        <w:rPr>
          <w:b/>
        </w:rPr>
        <w:t>시스템 요구사항이나 다른 발생원까지 추적할 수 있는가?</w:t>
      </w:r>
    </w:p>
    <w:p w14:paraId="0BFF1891" w14:textId="77777777" w:rsidR="00277226" w:rsidRPr="00630215" w:rsidRDefault="00277226">
      <w:pPr>
        <w:pStyle w:val="TDC10"/>
        <w:keepNext/>
        <w:jc w:val="left"/>
        <w:rPr>
          <w:rFonts w:ascii="Arial" w:hAnsi="Arial" w:cs="Arial"/>
          <w:kern w:val="0"/>
          <w:lang w:val="en-US"/>
          <w:rPrChange w:id="670" w:author="김은수" w:date="2026-10-13T17:58:00Z" w16du:dateUtc="2026-10-13T08:58:00Z">
            <w:rPr>
              <w:rFonts w:ascii="Arial" w:hAnsi="Arial" w:cs="Arial"/>
              <w:kern w:val="0"/>
            </w:rPr>
          </w:rPrChange>
        </w:rPr>
        <w:pPrChange w:id="671" w:author="김은수" w:date="2026-10-12T23:59:00Z">
          <w:pPr>
            <w:pStyle w:val="a8"/>
            <w:keepNext/>
            <w:spacing w:line="240" w:lineRule="auto"/>
            <w:ind w:leftChars="0" w:left="992"/>
          </w:pPr>
        </w:pPrChange>
      </w:pPr>
      <w:r w:rsidRPr="00630215">
        <w:rPr>
          <w:kern w:val="0"/>
          <w:lang w:val="en-US"/>
          <w:rPrChange w:id="672" w:author="김은수" w:date="2026-10-13T17:58:00Z" w16du:dateUtc="2026-10-13T08:58:00Z">
            <w:rPr>
              <w:rFonts w:ascii="Arial" w:hAnsi="Arial" w:cs="Arial"/>
              <w:kern w:val="0"/>
            </w:rPr>
          </w:rPrChange>
        </w:rPr>
        <w:t xml:space="preserve">(Are they traceable to </w:t>
      </w:r>
      <w:r w:rsidRPr="00630215">
        <w:rPr>
          <w:kern w:val="0"/>
          <w:lang w:val="en-US"/>
          <w:rPrChange w:id="673" w:author="김은수" w:date="2026-10-13T17:58:00Z" w16du:dateUtc="2026-10-13T08:58:00Z">
            <w:rPr>
              <w:rFonts w:ascii="Arial" w:hAnsi="Arial" w:cs="Arial"/>
              <w:kern w:val="0"/>
              <w:sz w:val="16"/>
              <w:szCs w:val="16"/>
            </w:rPr>
          </w:rPrChange>
        </w:rPr>
        <w:t xml:space="preserve">SYSTEM </w:t>
      </w:r>
      <w:r w:rsidRPr="00630215">
        <w:rPr>
          <w:kern w:val="0"/>
          <w:lang w:val="en-US"/>
          <w:rPrChange w:id="674" w:author="김은수" w:date="2026-10-13T17:58:00Z" w16du:dateUtc="2026-10-13T08:58:00Z">
            <w:rPr>
              <w:rFonts w:ascii="Arial" w:hAnsi="Arial" w:cs="Arial"/>
              <w:kern w:val="0"/>
            </w:rPr>
          </w:rPrChange>
        </w:rPr>
        <w:t xml:space="preserve">requirements or other </w:t>
      </w:r>
      <w:proofErr w:type="gramStart"/>
      <w:r w:rsidRPr="00630215">
        <w:rPr>
          <w:kern w:val="0"/>
          <w:lang w:val="en-US"/>
          <w:rPrChange w:id="675" w:author="김은수" w:date="2026-10-13T17:58:00Z" w16du:dateUtc="2026-10-13T08:58:00Z">
            <w:rPr>
              <w:rFonts w:ascii="Arial" w:hAnsi="Arial" w:cs="Arial"/>
              <w:kern w:val="0"/>
            </w:rPr>
          </w:rPrChange>
        </w:rPr>
        <w:t>source</w:t>
      </w:r>
      <w:proofErr w:type="gramEnd"/>
      <w:r w:rsidRPr="00630215">
        <w:rPr>
          <w:kern w:val="0"/>
          <w:lang w:val="en-US"/>
          <w:rPrChange w:id="676" w:author="김은수" w:date="2026-10-13T17:58:00Z" w16du:dateUtc="2026-10-13T08:58:00Z">
            <w:rPr>
              <w:rFonts w:ascii="Arial" w:hAnsi="Arial" w:cs="Arial"/>
              <w:kern w:val="0"/>
            </w:rPr>
          </w:rPrChange>
        </w:rPr>
        <w:t>?)</w:t>
      </w:r>
    </w:p>
    <w:p w14:paraId="1746373B" w14:textId="2B214098" w:rsidR="00440346" w:rsidDel="00440346" w:rsidRDefault="00277226" w:rsidP="008C7DF3">
      <w:pPr>
        <w:pStyle w:val="TDC10"/>
        <w:jc w:val="left"/>
        <w:rPr>
          <w:del w:id="677" w:author="김은수" w:date="2026-10-13T18:03:00Z" w16du:dateUtc="2026-10-13T09:03:00Z"/>
          <w:rFonts w:hint="eastAsia"/>
        </w:rPr>
        <w:pPrChange w:id="678" w:author="김은수" w:date="2026-10-13T18:03:00Z" w16du:dateUtc="2026-10-13T09:03:00Z">
          <w:pPr>
            <w:pStyle w:val="a8"/>
            <w:spacing w:after="0" w:line="240" w:lineRule="auto"/>
            <w:ind w:leftChars="0" w:left="992"/>
          </w:pPr>
        </w:pPrChange>
      </w:pPr>
      <w:del w:id="679" w:author="김은수" w:date="2026-10-12T12:26:00Z">
        <w:r w:rsidRPr="008C5E2C">
          <w:rPr>
            <w:rFonts w:ascii="Arial" w:hAnsi="Arial" w:cs="Arial" w:hint="eastAsia"/>
            <w:b/>
            <w:bCs/>
            <w:color w:val="0000FF"/>
            <w:kern w:val="0"/>
            <w:rPrChange w:id="680" w:author="김은수" w:date="2026-10-13T18:05:00Z" w16du:dateUtc="2026-10-13T09:05:00Z">
              <w:rPr>
                <w:rFonts w:ascii="Arial" w:hAnsi="Arial" w:cs="Arial" w:hint="eastAsia"/>
                <w:kern w:val="0"/>
              </w:rPr>
            </w:rPrChange>
          </w:rPr>
          <w:delText>예</w:delText>
        </w:r>
        <w:r w:rsidRPr="008C5E2C">
          <w:rPr>
            <w:rFonts w:ascii="Arial" w:hAnsi="Arial" w:cs="Arial" w:hint="eastAsia"/>
            <w:b/>
            <w:bCs/>
            <w:color w:val="0000FF"/>
            <w:kern w:val="0"/>
            <w:rPrChange w:id="681" w:author="김은수" w:date="2026-10-13T18:05:00Z" w16du:dateUtc="2026-10-13T09:05:00Z">
              <w:rPr>
                <w:rFonts w:ascii="Arial" w:hAnsi="Arial" w:cs="Arial" w:hint="eastAsia"/>
                <w:kern w:val="0"/>
              </w:rPr>
            </w:rPrChange>
          </w:rPr>
          <w:delText>.</w:delText>
        </w:r>
        <w:r w:rsidRPr="008C5E2C">
          <w:rPr>
            <w:b/>
            <w:bCs/>
            <w:color w:val="0000FF"/>
            <w:rPrChange w:id="682" w:author="김은수" w:date="2026-10-13T18:05:00Z" w16du:dateUtc="2026-10-13T09:05:00Z">
              <w:rPr/>
            </w:rPrChange>
          </w:rPr>
          <w:delText xml:space="preserve"> </w:delText>
        </w:r>
        <w:r w:rsidR="003203B4" w:rsidRPr="008C5E2C">
          <w:rPr>
            <w:rFonts w:hint="eastAsia"/>
            <w:b/>
            <w:bCs/>
            <w:color w:val="0000FF"/>
            <w:rPrChange w:id="683" w:author="김은수" w:date="2026-10-13T18:05:00Z" w16du:dateUtc="2026-10-13T09:05:00Z">
              <w:rPr>
                <w:rFonts w:hint="eastAsia"/>
              </w:rPr>
            </w:rPrChange>
          </w:rPr>
          <w:delText xml:space="preserve">소프트웨어 요구사항 사양서 </w:delText>
        </w:r>
        <w:r w:rsidR="003203B4" w:rsidRPr="008C5E2C">
          <w:rPr>
            <w:b/>
            <w:bCs/>
            <w:color w:val="0000FF"/>
            <w:rPrChange w:id="684" w:author="김은수" w:date="2026-10-13T18:05:00Z" w16du:dateUtc="2026-10-13T09:05:00Z">
              <w:rPr/>
            </w:rPrChange>
          </w:rPr>
          <w:delText xml:space="preserve">-&gt; </w:delText>
        </w:r>
        <w:r w:rsidR="003203B4" w:rsidRPr="008C5E2C">
          <w:rPr>
            <w:rFonts w:hint="eastAsia"/>
            <w:b/>
            <w:bCs/>
            <w:color w:val="0000FF"/>
            <w:rPrChange w:id="685" w:author="김은수" w:date="2026-10-13T18:05:00Z" w16du:dateUtc="2026-10-13T09:05:00Z">
              <w:rPr>
                <w:rFonts w:hint="eastAsia"/>
              </w:rPr>
            </w:rPrChange>
          </w:rPr>
          <w:delText xml:space="preserve">설계 입력 요구사항 </w:delText>
        </w:r>
        <w:r w:rsidR="003203B4" w:rsidRPr="008C5E2C">
          <w:rPr>
            <w:b/>
            <w:bCs/>
            <w:color w:val="0000FF"/>
            <w:rPrChange w:id="686" w:author="김은수" w:date="2026-10-13T18:05:00Z" w16du:dateUtc="2026-10-13T09:05:00Z">
              <w:rPr/>
            </w:rPrChange>
          </w:rPr>
          <w:delText xml:space="preserve">-&gt; </w:delText>
        </w:r>
        <w:r w:rsidR="003203B4" w:rsidRPr="008C5E2C">
          <w:rPr>
            <w:rFonts w:hint="eastAsia"/>
            <w:b/>
            <w:bCs/>
            <w:color w:val="0000FF"/>
            <w:rPrChange w:id="687" w:author="김은수" w:date="2026-10-13T18:05:00Z" w16du:dateUtc="2026-10-13T09:05:00Z">
              <w:rPr>
                <w:rFonts w:hint="eastAsia"/>
              </w:rPr>
            </w:rPrChange>
          </w:rPr>
          <w:delText>위험 통제 조치</w:delText>
        </w:r>
      </w:del>
      <w:ins w:id="688" w:author="김은수" w:date="2026-10-12T12:26:00Z">
        <w:del w:id="689" w:author="김은수" w:date="2026-10-12T23:59:00Z">
          <w:r w:rsidRPr="008C5E2C">
            <w:rPr>
              <w:b/>
              <w:bCs/>
              <w:color w:val="0000FF"/>
              <w:rPrChange w:id="690" w:author="김은수" w:date="2026-10-13T18:05:00Z" w16du:dateUtc="2026-10-13T09:05:00Z">
                <w:rPr/>
              </w:rPrChange>
            </w:rPr>
            <w:delText>소프트웨어 요구사항 사양서에서 기존 설계 입력/위험 통제 식별을 보존하고 QCC의 원문 요구사항을 연결한다. SW-FW-RID-82는 SYS-RID-SP-HW-11에 연결하며 SW-FW-RID-83의 정식 상위 요구사항 등록은 보완이 필요하다.</w:delText>
          </w:r>
        </w:del>
      </w:ins>
      <w:ins w:id="691" w:author="김은수" w:date="2026-10-12T23:59:00Z">
        <w:del w:id="692" w:author="김은수" w:date="2026-10-13T06:53:00Z">
          <w:r w:rsidRPr="008C5E2C">
            <w:rPr>
              <w:b/>
              <w:bCs/>
              <w:color w:val="0000FF"/>
              <w:rPrChange w:id="693" w:author="김은수" w:date="2026-10-13T18:05:00Z" w16du:dateUtc="2026-10-13T09:05:00Z">
                <w:rPr/>
              </w:rPrChange>
            </w:rPr>
            <w:delText>Bluetooth Classic 송수신 요구 SW-FW-RID-69는 SYS-RID-SP-FW-15에 연결한다. 사용 설명서 요구 SW-FW-RID-83은 SYS-RID-ACDOC-17, SYS-RID-ACDOC-18 및 SYS-RID-ACDOC-20의 경고/안전사항, 안전한 작동법 및 동작방법에 연결한다. 다른 요구의 시스템 및 위험 통제 추적은 소프트웨어 요구사항 사양서에서 확인한다.</w:delText>
          </w:r>
        </w:del>
      </w:ins>
      <w:proofErr w:type="spellStart"/>
      <w:ins w:id="694" w:author="김은수" w:date="2026-10-13T06:53:00Z">
        <w:r w:rsidRPr="008C5E2C">
          <w:rPr>
            <w:b/>
            <w:bCs/>
            <w:color w:val="0000FF"/>
            <w:rPrChange w:id="695" w:author="김은수" w:date="2026-10-13T18:05:00Z" w16du:dateUtc="2026-10-13T09:05:00Z">
              <w:rPr/>
            </w:rPrChange>
          </w:rPr>
          <w:t>Bluetooth</w:t>
        </w:r>
        <w:proofErr w:type="spellEnd"/>
        <w:r w:rsidRPr="008C5E2C">
          <w:rPr>
            <w:b/>
            <w:bCs/>
            <w:color w:val="0000FF"/>
            <w:rPrChange w:id="696" w:author="김은수" w:date="2026-10-13T18:05:00Z" w16du:dateUtc="2026-10-13T09:05:00Z">
              <w:rPr/>
            </w:rPrChange>
          </w:rPr>
          <w:t xml:space="preserve"> </w:t>
        </w:r>
        <w:proofErr w:type="spellStart"/>
        <w:r w:rsidRPr="008C5E2C">
          <w:rPr>
            <w:b/>
            <w:bCs/>
            <w:color w:val="0000FF"/>
            <w:rPrChange w:id="697" w:author="김은수" w:date="2026-10-13T18:05:00Z" w16du:dateUtc="2026-10-13T09:05:00Z">
              <w:rPr/>
            </w:rPrChange>
          </w:rPr>
          <w:t>Classic</w:t>
        </w:r>
        <w:proofErr w:type="spellEnd"/>
        <w:r w:rsidRPr="008C5E2C">
          <w:rPr>
            <w:b/>
            <w:bCs/>
            <w:color w:val="0000FF"/>
            <w:rPrChange w:id="698" w:author="김은수" w:date="2026-10-13T18:05:00Z" w16du:dateUtc="2026-10-13T09:05:00Z">
              <w:rPr/>
            </w:rPrChange>
          </w:rPr>
          <w:t xml:space="preserve"> 송수신 요구 SW-FW-RID-69는 SYS-RID-SP-FW-15에 연결한다. 사용 설명서 요구 SW-FW-RID-83은 경고/안전사항, 안전한 작동법 및 동작방법을 정의한 자체 소프트웨어 요구사항이다.</w:t>
        </w:r>
        <w:r w:rsidRPr="0090721C">
          <w:t xml:space="preserve"> 다른 요구의 시스템 및 위험 통제 추적은 소프트웨어 요구사항 사양서에서 확인한다.</w:t>
        </w:r>
      </w:ins>
    </w:p>
    <w:p w14:paraId="247E480C" w14:textId="05CB37AA" w:rsidR="00440346" w:rsidRDefault="000B7DF5" w:rsidP="008C7DF3">
      <w:pPr>
        <w:pStyle w:val="TDC10"/>
        <w:rPr>
          <w:ins w:id="699" w:author="김은수" w:date="2026-10-12T12:26:00Z"/>
          <w:rFonts w:hint="eastAsia"/>
        </w:rPr>
        <w:pPrChange w:id="700" w:author="김은수" w:date="2026-10-13T18:03:00Z" w16du:dateUtc="2026-10-13T09:03:00Z">
          <w:pPr>
            <w:pStyle w:val="a8"/>
            <w:spacing w:after="0" w:line="240" w:lineRule="auto"/>
            <w:ind w:leftChars="0" w:left="992"/>
          </w:pPr>
        </w:pPrChange>
      </w:pPr>
      <w:ins w:id="701" w:author="김은수" w:date="2026-10-12T12:26:00Z">
        <w:del w:id="702" w:author="김은수" w:date="2026-10-12T23:59:00Z">
          <w:r>
            <w:delText>[E8300 보완] SW-FW-RID-83의 정식 상위 요구사항 식별과 제품 사용 설명서 파일의 해당 내용을 등록</w:delText>
          </w:r>
        </w:del>
        <w:bookmarkStart w:id="703" w:name="_Toc242805737"/>
        <w:bookmarkEnd w:id="703"/>
      </w:ins>
    </w:p>
    <w:p w14:paraId="08A17FA2" w14:textId="77777777" w:rsidR="00BE18E0" w:rsidRDefault="00BE18E0">
      <w:pPr>
        <w:pStyle w:val="TDC10"/>
        <w:jc w:val="left"/>
        <w:rPr>
          <w:del w:id="704" w:author="김은수" w:date="2026-10-13T08:33:00Z"/>
          <w:rFonts w:ascii="Arial" w:hAnsi="Arial" w:cs="Arial"/>
          <w:kern w:val="0"/>
        </w:rPr>
        <w:pPrChange w:id="705" w:author="김은수" w:date="2026-10-12T23:59:00Z">
          <w:pPr>
            <w:pStyle w:val="a8"/>
            <w:spacing w:after="0" w:line="240" w:lineRule="auto"/>
            <w:ind w:leftChars="0" w:left="992"/>
          </w:pPr>
        </w:pPrChange>
      </w:pPr>
    </w:p>
    <w:p w14:paraId="36AA27E5" w14:textId="77777777" w:rsidR="00194A7A" w:rsidRDefault="00194A7A">
      <w:pPr>
        <w:pStyle w:val="TDC10"/>
        <w:jc w:val="left"/>
        <w:rPr>
          <w:del w:id="706" w:author="김은수" w:date="2026-10-13T08:33:00Z"/>
          <w:rFonts w:ascii="Arial" w:hAnsi="Arial" w:cs="Arial"/>
          <w:kern w:val="0"/>
        </w:rPr>
        <w:pPrChange w:id="707" w:author="김은수" w:date="2026-10-12T23:59:00Z">
          <w:pPr>
            <w:pStyle w:val="a8"/>
            <w:spacing w:after="0" w:line="240" w:lineRule="auto"/>
            <w:ind w:leftChars="0" w:left="992"/>
          </w:pPr>
        </w:pPrChange>
      </w:pPr>
      <w:bookmarkStart w:id="708" w:name="_Toc242805738"/>
      <w:bookmarkEnd w:id="708"/>
    </w:p>
    <w:p w14:paraId="38C93EF4" w14:textId="77777777" w:rsidR="00194A7A" w:rsidRDefault="00194A7A">
      <w:pPr>
        <w:pStyle w:val="TDC10"/>
        <w:jc w:val="left"/>
        <w:rPr>
          <w:del w:id="709" w:author="김은수" w:date="2026-10-13T08:33:00Z"/>
          <w:rFonts w:ascii="Arial" w:hAnsi="Arial" w:cs="Arial"/>
          <w:kern w:val="0"/>
        </w:rPr>
        <w:pPrChange w:id="710" w:author="김은수" w:date="2026-10-12T23:59:00Z">
          <w:pPr>
            <w:pStyle w:val="a8"/>
            <w:spacing w:after="0" w:line="240" w:lineRule="auto"/>
            <w:ind w:leftChars="0" w:left="992"/>
          </w:pPr>
        </w:pPrChange>
      </w:pPr>
      <w:bookmarkStart w:id="711" w:name="_Toc242805739"/>
      <w:bookmarkEnd w:id="711"/>
    </w:p>
    <w:p w14:paraId="1B80EA6A" w14:textId="77777777" w:rsidR="00194A7A" w:rsidRPr="00E56A58" w:rsidRDefault="00194A7A">
      <w:pPr>
        <w:pStyle w:val="TDC10"/>
        <w:jc w:val="left"/>
        <w:rPr>
          <w:del w:id="712" w:author="김은수" w:date="2026-10-13T08:33:00Z"/>
          <w:rFonts w:ascii="Arial" w:hAnsi="Arial" w:cs="Arial"/>
          <w:kern w:val="0"/>
        </w:rPr>
        <w:pPrChange w:id="713" w:author="김은수" w:date="2026-10-12T23:59:00Z">
          <w:pPr>
            <w:pStyle w:val="a8"/>
            <w:spacing w:after="0" w:line="240" w:lineRule="auto"/>
            <w:ind w:leftChars="0" w:left="992"/>
          </w:pPr>
        </w:pPrChange>
      </w:pPr>
      <w:bookmarkStart w:id="714" w:name="_Toc242805740"/>
      <w:bookmarkEnd w:id="714"/>
    </w:p>
    <w:p w14:paraId="3BAD9AD5" w14:textId="77777777" w:rsidR="006A2AD1" w:rsidRDefault="00132DB1">
      <w:pPr>
        <w:pStyle w:val="TDC1"/>
        <w:numPr>
          <w:ilvl w:val="0"/>
          <w:numId w:val="7"/>
        </w:numPr>
        <w:jc w:val="left"/>
        <w:pPrChange w:id="715" w:author="김은수" w:date="2026-10-12T23:59:00Z">
          <w:pPr>
            <w:pStyle w:val="10"/>
            <w:numPr>
              <w:numId w:val="7"/>
            </w:numPr>
            <w:spacing w:line="240" w:lineRule="auto"/>
          </w:pPr>
        </w:pPrChange>
      </w:pPr>
      <w:bookmarkStart w:id="716" w:name="_Toc242805741"/>
      <w:r w:rsidRPr="002B7824">
        <w:t>소프트웨어 위험분석 재평가</w:t>
      </w:r>
      <w:bookmarkEnd w:id="716"/>
    </w:p>
    <w:p w14:paraId="0E19AB4F" w14:textId="77777777" w:rsidR="008049EC" w:rsidRPr="008049EC" w:rsidRDefault="008049EC" w:rsidP="00C4733D">
      <w:pPr>
        <w:pStyle w:val="TDC10"/>
        <w:pPrChange w:id="717" w:author="김은수" w:date="2026-10-13T18:07:00Z" w16du:dateUtc="2026-10-13T09:07:00Z">
          <w:pPr>
            <w:ind w:leftChars="100" w:left="200"/>
          </w:pPr>
        </w:pPrChange>
      </w:pPr>
      <w:del w:id="718" w:author="김은수" w:date="2026-10-12T12:26:00Z">
        <w:r>
          <w:rPr>
            <w:rFonts w:hint="eastAsia"/>
          </w:rPr>
          <w:delText xml:space="preserve">소프트웨어 요구사항 </w:delText>
        </w:r>
        <w:r w:rsidR="009611AE">
          <w:rPr>
            <w:rFonts w:hint="eastAsia"/>
          </w:rPr>
          <w:delText>확립에 따라</w:delText>
        </w:r>
        <w:r>
          <w:rPr>
            <w:rFonts w:hint="eastAsia"/>
          </w:rPr>
          <w:delText xml:space="preserve"> 위험분석을 </w:delText>
        </w:r>
        <w:r w:rsidR="009611AE">
          <w:rPr>
            <w:rFonts w:hint="eastAsia"/>
          </w:rPr>
          <w:delText>다시 실시하였으나</w:delText>
        </w:r>
        <w:r w:rsidR="009611AE">
          <w:delText>,</w:delText>
        </w:r>
        <w:r>
          <w:rPr>
            <w:rFonts w:hint="eastAsia"/>
          </w:rPr>
          <w:delText xml:space="preserve"> 새로운 </w:delText>
        </w:r>
        <w:r w:rsidR="009611AE">
          <w:rPr>
            <w:rFonts w:hint="eastAsia"/>
          </w:rPr>
          <w:delText xml:space="preserve">위해요인이 </w:delText>
        </w:r>
        <w:r w:rsidR="00943D53">
          <w:rPr>
            <w:rFonts w:hint="eastAsia"/>
          </w:rPr>
          <w:delText>발견되</w:delText>
        </w:r>
        <w:r w:rsidR="009611AE">
          <w:rPr>
            <w:rFonts w:hint="eastAsia"/>
          </w:rPr>
          <w:delText>나</w:delText>
        </w:r>
        <w:r>
          <w:rPr>
            <w:rFonts w:hint="eastAsia"/>
          </w:rPr>
          <w:delText xml:space="preserve"> 위험 </w:delText>
        </w:r>
        <w:r w:rsidR="009611AE">
          <w:rPr>
            <w:rFonts w:hint="eastAsia"/>
          </w:rPr>
          <w:delText>산정에 변화가 발생되지 않았다</w:delText>
        </w:r>
        <w:r>
          <w:rPr>
            <w:rFonts w:hint="eastAsia"/>
          </w:rPr>
          <w:delText>.</w:delText>
        </w:r>
      </w:del>
      <w:ins w:id="719" w:author="김은수" w:date="2026-10-12T12:26:00Z">
        <w:del w:id="720" w:author="김은수" w:date="2026-10-12T23:59:00Z">
          <w:r>
            <w:delText>QCC 요구사항과 설계 자료를 반영한 변경에 대하여 오디오 송신, 연결/인증, 키 관리 및 펌웨어 보호의 위험통제 영향을 재평가하고 설계 입력/출력과 시험 기준에 반영해야 한다.</w:delText>
          </w:r>
        </w:del>
      </w:ins>
      <w:ins w:id="721" w:author="김은수" w:date="2026-10-12T23:59:00Z">
        <w:r w:rsidRPr="0090721C">
          <w:t>오디오 송수신, 연결/인증, 키 관리 및 펌웨어 보호의 위험 통제 영향을 재평가하고 설계 입력/출력 및 시험 기준과 대조한다.</w:t>
        </w:r>
      </w:ins>
    </w:p>
    <w:p w14:paraId="09CDA595" w14:textId="2A8A59F6" w:rsidR="0057154E" w:rsidRPr="00A932C3" w:rsidRDefault="000B7DF5" w:rsidP="00A932C3">
      <w:pPr>
        <w:pStyle w:val="TDC10"/>
        <w:keepLines/>
        <w:rPr>
          <w:ins w:id="722" w:author="김은수" w:date="2026-10-12T12:26:00Z"/>
          <w:b/>
          <w:bCs/>
          <w:color w:val="0000FF"/>
          <w:rPrChange w:id="723" w:author="김은수" w:date="2026-10-13T18:07:00Z" w16du:dateUtc="2026-10-13T09:07:00Z">
            <w:rPr>
              <w:ins w:id="724" w:author="김은수" w:date="2026-10-12T12:26:00Z"/>
            </w:rPr>
          </w:rPrChange>
        </w:rPr>
        <w:pPrChange w:id="725" w:author="김은수" w:date="2026-10-13T18:07:00Z" w16du:dateUtc="2026-10-13T09:07:00Z">
          <w:pPr>
            <w:keepLines/>
            <w:ind w:leftChars="100" w:left="200"/>
          </w:pPr>
        </w:pPrChange>
      </w:pPr>
      <w:ins w:id="726" w:author="김은수" w:date="2026-10-12T12:26:00Z">
        <w:del w:id="727" w:author="김은수" w:date="2026-10-12T23:59:00Z">
          <w:r w:rsidRPr="00A932C3">
            <w:rPr>
              <w:b/>
              <w:bCs/>
              <w:color w:val="0000FF"/>
              <w:sz w:val="24"/>
              <w:szCs w:val="24"/>
              <w:u w:val="single"/>
              <w:rPrChange w:id="728" w:author="김은수" w:date="2026-10-13T18:07:00Z" w16du:dateUtc="2026-10-13T09:07:00Z">
                <w:rPr>
                  <w:color w:val="7030A0"/>
                  <w:sz w:val="24"/>
                  <w:szCs w:val="24"/>
                  <w:u w:val="single"/>
                </w:rPr>
              </w:rPrChange>
            </w:rPr>
            <w:delText>[QCC/E8300 자료 입력] 이번 QCC 자료 반영에 따른 위험분석 재평가와 변경 영향의 검토 결과를 입력한다.</w:delText>
          </w:r>
        </w:del>
      </w:ins>
      <w:ins w:id="729" w:author="김은수" w:date="2026-10-12T23:59:00Z">
        <w:del w:id="730" w:author="김은수" w:date="2026-10-13T08:33:00Z">
          <w:r w:rsidRPr="00A932C3">
            <w:rPr>
              <w:b/>
              <w:bCs/>
              <w:color w:val="0000FF"/>
              <w:sz w:val="24"/>
              <w:szCs w:val="24"/>
              <w:u w:val="single"/>
              <w:rPrChange w:id="731" w:author="김은수" w:date="2026-10-13T18:07:00Z" w16du:dateUtc="2026-10-13T09:07:00Z">
                <w:rPr>
                  <w:color w:val="7030A0"/>
                  <w:sz w:val="24"/>
                  <w:szCs w:val="24"/>
                  <w:u w:val="single"/>
                </w:rPr>
              </w:rPrChange>
            </w:rPr>
            <w:delText>[QCC/E8300 자료 입력] 오디오 송수신, 연결/인증, 키 관리 및 펌웨어 보호에 대한 위험분석 재평가와 변경 영향의 검토 결과를 확인한다.</w:delText>
          </w:r>
        </w:del>
      </w:ins>
      <w:ins w:id="732" w:author="김은수" w:date="2026-10-13T08:33:00Z">
        <w:r w:rsidRPr="00A932C3">
          <w:rPr>
            <w:b/>
            <w:bCs/>
            <w:color w:val="0000FF"/>
            <w:rPrChange w:id="733" w:author="김은수" w:date="2026-10-13T18:07:00Z" w16du:dateUtc="2026-10-13T09:07:00Z">
              <w:rPr/>
            </w:rPrChange>
          </w:rPr>
          <w:t>오디오 송수신, 연결/인증, 키 관리 및 펌웨어 보호에 대한 위험분석 재평가와 변경 영향의 검토 결과는</w:t>
        </w:r>
      </w:ins>
      <w:ins w:id="734" w:author="김은수" w:date="2026-10-13T18:07:00Z" w16du:dateUtc="2026-10-13T09:07:00Z">
        <w:r w:rsidR="00E90749" w:rsidRPr="00A932C3">
          <w:rPr>
            <w:rFonts w:hint="eastAsia"/>
            <w:b/>
            <w:bCs/>
            <w:color w:val="0000FF"/>
            <w:rPrChange w:id="735" w:author="김은수" w:date="2026-10-13T18:07:00Z" w16du:dateUtc="2026-10-13T09:07:00Z">
              <w:rPr>
                <w:rFonts w:hint="eastAsia"/>
              </w:rPr>
            </w:rPrChange>
          </w:rPr>
          <w:t xml:space="preserve">, 새로운 위해요인이 발견되거나 위험 산정에 변화가 발생되지 </w:t>
        </w:r>
        <w:proofErr w:type="gramStart"/>
        <w:r w:rsidR="00E90749" w:rsidRPr="00A932C3">
          <w:rPr>
            <w:rFonts w:hint="eastAsia"/>
            <w:b/>
            <w:bCs/>
            <w:color w:val="0000FF"/>
            <w:rPrChange w:id="736" w:author="김은수" w:date="2026-10-13T18:07:00Z" w16du:dateUtc="2026-10-13T09:07:00Z">
              <w:rPr>
                <w:rFonts w:hint="eastAsia"/>
              </w:rPr>
            </w:rPrChange>
          </w:rPr>
          <w:t>않았다.</w:t>
        </w:r>
      </w:ins>
      <w:ins w:id="737" w:author="김은수" w:date="2026-10-13T08:33:00Z">
        <w:r w:rsidRPr="00A932C3">
          <w:rPr>
            <w:b/>
            <w:bCs/>
            <w:color w:val="0000FF"/>
            <w:rPrChange w:id="738" w:author="김은수" w:date="2026-10-13T18:07:00Z" w16du:dateUtc="2026-10-13T09:07:00Z">
              <w:rPr/>
            </w:rPrChange>
          </w:rPr>
          <w:t>.</w:t>
        </w:r>
      </w:ins>
      <w:proofErr w:type="gramEnd"/>
    </w:p>
    <w:sectPr w:rsidR="0057154E" w:rsidRPr="00A932C3" w:rsidSect="00C41441">
      <w:pgSz w:w="11906" w:h="16838" w:code="9"/>
      <w:pgMar w:top="1134" w:right="1134" w:bottom="851" w:left="1134" w:header="1020" w:footer="68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D0CDB" w14:textId="77777777" w:rsidR="006104C4" w:rsidRDefault="006104C4" w:rsidP="003325E9">
      <w:pPr>
        <w:spacing w:after="0" w:line="240" w:lineRule="auto"/>
      </w:pPr>
      <w:r>
        <w:separator/>
      </w:r>
    </w:p>
  </w:endnote>
  <w:endnote w:type="continuationSeparator" w:id="0">
    <w:p w14:paraId="486E85DC" w14:textId="77777777" w:rsidR="006104C4" w:rsidRDefault="006104C4" w:rsidP="00332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6AB45" w14:textId="77777777" w:rsidR="00F24844" w:rsidRDefault="00F24844" w:rsidP="00EC1B78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142C8" w14:textId="77777777" w:rsidR="006104C4" w:rsidRDefault="006104C4" w:rsidP="003325E9">
      <w:pPr>
        <w:spacing w:after="0" w:line="240" w:lineRule="auto"/>
      </w:pPr>
      <w:r>
        <w:separator/>
      </w:r>
    </w:p>
  </w:footnote>
  <w:footnote w:type="continuationSeparator" w:id="0">
    <w:p w14:paraId="7F4F2DFA" w14:textId="77777777" w:rsidR="006104C4" w:rsidRDefault="006104C4" w:rsidP="003325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6" w:type="dxa"/>
      <w:tblInd w:w="56" w:type="dxa"/>
      <w:tblBorders>
        <w:top w:val="thinThickSmallGap" w:sz="12" w:space="0" w:color="auto"/>
        <w:left w:val="thinThickSmallGap" w:sz="12" w:space="0" w:color="auto"/>
        <w:bottom w:val="thinThickSmallGap" w:sz="12" w:space="0" w:color="auto"/>
        <w:right w:val="thinThickSmallGap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56" w:type="dxa"/>
        <w:right w:w="56" w:type="dxa"/>
      </w:tblCellMar>
      <w:tblLook w:val="0000" w:firstRow="0" w:lastRow="0" w:firstColumn="0" w:lastColumn="0" w:noHBand="0" w:noVBand="0"/>
    </w:tblPr>
    <w:tblGrid>
      <w:gridCol w:w="2248"/>
      <w:gridCol w:w="4308"/>
      <w:gridCol w:w="1438"/>
      <w:gridCol w:w="1692"/>
    </w:tblGrid>
    <w:tr w:rsidR="007D50CE" w14:paraId="74F722E8" w14:textId="77777777" w:rsidTr="0019144B">
      <w:trPr>
        <w:cantSplit/>
        <w:trHeight w:val="115"/>
      </w:trPr>
      <w:tc>
        <w:tcPr>
          <w:tcW w:w="2248" w:type="dxa"/>
          <w:vMerge w:val="restart"/>
          <w:vAlign w:val="center"/>
        </w:tcPr>
        <w:p w14:paraId="1BC9D660" w14:textId="77777777" w:rsidR="007D50CE" w:rsidRPr="00F91CD3" w:rsidRDefault="008E2E4F" w:rsidP="007D50CE">
          <w:pPr>
            <w:spacing w:after="0"/>
            <w:rPr>
              <w:rFonts w:asciiTheme="majorHAnsi" w:eastAsiaTheme="majorHAnsi" w:hAnsiTheme="majorHAnsi"/>
              <w:b/>
              <w:bCs/>
              <w:sz w:val="32"/>
              <w:szCs w:val="32"/>
            </w:rPr>
          </w:pPr>
          <w:r>
            <w:rPr>
              <w:rFonts w:asciiTheme="majorHAnsi" w:eastAsiaTheme="majorHAnsi" w:hAnsiTheme="majorHAnsi"/>
              <w:b/>
              <w:bCs/>
              <w:noProof/>
              <w:sz w:val="32"/>
              <w:szCs w:val="32"/>
            </w:rPr>
            <w:drawing>
              <wp:inline distT="0" distB="0" distL="0" distR="0" wp14:anchorId="10C4C1D8" wp14:editId="674D3EFA">
                <wp:extent cx="1356360" cy="450215"/>
                <wp:effectExtent l="0" t="0" r="0" b="6985"/>
                <wp:docPr id="9" name="그림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그림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450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8" w:type="dxa"/>
          <w:vMerge w:val="restart"/>
          <w:vAlign w:val="center"/>
        </w:tcPr>
        <w:p w14:paraId="2931E6A3" w14:textId="77777777" w:rsidR="007D50CE" w:rsidRPr="00D1008A" w:rsidRDefault="007D50CE" w:rsidP="007D50CE">
          <w:pPr>
            <w:spacing w:after="0" w:line="240" w:lineRule="auto"/>
            <w:jc w:val="center"/>
            <w:rPr>
              <w:rFonts w:asciiTheme="minorEastAsia" w:hAnsiTheme="minorEastAsia"/>
              <w:b/>
              <w:bCs/>
              <w:sz w:val="30"/>
              <w:szCs w:val="30"/>
            </w:rPr>
          </w:pPr>
          <w:r w:rsidRPr="007D50CE">
            <w:rPr>
              <w:rFonts w:asciiTheme="minorEastAsia" w:hAnsiTheme="minorEastAsia" w:hint="eastAsia"/>
              <w:b/>
              <w:bCs/>
              <w:sz w:val="30"/>
              <w:szCs w:val="30"/>
            </w:rPr>
            <w:t>소프트웨어</w:t>
          </w:r>
          <w:r w:rsidRPr="007D50CE">
            <w:rPr>
              <w:rFonts w:asciiTheme="minorEastAsia" w:hAnsiTheme="minorEastAsia"/>
              <w:b/>
              <w:bCs/>
              <w:sz w:val="30"/>
              <w:szCs w:val="30"/>
            </w:rPr>
            <w:t xml:space="preserve"> 요구사항</w:t>
          </w:r>
          <w:r w:rsidR="00832285">
            <w:rPr>
              <w:rFonts w:asciiTheme="minorEastAsia" w:hAnsiTheme="minorEastAsia" w:hint="eastAsia"/>
              <w:b/>
              <w:bCs/>
              <w:sz w:val="30"/>
              <w:szCs w:val="30"/>
            </w:rPr>
            <w:t>서</w:t>
          </w:r>
        </w:p>
      </w:tc>
      <w:tc>
        <w:tcPr>
          <w:tcW w:w="1438" w:type="dxa"/>
          <w:vAlign w:val="center"/>
        </w:tcPr>
        <w:p w14:paraId="7A69B2CF" w14:textId="77777777" w:rsidR="007D50CE" w:rsidRPr="000F5030" w:rsidRDefault="007D50CE" w:rsidP="007D50CE">
          <w:pPr>
            <w:spacing w:after="0" w:line="240" w:lineRule="auto"/>
            <w:jc w:val="center"/>
            <w:rPr>
              <w:rFonts w:asciiTheme="minorEastAsia" w:hAnsiTheme="minorEastAsia"/>
              <w:b/>
              <w:bCs/>
            </w:rPr>
          </w:pPr>
          <w:r>
            <w:rPr>
              <w:rFonts w:asciiTheme="minorEastAsia" w:hAnsiTheme="minorEastAsia" w:hint="eastAsia"/>
              <w:b/>
              <w:bCs/>
            </w:rPr>
            <w:t>문서번호</w:t>
          </w:r>
        </w:p>
      </w:tc>
      <w:tc>
        <w:tcPr>
          <w:tcW w:w="1692" w:type="dxa"/>
          <w:vAlign w:val="center"/>
        </w:tcPr>
        <w:p w14:paraId="43FDA6DC" w14:textId="77777777" w:rsidR="007D50CE" w:rsidRPr="008E2E4F" w:rsidRDefault="002D5BCF" w:rsidP="007D50CE">
          <w:pPr>
            <w:spacing w:after="0" w:line="240" w:lineRule="auto"/>
            <w:jc w:val="center"/>
            <w:rPr>
              <w:rFonts w:asciiTheme="minorEastAsia" w:hAnsiTheme="minorEastAsia"/>
              <w:sz w:val="18"/>
              <w:szCs w:val="18"/>
            </w:rPr>
          </w:pPr>
          <w:r w:rsidRPr="002D5BCF">
            <w:rPr>
              <w:rFonts w:asciiTheme="minorEastAsia" w:hAnsiTheme="minorEastAsia"/>
              <w:sz w:val="18"/>
              <w:szCs w:val="18"/>
            </w:rPr>
            <w:t>SR-FW-</w:t>
          </w:r>
          <w:del w:id="65" w:author="김은수" w:date="2026-09-28T17:07:00Z" w16du:dateUtc="2026-09-28T08:07:00Z">
            <w:r w:rsidRPr="002D5BCF">
              <w:rPr>
                <w:rFonts w:asciiTheme="minorEastAsia" w:hAnsiTheme="minorEastAsia"/>
                <w:sz w:val="18"/>
                <w:szCs w:val="18"/>
              </w:rPr>
              <w:delText>TD20B</w:delText>
            </w:r>
          </w:del>
          <w:ins w:id="66" w:author="김은수" w:date="2026-09-28T17:07:00Z" w16du:dateUtc="2026-09-28T08:07:00Z">
            <w:r w:rsidRPr="002D5BCF">
              <w:rPr>
                <w:rFonts w:asciiTheme="minorEastAsia" w:hAnsiTheme="minorEastAsia"/>
                <w:sz w:val="18"/>
                <w:szCs w:val="18"/>
              </w:rPr>
              <w:t>TD24A</w:t>
            </w:r>
          </w:ins>
        </w:p>
      </w:tc>
    </w:tr>
    <w:tr w:rsidR="007D50CE" w14:paraId="1BC88A9B" w14:textId="77777777" w:rsidTr="0019144B">
      <w:trPr>
        <w:cantSplit/>
        <w:trHeight w:val="378"/>
      </w:trPr>
      <w:tc>
        <w:tcPr>
          <w:tcW w:w="2248" w:type="dxa"/>
          <w:vMerge/>
          <w:vAlign w:val="center"/>
        </w:tcPr>
        <w:p w14:paraId="48030814" w14:textId="77777777" w:rsidR="007D50CE" w:rsidRPr="00F91CD3" w:rsidRDefault="007D50CE" w:rsidP="007D50CE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3759D363" w14:textId="77777777" w:rsidR="007D50CE" w:rsidRPr="00D1008A" w:rsidRDefault="007D50CE" w:rsidP="007D50CE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</w:p>
      </w:tc>
      <w:tc>
        <w:tcPr>
          <w:tcW w:w="1438" w:type="dxa"/>
          <w:vAlign w:val="center"/>
        </w:tcPr>
        <w:p w14:paraId="0C0F5AEE" w14:textId="77777777" w:rsidR="007D50CE" w:rsidRPr="00D1008A" w:rsidRDefault="007D50CE" w:rsidP="007D50CE">
          <w:pPr>
            <w:spacing w:after="0" w:line="240" w:lineRule="auto"/>
            <w:jc w:val="center"/>
            <w:rPr>
              <w:rFonts w:asciiTheme="minorEastAsia" w:hAnsiTheme="minorEastAsia"/>
            </w:rPr>
          </w:pPr>
          <w:r w:rsidRPr="00D1008A">
            <w:rPr>
              <w:rFonts w:asciiTheme="minorEastAsia" w:hAnsiTheme="minorEastAsia" w:hint="eastAsia"/>
              <w:b/>
              <w:bCs/>
            </w:rPr>
            <w:t>제(개)</w:t>
          </w:r>
          <w:proofErr w:type="spellStart"/>
          <w:r w:rsidRPr="00D1008A">
            <w:rPr>
              <w:rFonts w:asciiTheme="minorEastAsia" w:hAnsiTheme="minorEastAsia" w:hint="eastAsia"/>
              <w:b/>
              <w:bCs/>
            </w:rPr>
            <w:t>정일자</w:t>
          </w:r>
          <w:proofErr w:type="spellEnd"/>
        </w:p>
      </w:tc>
      <w:tc>
        <w:tcPr>
          <w:tcW w:w="1692" w:type="dxa"/>
          <w:vAlign w:val="center"/>
        </w:tcPr>
        <w:p w14:paraId="44200765" w14:textId="77777777" w:rsidR="007D50CE" w:rsidRPr="00D1008A" w:rsidRDefault="00832285" w:rsidP="007D50CE">
          <w:pPr>
            <w:spacing w:after="0" w:line="240" w:lineRule="auto"/>
            <w:jc w:val="center"/>
            <w:rPr>
              <w:rFonts w:asciiTheme="minorEastAsia" w:hAnsiTheme="minorEastAsia"/>
            </w:rPr>
          </w:pPr>
          <w:del w:id="67" w:author="김은수" w:date="2026-09-28T17:07:00Z" w16du:dateUtc="2026-09-28T08:07:00Z">
            <w:r>
              <w:rPr>
                <w:rFonts w:asciiTheme="minorEastAsia" w:hAnsiTheme="minorEastAsia" w:hint="eastAsia"/>
              </w:rPr>
              <w:delText>2020</w:delText>
            </w:r>
            <w:r w:rsidR="00F94F6F">
              <w:rPr>
                <w:rFonts w:asciiTheme="minorEastAsia" w:hAnsiTheme="minorEastAsia"/>
              </w:rPr>
              <w:delText>.</w:delText>
            </w:r>
            <w:r>
              <w:rPr>
                <w:rFonts w:asciiTheme="minorEastAsia" w:hAnsiTheme="minorEastAsia" w:hint="eastAsia"/>
              </w:rPr>
              <w:delText>11.27</w:delText>
            </w:r>
          </w:del>
        </w:p>
      </w:tc>
    </w:tr>
    <w:tr w:rsidR="007D50CE" w14:paraId="74E6D8DA" w14:textId="77777777" w:rsidTr="0019144B">
      <w:trPr>
        <w:cantSplit/>
        <w:trHeight w:val="115"/>
      </w:trPr>
      <w:tc>
        <w:tcPr>
          <w:tcW w:w="2248" w:type="dxa"/>
          <w:vMerge/>
          <w:vAlign w:val="center"/>
        </w:tcPr>
        <w:p w14:paraId="777A18C6" w14:textId="77777777" w:rsidR="007D50CE" w:rsidRPr="00F91CD3" w:rsidRDefault="007D50CE" w:rsidP="007D50CE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 w:val="restart"/>
          <w:vAlign w:val="center"/>
        </w:tcPr>
        <w:p w14:paraId="2215542D" w14:textId="77777777" w:rsidR="007D50CE" w:rsidRPr="00D1008A" w:rsidRDefault="008E2E4F" w:rsidP="007D50CE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  <w:del w:id="68" w:author="김은수" w:date="2026-09-28T17:07:00Z" w16du:dateUtc="2026-09-28T08:07:00Z">
            <w:r>
              <w:rPr>
                <w:rFonts w:asciiTheme="minorEastAsia" w:hAnsiTheme="minorEastAsia" w:hint="eastAsia"/>
                <w:b/>
                <w:bCs/>
                <w:sz w:val="24"/>
                <w:szCs w:val="24"/>
              </w:rPr>
              <w:delText>T</w:delTex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delText>D20B</w:delText>
            </w:r>
          </w:del>
          <w:ins w:id="69" w:author="김은수" w:date="2026-09-28T17:07:00Z" w16du:dateUtc="2026-09-28T08:07:00Z">
            <w:r>
              <w:rPr>
                <w:rFonts w:asciiTheme="minorEastAsia" w:hAnsiTheme="minorEastAsia" w:hint="eastAsia"/>
                <w:b/>
                <w:bCs/>
                <w:sz w:val="24"/>
                <w:szCs w:val="24"/>
              </w:rPr>
              <w:t>TD24A</w:t>
            </w:r>
          </w:ins>
          <w:r>
            <w:rPr>
              <w:rFonts w:asciiTheme="minorEastAsia" w:hAnsiTheme="minorEastAsia" w:hint="eastAsia"/>
              <w:b/>
              <w:bCs/>
              <w:sz w:val="24"/>
              <w:szCs w:val="24"/>
            </w:rPr>
            <w:t>-A-EXT</w:t>
          </w:r>
        </w:p>
      </w:tc>
      <w:tc>
        <w:tcPr>
          <w:tcW w:w="1438" w:type="dxa"/>
          <w:vAlign w:val="center"/>
        </w:tcPr>
        <w:p w14:paraId="274AF9B9" w14:textId="77777777" w:rsidR="007D50CE" w:rsidRPr="00D1008A" w:rsidRDefault="007D50CE" w:rsidP="007D50CE">
          <w:pPr>
            <w:spacing w:after="0" w:line="240" w:lineRule="auto"/>
            <w:jc w:val="center"/>
            <w:rPr>
              <w:rFonts w:asciiTheme="minorEastAsia" w:hAnsiTheme="minorEastAsia"/>
            </w:rPr>
          </w:pPr>
          <w:r w:rsidRPr="00D1008A">
            <w:rPr>
              <w:rFonts w:asciiTheme="minorEastAsia" w:hAnsiTheme="minorEastAsia" w:hint="eastAsia"/>
              <w:b/>
              <w:bCs/>
            </w:rPr>
            <w:t>제(개)정 번호</w:t>
          </w:r>
        </w:p>
      </w:tc>
      <w:tc>
        <w:tcPr>
          <w:tcW w:w="1692" w:type="dxa"/>
          <w:vAlign w:val="center"/>
        </w:tcPr>
        <w:p w14:paraId="025AEA9A" w14:textId="77777777" w:rsidR="007D50CE" w:rsidRPr="00D1008A" w:rsidRDefault="007D50CE" w:rsidP="007D50CE">
          <w:pPr>
            <w:spacing w:after="0" w:line="240" w:lineRule="auto"/>
            <w:jc w:val="center"/>
            <w:rPr>
              <w:rFonts w:asciiTheme="minorEastAsia" w:hAnsiTheme="minorEastAsia"/>
            </w:rPr>
          </w:pPr>
          <w:r w:rsidRPr="00D1008A">
            <w:rPr>
              <w:rFonts w:asciiTheme="minorEastAsia" w:hAnsiTheme="minorEastAsia" w:hint="eastAsia"/>
              <w:sz w:val="22"/>
            </w:rPr>
            <w:t>0</w:t>
          </w:r>
        </w:p>
      </w:tc>
    </w:tr>
    <w:tr w:rsidR="007D50CE" w14:paraId="2072132C" w14:textId="77777777" w:rsidTr="0019144B">
      <w:trPr>
        <w:cantSplit/>
        <w:trHeight w:val="123"/>
      </w:trPr>
      <w:tc>
        <w:tcPr>
          <w:tcW w:w="2248" w:type="dxa"/>
          <w:vMerge/>
          <w:vAlign w:val="center"/>
        </w:tcPr>
        <w:p w14:paraId="571A2B44" w14:textId="77777777" w:rsidR="007D50CE" w:rsidRPr="00F91CD3" w:rsidRDefault="007D50CE" w:rsidP="007D50CE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21FABB3A" w14:textId="77777777" w:rsidR="007D50CE" w:rsidRPr="00F91CD3" w:rsidRDefault="007D50CE" w:rsidP="007D50CE">
          <w:pPr>
            <w:spacing w:after="0" w:line="240" w:lineRule="auto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1438" w:type="dxa"/>
          <w:vAlign w:val="center"/>
        </w:tcPr>
        <w:p w14:paraId="2AED6CA6" w14:textId="77777777" w:rsidR="007D50CE" w:rsidRPr="00D1008A" w:rsidRDefault="007D50CE" w:rsidP="007D50CE">
          <w:pPr>
            <w:spacing w:after="0" w:line="240" w:lineRule="auto"/>
            <w:jc w:val="center"/>
            <w:rPr>
              <w:rFonts w:asciiTheme="minorEastAsia" w:hAnsiTheme="minorEastAsia"/>
            </w:rPr>
          </w:pPr>
          <w:proofErr w:type="spellStart"/>
          <w:r w:rsidRPr="00D1008A">
            <w:rPr>
              <w:rFonts w:asciiTheme="minorEastAsia" w:hAnsiTheme="minorEastAsia" w:hint="eastAsia"/>
              <w:b/>
              <w:bCs/>
            </w:rPr>
            <w:t>페</w:t>
          </w:r>
          <w:proofErr w:type="spellEnd"/>
          <w:r w:rsidRPr="00D1008A">
            <w:rPr>
              <w:rFonts w:asciiTheme="minorEastAsia" w:hAnsiTheme="minorEastAsia"/>
              <w:b/>
              <w:bCs/>
            </w:rPr>
            <w:t xml:space="preserve"> </w:t>
          </w:r>
          <w:r w:rsidRPr="00D1008A">
            <w:rPr>
              <w:rFonts w:asciiTheme="minorEastAsia" w:hAnsiTheme="minorEastAsia" w:hint="eastAsia"/>
              <w:b/>
              <w:bCs/>
            </w:rPr>
            <w:t>이</w:t>
          </w:r>
          <w:r w:rsidRPr="00D1008A">
            <w:rPr>
              <w:rFonts w:asciiTheme="minorEastAsia" w:hAnsiTheme="minorEastAsia"/>
              <w:b/>
              <w:bCs/>
            </w:rPr>
            <w:t xml:space="preserve"> </w:t>
          </w:r>
          <w:r w:rsidRPr="00D1008A">
            <w:rPr>
              <w:rFonts w:asciiTheme="minorEastAsia" w:hAnsiTheme="minorEastAsia" w:hint="eastAsia"/>
              <w:b/>
              <w:bCs/>
            </w:rPr>
            <w:t>지</w:t>
          </w:r>
        </w:p>
      </w:tc>
      <w:tc>
        <w:tcPr>
          <w:tcW w:w="1692" w:type="dxa"/>
          <w:vAlign w:val="center"/>
        </w:tcPr>
        <w:p w14:paraId="716DE834" w14:textId="77777777" w:rsidR="007D50CE" w:rsidRPr="00D1008A" w:rsidRDefault="007D50CE" w:rsidP="007D50CE">
          <w:pPr>
            <w:spacing w:after="0" w:line="240" w:lineRule="auto"/>
            <w:jc w:val="center"/>
            <w:rPr>
              <w:rFonts w:asciiTheme="minorEastAsia" w:hAnsiTheme="minorEastAsia"/>
            </w:rPr>
          </w:pPr>
          <w:r w:rsidRPr="00D1008A">
            <w:rPr>
              <w:rStyle w:val="ad"/>
              <w:rFonts w:asciiTheme="minorEastAsia" w:hAnsiTheme="minorEastAsia"/>
            </w:rPr>
            <w:fldChar w:fldCharType="begin"/>
          </w:r>
          <w:r w:rsidRPr="00D1008A">
            <w:rPr>
              <w:rStyle w:val="ad"/>
              <w:rFonts w:asciiTheme="minorEastAsia" w:hAnsiTheme="minorEastAsia"/>
            </w:rPr>
            <w:instrText xml:space="preserve"> PAGE </w:instrText>
          </w:r>
          <w:r w:rsidRPr="00D1008A">
            <w:rPr>
              <w:rStyle w:val="ad"/>
              <w:rFonts w:asciiTheme="minorEastAsia" w:hAnsiTheme="minorEastAsia"/>
            </w:rPr>
            <w:fldChar w:fldCharType="separate"/>
          </w:r>
          <w:r w:rsidRPr="00D1008A">
            <w:rPr>
              <w:rStyle w:val="ad"/>
              <w:rFonts w:asciiTheme="minorEastAsia" w:hAnsiTheme="minorEastAsia"/>
              <w:noProof/>
            </w:rPr>
            <w:t>2</w:t>
          </w:r>
          <w:r w:rsidRPr="00D1008A">
            <w:rPr>
              <w:rStyle w:val="ad"/>
              <w:rFonts w:asciiTheme="minorEastAsia" w:hAnsiTheme="minorEastAsia"/>
            </w:rPr>
            <w:fldChar w:fldCharType="end"/>
          </w:r>
          <w:r w:rsidRPr="00D1008A">
            <w:rPr>
              <w:rStyle w:val="ad"/>
              <w:rFonts w:asciiTheme="minorEastAsia" w:hAnsiTheme="minorEastAsia" w:hint="eastAsia"/>
            </w:rPr>
            <w:t>/</w:t>
          </w:r>
          <w:r w:rsidRPr="00D1008A">
            <w:rPr>
              <w:rStyle w:val="ad"/>
              <w:rFonts w:asciiTheme="minorEastAsia" w:hAnsiTheme="minorEastAsia"/>
            </w:rPr>
            <w:fldChar w:fldCharType="begin"/>
          </w:r>
          <w:r w:rsidRPr="00D1008A">
            <w:rPr>
              <w:rStyle w:val="ad"/>
              <w:rFonts w:asciiTheme="minorEastAsia" w:hAnsiTheme="minorEastAsia"/>
            </w:rPr>
            <w:instrText xml:space="preserve"> NUMPAGES </w:instrText>
          </w:r>
          <w:r w:rsidRPr="00D1008A">
            <w:rPr>
              <w:rStyle w:val="ad"/>
              <w:rFonts w:asciiTheme="minorEastAsia" w:hAnsiTheme="minorEastAsia"/>
            </w:rPr>
            <w:fldChar w:fldCharType="separate"/>
          </w:r>
          <w:r w:rsidRPr="00D1008A">
            <w:rPr>
              <w:rStyle w:val="ad"/>
              <w:rFonts w:asciiTheme="minorEastAsia" w:hAnsiTheme="minorEastAsia"/>
              <w:noProof/>
            </w:rPr>
            <w:t>120</w:t>
          </w:r>
          <w:r w:rsidRPr="00D1008A">
            <w:rPr>
              <w:rStyle w:val="ad"/>
              <w:rFonts w:asciiTheme="minorEastAsia" w:hAnsiTheme="minorEastAsia"/>
            </w:rPr>
            <w:fldChar w:fldCharType="end"/>
          </w:r>
        </w:p>
      </w:tc>
    </w:tr>
  </w:tbl>
  <w:p w14:paraId="53563143" w14:textId="77777777" w:rsidR="00F24844" w:rsidRPr="00261D9C" w:rsidRDefault="00F24844" w:rsidP="003325E9">
    <w:pPr>
      <w:pStyle w:val="a3"/>
      <w:tabs>
        <w:tab w:val="clear" w:pos="4513"/>
        <w:tab w:val="clear" w:pos="9026"/>
        <w:tab w:val="left" w:pos="1530"/>
      </w:tabs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8F2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2651012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03B5711D"/>
    <w:multiLevelType w:val="multilevel"/>
    <w:tmpl w:val="45645E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73644F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0BFB482E"/>
    <w:multiLevelType w:val="multilevel"/>
    <w:tmpl w:val="30DE34B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맑은 고딕" w:eastAsia="맑은 고딕" w:hAnsi="맑은 고딕" w:cs="맑은 고딕"/>
        <w:b/>
        <w:sz w:val="28"/>
        <w:szCs w:val="28"/>
      </w:rPr>
    </w:lvl>
    <w:lvl w:ilvl="1">
      <w:start w:val="1"/>
      <w:numFmt w:val="decimal"/>
      <w:suff w:val="space"/>
      <w:lvlText w:val="%1.%2."/>
      <w:lvlJc w:val="left"/>
      <w:pPr>
        <w:ind w:left="198" w:firstLine="0"/>
      </w:pPr>
      <w:rPr>
        <w:rFonts w:ascii="맑은 고딕" w:eastAsia="맑은 고딕" w:hAnsi="맑은 고딕" w:cs="맑은 고딕"/>
        <w:b/>
        <w:sz w:val="26"/>
        <w:szCs w:val="26"/>
      </w:rPr>
    </w:lvl>
    <w:lvl w:ilvl="2">
      <w:start w:val="1"/>
      <w:numFmt w:val="decimal"/>
      <w:suff w:val="space"/>
      <w:lvlText w:val="%1.%2.%3."/>
      <w:lvlJc w:val="left"/>
      <w:pPr>
        <w:ind w:left="397" w:firstLine="0"/>
      </w:pPr>
      <w:rPr>
        <w:rFonts w:ascii="맑은 고딕" w:eastAsia="맑은 고딕" w:hAnsi="맑은 고딕" w:cs="맑은 고딕"/>
        <w:b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ind w:left="595" w:firstLine="0"/>
      </w:pPr>
      <w:rPr>
        <w:rFonts w:hint="eastAsia"/>
        <w:b w:val="0"/>
        <w:bCs w:val="0"/>
      </w:rPr>
    </w:lvl>
    <w:lvl w:ilvl="4">
      <w:start w:val="1"/>
      <w:numFmt w:val="decimal"/>
      <w:suff w:val="space"/>
      <w:lvlText w:val="%1.%2.%3.%4.%5."/>
      <w:lvlJc w:val="left"/>
      <w:pPr>
        <w:ind w:left="794" w:firstLine="0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992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874589F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1B0A02A6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1CFC1752"/>
    <w:multiLevelType w:val="hybridMultilevel"/>
    <w:tmpl w:val="F156F01C"/>
    <w:lvl w:ilvl="0" w:tplc="B590EE06">
      <w:start w:val="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8" w15:restartNumberingAfterBreak="0">
    <w:nsid w:val="1D057774"/>
    <w:multiLevelType w:val="hybridMultilevel"/>
    <w:tmpl w:val="8C784AC0"/>
    <w:lvl w:ilvl="0" w:tplc="DCECEFE4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510173D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2F395F2A"/>
    <w:multiLevelType w:val="hybridMultilevel"/>
    <w:tmpl w:val="2E0C12D4"/>
    <w:lvl w:ilvl="0" w:tplc="C1AA1626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1" w15:restartNumberingAfterBreak="0">
    <w:nsid w:val="30EF06CD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34D047A7"/>
    <w:multiLevelType w:val="multilevel"/>
    <w:tmpl w:val="0B26F5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7393865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3EED56AD"/>
    <w:multiLevelType w:val="hybridMultilevel"/>
    <w:tmpl w:val="B936FECA"/>
    <w:lvl w:ilvl="0" w:tplc="04090009">
      <w:start w:val="1"/>
      <w:numFmt w:val="bullet"/>
      <w:lvlText w:val=""/>
      <w:lvlJc w:val="left"/>
      <w:pPr>
        <w:ind w:left="1251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15" w15:restartNumberingAfterBreak="0">
    <w:nsid w:val="41115F3B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47135949"/>
    <w:multiLevelType w:val="hybridMultilevel"/>
    <w:tmpl w:val="60147326"/>
    <w:lvl w:ilvl="0" w:tplc="04090009">
      <w:start w:val="1"/>
      <w:numFmt w:val="bullet"/>
      <w:pStyle w:val="TDC1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9">
      <w:start w:val="1"/>
      <w:numFmt w:val="bullet"/>
      <w:pStyle w:val="TDC2"/>
      <w:lvlText w:val="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pStyle w:val="TDC3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pStyle w:val="TDC4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pStyle w:val="TDC5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pStyle w:val="TDC6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492671A3"/>
    <w:multiLevelType w:val="hybridMultilevel"/>
    <w:tmpl w:val="B3B4B594"/>
    <w:lvl w:ilvl="0" w:tplc="B8CE69D6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8" w15:restartNumberingAfterBreak="0">
    <w:nsid w:val="4ED209A1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9" w15:restartNumberingAfterBreak="0">
    <w:nsid w:val="53B333BD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57BF01EC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5F43661E"/>
    <w:multiLevelType w:val="hybridMultilevel"/>
    <w:tmpl w:val="C34CC280"/>
    <w:lvl w:ilvl="0" w:tplc="4522B704">
      <w:start w:val="3"/>
      <w:numFmt w:val="bullet"/>
      <w:lvlText w:val="•"/>
      <w:lvlJc w:val="left"/>
      <w:pPr>
        <w:ind w:left="1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00"/>
      </w:pPr>
      <w:rPr>
        <w:rFonts w:ascii="Wingdings" w:hAnsi="Wingdings" w:hint="default"/>
      </w:rPr>
    </w:lvl>
  </w:abstractNum>
  <w:abstractNum w:abstractNumId="22" w15:restartNumberingAfterBreak="0">
    <w:nsid w:val="60090BB9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23" w15:restartNumberingAfterBreak="0">
    <w:nsid w:val="683877B0"/>
    <w:multiLevelType w:val="hybridMultilevel"/>
    <w:tmpl w:val="601CAF70"/>
    <w:lvl w:ilvl="0" w:tplc="81447560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4" w15:restartNumberingAfterBreak="0">
    <w:nsid w:val="6B1C5776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25" w15:restartNumberingAfterBreak="0">
    <w:nsid w:val="6E272402"/>
    <w:multiLevelType w:val="multilevel"/>
    <w:tmpl w:val="0409001F"/>
    <w:styleLink w:val="1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1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400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5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9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26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2959" w:hanging="1559"/>
      </w:pPr>
      <w:rPr>
        <w:rFonts w:hint="eastAsia"/>
      </w:rPr>
    </w:lvl>
  </w:abstractNum>
  <w:abstractNum w:abstractNumId="26" w15:restartNumberingAfterBreak="0">
    <w:nsid w:val="71EF38E4"/>
    <w:multiLevelType w:val="multilevel"/>
    <w:tmpl w:val="0409001F"/>
    <w:numStyleLink w:val="1"/>
  </w:abstractNum>
  <w:abstractNum w:abstractNumId="27" w15:restartNumberingAfterBreak="0">
    <w:nsid w:val="78301114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7F2C0527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num w:numId="1" w16cid:durableId="2137988929">
    <w:abstractNumId w:val="12"/>
  </w:num>
  <w:num w:numId="2" w16cid:durableId="1305623851">
    <w:abstractNumId w:val="2"/>
  </w:num>
  <w:num w:numId="3" w16cid:durableId="60563193">
    <w:abstractNumId w:val="8"/>
  </w:num>
  <w:num w:numId="4" w16cid:durableId="588391704">
    <w:abstractNumId w:val="26"/>
  </w:num>
  <w:num w:numId="5" w16cid:durableId="586963546">
    <w:abstractNumId w:val="3"/>
  </w:num>
  <w:num w:numId="6" w16cid:durableId="932279576">
    <w:abstractNumId w:val="25"/>
  </w:num>
  <w:num w:numId="7" w16cid:durableId="1997689376">
    <w:abstractNumId w:val="4"/>
  </w:num>
  <w:num w:numId="8" w16cid:durableId="485392063">
    <w:abstractNumId w:val="20"/>
  </w:num>
  <w:num w:numId="9" w16cid:durableId="736705580">
    <w:abstractNumId w:val="21"/>
  </w:num>
  <w:num w:numId="10" w16cid:durableId="1336835423">
    <w:abstractNumId w:val="14"/>
  </w:num>
  <w:num w:numId="11" w16cid:durableId="1550654516">
    <w:abstractNumId w:val="16"/>
  </w:num>
  <w:num w:numId="12" w16cid:durableId="1248659466">
    <w:abstractNumId w:val="0"/>
  </w:num>
  <w:num w:numId="13" w16cid:durableId="1758088741">
    <w:abstractNumId w:val="1"/>
  </w:num>
  <w:num w:numId="14" w16cid:durableId="1058943111">
    <w:abstractNumId w:val="7"/>
  </w:num>
  <w:num w:numId="15" w16cid:durableId="2034263149">
    <w:abstractNumId w:val="13"/>
  </w:num>
  <w:num w:numId="16" w16cid:durableId="434256005">
    <w:abstractNumId w:val="28"/>
  </w:num>
  <w:num w:numId="17" w16cid:durableId="1677804662">
    <w:abstractNumId w:val="23"/>
  </w:num>
  <w:num w:numId="18" w16cid:durableId="2097702342">
    <w:abstractNumId w:val="22"/>
  </w:num>
  <w:num w:numId="19" w16cid:durableId="1077440288">
    <w:abstractNumId w:val="18"/>
  </w:num>
  <w:num w:numId="20" w16cid:durableId="1748336117">
    <w:abstractNumId w:val="6"/>
  </w:num>
  <w:num w:numId="21" w16cid:durableId="1339502877">
    <w:abstractNumId w:val="27"/>
  </w:num>
  <w:num w:numId="22" w16cid:durableId="1368524911">
    <w:abstractNumId w:val="9"/>
  </w:num>
  <w:num w:numId="23" w16cid:durableId="1507525249">
    <w:abstractNumId w:val="19"/>
  </w:num>
  <w:num w:numId="24" w16cid:durableId="536893705">
    <w:abstractNumId w:val="24"/>
  </w:num>
  <w:num w:numId="25" w16cid:durableId="395930511">
    <w:abstractNumId w:val="11"/>
  </w:num>
  <w:num w:numId="26" w16cid:durableId="49885835">
    <w:abstractNumId w:val="5"/>
  </w:num>
  <w:num w:numId="27" w16cid:durableId="1232273847">
    <w:abstractNumId w:val="15"/>
  </w:num>
  <w:num w:numId="28" w16cid:durableId="502665962">
    <w:abstractNumId w:val="10"/>
  </w:num>
  <w:num w:numId="29" w16cid:durableId="1964729683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김은수">
    <w15:presenceInfo w15:providerId="AD" w15:userId="S::kes0481@to-doc.com::b0dce216-3cf2-4a38-8361-f3e3bb1865f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1A6"/>
    <w:rsid w:val="00001EA9"/>
    <w:rsid w:val="000130B6"/>
    <w:rsid w:val="00015F51"/>
    <w:rsid w:val="000178BC"/>
    <w:rsid w:val="000264B9"/>
    <w:rsid w:val="00036D7B"/>
    <w:rsid w:val="00041970"/>
    <w:rsid w:val="00043392"/>
    <w:rsid w:val="0005268A"/>
    <w:rsid w:val="00057596"/>
    <w:rsid w:val="0006788A"/>
    <w:rsid w:val="00074D91"/>
    <w:rsid w:val="00083BB2"/>
    <w:rsid w:val="0008699B"/>
    <w:rsid w:val="000A0DE1"/>
    <w:rsid w:val="000A14E9"/>
    <w:rsid w:val="000B4318"/>
    <w:rsid w:val="000B7DF5"/>
    <w:rsid w:val="000C7D49"/>
    <w:rsid w:val="000C7D98"/>
    <w:rsid w:val="000D1FD1"/>
    <w:rsid w:val="000E1528"/>
    <w:rsid w:val="000E30B0"/>
    <w:rsid w:val="000F520F"/>
    <w:rsid w:val="00113562"/>
    <w:rsid w:val="00115637"/>
    <w:rsid w:val="00121E8C"/>
    <w:rsid w:val="001316EF"/>
    <w:rsid w:val="00132DB1"/>
    <w:rsid w:val="00133409"/>
    <w:rsid w:val="00136827"/>
    <w:rsid w:val="00151A0F"/>
    <w:rsid w:val="00172BC1"/>
    <w:rsid w:val="00182DC4"/>
    <w:rsid w:val="0018307C"/>
    <w:rsid w:val="00187912"/>
    <w:rsid w:val="001909A9"/>
    <w:rsid w:val="0019222F"/>
    <w:rsid w:val="001927D5"/>
    <w:rsid w:val="00194A7A"/>
    <w:rsid w:val="001A132A"/>
    <w:rsid w:val="001A3BBD"/>
    <w:rsid w:val="001B1D8B"/>
    <w:rsid w:val="001C2A7B"/>
    <w:rsid w:val="001C2C2D"/>
    <w:rsid w:val="001C5A51"/>
    <w:rsid w:val="001D27EA"/>
    <w:rsid w:val="001D3DAE"/>
    <w:rsid w:val="001E1111"/>
    <w:rsid w:val="001F416C"/>
    <w:rsid w:val="001F7691"/>
    <w:rsid w:val="00202AB0"/>
    <w:rsid w:val="00202F1C"/>
    <w:rsid w:val="002059B2"/>
    <w:rsid w:val="00206D9A"/>
    <w:rsid w:val="00213138"/>
    <w:rsid w:val="002134EA"/>
    <w:rsid w:val="002159A2"/>
    <w:rsid w:val="00231847"/>
    <w:rsid w:val="00234444"/>
    <w:rsid w:val="00235723"/>
    <w:rsid w:val="0024589F"/>
    <w:rsid w:val="00261D9C"/>
    <w:rsid w:val="0026473A"/>
    <w:rsid w:val="00264CB8"/>
    <w:rsid w:val="00265016"/>
    <w:rsid w:val="00265649"/>
    <w:rsid w:val="00274A71"/>
    <w:rsid w:val="00276CBF"/>
    <w:rsid w:val="00277226"/>
    <w:rsid w:val="00295722"/>
    <w:rsid w:val="002B7824"/>
    <w:rsid w:val="002B7B95"/>
    <w:rsid w:val="002C2821"/>
    <w:rsid w:val="002C3916"/>
    <w:rsid w:val="002C5055"/>
    <w:rsid w:val="002D105B"/>
    <w:rsid w:val="002D5BCF"/>
    <w:rsid w:val="002E3816"/>
    <w:rsid w:val="002E5195"/>
    <w:rsid w:val="002F2F34"/>
    <w:rsid w:val="002F2F64"/>
    <w:rsid w:val="002F4407"/>
    <w:rsid w:val="003203B4"/>
    <w:rsid w:val="00320A5C"/>
    <w:rsid w:val="003228BF"/>
    <w:rsid w:val="003325E9"/>
    <w:rsid w:val="0034045F"/>
    <w:rsid w:val="00343075"/>
    <w:rsid w:val="00350C6E"/>
    <w:rsid w:val="003538FB"/>
    <w:rsid w:val="00360096"/>
    <w:rsid w:val="003608A8"/>
    <w:rsid w:val="00366D61"/>
    <w:rsid w:val="00385FEC"/>
    <w:rsid w:val="003A7DA8"/>
    <w:rsid w:val="003D148E"/>
    <w:rsid w:val="003D4DCF"/>
    <w:rsid w:val="003D56D0"/>
    <w:rsid w:val="003E4019"/>
    <w:rsid w:val="003F5328"/>
    <w:rsid w:val="00407B2B"/>
    <w:rsid w:val="00414026"/>
    <w:rsid w:val="00424DC9"/>
    <w:rsid w:val="00426A0D"/>
    <w:rsid w:val="00430E92"/>
    <w:rsid w:val="00440346"/>
    <w:rsid w:val="0044434C"/>
    <w:rsid w:val="0044548F"/>
    <w:rsid w:val="00445EE8"/>
    <w:rsid w:val="00457B61"/>
    <w:rsid w:val="00464142"/>
    <w:rsid w:val="0046679E"/>
    <w:rsid w:val="00470668"/>
    <w:rsid w:val="00472A29"/>
    <w:rsid w:val="00475942"/>
    <w:rsid w:val="00482D88"/>
    <w:rsid w:val="004859DD"/>
    <w:rsid w:val="004867FC"/>
    <w:rsid w:val="00490113"/>
    <w:rsid w:val="00490769"/>
    <w:rsid w:val="00491AF1"/>
    <w:rsid w:val="00493D88"/>
    <w:rsid w:val="004968C6"/>
    <w:rsid w:val="00497583"/>
    <w:rsid w:val="004A0334"/>
    <w:rsid w:val="004A4223"/>
    <w:rsid w:val="004B00AD"/>
    <w:rsid w:val="004C289C"/>
    <w:rsid w:val="004C336A"/>
    <w:rsid w:val="004C7B68"/>
    <w:rsid w:val="004D6C4D"/>
    <w:rsid w:val="00506942"/>
    <w:rsid w:val="00515C61"/>
    <w:rsid w:val="0051690D"/>
    <w:rsid w:val="00517A15"/>
    <w:rsid w:val="00523A08"/>
    <w:rsid w:val="00526F2D"/>
    <w:rsid w:val="005306CC"/>
    <w:rsid w:val="00531D5E"/>
    <w:rsid w:val="00534EDE"/>
    <w:rsid w:val="00540D19"/>
    <w:rsid w:val="00543529"/>
    <w:rsid w:val="00543DD1"/>
    <w:rsid w:val="0054638E"/>
    <w:rsid w:val="00547A7B"/>
    <w:rsid w:val="005500F9"/>
    <w:rsid w:val="00554374"/>
    <w:rsid w:val="0056102F"/>
    <w:rsid w:val="005634AB"/>
    <w:rsid w:val="005653C4"/>
    <w:rsid w:val="005664EB"/>
    <w:rsid w:val="0057097D"/>
    <w:rsid w:val="0057154E"/>
    <w:rsid w:val="00572CF1"/>
    <w:rsid w:val="0058512B"/>
    <w:rsid w:val="0058732F"/>
    <w:rsid w:val="005918E4"/>
    <w:rsid w:val="00596C6B"/>
    <w:rsid w:val="00597B6D"/>
    <w:rsid w:val="005A1469"/>
    <w:rsid w:val="005B173B"/>
    <w:rsid w:val="005C513A"/>
    <w:rsid w:val="005C6D3F"/>
    <w:rsid w:val="005D777F"/>
    <w:rsid w:val="00601A5D"/>
    <w:rsid w:val="0060421C"/>
    <w:rsid w:val="00604400"/>
    <w:rsid w:val="006057C8"/>
    <w:rsid w:val="006104C4"/>
    <w:rsid w:val="00611714"/>
    <w:rsid w:val="00612377"/>
    <w:rsid w:val="006276B5"/>
    <w:rsid w:val="00627878"/>
    <w:rsid w:val="00627C17"/>
    <w:rsid w:val="00630215"/>
    <w:rsid w:val="00631470"/>
    <w:rsid w:val="00637966"/>
    <w:rsid w:val="0064772C"/>
    <w:rsid w:val="00650232"/>
    <w:rsid w:val="006546EB"/>
    <w:rsid w:val="0065764D"/>
    <w:rsid w:val="0066186F"/>
    <w:rsid w:val="006632E7"/>
    <w:rsid w:val="00665806"/>
    <w:rsid w:val="00681011"/>
    <w:rsid w:val="006865C0"/>
    <w:rsid w:val="00687F6D"/>
    <w:rsid w:val="00694FEA"/>
    <w:rsid w:val="006A229E"/>
    <w:rsid w:val="006A29D6"/>
    <w:rsid w:val="006A2AD1"/>
    <w:rsid w:val="006A309D"/>
    <w:rsid w:val="006B336A"/>
    <w:rsid w:val="006B6D3A"/>
    <w:rsid w:val="006B7D9A"/>
    <w:rsid w:val="006C05B9"/>
    <w:rsid w:val="006C39EF"/>
    <w:rsid w:val="006D116F"/>
    <w:rsid w:val="006D1BCE"/>
    <w:rsid w:val="006D329B"/>
    <w:rsid w:val="006D700E"/>
    <w:rsid w:val="006E4133"/>
    <w:rsid w:val="006F1544"/>
    <w:rsid w:val="006F236D"/>
    <w:rsid w:val="00720122"/>
    <w:rsid w:val="0073014F"/>
    <w:rsid w:val="00735571"/>
    <w:rsid w:val="007558AA"/>
    <w:rsid w:val="00765C53"/>
    <w:rsid w:val="00772BC4"/>
    <w:rsid w:val="00775AC4"/>
    <w:rsid w:val="00777C90"/>
    <w:rsid w:val="0078132F"/>
    <w:rsid w:val="00792725"/>
    <w:rsid w:val="00796035"/>
    <w:rsid w:val="007A6BA7"/>
    <w:rsid w:val="007C3F39"/>
    <w:rsid w:val="007C6120"/>
    <w:rsid w:val="007C78AF"/>
    <w:rsid w:val="007D3867"/>
    <w:rsid w:val="007D4A6C"/>
    <w:rsid w:val="007D50CE"/>
    <w:rsid w:val="007E0B7F"/>
    <w:rsid w:val="007E5CD7"/>
    <w:rsid w:val="007F7B2F"/>
    <w:rsid w:val="008006F4"/>
    <w:rsid w:val="008042F9"/>
    <w:rsid w:val="008049EC"/>
    <w:rsid w:val="00807766"/>
    <w:rsid w:val="00811528"/>
    <w:rsid w:val="00813358"/>
    <w:rsid w:val="00821E02"/>
    <w:rsid w:val="00822888"/>
    <w:rsid w:val="008257EA"/>
    <w:rsid w:val="0083160E"/>
    <w:rsid w:val="00831677"/>
    <w:rsid w:val="00832285"/>
    <w:rsid w:val="00835D8F"/>
    <w:rsid w:val="00836933"/>
    <w:rsid w:val="00840304"/>
    <w:rsid w:val="00841F74"/>
    <w:rsid w:val="008476C1"/>
    <w:rsid w:val="008524C5"/>
    <w:rsid w:val="00853D37"/>
    <w:rsid w:val="008543CE"/>
    <w:rsid w:val="00855335"/>
    <w:rsid w:val="008568CF"/>
    <w:rsid w:val="0087330E"/>
    <w:rsid w:val="008765B4"/>
    <w:rsid w:val="00876EAE"/>
    <w:rsid w:val="0088788F"/>
    <w:rsid w:val="00890C25"/>
    <w:rsid w:val="00893C11"/>
    <w:rsid w:val="00894463"/>
    <w:rsid w:val="008A1227"/>
    <w:rsid w:val="008A34B0"/>
    <w:rsid w:val="008A656D"/>
    <w:rsid w:val="008B6517"/>
    <w:rsid w:val="008C5E2C"/>
    <w:rsid w:val="008C7DF3"/>
    <w:rsid w:val="008D6781"/>
    <w:rsid w:val="008D783E"/>
    <w:rsid w:val="008D797D"/>
    <w:rsid w:val="008E2E4F"/>
    <w:rsid w:val="008F15BF"/>
    <w:rsid w:val="00903DF0"/>
    <w:rsid w:val="0090721C"/>
    <w:rsid w:val="00910CFC"/>
    <w:rsid w:val="0091215B"/>
    <w:rsid w:val="00913106"/>
    <w:rsid w:val="0091637C"/>
    <w:rsid w:val="0092307E"/>
    <w:rsid w:val="0092333C"/>
    <w:rsid w:val="00923C10"/>
    <w:rsid w:val="0093209E"/>
    <w:rsid w:val="009366CE"/>
    <w:rsid w:val="00937307"/>
    <w:rsid w:val="00943D53"/>
    <w:rsid w:val="0094604B"/>
    <w:rsid w:val="0095648B"/>
    <w:rsid w:val="00960DF9"/>
    <w:rsid w:val="009611AE"/>
    <w:rsid w:val="009649BF"/>
    <w:rsid w:val="00967583"/>
    <w:rsid w:val="00972E62"/>
    <w:rsid w:val="00976E6F"/>
    <w:rsid w:val="00976FC2"/>
    <w:rsid w:val="00983B16"/>
    <w:rsid w:val="00985035"/>
    <w:rsid w:val="00990C77"/>
    <w:rsid w:val="0099411C"/>
    <w:rsid w:val="009941A6"/>
    <w:rsid w:val="009A4CD4"/>
    <w:rsid w:val="009A554D"/>
    <w:rsid w:val="009B13B0"/>
    <w:rsid w:val="009C20B6"/>
    <w:rsid w:val="009D26B5"/>
    <w:rsid w:val="009D2A40"/>
    <w:rsid w:val="009E1A87"/>
    <w:rsid w:val="009F5081"/>
    <w:rsid w:val="00A05451"/>
    <w:rsid w:val="00A30527"/>
    <w:rsid w:val="00A31358"/>
    <w:rsid w:val="00A33B8C"/>
    <w:rsid w:val="00A459D5"/>
    <w:rsid w:val="00A51278"/>
    <w:rsid w:val="00A562A0"/>
    <w:rsid w:val="00A56904"/>
    <w:rsid w:val="00A654AC"/>
    <w:rsid w:val="00A66B68"/>
    <w:rsid w:val="00A753F2"/>
    <w:rsid w:val="00A819FE"/>
    <w:rsid w:val="00A85DE9"/>
    <w:rsid w:val="00A87EFD"/>
    <w:rsid w:val="00A9171F"/>
    <w:rsid w:val="00A932C3"/>
    <w:rsid w:val="00AA6A91"/>
    <w:rsid w:val="00AC0235"/>
    <w:rsid w:val="00AC0D6D"/>
    <w:rsid w:val="00AC50FB"/>
    <w:rsid w:val="00AC60F1"/>
    <w:rsid w:val="00AF01B4"/>
    <w:rsid w:val="00AF3FFA"/>
    <w:rsid w:val="00AF4D17"/>
    <w:rsid w:val="00AF563C"/>
    <w:rsid w:val="00AF7B8A"/>
    <w:rsid w:val="00B016BA"/>
    <w:rsid w:val="00B01B49"/>
    <w:rsid w:val="00B023EE"/>
    <w:rsid w:val="00B05E67"/>
    <w:rsid w:val="00B31503"/>
    <w:rsid w:val="00B318B0"/>
    <w:rsid w:val="00B427C8"/>
    <w:rsid w:val="00B43484"/>
    <w:rsid w:val="00B46AE0"/>
    <w:rsid w:val="00B564F8"/>
    <w:rsid w:val="00B664AC"/>
    <w:rsid w:val="00B74FE2"/>
    <w:rsid w:val="00B76748"/>
    <w:rsid w:val="00B76F2F"/>
    <w:rsid w:val="00B90E9D"/>
    <w:rsid w:val="00BA298E"/>
    <w:rsid w:val="00BA7634"/>
    <w:rsid w:val="00BC3186"/>
    <w:rsid w:val="00BD1B15"/>
    <w:rsid w:val="00BD1E85"/>
    <w:rsid w:val="00BD2526"/>
    <w:rsid w:val="00BD58D3"/>
    <w:rsid w:val="00BD7015"/>
    <w:rsid w:val="00BE17DF"/>
    <w:rsid w:val="00BE18E0"/>
    <w:rsid w:val="00BE1CA7"/>
    <w:rsid w:val="00BF13D5"/>
    <w:rsid w:val="00C0074D"/>
    <w:rsid w:val="00C02093"/>
    <w:rsid w:val="00C11457"/>
    <w:rsid w:val="00C12F20"/>
    <w:rsid w:val="00C15CF7"/>
    <w:rsid w:val="00C15F9D"/>
    <w:rsid w:val="00C31BA4"/>
    <w:rsid w:val="00C374E6"/>
    <w:rsid w:val="00C41334"/>
    <w:rsid w:val="00C41441"/>
    <w:rsid w:val="00C41BDA"/>
    <w:rsid w:val="00C42159"/>
    <w:rsid w:val="00C45D57"/>
    <w:rsid w:val="00C46AA2"/>
    <w:rsid w:val="00C4733D"/>
    <w:rsid w:val="00C53473"/>
    <w:rsid w:val="00C552A7"/>
    <w:rsid w:val="00C575B7"/>
    <w:rsid w:val="00C7602B"/>
    <w:rsid w:val="00C8366C"/>
    <w:rsid w:val="00C8740F"/>
    <w:rsid w:val="00C93541"/>
    <w:rsid w:val="00C97B66"/>
    <w:rsid w:val="00CA0564"/>
    <w:rsid w:val="00CA1669"/>
    <w:rsid w:val="00CA5096"/>
    <w:rsid w:val="00CA6E93"/>
    <w:rsid w:val="00CB7E99"/>
    <w:rsid w:val="00CC356F"/>
    <w:rsid w:val="00CD39D7"/>
    <w:rsid w:val="00CD4688"/>
    <w:rsid w:val="00CE674C"/>
    <w:rsid w:val="00D00C2E"/>
    <w:rsid w:val="00D00C4A"/>
    <w:rsid w:val="00D0207E"/>
    <w:rsid w:val="00D079D2"/>
    <w:rsid w:val="00D22777"/>
    <w:rsid w:val="00D234B7"/>
    <w:rsid w:val="00D250E0"/>
    <w:rsid w:val="00D26A47"/>
    <w:rsid w:val="00D36EBD"/>
    <w:rsid w:val="00D41802"/>
    <w:rsid w:val="00D434CC"/>
    <w:rsid w:val="00D518E7"/>
    <w:rsid w:val="00D55305"/>
    <w:rsid w:val="00D55B78"/>
    <w:rsid w:val="00D66A59"/>
    <w:rsid w:val="00D72A30"/>
    <w:rsid w:val="00D72AA6"/>
    <w:rsid w:val="00D738F5"/>
    <w:rsid w:val="00D967B2"/>
    <w:rsid w:val="00D97490"/>
    <w:rsid w:val="00DA1D54"/>
    <w:rsid w:val="00DA22DA"/>
    <w:rsid w:val="00DA3821"/>
    <w:rsid w:val="00DA609C"/>
    <w:rsid w:val="00DC5645"/>
    <w:rsid w:val="00DD5014"/>
    <w:rsid w:val="00DE2049"/>
    <w:rsid w:val="00DF287D"/>
    <w:rsid w:val="00DF3E38"/>
    <w:rsid w:val="00E077AE"/>
    <w:rsid w:val="00E10367"/>
    <w:rsid w:val="00E209BF"/>
    <w:rsid w:val="00E2217E"/>
    <w:rsid w:val="00E3567E"/>
    <w:rsid w:val="00E43847"/>
    <w:rsid w:val="00E4523C"/>
    <w:rsid w:val="00E524E1"/>
    <w:rsid w:val="00E526F8"/>
    <w:rsid w:val="00E53A87"/>
    <w:rsid w:val="00E56A58"/>
    <w:rsid w:val="00E56AC9"/>
    <w:rsid w:val="00E701FF"/>
    <w:rsid w:val="00E70F1F"/>
    <w:rsid w:val="00E77AA7"/>
    <w:rsid w:val="00E808C2"/>
    <w:rsid w:val="00E835CA"/>
    <w:rsid w:val="00E846BC"/>
    <w:rsid w:val="00E84D31"/>
    <w:rsid w:val="00E90749"/>
    <w:rsid w:val="00E91E78"/>
    <w:rsid w:val="00EA11E5"/>
    <w:rsid w:val="00EA6809"/>
    <w:rsid w:val="00EB0EAC"/>
    <w:rsid w:val="00EC1B78"/>
    <w:rsid w:val="00EC5A64"/>
    <w:rsid w:val="00ED0F84"/>
    <w:rsid w:val="00ED6C6E"/>
    <w:rsid w:val="00F06FC6"/>
    <w:rsid w:val="00F07F41"/>
    <w:rsid w:val="00F10E72"/>
    <w:rsid w:val="00F21B5D"/>
    <w:rsid w:val="00F24844"/>
    <w:rsid w:val="00F253AF"/>
    <w:rsid w:val="00F31E23"/>
    <w:rsid w:val="00F42995"/>
    <w:rsid w:val="00F47D22"/>
    <w:rsid w:val="00F51A77"/>
    <w:rsid w:val="00F57551"/>
    <w:rsid w:val="00F6231B"/>
    <w:rsid w:val="00F630A5"/>
    <w:rsid w:val="00F6447C"/>
    <w:rsid w:val="00F711A7"/>
    <w:rsid w:val="00F72833"/>
    <w:rsid w:val="00F84ED0"/>
    <w:rsid w:val="00F92242"/>
    <w:rsid w:val="00F94F6F"/>
    <w:rsid w:val="00FA2219"/>
    <w:rsid w:val="00FA2775"/>
    <w:rsid w:val="00FB0F06"/>
    <w:rsid w:val="00FB0FC4"/>
    <w:rsid w:val="00FB1FAA"/>
    <w:rsid w:val="00FD5B5D"/>
    <w:rsid w:val="00FE2F0B"/>
    <w:rsid w:val="00FE6885"/>
    <w:rsid w:val="00FF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B458A5"/>
  <w15:chartTrackingRefBased/>
  <w15:docId w15:val="{70606BF6-895D-4AA7-A058-6E0715039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24589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4589F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E84D3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unhideWhenUsed/>
    <w:qFormat/>
    <w:rsid w:val="002F4407"/>
    <w:pPr>
      <w:keepNext/>
      <w:ind w:leftChars="400" w:left="400" w:hangingChars="200" w:hanging="2000"/>
      <w:outlineLvl w:val="3"/>
    </w:pPr>
    <w:rPr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601A5D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325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325E9"/>
  </w:style>
  <w:style w:type="paragraph" w:styleId="a4">
    <w:name w:val="footer"/>
    <w:basedOn w:val="a"/>
    <w:link w:val="Char0"/>
    <w:uiPriority w:val="99"/>
    <w:unhideWhenUsed/>
    <w:rsid w:val="003325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325E9"/>
  </w:style>
  <w:style w:type="table" w:styleId="a5">
    <w:name w:val="Table Grid"/>
    <w:basedOn w:val="a1"/>
    <w:uiPriority w:val="59"/>
    <w:rsid w:val="003325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3325E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3325E9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line number"/>
    <w:basedOn w:val="a0"/>
    <w:uiPriority w:val="99"/>
    <w:semiHidden/>
    <w:unhideWhenUsed/>
    <w:rsid w:val="00EC1B78"/>
  </w:style>
  <w:style w:type="paragraph" w:styleId="a8">
    <w:name w:val="List Paragraph"/>
    <w:basedOn w:val="a"/>
    <w:uiPriority w:val="34"/>
    <w:qFormat/>
    <w:rsid w:val="00366D61"/>
    <w:pPr>
      <w:ind w:leftChars="400" w:left="800"/>
    </w:pPr>
  </w:style>
  <w:style w:type="table" w:customStyle="1" w:styleId="11">
    <w:name w:val="표 구분선1"/>
    <w:basedOn w:val="a1"/>
    <w:next w:val="a5"/>
    <w:uiPriority w:val="59"/>
    <w:rsid w:val="005C5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바탕글"/>
    <w:basedOn w:val="a"/>
    <w:rsid w:val="0091637C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character" w:customStyle="1" w:styleId="1Char">
    <w:name w:val="제목 1 Char"/>
    <w:basedOn w:val="a0"/>
    <w:link w:val="10"/>
    <w:uiPriority w:val="9"/>
    <w:rsid w:val="0024589F"/>
    <w:rPr>
      <w:rFonts w:asciiTheme="majorHAnsi" w:eastAsiaTheme="majorEastAsia" w:hAnsiTheme="majorHAnsi" w:cstheme="majorBidi"/>
      <w:sz w:val="28"/>
      <w:szCs w:val="28"/>
    </w:rPr>
  </w:style>
  <w:style w:type="numbering" w:customStyle="1" w:styleId="1">
    <w:name w:val="스타일1"/>
    <w:uiPriority w:val="99"/>
    <w:rsid w:val="0024589F"/>
    <w:pPr>
      <w:numPr>
        <w:numId w:val="6"/>
      </w:numPr>
    </w:pPr>
  </w:style>
  <w:style w:type="character" w:customStyle="1" w:styleId="2Char">
    <w:name w:val="제목 2 Char"/>
    <w:basedOn w:val="a0"/>
    <w:link w:val="2"/>
    <w:uiPriority w:val="9"/>
    <w:rsid w:val="0024589F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E84D31"/>
    <w:rPr>
      <w:rFonts w:asciiTheme="majorHAnsi" w:eastAsiaTheme="majorEastAsia" w:hAnsiTheme="majorHAnsi" w:cstheme="majorBidi"/>
    </w:rPr>
  </w:style>
  <w:style w:type="paragraph" w:styleId="TOC">
    <w:name w:val="TOC Heading"/>
    <w:basedOn w:val="10"/>
    <w:next w:val="a"/>
    <w:uiPriority w:val="39"/>
    <w:unhideWhenUsed/>
    <w:qFormat/>
    <w:rsid w:val="00C97B66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97B66"/>
    <w:pPr>
      <w:tabs>
        <w:tab w:val="left" w:pos="425"/>
        <w:tab w:val="right" w:leader="dot" w:pos="9628"/>
      </w:tabs>
      <w:spacing w:after="0"/>
    </w:pPr>
  </w:style>
  <w:style w:type="paragraph" w:styleId="20">
    <w:name w:val="toc 2"/>
    <w:basedOn w:val="a"/>
    <w:next w:val="a"/>
    <w:autoRedefine/>
    <w:uiPriority w:val="39"/>
    <w:unhideWhenUsed/>
    <w:rsid w:val="00C97B66"/>
    <w:pPr>
      <w:ind w:leftChars="200" w:left="425"/>
    </w:pPr>
  </w:style>
  <w:style w:type="character" w:styleId="aa">
    <w:name w:val="Hyperlink"/>
    <w:basedOn w:val="a0"/>
    <w:uiPriority w:val="99"/>
    <w:unhideWhenUsed/>
    <w:rsid w:val="00C97B66"/>
    <w:rPr>
      <w:color w:val="0563C1" w:themeColor="hyperlink"/>
      <w:u w:val="single"/>
    </w:rPr>
  </w:style>
  <w:style w:type="paragraph" w:styleId="ab">
    <w:name w:val="caption"/>
    <w:basedOn w:val="a"/>
    <w:next w:val="a"/>
    <w:uiPriority w:val="35"/>
    <w:unhideWhenUsed/>
    <w:qFormat/>
    <w:rsid w:val="00464142"/>
    <w:rPr>
      <w:b/>
      <w:bCs/>
      <w:szCs w:val="20"/>
    </w:rPr>
  </w:style>
  <w:style w:type="paragraph" w:styleId="ac">
    <w:name w:val="No Spacing"/>
    <w:uiPriority w:val="1"/>
    <w:qFormat/>
    <w:rsid w:val="00EC5A64"/>
    <w:pPr>
      <w:widowControl w:val="0"/>
      <w:wordWrap w:val="0"/>
      <w:autoSpaceDE w:val="0"/>
      <w:autoSpaceDN w:val="0"/>
      <w:spacing w:after="0" w:line="240" w:lineRule="auto"/>
    </w:pPr>
  </w:style>
  <w:style w:type="paragraph" w:styleId="30">
    <w:name w:val="toc 3"/>
    <w:basedOn w:val="a"/>
    <w:next w:val="a"/>
    <w:autoRedefine/>
    <w:uiPriority w:val="39"/>
    <w:unhideWhenUsed/>
    <w:rsid w:val="001D27EA"/>
    <w:pPr>
      <w:ind w:leftChars="400" w:left="850"/>
    </w:pPr>
  </w:style>
  <w:style w:type="character" w:customStyle="1" w:styleId="hps">
    <w:name w:val="hps"/>
    <w:basedOn w:val="a0"/>
    <w:rsid w:val="00A459D5"/>
  </w:style>
  <w:style w:type="character" w:customStyle="1" w:styleId="4Char">
    <w:name w:val="제목 4 Char"/>
    <w:basedOn w:val="a0"/>
    <w:link w:val="4"/>
    <w:uiPriority w:val="9"/>
    <w:rsid w:val="002F4407"/>
    <w:rPr>
      <w:bCs/>
    </w:rPr>
  </w:style>
  <w:style w:type="character" w:customStyle="1" w:styleId="5Char">
    <w:name w:val="제목 5 Char"/>
    <w:basedOn w:val="a0"/>
    <w:link w:val="5"/>
    <w:uiPriority w:val="9"/>
    <w:rsid w:val="00601A5D"/>
    <w:rPr>
      <w:rFonts w:asciiTheme="majorHAnsi" w:eastAsiaTheme="majorEastAsia" w:hAnsiTheme="majorHAnsi" w:cstheme="majorBidi"/>
    </w:rPr>
  </w:style>
  <w:style w:type="character" w:styleId="ad">
    <w:name w:val="page number"/>
    <w:basedOn w:val="a0"/>
    <w:rsid w:val="007D50CE"/>
  </w:style>
  <w:style w:type="paragraph" w:styleId="ae">
    <w:name w:val="Revision"/>
    <w:hidden/>
    <w:uiPriority w:val="99"/>
    <w:semiHidden/>
    <w:rsid w:val="00F253AF"/>
    <w:pPr>
      <w:spacing w:after="0" w:line="240" w:lineRule="auto"/>
      <w:jc w:val="left"/>
    </w:pPr>
  </w:style>
  <w:style w:type="paragraph" w:customStyle="1" w:styleId="TDC">
    <w:name w:val="TDC 문서 제목"/>
    <w:basedOn w:val="af"/>
    <w:next w:val="TDC10"/>
    <w:uiPriority w:val="1"/>
    <w:qFormat/>
    <w:pPr>
      <w:keepNext/>
      <w:keepLines/>
      <w:spacing w:after="280" w:line="264" w:lineRule="auto"/>
      <w:jc w:val="center"/>
    </w:pPr>
    <w:rPr>
      <w:b/>
      <w:sz w:val="38"/>
    </w:rPr>
  </w:style>
  <w:style w:type="paragraph" w:customStyle="1" w:styleId="TDC10">
    <w:name w:val="TDC 본문 1"/>
    <w:basedOn w:val="af"/>
    <w:uiPriority w:val="20"/>
    <w:qFormat/>
    <w:rPr>
      <w:szCs w:val="20"/>
    </w:rPr>
  </w:style>
  <w:style w:type="paragraph" w:customStyle="1" w:styleId="TDC20">
    <w:name w:val="TDC 본문 2"/>
    <w:basedOn w:val="af"/>
    <w:uiPriority w:val="21"/>
    <w:qFormat/>
    <w:pPr>
      <w:ind w:left="198"/>
    </w:pPr>
    <w:rPr>
      <w:szCs w:val="20"/>
    </w:rPr>
  </w:style>
  <w:style w:type="paragraph" w:customStyle="1" w:styleId="TDC30">
    <w:name w:val="TDC 본문 3"/>
    <w:basedOn w:val="af"/>
    <w:uiPriority w:val="22"/>
    <w:qFormat/>
    <w:pPr>
      <w:ind w:left="397"/>
    </w:pPr>
    <w:rPr>
      <w:szCs w:val="20"/>
    </w:rPr>
  </w:style>
  <w:style w:type="paragraph" w:customStyle="1" w:styleId="TDC40">
    <w:name w:val="TDC 본문 4"/>
    <w:basedOn w:val="af"/>
    <w:uiPriority w:val="23"/>
    <w:qFormat/>
    <w:pPr>
      <w:ind w:left="595"/>
    </w:pPr>
    <w:rPr>
      <w:szCs w:val="20"/>
    </w:rPr>
  </w:style>
  <w:style w:type="paragraph" w:customStyle="1" w:styleId="TDC50">
    <w:name w:val="TDC 본문 5"/>
    <w:basedOn w:val="af"/>
    <w:uiPriority w:val="24"/>
    <w:qFormat/>
    <w:pPr>
      <w:ind w:left="794"/>
    </w:pPr>
    <w:rPr>
      <w:szCs w:val="20"/>
    </w:rPr>
  </w:style>
  <w:style w:type="paragraph" w:customStyle="1" w:styleId="TDC60">
    <w:name w:val="TDC 본문 6"/>
    <w:basedOn w:val="af"/>
    <w:uiPriority w:val="25"/>
    <w:qFormat/>
    <w:pPr>
      <w:ind w:left="992"/>
    </w:pPr>
    <w:rPr>
      <w:szCs w:val="20"/>
    </w:rPr>
  </w:style>
  <w:style w:type="paragraph" w:customStyle="1" w:styleId="TDC1">
    <w:name w:val="TDC 제목 1"/>
    <w:basedOn w:val="af"/>
    <w:next w:val="TDC10"/>
    <w:uiPriority w:val="10"/>
    <w:qFormat/>
    <w:rsid w:val="00E9658D"/>
    <w:pPr>
      <w:keepNext/>
      <w:keepLines/>
      <w:numPr>
        <w:numId w:val="11"/>
      </w:numPr>
      <w:spacing w:before="160" w:after="80" w:line="276" w:lineRule="auto"/>
      <w:ind w:left="0" w:firstLine="0"/>
      <w:outlineLvl w:val="0"/>
    </w:pPr>
    <w:rPr>
      <w:b/>
      <w:sz w:val="28"/>
      <w:szCs w:val="28"/>
    </w:rPr>
  </w:style>
  <w:style w:type="paragraph" w:customStyle="1" w:styleId="TDC2">
    <w:name w:val="TDC 제목 2"/>
    <w:basedOn w:val="af"/>
    <w:next w:val="TDC20"/>
    <w:uiPriority w:val="11"/>
    <w:qFormat/>
    <w:rsid w:val="00E9658D"/>
    <w:pPr>
      <w:keepNext/>
      <w:keepLines/>
      <w:numPr>
        <w:ilvl w:val="1"/>
        <w:numId w:val="11"/>
      </w:numPr>
      <w:spacing w:before="160" w:after="80" w:line="276" w:lineRule="auto"/>
      <w:ind w:left="198" w:firstLine="0"/>
      <w:outlineLvl w:val="1"/>
    </w:pPr>
    <w:rPr>
      <w:b/>
      <w:sz w:val="26"/>
      <w:szCs w:val="26"/>
    </w:rPr>
  </w:style>
  <w:style w:type="paragraph" w:customStyle="1" w:styleId="TDC3">
    <w:name w:val="TDC 제목 3"/>
    <w:basedOn w:val="af"/>
    <w:next w:val="TDC30"/>
    <w:uiPriority w:val="12"/>
    <w:qFormat/>
    <w:rsid w:val="00E9658D"/>
    <w:pPr>
      <w:keepNext/>
      <w:keepLines/>
      <w:numPr>
        <w:ilvl w:val="2"/>
        <w:numId w:val="11"/>
      </w:numPr>
      <w:spacing w:before="160" w:after="80" w:line="276" w:lineRule="auto"/>
      <w:ind w:left="397" w:firstLine="0"/>
      <w:outlineLvl w:val="2"/>
    </w:pPr>
    <w:rPr>
      <w:b/>
      <w:sz w:val="24"/>
      <w:szCs w:val="24"/>
    </w:rPr>
  </w:style>
  <w:style w:type="paragraph" w:customStyle="1" w:styleId="TDC4">
    <w:name w:val="TDC 제목 4"/>
    <w:basedOn w:val="af"/>
    <w:next w:val="TDC40"/>
    <w:uiPriority w:val="13"/>
    <w:qFormat/>
    <w:rsid w:val="00E9658D"/>
    <w:pPr>
      <w:keepNext/>
      <w:keepLines/>
      <w:numPr>
        <w:ilvl w:val="3"/>
        <w:numId w:val="11"/>
      </w:numPr>
      <w:spacing w:before="160" w:after="80" w:line="276" w:lineRule="auto"/>
      <w:ind w:left="595" w:firstLine="0"/>
      <w:outlineLvl w:val="3"/>
    </w:pPr>
    <w:rPr>
      <w:b/>
      <w:sz w:val="22"/>
    </w:rPr>
  </w:style>
  <w:style w:type="paragraph" w:customStyle="1" w:styleId="TDC5">
    <w:name w:val="TDC 제목 5"/>
    <w:basedOn w:val="af"/>
    <w:next w:val="TDC50"/>
    <w:uiPriority w:val="14"/>
    <w:qFormat/>
    <w:rsid w:val="00E9658D"/>
    <w:pPr>
      <w:keepNext/>
      <w:keepLines/>
      <w:numPr>
        <w:ilvl w:val="4"/>
        <w:numId w:val="11"/>
      </w:numPr>
      <w:spacing w:before="160" w:after="80" w:line="276" w:lineRule="auto"/>
      <w:ind w:left="794" w:firstLine="0"/>
      <w:outlineLvl w:val="4"/>
    </w:pPr>
    <w:rPr>
      <w:b/>
      <w:szCs w:val="20"/>
    </w:rPr>
  </w:style>
  <w:style w:type="paragraph" w:customStyle="1" w:styleId="TDC6">
    <w:name w:val="TDC 제목 6"/>
    <w:basedOn w:val="af"/>
    <w:next w:val="TDC60"/>
    <w:uiPriority w:val="15"/>
    <w:qFormat/>
    <w:rsid w:val="00E9658D"/>
    <w:pPr>
      <w:keepNext/>
      <w:keepLines/>
      <w:numPr>
        <w:ilvl w:val="5"/>
        <w:numId w:val="11"/>
      </w:numPr>
      <w:spacing w:before="160" w:after="80" w:line="276" w:lineRule="auto"/>
      <w:ind w:left="992" w:firstLine="0"/>
      <w:outlineLvl w:val="5"/>
    </w:pPr>
    <w:rPr>
      <w:b/>
      <w:szCs w:val="20"/>
    </w:rPr>
  </w:style>
  <w:style w:type="paragraph" w:customStyle="1" w:styleId="TDC0">
    <w:name w:val="TDC 표 머리행"/>
    <w:basedOn w:val="af"/>
    <w:uiPriority w:val="30"/>
    <w:qFormat/>
    <w:pPr>
      <w:keepNext/>
      <w:spacing w:before="40" w:after="40" w:line="276" w:lineRule="auto"/>
      <w:jc w:val="center"/>
    </w:pPr>
    <w:rPr>
      <w:b/>
      <w:szCs w:val="20"/>
    </w:rPr>
  </w:style>
  <w:style w:type="paragraph" w:customStyle="1" w:styleId="TDC7">
    <w:name w:val="TDC 표 본문"/>
    <w:basedOn w:val="af"/>
    <w:uiPriority w:val="31"/>
    <w:qFormat/>
    <w:pPr>
      <w:spacing w:before="40" w:after="40" w:line="276" w:lineRule="auto"/>
      <w:jc w:val="left"/>
    </w:pPr>
    <w:rPr>
      <w:szCs w:val="20"/>
    </w:rPr>
  </w:style>
  <w:style w:type="paragraph" w:customStyle="1" w:styleId="TDC8">
    <w:name w:val="TDC 그림"/>
    <w:basedOn w:val="af"/>
    <w:next w:val="TDC10"/>
    <w:uiPriority w:val="40"/>
    <w:qFormat/>
    <w:pPr>
      <w:keepNext/>
      <w:spacing w:before="160" w:after="120" w:line="240" w:lineRule="auto"/>
      <w:jc w:val="center"/>
    </w:pPr>
    <w:rPr>
      <w:szCs w:val="20"/>
    </w:rPr>
  </w:style>
  <w:style w:type="paragraph" w:customStyle="1" w:styleId="TDC9">
    <w:name w:val="TDC 표 캡션"/>
    <w:basedOn w:val="af"/>
    <w:next w:val="TDC10"/>
    <w:uiPriority w:val="41"/>
    <w:qFormat/>
    <w:pPr>
      <w:keepNext/>
      <w:keepLines/>
      <w:spacing w:before="200" w:after="120" w:line="264" w:lineRule="auto"/>
    </w:pPr>
    <w:rPr>
      <w:b/>
      <w:szCs w:val="20"/>
    </w:rPr>
  </w:style>
  <w:style w:type="paragraph" w:customStyle="1" w:styleId="TDCa">
    <w:name w:val="TDC 그림 캡션"/>
    <w:basedOn w:val="af"/>
    <w:next w:val="TDC10"/>
    <w:uiPriority w:val="42"/>
    <w:qFormat/>
    <w:pPr>
      <w:keepLines/>
      <w:spacing w:after="200" w:line="264" w:lineRule="auto"/>
      <w:jc w:val="center"/>
    </w:pPr>
    <w:rPr>
      <w:b/>
      <w:szCs w:val="20"/>
    </w:rPr>
  </w:style>
  <w:style w:type="paragraph" w:customStyle="1" w:styleId="TDCb">
    <w:name w:val="TDC 주석"/>
    <w:basedOn w:val="af"/>
    <w:next w:val="TDC10"/>
    <w:uiPriority w:val="43"/>
    <w:qFormat/>
    <w:pPr>
      <w:spacing w:before="80" w:after="120"/>
    </w:pPr>
    <w:rPr>
      <w:szCs w:val="20"/>
    </w:rPr>
  </w:style>
  <w:style w:type="paragraph" w:customStyle="1" w:styleId="TDCc">
    <w:name w:val="TDC 수식"/>
    <w:basedOn w:val="af"/>
    <w:next w:val="TDC10"/>
    <w:uiPriority w:val="44"/>
    <w:qFormat/>
    <w:pPr>
      <w:keepLines/>
      <w:spacing w:before="240" w:after="240"/>
      <w:jc w:val="center"/>
    </w:pPr>
    <w:rPr>
      <w:rFonts w:ascii="Cambria Math" w:hAnsi="Cambria Math"/>
      <w:szCs w:val="20"/>
    </w:rPr>
  </w:style>
  <w:style w:type="table" w:customStyle="1" w:styleId="TDCd">
    <w:name w:val="TDC 표"/>
    <w:basedOn w:val="af0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kern w:val="0"/>
      <w:szCs w:val="20"/>
      <w:lang w:val="ko-KR"/>
    </w:rPr>
    <w:tblPr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  <w:tblStylePr w:type="firstCol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</w:style>
  <w:style w:type="table" w:customStyle="1" w:styleId="TDC11">
    <w:name w:val="TDC 표 1"/>
    <w:basedOn w:val="af0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kern w:val="0"/>
      <w:szCs w:val="20"/>
      <w:lang w:val="ko-KR"/>
    </w:rPr>
    <w:tblPr>
      <w:tblInd w:w="100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  <w:tblStylePr w:type="firstCol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</w:style>
  <w:style w:type="table" w:customStyle="1" w:styleId="TDC21">
    <w:name w:val="TDC 표 2"/>
    <w:basedOn w:val="af0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kern w:val="0"/>
      <w:szCs w:val="20"/>
      <w:lang w:val="ko-KR"/>
    </w:rPr>
    <w:tblPr>
      <w:tblInd w:w="298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  <w:tblStylePr w:type="firstCol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</w:style>
  <w:style w:type="table" w:customStyle="1" w:styleId="TDC31">
    <w:name w:val="TDC 표 3"/>
    <w:basedOn w:val="af0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kern w:val="0"/>
      <w:szCs w:val="20"/>
      <w:lang w:val="ko-KR"/>
    </w:rPr>
    <w:tblPr>
      <w:tblInd w:w="497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  <w:tblStylePr w:type="firstCol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</w:style>
  <w:style w:type="table" w:customStyle="1" w:styleId="TDC41">
    <w:name w:val="TDC 표 4"/>
    <w:basedOn w:val="af0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kern w:val="0"/>
      <w:szCs w:val="20"/>
      <w:lang w:val="ko-KR"/>
    </w:rPr>
    <w:tblPr>
      <w:tblInd w:w="695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  <w:tblStylePr w:type="firstCol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</w:style>
  <w:style w:type="table" w:customStyle="1" w:styleId="TDC51">
    <w:name w:val="TDC 표 5"/>
    <w:basedOn w:val="af0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kern w:val="0"/>
      <w:szCs w:val="20"/>
      <w:lang w:val="ko-KR"/>
    </w:rPr>
    <w:tblPr>
      <w:tblInd w:w="894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  <w:tblStylePr w:type="firstCol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</w:style>
  <w:style w:type="table" w:customStyle="1" w:styleId="TDC61">
    <w:name w:val="TDC 표 6"/>
    <w:basedOn w:val="af0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kern w:val="0"/>
      <w:szCs w:val="20"/>
      <w:lang w:val="ko-KR"/>
    </w:rPr>
    <w:tblPr>
      <w:tblInd w:w="1092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  <w:tblStylePr w:type="firstCol">
      <w:pPr>
        <w:jc w:val="center"/>
      </w:pPr>
      <w:rPr>
        <w:b/>
        <w:sz w:val="20"/>
      </w:rPr>
      <w:tblPr/>
      <w:tcPr>
        <w:shd w:val="clear" w:color="auto" w:fill="F5F5F5"/>
        <w:vAlign w:val="center"/>
      </w:tcPr>
    </w:tblStylePr>
  </w:style>
  <w:style w:type="paragraph" w:customStyle="1" w:styleId="TDC12">
    <w:name w:val="TDC 표 캡션 1"/>
    <w:basedOn w:val="af"/>
    <w:next w:val="TDC10"/>
    <w:uiPriority w:val="41"/>
    <w:qFormat/>
    <w:pPr>
      <w:keepNext/>
      <w:keepLines/>
      <w:spacing w:before="120" w:after="60" w:line="276" w:lineRule="auto"/>
    </w:pPr>
    <w:rPr>
      <w:b/>
      <w:szCs w:val="20"/>
    </w:rPr>
  </w:style>
  <w:style w:type="paragraph" w:customStyle="1" w:styleId="TDC22">
    <w:name w:val="TDC 표 캡션 2"/>
    <w:basedOn w:val="af"/>
    <w:next w:val="TDC20"/>
    <w:uiPriority w:val="41"/>
    <w:qFormat/>
    <w:pPr>
      <w:keepNext/>
      <w:keepLines/>
      <w:spacing w:before="120" w:after="60" w:line="276" w:lineRule="auto"/>
      <w:ind w:left="198"/>
    </w:pPr>
    <w:rPr>
      <w:b/>
      <w:szCs w:val="20"/>
    </w:rPr>
  </w:style>
  <w:style w:type="paragraph" w:customStyle="1" w:styleId="TDC32">
    <w:name w:val="TDC 표 캡션 3"/>
    <w:basedOn w:val="af"/>
    <w:next w:val="TDC30"/>
    <w:uiPriority w:val="41"/>
    <w:qFormat/>
    <w:pPr>
      <w:keepNext/>
      <w:keepLines/>
      <w:spacing w:before="120" w:after="60" w:line="276" w:lineRule="auto"/>
      <w:ind w:left="397"/>
    </w:pPr>
    <w:rPr>
      <w:b/>
      <w:szCs w:val="20"/>
    </w:rPr>
  </w:style>
  <w:style w:type="paragraph" w:customStyle="1" w:styleId="TDC42">
    <w:name w:val="TDC 표 캡션 4"/>
    <w:basedOn w:val="af"/>
    <w:next w:val="TDC40"/>
    <w:uiPriority w:val="41"/>
    <w:qFormat/>
    <w:pPr>
      <w:keepNext/>
      <w:keepLines/>
      <w:spacing w:before="120" w:after="60" w:line="276" w:lineRule="auto"/>
      <w:ind w:left="595"/>
    </w:pPr>
    <w:rPr>
      <w:b/>
      <w:szCs w:val="20"/>
    </w:rPr>
  </w:style>
  <w:style w:type="paragraph" w:customStyle="1" w:styleId="TDC52">
    <w:name w:val="TDC 표 캡션 5"/>
    <w:basedOn w:val="af"/>
    <w:next w:val="TDC50"/>
    <w:uiPriority w:val="41"/>
    <w:qFormat/>
    <w:pPr>
      <w:keepNext/>
      <w:keepLines/>
      <w:spacing w:before="120" w:after="60" w:line="276" w:lineRule="auto"/>
      <w:ind w:left="794"/>
    </w:pPr>
    <w:rPr>
      <w:b/>
      <w:szCs w:val="20"/>
    </w:rPr>
  </w:style>
  <w:style w:type="paragraph" w:customStyle="1" w:styleId="TDC62">
    <w:name w:val="TDC 표 캡션 6"/>
    <w:basedOn w:val="af"/>
    <w:next w:val="TDC60"/>
    <w:uiPriority w:val="41"/>
    <w:qFormat/>
    <w:pPr>
      <w:keepNext/>
      <w:keepLines/>
      <w:spacing w:before="120" w:after="60" w:line="276" w:lineRule="auto"/>
      <w:ind w:left="992"/>
    </w:pPr>
    <w:rPr>
      <w:b/>
      <w:szCs w:val="20"/>
    </w:rPr>
  </w:style>
  <w:style w:type="paragraph" w:customStyle="1" w:styleId="TDC13">
    <w:name w:val="TDC 주석 1"/>
    <w:basedOn w:val="af"/>
    <w:next w:val="TDC10"/>
    <w:uiPriority w:val="43"/>
    <w:qFormat/>
    <w:pPr>
      <w:spacing w:before="80" w:after="120"/>
    </w:pPr>
    <w:rPr>
      <w:szCs w:val="20"/>
    </w:rPr>
  </w:style>
  <w:style w:type="paragraph" w:customStyle="1" w:styleId="TDC23">
    <w:name w:val="TDC 주석 2"/>
    <w:basedOn w:val="af"/>
    <w:next w:val="TDC20"/>
    <w:uiPriority w:val="43"/>
    <w:qFormat/>
    <w:pPr>
      <w:spacing w:before="80" w:after="120"/>
      <w:ind w:left="198"/>
    </w:pPr>
    <w:rPr>
      <w:szCs w:val="20"/>
    </w:rPr>
  </w:style>
  <w:style w:type="paragraph" w:customStyle="1" w:styleId="TDC33">
    <w:name w:val="TDC 주석 3"/>
    <w:basedOn w:val="af"/>
    <w:next w:val="TDC30"/>
    <w:uiPriority w:val="43"/>
    <w:qFormat/>
    <w:pPr>
      <w:spacing w:before="80" w:after="120"/>
      <w:ind w:left="397"/>
    </w:pPr>
    <w:rPr>
      <w:szCs w:val="20"/>
    </w:rPr>
  </w:style>
  <w:style w:type="paragraph" w:customStyle="1" w:styleId="TDC43">
    <w:name w:val="TDC 주석 4"/>
    <w:basedOn w:val="af"/>
    <w:next w:val="TDC40"/>
    <w:uiPriority w:val="43"/>
    <w:qFormat/>
    <w:pPr>
      <w:spacing w:before="80" w:after="120"/>
      <w:ind w:left="595"/>
    </w:pPr>
    <w:rPr>
      <w:szCs w:val="20"/>
    </w:rPr>
  </w:style>
  <w:style w:type="paragraph" w:customStyle="1" w:styleId="TDC53">
    <w:name w:val="TDC 주석 5"/>
    <w:basedOn w:val="af"/>
    <w:next w:val="TDC50"/>
    <w:uiPriority w:val="43"/>
    <w:qFormat/>
    <w:pPr>
      <w:spacing w:before="80" w:after="120"/>
      <w:ind w:left="794"/>
    </w:pPr>
    <w:rPr>
      <w:szCs w:val="20"/>
    </w:rPr>
  </w:style>
  <w:style w:type="paragraph" w:customStyle="1" w:styleId="TDC63">
    <w:name w:val="TDC 주석 6"/>
    <w:basedOn w:val="af"/>
    <w:next w:val="TDC60"/>
    <w:uiPriority w:val="43"/>
    <w:qFormat/>
    <w:pPr>
      <w:spacing w:before="80" w:after="120"/>
      <w:ind w:left="992"/>
    </w:pPr>
    <w:rPr>
      <w:szCs w:val="20"/>
    </w:rPr>
  </w:style>
  <w:style w:type="paragraph" w:customStyle="1" w:styleId="TDC14">
    <w:name w:val="TDC 그림 1"/>
    <w:basedOn w:val="af"/>
    <w:next w:val="TDC10"/>
    <w:uiPriority w:val="40"/>
    <w:qFormat/>
    <w:pPr>
      <w:keepNext/>
      <w:spacing w:before="160" w:after="120" w:line="240" w:lineRule="auto"/>
      <w:jc w:val="center"/>
    </w:pPr>
    <w:rPr>
      <w:szCs w:val="20"/>
    </w:rPr>
  </w:style>
  <w:style w:type="paragraph" w:customStyle="1" w:styleId="TDC24">
    <w:name w:val="TDC 그림 2"/>
    <w:basedOn w:val="af"/>
    <w:next w:val="TDC20"/>
    <w:uiPriority w:val="40"/>
    <w:qFormat/>
    <w:pPr>
      <w:keepNext/>
      <w:spacing w:before="160" w:after="120" w:line="240" w:lineRule="auto"/>
      <w:ind w:left="198"/>
      <w:jc w:val="center"/>
    </w:pPr>
    <w:rPr>
      <w:szCs w:val="20"/>
    </w:rPr>
  </w:style>
  <w:style w:type="paragraph" w:customStyle="1" w:styleId="TDC34">
    <w:name w:val="TDC 그림 3"/>
    <w:basedOn w:val="af"/>
    <w:next w:val="TDC30"/>
    <w:uiPriority w:val="40"/>
    <w:qFormat/>
    <w:pPr>
      <w:keepNext/>
      <w:spacing w:before="160" w:after="120" w:line="240" w:lineRule="auto"/>
      <w:ind w:left="397"/>
      <w:jc w:val="center"/>
    </w:pPr>
    <w:rPr>
      <w:szCs w:val="20"/>
    </w:rPr>
  </w:style>
  <w:style w:type="paragraph" w:customStyle="1" w:styleId="TDC44">
    <w:name w:val="TDC 그림 4"/>
    <w:basedOn w:val="af"/>
    <w:next w:val="TDC40"/>
    <w:uiPriority w:val="40"/>
    <w:qFormat/>
    <w:pPr>
      <w:keepNext/>
      <w:spacing w:before="160" w:after="120" w:line="240" w:lineRule="auto"/>
      <w:ind w:left="595"/>
      <w:jc w:val="center"/>
    </w:pPr>
    <w:rPr>
      <w:szCs w:val="20"/>
    </w:rPr>
  </w:style>
  <w:style w:type="paragraph" w:customStyle="1" w:styleId="TDC54">
    <w:name w:val="TDC 그림 5"/>
    <w:basedOn w:val="af"/>
    <w:next w:val="TDC50"/>
    <w:uiPriority w:val="40"/>
    <w:qFormat/>
    <w:pPr>
      <w:keepNext/>
      <w:spacing w:before="160" w:after="120" w:line="240" w:lineRule="auto"/>
      <w:ind w:left="794"/>
      <w:jc w:val="center"/>
    </w:pPr>
    <w:rPr>
      <w:szCs w:val="20"/>
    </w:rPr>
  </w:style>
  <w:style w:type="paragraph" w:customStyle="1" w:styleId="TDC64">
    <w:name w:val="TDC 그림 6"/>
    <w:basedOn w:val="af"/>
    <w:next w:val="TDC60"/>
    <w:uiPriority w:val="40"/>
    <w:qFormat/>
    <w:pPr>
      <w:keepNext/>
      <w:spacing w:before="160" w:after="120" w:line="240" w:lineRule="auto"/>
      <w:ind w:left="992"/>
      <w:jc w:val="center"/>
    </w:pPr>
    <w:rPr>
      <w:szCs w:val="20"/>
    </w:rPr>
  </w:style>
  <w:style w:type="paragraph" w:customStyle="1" w:styleId="TDC15">
    <w:name w:val="TDC 그림 캡션 1"/>
    <w:basedOn w:val="af"/>
    <w:next w:val="TDC10"/>
    <w:uiPriority w:val="42"/>
    <w:qFormat/>
    <w:pPr>
      <w:keepLines/>
      <w:spacing w:after="200" w:line="264" w:lineRule="auto"/>
      <w:jc w:val="center"/>
    </w:pPr>
    <w:rPr>
      <w:b/>
      <w:szCs w:val="20"/>
    </w:rPr>
  </w:style>
  <w:style w:type="paragraph" w:customStyle="1" w:styleId="TDC25">
    <w:name w:val="TDC 그림 캡션 2"/>
    <w:basedOn w:val="af"/>
    <w:next w:val="TDC20"/>
    <w:uiPriority w:val="42"/>
    <w:qFormat/>
    <w:pPr>
      <w:keepLines/>
      <w:spacing w:after="200" w:line="264" w:lineRule="auto"/>
      <w:ind w:left="198"/>
      <w:jc w:val="center"/>
    </w:pPr>
    <w:rPr>
      <w:b/>
      <w:szCs w:val="20"/>
    </w:rPr>
  </w:style>
  <w:style w:type="paragraph" w:customStyle="1" w:styleId="TDC35">
    <w:name w:val="TDC 그림 캡션 3"/>
    <w:basedOn w:val="af"/>
    <w:next w:val="TDC30"/>
    <w:uiPriority w:val="42"/>
    <w:qFormat/>
    <w:pPr>
      <w:keepLines/>
      <w:spacing w:after="200" w:line="264" w:lineRule="auto"/>
      <w:ind w:left="397"/>
      <w:jc w:val="center"/>
    </w:pPr>
    <w:rPr>
      <w:b/>
      <w:szCs w:val="20"/>
    </w:rPr>
  </w:style>
  <w:style w:type="paragraph" w:customStyle="1" w:styleId="TDC45">
    <w:name w:val="TDC 그림 캡션 4"/>
    <w:basedOn w:val="af"/>
    <w:next w:val="TDC40"/>
    <w:uiPriority w:val="42"/>
    <w:qFormat/>
    <w:pPr>
      <w:keepLines/>
      <w:spacing w:after="200" w:line="264" w:lineRule="auto"/>
      <w:ind w:left="595"/>
      <w:jc w:val="center"/>
    </w:pPr>
    <w:rPr>
      <w:b/>
      <w:szCs w:val="20"/>
    </w:rPr>
  </w:style>
  <w:style w:type="paragraph" w:customStyle="1" w:styleId="TDC55">
    <w:name w:val="TDC 그림 캡션 5"/>
    <w:basedOn w:val="af"/>
    <w:next w:val="TDC50"/>
    <w:uiPriority w:val="42"/>
    <w:qFormat/>
    <w:pPr>
      <w:keepLines/>
      <w:spacing w:after="200" w:line="264" w:lineRule="auto"/>
      <w:ind w:left="794"/>
      <w:jc w:val="center"/>
    </w:pPr>
    <w:rPr>
      <w:b/>
      <w:szCs w:val="20"/>
    </w:rPr>
  </w:style>
  <w:style w:type="paragraph" w:customStyle="1" w:styleId="TDC65">
    <w:name w:val="TDC 그림 캡션 6"/>
    <w:basedOn w:val="af"/>
    <w:next w:val="TDC60"/>
    <w:uiPriority w:val="42"/>
    <w:qFormat/>
    <w:pPr>
      <w:keepLines/>
      <w:spacing w:after="200" w:line="264" w:lineRule="auto"/>
      <w:ind w:left="992"/>
      <w:jc w:val="center"/>
    </w:pPr>
    <w:rPr>
      <w:b/>
      <w:szCs w:val="20"/>
    </w:rPr>
  </w:style>
  <w:style w:type="paragraph" w:customStyle="1" w:styleId="TDC16">
    <w:name w:val="TDC 수식 1"/>
    <w:basedOn w:val="af"/>
    <w:next w:val="TDC10"/>
    <w:uiPriority w:val="44"/>
    <w:qFormat/>
    <w:pPr>
      <w:keepLines/>
      <w:spacing w:before="240" w:after="240"/>
      <w:jc w:val="center"/>
    </w:pPr>
    <w:rPr>
      <w:rFonts w:ascii="Cambria Math" w:hAnsi="Cambria Math"/>
      <w:szCs w:val="20"/>
    </w:rPr>
  </w:style>
  <w:style w:type="paragraph" w:customStyle="1" w:styleId="TDC26">
    <w:name w:val="TDC 수식 2"/>
    <w:basedOn w:val="af"/>
    <w:next w:val="TDC20"/>
    <w:uiPriority w:val="44"/>
    <w:qFormat/>
    <w:pPr>
      <w:keepLines/>
      <w:spacing w:before="240" w:after="240"/>
      <w:ind w:left="198"/>
      <w:jc w:val="center"/>
    </w:pPr>
    <w:rPr>
      <w:rFonts w:ascii="Cambria Math" w:hAnsi="Cambria Math"/>
      <w:szCs w:val="20"/>
    </w:rPr>
  </w:style>
  <w:style w:type="paragraph" w:customStyle="1" w:styleId="TDC36">
    <w:name w:val="TDC 수식 3"/>
    <w:basedOn w:val="af"/>
    <w:next w:val="TDC30"/>
    <w:uiPriority w:val="44"/>
    <w:qFormat/>
    <w:pPr>
      <w:keepLines/>
      <w:spacing w:before="240" w:after="240"/>
      <w:ind w:left="397"/>
      <w:jc w:val="center"/>
    </w:pPr>
    <w:rPr>
      <w:rFonts w:ascii="Cambria Math" w:hAnsi="Cambria Math"/>
      <w:szCs w:val="20"/>
    </w:rPr>
  </w:style>
  <w:style w:type="paragraph" w:customStyle="1" w:styleId="TDC46">
    <w:name w:val="TDC 수식 4"/>
    <w:basedOn w:val="af"/>
    <w:next w:val="TDC40"/>
    <w:uiPriority w:val="44"/>
    <w:qFormat/>
    <w:pPr>
      <w:keepLines/>
      <w:spacing w:before="240" w:after="240"/>
      <w:ind w:left="595"/>
      <w:jc w:val="center"/>
    </w:pPr>
    <w:rPr>
      <w:rFonts w:ascii="Cambria Math" w:hAnsi="Cambria Math"/>
      <w:szCs w:val="20"/>
    </w:rPr>
  </w:style>
  <w:style w:type="paragraph" w:customStyle="1" w:styleId="TDC56">
    <w:name w:val="TDC 수식 5"/>
    <w:basedOn w:val="af"/>
    <w:next w:val="TDC50"/>
    <w:uiPriority w:val="44"/>
    <w:qFormat/>
    <w:pPr>
      <w:keepLines/>
      <w:spacing w:before="240" w:after="240"/>
      <w:ind w:left="794"/>
      <w:jc w:val="center"/>
    </w:pPr>
    <w:rPr>
      <w:rFonts w:ascii="Cambria Math" w:hAnsi="Cambria Math"/>
      <w:szCs w:val="20"/>
    </w:rPr>
  </w:style>
  <w:style w:type="paragraph" w:customStyle="1" w:styleId="TDC66">
    <w:name w:val="TDC 수식 6"/>
    <w:basedOn w:val="af"/>
    <w:next w:val="TDC60"/>
    <w:uiPriority w:val="44"/>
    <w:qFormat/>
    <w:pPr>
      <w:keepLines/>
      <w:spacing w:before="240" w:after="240"/>
      <w:ind w:left="992"/>
      <w:jc w:val="center"/>
    </w:pPr>
    <w:rPr>
      <w:rFonts w:ascii="Cambria Math" w:hAnsi="Cambria Math"/>
      <w:szCs w:val="20"/>
    </w:rPr>
  </w:style>
  <w:style w:type="paragraph" w:customStyle="1" w:styleId="TDCe">
    <w:name w:val="TDC 표 항목"/>
    <w:basedOn w:val="af"/>
    <w:uiPriority w:val="31"/>
    <w:qFormat/>
    <w:pPr>
      <w:spacing w:after="0" w:line="276" w:lineRule="auto"/>
      <w:jc w:val="center"/>
    </w:pPr>
    <w:rPr>
      <w:b/>
      <w:szCs w:val="20"/>
    </w:rPr>
  </w:style>
  <w:style w:type="paragraph" w:customStyle="1" w:styleId="TDCf">
    <w:name w:val="TDC 표 설명"/>
    <w:basedOn w:val="af"/>
    <w:uiPriority w:val="31"/>
    <w:qFormat/>
    <w:pPr>
      <w:spacing w:after="0" w:line="276" w:lineRule="auto"/>
      <w:jc w:val="left"/>
    </w:pPr>
    <w:rPr>
      <w:szCs w:val="20"/>
    </w:rPr>
  </w:style>
  <w:style w:type="paragraph" w:customStyle="1" w:styleId="af">
    <w:name w:val="공통 양식 본문 기반"/>
    <w:qFormat/>
    <w:rsid w:val="00FC693F"/>
    <w:pPr>
      <w:snapToGrid w:val="0"/>
      <w:spacing w:line="300" w:lineRule="auto"/>
    </w:pPr>
    <w:rPr>
      <w:rFonts w:ascii="맑은 고딕" w:eastAsia="맑은 고딕" w:hAnsi="맑은 고딕" w:cs="맑은 고딕"/>
      <w:color w:val="000000"/>
      <w:lang w:val="ko-KR"/>
    </w:rPr>
  </w:style>
  <w:style w:type="table" w:customStyle="1" w:styleId="af0">
    <w:name w:val="공통 양식 표 기반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6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6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00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15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53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70471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94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9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85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2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0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5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52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76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377818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1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7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4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35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4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0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04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966760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1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2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0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7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98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4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44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5730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15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microsoft.com/office/2011/relationships/people" Target="people.xml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3A647-EE4A-4C75-AB7B-2334F7A59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1613</Words>
  <Characters>9199</Characters>
  <Application>Microsoft Office Word</Application>
  <DocSecurity>0</DocSecurity>
  <Lines>76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임정우</dc:creator>
  <cp:keywords/>
  <dc:description/>
  <cp:lastModifiedBy>김은수</cp:lastModifiedBy>
  <cp:revision>25</cp:revision>
  <cp:lastPrinted>2024-11-25T10:08:00Z</cp:lastPrinted>
  <dcterms:created xsi:type="dcterms:W3CDTF">2026-09-29T01:08:00Z</dcterms:created>
  <dcterms:modified xsi:type="dcterms:W3CDTF">2026-10-13T09:09:00Z</dcterms:modified>
</cp:coreProperties>
</file>