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FA8E4" w14:textId="77777777" w:rsidR="004A58DD" w:rsidRDefault="004A58DD" w:rsidP="004A58DD">
      <w:pPr>
        <w:spacing w:after="0" w:line="240" w:lineRule="auto"/>
        <w:rPr>
          <w:b/>
          <w:szCs w:val="20"/>
        </w:rPr>
      </w:pPr>
    </w:p>
    <w:p w14:paraId="6B2F070C" w14:textId="77777777" w:rsidR="004A58DD" w:rsidRDefault="004A58DD" w:rsidP="004A58DD">
      <w:pPr>
        <w:spacing w:after="0" w:line="240" w:lineRule="auto"/>
        <w:rPr>
          <w:b/>
          <w:szCs w:val="20"/>
        </w:rPr>
      </w:pPr>
    </w:p>
    <w:p w14:paraId="062E377F" w14:textId="77777777" w:rsidR="004A58DD" w:rsidRDefault="004A58DD" w:rsidP="004A58DD">
      <w:pPr>
        <w:spacing w:after="0" w:line="240" w:lineRule="auto"/>
        <w:rPr>
          <w:b/>
          <w:szCs w:val="20"/>
        </w:rPr>
      </w:pPr>
    </w:p>
    <w:p w14:paraId="14389371" w14:textId="77777777" w:rsidR="004A58DD" w:rsidRDefault="004A58DD" w:rsidP="00F21B5D">
      <w:pPr>
        <w:rPr>
          <w:b/>
          <w:szCs w:val="20"/>
        </w:rPr>
      </w:pPr>
    </w:p>
    <w:tbl>
      <w:tblPr>
        <w:tblStyle w:val="a5"/>
        <w:tblW w:w="0" w:type="auto"/>
        <w:jc w:val="center"/>
        <w:tblBorders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599"/>
      </w:tblGrid>
      <w:tr w:rsidR="004A58DD" w14:paraId="1908F9EC" w14:textId="77777777" w:rsidTr="00EB3DA2">
        <w:trPr>
          <w:trHeight w:val="1225"/>
          <w:jc w:val="center"/>
        </w:trPr>
        <w:tc>
          <w:tcPr>
            <w:tcW w:w="7599" w:type="dxa"/>
            <w:shd w:val="clear" w:color="auto" w:fill="F2F2F2" w:themeFill="background1" w:themeFillShade="F2"/>
            <w:vAlign w:val="center"/>
          </w:tcPr>
          <w:p w14:paraId="28EAA350" w14:textId="729B4F35" w:rsidR="004A58DD" w:rsidRDefault="004A58DD" w:rsidP="00EB3DA2">
            <w:pPr>
              <w:jc w:val="center"/>
              <w:rPr>
                <w:b/>
                <w:sz w:val="54"/>
                <w:szCs w:val="54"/>
              </w:rPr>
            </w:pPr>
            <w:bookmarkStart w:id="0" w:name="_Hlk48839796"/>
            <w:r>
              <w:rPr>
                <w:rFonts w:hint="eastAsia"/>
                <w:b/>
                <w:sz w:val="54"/>
                <w:szCs w:val="54"/>
              </w:rPr>
              <w:t>소프트웨어 일반 요구사항</w:t>
            </w:r>
          </w:p>
          <w:p w14:paraId="4C8803DC" w14:textId="6D3E844E" w:rsidR="004A58DD" w:rsidRPr="007D50CE" w:rsidRDefault="004A58DD" w:rsidP="00EB3DA2">
            <w:pPr>
              <w:jc w:val="center"/>
              <w:rPr>
                <w:b/>
                <w:sz w:val="40"/>
                <w:szCs w:val="40"/>
              </w:rPr>
            </w:pPr>
            <w:r w:rsidRPr="007D50CE">
              <w:rPr>
                <w:rFonts w:hint="eastAsia"/>
                <w:b/>
                <w:sz w:val="40"/>
                <w:szCs w:val="40"/>
              </w:rPr>
              <w:t>(</w:t>
            </w:r>
            <w:del w:id="1" w:author="김은수" w:date="2026-09-28T17:07:00Z" w16du:dateUtc="2026-09-28T08:07:00Z">
              <w:r w:rsidR="00F35CE2" w:rsidRPr="00F35CE2">
                <w:rPr>
                  <w:b/>
                  <w:sz w:val="40"/>
                  <w:szCs w:val="40"/>
                </w:rPr>
                <w:delText>TD20B</w:delText>
              </w:r>
            </w:del>
            <w:ins w:id="2" w:author="김은수" w:date="2026-09-28T17:07:00Z" w16du:dateUtc="2026-09-28T08:07:00Z">
              <w:r w:rsidRPr="007D50CE">
                <w:rPr>
                  <w:rFonts w:hint="eastAsia"/>
                  <w:b/>
                  <w:sz w:val="40"/>
                  <w:szCs w:val="40"/>
                </w:rPr>
                <w:t>TD24A</w:t>
              </w:r>
            </w:ins>
            <w:r w:rsidRPr="007D50CE">
              <w:rPr>
                <w:rFonts w:hint="eastAsia"/>
                <w:b/>
                <w:sz w:val="40"/>
                <w:szCs w:val="40"/>
              </w:rPr>
              <w:t>-A-EXT)</w:t>
            </w:r>
          </w:p>
        </w:tc>
      </w:tr>
      <w:bookmarkEnd w:id="0"/>
    </w:tbl>
    <w:p w14:paraId="3163F133" w14:textId="77777777" w:rsidR="004A58DD" w:rsidRDefault="004A58DD" w:rsidP="004A58DD">
      <w:pPr>
        <w:spacing w:after="0" w:line="240" w:lineRule="auto"/>
        <w:jc w:val="left"/>
        <w:rPr>
          <w:b/>
          <w:szCs w:val="20"/>
        </w:rPr>
      </w:pPr>
    </w:p>
    <w:p w14:paraId="6228F616" w14:textId="77777777" w:rsidR="004A58DD" w:rsidRDefault="004A58DD" w:rsidP="004A58DD">
      <w:pPr>
        <w:spacing w:after="0" w:line="240" w:lineRule="auto"/>
        <w:jc w:val="left"/>
        <w:rPr>
          <w:b/>
          <w:szCs w:val="20"/>
        </w:rPr>
      </w:pPr>
    </w:p>
    <w:p w14:paraId="58758B8C" w14:textId="77777777" w:rsidR="004A58DD" w:rsidRDefault="004A58DD" w:rsidP="004A58DD">
      <w:pPr>
        <w:spacing w:after="0" w:line="240" w:lineRule="auto"/>
        <w:jc w:val="left"/>
        <w:rPr>
          <w:b/>
          <w:szCs w:val="20"/>
        </w:rPr>
      </w:pPr>
    </w:p>
    <w:p w14:paraId="307766BB" w14:textId="77777777" w:rsidR="004A58DD" w:rsidRDefault="004A58DD" w:rsidP="004A58DD">
      <w:pPr>
        <w:spacing w:after="0" w:line="240" w:lineRule="auto"/>
        <w:jc w:val="left"/>
        <w:rPr>
          <w:b/>
          <w:szCs w:val="20"/>
        </w:rPr>
      </w:pPr>
    </w:p>
    <w:p w14:paraId="6FACEAD9" w14:textId="4D8A976A" w:rsidR="004A58DD" w:rsidRDefault="004A58DD" w:rsidP="004A58DD">
      <w:pPr>
        <w:spacing w:after="0" w:line="240" w:lineRule="auto"/>
        <w:jc w:val="left"/>
        <w:rPr>
          <w:b/>
          <w:szCs w:val="20"/>
        </w:rPr>
      </w:pPr>
    </w:p>
    <w:p w14:paraId="58DFA9A1" w14:textId="177B6373" w:rsidR="004A58DD" w:rsidRDefault="004A58DD" w:rsidP="004A58DD">
      <w:pPr>
        <w:spacing w:after="0" w:line="240" w:lineRule="auto"/>
        <w:jc w:val="left"/>
        <w:rPr>
          <w:b/>
          <w:szCs w:val="20"/>
        </w:rPr>
      </w:pPr>
    </w:p>
    <w:p w14:paraId="73A30412" w14:textId="4FE029D0" w:rsidR="004A58DD" w:rsidRDefault="004A58DD" w:rsidP="004A58DD">
      <w:pPr>
        <w:spacing w:after="0" w:line="240" w:lineRule="auto"/>
        <w:jc w:val="left"/>
        <w:rPr>
          <w:b/>
          <w:szCs w:val="20"/>
        </w:rPr>
      </w:pPr>
    </w:p>
    <w:p w14:paraId="65B0F364" w14:textId="77777777" w:rsidR="004A58DD" w:rsidRDefault="004A58DD" w:rsidP="004A58DD">
      <w:pPr>
        <w:spacing w:after="0" w:line="240" w:lineRule="auto"/>
        <w:jc w:val="left"/>
        <w:rPr>
          <w:b/>
          <w:szCs w:val="20"/>
        </w:rPr>
      </w:pPr>
    </w:p>
    <w:p w14:paraId="57BA7BA5" w14:textId="77777777" w:rsidR="004A58DD" w:rsidRDefault="004A58DD" w:rsidP="004A58DD">
      <w:pPr>
        <w:spacing w:after="0" w:line="240" w:lineRule="auto"/>
        <w:jc w:val="left"/>
        <w:rPr>
          <w:b/>
          <w:szCs w:val="20"/>
        </w:rPr>
      </w:pPr>
    </w:p>
    <w:tbl>
      <w:tblPr>
        <w:tblW w:w="9105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2"/>
        <w:gridCol w:w="2581"/>
        <w:gridCol w:w="2581"/>
        <w:gridCol w:w="2581"/>
      </w:tblGrid>
      <w:tr w:rsidR="00E909C5" w14:paraId="3E035F22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</w:tcPr>
          <w:p w14:paraId="3FD6B59C" w14:textId="77777777" w:rsidR="00E909C5" w:rsidRPr="00E2210A" w:rsidRDefault="00E909C5" w:rsidP="005C2FC8">
            <w:pPr>
              <w:wordWrap/>
              <w:spacing w:before="66" w:after="54" w:line="280" w:lineRule="exact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2B01EA81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작성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038E1F9F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검토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7E5FD88C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승인</w:t>
            </w:r>
          </w:p>
        </w:tc>
      </w:tr>
      <w:tr w:rsidR="00E909C5" w14:paraId="604C8D12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226560F6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성함</w:t>
            </w:r>
          </w:p>
        </w:tc>
        <w:tc>
          <w:tcPr>
            <w:tcW w:w="2581" w:type="dxa"/>
            <w:vAlign w:val="center"/>
          </w:tcPr>
          <w:p w14:paraId="26458D64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  <w:del w:id="3" w:author="김은수" w:date="2026-09-28T17:07:00Z" w16du:dateUtc="2026-09-28T08:0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</w:rPr>
                <w:delText>임정우</w:delText>
              </w:r>
            </w:del>
            <w:ins w:id="4" w:author="김은수" w:date="2026-09-28T17:07:00Z" w16du:dateUtc="2026-09-28T08:0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</w:rPr>
                <w:t>김은수</w:t>
              </w:r>
            </w:ins>
          </w:p>
        </w:tc>
        <w:tc>
          <w:tcPr>
            <w:tcW w:w="2581" w:type="dxa"/>
            <w:vAlign w:val="center"/>
          </w:tcPr>
          <w:p w14:paraId="554E0EDE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2E9D36D0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del w:id="5" w:author="김은수" w:date="2026-09-28T17:07:00Z" w16du:dateUtc="2026-09-28T08:0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</w:rPr>
                <w:delText>이호승</w:delText>
              </w:r>
            </w:del>
          </w:p>
        </w:tc>
      </w:tr>
      <w:tr w:rsidR="00E909C5" w14:paraId="2A8D6722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73CCDEA0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직책</w:t>
            </w:r>
          </w:p>
        </w:tc>
        <w:tc>
          <w:tcPr>
            <w:tcW w:w="2581" w:type="dxa"/>
            <w:vAlign w:val="center"/>
          </w:tcPr>
          <w:p w14:paraId="1585A055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  <w:lang w:val="x-none" w:bidi="en-US"/>
              </w:rPr>
            </w:pPr>
            <w:del w:id="6" w:author="김은수" w:date="2026-09-28T17:07:00Z" w16du:dateUtc="2026-09-28T08:0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  <w:lang w:val="x-none" w:bidi="en-US"/>
                </w:rPr>
                <w:delText>사업부장</w:delText>
              </w:r>
            </w:del>
            <w:ins w:id="7" w:author="김은수" w:date="2026-09-28T17:07:00Z" w16du:dateUtc="2026-09-28T08:0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  <w:lang w:val="x-none" w:bidi="en-US"/>
                </w:rPr>
                <w:t>수석연구원</w:t>
              </w:r>
            </w:ins>
          </w:p>
        </w:tc>
        <w:tc>
          <w:tcPr>
            <w:tcW w:w="2581" w:type="dxa"/>
            <w:vAlign w:val="center"/>
          </w:tcPr>
          <w:p w14:paraId="42648843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  <w:lang w:val="x-none" w:eastAsia="en-US" w:bidi="en-US"/>
              </w:rPr>
            </w:pPr>
          </w:p>
        </w:tc>
        <w:tc>
          <w:tcPr>
            <w:tcW w:w="2581" w:type="dxa"/>
            <w:vAlign w:val="center"/>
          </w:tcPr>
          <w:p w14:paraId="25CC52B3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del w:id="8" w:author="김은수" w:date="2026-09-28T17:07:00Z" w16du:dateUtc="2026-09-28T08:07:00Z">
              <w:r w:rsidRPr="00E2210A">
                <w:rPr>
                  <w:rFonts w:asciiTheme="majorEastAsia" w:eastAsiaTheme="majorEastAsia" w:hAnsiTheme="majorEastAsia" w:cs="Tahoma" w:hint="eastAsia"/>
                  <w:szCs w:val="20"/>
                  <w:lang w:val="x-none" w:bidi="en-US"/>
                </w:rPr>
                <w:delText>기술이사</w:delText>
              </w:r>
            </w:del>
          </w:p>
        </w:tc>
      </w:tr>
      <w:tr w:rsidR="00E909C5" w14:paraId="6A9F262C" w14:textId="77777777" w:rsidTr="005C2FC8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0DBA4F7B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일자</w:t>
            </w:r>
          </w:p>
        </w:tc>
        <w:tc>
          <w:tcPr>
            <w:tcW w:w="2581" w:type="dxa"/>
            <w:vAlign w:val="center"/>
          </w:tcPr>
          <w:p w14:paraId="3F87EA24" w14:textId="3BF20EAF" w:rsidR="00E909C5" w:rsidRPr="00E2210A" w:rsidRDefault="006D127E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  <w:del w:id="9" w:author="김은수" w:date="2026-09-28T17:07:00Z" w16du:dateUtc="2026-09-28T08:07:00Z">
              <w:r>
                <w:rPr>
                  <w:rFonts w:asciiTheme="majorEastAsia" w:eastAsiaTheme="majorEastAsia" w:hAnsiTheme="majorEastAsia" w:cs="Tahoma" w:hint="eastAsia"/>
                  <w:color w:val="000000" w:themeColor="text1"/>
                  <w:szCs w:val="20"/>
                </w:rPr>
                <w:delText>2020.11.13</w:delText>
              </w:r>
            </w:del>
          </w:p>
        </w:tc>
        <w:tc>
          <w:tcPr>
            <w:tcW w:w="2581" w:type="dxa"/>
            <w:vAlign w:val="center"/>
          </w:tcPr>
          <w:p w14:paraId="5C2E335B" w14:textId="77777777" w:rsidR="00E909C5" w:rsidRPr="00E2210A" w:rsidRDefault="00E909C5" w:rsidP="005C2FC8">
            <w:pPr>
              <w:wordWrap/>
              <w:spacing w:after="0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73750073" w14:textId="6773626F" w:rsidR="00E909C5" w:rsidRPr="00E2210A" w:rsidRDefault="006D127E" w:rsidP="005C2FC8">
            <w:pPr>
              <w:wordWrap/>
              <w:spacing w:after="0" w:line="280" w:lineRule="exact"/>
              <w:jc w:val="center"/>
              <w:rPr>
                <w:rFonts w:asciiTheme="majorEastAsia" w:eastAsiaTheme="majorEastAsia" w:hAnsiTheme="majorEastAsia" w:cs="Tahoma"/>
                <w:color w:val="000000" w:themeColor="text1"/>
                <w:szCs w:val="20"/>
              </w:rPr>
            </w:pPr>
            <w:del w:id="10" w:author="김은수" w:date="2026-09-28T17:07:00Z" w16du:dateUtc="2026-09-28T08:07:00Z">
              <w:r>
                <w:rPr>
                  <w:rFonts w:asciiTheme="majorEastAsia" w:eastAsiaTheme="majorEastAsia" w:hAnsiTheme="majorEastAsia" w:cs="Tahoma" w:hint="eastAsia"/>
                  <w:color w:val="000000" w:themeColor="text1"/>
                  <w:szCs w:val="20"/>
                </w:rPr>
                <w:delText>2020.11.13</w:delText>
              </w:r>
            </w:del>
          </w:p>
        </w:tc>
      </w:tr>
      <w:tr w:rsidR="00E909C5" w14:paraId="12BB9663" w14:textId="77777777" w:rsidTr="005C2FC8">
        <w:trPr>
          <w:trHeight w:val="1315"/>
        </w:trPr>
        <w:tc>
          <w:tcPr>
            <w:tcW w:w="1362" w:type="dxa"/>
            <w:shd w:val="clear" w:color="auto" w:fill="E7E6E6" w:themeFill="background2"/>
            <w:vAlign w:val="center"/>
          </w:tcPr>
          <w:p w14:paraId="7688637C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b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 w:cs="Tahoma" w:hint="eastAsia"/>
                <w:b/>
                <w:color w:val="000000"/>
                <w:szCs w:val="20"/>
              </w:rPr>
              <w:t>서명</w:t>
            </w:r>
          </w:p>
        </w:tc>
        <w:tc>
          <w:tcPr>
            <w:tcW w:w="2581" w:type="dxa"/>
            <w:vAlign w:val="center"/>
          </w:tcPr>
          <w:p w14:paraId="695D95C3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  <w:del w:id="11" w:author="김은수" w:date="2026-09-28T17:07:00Z" w16du:dateUtc="2026-09-28T08:07:00Z">
              <w:r w:rsidRPr="00E2210A">
                <w:rPr>
                  <w:rFonts w:asciiTheme="majorEastAsia" w:eastAsiaTheme="majorEastAsia" w:hAnsiTheme="majorEastAsia"/>
                  <w:noProof/>
                </w:rPr>
                <w:drawing>
                  <wp:anchor distT="0" distB="0" distL="114300" distR="114300" simplePos="0" relativeHeight="251659264" behindDoc="0" locked="0" layoutInCell="1" allowOverlap="1" wp14:anchorId="41850737" wp14:editId="2772AC1D">
                    <wp:simplePos x="0" y="0"/>
                    <wp:positionH relativeFrom="column">
                      <wp:posOffset>-5715</wp:posOffset>
                    </wp:positionH>
                    <wp:positionV relativeFrom="paragraph">
                      <wp:posOffset>-20320</wp:posOffset>
                    </wp:positionV>
                    <wp:extent cx="1504950" cy="676275"/>
                    <wp:effectExtent l="0" t="0" r="0" b="9525"/>
                    <wp:wrapNone/>
                    <wp:docPr id="3" name="그림 3" descr="라인이(가) 표시된 사진&#10;&#10;자동 생성된 설명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" name="그림 3" descr="라인이(가) 표시된 사진&#10;&#10;자동 생성된 설명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04950" cy="676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del>
          </w:p>
        </w:tc>
        <w:tc>
          <w:tcPr>
            <w:tcW w:w="2581" w:type="dxa"/>
            <w:vAlign w:val="center"/>
          </w:tcPr>
          <w:p w14:paraId="464754A6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szCs w:val="20"/>
              </w:rPr>
            </w:pPr>
          </w:p>
        </w:tc>
        <w:tc>
          <w:tcPr>
            <w:tcW w:w="2581" w:type="dxa"/>
            <w:vAlign w:val="center"/>
          </w:tcPr>
          <w:p w14:paraId="398732FB" w14:textId="77777777" w:rsidR="00E909C5" w:rsidRPr="00E2210A" w:rsidRDefault="00E909C5" w:rsidP="005C2FC8">
            <w:pPr>
              <w:wordWrap/>
              <w:spacing w:before="66" w:after="54" w:line="280" w:lineRule="exact"/>
              <w:jc w:val="center"/>
              <w:rPr>
                <w:rFonts w:asciiTheme="majorEastAsia" w:eastAsiaTheme="majorEastAsia" w:hAnsiTheme="majorEastAsia" w:cs="Tahoma"/>
                <w:color w:val="000000"/>
                <w:szCs w:val="20"/>
              </w:rPr>
            </w:pPr>
            <w:del w:id="12" w:author="김은수" w:date="2026-09-28T17:07:00Z" w16du:dateUtc="2026-09-28T08:07:00Z">
              <w:r w:rsidRPr="00E2210A">
                <w:rPr>
                  <w:rFonts w:asciiTheme="majorEastAsia" w:eastAsiaTheme="majorEastAsia" w:hAnsiTheme="majorEastAsia"/>
                  <w:noProof/>
                </w:rPr>
                <w:drawing>
                  <wp:anchor distT="0" distB="0" distL="114300" distR="114300" simplePos="0" relativeHeight="251661312" behindDoc="0" locked="0" layoutInCell="1" allowOverlap="1" wp14:anchorId="754193EC" wp14:editId="6FD4B832">
                    <wp:simplePos x="0" y="0"/>
                    <wp:positionH relativeFrom="column">
                      <wp:posOffset>-24765</wp:posOffset>
                    </wp:positionH>
                    <wp:positionV relativeFrom="paragraph">
                      <wp:posOffset>-38735</wp:posOffset>
                    </wp:positionV>
                    <wp:extent cx="1504950" cy="714375"/>
                    <wp:effectExtent l="0" t="0" r="0" b="9525"/>
                    <wp:wrapNone/>
                    <wp:docPr id="2" name="그림 2" descr="스케치, 그림, 라인 아트, 아동 미술이(가) 표시된 사진&#10;&#10;자동 생성된 설명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그림 2" descr="스케치, 그림, 라인 아트, 아동 미술이(가) 표시된 사진&#10;&#10;자동 생성된 설명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04950" cy="714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del>
          </w:p>
        </w:tc>
      </w:tr>
    </w:tbl>
    <w:p w14:paraId="401F1BC3" w14:textId="77777777" w:rsidR="004A58DD" w:rsidRDefault="004A58DD" w:rsidP="004A58DD">
      <w:pPr>
        <w:spacing w:after="0" w:line="240" w:lineRule="auto"/>
        <w:jc w:val="left"/>
        <w:rPr>
          <w:b/>
          <w:szCs w:val="20"/>
        </w:rPr>
      </w:pPr>
    </w:p>
    <w:p w14:paraId="29E531D8" w14:textId="260FA512" w:rsidR="004A58DD" w:rsidRDefault="004A58DD">
      <w:pPr>
        <w:widowControl/>
        <w:wordWrap/>
        <w:autoSpaceDE/>
        <w:autoSpaceDN/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</w:rPr>
        <w:id w:val="-13849425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798B8B" w14:textId="7CE70CF2" w:rsidR="00B147B4" w:rsidRDefault="00B147B4">
          <w:pPr>
            <w:pStyle w:val="TOC"/>
          </w:pPr>
          <w:r>
            <w:rPr>
              <w:lang w:val="ko-KR"/>
            </w:rPr>
            <w:t>목차</w:t>
          </w:r>
        </w:p>
        <w:p w14:paraId="6B865971" w14:textId="226C091A" w:rsidR="00EC0169" w:rsidRDefault="00B147B4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454094" w:history="1">
            <w:r w:rsidR="00EC0169" w:rsidRPr="0078046B">
              <w:rPr>
                <w:rStyle w:val="aa"/>
                <w:noProof/>
              </w:rPr>
              <w:t>1.</w:t>
            </w:r>
            <w:r w:rsidR="00EC0169">
              <w:rPr>
                <w:noProof/>
                <w:sz w:val="22"/>
                <w:szCs w:val="24"/>
                <w14:ligatures w14:val="standardContextual"/>
              </w:rPr>
              <w:tab/>
            </w:r>
            <w:r w:rsidR="00EC0169" w:rsidRPr="0078046B">
              <w:rPr>
                <w:rStyle w:val="aa"/>
                <w:noProof/>
              </w:rPr>
              <w:t>서론</w:t>
            </w:r>
            <w:r w:rsidR="00EC0169">
              <w:rPr>
                <w:noProof/>
                <w:webHidden/>
              </w:rPr>
              <w:tab/>
            </w:r>
            <w:r w:rsidR="00EC0169">
              <w:rPr>
                <w:noProof/>
                <w:webHidden/>
              </w:rPr>
              <w:fldChar w:fldCharType="begin"/>
            </w:r>
            <w:r w:rsidR="00EC0169">
              <w:rPr>
                <w:noProof/>
                <w:webHidden/>
              </w:rPr>
              <w:instrText xml:space="preserve"> PAGEREF _Toc183454094 \h </w:instrText>
            </w:r>
            <w:r w:rsidR="00EC0169">
              <w:rPr>
                <w:noProof/>
                <w:webHidden/>
              </w:rPr>
            </w:r>
            <w:r w:rsidR="00EC0169">
              <w:rPr>
                <w:noProof/>
                <w:webHidden/>
              </w:rPr>
              <w:fldChar w:fldCharType="separate"/>
            </w:r>
            <w:r w:rsidR="000D5860">
              <w:rPr>
                <w:noProof/>
                <w:webHidden/>
              </w:rPr>
              <w:t>4</w:t>
            </w:r>
            <w:r w:rsidR="00EC0169">
              <w:rPr>
                <w:noProof/>
                <w:webHidden/>
              </w:rPr>
              <w:fldChar w:fldCharType="end"/>
            </w:r>
          </w:hyperlink>
        </w:p>
        <w:p w14:paraId="1C2238B7" w14:textId="68D933CB" w:rsidR="00EC0169" w:rsidRDefault="00EC0169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3454095" w:history="1">
            <w:r w:rsidRPr="0078046B">
              <w:rPr>
                <w:rStyle w:val="aa"/>
                <w:noProof/>
              </w:rPr>
              <w:t>1.1.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8046B">
              <w:rPr>
                <w:rStyle w:val="aa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86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69746" w14:textId="20B9831F" w:rsidR="00EC0169" w:rsidRDefault="00EC0169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3454096" w:history="1">
            <w:r w:rsidRPr="0078046B">
              <w:rPr>
                <w:rStyle w:val="aa"/>
                <w:noProof/>
              </w:rPr>
              <w:t>1.2.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8046B">
              <w:rPr>
                <w:rStyle w:val="aa"/>
                <w:noProof/>
              </w:rPr>
              <w:t>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86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64D9F" w14:textId="6C7F824E" w:rsidR="00EC0169" w:rsidRDefault="00EC0169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3454097" w:history="1">
            <w:r w:rsidRPr="0078046B">
              <w:rPr>
                <w:rStyle w:val="aa"/>
                <w:noProof/>
              </w:rPr>
              <w:t>1.3.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8046B">
              <w:rPr>
                <w:rStyle w:val="aa"/>
                <w:noProof/>
              </w:rPr>
              <w:t>대상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86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C8388" w14:textId="6E000580" w:rsidR="00EC0169" w:rsidRDefault="00EC0169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3454098" w:history="1">
            <w:r w:rsidRPr="0078046B">
              <w:rPr>
                <w:rStyle w:val="aa"/>
                <w:noProof/>
              </w:rPr>
              <w:t>1.5.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8046B">
              <w:rPr>
                <w:rStyle w:val="aa"/>
                <w:noProof/>
              </w:rPr>
              <w:t>관련문서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86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EF025" w14:textId="54AA2474" w:rsidR="00EC0169" w:rsidRDefault="00EC0169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3454099" w:history="1">
            <w:r w:rsidRPr="0078046B">
              <w:rPr>
                <w:rStyle w:val="aa"/>
                <w:noProof/>
              </w:rPr>
              <w:t>1.5.1.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8046B">
              <w:rPr>
                <w:rStyle w:val="aa"/>
                <w:noProof/>
              </w:rPr>
              <w:t>프로젝트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86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F78F4" w14:textId="65C0AED8" w:rsidR="00EC0169" w:rsidRDefault="00EC0169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183454100" w:history="1">
            <w:r w:rsidRPr="0078046B">
              <w:rPr>
                <w:rStyle w:val="aa"/>
                <w:noProof/>
              </w:rPr>
              <w:t>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8046B">
              <w:rPr>
                <w:rStyle w:val="aa"/>
                <w:noProof/>
              </w:rPr>
              <w:t>기기 설명(Device Description)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86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02DB7" w14:textId="28B6F150" w:rsidR="00EC0169" w:rsidRDefault="00EC0169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3454101" w:history="1">
            <w:r w:rsidRPr="0078046B">
              <w:rPr>
                <w:rStyle w:val="aa"/>
                <w:noProof/>
              </w:rPr>
              <w:t>2.1.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8046B">
              <w:rPr>
                <w:rStyle w:val="aa"/>
                <w:noProof/>
              </w:rPr>
              <w:t>사용 목적(Intended Use)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86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68FBD" w14:textId="7495BF9F" w:rsidR="00EC0169" w:rsidRDefault="00EC0169">
          <w:pPr>
            <w:pStyle w:val="20"/>
            <w:tabs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3454102" w:history="1">
            <w:r w:rsidRPr="0078046B">
              <w:rPr>
                <w:rStyle w:val="aa"/>
                <w:noProof/>
              </w:rPr>
              <w:t>중증 청각장애 환자의 청각을 회복할 목적으로 사용하는 기기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86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4F95C" w14:textId="03CE7DB2" w:rsidR="00EC0169" w:rsidRDefault="00EC0169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3454103" w:history="1">
            <w:r w:rsidRPr="0078046B">
              <w:rPr>
                <w:rStyle w:val="aa"/>
                <w:noProof/>
              </w:rPr>
              <w:t>2.2.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8046B">
              <w:rPr>
                <w:rStyle w:val="aa"/>
                <w:noProof/>
              </w:rPr>
              <w:t>인공달팽이관 시스템 구성도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86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F24FF" w14:textId="03B2D420" w:rsidR="00EC0169" w:rsidRDefault="00EC0169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183454104" w:history="1">
            <w:r w:rsidRPr="0078046B">
              <w:rPr>
                <w:rStyle w:val="aa"/>
                <w:noProof/>
              </w:rPr>
              <w:t>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8046B">
              <w:rPr>
                <w:rStyle w:val="aa"/>
                <w:noProof/>
              </w:rPr>
              <w:t>소프트웨어 시스템 분류(Software System Classification)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86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B3E06" w14:textId="212FC545" w:rsidR="00EC0169" w:rsidRDefault="00EC0169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3454105" w:history="1">
            <w:r w:rsidRPr="0078046B">
              <w:rPr>
                <w:rStyle w:val="aa"/>
                <w:noProof/>
              </w:rPr>
              <w:t>3.1.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8046B">
              <w:rPr>
                <w:rStyle w:val="aa"/>
                <w:noProof/>
              </w:rPr>
              <w:t>심각도 정의(definition of LEVEL Of CONCERN)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86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761E5" w14:textId="2D30E6AF" w:rsidR="00EC0169" w:rsidRDefault="00EC0169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3454106" w:history="1">
            <w:r w:rsidRPr="0078046B">
              <w:rPr>
                <w:rStyle w:val="aa"/>
                <w:noProof/>
              </w:rPr>
              <w:t>3.2.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8046B">
              <w:rPr>
                <w:rStyle w:val="aa"/>
                <w:noProof/>
              </w:rPr>
              <w:t>소프트웨어 등급 분류 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86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34F74" w14:textId="7413F406" w:rsidR="00EC0169" w:rsidRDefault="00EC0169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3454107" w:history="1">
            <w:r w:rsidRPr="0078046B">
              <w:rPr>
                <w:rStyle w:val="aa"/>
                <w:noProof/>
              </w:rPr>
              <w:t>3.3.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8046B">
              <w:rPr>
                <w:rStyle w:val="aa"/>
                <w:noProof/>
              </w:rPr>
              <w:t>본 제품 소프트웨어 시스템의 심각도 등급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86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BF700" w14:textId="66604E48" w:rsidR="00EC0169" w:rsidRDefault="00EC0169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183454108" w:history="1">
            <w:r w:rsidRPr="0078046B">
              <w:rPr>
                <w:rStyle w:val="aa"/>
                <w:noProof/>
              </w:rPr>
              <w:t>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8046B">
              <w:rPr>
                <w:rStyle w:val="aa"/>
                <w:noProof/>
              </w:rPr>
              <w:t>소프트웨어 항목 심각도 분류(Software Item Classification)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86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F7705" w14:textId="26F9E617" w:rsidR="00EC0169" w:rsidRDefault="00EC0169">
          <w:pPr>
            <w:pStyle w:val="12"/>
            <w:rPr>
              <w:noProof/>
              <w:sz w:val="22"/>
              <w:szCs w:val="24"/>
              <w14:ligatures w14:val="standardContextual"/>
            </w:rPr>
          </w:pPr>
          <w:hyperlink w:anchor="_Toc183454109" w:history="1">
            <w:r w:rsidRPr="0078046B">
              <w:rPr>
                <w:rStyle w:val="aa"/>
                <w:noProof/>
              </w:rPr>
              <w:t>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8046B">
              <w:rPr>
                <w:rStyle w:val="aa"/>
                <w:noProof/>
              </w:rPr>
              <w:t>소프트웨어 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86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5C140" w14:textId="093B1C2A" w:rsidR="00EC0169" w:rsidRDefault="00EC0169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3454110" w:history="1">
            <w:r w:rsidRPr="0078046B">
              <w:rPr>
                <w:rStyle w:val="aa"/>
                <w:noProof/>
              </w:rPr>
              <w:t>5.1.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8046B">
              <w:rPr>
                <w:rStyle w:val="aa"/>
                <w:noProof/>
              </w:rPr>
              <w:t>소프트웨어 특징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86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38433" w14:textId="0C594322" w:rsidR="00EC0169" w:rsidRDefault="00EC0169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3454111" w:history="1">
            <w:r w:rsidRPr="0078046B">
              <w:rPr>
                <w:rStyle w:val="aa"/>
                <w:noProof/>
              </w:rPr>
              <w:t>5.1.1.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8046B">
              <w:rPr>
                <w:rStyle w:val="aa"/>
                <w:noProof/>
              </w:rPr>
              <w:t>소프트웨어 역할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86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36B19" w14:textId="2A82CE7E" w:rsidR="00EC0169" w:rsidRDefault="00EC0169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3454112" w:history="1">
            <w:r w:rsidRPr="0078046B">
              <w:rPr>
                <w:rStyle w:val="aa"/>
                <w:noProof/>
              </w:rPr>
              <w:t>5.1.2.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8046B">
              <w:rPr>
                <w:rStyle w:val="aa"/>
                <w:noProof/>
              </w:rPr>
              <w:t>소프트웨어와 사용자간 인터페이스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86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07E5D" w14:textId="4B65DD30" w:rsidR="00EC0169" w:rsidRDefault="00EC0169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3454113" w:history="1">
            <w:r w:rsidRPr="0078046B">
              <w:rPr>
                <w:rStyle w:val="aa"/>
                <w:noProof/>
              </w:rPr>
              <w:t>5.2.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8046B">
              <w:rPr>
                <w:rStyle w:val="aa"/>
                <w:noProof/>
              </w:rPr>
              <w:t>사용자에 의해 조정되는 소프트웨어 특징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86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C9F4A" w14:textId="3592348D" w:rsidR="00EC0169" w:rsidRDefault="00EC0169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3454114" w:history="1">
            <w:r w:rsidRPr="0078046B">
              <w:rPr>
                <w:rStyle w:val="aa"/>
                <w:noProof/>
              </w:rPr>
              <w:t>5.3.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8046B">
              <w:rPr>
                <w:rStyle w:val="aa"/>
                <w:noProof/>
              </w:rPr>
              <w:t>소프트웨어 동작 환경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86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783C5" w14:textId="4D4E40B1" w:rsidR="00EC0169" w:rsidRDefault="00EC0169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3454115" w:history="1">
            <w:r w:rsidRPr="0078046B">
              <w:rPr>
                <w:rStyle w:val="aa"/>
                <w:noProof/>
              </w:rPr>
              <w:t>5.3.1.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8046B">
              <w:rPr>
                <w:rStyle w:val="aa"/>
                <w:noProof/>
              </w:rPr>
              <w:t>프로그램 언어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86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6E4A7" w14:textId="09250D2F" w:rsidR="00EC0169" w:rsidRDefault="00EC0169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3454116" w:history="1">
            <w:r w:rsidRPr="0078046B">
              <w:rPr>
                <w:rStyle w:val="aa"/>
                <w:noProof/>
              </w:rPr>
              <w:t>5.3.2.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8046B">
              <w:rPr>
                <w:rStyle w:val="aa"/>
                <w:noProof/>
              </w:rPr>
              <w:t>운영 체재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86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E841A" w14:textId="1B6BAB50" w:rsidR="00EC0169" w:rsidRDefault="00EC0169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noProof/>
              <w:sz w:val="22"/>
              <w:szCs w:val="24"/>
              <w14:ligatures w14:val="standardContextual"/>
            </w:rPr>
          </w:pPr>
          <w:hyperlink w:anchor="_Toc183454117" w:history="1">
            <w:r w:rsidRPr="0078046B">
              <w:rPr>
                <w:rStyle w:val="aa"/>
                <w:noProof/>
              </w:rPr>
              <w:t>5.3.3.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78046B">
              <w:rPr>
                <w:rStyle w:val="aa"/>
                <w:noProof/>
              </w:rPr>
              <w:t>기성용 소프트웨어 사용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_Toc183454117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86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9AFA6" w14:textId="4A6EC471" w:rsidR="001B2645" w:rsidRDefault="00B147B4" w:rsidP="00B147B4">
          <w:pPr>
            <w:rPr>
              <w:b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tbl>
      <w:tblPr>
        <w:tblW w:w="9605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684"/>
        <w:gridCol w:w="4790"/>
        <w:gridCol w:w="2551"/>
        <w:gridCol w:w="1580"/>
      </w:tblGrid>
      <w:tr w:rsidR="00271798" w:rsidRPr="00B312B3" w14:paraId="069C5AB1" w14:textId="77777777" w:rsidTr="00BC454D">
        <w:trPr>
          <w:trHeight w:hRule="exact" w:val="710"/>
        </w:trPr>
        <w:tc>
          <w:tcPr>
            <w:tcW w:w="684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1A0EA7BF" w14:textId="29ED78A2" w:rsidR="00271798" w:rsidRPr="002B7B95" w:rsidRDefault="0039768F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>
              <w:br w:type="page"/>
            </w:r>
            <w:r w:rsidR="00271798">
              <w:rPr>
                <w:b/>
              </w:rPr>
              <w:br w:type="page"/>
            </w:r>
            <w:r w:rsidR="00271798" w:rsidRPr="002B7B95">
              <w:rPr>
                <w:rFonts w:asciiTheme="minorHAnsi" w:eastAsiaTheme="minorHAnsi" w:hAnsiTheme="minorHAnsi"/>
                <w:color w:val="000000" w:themeColor="text1"/>
              </w:rPr>
              <w:br w:type="page"/>
            </w:r>
            <w:r w:rsidR="00271798" w:rsidRPr="002B7B95">
              <w:rPr>
                <w:rFonts w:asciiTheme="minorHAnsi" w:eastAsiaTheme="minorHAnsi" w:hAnsiTheme="minorHAnsi" w:cs="Times New Roman"/>
                <w:b/>
                <w:color w:val="000000" w:themeColor="text1"/>
              </w:rPr>
              <w:t>No.</w:t>
            </w:r>
          </w:p>
        </w:tc>
        <w:tc>
          <w:tcPr>
            <w:tcW w:w="479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3F461624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>개정 내용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ECC2F0D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 xml:space="preserve">개정 위치 </w:t>
            </w:r>
          </w:p>
        </w:tc>
        <w:tc>
          <w:tcPr>
            <w:tcW w:w="1580" w:type="dxa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A360CF7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b/>
                <w:color w:val="000000" w:themeColor="text1"/>
              </w:rPr>
              <w:t>개정 날짜</w:t>
            </w:r>
          </w:p>
        </w:tc>
      </w:tr>
      <w:tr w:rsidR="00271798" w:rsidRPr="00B312B3" w14:paraId="70B0D555" w14:textId="77777777" w:rsidTr="00BC454D">
        <w:trPr>
          <w:trHeight w:val="611"/>
        </w:trPr>
        <w:tc>
          <w:tcPr>
            <w:tcW w:w="684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4FEEA0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0</w:t>
            </w:r>
          </w:p>
        </w:tc>
        <w:tc>
          <w:tcPr>
            <w:tcW w:w="479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823E0E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r w:rsidRPr="002B7B95">
              <w:rPr>
                <w:rFonts w:asciiTheme="minorHAnsi" w:eastAsiaTheme="minorHAnsi" w:hAnsiTheme="minorHAnsi" w:cs="Times New Roman" w:hint="eastAsia"/>
                <w:color w:val="000000" w:themeColor="text1"/>
              </w:rPr>
              <w:t>최초 제정</w:t>
            </w:r>
          </w:p>
        </w:tc>
        <w:tc>
          <w:tcPr>
            <w:tcW w:w="2551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934EF6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1493632" w14:textId="652F680D" w:rsidR="00271798" w:rsidRPr="002B7B95" w:rsidRDefault="006D127E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3" w:author="김은수" w:date="2026-09-28T17:07:00Z" w16du:dateUtc="2026-09-28T08:07:00Z">
              <w:r>
                <w:rPr>
                  <w:rFonts w:asciiTheme="majorEastAsia" w:eastAsiaTheme="majorEastAsia" w:hAnsiTheme="majorEastAsia" w:cs="Tahoma" w:hint="eastAsia"/>
                  <w:color w:val="000000" w:themeColor="text1"/>
                </w:rPr>
                <w:delText>2020.11.13</w:delText>
              </w:r>
            </w:del>
          </w:p>
        </w:tc>
      </w:tr>
      <w:tr w:rsidR="00271798" w:rsidRPr="00B312B3" w14:paraId="4944BC06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F50E6C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4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3723DF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67E54B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D472CC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716E8E3B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EE09B2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5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2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F6D180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jc w:val="left"/>
              <w:rPr>
                <w:rFonts w:asciiTheme="minorHAnsi" w:eastAsiaTheme="minorHAnsi" w:hAnsiTheme="minorHAnsi" w:cs="Times New Roman"/>
                <w:b/>
                <w:i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CFDB43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b/>
                <w:i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1B8949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23D4A1C9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537009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6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3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FDD3D3" w14:textId="77777777" w:rsidR="00271798" w:rsidRPr="002B7B95" w:rsidRDefault="00271798" w:rsidP="00BC454D">
            <w:pPr>
              <w:pStyle w:val="a9"/>
              <w:spacing w:line="240" w:lineRule="auto"/>
              <w:ind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B4153A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9F2829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040B1A48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4F5D49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7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4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BA7504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27D679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5BA665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75BB8529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FBE85D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8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5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0E1812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BE2DAD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EB1619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1BE45CDE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F06C0F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19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6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6E4028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A02E07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1280CE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620E4395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CB7835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0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7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CF4EA2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08A4B3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b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A326A4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797007DD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439B72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1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8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AF48F8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8F22CB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5369146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12DDC0CD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EA9688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2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9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9DB2F4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E7026D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454C387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65F50607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3A3922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3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10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AEC430" w14:textId="77777777" w:rsidR="00271798" w:rsidRPr="002B7B95" w:rsidRDefault="00271798" w:rsidP="00BC454D">
            <w:pPr>
              <w:pStyle w:val="a9"/>
              <w:spacing w:line="240" w:lineRule="auto"/>
              <w:ind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9426D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661309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506BA600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F51882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4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11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B9DE28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8CA7CF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C0E6CAA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5E141569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CC2BBC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5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12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B6AE0D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401200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AFF4557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2B38D0C0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865242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6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13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0E8426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F054F0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F73854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09A78AC7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AD0E3F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7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14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085F14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345416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8AB751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269AE0DA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839A6E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8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15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C85943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151703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320A65B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  <w:tr w:rsidR="00271798" w:rsidRPr="00B312B3" w14:paraId="73094785" w14:textId="77777777" w:rsidTr="00BC454D">
        <w:trPr>
          <w:trHeight w:val="611"/>
        </w:trPr>
        <w:tc>
          <w:tcPr>
            <w:tcW w:w="68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EB0E556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  <w:del w:id="29" w:author="김은수" w:date="2026-09-28T17:07:00Z" w16du:dateUtc="2026-09-28T08:07:00Z">
              <w:r w:rsidRPr="002B7B95">
                <w:rPr>
                  <w:rFonts w:asciiTheme="minorHAnsi" w:eastAsiaTheme="minorHAnsi" w:hAnsiTheme="minorHAnsi" w:cs="Times New Roman" w:hint="eastAsia"/>
                  <w:color w:val="000000" w:themeColor="text1"/>
                </w:rPr>
                <w:delText>16</w:delText>
              </w:r>
            </w:del>
          </w:p>
        </w:tc>
        <w:tc>
          <w:tcPr>
            <w:tcW w:w="4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35ADB6E" w14:textId="77777777" w:rsidR="00271798" w:rsidRPr="002B7B95" w:rsidRDefault="00271798" w:rsidP="00BC454D">
            <w:pPr>
              <w:pStyle w:val="a9"/>
              <w:spacing w:line="240" w:lineRule="auto"/>
              <w:ind w:leftChars="50" w:left="100" w:rightChars="50" w:right="100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FA0AD81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  <w:tc>
          <w:tcPr>
            <w:tcW w:w="158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2CFD96" w14:textId="77777777" w:rsidR="00271798" w:rsidRPr="002B7B95" w:rsidRDefault="00271798" w:rsidP="00BC454D">
            <w:pPr>
              <w:pStyle w:val="a9"/>
              <w:spacing w:line="240" w:lineRule="auto"/>
              <w:jc w:val="center"/>
              <w:rPr>
                <w:rFonts w:asciiTheme="minorHAnsi" w:eastAsiaTheme="minorHAnsi" w:hAnsiTheme="minorHAnsi" w:cs="Times New Roman"/>
                <w:color w:val="000000" w:themeColor="text1"/>
              </w:rPr>
            </w:pPr>
          </w:p>
        </w:tc>
      </w:tr>
    </w:tbl>
    <w:p w14:paraId="25421F2E" w14:textId="3F0D0B29" w:rsidR="00271798" w:rsidRDefault="00271798">
      <w:pPr>
        <w:widowControl/>
        <w:wordWrap/>
        <w:autoSpaceDE/>
        <w:autoSpaceDN/>
      </w:pPr>
      <w:r>
        <w:br w:type="page"/>
      </w:r>
    </w:p>
    <w:p w14:paraId="3E4AF91B" w14:textId="77777777" w:rsidR="0039768F" w:rsidRDefault="0039768F">
      <w:pPr>
        <w:widowControl/>
        <w:wordWrap/>
        <w:autoSpaceDE/>
        <w:autoSpaceDN/>
      </w:pPr>
    </w:p>
    <w:p w14:paraId="6A744EE1" w14:textId="1AD62B26" w:rsidR="0024589F" w:rsidRDefault="00FE6885" w:rsidP="0024589F">
      <w:pPr>
        <w:pStyle w:val="10"/>
        <w:numPr>
          <w:ilvl w:val="0"/>
          <w:numId w:val="7"/>
        </w:numPr>
      </w:pPr>
      <w:bookmarkStart w:id="30" w:name="_Toc183454094"/>
      <w:r>
        <w:rPr>
          <w:rFonts w:hint="eastAsia"/>
        </w:rPr>
        <w:t>서론</w:t>
      </w:r>
      <w:bookmarkEnd w:id="30"/>
    </w:p>
    <w:p w14:paraId="044BA7A8" w14:textId="38CD33DF" w:rsidR="0024589F" w:rsidRDefault="0024589F" w:rsidP="0024589F">
      <w:pPr>
        <w:pStyle w:val="2"/>
        <w:numPr>
          <w:ilvl w:val="1"/>
          <w:numId w:val="7"/>
        </w:numPr>
        <w:ind w:left="967"/>
      </w:pPr>
      <w:bookmarkStart w:id="31" w:name="_Toc183454095"/>
      <w:r>
        <w:rPr>
          <w:rFonts w:hint="eastAsia"/>
        </w:rPr>
        <w:t>개요</w:t>
      </w:r>
      <w:bookmarkEnd w:id="31"/>
    </w:p>
    <w:p w14:paraId="334BD239" w14:textId="358AF07E" w:rsidR="0024589F" w:rsidRPr="0024589F" w:rsidRDefault="0039768F" w:rsidP="0024589F">
      <w:pPr>
        <w:ind w:leftChars="300" w:left="600"/>
      </w:pPr>
      <w:r>
        <w:rPr>
          <w:rFonts w:hint="eastAsia"/>
        </w:rPr>
        <w:t xml:space="preserve">본 문서는 </w:t>
      </w:r>
      <w:del w:id="32" w:author="김은수" w:date="2026-09-28T17:07:00Z" w16du:dateUtc="2026-09-28T08:07:00Z">
        <w:r w:rsidR="00E909C5">
          <w:rPr>
            <w:rFonts w:hint="eastAsia"/>
          </w:rPr>
          <w:delText>T</w:delText>
        </w:r>
        <w:r w:rsidR="00E909C5">
          <w:delText>D20B</w:delText>
        </w:r>
      </w:del>
      <w:ins w:id="33" w:author="김은수" w:date="2026-09-28T17:07:00Z" w16du:dateUtc="2026-09-28T08:07:00Z">
        <w:r>
          <w:rPr>
            <w:rFonts w:hint="eastAsia"/>
          </w:rPr>
          <w:t>TD24A</w:t>
        </w:r>
      </w:ins>
      <w:r>
        <w:rPr>
          <w:rFonts w:hint="eastAsia"/>
        </w:rPr>
        <w:t>-A-EXT 제품의 소프트웨어에 대하여 심각도를 분류하고 소프트웨어의 일반적인 요구사항을 정의한다.</w:t>
      </w:r>
    </w:p>
    <w:p w14:paraId="5F934AC0" w14:textId="59DA394F" w:rsidR="0024589F" w:rsidRDefault="0024589F" w:rsidP="0024589F">
      <w:pPr>
        <w:pStyle w:val="2"/>
        <w:numPr>
          <w:ilvl w:val="1"/>
          <w:numId w:val="7"/>
        </w:numPr>
        <w:ind w:left="967"/>
      </w:pPr>
      <w:bookmarkStart w:id="34" w:name="_Toc183454096"/>
      <w:r>
        <w:rPr>
          <w:rFonts w:hint="eastAsia"/>
        </w:rPr>
        <w:t>목적</w:t>
      </w:r>
      <w:bookmarkEnd w:id="34"/>
    </w:p>
    <w:p w14:paraId="2D93FFE5" w14:textId="7F988054" w:rsidR="0024589F" w:rsidRDefault="00FE6885" w:rsidP="00B31503">
      <w:pPr>
        <w:ind w:leftChars="300" w:left="600"/>
      </w:pPr>
      <w:r>
        <w:rPr>
          <w:rFonts w:hint="eastAsia"/>
        </w:rPr>
        <w:t>소프트웨어의 심각도를 분류함으로써</w:t>
      </w:r>
      <w:r w:rsidR="00E909C5">
        <w:rPr>
          <w:rFonts w:hint="eastAsia"/>
        </w:rPr>
        <w:t>,</w:t>
      </w:r>
      <w:r>
        <w:rPr>
          <w:rFonts w:hint="eastAsia"/>
        </w:rPr>
        <w:t xml:space="preserve"> 이 후 소프트웨어 개발을 진행함에 있어 분류된 심각도에 적합한 절차를 준수함으로써 안전한하고 일관성 및 정확성을 보장하는 소프트웨</w:t>
      </w:r>
      <w:r w:rsidR="00807766">
        <w:rPr>
          <w:rFonts w:hint="eastAsia"/>
        </w:rPr>
        <w:t>어</w:t>
      </w:r>
      <w:r w:rsidR="00E909C5">
        <w:rPr>
          <w:rFonts w:hint="eastAsia"/>
        </w:rPr>
        <w:t xml:space="preserve">가 개발되는 </w:t>
      </w:r>
      <w:r w:rsidR="00807766">
        <w:rPr>
          <w:rFonts w:hint="eastAsia"/>
        </w:rPr>
        <w:t>것을 목적으로</w:t>
      </w:r>
      <w:r w:rsidR="0039768F">
        <w:rPr>
          <w:rFonts w:hint="eastAsia"/>
        </w:rPr>
        <w:t xml:space="preserve"> </w:t>
      </w:r>
      <w:r w:rsidR="00807766">
        <w:rPr>
          <w:rFonts w:hint="eastAsia"/>
        </w:rPr>
        <w:t>한다.</w:t>
      </w:r>
    </w:p>
    <w:p w14:paraId="7312B576" w14:textId="3C133A8A" w:rsidR="00807766" w:rsidRDefault="00807766" w:rsidP="00807766">
      <w:pPr>
        <w:pStyle w:val="2"/>
        <w:numPr>
          <w:ilvl w:val="1"/>
          <w:numId w:val="7"/>
        </w:numPr>
        <w:ind w:left="967"/>
      </w:pPr>
      <w:bookmarkStart w:id="35" w:name="_Toc183454097"/>
      <w:r>
        <w:rPr>
          <w:rFonts w:hint="eastAsia"/>
        </w:rPr>
        <w:t>대상</w:t>
      </w:r>
      <w:bookmarkEnd w:id="35"/>
    </w:p>
    <w:p w14:paraId="1FF685A0" w14:textId="6E567625" w:rsidR="00807766" w:rsidRDefault="00E909C5" w:rsidP="00B31503">
      <w:pPr>
        <w:ind w:leftChars="300" w:left="600"/>
      </w:pPr>
      <w:del w:id="36" w:author="김은수" w:date="2026-09-28T17:07:00Z" w16du:dateUtc="2026-09-28T08:07:00Z">
        <w:r>
          <w:rPr>
            <w:rFonts w:hint="eastAsia"/>
          </w:rPr>
          <w:delText>T</w:delText>
        </w:r>
        <w:r>
          <w:delText>D20B</w:delText>
        </w:r>
      </w:del>
      <w:ins w:id="37" w:author="김은수" w:date="2026-09-28T17:07:00Z" w16du:dateUtc="2026-09-28T08:07:00Z">
        <w:r>
          <w:rPr>
            <w:rFonts w:hint="eastAsia"/>
          </w:rPr>
          <w:t>TD24A</w:t>
        </w:r>
      </w:ins>
      <w:r>
        <w:rPr>
          <w:rFonts w:hint="eastAsia"/>
        </w:rPr>
        <w:t>-A-EXT 펌웨어 개발 프로젝트에 참여하는 모든 구성원은 이 문서를 참고하도록 한다.</w:t>
      </w:r>
    </w:p>
    <w:p w14:paraId="7A845291" w14:textId="6D317CE1" w:rsidR="0092707D" w:rsidRDefault="0092707D" w:rsidP="0092707D">
      <w:pPr>
        <w:pStyle w:val="a8"/>
        <w:numPr>
          <w:ilvl w:val="1"/>
          <w:numId w:val="7"/>
        </w:numPr>
        <w:ind w:leftChars="0"/>
      </w:pPr>
      <w:r>
        <w:rPr>
          <w:rFonts w:hint="eastAsia"/>
        </w:rPr>
        <w:t>적용 범위</w:t>
      </w:r>
    </w:p>
    <w:p w14:paraId="1E90BF13" w14:textId="6C59F0E9" w:rsidR="0092707D" w:rsidRPr="00942176" w:rsidRDefault="0092707D" w:rsidP="0092707D">
      <w:pPr>
        <w:ind w:leftChars="300" w:left="600"/>
        <w:rPr>
          <w:b/>
          <w:bCs/>
        </w:rPr>
      </w:pPr>
      <w:r w:rsidRPr="00E909C5">
        <w:rPr>
          <w:rFonts w:hint="eastAsia"/>
        </w:rPr>
        <w:t>본 문서는 인공 달팽이관 외부장치(</w:t>
      </w:r>
      <w:del w:id="38" w:author="김은수" w:date="2026-09-28T17:07:00Z" w16du:dateUtc="2026-09-28T08:07:00Z">
        <w:r w:rsidR="00B50E03" w:rsidRPr="00E909C5">
          <w:delText>TD20B</w:delText>
        </w:r>
      </w:del>
      <w:ins w:id="39" w:author="김은수" w:date="2026-09-28T17:07:00Z" w16du:dateUtc="2026-09-28T08:07:00Z">
        <w:r w:rsidRPr="00E909C5">
          <w:rPr>
            <w:rFonts w:hint="eastAsia"/>
          </w:rPr>
          <w:t>TD24A</w:t>
        </w:r>
      </w:ins>
      <w:r w:rsidRPr="00E909C5">
        <w:rPr>
          <w:rFonts w:hint="eastAsia"/>
        </w:rPr>
        <w:t>-A-EXT) 펌웨어에 적용된다.</w:t>
      </w:r>
    </w:p>
    <w:p w14:paraId="5166B6F0" w14:textId="34E530A9" w:rsidR="0024589F" w:rsidRDefault="0024589F" w:rsidP="0024589F">
      <w:pPr>
        <w:pStyle w:val="2"/>
        <w:numPr>
          <w:ilvl w:val="1"/>
          <w:numId w:val="7"/>
        </w:numPr>
        <w:ind w:left="967"/>
      </w:pPr>
      <w:bookmarkStart w:id="40" w:name="_Toc183454098"/>
      <w:r>
        <w:rPr>
          <w:rFonts w:hint="eastAsia"/>
        </w:rPr>
        <w:t>관련문서</w:t>
      </w:r>
      <w:bookmarkEnd w:id="40"/>
    </w:p>
    <w:p w14:paraId="5788A5D9" w14:textId="42ED1194" w:rsidR="00202AB0" w:rsidRDefault="00202AB0" w:rsidP="00202AB0">
      <w:pPr>
        <w:pStyle w:val="3"/>
        <w:numPr>
          <w:ilvl w:val="2"/>
          <w:numId w:val="7"/>
        </w:numPr>
        <w:ind w:leftChars="0"/>
      </w:pPr>
      <w:bookmarkStart w:id="41" w:name="_Toc183454099"/>
      <w:r>
        <w:rPr>
          <w:rFonts w:hint="eastAsia"/>
        </w:rPr>
        <w:t>프로젝트</w:t>
      </w:r>
      <w:bookmarkEnd w:id="41"/>
    </w:p>
    <w:tbl>
      <w:tblPr>
        <w:tblStyle w:val="a5"/>
        <w:tblW w:w="8194" w:type="dxa"/>
        <w:tblInd w:w="1440" w:type="dxa"/>
        <w:tblLook w:val="04A0" w:firstRow="1" w:lastRow="0" w:firstColumn="1" w:lastColumn="0" w:noHBand="0" w:noVBand="1"/>
      </w:tblPr>
      <w:tblGrid>
        <w:gridCol w:w="936"/>
        <w:gridCol w:w="2014"/>
        <w:gridCol w:w="5244"/>
      </w:tblGrid>
      <w:tr w:rsidR="00202AB0" w:rsidRPr="005D4343" w14:paraId="643BF760" w14:textId="77777777" w:rsidTr="00B9324D">
        <w:tc>
          <w:tcPr>
            <w:tcW w:w="936" w:type="dxa"/>
            <w:vAlign w:val="center"/>
          </w:tcPr>
          <w:p w14:paraId="5E9B947D" w14:textId="77777777" w:rsidR="00202AB0" w:rsidRPr="005D4343" w:rsidRDefault="00202AB0" w:rsidP="00276CBF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 w:rsidRPr="005D4343">
              <w:rPr>
                <w:rFonts w:ascii="Times New Roman" w:eastAsiaTheme="majorHAnsi" w:hAnsi="Times New Roman" w:cs="Times New Roman"/>
                <w:szCs w:val="20"/>
              </w:rPr>
              <w:t>No</w:t>
            </w:r>
          </w:p>
        </w:tc>
        <w:tc>
          <w:tcPr>
            <w:tcW w:w="2014" w:type="dxa"/>
            <w:vAlign w:val="center"/>
          </w:tcPr>
          <w:p w14:paraId="119C5F3F" w14:textId="15DC60F5" w:rsidR="00202AB0" w:rsidRPr="005D4343" w:rsidRDefault="00202AB0" w:rsidP="00202AB0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문서번호</w:t>
            </w:r>
          </w:p>
        </w:tc>
        <w:tc>
          <w:tcPr>
            <w:tcW w:w="5244" w:type="dxa"/>
            <w:vAlign w:val="center"/>
          </w:tcPr>
          <w:p w14:paraId="36FEB394" w14:textId="17D726F6" w:rsidR="00202AB0" w:rsidRPr="005D4343" w:rsidRDefault="00202AB0" w:rsidP="00276CBF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문서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제목</w:t>
            </w:r>
          </w:p>
        </w:tc>
      </w:tr>
      <w:tr w:rsidR="00202AB0" w:rsidRPr="005D4343" w14:paraId="4E7AB365" w14:textId="77777777" w:rsidTr="00B9324D">
        <w:trPr>
          <w:trHeight w:val="56"/>
        </w:trPr>
        <w:tc>
          <w:tcPr>
            <w:tcW w:w="936" w:type="dxa"/>
            <w:vAlign w:val="center"/>
          </w:tcPr>
          <w:p w14:paraId="6B8E0A12" w14:textId="77777777" w:rsidR="00202AB0" w:rsidRPr="005D4343" w:rsidRDefault="00202AB0" w:rsidP="00276CBF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1</w:t>
            </w:r>
          </w:p>
        </w:tc>
        <w:tc>
          <w:tcPr>
            <w:tcW w:w="2014" w:type="dxa"/>
            <w:vAlign w:val="center"/>
          </w:tcPr>
          <w:p w14:paraId="43253978" w14:textId="1E7AA010" w:rsidR="00202AB0" w:rsidRPr="005D4343" w:rsidRDefault="00E909C5" w:rsidP="00276CBF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SDP-FW-</w:t>
            </w:r>
            <w:del w:id="42" w:author="김은수" w:date="2026-09-28T17:07:00Z" w16du:dateUtc="2026-09-28T08:07:00Z">
              <w:r>
                <w:rPr>
                  <w:rFonts w:ascii="Times New Roman" w:eastAsiaTheme="majorHAnsi" w:hAnsi="Times New Roman" w:cs="Times New Roman"/>
                  <w:szCs w:val="20"/>
                </w:rPr>
                <w:delText>TD20B</w:delText>
              </w:r>
            </w:del>
            <w:ins w:id="43" w:author="김은수" w:date="2026-09-28T17:07:00Z" w16du:dateUtc="2026-09-28T08:07:00Z">
              <w:r>
                <w:rPr>
                  <w:rFonts w:ascii="Times New Roman" w:eastAsiaTheme="majorHAnsi" w:hAnsi="Times New Roman" w:cs="Times New Roman" w:hint="eastAsia"/>
                  <w:szCs w:val="20"/>
                </w:rPr>
                <w:t>TD24A</w:t>
              </w:r>
            </w:ins>
          </w:p>
        </w:tc>
        <w:tc>
          <w:tcPr>
            <w:tcW w:w="5244" w:type="dxa"/>
            <w:vAlign w:val="center"/>
          </w:tcPr>
          <w:p w14:paraId="415AABB9" w14:textId="461B069F" w:rsidR="00202AB0" w:rsidRPr="005D4343" w:rsidRDefault="00E909C5" w:rsidP="00276CBF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소프트웨어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개발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계획서</w:t>
            </w:r>
          </w:p>
        </w:tc>
      </w:tr>
    </w:tbl>
    <w:p w14:paraId="1BC834E9" w14:textId="77777777" w:rsidR="00202AB0" w:rsidRPr="00B9324D" w:rsidRDefault="00202AB0" w:rsidP="00202AB0"/>
    <w:p w14:paraId="2C8998FB" w14:textId="66BABDE6" w:rsidR="00202AB0" w:rsidRDefault="00202AB0" w:rsidP="00202AB0">
      <w:pPr>
        <w:pStyle w:val="a8"/>
        <w:numPr>
          <w:ilvl w:val="2"/>
          <w:numId w:val="7"/>
        </w:numPr>
        <w:ind w:leftChars="0"/>
      </w:pPr>
      <w:r>
        <w:rPr>
          <w:rFonts w:hint="eastAsia"/>
        </w:rPr>
        <w:t>표준 및 규제</w:t>
      </w:r>
    </w:p>
    <w:tbl>
      <w:tblPr>
        <w:tblStyle w:val="a5"/>
        <w:tblW w:w="8194" w:type="dxa"/>
        <w:tblInd w:w="1440" w:type="dxa"/>
        <w:tblLook w:val="04A0" w:firstRow="1" w:lastRow="0" w:firstColumn="1" w:lastColumn="0" w:noHBand="0" w:noVBand="1"/>
      </w:tblPr>
      <w:tblGrid>
        <w:gridCol w:w="936"/>
        <w:gridCol w:w="2014"/>
        <w:gridCol w:w="5244"/>
      </w:tblGrid>
      <w:tr w:rsidR="00202AB0" w:rsidRPr="005D4343" w14:paraId="41BE5FE6" w14:textId="77777777" w:rsidTr="00B9324D">
        <w:trPr>
          <w:trHeight w:val="424"/>
        </w:trPr>
        <w:tc>
          <w:tcPr>
            <w:tcW w:w="936" w:type="dxa"/>
            <w:vAlign w:val="center"/>
          </w:tcPr>
          <w:p w14:paraId="6B79F2C5" w14:textId="77777777" w:rsidR="00202AB0" w:rsidRPr="005D4343" w:rsidRDefault="00202AB0" w:rsidP="00276CBF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 w:rsidRPr="005D4343">
              <w:rPr>
                <w:rFonts w:ascii="Times New Roman" w:eastAsiaTheme="majorHAnsi" w:hAnsi="Times New Roman" w:cs="Times New Roman"/>
                <w:szCs w:val="20"/>
              </w:rPr>
              <w:t>No</w:t>
            </w:r>
          </w:p>
        </w:tc>
        <w:tc>
          <w:tcPr>
            <w:tcW w:w="2014" w:type="dxa"/>
            <w:vAlign w:val="center"/>
          </w:tcPr>
          <w:p w14:paraId="40636880" w14:textId="77777777" w:rsidR="00202AB0" w:rsidRPr="005D4343" w:rsidRDefault="00202AB0" w:rsidP="00276CBF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문서번호</w:t>
            </w:r>
          </w:p>
        </w:tc>
        <w:tc>
          <w:tcPr>
            <w:tcW w:w="5244" w:type="dxa"/>
            <w:vAlign w:val="center"/>
          </w:tcPr>
          <w:p w14:paraId="40ACD6EF" w14:textId="77777777" w:rsidR="00202AB0" w:rsidRPr="005D4343" w:rsidRDefault="00202AB0" w:rsidP="00276CBF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문서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 xml:space="preserve"> </w:t>
            </w:r>
            <w:r>
              <w:rPr>
                <w:rFonts w:ascii="Times New Roman" w:eastAsiaTheme="majorHAnsi" w:hAnsi="Times New Roman" w:cs="Times New Roman" w:hint="eastAsia"/>
                <w:szCs w:val="20"/>
              </w:rPr>
              <w:t>제목</w:t>
            </w:r>
          </w:p>
        </w:tc>
      </w:tr>
      <w:tr w:rsidR="00202AB0" w:rsidRPr="005D4343" w14:paraId="3BA1B951" w14:textId="77777777" w:rsidTr="00B9324D">
        <w:trPr>
          <w:trHeight w:val="424"/>
        </w:trPr>
        <w:tc>
          <w:tcPr>
            <w:tcW w:w="936" w:type="dxa"/>
            <w:vAlign w:val="center"/>
          </w:tcPr>
          <w:p w14:paraId="3F71C290" w14:textId="77777777" w:rsidR="00202AB0" w:rsidRPr="005D4343" w:rsidRDefault="00202AB0" w:rsidP="00276CBF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1</w:t>
            </w:r>
          </w:p>
        </w:tc>
        <w:tc>
          <w:tcPr>
            <w:tcW w:w="2014" w:type="dxa"/>
            <w:vAlign w:val="center"/>
          </w:tcPr>
          <w:p w14:paraId="0A41D725" w14:textId="0CD2881D" w:rsidR="00202AB0" w:rsidRPr="005D4343" w:rsidRDefault="00202AB0" w:rsidP="00276CBF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I</w:t>
            </w:r>
            <w:r>
              <w:rPr>
                <w:rFonts w:ascii="Times New Roman" w:eastAsiaTheme="majorHAnsi" w:hAnsi="Times New Roman" w:cs="Times New Roman"/>
                <w:szCs w:val="20"/>
              </w:rPr>
              <w:t>EC 62304</w:t>
            </w:r>
          </w:p>
        </w:tc>
        <w:tc>
          <w:tcPr>
            <w:tcW w:w="5244" w:type="dxa"/>
            <w:vAlign w:val="center"/>
          </w:tcPr>
          <w:p w14:paraId="1AE76F33" w14:textId="54424B77" w:rsidR="00202AB0" w:rsidRPr="005D4343" w:rsidRDefault="00202AB0" w:rsidP="00202AB0">
            <w:pPr>
              <w:wordWrap/>
              <w:rPr>
                <w:rFonts w:ascii="Times New Roman" w:eastAsiaTheme="majorHAnsi" w:hAnsi="Times New Roman" w:cs="Times New Roman"/>
                <w:szCs w:val="20"/>
              </w:rPr>
            </w:pPr>
            <w:r w:rsidRPr="005D4343">
              <w:rPr>
                <w:rFonts w:ascii="Times New Roman" w:eastAsiaTheme="majorHAnsi" w:hAnsi="Times New Roman" w:cs="Times New Roman"/>
                <w:szCs w:val="20"/>
              </w:rPr>
              <w:t>Medical device software –</w:t>
            </w:r>
            <w:r>
              <w:rPr>
                <w:rFonts w:ascii="Times New Roman" w:eastAsiaTheme="majorHAnsi" w:hAnsi="Times New Roman" w:cs="Times New Roman"/>
                <w:szCs w:val="20"/>
              </w:rPr>
              <w:t xml:space="preserve"> </w:t>
            </w:r>
            <w:r w:rsidRPr="005D4343">
              <w:rPr>
                <w:rFonts w:ascii="Times New Roman" w:eastAsiaTheme="majorHAnsi" w:hAnsi="Times New Roman" w:cs="Times New Roman"/>
                <w:szCs w:val="20"/>
              </w:rPr>
              <w:t>Software life cycle processes</w:t>
            </w:r>
          </w:p>
        </w:tc>
      </w:tr>
      <w:tr w:rsidR="00202AB0" w:rsidRPr="005D4343" w14:paraId="50821D84" w14:textId="77777777" w:rsidTr="00B9324D">
        <w:trPr>
          <w:trHeight w:val="424"/>
        </w:trPr>
        <w:tc>
          <w:tcPr>
            <w:tcW w:w="936" w:type="dxa"/>
            <w:vAlign w:val="center"/>
          </w:tcPr>
          <w:p w14:paraId="2422112E" w14:textId="28F43032" w:rsidR="00202AB0" w:rsidRDefault="00202AB0" w:rsidP="00276CBF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2</w:t>
            </w:r>
          </w:p>
        </w:tc>
        <w:tc>
          <w:tcPr>
            <w:tcW w:w="2014" w:type="dxa"/>
            <w:vAlign w:val="center"/>
          </w:tcPr>
          <w:p w14:paraId="49F9C7F5" w14:textId="5143792A" w:rsidR="00202AB0" w:rsidRDefault="00202AB0" w:rsidP="00276CBF">
            <w:pPr>
              <w:pStyle w:val="a8"/>
              <w:wordWrap/>
              <w:ind w:leftChars="0" w:left="0"/>
              <w:jc w:val="center"/>
              <w:rPr>
                <w:rFonts w:ascii="Times New Roman" w:eastAsiaTheme="majorHAnsi" w:hAnsi="Times New Roman" w:cs="Times New Roman"/>
                <w:szCs w:val="20"/>
              </w:rPr>
            </w:pPr>
            <w:r>
              <w:rPr>
                <w:rFonts w:ascii="Times New Roman" w:eastAsiaTheme="majorHAnsi" w:hAnsi="Times New Roman" w:cs="Times New Roman" w:hint="eastAsia"/>
                <w:szCs w:val="20"/>
              </w:rPr>
              <w:t>I</w:t>
            </w:r>
            <w:r>
              <w:rPr>
                <w:rFonts w:ascii="Times New Roman" w:eastAsiaTheme="majorHAnsi" w:hAnsi="Times New Roman" w:cs="Times New Roman"/>
                <w:szCs w:val="20"/>
              </w:rPr>
              <w:t>SO 14971</w:t>
            </w:r>
          </w:p>
        </w:tc>
        <w:tc>
          <w:tcPr>
            <w:tcW w:w="5244" w:type="dxa"/>
            <w:vAlign w:val="center"/>
          </w:tcPr>
          <w:p w14:paraId="0E78EF54" w14:textId="17B268EF" w:rsidR="00202AB0" w:rsidRPr="005D4343" w:rsidRDefault="00202AB0" w:rsidP="00202AB0">
            <w:pPr>
              <w:pStyle w:val="a8"/>
              <w:wordWrap/>
              <w:ind w:leftChars="0" w:left="0"/>
              <w:rPr>
                <w:rFonts w:ascii="Times New Roman" w:eastAsiaTheme="majorHAnsi" w:hAnsi="Times New Roman" w:cs="Times New Roman"/>
                <w:szCs w:val="20"/>
              </w:rPr>
            </w:pPr>
            <w:r w:rsidRPr="005D4343">
              <w:rPr>
                <w:rFonts w:ascii="Times New Roman" w:eastAsiaTheme="majorHAnsi" w:hAnsi="Times New Roman" w:cs="Times New Roman"/>
                <w:szCs w:val="20"/>
              </w:rPr>
              <w:t>Medical devices – Application of risk management to medical</w:t>
            </w:r>
          </w:p>
        </w:tc>
      </w:tr>
    </w:tbl>
    <w:p w14:paraId="53B8CA61" w14:textId="77777777" w:rsidR="00202AB0" w:rsidRPr="00202AB0" w:rsidRDefault="00202AB0" w:rsidP="00202AB0">
      <w:pPr>
        <w:pStyle w:val="a8"/>
        <w:ind w:leftChars="0" w:left="1418"/>
      </w:pPr>
    </w:p>
    <w:p w14:paraId="333C0129" w14:textId="676A8864" w:rsidR="0024589F" w:rsidRDefault="00807766" w:rsidP="0024589F">
      <w:pPr>
        <w:pStyle w:val="10"/>
        <w:numPr>
          <w:ilvl w:val="0"/>
          <w:numId w:val="7"/>
        </w:numPr>
      </w:pPr>
      <w:bookmarkStart w:id="44" w:name="_Toc183454100"/>
      <w:r>
        <w:rPr>
          <w:rFonts w:hint="eastAsia"/>
        </w:rPr>
        <w:t>기기 설명(</w:t>
      </w:r>
      <w:r>
        <w:t>Device Description)</w:t>
      </w:r>
      <w:bookmarkEnd w:id="44"/>
    </w:p>
    <w:p w14:paraId="1383E492" w14:textId="77777777" w:rsidR="00C57289" w:rsidRDefault="00C57289" w:rsidP="00C57289">
      <w:pPr>
        <w:pStyle w:val="2"/>
        <w:numPr>
          <w:ilvl w:val="1"/>
          <w:numId w:val="7"/>
        </w:numPr>
        <w:ind w:left="967"/>
      </w:pPr>
      <w:bookmarkStart w:id="45" w:name="_Toc7108092"/>
      <w:bookmarkStart w:id="46" w:name="_Toc7798676"/>
      <w:bookmarkStart w:id="47" w:name="_Toc49956717"/>
      <w:bookmarkStart w:id="48" w:name="_Toc183454101"/>
      <w:r>
        <w:rPr>
          <w:rFonts w:hint="eastAsia"/>
        </w:rPr>
        <w:t>사용 목적(Intended</w:t>
      </w:r>
      <w:r>
        <w:t xml:space="preserve"> </w:t>
      </w:r>
      <w:r>
        <w:rPr>
          <w:rFonts w:hint="eastAsia"/>
        </w:rPr>
        <w:t>Use)</w:t>
      </w:r>
      <w:bookmarkEnd w:id="45"/>
      <w:bookmarkEnd w:id="46"/>
      <w:bookmarkEnd w:id="47"/>
      <w:bookmarkEnd w:id="48"/>
    </w:p>
    <w:p w14:paraId="078E8A73" w14:textId="77777777" w:rsidR="00B9324D" w:rsidRDefault="00B9324D" w:rsidP="00B9324D">
      <w:pPr>
        <w:pStyle w:val="2"/>
        <w:ind w:leftChars="400" w:left="800"/>
        <w:rPr>
          <w:rFonts w:asciiTheme="minorHAnsi" w:eastAsiaTheme="minorEastAsia" w:hAnsiTheme="minorHAnsi" w:cstheme="minorBidi"/>
        </w:rPr>
      </w:pPr>
      <w:bookmarkStart w:id="49" w:name="_Toc183454102"/>
      <w:r w:rsidRPr="00B9324D">
        <w:rPr>
          <w:rFonts w:asciiTheme="minorHAnsi" w:eastAsiaTheme="minorEastAsia" w:hAnsiTheme="minorHAnsi" w:cstheme="minorBidi" w:hint="eastAsia"/>
        </w:rPr>
        <w:t>중증</w:t>
      </w:r>
      <w:r w:rsidRPr="00B9324D">
        <w:rPr>
          <w:rFonts w:asciiTheme="minorHAnsi" w:eastAsiaTheme="minorEastAsia" w:hAnsiTheme="minorHAnsi" w:cstheme="minorBidi"/>
        </w:rPr>
        <w:t xml:space="preserve"> 청각장애 환자의 청각을 회복할 목적으로 사용하는 기기</w:t>
      </w:r>
      <w:bookmarkEnd w:id="49"/>
    </w:p>
    <w:p w14:paraId="05C70D1A" w14:textId="77777777" w:rsidR="00B9324D" w:rsidRPr="00B9324D" w:rsidRDefault="00B9324D" w:rsidP="00B9324D"/>
    <w:p w14:paraId="67BB13EA" w14:textId="0AAC7E5A" w:rsidR="00C57289" w:rsidRDefault="00002FC2" w:rsidP="00C57289">
      <w:pPr>
        <w:pStyle w:val="2"/>
        <w:numPr>
          <w:ilvl w:val="1"/>
          <w:numId w:val="7"/>
        </w:numPr>
        <w:ind w:left="967"/>
      </w:pPr>
      <w:bookmarkStart w:id="50" w:name="_Toc183454103"/>
      <w:bookmarkStart w:id="51" w:name="_Hlk161409054"/>
      <w:r>
        <w:rPr>
          <w:rFonts w:hint="eastAsia"/>
        </w:rPr>
        <w:t xml:space="preserve">인공달팽이관 </w:t>
      </w:r>
      <w:r w:rsidR="00C57289">
        <w:rPr>
          <w:rFonts w:hint="eastAsia"/>
        </w:rPr>
        <w:t>시스템 구성도</w:t>
      </w:r>
      <w:bookmarkEnd w:id="50"/>
    </w:p>
    <w:p w14:paraId="0EF7E8EE" w14:textId="49DD236E" w:rsidR="00C57289" w:rsidRDefault="00C57289" w:rsidP="00C57289">
      <w:pPr>
        <w:ind w:left="851"/>
      </w:pPr>
      <w:r>
        <w:rPr>
          <w:rFonts w:hint="eastAsia"/>
        </w:rPr>
        <w:t>인공</w:t>
      </w:r>
      <w:r w:rsidR="00002FC2">
        <w:rPr>
          <w:rFonts w:hint="eastAsia"/>
        </w:rPr>
        <w:t>달팽이관 시스템</w:t>
      </w:r>
      <w:r>
        <w:rPr>
          <w:rFonts w:hint="eastAsia"/>
        </w:rPr>
        <w:t>은</w:t>
      </w:r>
      <w:r>
        <w:t xml:space="preserve"> </w:t>
      </w:r>
      <w:r>
        <w:rPr>
          <w:rFonts w:hint="eastAsia"/>
        </w:rPr>
        <w:t>사용자가 몸에 착용하는</w:t>
      </w:r>
      <w:r w:rsidR="00EE6ED3">
        <w:rPr>
          <w:rFonts w:hint="eastAsia"/>
        </w:rPr>
        <w:t xml:space="preserve"> </w:t>
      </w:r>
      <w:r w:rsidR="00002FC2">
        <w:rPr>
          <w:rFonts w:hint="eastAsia"/>
        </w:rPr>
        <w:t xml:space="preserve">인공 달팽이관 외부장치 시스템과 </w:t>
      </w:r>
      <w:r>
        <w:rPr>
          <w:rFonts w:hint="eastAsia"/>
        </w:rPr>
        <w:t xml:space="preserve">사용자의 몸속에 이식되는 </w:t>
      </w:r>
      <w:r w:rsidR="00002FC2">
        <w:rPr>
          <w:rFonts w:hint="eastAsia"/>
        </w:rPr>
        <w:t>인공달팽이관 내부장치 시스템으로 구성되며,</w:t>
      </w:r>
      <w:r w:rsidR="00002FC2">
        <w:t xml:space="preserve"> </w:t>
      </w:r>
      <w:r w:rsidR="00002FC2">
        <w:rPr>
          <w:rFonts w:hint="eastAsia"/>
        </w:rPr>
        <w:t>두 시스템은 무선으로 연결된다.</w:t>
      </w:r>
    </w:p>
    <w:p w14:paraId="0169D594" w14:textId="583B50F5" w:rsidR="00EE6ED3" w:rsidRDefault="00EE6ED3" w:rsidP="00EE6ED3">
      <w:pPr>
        <w:ind w:left="851"/>
      </w:pPr>
      <w:r>
        <w:rPr>
          <w:rFonts w:hint="eastAsia"/>
        </w:rPr>
        <w:t>추가적으로 인공달팽이과 외부장치를 제어하는 리모콘 앱과, 인공달팽이관 장치 시스템의 자극파라를 설정하는 매핑 앱은 블루투스 통신을 사용하여 인공달팽이관 외부장치와 무선으로 연결된다..</w:t>
      </w:r>
    </w:p>
    <w:p w14:paraId="57AF9BAC" w14:textId="76F27A18" w:rsidR="00C57289" w:rsidRDefault="001E5623" w:rsidP="00B9324D">
      <w:pPr>
        <w:jc w:val="right"/>
      </w:pPr>
      <w:r w:rsidRPr="00033540">
        <w:rPr>
          <w:noProof/>
        </w:rPr>
        <w:drawing>
          <wp:inline distT="0" distB="0" distL="0" distR="0" wp14:anchorId="4F42EFCA" wp14:editId="6380DC3A">
            <wp:extent cx="6120130" cy="3289300"/>
            <wp:effectExtent l="0" t="0" r="0" b="6350"/>
            <wp:docPr id="66" name="그림 65" descr="텍스트, 스크린샷, 원, 도표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40D6B0C4-14E9-A89C-1461-F95C3CB74E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그림 65" descr="텍스트, 스크린샷, 원, 도표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40D6B0C4-14E9-A89C-1461-F95C3CB74EA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EB95" w14:textId="3CACCFA7" w:rsidR="00C57289" w:rsidRDefault="00C57289" w:rsidP="00C57289">
      <w:pPr>
        <w:jc w:val="center"/>
      </w:pPr>
      <w:r>
        <w:rPr>
          <w:rFonts w:hint="eastAsia"/>
        </w:rPr>
        <w:t>&lt;</w:t>
      </w:r>
      <w:r>
        <w:t xml:space="preserve"> </w:t>
      </w:r>
      <w:r w:rsidR="00F74755">
        <w:rPr>
          <w:rFonts w:hint="eastAsia"/>
        </w:rPr>
        <w:t xml:space="preserve">그림 </w:t>
      </w:r>
      <w:r w:rsidR="00F74755">
        <w:t xml:space="preserve">1. </w:t>
      </w:r>
      <w:r w:rsidR="00002FC2">
        <w:rPr>
          <w:rFonts w:hint="eastAsia"/>
        </w:rPr>
        <w:t xml:space="preserve">인공달팽이관 </w:t>
      </w:r>
      <w:r>
        <w:rPr>
          <w:rFonts w:hint="eastAsia"/>
        </w:rPr>
        <w:t>시스템 구성도</w:t>
      </w:r>
      <w:r>
        <w:t>&gt;</w:t>
      </w:r>
    </w:p>
    <w:p w14:paraId="1E888909" w14:textId="77777777" w:rsidR="00F71D78" w:rsidRDefault="00F71D78" w:rsidP="00C57289">
      <w:pPr>
        <w:jc w:val="center"/>
      </w:pPr>
    </w:p>
    <w:p w14:paraId="0202A276" w14:textId="386479E7" w:rsidR="00F71D78" w:rsidRDefault="00F71D78" w:rsidP="00C57289">
      <w:pPr>
        <w:jc w:val="center"/>
      </w:pPr>
      <w:r w:rsidRPr="00F71D78">
        <w:rPr>
          <w:noProof/>
        </w:rPr>
        <w:drawing>
          <wp:inline distT="0" distB="0" distL="0" distR="0" wp14:anchorId="01A56E69" wp14:editId="5CAD8C32">
            <wp:extent cx="3266237" cy="2856405"/>
            <wp:effectExtent l="0" t="0" r="0" b="1270"/>
            <wp:docPr id="75" name="그림 74" descr="텍스트, 스크린샷, 폰트, 로고이(가) 표시된 사진&#10;&#10;자동 생성된 설명">
              <a:extLst xmlns:a="http://schemas.openxmlformats.org/drawingml/2006/main">
                <a:ext uri="{FF2B5EF4-FFF2-40B4-BE49-F238E27FC236}">
                  <a16:creationId xmlns:a16="http://schemas.microsoft.com/office/drawing/2014/main" id="{626AEBEF-C722-3D7F-E58C-7E76898E82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그림 74" descr="텍스트, 스크린샷, 폰트, 로고이(가) 표시된 사진&#10;&#10;자동 생성된 설명">
                      <a:extLst>
                        <a:ext uri="{FF2B5EF4-FFF2-40B4-BE49-F238E27FC236}">
                          <a16:creationId xmlns:a16="http://schemas.microsoft.com/office/drawing/2014/main" id="{626AEBEF-C722-3D7F-E58C-7E76898E82E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1184" cy="286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C21D" w14:textId="77657276" w:rsidR="00F71D78" w:rsidRPr="007E0220" w:rsidRDefault="00F71D78" w:rsidP="00C57289">
      <w:pPr>
        <w:jc w:val="center"/>
      </w:pPr>
      <w:r w:rsidRPr="00EE2F8E">
        <w:rPr>
          <w:rFonts w:hint="eastAsia"/>
        </w:rPr>
        <w:t>&lt;</w:t>
      </w:r>
      <w:r w:rsidR="00F74755" w:rsidRPr="00EE2F8E">
        <w:rPr>
          <w:rFonts w:hint="eastAsia"/>
        </w:rPr>
        <w:t xml:space="preserve">그림 </w:t>
      </w:r>
      <w:r w:rsidR="00F74755" w:rsidRPr="00EE2F8E">
        <w:t xml:space="preserve">2. </w:t>
      </w:r>
      <w:r w:rsidRPr="00EE2F8E">
        <w:rPr>
          <w:rFonts w:hint="eastAsia"/>
        </w:rPr>
        <w:t>인공달팽이관 시스템</w:t>
      </w:r>
      <w:r w:rsidRPr="00EE2F8E">
        <w:t xml:space="preserve">, </w:t>
      </w:r>
      <w:r w:rsidRPr="00EE2F8E">
        <w:rPr>
          <w:rFonts w:hint="eastAsia"/>
        </w:rPr>
        <w:t>통신 구성도&gt;</w:t>
      </w:r>
    </w:p>
    <w:p w14:paraId="56A15B4A" w14:textId="77777777" w:rsidR="00C57289" w:rsidRPr="003A24C3" w:rsidRDefault="00C57289" w:rsidP="00C57289">
      <w:pPr>
        <w:ind w:left="851"/>
      </w:pPr>
    </w:p>
    <w:p w14:paraId="07380D83" w14:textId="1596242E" w:rsidR="00C57289" w:rsidRDefault="00002FC2" w:rsidP="00C57289">
      <w:pPr>
        <w:pStyle w:val="a8"/>
        <w:numPr>
          <w:ilvl w:val="0"/>
          <w:numId w:val="10"/>
        </w:numPr>
        <w:ind w:leftChars="0"/>
      </w:pPr>
      <w:r>
        <w:rPr>
          <w:rFonts w:hint="eastAsia"/>
        </w:rPr>
        <w:t xml:space="preserve">인공달팽이관 외부장치 </w:t>
      </w:r>
      <w:r w:rsidR="00C57289">
        <w:rPr>
          <w:rFonts w:hint="eastAsia"/>
        </w:rPr>
        <w:t xml:space="preserve">시스템 </w:t>
      </w:r>
    </w:p>
    <w:p w14:paraId="0C6B1616" w14:textId="3F2C46EC" w:rsidR="00C57289" w:rsidRDefault="00C57289" w:rsidP="00C57289">
      <w:pPr>
        <w:pStyle w:val="a8"/>
        <w:ind w:leftChars="725" w:left="1450"/>
      </w:pPr>
      <w:r>
        <w:rPr>
          <w:rFonts w:hint="eastAsia"/>
        </w:rPr>
        <w:t>-</w:t>
      </w:r>
      <w:r>
        <w:t xml:space="preserve"> </w:t>
      </w:r>
      <w:r w:rsidR="00002FC2">
        <w:rPr>
          <w:rFonts w:hint="eastAsia"/>
        </w:rPr>
        <w:t>인공달팽이관 외부장치</w:t>
      </w:r>
    </w:p>
    <w:p w14:paraId="7C2A4FA1" w14:textId="4D28CBDF" w:rsidR="00C57289" w:rsidRDefault="00C57289" w:rsidP="00002FC2">
      <w:pPr>
        <w:pStyle w:val="a8"/>
        <w:ind w:leftChars="825" w:left="1650"/>
      </w:pPr>
      <w:r>
        <w:rPr>
          <w:rFonts w:hint="eastAsia"/>
        </w:rPr>
        <w:t>사용자 주변의 사운드 신호를 획득하여 전기자극 파라미터로 변환하고 이를 근접 무선</w:t>
      </w:r>
      <w:r w:rsidR="00002FC2">
        <w:rPr>
          <w:rFonts w:hint="eastAsia"/>
        </w:rPr>
        <w:t xml:space="preserve"> </w:t>
      </w:r>
      <w:r>
        <w:rPr>
          <w:rFonts w:hint="eastAsia"/>
        </w:rPr>
        <w:t>통신으로 내부기 시스템에 전송한다.</w:t>
      </w:r>
    </w:p>
    <w:p w14:paraId="7E3DBD0D" w14:textId="77777777" w:rsidR="00C57289" w:rsidRDefault="00C57289" w:rsidP="00C57289">
      <w:pPr>
        <w:pStyle w:val="a8"/>
        <w:ind w:leftChars="725" w:left="145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리모콘 앱 </w:t>
      </w:r>
    </w:p>
    <w:p w14:paraId="218A8A18" w14:textId="5911ECA2" w:rsidR="00C57289" w:rsidRDefault="00002FC2" w:rsidP="00C57289">
      <w:pPr>
        <w:pStyle w:val="a8"/>
        <w:ind w:leftChars="825" w:left="1650"/>
      </w:pPr>
      <w:r>
        <w:rPr>
          <w:rFonts w:hint="eastAsia"/>
        </w:rPr>
        <w:t>스마트폰에서 구동되는 앱으로</w:t>
      </w:r>
      <w:r>
        <w:t xml:space="preserve"> </w:t>
      </w:r>
      <w:r w:rsidR="00C57289">
        <w:rPr>
          <w:rFonts w:hint="eastAsia"/>
        </w:rPr>
        <w:t xml:space="preserve">사용자가 </w:t>
      </w:r>
      <w:r w:rsidR="005E1CD9">
        <w:rPr>
          <w:rFonts w:hint="eastAsia"/>
        </w:rPr>
        <w:t xml:space="preserve">인공달팽이관 외부장치의 </w:t>
      </w:r>
      <w:r w:rsidR="00C57289">
        <w:rPr>
          <w:rFonts w:hint="eastAsia"/>
        </w:rPr>
        <w:t>상태를 확인하고 제어하는데 사용된다.</w:t>
      </w:r>
    </w:p>
    <w:p w14:paraId="41686762" w14:textId="3917EB79" w:rsidR="00002FC2" w:rsidRDefault="00002FC2" w:rsidP="00C57289">
      <w:pPr>
        <w:pStyle w:val="a8"/>
        <w:ind w:leftChars="825" w:left="1650"/>
      </w:pPr>
      <w:r>
        <w:rPr>
          <w:rFonts w:hint="eastAsia"/>
        </w:rPr>
        <w:t>스마트폰과 인공달팽이관 외부장치는 블루투스를 사용하여 통신한다.</w:t>
      </w:r>
    </w:p>
    <w:p w14:paraId="2DED3B26" w14:textId="77777777" w:rsidR="00EE6ED3" w:rsidRDefault="00EE6ED3" w:rsidP="00EE6ED3">
      <w:pPr>
        <w:pStyle w:val="a8"/>
        <w:ind w:leftChars="725" w:left="145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매핑 앱 </w:t>
      </w:r>
    </w:p>
    <w:p w14:paraId="0102E90A" w14:textId="77777777" w:rsidR="00EE6ED3" w:rsidRDefault="00EE6ED3" w:rsidP="00EE6ED3">
      <w:pPr>
        <w:pStyle w:val="a8"/>
        <w:ind w:leftChars="825" w:left="1650"/>
      </w:pPr>
      <w:r>
        <w:rPr>
          <w:rFonts w:hint="eastAsia"/>
        </w:rPr>
        <w:t xml:space="preserve">태블릿 PC에서 구동되는 앱으로 청각사가 인공달팽이관 내/외부 장치를 설정하는데 사용된다. </w:t>
      </w:r>
    </w:p>
    <w:p w14:paraId="1988BDFC" w14:textId="7863022A" w:rsidR="00EE6ED3" w:rsidRPr="00EE6ED3" w:rsidRDefault="00EE6ED3" w:rsidP="00EE6ED3">
      <w:pPr>
        <w:pStyle w:val="a8"/>
        <w:ind w:leftChars="825" w:left="1650"/>
      </w:pPr>
      <w:r>
        <w:rPr>
          <w:rFonts w:hint="eastAsia"/>
        </w:rPr>
        <w:t>태블릿 PC와 인공달팽이관 외부장치는 블루투스를 사용하여 통신한다.</w:t>
      </w:r>
    </w:p>
    <w:p w14:paraId="455E48DC" w14:textId="095704DD" w:rsidR="00C57289" w:rsidRDefault="00C57289" w:rsidP="00EE6ED3">
      <w:pPr>
        <w:pStyle w:val="a8"/>
        <w:numPr>
          <w:ilvl w:val="0"/>
          <w:numId w:val="10"/>
        </w:numPr>
        <w:ind w:leftChars="0"/>
      </w:pPr>
      <w:r>
        <w:rPr>
          <w:rFonts w:hint="eastAsia"/>
        </w:rPr>
        <w:t>인</w:t>
      </w:r>
      <w:r w:rsidR="00002FC2">
        <w:rPr>
          <w:rFonts w:hint="eastAsia"/>
        </w:rPr>
        <w:t xml:space="preserve">공 달팽이관 내부장치 </w:t>
      </w:r>
      <w:r>
        <w:rPr>
          <w:rFonts w:hint="eastAsia"/>
        </w:rPr>
        <w:t xml:space="preserve">시스템 </w:t>
      </w:r>
    </w:p>
    <w:p w14:paraId="4D1E0CA4" w14:textId="68C90A8F" w:rsidR="00C57289" w:rsidRDefault="005E1CD9" w:rsidP="00002FC2">
      <w:pPr>
        <w:pStyle w:val="a8"/>
        <w:ind w:leftChars="825" w:left="1650"/>
      </w:pPr>
      <w:r>
        <w:rPr>
          <w:rFonts w:hint="eastAsia"/>
        </w:rPr>
        <w:t xml:space="preserve">인공달팽이관 외부장치에서 </w:t>
      </w:r>
      <w:r w:rsidR="00C57289">
        <w:rPr>
          <w:rFonts w:hint="eastAsia"/>
        </w:rPr>
        <w:t>수신된 자극 파라미터를 사용하여 전기 자극 파형을 출력하여 청각세포에</w:t>
      </w:r>
      <w:r w:rsidR="00C57289">
        <w:t xml:space="preserve"> </w:t>
      </w:r>
      <w:r w:rsidR="00C57289">
        <w:rPr>
          <w:rFonts w:hint="eastAsia"/>
        </w:rPr>
        <w:t>전달한다.</w:t>
      </w:r>
    </w:p>
    <w:p w14:paraId="22DC44C5" w14:textId="5571509B" w:rsidR="0024589F" w:rsidRDefault="00202AB0" w:rsidP="0024589F">
      <w:pPr>
        <w:pStyle w:val="10"/>
        <w:numPr>
          <w:ilvl w:val="0"/>
          <w:numId w:val="7"/>
        </w:numPr>
      </w:pPr>
      <w:bookmarkStart w:id="52" w:name="_Toc183454104"/>
      <w:bookmarkEnd w:id="51"/>
      <w:r>
        <w:rPr>
          <w:rFonts w:hint="eastAsia"/>
        </w:rPr>
        <w:t xml:space="preserve">소프트웨어 </w:t>
      </w:r>
      <w:r w:rsidR="00C15CF7">
        <w:rPr>
          <w:rFonts w:hint="eastAsia"/>
        </w:rPr>
        <w:t>시스템 분류(S</w:t>
      </w:r>
      <w:r w:rsidR="00C15CF7">
        <w:t>oftware System Classification)</w:t>
      </w:r>
      <w:bookmarkEnd w:id="52"/>
    </w:p>
    <w:p w14:paraId="2B08AAF3" w14:textId="3C5E1CE8" w:rsidR="00C15CF7" w:rsidRDefault="00C15CF7" w:rsidP="00C15CF7">
      <w:pPr>
        <w:pStyle w:val="2"/>
        <w:numPr>
          <w:ilvl w:val="1"/>
          <w:numId w:val="7"/>
        </w:numPr>
        <w:ind w:left="967"/>
      </w:pPr>
      <w:bookmarkStart w:id="53" w:name="_Toc183454105"/>
      <w:r>
        <w:rPr>
          <w:rFonts w:hint="eastAsia"/>
        </w:rPr>
        <w:t>심각도 정의(d</w:t>
      </w:r>
      <w:r>
        <w:t>efinition of LEVEL Of CONCERN)</w:t>
      </w:r>
      <w:bookmarkEnd w:id="53"/>
    </w:p>
    <w:p w14:paraId="771E7246" w14:textId="7571D516" w:rsidR="00C15CF7" w:rsidRDefault="00C15CF7" w:rsidP="00C15CF7">
      <w:pPr>
        <w:ind w:leftChars="300" w:left="600"/>
      </w:pPr>
      <w:r>
        <w:rPr>
          <w:rFonts w:hint="eastAsia"/>
        </w:rPr>
        <w:t>일반적으로 의료기기의 소프트웨어의 심각도의 정의는 다음과 같다.</w:t>
      </w:r>
    </w:p>
    <w:tbl>
      <w:tblPr>
        <w:tblStyle w:val="a5"/>
        <w:tblW w:w="8912" w:type="dxa"/>
        <w:tblInd w:w="560" w:type="dxa"/>
        <w:tblLook w:val="04A0" w:firstRow="1" w:lastRow="0" w:firstColumn="1" w:lastColumn="0" w:noHBand="0" w:noVBand="1"/>
      </w:tblPr>
      <w:tblGrid>
        <w:gridCol w:w="2592"/>
        <w:gridCol w:w="6320"/>
      </w:tblGrid>
      <w:tr w:rsidR="00C15CF7" w:rsidRPr="00447EC5" w14:paraId="08D1F19A" w14:textId="77777777" w:rsidTr="00835D8F">
        <w:trPr>
          <w:trHeight w:val="365"/>
        </w:trPr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485B061F" w14:textId="543F570B" w:rsidR="00C15CF7" w:rsidRPr="00447EC5" w:rsidRDefault="00C15CF7" w:rsidP="00835D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등급</w:t>
            </w:r>
            <w:r>
              <w:rPr>
                <w:rFonts w:ascii="Times New Roman" w:hAnsi="Times New Roman" w:cs="Times New Roman" w:hint="eastAsia"/>
              </w:rPr>
              <w:t>(Level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320" w:type="dxa"/>
            <w:shd w:val="clear" w:color="auto" w:fill="D9D9D9" w:themeFill="background1" w:themeFillShade="D9"/>
            <w:vAlign w:val="center"/>
          </w:tcPr>
          <w:p w14:paraId="6706BEC8" w14:textId="28A9640C" w:rsidR="00C15CF7" w:rsidRPr="00447EC5" w:rsidRDefault="00C15CF7" w:rsidP="00835D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설명</w:t>
            </w:r>
            <w:r>
              <w:rPr>
                <w:rFonts w:ascii="Times New Roman" w:hAnsi="Times New Roman" w:cs="Times New Roman" w:hint="eastAsia"/>
              </w:rPr>
              <w:t>(Description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C15CF7" w:rsidRPr="00447EC5" w14:paraId="45C5141B" w14:textId="77777777" w:rsidTr="00224C36">
        <w:trPr>
          <w:trHeight w:val="2494"/>
        </w:trPr>
        <w:tc>
          <w:tcPr>
            <w:tcW w:w="2592" w:type="dxa"/>
            <w:vAlign w:val="center"/>
          </w:tcPr>
          <w:p w14:paraId="15BBDEFB" w14:textId="77777777" w:rsidR="00C15CF7" w:rsidRDefault="00C15CF7" w:rsidP="00835D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상</w:t>
            </w:r>
          </w:p>
          <w:p w14:paraId="792E467B" w14:textId="20C3E1D8" w:rsidR="00C15CF7" w:rsidRPr="00447EC5" w:rsidRDefault="00C15CF7" w:rsidP="00835D8F">
            <w:pPr>
              <w:rPr>
                <w:rFonts w:ascii="Times New Roman" w:hAnsi="Times New Roman" w:cs="Times New Roman"/>
              </w:rPr>
            </w:pPr>
            <w:r w:rsidRPr="00447EC5">
              <w:rPr>
                <w:rFonts w:ascii="Times New Roman" w:hAnsi="Times New Roman" w:cs="Times New Roman"/>
              </w:rPr>
              <w:t>Class C or Major</w:t>
            </w:r>
          </w:p>
        </w:tc>
        <w:tc>
          <w:tcPr>
            <w:tcW w:w="6320" w:type="dxa"/>
            <w:vAlign w:val="center"/>
          </w:tcPr>
          <w:p w14:paraId="421ACDB2" w14:textId="71288E0A" w:rsidR="00C15CF7" w:rsidRPr="00C15CF7" w:rsidRDefault="00C15CF7" w:rsidP="00835D8F">
            <w:pPr>
              <w:rPr>
                <w:rFonts w:ascii="Times New Roman" w:eastAsiaTheme="majorHAnsi" w:hAnsi="Times New Roman" w:cs="Times New Roman"/>
              </w:rPr>
            </w:pPr>
            <w:r w:rsidRPr="00C15CF7">
              <w:rPr>
                <w:rFonts w:ascii="Times New Roman" w:eastAsiaTheme="majorHAnsi" w:hAnsi="Times New Roman" w:cs="Times New Roman" w:hint="eastAsia"/>
              </w:rPr>
              <w:t>고장이나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잠재적인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결함이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직접적인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원인으로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환자나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조작자에게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사망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또는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중상을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입힌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경우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, </w:t>
            </w:r>
            <w:r w:rsidRPr="00C15CF7">
              <w:rPr>
                <w:rFonts w:ascii="Times New Roman" w:eastAsiaTheme="majorHAnsi" w:hAnsi="Times New Roman" w:cs="Times New Roman"/>
              </w:rPr>
              <w:t>또는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고장이나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잠재적인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결함이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간접적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원인으로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작용하여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부정확하거나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지연된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정보로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인하여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환자나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조작자에게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사망이나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중상을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입힌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경우</w:t>
            </w:r>
          </w:p>
          <w:p w14:paraId="7F52DCF5" w14:textId="5DD150EF" w:rsidR="00C15CF7" w:rsidRPr="00F6110B" w:rsidRDefault="00C15CF7" w:rsidP="00835D8F">
            <w:pPr>
              <w:rPr>
                <w:rFonts w:ascii="Times New Roman" w:eastAsiaTheme="majorHAnsi" w:hAnsi="Times New Roman" w:cs="Times New Roman"/>
              </w:rPr>
            </w:pPr>
            <w:r w:rsidRPr="00F6110B">
              <w:rPr>
                <w:rFonts w:ascii="Times New Roman" w:eastAsiaTheme="majorHAnsi" w:hAnsi="Times New Roman" w:cs="Times New Roman"/>
              </w:rPr>
              <w:t>When a patient or operator is fatally or seriously injured</w:t>
            </w:r>
            <w:r>
              <w:rPr>
                <w:rFonts w:ascii="Times New Roman" w:eastAsiaTheme="majorHAnsi" w:hAnsi="Times New Roman" w:cs="Times New Roman" w:hint="eastAsia"/>
              </w:rPr>
              <w:t xml:space="preserve"> </w:t>
            </w:r>
            <w:r w:rsidRPr="00F6110B">
              <w:rPr>
                <w:rFonts w:ascii="Times New Roman" w:eastAsiaTheme="majorHAnsi" w:hAnsi="Times New Roman" w:cs="Times New Roman"/>
              </w:rPr>
              <w:t xml:space="preserve">due to the system failure or potential defects as a direct cause, or </w:t>
            </w:r>
          </w:p>
          <w:p w14:paraId="259AFC12" w14:textId="1F45A371" w:rsidR="00C15CF7" w:rsidRPr="00224C36" w:rsidRDefault="00C15CF7" w:rsidP="00835D8F">
            <w:pPr>
              <w:rPr>
                <w:rFonts w:ascii="Times New Roman" w:eastAsiaTheme="majorHAnsi" w:hAnsi="Times New Roman" w:cs="Times New Roman"/>
              </w:rPr>
            </w:pPr>
            <w:r w:rsidRPr="00F6110B">
              <w:rPr>
                <w:rFonts w:ascii="Times New Roman" w:eastAsiaTheme="majorHAnsi" w:hAnsi="Times New Roman" w:cs="Times New Roman"/>
              </w:rPr>
              <w:t>a patient or operator is fatally or seriously injured</w:t>
            </w:r>
            <w:r>
              <w:rPr>
                <w:rFonts w:ascii="Times New Roman" w:eastAsiaTheme="majorHAnsi" w:hAnsi="Times New Roman" w:cs="Times New Roman" w:hint="eastAsia"/>
              </w:rPr>
              <w:t xml:space="preserve"> </w:t>
            </w:r>
            <w:r w:rsidRPr="00F6110B">
              <w:rPr>
                <w:rFonts w:ascii="Times New Roman" w:eastAsiaTheme="majorHAnsi" w:hAnsi="Times New Roman" w:cs="Times New Roman"/>
              </w:rPr>
              <w:t>due to</w:t>
            </w:r>
            <w:r>
              <w:rPr>
                <w:rFonts w:ascii="Times New Roman" w:eastAsiaTheme="majorHAnsi" w:hAnsi="Times New Roman" w:cs="Times New Roman" w:hint="eastAsia"/>
              </w:rPr>
              <w:t xml:space="preserve"> </w:t>
            </w:r>
            <w:r w:rsidRPr="00F6110B">
              <w:rPr>
                <w:rFonts w:ascii="Times New Roman" w:eastAsiaTheme="majorHAnsi" w:hAnsi="Times New Roman" w:cs="Times New Roman"/>
              </w:rPr>
              <w:t>the inaccurate or delayed information indirectly caused by</w:t>
            </w:r>
            <w:r>
              <w:rPr>
                <w:rFonts w:ascii="Times New Roman" w:eastAsiaTheme="majorHAnsi" w:hAnsi="Times New Roman" w:cs="Times New Roman" w:hint="eastAsia"/>
              </w:rPr>
              <w:t xml:space="preserve"> </w:t>
            </w:r>
            <w:r w:rsidRPr="00F6110B">
              <w:rPr>
                <w:rFonts w:ascii="Times New Roman" w:eastAsiaTheme="majorHAnsi" w:hAnsi="Times New Roman" w:cs="Times New Roman"/>
              </w:rPr>
              <w:t>system failure or potential defects</w:t>
            </w:r>
            <w:r w:rsidR="0073745A">
              <w:rPr>
                <w:rFonts w:ascii="Times New Roman" w:eastAsiaTheme="majorHAnsi" w:hAnsi="Times New Roman" w:cs="Times New Roman"/>
              </w:rPr>
              <w:t>.</w:t>
            </w:r>
          </w:p>
        </w:tc>
      </w:tr>
      <w:tr w:rsidR="00C15CF7" w:rsidRPr="00447EC5" w14:paraId="3DDC48DB" w14:textId="77777777" w:rsidTr="00224C36">
        <w:trPr>
          <w:trHeight w:val="2438"/>
        </w:trPr>
        <w:tc>
          <w:tcPr>
            <w:tcW w:w="2592" w:type="dxa"/>
            <w:vAlign w:val="center"/>
          </w:tcPr>
          <w:p w14:paraId="4AB29161" w14:textId="56DB3CCC" w:rsidR="00C15CF7" w:rsidRDefault="00C15CF7" w:rsidP="00835D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중</w:t>
            </w:r>
          </w:p>
          <w:p w14:paraId="34A13A48" w14:textId="2BD94ED8" w:rsidR="00C15CF7" w:rsidRPr="00447EC5" w:rsidRDefault="00C15CF7" w:rsidP="00835D8F">
            <w:pPr>
              <w:rPr>
                <w:rFonts w:ascii="Times New Roman" w:hAnsi="Times New Roman" w:cs="Times New Roman"/>
              </w:rPr>
            </w:pPr>
            <w:r w:rsidRPr="00447EC5">
              <w:rPr>
                <w:rFonts w:ascii="Times New Roman" w:hAnsi="Times New Roman" w:cs="Times New Roman"/>
              </w:rPr>
              <w:t>Class B or Moderat</w:t>
            </w:r>
            <w:r>
              <w:rPr>
                <w:rFonts w:ascii="Times New Roman" w:hAnsi="Times New Roman" w:cs="Times New Roman" w:hint="eastAsia"/>
              </w:rPr>
              <w:t>e</w:t>
            </w:r>
          </w:p>
        </w:tc>
        <w:tc>
          <w:tcPr>
            <w:tcW w:w="6320" w:type="dxa"/>
            <w:vAlign w:val="center"/>
          </w:tcPr>
          <w:p w14:paraId="7585278A" w14:textId="5FF019E3" w:rsidR="00C15CF7" w:rsidRPr="00C15CF7" w:rsidRDefault="00C15CF7" w:rsidP="00835D8F">
            <w:pPr>
              <w:rPr>
                <w:rFonts w:ascii="Times New Roman" w:eastAsiaTheme="majorHAnsi" w:hAnsi="Times New Roman" w:cs="Times New Roman"/>
              </w:rPr>
            </w:pPr>
            <w:r w:rsidRPr="00C15CF7">
              <w:rPr>
                <w:rFonts w:ascii="Times New Roman" w:eastAsiaTheme="majorHAnsi" w:hAnsi="Times New Roman" w:cs="Times New Roman" w:hint="eastAsia"/>
              </w:rPr>
              <w:t>고장이나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잠재적인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설계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결함이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직접적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원인이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되어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환자나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조작자에게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경상을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입힌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경우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, </w:t>
            </w:r>
            <w:r w:rsidRPr="00C15CF7">
              <w:rPr>
                <w:rFonts w:ascii="Times New Roman" w:eastAsiaTheme="majorHAnsi" w:hAnsi="Times New Roman" w:cs="Times New Roman"/>
              </w:rPr>
              <w:t>또는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고장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또는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잠재적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결함이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간접적인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원인으로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작용하여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부정확하거나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지연된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정보로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환자나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조작자에게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경상을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입힌</w:t>
            </w:r>
            <w:r w:rsidRPr="00C15CF7">
              <w:rPr>
                <w:rFonts w:ascii="Times New Roman" w:eastAsiaTheme="majorHAnsi" w:hAnsi="Times New Roman" w:cs="Times New Roman"/>
              </w:rPr>
              <w:t xml:space="preserve"> </w:t>
            </w:r>
            <w:r w:rsidRPr="00C15CF7">
              <w:rPr>
                <w:rFonts w:ascii="Times New Roman" w:eastAsiaTheme="majorHAnsi" w:hAnsi="Times New Roman" w:cs="Times New Roman"/>
              </w:rPr>
              <w:t>경우</w:t>
            </w:r>
          </w:p>
          <w:p w14:paraId="1607A1F1" w14:textId="4D9BEE6E" w:rsidR="00C15CF7" w:rsidRPr="00224C36" w:rsidRDefault="00C15CF7" w:rsidP="00835D8F">
            <w:pPr>
              <w:rPr>
                <w:rFonts w:ascii="Times New Roman" w:eastAsiaTheme="majorHAnsi" w:hAnsi="Times New Roman" w:cs="Times New Roman"/>
              </w:rPr>
            </w:pPr>
            <w:r w:rsidRPr="00F6110B">
              <w:rPr>
                <w:rFonts w:ascii="Times New Roman" w:eastAsiaTheme="majorHAnsi" w:hAnsi="Times New Roman" w:cs="Times New Roman"/>
              </w:rPr>
              <w:t>When a patient or operator has minor injuries due to the system failure or potential design defects as a direct cause, or a patient or operator has minor injuries due to the inaccurate or delayed information indirectly caused by system failure or potential defects</w:t>
            </w:r>
            <w:r w:rsidR="0073745A">
              <w:rPr>
                <w:rFonts w:ascii="Times New Roman" w:eastAsiaTheme="majorHAnsi" w:hAnsi="Times New Roman" w:cs="Times New Roman"/>
              </w:rPr>
              <w:t>.</w:t>
            </w:r>
          </w:p>
        </w:tc>
      </w:tr>
      <w:tr w:rsidR="00C15CF7" w:rsidRPr="00447EC5" w14:paraId="68A39BBE" w14:textId="77777777" w:rsidTr="00224C36">
        <w:trPr>
          <w:trHeight w:val="1247"/>
        </w:trPr>
        <w:tc>
          <w:tcPr>
            <w:tcW w:w="2592" w:type="dxa"/>
            <w:vAlign w:val="center"/>
          </w:tcPr>
          <w:p w14:paraId="0A66C80A" w14:textId="595EBACE" w:rsidR="00C15CF7" w:rsidRDefault="00C15CF7" w:rsidP="00835D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하</w:t>
            </w:r>
          </w:p>
          <w:p w14:paraId="46E3DD23" w14:textId="20341DC5" w:rsidR="00C15CF7" w:rsidRPr="00447EC5" w:rsidRDefault="00C15CF7" w:rsidP="00835D8F">
            <w:pPr>
              <w:rPr>
                <w:rFonts w:ascii="Times New Roman" w:hAnsi="Times New Roman" w:cs="Times New Roman"/>
              </w:rPr>
            </w:pPr>
            <w:r w:rsidRPr="00447EC5">
              <w:rPr>
                <w:rFonts w:ascii="Times New Roman" w:hAnsi="Times New Roman" w:cs="Times New Roman"/>
              </w:rPr>
              <w:t>Class A or Minor</w:t>
            </w:r>
          </w:p>
        </w:tc>
        <w:tc>
          <w:tcPr>
            <w:tcW w:w="6320" w:type="dxa"/>
            <w:vAlign w:val="center"/>
          </w:tcPr>
          <w:p w14:paraId="7089E66E" w14:textId="7216DDA1" w:rsidR="00C15CF7" w:rsidRPr="00224C36" w:rsidRDefault="00C15CF7" w:rsidP="00224C36">
            <w:pPr>
              <w:wordWrap/>
              <w:jc w:val="left"/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 w:rsidRPr="00C15CF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고장</w:t>
            </w:r>
            <w:r w:rsidRPr="00C15CF7"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  <w:t xml:space="preserve">, </w:t>
            </w:r>
            <w:r w:rsidRPr="00C15CF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잠재적인 설계 결함으로 환자나 조작자에게 어떤 부상이나 신체적 피해가 발생할 가능성이 없는 경우</w:t>
            </w:r>
            <w:r w:rsidRPr="00C15CF7"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  <w:t>.</w:t>
            </w:r>
          </w:p>
          <w:p w14:paraId="2EA770EA" w14:textId="4853C868" w:rsidR="00C15CF7" w:rsidRPr="00447EC5" w:rsidRDefault="00C15CF7" w:rsidP="00835D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When there is no possibility </w:t>
            </w:r>
            <w:r w:rsidRPr="005F0213">
              <w:rPr>
                <w:rFonts w:ascii="Times New Roman" w:hAnsi="Times New Roman" w:cs="Times New Roman"/>
              </w:rPr>
              <w:t xml:space="preserve">to cause any injuries or physical damages to a patient or operator </w:t>
            </w:r>
            <w:r>
              <w:rPr>
                <w:rFonts w:ascii="Times New Roman" w:hAnsi="Times New Roman" w:cs="Times New Roman" w:hint="eastAsia"/>
              </w:rPr>
              <w:t>due to the</w:t>
            </w:r>
            <w:r w:rsidRPr="005F0213">
              <w:rPr>
                <w:rFonts w:ascii="Times New Roman" w:hAnsi="Times New Roman" w:cs="Times New Roman"/>
              </w:rPr>
              <w:t xml:space="preserve"> system failure or potential defects</w:t>
            </w:r>
            <w:r w:rsidR="0073745A">
              <w:rPr>
                <w:rFonts w:ascii="Times New Roman" w:hAnsi="Times New Roman" w:cs="Times New Roman"/>
              </w:rPr>
              <w:t>.</w:t>
            </w:r>
          </w:p>
        </w:tc>
      </w:tr>
    </w:tbl>
    <w:p w14:paraId="1787E904" w14:textId="03DDD326" w:rsidR="00C15CF7" w:rsidRDefault="003D4DCF" w:rsidP="00224C36">
      <w:pPr>
        <w:pStyle w:val="2"/>
        <w:numPr>
          <w:ilvl w:val="1"/>
          <w:numId w:val="7"/>
        </w:numPr>
        <w:spacing w:after="0"/>
        <w:ind w:left="967"/>
      </w:pPr>
      <w:bookmarkStart w:id="54" w:name="_Toc183454106"/>
      <w:r>
        <w:rPr>
          <w:rFonts w:hint="eastAsia"/>
        </w:rPr>
        <w:t>소프트웨어 등급 분류</w:t>
      </w:r>
      <w:r w:rsidR="009A4CD4">
        <w:rPr>
          <w:rFonts w:hint="eastAsia"/>
        </w:rPr>
        <w:t xml:space="preserve"> 절차</w:t>
      </w:r>
      <w:bookmarkEnd w:id="54"/>
    </w:p>
    <w:tbl>
      <w:tblPr>
        <w:tblStyle w:val="a5"/>
        <w:tblW w:w="9074" w:type="dxa"/>
        <w:tblInd w:w="560" w:type="dxa"/>
        <w:tblLook w:val="04A0" w:firstRow="1" w:lastRow="0" w:firstColumn="1" w:lastColumn="0" w:noHBand="0" w:noVBand="1"/>
      </w:tblPr>
      <w:tblGrid>
        <w:gridCol w:w="983"/>
        <w:gridCol w:w="7241"/>
        <w:gridCol w:w="850"/>
      </w:tblGrid>
      <w:tr w:rsidR="003D4DCF" w:rsidRPr="00447EC5" w14:paraId="7C935693" w14:textId="77777777" w:rsidTr="00224C36">
        <w:tc>
          <w:tcPr>
            <w:tcW w:w="983" w:type="dxa"/>
            <w:shd w:val="clear" w:color="auto" w:fill="D9D9D9" w:themeFill="background1" w:themeFillShade="D9"/>
            <w:vAlign w:val="center"/>
          </w:tcPr>
          <w:p w14:paraId="799F815B" w14:textId="77777777" w:rsidR="0057097D" w:rsidRDefault="0057097D" w:rsidP="009A4C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등급</w:t>
            </w:r>
          </w:p>
          <w:p w14:paraId="67183DAE" w14:textId="523FEE22" w:rsidR="003D4DCF" w:rsidRPr="00447EC5" w:rsidRDefault="003D4DCF" w:rsidP="009A4C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Level</w:t>
            </w:r>
          </w:p>
        </w:tc>
        <w:tc>
          <w:tcPr>
            <w:tcW w:w="7241" w:type="dxa"/>
            <w:shd w:val="clear" w:color="auto" w:fill="D9D9D9" w:themeFill="background1" w:themeFillShade="D9"/>
            <w:vAlign w:val="center"/>
          </w:tcPr>
          <w:p w14:paraId="4C9F1471" w14:textId="77777777" w:rsidR="0057097D" w:rsidRDefault="0057097D" w:rsidP="009A4C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질문</w:t>
            </w:r>
          </w:p>
          <w:p w14:paraId="28032FC1" w14:textId="4121E6C6" w:rsidR="003D4DCF" w:rsidRPr="00447EC5" w:rsidRDefault="003D4DCF" w:rsidP="009A4C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Question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4AA74C36" w14:textId="77777777" w:rsidR="0057097D" w:rsidRDefault="0057097D" w:rsidP="009A4C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답변</w:t>
            </w:r>
          </w:p>
          <w:p w14:paraId="1D4BB60A" w14:textId="57935817" w:rsidR="003D4DCF" w:rsidRPr="00447EC5" w:rsidRDefault="003D4DCF" w:rsidP="009A4C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Answer</w:t>
            </w:r>
          </w:p>
        </w:tc>
      </w:tr>
      <w:tr w:rsidR="003D4DCF" w:rsidRPr="00447EC5" w14:paraId="3DDF9E63" w14:textId="77777777" w:rsidTr="00224C36">
        <w:tc>
          <w:tcPr>
            <w:tcW w:w="983" w:type="dxa"/>
            <w:vMerge w:val="restart"/>
            <w:vAlign w:val="center"/>
          </w:tcPr>
          <w:p w14:paraId="039ECDD1" w14:textId="77777777" w:rsidR="0057097D" w:rsidRDefault="0057097D" w:rsidP="009A4C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상</w:t>
            </w:r>
          </w:p>
          <w:p w14:paraId="3B6D4767" w14:textId="7E4A801F" w:rsidR="003D4DCF" w:rsidRPr="00447EC5" w:rsidRDefault="0057097D" w:rsidP="009A4CD4">
            <w:pPr>
              <w:rPr>
                <w:rFonts w:ascii="Times New Roman" w:hAnsi="Times New Roman" w:cs="Times New Roman"/>
              </w:rPr>
            </w:pPr>
            <w:r w:rsidRPr="00447EC5">
              <w:rPr>
                <w:rFonts w:ascii="Times New Roman" w:hAnsi="Times New Roman" w:cs="Times New Roman"/>
              </w:rPr>
              <w:t>Class C or Major</w:t>
            </w:r>
          </w:p>
        </w:tc>
        <w:tc>
          <w:tcPr>
            <w:tcW w:w="7241" w:type="dxa"/>
            <w:vAlign w:val="center"/>
          </w:tcPr>
          <w:p w14:paraId="433C4EE0" w14:textId="455C1A11" w:rsidR="003D4DCF" w:rsidRPr="003D4DCF" w:rsidRDefault="003D4DCF" w:rsidP="009A4CD4">
            <w:pPr>
              <w:textAlignment w:val="baseline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Pr="003D4DCF"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  <w:t xml:space="preserve"> S/W Device</w:t>
            </w:r>
            <w:r w:rsidRPr="003D4DC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가 혈액 처리 </w:t>
            </w:r>
            <w:r w:rsidRPr="003D4DCF"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  <w:t>S/W</w:t>
            </w:r>
            <w:r w:rsidRPr="003D4DC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처럼 중요한가</w:t>
            </w:r>
            <w:r w:rsidRPr="003D4DCF">
              <w:rPr>
                <w:rFonts w:ascii="맑은 고딕" w:eastAsia="맑은 고딕" w:hAnsi="굴림" w:cs="굴림"/>
                <w:color w:val="000000"/>
                <w:kern w:val="0"/>
                <w:szCs w:val="20"/>
              </w:rPr>
              <w:t>?</w:t>
            </w:r>
          </w:p>
          <w:p w14:paraId="6A5919F3" w14:textId="3985207E" w:rsidR="003D4DCF" w:rsidRPr="00447EC5" w:rsidRDefault="003D4DCF" w:rsidP="009A4CD4">
            <w:pPr>
              <w:ind w:leftChars="100" w:left="200"/>
              <w:rPr>
                <w:rFonts w:ascii="Times New Roman" w:hAnsi="Times New Roman" w:cs="Times New Roman"/>
              </w:rPr>
            </w:pPr>
            <w:r w:rsidRPr="005F0213">
              <w:rPr>
                <w:rFonts w:ascii="Times New Roman" w:hAnsi="Times New Roman" w:cs="Times New Roman"/>
              </w:rPr>
              <w:t>Is the device important</w:t>
            </w:r>
            <w:r>
              <w:rPr>
                <w:rFonts w:ascii="Times New Roman" w:hAnsi="Times New Roman" w:cs="Times New Roman"/>
              </w:rPr>
              <w:t xml:space="preserve"> as much as </w:t>
            </w:r>
            <w:r>
              <w:rPr>
                <w:rFonts w:ascii="Times New Roman" w:hAnsi="Times New Roman" w:cs="Times New Roman" w:hint="eastAsia"/>
              </w:rPr>
              <w:t>B</w:t>
            </w:r>
            <w:r w:rsidRPr="005F0213">
              <w:rPr>
                <w:rFonts w:ascii="Times New Roman" w:hAnsi="Times New Roman" w:cs="Times New Roman"/>
              </w:rPr>
              <w:t xml:space="preserve">lood </w:t>
            </w:r>
            <w:r>
              <w:rPr>
                <w:rFonts w:ascii="Times New Roman" w:hAnsi="Times New Roman" w:cs="Times New Roman" w:hint="eastAsia"/>
              </w:rPr>
              <w:t>P</w:t>
            </w:r>
            <w:r w:rsidRPr="005F0213">
              <w:rPr>
                <w:rFonts w:ascii="Times New Roman" w:hAnsi="Times New Roman" w:cs="Times New Roman"/>
              </w:rPr>
              <w:t>rocessing S/W?</w:t>
            </w:r>
          </w:p>
        </w:tc>
        <w:tc>
          <w:tcPr>
            <w:tcW w:w="850" w:type="dxa"/>
            <w:vAlign w:val="center"/>
          </w:tcPr>
          <w:p w14:paraId="77456FD1" w14:textId="77777777" w:rsidR="003D4DCF" w:rsidRPr="00447EC5" w:rsidRDefault="003D4DCF" w:rsidP="00224C36">
            <w:pPr>
              <w:jc w:val="center"/>
              <w:rPr>
                <w:rFonts w:ascii="Times New Roman" w:hAnsi="Times New Roman" w:cs="Times New Roman"/>
              </w:rPr>
            </w:pPr>
            <w:r w:rsidRPr="00447EC5">
              <w:rPr>
                <w:rFonts w:ascii="Times New Roman" w:hAnsi="Times New Roman" w:cs="Times New Roman"/>
              </w:rPr>
              <w:t>No</w:t>
            </w:r>
          </w:p>
        </w:tc>
      </w:tr>
      <w:tr w:rsidR="003D4DCF" w:rsidRPr="00447EC5" w14:paraId="1ABAFEA3" w14:textId="77777777" w:rsidTr="00224C36">
        <w:tc>
          <w:tcPr>
            <w:tcW w:w="983" w:type="dxa"/>
            <w:vMerge/>
            <w:vAlign w:val="center"/>
          </w:tcPr>
          <w:p w14:paraId="46CC0060" w14:textId="77777777" w:rsidR="003D4DCF" w:rsidRPr="00447EC5" w:rsidRDefault="003D4DCF" w:rsidP="009A4C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41" w:type="dxa"/>
            <w:vAlign w:val="center"/>
          </w:tcPr>
          <w:p w14:paraId="484FA7E5" w14:textId="40F6CD5F" w:rsidR="003D4DCF" w:rsidRPr="003D4DCF" w:rsidRDefault="003D4DCF" w:rsidP="009A4CD4">
            <w:pPr>
              <w:pStyle w:val="a9"/>
              <w:spacing w:line="240" w:lineRule="auto"/>
              <w:rPr>
                <w:rFonts w:ascii="맑은 고딕"/>
              </w:rPr>
            </w:pPr>
            <w:r w:rsidRPr="00447EC5">
              <w:rPr>
                <w:rFonts w:ascii="Times New Roman" w:hAnsi="Times New Roman" w:cs="Times New Roman"/>
              </w:rPr>
              <w:t>2.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D4DCF">
              <w:rPr>
                <w:rFonts w:ascii="맑은 고딕" w:eastAsia="맑은 고딕"/>
              </w:rPr>
              <w:t>S/W Device</w:t>
            </w:r>
            <w:r w:rsidRPr="003D4DCF">
              <w:rPr>
                <w:rFonts w:ascii="맑은 고딕" w:eastAsia="맑은 고딕" w:hAnsi="맑은 고딕" w:hint="eastAsia"/>
              </w:rPr>
              <w:t>가 의약품이나 생물제제와 조합하여 사용되는가</w:t>
            </w:r>
            <w:r>
              <w:rPr>
                <w:rFonts w:ascii="맑은 고딕" w:eastAsia="맑은 고딕" w:hint="eastAsia"/>
              </w:rPr>
              <w:t>?</w:t>
            </w:r>
          </w:p>
          <w:p w14:paraId="1B37367F" w14:textId="10B3268B" w:rsidR="003D4DCF" w:rsidRPr="00447EC5" w:rsidRDefault="003D4DCF" w:rsidP="009A4CD4">
            <w:pPr>
              <w:ind w:leftChars="100" w:left="200"/>
              <w:rPr>
                <w:rFonts w:ascii="Times New Roman" w:hAnsi="Times New Roman" w:cs="Times New Roman"/>
              </w:rPr>
            </w:pPr>
            <w:r w:rsidRPr="005F0213">
              <w:rPr>
                <w:rFonts w:ascii="Times New Roman" w:hAnsi="Times New Roman" w:cs="Times New Roman"/>
              </w:rPr>
              <w:t>Is</w:t>
            </w:r>
            <w:r>
              <w:rPr>
                <w:rFonts w:ascii="Times New Roman" w:hAnsi="Times New Roman" w:cs="Times New Roman"/>
              </w:rPr>
              <w:t xml:space="preserve"> the device used </w:t>
            </w:r>
            <w:r>
              <w:rPr>
                <w:rFonts w:ascii="Times New Roman" w:hAnsi="Times New Roman" w:cs="Times New Roman" w:hint="eastAsia"/>
              </w:rPr>
              <w:t>in combination with</w:t>
            </w:r>
            <w:r w:rsidRPr="005F0213">
              <w:rPr>
                <w:rFonts w:ascii="Times New Roman" w:hAnsi="Times New Roman" w:cs="Times New Roman"/>
              </w:rPr>
              <w:t xml:space="preserve"> medicines or biological preparations?</w:t>
            </w:r>
          </w:p>
        </w:tc>
        <w:tc>
          <w:tcPr>
            <w:tcW w:w="850" w:type="dxa"/>
            <w:vAlign w:val="center"/>
          </w:tcPr>
          <w:p w14:paraId="303274E3" w14:textId="77777777" w:rsidR="003D4DCF" w:rsidRPr="00447EC5" w:rsidRDefault="003D4DCF" w:rsidP="00224C36">
            <w:pPr>
              <w:jc w:val="center"/>
              <w:rPr>
                <w:rFonts w:ascii="Times New Roman" w:hAnsi="Times New Roman" w:cs="Times New Roman"/>
              </w:rPr>
            </w:pPr>
            <w:r w:rsidRPr="00447EC5">
              <w:rPr>
                <w:rFonts w:ascii="Times New Roman" w:hAnsi="Times New Roman" w:cs="Times New Roman"/>
              </w:rPr>
              <w:t>No</w:t>
            </w:r>
          </w:p>
        </w:tc>
      </w:tr>
      <w:tr w:rsidR="003D4DCF" w:rsidRPr="00447EC5" w14:paraId="2CE5594C" w14:textId="77777777" w:rsidTr="00224C36">
        <w:tc>
          <w:tcPr>
            <w:tcW w:w="983" w:type="dxa"/>
            <w:vMerge/>
            <w:vAlign w:val="center"/>
          </w:tcPr>
          <w:p w14:paraId="12C76259" w14:textId="77777777" w:rsidR="003D4DCF" w:rsidRPr="00447EC5" w:rsidRDefault="003D4DCF" w:rsidP="009A4C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41" w:type="dxa"/>
            <w:vAlign w:val="center"/>
          </w:tcPr>
          <w:p w14:paraId="5C3CD719" w14:textId="2514CEAC" w:rsidR="003D4DCF" w:rsidRPr="003D4DCF" w:rsidRDefault="003D4DCF" w:rsidP="009A4CD4">
            <w:pPr>
              <w:pStyle w:val="a9"/>
              <w:spacing w:line="240" w:lineRule="auto"/>
              <w:rPr>
                <w:rFonts w:ascii="맑은 고딕"/>
              </w:rPr>
            </w:pPr>
            <w:r>
              <w:rPr>
                <w:rFonts w:ascii="Times New Roman" w:hAnsi="Times New Roman" w:cs="Times New Roman"/>
              </w:rPr>
              <w:t>3.</w:t>
            </w:r>
            <w:r w:rsidRPr="003D4DCF">
              <w:rPr>
                <w:rFonts w:ascii="맑은 고딕" w:eastAsia="맑은 고딕"/>
              </w:rPr>
              <w:t xml:space="preserve"> S/W Device</w:t>
            </w:r>
            <w:r w:rsidRPr="003D4DCF">
              <w:rPr>
                <w:rFonts w:ascii="맑은 고딕" w:eastAsia="맑은 고딕" w:hAnsi="맑은 고딕" w:hint="eastAsia"/>
              </w:rPr>
              <w:t xml:space="preserve">가 </w:t>
            </w:r>
            <w:r w:rsidRPr="003D4DCF">
              <w:rPr>
                <w:rFonts w:ascii="맑은 고딕" w:eastAsia="맑은 고딕"/>
              </w:rPr>
              <w:t>Major Concern</w:t>
            </w:r>
            <w:r w:rsidRPr="003D4DCF">
              <w:rPr>
                <w:rFonts w:ascii="맑은 고딕" w:eastAsia="맑은 고딕" w:hAnsi="맑은 고딕" w:hint="eastAsia"/>
              </w:rPr>
              <w:t xml:space="preserve">의 </w:t>
            </w:r>
            <w:r w:rsidRPr="003D4DCF">
              <w:rPr>
                <w:rFonts w:ascii="맑은 고딕" w:eastAsia="맑은 고딕"/>
              </w:rPr>
              <w:t>Accessory</w:t>
            </w:r>
            <w:r w:rsidRPr="003D4DCF">
              <w:rPr>
                <w:rFonts w:ascii="맑은 고딕" w:eastAsia="맑은 고딕" w:hAnsi="맑은 고딕" w:hint="eastAsia"/>
              </w:rPr>
              <w:t>인가</w:t>
            </w:r>
            <w:r w:rsidRPr="003D4DCF">
              <w:rPr>
                <w:rFonts w:ascii="맑은 고딕" w:eastAsia="맑은 고딕"/>
              </w:rPr>
              <w:t>?</w:t>
            </w:r>
          </w:p>
          <w:p w14:paraId="0614AD7A" w14:textId="2E82ABD5" w:rsidR="003D4DCF" w:rsidRPr="003D4DCF" w:rsidRDefault="003D4DCF" w:rsidP="009A4CD4">
            <w:pPr>
              <w:ind w:leftChars="100" w:left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the device an </w:t>
            </w:r>
            <w:r>
              <w:rPr>
                <w:rFonts w:ascii="Times New Roman" w:hAnsi="Times New Roman" w:cs="Times New Roman" w:hint="eastAsia"/>
              </w:rPr>
              <w:t>A</w:t>
            </w:r>
            <w:r w:rsidRPr="00C9775C">
              <w:rPr>
                <w:rFonts w:ascii="Times New Roman" w:hAnsi="Times New Roman" w:cs="Times New Roman"/>
              </w:rPr>
              <w:t>ccessory of Class C?</w:t>
            </w:r>
          </w:p>
        </w:tc>
        <w:tc>
          <w:tcPr>
            <w:tcW w:w="850" w:type="dxa"/>
            <w:vAlign w:val="center"/>
          </w:tcPr>
          <w:p w14:paraId="624FDD30" w14:textId="3E3B07F6" w:rsidR="003D4DCF" w:rsidRPr="0057097D" w:rsidRDefault="0057097D" w:rsidP="00224C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097D">
              <w:rPr>
                <w:rFonts w:ascii="Times New Roman" w:hAnsi="Times New Roman" w:cs="Times New Roman" w:hint="eastAsia"/>
                <w:b/>
                <w:bCs/>
              </w:rPr>
              <w:t>Y</w:t>
            </w:r>
            <w:r w:rsidRPr="0057097D">
              <w:rPr>
                <w:rFonts w:ascii="Times New Roman" w:hAnsi="Times New Roman" w:cs="Times New Roman"/>
                <w:b/>
                <w:bCs/>
              </w:rPr>
              <w:t>es</w:t>
            </w:r>
          </w:p>
        </w:tc>
      </w:tr>
      <w:tr w:rsidR="003D4DCF" w:rsidRPr="00447EC5" w14:paraId="1CEF0B63" w14:textId="77777777" w:rsidTr="00224C36">
        <w:tc>
          <w:tcPr>
            <w:tcW w:w="983" w:type="dxa"/>
            <w:vMerge/>
            <w:vAlign w:val="center"/>
          </w:tcPr>
          <w:p w14:paraId="759F90CC" w14:textId="77777777" w:rsidR="003D4DCF" w:rsidRPr="00447EC5" w:rsidRDefault="003D4DCF" w:rsidP="009A4C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41" w:type="dxa"/>
            <w:vAlign w:val="center"/>
          </w:tcPr>
          <w:p w14:paraId="65D6AD07" w14:textId="77777777" w:rsidR="003D4DCF" w:rsidRPr="003D4DCF" w:rsidRDefault="003D4DCF" w:rsidP="009A4CD4">
            <w:pPr>
              <w:pStyle w:val="a9"/>
              <w:spacing w:line="240" w:lineRule="auto"/>
              <w:rPr>
                <w:rFonts w:ascii="맑은 고딕"/>
              </w:rPr>
            </w:pPr>
            <w:r w:rsidRPr="00447EC5">
              <w:rPr>
                <w:rFonts w:ascii="Times New Roman" w:hAnsi="Times New Roman" w:cs="Times New Roman"/>
              </w:rPr>
              <w:t xml:space="preserve">4. </w:t>
            </w:r>
            <w:r w:rsidRPr="003D4DCF">
              <w:rPr>
                <w:rFonts w:ascii="맑은 고딕" w:eastAsia="맑은 고딕" w:hAnsi="맑은 고딕" w:hint="eastAsia"/>
              </w:rPr>
              <w:t xml:space="preserve">경감에 앞서 </w:t>
            </w:r>
            <w:r w:rsidRPr="003D4DCF">
              <w:rPr>
                <w:rFonts w:ascii="맑은 고딕" w:eastAsia="맑은 고딕"/>
              </w:rPr>
              <w:t>S/W</w:t>
            </w:r>
            <w:r w:rsidRPr="003D4DCF">
              <w:rPr>
                <w:rFonts w:ascii="맑은 고딕" w:eastAsia="맑은 고딕" w:hAnsi="맑은 고딕" w:hint="eastAsia"/>
              </w:rPr>
              <w:t>의 결함이 환자나 사용자에게 죽음 또는 심각한 상해를 유발하는가</w:t>
            </w:r>
            <w:r w:rsidRPr="003D4DCF">
              <w:rPr>
                <w:rFonts w:ascii="맑은 고딕" w:eastAsia="맑은 고딕"/>
              </w:rPr>
              <w:t>?</w:t>
            </w:r>
          </w:p>
          <w:p w14:paraId="0582DA4C" w14:textId="5C942404" w:rsidR="003D4DCF" w:rsidRPr="00447EC5" w:rsidRDefault="003D4DCF" w:rsidP="009A4CD4">
            <w:pPr>
              <w:ind w:leftChars="100" w:left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Before alleviat</w:t>
            </w:r>
            <w:r>
              <w:rPr>
                <w:rFonts w:ascii="Times New Roman" w:hAnsi="Times New Roman" w:cs="Times New Roman"/>
              </w:rPr>
              <w:t>ing, do</w:t>
            </w:r>
            <w:r w:rsidRPr="00C9775C">
              <w:rPr>
                <w:rFonts w:ascii="Times New Roman" w:hAnsi="Times New Roman" w:cs="Times New Roman"/>
              </w:rPr>
              <w:t xml:space="preserve"> the S/W defec</w:t>
            </w:r>
            <w:r>
              <w:rPr>
                <w:rFonts w:ascii="Times New Roman" w:hAnsi="Times New Roman" w:cs="Times New Roman"/>
              </w:rPr>
              <w:t xml:space="preserve">ts cause fatal or </w:t>
            </w:r>
            <w:r>
              <w:rPr>
                <w:rFonts w:ascii="Times New Roman" w:hAnsi="Times New Roman" w:cs="Times New Roman" w:hint="eastAsia"/>
              </w:rPr>
              <w:t>major</w:t>
            </w:r>
            <w:r>
              <w:rPr>
                <w:rFonts w:ascii="Times New Roman" w:hAnsi="Times New Roman" w:cs="Times New Roman"/>
              </w:rPr>
              <w:t xml:space="preserve"> injur</w:t>
            </w:r>
            <w:r>
              <w:rPr>
                <w:rFonts w:ascii="Times New Roman" w:hAnsi="Times New Roman" w:cs="Times New Roman" w:hint="eastAsia"/>
              </w:rPr>
              <w:t>ies</w:t>
            </w:r>
            <w:r w:rsidRPr="00C9775C">
              <w:rPr>
                <w:rFonts w:ascii="Times New Roman" w:hAnsi="Times New Roman" w:cs="Times New Roman"/>
              </w:rPr>
              <w:t xml:space="preserve"> to patients or users?</w:t>
            </w:r>
          </w:p>
        </w:tc>
        <w:tc>
          <w:tcPr>
            <w:tcW w:w="850" w:type="dxa"/>
            <w:vAlign w:val="center"/>
          </w:tcPr>
          <w:p w14:paraId="07FD5693" w14:textId="77777777" w:rsidR="003D4DCF" w:rsidRPr="00447EC5" w:rsidRDefault="003D4DCF" w:rsidP="00224C36">
            <w:pPr>
              <w:jc w:val="center"/>
              <w:rPr>
                <w:rFonts w:ascii="Times New Roman" w:hAnsi="Times New Roman" w:cs="Times New Roman"/>
              </w:rPr>
            </w:pPr>
            <w:r w:rsidRPr="00447EC5">
              <w:rPr>
                <w:rFonts w:ascii="Times New Roman" w:hAnsi="Times New Roman" w:cs="Times New Roman"/>
              </w:rPr>
              <w:t>No</w:t>
            </w:r>
          </w:p>
        </w:tc>
      </w:tr>
      <w:tr w:rsidR="003D4DCF" w:rsidRPr="00447EC5" w14:paraId="6F5FD19B" w14:textId="77777777" w:rsidTr="00224C36">
        <w:tc>
          <w:tcPr>
            <w:tcW w:w="983" w:type="dxa"/>
            <w:vMerge/>
            <w:vAlign w:val="center"/>
          </w:tcPr>
          <w:p w14:paraId="1994A178" w14:textId="77777777" w:rsidR="003D4DCF" w:rsidRPr="00447EC5" w:rsidRDefault="003D4DCF" w:rsidP="009A4C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41" w:type="dxa"/>
            <w:vAlign w:val="center"/>
          </w:tcPr>
          <w:p w14:paraId="5396CE32" w14:textId="77777777" w:rsidR="003D4DCF" w:rsidRPr="003D4DCF" w:rsidRDefault="003D4DCF" w:rsidP="00224C36">
            <w:pPr>
              <w:pStyle w:val="a9"/>
              <w:spacing w:line="240" w:lineRule="auto"/>
              <w:ind w:leftChars="100" w:left="200"/>
              <w:rPr>
                <w:rFonts w:ascii="맑은 고딕"/>
              </w:rPr>
            </w:pPr>
            <w:r w:rsidRPr="00447EC5">
              <w:rPr>
                <w:rFonts w:ascii="Times New Roman" w:hAnsi="Times New Roman" w:cs="Times New Roman"/>
              </w:rPr>
              <w:t xml:space="preserve">4.1. </w:t>
            </w:r>
            <w:r w:rsidRPr="003D4DCF">
              <w:rPr>
                <w:rFonts w:ascii="맑은 고딕" w:eastAsia="맑은 고딕" w:hAnsi="맑은 고딕" w:hint="eastAsia"/>
              </w:rPr>
              <w:t>생명을 지원하거나 유지하는 기기를 제어하는가</w:t>
            </w:r>
            <w:r w:rsidRPr="003D4DCF">
              <w:rPr>
                <w:rFonts w:ascii="맑은 고딕" w:eastAsia="맑은 고딕"/>
              </w:rPr>
              <w:t>?</w:t>
            </w:r>
          </w:p>
          <w:p w14:paraId="76033D86" w14:textId="35B53E51" w:rsidR="003D4DCF" w:rsidRPr="00447EC5" w:rsidRDefault="003D4DCF" w:rsidP="009A4CD4">
            <w:pPr>
              <w:ind w:leftChars="200" w:left="4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</w:t>
            </w:r>
            <w:r>
              <w:rPr>
                <w:rFonts w:ascii="Times New Roman" w:hAnsi="Times New Roman" w:cs="Times New Roman"/>
              </w:rPr>
              <w:t>oes it control the</w:t>
            </w:r>
            <w:r>
              <w:rPr>
                <w:rFonts w:ascii="Times New Roman" w:hAnsi="Times New Roman" w:cs="Times New Roman" w:hint="eastAsia"/>
              </w:rPr>
              <w:t xml:space="preserve"> life-</w:t>
            </w:r>
            <w:r>
              <w:rPr>
                <w:rFonts w:ascii="Times New Roman" w:hAnsi="Times New Roman" w:cs="Times New Roman"/>
              </w:rPr>
              <w:t>supporting</w:t>
            </w:r>
            <w:r>
              <w:rPr>
                <w:rFonts w:ascii="Times New Roman" w:hAnsi="Times New Roman" w:cs="Times New Roman" w:hint="eastAsia"/>
              </w:rPr>
              <w:t xml:space="preserve"> or maintaining </w:t>
            </w:r>
            <w:r>
              <w:rPr>
                <w:rFonts w:ascii="Times New Roman" w:hAnsi="Times New Roman" w:cs="Times New Roman"/>
              </w:rPr>
              <w:t>device</w:t>
            </w:r>
            <w:r w:rsidRPr="00C9775C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850" w:type="dxa"/>
            <w:vAlign w:val="center"/>
          </w:tcPr>
          <w:p w14:paraId="755C4213" w14:textId="77777777" w:rsidR="003D4DCF" w:rsidRPr="00447EC5" w:rsidRDefault="003D4DCF" w:rsidP="00224C36">
            <w:pPr>
              <w:jc w:val="center"/>
              <w:rPr>
                <w:rFonts w:ascii="Times New Roman" w:hAnsi="Times New Roman" w:cs="Times New Roman"/>
              </w:rPr>
            </w:pPr>
            <w:r w:rsidRPr="00447EC5">
              <w:rPr>
                <w:rFonts w:ascii="Times New Roman" w:hAnsi="Times New Roman" w:cs="Times New Roman"/>
              </w:rPr>
              <w:t>No</w:t>
            </w:r>
          </w:p>
        </w:tc>
      </w:tr>
      <w:tr w:rsidR="003D4DCF" w:rsidRPr="00447EC5" w14:paraId="01616B9C" w14:textId="77777777" w:rsidTr="00224C36">
        <w:tc>
          <w:tcPr>
            <w:tcW w:w="983" w:type="dxa"/>
            <w:vMerge/>
            <w:vAlign w:val="center"/>
          </w:tcPr>
          <w:p w14:paraId="49F90724" w14:textId="77777777" w:rsidR="003D4DCF" w:rsidRPr="00447EC5" w:rsidRDefault="003D4DCF" w:rsidP="009A4C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41" w:type="dxa"/>
            <w:vAlign w:val="center"/>
          </w:tcPr>
          <w:p w14:paraId="47AB1962" w14:textId="5F8279AD" w:rsidR="003D4DCF" w:rsidRPr="003D4DCF" w:rsidRDefault="003D4DCF" w:rsidP="00224C36">
            <w:pPr>
              <w:pStyle w:val="a9"/>
              <w:spacing w:line="240" w:lineRule="auto"/>
              <w:ind w:leftChars="100" w:left="200"/>
              <w:rPr>
                <w:rFonts w:ascii="맑은 고딕"/>
              </w:rPr>
            </w:pPr>
            <w:r w:rsidRPr="00447EC5">
              <w:rPr>
                <w:rFonts w:ascii="Times New Roman" w:hAnsi="Times New Roman" w:cs="Times New Roman"/>
              </w:rPr>
              <w:t xml:space="preserve">4.2 </w:t>
            </w:r>
            <w:r w:rsidRPr="003D4DCF">
              <w:rPr>
                <w:rFonts w:ascii="맑은 고딕" w:eastAsia="맑은 고딕" w:hAnsi="맑은 고딕" w:hint="eastAsia"/>
              </w:rPr>
              <w:t>방사선치료시스템</w:t>
            </w:r>
            <w:r w:rsidRPr="003D4DCF">
              <w:rPr>
                <w:rFonts w:ascii="맑은 고딕" w:eastAsia="맑은 고딕"/>
              </w:rPr>
              <w:t xml:space="preserve">, </w:t>
            </w:r>
            <w:r w:rsidRPr="003D4DCF">
              <w:rPr>
                <w:rFonts w:ascii="맑은 고딕" w:eastAsia="맑은 고딕" w:hAnsi="맑은 고딕" w:hint="eastAsia"/>
              </w:rPr>
              <w:t>제세동기 및 절제발생기처럼 사망이나 중상을 유발할 수 있는 잠재적으로 유해한 에너지의 전달을 제어하는가</w:t>
            </w:r>
            <w:r w:rsidRPr="003D4DCF">
              <w:rPr>
                <w:rFonts w:ascii="맑은 고딕" w:eastAsia="맑은 고딕"/>
              </w:rPr>
              <w:t>?</w:t>
            </w:r>
          </w:p>
          <w:p w14:paraId="7193D634" w14:textId="03E0E961" w:rsidR="003D4DCF" w:rsidRPr="00447EC5" w:rsidRDefault="003D4DCF" w:rsidP="009A4CD4">
            <w:pPr>
              <w:ind w:leftChars="200" w:left="400"/>
              <w:rPr>
                <w:rFonts w:ascii="Times New Roman" w:hAnsi="Times New Roman" w:cs="Times New Roman"/>
              </w:rPr>
            </w:pPr>
            <w:r w:rsidRPr="00C9775C">
              <w:rPr>
                <w:rFonts w:ascii="Times New Roman" w:hAnsi="Times New Roman" w:cs="Times New Roman"/>
              </w:rPr>
              <w:t>Like Radiotherapy systems, Defibrillators and Ablation generators, does it control the transfer of potentially harmful energy</w:t>
            </w:r>
            <w:r>
              <w:rPr>
                <w:rFonts w:ascii="Times New Roman" w:hAnsi="Times New Roman" w:cs="Times New Roman" w:hint="eastAsia"/>
              </w:rPr>
              <w:t xml:space="preserve"> that may</w:t>
            </w:r>
            <w:r w:rsidRPr="00C9775C">
              <w:rPr>
                <w:rFonts w:ascii="Times New Roman" w:hAnsi="Times New Roman" w:cs="Times New Roman"/>
              </w:rPr>
              <w:t xml:space="preserve"> cause fatal or </w:t>
            </w:r>
            <w:r>
              <w:rPr>
                <w:rFonts w:ascii="Times New Roman" w:hAnsi="Times New Roman" w:cs="Times New Roman" w:hint="eastAsia"/>
              </w:rPr>
              <w:t>major</w:t>
            </w:r>
            <w:r>
              <w:rPr>
                <w:rFonts w:ascii="Times New Roman" w:hAnsi="Times New Roman" w:cs="Times New Roman"/>
              </w:rPr>
              <w:t xml:space="preserve"> injur</w:t>
            </w:r>
            <w:r>
              <w:rPr>
                <w:rFonts w:ascii="Times New Roman" w:hAnsi="Times New Roman" w:cs="Times New Roman" w:hint="eastAsia"/>
              </w:rPr>
              <w:t>ies</w:t>
            </w:r>
            <w:r w:rsidRPr="00C9775C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850" w:type="dxa"/>
            <w:vAlign w:val="center"/>
          </w:tcPr>
          <w:p w14:paraId="4F8D78D5" w14:textId="77777777" w:rsidR="003D4DCF" w:rsidRPr="00447EC5" w:rsidRDefault="003D4DCF" w:rsidP="00224C36">
            <w:pPr>
              <w:jc w:val="center"/>
              <w:rPr>
                <w:rFonts w:ascii="Times New Roman" w:hAnsi="Times New Roman" w:cs="Times New Roman"/>
              </w:rPr>
            </w:pPr>
            <w:r w:rsidRPr="00447EC5">
              <w:rPr>
                <w:rFonts w:ascii="Times New Roman" w:hAnsi="Times New Roman" w:cs="Times New Roman"/>
              </w:rPr>
              <w:t>No</w:t>
            </w:r>
          </w:p>
        </w:tc>
      </w:tr>
      <w:tr w:rsidR="003D4DCF" w:rsidRPr="00447EC5" w14:paraId="6AADB469" w14:textId="77777777" w:rsidTr="00224C36">
        <w:tc>
          <w:tcPr>
            <w:tcW w:w="983" w:type="dxa"/>
            <w:vMerge/>
            <w:vAlign w:val="center"/>
          </w:tcPr>
          <w:p w14:paraId="1169E630" w14:textId="77777777" w:rsidR="003D4DCF" w:rsidRPr="00447EC5" w:rsidRDefault="003D4DCF" w:rsidP="009A4C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41" w:type="dxa"/>
            <w:vAlign w:val="center"/>
          </w:tcPr>
          <w:p w14:paraId="7116DD03" w14:textId="77777777" w:rsidR="003D4DCF" w:rsidRPr="003D4DCF" w:rsidRDefault="003D4DCF" w:rsidP="00224C36">
            <w:pPr>
              <w:pStyle w:val="a9"/>
              <w:spacing w:line="240" w:lineRule="auto"/>
              <w:ind w:leftChars="100" w:left="200"/>
              <w:rPr>
                <w:rFonts w:ascii="맑은 고딕"/>
              </w:rPr>
            </w:pPr>
            <w:r w:rsidRPr="00447EC5">
              <w:rPr>
                <w:rFonts w:ascii="Times New Roman" w:hAnsi="Times New Roman" w:cs="Times New Roman"/>
              </w:rPr>
              <w:t xml:space="preserve">4.3 </w:t>
            </w:r>
            <w:r w:rsidRPr="003D4DCF">
              <w:rPr>
                <w:rFonts w:ascii="맑은 고딕" w:eastAsia="맑은 고딕" w:hAnsi="맑은 고딕" w:hint="eastAsia"/>
              </w:rPr>
              <w:t>오류나 오작동이 발생할 경우 사망이나 중상을 유발할 수 있는 치료나 요법을 제어하는가</w:t>
            </w:r>
            <w:r w:rsidRPr="003D4DCF">
              <w:rPr>
                <w:rFonts w:ascii="맑은 고딕" w:eastAsia="맑은 고딕"/>
              </w:rPr>
              <w:t>?</w:t>
            </w:r>
          </w:p>
          <w:p w14:paraId="26B080DA" w14:textId="4FEDB887" w:rsidR="003D4DCF" w:rsidRPr="00447EC5" w:rsidRDefault="003D4DCF" w:rsidP="009A4CD4">
            <w:pPr>
              <w:ind w:leftChars="200" w:left="4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</w:t>
            </w:r>
            <w:r w:rsidRPr="00C9775C">
              <w:rPr>
                <w:rFonts w:ascii="Times New Roman" w:hAnsi="Times New Roman" w:cs="Times New Roman"/>
              </w:rPr>
              <w:t xml:space="preserve">oes it control the treatment or therapy </w:t>
            </w:r>
            <w:r>
              <w:rPr>
                <w:rFonts w:ascii="Times New Roman" w:hAnsi="Times New Roman" w:cs="Times New Roman" w:hint="eastAsia"/>
              </w:rPr>
              <w:t>that may</w:t>
            </w:r>
            <w:r w:rsidRPr="00C9775C">
              <w:rPr>
                <w:rFonts w:ascii="Times New Roman" w:hAnsi="Times New Roman" w:cs="Times New Roman"/>
              </w:rPr>
              <w:t xml:space="preserve"> cause fatal or </w:t>
            </w:r>
            <w:r>
              <w:rPr>
                <w:rFonts w:ascii="Times New Roman" w:hAnsi="Times New Roman" w:cs="Times New Roman" w:hint="eastAsia"/>
              </w:rPr>
              <w:t>major</w:t>
            </w:r>
            <w:r w:rsidRPr="00C9775C">
              <w:rPr>
                <w:rFonts w:ascii="Times New Roman" w:hAnsi="Times New Roman" w:cs="Times New Roman"/>
              </w:rPr>
              <w:t xml:space="preserve"> in</w:t>
            </w:r>
            <w:r>
              <w:rPr>
                <w:rFonts w:ascii="Times New Roman" w:hAnsi="Times New Roman" w:cs="Times New Roman"/>
              </w:rPr>
              <w:t>jur</w:t>
            </w:r>
            <w:r>
              <w:rPr>
                <w:rFonts w:ascii="Times New Roman" w:hAnsi="Times New Roman" w:cs="Times New Roman" w:hint="eastAsia"/>
              </w:rPr>
              <w:t>ies in case of</w:t>
            </w:r>
            <w:r>
              <w:rPr>
                <w:rFonts w:ascii="Times New Roman" w:hAnsi="Times New Roman" w:cs="Times New Roman"/>
              </w:rPr>
              <w:t xml:space="preserve"> an error or malfunction</w:t>
            </w:r>
            <w:r w:rsidRPr="00C9775C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850" w:type="dxa"/>
            <w:vAlign w:val="center"/>
          </w:tcPr>
          <w:p w14:paraId="5C4C0020" w14:textId="77777777" w:rsidR="003D4DCF" w:rsidRPr="00447EC5" w:rsidRDefault="003D4DCF" w:rsidP="00224C36">
            <w:pPr>
              <w:jc w:val="center"/>
              <w:rPr>
                <w:rFonts w:ascii="Times New Roman" w:hAnsi="Times New Roman" w:cs="Times New Roman"/>
              </w:rPr>
            </w:pPr>
            <w:r w:rsidRPr="00447EC5">
              <w:rPr>
                <w:rFonts w:ascii="Times New Roman" w:hAnsi="Times New Roman" w:cs="Times New Roman"/>
              </w:rPr>
              <w:t>No</w:t>
            </w:r>
          </w:p>
        </w:tc>
      </w:tr>
      <w:tr w:rsidR="003D4DCF" w:rsidRPr="00447EC5" w14:paraId="14094412" w14:textId="77777777" w:rsidTr="00224C36">
        <w:tc>
          <w:tcPr>
            <w:tcW w:w="983" w:type="dxa"/>
            <w:vMerge/>
            <w:vAlign w:val="center"/>
          </w:tcPr>
          <w:p w14:paraId="24EF0E24" w14:textId="77777777" w:rsidR="003D4DCF" w:rsidRPr="00447EC5" w:rsidRDefault="003D4DCF" w:rsidP="009A4C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41" w:type="dxa"/>
            <w:vAlign w:val="center"/>
          </w:tcPr>
          <w:p w14:paraId="617E3766" w14:textId="77777777" w:rsidR="003D4DCF" w:rsidRPr="003D4DCF" w:rsidRDefault="003D4DCF" w:rsidP="00224C36">
            <w:pPr>
              <w:pStyle w:val="a9"/>
              <w:spacing w:line="240" w:lineRule="auto"/>
              <w:ind w:leftChars="100" w:left="200"/>
              <w:rPr>
                <w:rFonts w:ascii="맑은 고딕"/>
              </w:rPr>
            </w:pPr>
            <w:r w:rsidRPr="00447EC5">
              <w:rPr>
                <w:rFonts w:ascii="Times New Roman" w:hAnsi="Times New Roman" w:cs="Times New Roman"/>
              </w:rPr>
              <w:t xml:space="preserve">4.4 </w:t>
            </w:r>
            <w:r w:rsidRPr="003D4DCF">
              <w:rPr>
                <w:rFonts w:ascii="맑은 고딕" w:eastAsia="맑은 고딕" w:hAnsi="맑은 고딕" w:hint="eastAsia"/>
              </w:rPr>
              <w:t>잘못 적용할 경우 중상이나 사망을 유발할 수 있는 치료나 요법의 결정을 위해 진단정보를 제공하는가</w:t>
            </w:r>
            <w:r w:rsidRPr="003D4DCF">
              <w:rPr>
                <w:rFonts w:ascii="맑은 고딕" w:eastAsia="맑은 고딕"/>
              </w:rPr>
              <w:t>?</w:t>
            </w:r>
          </w:p>
          <w:p w14:paraId="01FE476F" w14:textId="062347CB" w:rsidR="003D4DCF" w:rsidRPr="00447EC5" w:rsidRDefault="003D4DCF" w:rsidP="009A4CD4">
            <w:pPr>
              <w:ind w:leftChars="200" w:left="4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</w:t>
            </w:r>
            <w:r w:rsidRPr="00C9775C">
              <w:rPr>
                <w:rFonts w:ascii="Times New Roman" w:hAnsi="Times New Roman" w:cs="Times New Roman"/>
              </w:rPr>
              <w:t xml:space="preserve">oes it provide information </w:t>
            </w:r>
            <w:r>
              <w:rPr>
                <w:rFonts w:ascii="Times New Roman" w:hAnsi="Times New Roman" w:cs="Times New Roman" w:hint="eastAsia"/>
              </w:rPr>
              <w:t>about</w:t>
            </w:r>
            <w:r w:rsidRPr="00C9775C">
              <w:rPr>
                <w:rFonts w:ascii="Times New Roman" w:hAnsi="Times New Roman" w:cs="Times New Roman"/>
              </w:rPr>
              <w:t xml:space="preserve"> diagnosis in order to decide a treatment or therapy </w:t>
            </w:r>
            <w:r>
              <w:rPr>
                <w:rFonts w:ascii="Times New Roman" w:hAnsi="Times New Roman" w:cs="Times New Roman" w:hint="eastAsia"/>
              </w:rPr>
              <w:t xml:space="preserve">that </w:t>
            </w:r>
            <w:r w:rsidRPr="00C9775C">
              <w:rPr>
                <w:rFonts w:ascii="Times New Roman" w:hAnsi="Times New Roman" w:cs="Times New Roman"/>
              </w:rPr>
              <w:t xml:space="preserve">may cause fatal or </w:t>
            </w:r>
            <w:r>
              <w:rPr>
                <w:rFonts w:ascii="Times New Roman" w:hAnsi="Times New Roman" w:cs="Times New Roman" w:hint="eastAsia"/>
              </w:rPr>
              <w:t>major</w:t>
            </w:r>
            <w:r>
              <w:rPr>
                <w:rFonts w:ascii="Times New Roman" w:hAnsi="Times New Roman" w:cs="Times New Roman"/>
              </w:rPr>
              <w:t xml:space="preserve"> injur</w:t>
            </w:r>
            <w:r>
              <w:rPr>
                <w:rFonts w:ascii="Times New Roman" w:hAnsi="Times New Roman" w:cs="Times New Roman" w:hint="eastAsia"/>
              </w:rPr>
              <w:t>ies</w:t>
            </w:r>
            <w:r w:rsidRPr="00C9775C">
              <w:rPr>
                <w:rFonts w:ascii="Times New Roman" w:hAnsi="Times New Roman" w:cs="Times New Roman"/>
              </w:rPr>
              <w:t xml:space="preserve"> when </w:t>
            </w:r>
            <w:r>
              <w:rPr>
                <w:rFonts w:ascii="Times New Roman" w:hAnsi="Times New Roman" w:cs="Times New Roman" w:hint="eastAsia"/>
              </w:rPr>
              <w:t xml:space="preserve">they are </w:t>
            </w:r>
            <w:r>
              <w:rPr>
                <w:rFonts w:ascii="Times New Roman" w:hAnsi="Times New Roman" w:cs="Times New Roman"/>
              </w:rPr>
              <w:t>appl</w:t>
            </w:r>
            <w:r>
              <w:rPr>
                <w:rFonts w:ascii="Times New Roman" w:hAnsi="Times New Roman" w:cs="Times New Roman" w:hint="eastAsia"/>
              </w:rPr>
              <w:t>ied</w:t>
            </w:r>
            <w:r w:rsidRPr="00C9775C">
              <w:rPr>
                <w:rFonts w:ascii="Times New Roman" w:hAnsi="Times New Roman" w:cs="Times New Roman"/>
              </w:rPr>
              <w:t xml:space="preserve"> wrong?</w:t>
            </w:r>
          </w:p>
        </w:tc>
        <w:tc>
          <w:tcPr>
            <w:tcW w:w="850" w:type="dxa"/>
            <w:vAlign w:val="center"/>
          </w:tcPr>
          <w:p w14:paraId="13072453" w14:textId="77777777" w:rsidR="003D4DCF" w:rsidRPr="00447EC5" w:rsidRDefault="003D4DCF" w:rsidP="00224C36">
            <w:pPr>
              <w:jc w:val="center"/>
              <w:rPr>
                <w:rFonts w:ascii="Times New Roman" w:hAnsi="Times New Roman" w:cs="Times New Roman"/>
              </w:rPr>
            </w:pPr>
            <w:r w:rsidRPr="00447EC5">
              <w:rPr>
                <w:rFonts w:ascii="Times New Roman" w:hAnsi="Times New Roman" w:cs="Times New Roman"/>
              </w:rPr>
              <w:t>No</w:t>
            </w:r>
          </w:p>
        </w:tc>
      </w:tr>
      <w:tr w:rsidR="003D4DCF" w:rsidRPr="00447EC5" w14:paraId="4EAC55A4" w14:textId="77777777" w:rsidTr="00224C36">
        <w:tc>
          <w:tcPr>
            <w:tcW w:w="983" w:type="dxa"/>
            <w:vMerge/>
            <w:vAlign w:val="center"/>
          </w:tcPr>
          <w:p w14:paraId="42852EB2" w14:textId="77777777" w:rsidR="003D4DCF" w:rsidRPr="00447EC5" w:rsidRDefault="003D4DCF" w:rsidP="009A4C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41" w:type="dxa"/>
            <w:vAlign w:val="center"/>
          </w:tcPr>
          <w:p w14:paraId="0F0B122D" w14:textId="12DBFB93" w:rsidR="003D4DCF" w:rsidRDefault="003D4DCF" w:rsidP="009A4CD4">
            <w:pPr>
              <w:ind w:leftChars="100" w:left="200"/>
              <w:rPr>
                <w:rFonts w:ascii="Times New Roman" w:hAnsi="Times New Roman" w:cs="Times New Roman"/>
              </w:rPr>
            </w:pPr>
            <w:r w:rsidRPr="00447EC5">
              <w:rPr>
                <w:rFonts w:ascii="Times New Roman" w:hAnsi="Times New Roman" w:cs="Times New Roman"/>
              </w:rPr>
              <w:t xml:space="preserve">4.5 </w:t>
            </w:r>
            <w:r w:rsidR="00A31358" w:rsidRPr="003D4DCF">
              <w:rPr>
                <w:rFonts w:ascii="맑은 고딕" w:eastAsia="맑은 고딕" w:hAnsi="맑은 고딕" w:hint="eastAsia"/>
              </w:rPr>
              <w:t>의학적 시술이 필요한 생명위급상황에서 생명유지 신호의 감시 및 경고 기능을 수행하는가</w:t>
            </w:r>
            <w:r w:rsidR="00A31358" w:rsidRPr="003D4DCF">
              <w:rPr>
                <w:rFonts w:ascii="맑은 고딕" w:eastAsia="맑은 고딕"/>
              </w:rPr>
              <w:t>?</w:t>
            </w:r>
          </w:p>
          <w:p w14:paraId="0A5D396F" w14:textId="28828860" w:rsidR="003D4DCF" w:rsidRPr="00447EC5" w:rsidRDefault="003D4DCF" w:rsidP="009A4CD4">
            <w:pPr>
              <w:ind w:leftChars="200" w:left="400"/>
              <w:rPr>
                <w:rFonts w:ascii="Times New Roman" w:hAnsi="Times New Roman" w:cs="Times New Roman"/>
              </w:rPr>
            </w:pPr>
            <w:r w:rsidRPr="00C9775C">
              <w:rPr>
                <w:rFonts w:ascii="Times New Roman" w:hAnsi="Times New Roman" w:cs="Times New Roman"/>
              </w:rPr>
              <w:t xml:space="preserve">Does it perform monitoring of </w:t>
            </w:r>
            <w:r>
              <w:rPr>
                <w:rFonts w:ascii="Times New Roman" w:hAnsi="Times New Roman" w:cs="Times New Roman" w:hint="eastAsia"/>
              </w:rPr>
              <w:t>bio</w:t>
            </w:r>
            <w:r w:rsidR="00A3135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signals and </w:t>
            </w:r>
            <w:r>
              <w:rPr>
                <w:rFonts w:ascii="Times New Roman" w:hAnsi="Times New Roman" w:cs="Times New Roman" w:hint="eastAsia"/>
              </w:rPr>
              <w:t xml:space="preserve">alerting </w:t>
            </w:r>
            <w:r w:rsidRPr="00C9775C">
              <w:rPr>
                <w:rFonts w:ascii="Times New Roman" w:hAnsi="Times New Roman" w:cs="Times New Roman"/>
              </w:rPr>
              <w:t>in the life-threatening emergency</w:t>
            </w:r>
            <w:r>
              <w:rPr>
                <w:rFonts w:ascii="Times New Roman" w:hAnsi="Times New Roman" w:cs="Times New Roman" w:hint="eastAsia"/>
              </w:rPr>
              <w:t xml:space="preserve"> when a</w:t>
            </w:r>
            <w:r w:rsidRPr="00C9775C">
              <w:rPr>
                <w:rFonts w:ascii="Times New Roman" w:hAnsi="Times New Roman" w:cs="Times New Roman"/>
              </w:rPr>
              <w:t xml:space="preserve"> medical procedure is </w:t>
            </w:r>
            <w:r>
              <w:rPr>
                <w:rFonts w:ascii="Times New Roman" w:hAnsi="Times New Roman" w:cs="Times New Roman" w:hint="eastAsia"/>
              </w:rPr>
              <w:t xml:space="preserve">in </w:t>
            </w:r>
            <w:r w:rsidRPr="00C9775C">
              <w:rPr>
                <w:rFonts w:ascii="Times New Roman" w:hAnsi="Times New Roman" w:cs="Times New Roman"/>
              </w:rPr>
              <w:t>need</w:t>
            </w:r>
            <w:r>
              <w:rPr>
                <w:rFonts w:ascii="Times New Roman" w:hAnsi="Times New Roman" w:cs="Times New Roman" w:hint="eastAsia"/>
              </w:rPr>
              <w:t>?</w:t>
            </w:r>
          </w:p>
        </w:tc>
        <w:tc>
          <w:tcPr>
            <w:tcW w:w="850" w:type="dxa"/>
            <w:vAlign w:val="center"/>
          </w:tcPr>
          <w:p w14:paraId="357117D7" w14:textId="77777777" w:rsidR="003D4DCF" w:rsidRPr="00447EC5" w:rsidRDefault="003D4DCF" w:rsidP="00224C36">
            <w:pPr>
              <w:jc w:val="center"/>
              <w:rPr>
                <w:rFonts w:ascii="Times New Roman" w:hAnsi="Times New Roman" w:cs="Times New Roman"/>
              </w:rPr>
            </w:pPr>
            <w:r w:rsidRPr="00447EC5">
              <w:rPr>
                <w:rFonts w:ascii="Times New Roman" w:hAnsi="Times New Roman" w:cs="Times New Roman"/>
              </w:rPr>
              <w:t>No</w:t>
            </w:r>
          </w:p>
        </w:tc>
      </w:tr>
      <w:tr w:rsidR="003D4DCF" w:rsidRPr="00447EC5" w14:paraId="74C8FA95" w14:textId="77777777" w:rsidTr="00224C36">
        <w:tc>
          <w:tcPr>
            <w:tcW w:w="983" w:type="dxa"/>
            <w:vMerge w:val="restart"/>
            <w:vAlign w:val="center"/>
          </w:tcPr>
          <w:p w14:paraId="7F45A0B9" w14:textId="77777777" w:rsidR="0057097D" w:rsidRDefault="0057097D" w:rsidP="009A4C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중</w:t>
            </w:r>
          </w:p>
          <w:p w14:paraId="445E59CE" w14:textId="2D33D943" w:rsidR="003D4DCF" w:rsidRPr="00447EC5" w:rsidRDefault="0057097D" w:rsidP="009A4CD4">
            <w:pPr>
              <w:rPr>
                <w:rFonts w:ascii="Times New Roman" w:hAnsi="Times New Roman" w:cs="Times New Roman"/>
              </w:rPr>
            </w:pPr>
            <w:r w:rsidRPr="00447EC5">
              <w:rPr>
                <w:rFonts w:ascii="Times New Roman" w:hAnsi="Times New Roman" w:cs="Times New Roman"/>
              </w:rPr>
              <w:t>Class B or Moderat</w:t>
            </w:r>
            <w:r>
              <w:rPr>
                <w:rFonts w:ascii="Times New Roman" w:hAnsi="Times New Roman" w:cs="Times New Roman" w:hint="eastAsia"/>
              </w:rPr>
              <w:t>e</w:t>
            </w:r>
          </w:p>
        </w:tc>
        <w:tc>
          <w:tcPr>
            <w:tcW w:w="7241" w:type="dxa"/>
            <w:vAlign w:val="center"/>
          </w:tcPr>
          <w:p w14:paraId="407BF7F7" w14:textId="77777777" w:rsidR="00A31358" w:rsidRPr="00A31358" w:rsidRDefault="003D4DCF" w:rsidP="009A4CD4">
            <w:pPr>
              <w:pStyle w:val="a9"/>
              <w:spacing w:line="240" w:lineRule="auto"/>
              <w:rPr>
                <w:rFonts w:ascii="맑은 고딕"/>
              </w:rPr>
            </w:pPr>
            <w:r w:rsidRPr="00447EC5">
              <w:rPr>
                <w:rFonts w:ascii="Times New Roman" w:hAnsi="Times New Roman" w:cs="Times New Roman"/>
              </w:rPr>
              <w:t xml:space="preserve">1. </w:t>
            </w:r>
            <w:r w:rsidR="00A31358" w:rsidRPr="00A31358">
              <w:rPr>
                <w:rFonts w:ascii="맑은 고딕" w:eastAsia="맑은 고딕"/>
              </w:rPr>
              <w:t>S/W Device</w:t>
            </w:r>
            <w:r w:rsidR="00A31358" w:rsidRPr="00A31358">
              <w:rPr>
                <w:rFonts w:ascii="맑은 고딕" w:eastAsia="맑은 고딕" w:hAnsi="맑은 고딕" w:hint="eastAsia"/>
              </w:rPr>
              <w:t xml:space="preserve">가 </w:t>
            </w:r>
            <w:r w:rsidR="00A31358" w:rsidRPr="00A31358">
              <w:rPr>
                <w:rFonts w:ascii="맑은 고딕" w:eastAsia="맑은 고딕"/>
              </w:rPr>
              <w:t>Moderate Concern</w:t>
            </w:r>
            <w:r w:rsidR="00A31358" w:rsidRPr="00A31358">
              <w:rPr>
                <w:rFonts w:ascii="맑은 고딕" w:eastAsia="맑은 고딕" w:hAnsi="맑은 고딕" w:hint="eastAsia"/>
              </w:rPr>
              <w:t xml:space="preserve">의 </w:t>
            </w:r>
            <w:r w:rsidR="00A31358" w:rsidRPr="00A31358">
              <w:rPr>
                <w:rFonts w:ascii="맑은 고딕" w:eastAsia="맑은 고딕"/>
              </w:rPr>
              <w:t>Accessory</w:t>
            </w:r>
            <w:r w:rsidR="00A31358" w:rsidRPr="00A31358">
              <w:rPr>
                <w:rFonts w:ascii="맑은 고딕" w:eastAsia="맑은 고딕" w:hAnsi="맑은 고딕" w:hint="eastAsia"/>
              </w:rPr>
              <w:t>인가</w:t>
            </w:r>
            <w:r w:rsidR="00A31358" w:rsidRPr="00A31358">
              <w:rPr>
                <w:rFonts w:ascii="맑은 고딕" w:eastAsia="맑은 고딕"/>
              </w:rPr>
              <w:t>?</w:t>
            </w:r>
          </w:p>
          <w:p w14:paraId="72A81CE2" w14:textId="54FA8DDC" w:rsidR="003D4DCF" w:rsidRPr="00447EC5" w:rsidRDefault="003D4DCF" w:rsidP="009A4CD4">
            <w:pPr>
              <w:ind w:leftChars="100" w:left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</w:t>
            </w:r>
            <w:r>
              <w:rPr>
                <w:rFonts w:ascii="Times New Roman" w:hAnsi="Times New Roman" w:cs="Times New Roman" w:hint="eastAsia"/>
              </w:rPr>
              <w:t>S/W D</w:t>
            </w:r>
            <w:r>
              <w:rPr>
                <w:rFonts w:ascii="Times New Roman" w:hAnsi="Times New Roman" w:cs="Times New Roman"/>
              </w:rPr>
              <w:t xml:space="preserve">evice an </w:t>
            </w:r>
            <w:r>
              <w:rPr>
                <w:rFonts w:ascii="Times New Roman" w:hAnsi="Times New Roman" w:cs="Times New Roman" w:hint="eastAsia"/>
              </w:rPr>
              <w:t>A</w:t>
            </w:r>
            <w:r>
              <w:rPr>
                <w:rFonts w:ascii="Times New Roman" w:hAnsi="Times New Roman" w:cs="Times New Roman"/>
              </w:rPr>
              <w:t xml:space="preserve">ccessory of Class </w:t>
            </w:r>
            <w:r>
              <w:rPr>
                <w:rFonts w:ascii="Times New Roman" w:hAnsi="Times New Roman" w:cs="Times New Roman" w:hint="eastAsia"/>
              </w:rPr>
              <w:t>B</w:t>
            </w:r>
            <w:r w:rsidRPr="00C9775C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850" w:type="dxa"/>
            <w:vAlign w:val="center"/>
          </w:tcPr>
          <w:p w14:paraId="3668FD44" w14:textId="77777777" w:rsidR="003D4DCF" w:rsidRPr="00447EC5" w:rsidRDefault="003D4DCF" w:rsidP="00224C36">
            <w:pPr>
              <w:jc w:val="center"/>
              <w:rPr>
                <w:rFonts w:ascii="Times New Roman" w:hAnsi="Times New Roman" w:cs="Times New Roman"/>
              </w:rPr>
            </w:pPr>
            <w:r w:rsidRPr="00447EC5">
              <w:rPr>
                <w:rFonts w:ascii="Times New Roman" w:hAnsi="Times New Roman" w:cs="Times New Roman"/>
              </w:rPr>
              <w:t>No</w:t>
            </w:r>
          </w:p>
        </w:tc>
      </w:tr>
      <w:tr w:rsidR="003D4DCF" w:rsidRPr="00447EC5" w14:paraId="004F24DE" w14:textId="77777777" w:rsidTr="00224C36">
        <w:tc>
          <w:tcPr>
            <w:tcW w:w="983" w:type="dxa"/>
            <w:vMerge/>
            <w:vAlign w:val="center"/>
          </w:tcPr>
          <w:p w14:paraId="5D422103" w14:textId="77777777" w:rsidR="003D4DCF" w:rsidRPr="00447EC5" w:rsidRDefault="003D4DCF" w:rsidP="009A4C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41" w:type="dxa"/>
            <w:vAlign w:val="center"/>
          </w:tcPr>
          <w:p w14:paraId="218110FA" w14:textId="6F75005D" w:rsidR="00A31358" w:rsidRPr="00A31358" w:rsidRDefault="003D4DCF" w:rsidP="009A4CD4">
            <w:pPr>
              <w:pStyle w:val="a9"/>
              <w:spacing w:line="240" w:lineRule="auto"/>
              <w:rPr>
                <w:rFonts w:ascii="맑은 고딕"/>
              </w:rPr>
            </w:pPr>
            <w:r w:rsidRPr="00447EC5">
              <w:rPr>
                <w:rFonts w:ascii="Times New Roman" w:hAnsi="Times New Roman" w:cs="Times New Roman"/>
              </w:rPr>
              <w:t>2.</w:t>
            </w:r>
            <w:r w:rsidR="00A31358">
              <w:rPr>
                <w:rFonts w:eastAsia="맑은 고딕" w:hAnsi="맑은 고딕" w:hint="eastAsia"/>
              </w:rPr>
              <w:t xml:space="preserve"> </w:t>
            </w:r>
            <w:r w:rsidR="00A31358" w:rsidRPr="00A31358">
              <w:rPr>
                <w:rFonts w:ascii="맑은 고딕" w:eastAsia="맑은 고딕" w:hAnsi="맑은 고딕" w:hint="eastAsia"/>
              </w:rPr>
              <w:t>경감에 앞서</w:t>
            </w:r>
            <w:r w:rsidR="00A31358" w:rsidRPr="00A31358">
              <w:rPr>
                <w:rFonts w:ascii="맑은 고딕" w:eastAsia="맑은 고딕"/>
              </w:rPr>
              <w:t xml:space="preserve">, S/W </w:t>
            </w:r>
            <w:r w:rsidR="00A31358" w:rsidRPr="00A31358">
              <w:rPr>
                <w:rFonts w:ascii="맑은 고딕" w:eastAsia="맑은 고딕" w:hAnsi="맑은 고딕" w:hint="eastAsia"/>
              </w:rPr>
              <w:t>결함이 환자 또는 사용자에게 심각하지 않은 상해를 유발하는가</w:t>
            </w:r>
            <w:r w:rsidR="00A31358" w:rsidRPr="00A31358">
              <w:rPr>
                <w:rFonts w:ascii="맑은 고딕" w:eastAsia="맑은 고딕"/>
              </w:rPr>
              <w:t>?</w:t>
            </w:r>
          </w:p>
          <w:p w14:paraId="4CF945BB" w14:textId="7752D6EB" w:rsidR="003D4DCF" w:rsidRPr="00447EC5" w:rsidRDefault="003D4DCF" w:rsidP="009A4CD4">
            <w:pPr>
              <w:ind w:leftChars="100" w:left="200"/>
              <w:rPr>
                <w:rFonts w:ascii="Times New Roman" w:hAnsi="Times New Roman" w:cs="Times New Roman"/>
              </w:rPr>
            </w:pPr>
            <w:r w:rsidRPr="00447EC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Before alleviat</w:t>
            </w:r>
            <w:r>
              <w:rPr>
                <w:rFonts w:ascii="Times New Roman" w:hAnsi="Times New Roman" w:cs="Times New Roman"/>
              </w:rPr>
              <w:t>ing, do</w:t>
            </w:r>
            <w:r w:rsidRPr="00C9775C">
              <w:rPr>
                <w:rFonts w:ascii="Times New Roman" w:hAnsi="Times New Roman" w:cs="Times New Roman"/>
              </w:rPr>
              <w:t xml:space="preserve"> the S/W defec</w:t>
            </w:r>
            <w:r>
              <w:rPr>
                <w:rFonts w:ascii="Times New Roman" w:hAnsi="Times New Roman" w:cs="Times New Roman"/>
              </w:rPr>
              <w:t xml:space="preserve">ts cause </w:t>
            </w:r>
            <w:r>
              <w:rPr>
                <w:rFonts w:ascii="Times New Roman" w:hAnsi="Times New Roman" w:cs="Times New Roman" w:hint="eastAsia"/>
              </w:rPr>
              <w:t xml:space="preserve">minor </w:t>
            </w:r>
            <w:r>
              <w:rPr>
                <w:rFonts w:ascii="Times New Roman" w:hAnsi="Times New Roman" w:cs="Times New Roman"/>
              </w:rPr>
              <w:t>injur</w:t>
            </w:r>
            <w:r>
              <w:rPr>
                <w:rFonts w:ascii="Times New Roman" w:hAnsi="Times New Roman" w:cs="Times New Roman" w:hint="eastAsia"/>
              </w:rPr>
              <w:t>ies</w:t>
            </w:r>
            <w:r w:rsidRPr="00C9775C">
              <w:rPr>
                <w:rFonts w:ascii="Times New Roman" w:hAnsi="Times New Roman" w:cs="Times New Roman"/>
              </w:rPr>
              <w:t xml:space="preserve"> to patients or users?</w:t>
            </w:r>
          </w:p>
        </w:tc>
        <w:tc>
          <w:tcPr>
            <w:tcW w:w="850" w:type="dxa"/>
            <w:vAlign w:val="center"/>
          </w:tcPr>
          <w:p w14:paraId="11F50861" w14:textId="7BA3F95E" w:rsidR="003D4DCF" w:rsidRPr="003436EA" w:rsidRDefault="003436EA" w:rsidP="00224C36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447EC5">
              <w:rPr>
                <w:rFonts w:ascii="Times New Roman" w:hAnsi="Times New Roman" w:cs="Times New Roman"/>
              </w:rPr>
              <w:t>No</w:t>
            </w:r>
          </w:p>
        </w:tc>
      </w:tr>
      <w:tr w:rsidR="003D4DCF" w:rsidRPr="00447EC5" w14:paraId="62835EE0" w14:textId="77777777" w:rsidTr="00224C36">
        <w:tc>
          <w:tcPr>
            <w:tcW w:w="983" w:type="dxa"/>
            <w:vMerge/>
            <w:vAlign w:val="center"/>
          </w:tcPr>
          <w:p w14:paraId="774611E4" w14:textId="77777777" w:rsidR="003D4DCF" w:rsidRPr="00447EC5" w:rsidRDefault="003D4DCF" w:rsidP="009A4CD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41" w:type="dxa"/>
            <w:vAlign w:val="center"/>
          </w:tcPr>
          <w:p w14:paraId="6181936A" w14:textId="77777777" w:rsidR="00A31358" w:rsidRPr="00A31358" w:rsidRDefault="003D4DCF" w:rsidP="009A4CD4">
            <w:pPr>
              <w:pStyle w:val="a9"/>
              <w:spacing w:line="240" w:lineRule="auto"/>
              <w:rPr>
                <w:rFonts w:ascii="맑은 고딕"/>
              </w:rPr>
            </w:pPr>
            <w:r w:rsidRPr="00447EC5">
              <w:rPr>
                <w:rFonts w:ascii="Times New Roman" w:hAnsi="Times New Roman" w:cs="Times New Roman"/>
              </w:rPr>
              <w:t xml:space="preserve">3. </w:t>
            </w:r>
            <w:r w:rsidR="00A31358" w:rsidRPr="00A31358">
              <w:rPr>
                <w:rFonts w:ascii="맑은 고딕" w:eastAsia="맑은 고딕" w:hAnsi="맑은 고딕" w:hint="eastAsia"/>
              </w:rPr>
              <w:t>고장 또는 잠재적인 설계결함이 잘못된 진단 또는 적절한 의료행위의 제공에 지연을 줄 수 있는가</w:t>
            </w:r>
            <w:r w:rsidR="00A31358" w:rsidRPr="00A31358">
              <w:rPr>
                <w:rFonts w:ascii="맑은 고딕" w:eastAsia="맑은 고딕"/>
              </w:rPr>
              <w:t>?</w:t>
            </w:r>
          </w:p>
          <w:p w14:paraId="56294F57" w14:textId="63CEEF19" w:rsidR="003D4DCF" w:rsidRPr="00447EC5" w:rsidRDefault="003D4DCF" w:rsidP="009A4CD4">
            <w:pPr>
              <w:ind w:leftChars="100" w:left="2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Can the system failure or potential design defects give an incorrect diagnosis or cause the delay in the provision of proper medical care?</w:t>
            </w:r>
          </w:p>
        </w:tc>
        <w:tc>
          <w:tcPr>
            <w:tcW w:w="850" w:type="dxa"/>
            <w:vAlign w:val="center"/>
          </w:tcPr>
          <w:p w14:paraId="09D59A0B" w14:textId="77777777" w:rsidR="003D4DCF" w:rsidRPr="00447EC5" w:rsidRDefault="003D4DCF" w:rsidP="00224C36">
            <w:pPr>
              <w:jc w:val="center"/>
              <w:rPr>
                <w:rFonts w:ascii="Times New Roman" w:hAnsi="Times New Roman" w:cs="Times New Roman"/>
              </w:rPr>
            </w:pPr>
            <w:r w:rsidRPr="00447EC5">
              <w:rPr>
                <w:rFonts w:ascii="Times New Roman" w:hAnsi="Times New Roman" w:cs="Times New Roman"/>
              </w:rPr>
              <w:t>No</w:t>
            </w:r>
          </w:p>
        </w:tc>
      </w:tr>
      <w:tr w:rsidR="003D4DCF" w:rsidRPr="00447EC5" w14:paraId="193C800E" w14:textId="77777777" w:rsidTr="00224C36">
        <w:tc>
          <w:tcPr>
            <w:tcW w:w="983" w:type="dxa"/>
            <w:vAlign w:val="center"/>
          </w:tcPr>
          <w:p w14:paraId="34094C86" w14:textId="77777777" w:rsidR="0057097D" w:rsidRDefault="0057097D" w:rsidP="009A4C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하</w:t>
            </w:r>
          </w:p>
          <w:p w14:paraId="64DBB122" w14:textId="63C97C35" w:rsidR="003D4DCF" w:rsidRPr="00447EC5" w:rsidRDefault="0057097D" w:rsidP="009A4CD4">
            <w:pPr>
              <w:rPr>
                <w:rFonts w:ascii="Times New Roman" w:hAnsi="Times New Roman" w:cs="Times New Roman"/>
              </w:rPr>
            </w:pPr>
            <w:r w:rsidRPr="00447EC5">
              <w:rPr>
                <w:rFonts w:ascii="Times New Roman" w:hAnsi="Times New Roman" w:cs="Times New Roman"/>
              </w:rPr>
              <w:t>Class A or Minor</w:t>
            </w:r>
          </w:p>
        </w:tc>
        <w:tc>
          <w:tcPr>
            <w:tcW w:w="7241" w:type="dxa"/>
            <w:vAlign w:val="center"/>
          </w:tcPr>
          <w:p w14:paraId="48CEC393" w14:textId="3F4DE448" w:rsidR="003D4DCF" w:rsidRDefault="009A4CD4" w:rsidP="009A4C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상</w:t>
            </w:r>
            <w:r>
              <w:rPr>
                <w:rFonts w:ascii="Times New Roman" w:hAnsi="Times New Roman" w:cs="Times New Roman" w:hint="eastAsia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중의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질문에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하나라도</w:t>
            </w:r>
            <w:r>
              <w:rPr>
                <w:rFonts w:ascii="Times New Roman" w:hAnsi="Times New Roman" w:cs="Times New Roman" w:hint="eastAsia"/>
              </w:rPr>
              <w:t xml:space="preserve"> Y</w:t>
            </w:r>
            <w:r>
              <w:rPr>
                <w:rFonts w:ascii="Times New Roman" w:hAnsi="Times New Roman" w:cs="Times New Roman"/>
              </w:rPr>
              <w:t xml:space="preserve">es </w:t>
            </w:r>
            <w:r>
              <w:rPr>
                <w:rFonts w:ascii="Times New Roman" w:hAnsi="Times New Roman" w:cs="Times New Roman" w:hint="eastAsia"/>
              </w:rPr>
              <w:t>답변이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있는가</w:t>
            </w:r>
            <w:r>
              <w:rPr>
                <w:rFonts w:ascii="Times New Roman" w:hAnsi="Times New Roman" w:cs="Times New Roman" w:hint="eastAsia"/>
              </w:rPr>
              <w:t>?</w:t>
            </w:r>
          </w:p>
          <w:p w14:paraId="5B27458F" w14:textId="6AD35773" w:rsidR="003D4DCF" w:rsidRPr="00447EC5" w:rsidRDefault="003D4DCF" w:rsidP="009A4C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Are there Yes answers to the questions in </w:t>
            </w:r>
            <w:r w:rsidRPr="00447EC5">
              <w:rPr>
                <w:rFonts w:ascii="Times New Roman" w:hAnsi="Times New Roman" w:cs="Times New Roman"/>
              </w:rPr>
              <w:t>Class C, B</w:t>
            </w:r>
            <w:r>
              <w:rPr>
                <w:rFonts w:ascii="Times New Roman" w:hAnsi="Times New Roman" w:cs="Times New Roman" w:hint="eastAsia"/>
              </w:rPr>
              <w:t>?</w:t>
            </w:r>
          </w:p>
        </w:tc>
        <w:tc>
          <w:tcPr>
            <w:tcW w:w="850" w:type="dxa"/>
            <w:vAlign w:val="center"/>
          </w:tcPr>
          <w:p w14:paraId="0CA4617C" w14:textId="0A2F79DA" w:rsidR="003D4DCF" w:rsidRPr="00447EC5" w:rsidRDefault="0057097D" w:rsidP="00224C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7DC483F8" w14:textId="0C350D06" w:rsidR="009A4CD4" w:rsidRDefault="009A4CD4" w:rsidP="009A4CD4">
      <w:pPr>
        <w:pStyle w:val="2"/>
        <w:numPr>
          <w:ilvl w:val="1"/>
          <w:numId w:val="7"/>
        </w:numPr>
        <w:ind w:left="967"/>
      </w:pPr>
      <w:bookmarkStart w:id="55" w:name="_Toc183454107"/>
      <w:r>
        <w:rPr>
          <w:rFonts w:hint="eastAsia"/>
        </w:rPr>
        <w:t>본 제품 소프트웨어 시스템의 심각도 등급</w:t>
      </w:r>
      <w:bookmarkEnd w:id="55"/>
    </w:p>
    <w:p w14:paraId="57E276A1" w14:textId="599A628B" w:rsidR="009A4CD4" w:rsidRDefault="009A4CD4" w:rsidP="009A4CD4">
      <w:pPr>
        <w:spacing w:line="240" w:lineRule="auto"/>
        <w:ind w:leftChars="300" w:left="600"/>
        <w:rPr>
          <w:rFonts w:ascii="Times New Roman" w:hAnsi="Times New Roman" w:cs="Times New Roman"/>
          <w:u w:val="single"/>
        </w:rPr>
      </w:pPr>
      <w:r>
        <w:rPr>
          <w:rFonts w:hint="eastAsia"/>
          <w:u w:val="single"/>
        </w:rPr>
        <w:t>3</w:t>
      </w:r>
      <w:r>
        <w:rPr>
          <w:u w:val="single"/>
        </w:rPr>
        <w:t>.2</w:t>
      </w:r>
      <w:r>
        <w:rPr>
          <w:rFonts w:hint="eastAsia"/>
          <w:u w:val="single"/>
        </w:rPr>
        <w:t xml:space="preserve">절의 분류절차에 따라 </w:t>
      </w:r>
      <w:r w:rsidR="002E482D">
        <w:rPr>
          <w:rFonts w:hint="eastAsia"/>
          <w:u w:val="single"/>
        </w:rPr>
        <w:t xml:space="preserve">사운드 처리기 </w:t>
      </w:r>
      <w:r w:rsidR="00BF2356">
        <w:rPr>
          <w:rFonts w:hint="eastAsia"/>
          <w:u w:val="single"/>
        </w:rPr>
        <w:t xml:space="preserve">펌웨어의 </w:t>
      </w:r>
      <w:r w:rsidRPr="009A4CD4">
        <w:rPr>
          <w:rFonts w:hint="eastAsia"/>
          <w:u w:val="single"/>
        </w:rPr>
        <w:t xml:space="preserve">등급은 </w:t>
      </w:r>
      <w:r w:rsidRPr="009A4CD4">
        <w:rPr>
          <w:rFonts w:hint="eastAsia"/>
          <w:b/>
          <w:bCs/>
          <w:u w:val="single"/>
        </w:rPr>
        <w:t>상(</w:t>
      </w:r>
      <w:r w:rsidRPr="009A4CD4">
        <w:rPr>
          <w:rFonts w:ascii="Times New Roman" w:hAnsi="Times New Roman" w:cs="Times New Roman"/>
          <w:b/>
          <w:bCs/>
          <w:u w:val="single"/>
        </w:rPr>
        <w:t>Class C or Major)</w:t>
      </w:r>
      <w:r w:rsidRPr="009A4CD4">
        <w:rPr>
          <w:rFonts w:ascii="Times New Roman" w:hAnsi="Times New Roman" w:cs="Times New Roman" w:hint="eastAsia"/>
          <w:u w:val="single"/>
        </w:rPr>
        <w:t>로</w:t>
      </w:r>
      <w:r w:rsidRPr="009A4CD4">
        <w:rPr>
          <w:rFonts w:ascii="Times New Roman" w:hAnsi="Times New Roman" w:cs="Times New Roman" w:hint="eastAsia"/>
          <w:u w:val="single"/>
        </w:rPr>
        <w:t xml:space="preserve"> </w:t>
      </w:r>
      <w:r w:rsidRPr="009A4CD4">
        <w:rPr>
          <w:rFonts w:ascii="Times New Roman" w:hAnsi="Times New Roman" w:cs="Times New Roman" w:hint="eastAsia"/>
          <w:u w:val="single"/>
        </w:rPr>
        <w:t>분류한다</w:t>
      </w:r>
      <w:r w:rsidRPr="009A4CD4">
        <w:rPr>
          <w:rFonts w:ascii="Times New Roman" w:hAnsi="Times New Roman" w:cs="Times New Roman" w:hint="eastAsia"/>
          <w:u w:val="single"/>
        </w:rPr>
        <w:t>.</w:t>
      </w:r>
    </w:p>
    <w:p w14:paraId="51478208" w14:textId="77777777" w:rsidR="00224C36" w:rsidRPr="009A4CD4" w:rsidRDefault="00224C36" w:rsidP="009A4CD4">
      <w:pPr>
        <w:spacing w:line="240" w:lineRule="auto"/>
        <w:ind w:leftChars="300" w:left="600"/>
        <w:rPr>
          <w:u w:val="single"/>
        </w:rPr>
      </w:pPr>
    </w:p>
    <w:p w14:paraId="0D6A42AE" w14:textId="737757BD" w:rsidR="0078132F" w:rsidRDefault="009A4CD4" w:rsidP="009A4CD4">
      <w:pPr>
        <w:pStyle w:val="10"/>
        <w:numPr>
          <w:ilvl w:val="0"/>
          <w:numId w:val="7"/>
        </w:numPr>
      </w:pPr>
      <w:bookmarkStart w:id="56" w:name="_Toc183454108"/>
      <w:r>
        <w:rPr>
          <w:rFonts w:hint="eastAsia"/>
        </w:rPr>
        <w:t>소프트웨어 항목 심각도 분류</w:t>
      </w:r>
      <w:r>
        <w:t>(Software Item Classification)</w:t>
      </w:r>
      <w:bookmarkEnd w:id="56"/>
    </w:p>
    <w:p w14:paraId="446DE9BE" w14:textId="2848E0FA" w:rsidR="009A4CD4" w:rsidRDefault="009A4CD4" w:rsidP="009A4CD4">
      <w:pPr>
        <w:ind w:leftChars="100" w:left="200"/>
      </w:pPr>
      <w:r>
        <w:rPr>
          <w:rFonts w:hint="eastAsia"/>
        </w:rPr>
        <w:t>소프트웨어 시스템이</w:t>
      </w:r>
      <w:r w:rsidR="00DC5645">
        <w:rPr>
          <w:rFonts w:hint="eastAsia"/>
        </w:rPr>
        <w:t xml:space="preserve"> 소프트웨어 항목으로</w:t>
      </w:r>
      <w:r w:rsidR="00DC5645">
        <w:t xml:space="preserve"> </w:t>
      </w:r>
      <w:r w:rsidR="00DC5645">
        <w:rPr>
          <w:rFonts w:hint="eastAsia"/>
        </w:rPr>
        <w:t>나누어지고 소프트웨어 항목이 다시 소프트웨어 항목들로 나누어질 때,</w:t>
      </w:r>
      <w:r w:rsidR="00DC5645">
        <w:t xml:space="preserve"> </w:t>
      </w:r>
      <w:r w:rsidR="00DC5645">
        <w:rPr>
          <w:rFonts w:hint="eastAsia"/>
        </w:rPr>
        <w:t>소프트웨어 항목들은 소프트웨어 시스템의 심각도를 상속하여 같은 동일한 등급으로 취급할 것이다.</w:t>
      </w:r>
    </w:p>
    <w:p w14:paraId="5B46C7BD" w14:textId="393A6DC8" w:rsidR="005170B0" w:rsidRDefault="005170B0" w:rsidP="00034CD6">
      <w:pPr>
        <w:ind w:leftChars="100" w:left="200"/>
      </w:pPr>
      <w:r>
        <w:rPr>
          <w:rFonts w:hint="eastAsia"/>
        </w:rPr>
        <w:t xml:space="preserve">따라서 </w:t>
      </w:r>
      <w:r w:rsidR="002E482D">
        <w:rPr>
          <w:rFonts w:hint="eastAsia"/>
        </w:rPr>
        <w:t xml:space="preserve">사운드 처리기의 펌웨어 </w:t>
      </w:r>
      <w:r w:rsidR="00DC5645">
        <w:rPr>
          <w:rFonts w:hint="eastAsia"/>
        </w:rPr>
        <w:t xml:space="preserve">소프트웨어 항목들 전부는 </w:t>
      </w:r>
      <w:r w:rsidR="00DC5645" w:rsidRPr="009A4CD4">
        <w:rPr>
          <w:rFonts w:hint="eastAsia"/>
          <w:b/>
          <w:bCs/>
          <w:u w:val="single"/>
        </w:rPr>
        <w:t>상(</w:t>
      </w:r>
      <w:r w:rsidR="00DC5645" w:rsidRPr="009A4CD4">
        <w:rPr>
          <w:rFonts w:ascii="Times New Roman" w:hAnsi="Times New Roman" w:cs="Times New Roman"/>
          <w:b/>
          <w:bCs/>
          <w:u w:val="single"/>
        </w:rPr>
        <w:t>Class C or Major)</w:t>
      </w:r>
      <w:r w:rsidR="00DC5645">
        <w:rPr>
          <w:rFonts w:ascii="Times New Roman" w:hAnsi="Times New Roman" w:cs="Times New Roman" w:hint="eastAsia"/>
        </w:rPr>
        <w:t>으로</w:t>
      </w:r>
      <w:r w:rsidR="00DC5645">
        <w:rPr>
          <w:rFonts w:ascii="Times New Roman" w:hAnsi="Times New Roman" w:cs="Times New Roman" w:hint="eastAsia"/>
        </w:rPr>
        <w:t xml:space="preserve"> </w:t>
      </w:r>
      <w:r w:rsidR="00DC5645">
        <w:rPr>
          <w:rFonts w:ascii="Times New Roman" w:hAnsi="Times New Roman" w:cs="Times New Roman" w:hint="eastAsia"/>
        </w:rPr>
        <w:t>분류한다</w:t>
      </w:r>
      <w:r w:rsidR="00DC5645">
        <w:rPr>
          <w:rFonts w:ascii="Times New Roman" w:hAnsi="Times New Roman" w:cs="Times New Roman" w:hint="eastAsia"/>
        </w:rPr>
        <w:t>.</w:t>
      </w:r>
      <w:r w:rsidR="00DC5645">
        <w:rPr>
          <w:rFonts w:hint="eastAsia"/>
        </w:rPr>
        <w:t xml:space="preserve"> </w:t>
      </w:r>
    </w:p>
    <w:p w14:paraId="2024F3CF" w14:textId="77777777" w:rsidR="00224C36" w:rsidRDefault="00224C36" w:rsidP="00034CD6">
      <w:pPr>
        <w:ind w:leftChars="100" w:left="200"/>
      </w:pPr>
    </w:p>
    <w:p w14:paraId="691A8246" w14:textId="76323EC9" w:rsidR="00C57289" w:rsidRDefault="00034CD6" w:rsidP="00034CD6">
      <w:pPr>
        <w:pStyle w:val="10"/>
        <w:numPr>
          <w:ilvl w:val="0"/>
          <w:numId w:val="7"/>
        </w:numPr>
      </w:pPr>
      <w:bookmarkStart w:id="57" w:name="_Toc22211621"/>
      <w:bookmarkStart w:id="58" w:name="_Toc183454109"/>
      <w:r>
        <w:rPr>
          <w:rFonts w:hint="eastAsia"/>
        </w:rPr>
        <w:t>소프트웨어 설명</w:t>
      </w:r>
      <w:bookmarkEnd w:id="57"/>
      <w:bookmarkEnd w:id="58"/>
    </w:p>
    <w:p w14:paraId="014B0381" w14:textId="646FE192" w:rsidR="00C57289" w:rsidRDefault="00C57289" w:rsidP="00BF2356">
      <w:pPr>
        <w:pStyle w:val="2"/>
        <w:numPr>
          <w:ilvl w:val="1"/>
          <w:numId w:val="7"/>
        </w:numPr>
        <w:ind w:leftChars="0"/>
      </w:pPr>
      <w:bookmarkStart w:id="59" w:name="_Toc183454110"/>
      <w:bookmarkStart w:id="60" w:name="_Toc22211622"/>
      <w:r>
        <w:rPr>
          <w:rFonts w:hint="eastAsia"/>
        </w:rPr>
        <w:t>소프트웨어 특징</w:t>
      </w:r>
      <w:bookmarkEnd w:id="59"/>
    </w:p>
    <w:p w14:paraId="2AA925A4" w14:textId="211B5BC1" w:rsidR="00C57289" w:rsidRDefault="00EB3DA2" w:rsidP="00BF2356">
      <w:pPr>
        <w:pStyle w:val="3"/>
        <w:numPr>
          <w:ilvl w:val="2"/>
          <w:numId w:val="7"/>
        </w:numPr>
        <w:ind w:leftChars="0"/>
      </w:pPr>
      <w:bookmarkStart w:id="61" w:name="_Toc183454111"/>
      <w:r>
        <w:rPr>
          <w:rFonts w:hint="eastAsia"/>
        </w:rPr>
        <w:t>소프트웨어 역할</w:t>
      </w:r>
      <w:bookmarkEnd w:id="61"/>
    </w:p>
    <w:p w14:paraId="59DE7292" w14:textId="6E3427B2" w:rsidR="00E2529B" w:rsidRDefault="00E2529B" w:rsidP="00D66138">
      <w:pPr>
        <w:ind w:leftChars="700" w:left="1400"/>
      </w:pPr>
      <w:r>
        <w:rPr>
          <w:rFonts w:eastAsiaTheme="minorHAnsi"/>
        </w:rPr>
        <w:t>√</w:t>
      </w:r>
      <w:r>
        <w:t xml:space="preserve"> </w:t>
      </w:r>
      <w:r w:rsidR="00EB3DA2">
        <w:rPr>
          <w:rFonts w:hint="eastAsia"/>
        </w:rPr>
        <w:t>사운드처리기</w:t>
      </w:r>
      <w:r>
        <w:rPr>
          <w:rFonts w:hint="eastAsia"/>
        </w:rPr>
        <w:t>에서 획득한 오디오 신호를 분석하여 전기 자극 펄스 파라미터로 변환하여 내부 자극장치에 전달한다.</w:t>
      </w:r>
    </w:p>
    <w:p w14:paraId="29033189" w14:textId="1010B256" w:rsidR="00E2529B" w:rsidRPr="00554374" w:rsidRDefault="00E2529B" w:rsidP="00EB3DA2">
      <w:pPr>
        <w:ind w:leftChars="700" w:left="1400"/>
      </w:pPr>
      <w:r>
        <w:rPr>
          <w:rFonts w:asciiTheme="minorEastAsia" w:hAnsiTheme="minorEastAsia" w:hint="eastAsia"/>
        </w:rPr>
        <w:t>√ 리모콘 프로그램과 연동되어 사용자의 제어를 수행한다.</w:t>
      </w:r>
    </w:p>
    <w:p w14:paraId="760EA836" w14:textId="327E482F" w:rsidR="00EB3DA2" w:rsidRDefault="00EB3DA2" w:rsidP="00BF2356">
      <w:pPr>
        <w:pStyle w:val="3"/>
        <w:numPr>
          <w:ilvl w:val="2"/>
          <w:numId w:val="7"/>
        </w:numPr>
        <w:ind w:leftChars="0"/>
      </w:pPr>
      <w:bookmarkStart w:id="62" w:name="_Toc183454112"/>
      <w:r>
        <w:rPr>
          <w:rFonts w:hint="eastAsia"/>
        </w:rPr>
        <w:t>소프트웨어와 사용자간 인터페이스</w:t>
      </w:r>
      <w:bookmarkEnd w:id="62"/>
    </w:p>
    <w:p w14:paraId="558EB055" w14:textId="2916F195" w:rsidR="00EB3DA2" w:rsidRDefault="00E2529B" w:rsidP="00A61B4F">
      <w:pPr>
        <w:pStyle w:val="a8"/>
        <w:ind w:leftChars="696" w:left="1392"/>
      </w:pPr>
      <w:r>
        <w:rPr>
          <w:rFonts w:hint="eastAsia"/>
        </w:rPr>
        <w:t>사용자는 사운드처리기를 터치하여</w:t>
      </w:r>
      <w:r>
        <w:t xml:space="preserve"> </w:t>
      </w:r>
      <w:r w:rsidR="00345F53">
        <w:rPr>
          <w:rFonts w:hint="eastAsia"/>
        </w:rPr>
        <w:t xml:space="preserve">사운드처리기를 제어하고 </w:t>
      </w:r>
      <w:r w:rsidR="00345F53">
        <w:t>LED</w:t>
      </w:r>
      <w:r w:rsidR="00345F53">
        <w:rPr>
          <w:rFonts w:hint="eastAsia"/>
        </w:rPr>
        <w:t>를 확인하여 사운드 처리기의 상태를 확인한다.</w:t>
      </w:r>
    </w:p>
    <w:p w14:paraId="7047040C" w14:textId="5B50709D" w:rsidR="00C57289" w:rsidRDefault="00EB3DA2" w:rsidP="00BF2356">
      <w:pPr>
        <w:pStyle w:val="2"/>
        <w:numPr>
          <w:ilvl w:val="1"/>
          <w:numId w:val="7"/>
        </w:numPr>
        <w:ind w:leftChars="0"/>
      </w:pPr>
      <w:bookmarkStart w:id="63" w:name="_Toc183454113"/>
      <w:r>
        <w:rPr>
          <w:rFonts w:hint="eastAsia"/>
        </w:rPr>
        <w:t>사용자에 의해 조정되는 소프트웨어 특징</w:t>
      </w:r>
      <w:bookmarkEnd w:id="63"/>
    </w:p>
    <w:p w14:paraId="567FE09E" w14:textId="687FB54A" w:rsidR="00EB3DA2" w:rsidRDefault="00345F53" w:rsidP="00A61B4F">
      <w:pPr>
        <w:pStyle w:val="a8"/>
        <w:ind w:leftChars="413" w:left="826"/>
      </w:pPr>
      <w:r>
        <w:rPr>
          <w:rFonts w:hint="eastAsia"/>
        </w:rPr>
        <w:t xml:space="preserve">사용자는 사운드 처리기의 </w:t>
      </w:r>
      <w:r>
        <w:t>UI</w:t>
      </w:r>
      <w:r>
        <w:rPr>
          <w:rFonts w:hint="eastAsia"/>
        </w:rPr>
        <w:t>를 사용하여 전원을 켜고</w:t>
      </w:r>
      <w:r>
        <w:t>/</w:t>
      </w:r>
      <w:r>
        <w:rPr>
          <w:rFonts w:hint="eastAsia"/>
        </w:rPr>
        <w:t>끌 수 있으며,</w:t>
      </w:r>
      <w:r>
        <w:t xml:space="preserve"> </w:t>
      </w:r>
      <w:r>
        <w:rPr>
          <w:rFonts w:hint="eastAsia"/>
        </w:rPr>
        <w:t>리모콘 앱을 사용하여 맵 프로그램,</w:t>
      </w:r>
      <w:r>
        <w:t xml:space="preserve"> </w:t>
      </w:r>
      <w:r>
        <w:rPr>
          <w:rFonts w:hint="eastAsia"/>
        </w:rPr>
        <w:t>자극 볼륨,</w:t>
      </w:r>
      <w:r>
        <w:t xml:space="preserve"> </w:t>
      </w:r>
      <w:r>
        <w:rPr>
          <w:rFonts w:hint="eastAsia"/>
        </w:rPr>
        <w:t>마이크 감도</w:t>
      </w:r>
      <w:r>
        <w:t xml:space="preserve">, </w:t>
      </w:r>
      <w:r>
        <w:rPr>
          <w:rFonts w:hint="eastAsia"/>
        </w:rPr>
        <w:t>L</w:t>
      </w:r>
      <w:r>
        <w:t xml:space="preserve">ED </w:t>
      </w:r>
      <w:r>
        <w:rPr>
          <w:rFonts w:hint="eastAsia"/>
        </w:rPr>
        <w:t>알림 등을 조정할 수 있다.</w:t>
      </w:r>
    </w:p>
    <w:p w14:paraId="5ED90C3F" w14:textId="409AA1B7" w:rsidR="00EB3DA2" w:rsidRDefault="00EB3DA2" w:rsidP="00BF2356">
      <w:pPr>
        <w:pStyle w:val="2"/>
        <w:numPr>
          <w:ilvl w:val="1"/>
          <w:numId w:val="7"/>
        </w:numPr>
        <w:ind w:leftChars="0"/>
      </w:pPr>
      <w:bookmarkStart w:id="64" w:name="_Toc183454114"/>
      <w:r>
        <w:rPr>
          <w:rFonts w:hint="eastAsia"/>
        </w:rPr>
        <w:t>소프트웨어 동작 환경</w:t>
      </w:r>
      <w:bookmarkEnd w:id="64"/>
    </w:p>
    <w:p w14:paraId="330EE70C" w14:textId="52A0EB28" w:rsidR="00EB3DA2" w:rsidRDefault="00EB3DA2" w:rsidP="00BF2356">
      <w:pPr>
        <w:pStyle w:val="3"/>
        <w:numPr>
          <w:ilvl w:val="2"/>
          <w:numId w:val="7"/>
        </w:numPr>
        <w:ind w:leftChars="0"/>
      </w:pPr>
      <w:bookmarkStart w:id="65" w:name="_Toc183454115"/>
      <w:r>
        <w:rPr>
          <w:rFonts w:hint="eastAsia"/>
        </w:rPr>
        <w:t>프로그램 언어</w:t>
      </w:r>
      <w:bookmarkEnd w:id="65"/>
    </w:p>
    <w:p w14:paraId="57B8A11F" w14:textId="2B6EEBE0" w:rsidR="00EB3DA2" w:rsidRPr="00EB3DA2" w:rsidRDefault="00345F53" w:rsidP="00A61B4F">
      <w:pPr>
        <w:ind w:leftChars="700" w:left="1400"/>
      </w:pPr>
      <w:r>
        <w:t>C language, Assembly language.</w:t>
      </w:r>
    </w:p>
    <w:p w14:paraId="51C54AE8" w14:textId="0EF17460" w:rsidR="00EB3DA2" w:rsidRDefault="00EB3DA2" w:rsidP="00BF2356">
      <w:pPr>
        <w:pStyle w:val="3"/>
        <w:numPr>
          <w:ilvl w:val="2"/>
          <w:numId w:val="7"/>
        </w:numPr>
        <w:ind w:leftChars="0"/>
      </w:pPr>
      <w:bookmarkStart w:id="66" w:name="_Toc183454116"/>
      <w:r>
        <w:rPr>
          <w:rFonts w:hint="eastAsia"/>
        </w:rPr>
        <w:t>운영 체재</w:t>
      </w:r>
      <w:bookmarkEnd w:id="66"/>
    </w:p>
    <w:p w14:paraId="2C33C5CB" w14:textId="77777777" w:rsidR="00EB3DA2" w:rsidRPr="00EB3DA2" w:rsidRDefault="00345F53" w:rsidP="00A61B4F">
      <w:pPr>
        <w:ind w:leftChars="700" w:left="1400"/>
        <w:rPr>
          <w:del w:id="67" w:author="김은수" w:date="2026-09-28T17:07:00Z" w16du:dateUtc="2026-09-28T08:07:00Z"/>
        </w:rPr>
      </w:pPr>
      <w:del w:id="68" w:author="김은수" w:date="2026-09-28T17:07:00Z" w16du:dateUtc="2026-09-28T08:07:00Z">
        <w:r>
          <w:rPr>
            <w:rFonts w:hint="eastAsia"/>
          </w:rPr>
          <w:delText>없음.</w:delText>
        </w:r>
      </w:del>
    </w:p>
    <w:p w14:paraId="3F2CD25B" w14:textId="68805179" w:rsidR="00EB3DA2" w:rsidRPr="00EB3DA2" w:rsidRDefault="00345F53" w:rsidP="00A61B4F">
      <w:pPr>
        <w:ind w:leftChars="700" w:left="1400"/>
        <w:rPr>
          <w:ins w:id="69" w:author="김은수" w:date="2026-09-28T17:07:00Z" w16du:dateUtc="2026-09-28T08:07:00Z"/>
        </w:rPr>
      </w:pPr>
      <w:ins w:id="70" w:author="김은수" w:date="2026-09-28T17:07:00Z" w16du:dateUtc="2026-09-28T08:07:00Z">
        <w:r>
          <w:rPr>
            <w:rFonts w:hint="eastAsia"/>
          </w:rPr>
          <w:t>E8300 펌웨어는 별도 운영체제 없이 동작한다.</w:t>
        </w:r>
      </w:ins>
    </w:p>
    <w:p w14:paraId="1C0B93D3" w14:textId="20F122C4" w:rsidR="00EB3DA2" w:rsidRPr="00EB3DA2" w:rsidRDefault="00EB3DA2" w:rsidP="00BF2356">
      <w:pPr>
        <w:pStyle w:val="3"/>
        <w:numPr>
          <w:ilvl w:val="2"/>
          <w:numId w:val="7"/>
        </w:numPr>
        <w:ind w:leftChars="0"/>
      </w:pPr>
      <w:bookmarkStart w:id="71" w:name="_Toc183454117"/>
      <w:r>
        <w:rPr>
          <w:rFonts w:hint="eastAsia"/>
        </w:rPr>
        <w:t>기성용 소프트웨어 사용</w:t>
      </w:r>
      <w:bookmarkEnd w:id="71"/>
    </w:p>
    <w:p w14:paraId="600E6D53" w14:textId="7306EE3C" w:rsidR="00EB3DA2" w:rsidRPr="00EB3DA2" w:rsidRDefault="00EB3DA2" w:rsidP="00A61B4F">
      <w:pPr>
        <w:ind w:leftChars="700" w:left="1400"/>
      </w:pPr>
      <w:del w:id="72" w:author="김은수" w:date="2026-09-28T17:07:00Z" w16du:dateUtc="2026-09-28T08:07:00Z">
        <w:r>
          <w:rPr>
            <w:rFonts w:hint="eastAsia"/>
          </w:rPr>
          <w:delText>없음.</w:delText>
        </w:r>
      </w:del>
      <w:ins w:id="73" w:author="김은수" w:date="2026-09-28T17:07:00Z" w16du:dateUtc="2026-09-28T08:07:00Z">
        <w:r>
          <w:rPr>
            <w:rFonts w:hint="eastAsia"/>
          </w:rPr>
          <w:t>onsemi E8300 SDK와 제조사 제공 라이브러리를 사용한다.</w:t>
        </w:r>
      </w:ins>
      <w:bookmarkEnd w:id="60"/>
    </w:p>
    <w:sectPr w:rsidR="00EB3DA2" w:rsidRPr="00EB3DA2" w:rsidSect="00B2429A">
      <w:headerReference w:type="default" r:id="rId12"/>
      <w:footerReference w:type="default" r:id="rId13"/>
      <w:pgSz w:w="11906" w:h="16838" w:code="9"/>
      <w:pgMar w:top="1134" w:right="1134" w:bottom="851" w:left="1134" w:header="1020" w:footer="680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A1220" w14:textId="77777777" w:rsidR="00992637" w:rsidRDefault="00992637" w:rsidP="003325E9">
      <w:pPr>
        <w:spacing w:after="0" w:line="240" w:lineRule="auto"/>
      </w:pPr>
      <w:r>
        <w:separator/>
      </w:r>
    </w:p>
  </w:endnote>
  <w:endnote w:type="continuationSeparator" w:id="0">
    <w:p w14:paraId="39F4E656" w14:textId="77777777" w:rsidR="00992637" w:rsidRDefault="00992637" w:rsidP="00332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0F54E" w14:textId="0060FBB8" w:rsidR="00EB3DA2" w:rsidRDefault="00EB3DA2" w:rsidP="00EC1B78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9437B" w14:textId="77777777" w:rsidR="00992637" w:rsidRDefault="00992637" w:rsidP="003325E9">
      <w:pPr>
        <w:spacing w:after="0" w:line="240" w:lineRule="auto"/>
      </w:pPr>
      <w:r>
        <w:separator/>
      </w:r>
    </w:p>
  </w:footnote>
  <w:footnote w:type="continuationSeparator" w:id="0">
    <w:p w14:paraId="07760DE2" w14:textId="77777777" w:rsidR="00992637" w:rsidRDefault="00992637" w:rsidP="00332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56" w:type="dxa"/>
      <w:tblBorders>
        <w:top w:val="thinThickSmallGap" w:sz="12" w:space="0" w:color="auto"/>
        <w:left w:val="thinThickSmallGap" w:sz="12" w:space="0" w:color="auto"/>
        <w:bottom w:val="thinThickSmallGap" w:sz="12" w:space="0" w:color="auto"/>
        <w:right w:val="thinThickSmallGap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56" w:type="dxa"/>
        <w:right w:w="56" w:type="dxa"/>
      </w:tblCellMar>
      <w:tblLook w:val="0000" w:firstRow="0" w:lastRow="0" w:firstColumn="0" w:lastColumn="0" w:noHBand="0" w:noVBand="0"/>
    </w:tblPr>
    <w:tblGrid>
      <w:gridCol w:w="2248"/>
      <w:gridCol w:w="4187"/>
      <w:gridCol w:w="1417"/>
      <w:gridCol w:w="1834"/>
    </w:tblGrid>
    <w:tr w:rsidR="00EB3DA2" w14:paraId="149FDF81" w14:textId="77777777" w:rsidTr="00EC11C9">
      <w:trPr>
        <w:cantSplit/>
        <w:trHeight w:val="115"/>
      </w:trPr>
      <w:tc>
        <w:tcPr>
          <w:tcW w:w="2248" w:type="dxa"/>
          <w:vMerge w:val="restart"/>
          <w:vAlign w:val="center"/>
        </w:tcPr>
        <w:p w14:paraId="5708DF15" w14:textId="314AE33D" w:rsidR="00EB3DA2" w:rsidRPr="00F91CD3" w:rsidRDefault="0081293F" w:rsidP="005170B0">
          <w:pPr>
            <w:spacing w:after="0"/>
            <w:rPr>
              <w:rFonts w:asciiTheme="majorHAnsi" w:eastAsiaTheme="majorHAnsi" w:hAnsiTheme="majorHAnsi"/>
              <w:b/>
              <w:bCs/>
              <w:sz w:val="32"/>
              <w:szCs w:val="32"/>
            </w:rPr>
          </w:pPr>
          <w:r>
            <w:rPr>
              <w:rFonts w:asciiTheme="majorHAnsi" w:eastAsiaTheme="majorHAnsi" w:hAnsiTheme="majorHAnsi"/>
              <w:b/>
              <w:bCs/>
              <w:noProof/>
              <w:sz w:val="32"/>
              <w:szCs w:val="32"/>
            </w:rPr>
            <w:drawing>
              <wp:inline distT="0" distB="0" distL="0" distR="0" wp14:anchorId="20FC7C0B" wp14:editId="112F8685">
                <wp:extent cx="1356360" cy="450215"/>
                <wp:effectExtent l="0" t="0" r="0" b="6985"/>
                <wp:docPr id="9" name="그림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그림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450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87" w:type="dxa"/>
          <w:vMerge w:val="restart"/>
          <w:vAlign w:val="center"/>
        </w:tcPr>
        <w:p w14:paraId="0A631700" w14:textId="569568CE" w:rsidR="00EB3DA2" w:rsidRPr="00D1008A" w:rsidRDefault="00EB3DA2" w:rsidP="005170B0">
          <w:pPr>
            <w:spacing w:after="0" w:line="240" w:lineRule="auto"/>
            <w:jc w:val="center"/>
            <w:rPr>
              <w:rFonts w:asciiTheme="minorEastAsia" w:hAnsiTheme="minorEastAsia"/>
              <w:b/>
              <w:bCs/>
              <w:sz w:val="30"/>
              <w:szCs w:val="30"/>
            </w:rPr>
          </w:pPr>
          <w:r w:rsidRPr="007D50CE">
            <w:rPr>
              <w:rFonts w:asciiTheme="minorEastAsia" w:hAnsiTheme="minorEastAsia" w:hint="eastAsia"/>
              <w:b/>
              <w:bCs/>
              <w:sz w:val="30"/>
              <w:szCs w:val="30"/>
            </w:rPr>
            <w:t>소프트웨어</w:t>
          </w:r>
          <w:r w:rsidRPr="007D50CE">
            <w:rPr>
              <w:rFonts w:asciiTheme="minorEastAsia" w:hAnsiTheme="minorEastAsia"/>
              <w:b/>
              <w:bCs/>
              <w:sz w:val="30"/>
              <w:szCs w:val="30"/>
            </w:rPr>
            <w:t xml:space="preserve"> </w:t>
          </w:r>
          <w:r w:rsidR="000D5860">
            <w:rPr>
              <w:rFonts w:asciiTheme="minorEastAsia" w:hAnsiTheme="minorEastAsia" w:hint="eastAsia"/>
              <w:b/>
              <w:bCs/>
              <w:sz w:val="30"/>
              <w:szCs w:val="30"/>
            </w:rPr>
            <w:t>일반 요구사항</w:t>
          </w:r>
        </w:p>
      </w:tc>
      <w:tc>
        <w:tcPr>
          <w:tcW w:w="1417" w:type="dxa"/>
          <w:vAlign w:val="center"/>
        </w:tcPr>
        <w:p w14:paraId="167623D5" w14:textId="77777777" w:rsidR="00EB3DA2" w:rsidRPr="000F5030" w:rsidRDefault="00EB3DA2" w:rsidP="005170B0">
          <w:pPr>
            <w:spacing w:after="0" w:line="240" w:lineRule="auto"/>
            <w:jc w:val="center"/>
            <w:rPr>
              <w:rFonts w:asciiTheme="minorEastAsia" w:hAnsiTheme="minorEastAsia"/>
              <w:b/>
              <w:bCs/>
            </w:rPr>
          </w:pPr>
          <w:r>
            <w:rPr>
              <w:rFonts w:asciiTheme="minorEastAsia" w:hAnsiTheme="minorEastAsia" w:hint="eastAsia"/>
              <w:b/>
              <w:bCs/>
            </w:rPr>
            <w:t>문서번호</w:t>
          </w:r>
        </w:p>
      </w:tc>
      <w:tc>
        <w:tcPr>
          <w:tcW w:w="1834" w:type="dxa"/>
          <w:vAlign w:val="center"/>
        </w:tcPr>
        <w:p w14:paraId="4D496B22" w14:textId="65154059" w:rsidR="00EB3DA2" w:rsidRPr="00EC11C9" w:rsidRDefault="00147C34" w:rsidP="005170B0">
          <w:pPr>
            <w:spacing w:after="0" w:line="240" w:lineRule="auto"/>
            <w:jc w:val="center"/>
            <w:rPr>
              <w:rFonts w:asciiTheme="minorEastAsia" w:hAnsiTheme="minorEastAsia"/>
              <w:sz w:val="18"/>
              <w:szCs w:val="18"/>
            </w:rPr>
          </w:pPr>
          <w:r w:rsidRPr="00147C34">
            <w:rPr>
              <w:rFonts w:asciiTheme="minorEastAsia" w:hAnsiTheme="minorEastAsia"/>
              <w:sz w:val="18"/>
              <w:szCs w:val="18"/>
            </w:rPr>
            <w:t>SGR-FW-</w:t>
          </w:r>
          <w:del w:id="74" w:author="김은수" w:date="2026-09-28T17:07:00Z" w16du:dateUtc="2026-09-28T08:07:00Z">
            <w:r w:rsidRPr="00147C34">
              <w:rPr>
                <w:rFonts w:asciiTheme="minorEastAsia" w:hAnsiTheme="minorEastAsia"/>
                <w:sz w:val="18"/>
                <w:szCs w:val="18"/>
              </w:rPr>
              <w:delText>TD20B</w:delText>
            </w:r>
          </w:del>
          <w:ins w:id="75" w:author="김은수" w:date="2026-09-28T17:07:00Z" w16du:dateUtc="2026-09-28T08:07:00Z">
            <w:r w:rsidRPr="00147C34">
              <w:rPr>
                <w:rFonts w:asciiTheme="minorEastAsia" w:hAnsiTheme="minorEastAsia"/>
                <w:sz w:val="18"/>
                <w:szCs w:val="18"/>
              </w:rPr>
              <w:t>TD24A</w:t>
            </w:r>
          </w:ins>
        </w:p>
      </w:tc>
    </w:tr>
    <w:tr w:rsidR="00EB3DA2" w14:paraId="778A867F" w14:textId="77777777" w:rsidTr="00EC11C9">
      <w:trPr>
        <w:cantSplit/>
        <w:trHeight w:val="378"/>
      </w:trPr>
      <w:tc>
        <w:tcPr>
          <w:tcW w:w="2248" w:type="dxa"/>
          <w:vMerge/>
          <w:vAlign w:val="center"/>
        </w:tcPr>
        <w:p w14:paraId="544E1DC5" w14:textId="77777777" w:rsidR="00EB3DA2" w:rsidRPr="00F91CD3" w:rsidRDefault="00EB3DA2" w:rsidP="005170B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187" w:type="dxa"/>
          <w:vMerge/>
          <w:vAlign w:val="center"/>
        </w:tcPr>
        <w:p w14:paraId="53D8FA76" w14:textId="77777777" w:rsidR="00EB3DA2" w:rsidRPr="00D1008A" w:rsidRDefault="00EB3DA2" w:rsidP="005170B0">
          <w:pPr>
            <w:spacing w:after="0" w:line="240" w:lineRule="auto"/>
            <w:jc w:val="center"/>
            <w:rPr>
              <w:rFonts w:asciiTheme="minorEastAsia" w:hAnsiTheme="minorEastAsia"/>
              <w:sz w:val="30"/>
              <w:szCs w:val="30"/>
            </w:rPr>
          </w:pPr>
        </w:p>
      </w:tc>
      <w:tc>
        <w:tcPr>
          <w:tcW w:w="1417" w:type="dxa"/>
          <w:vAlign w:val="center"/>
        </w:tcPr>
        <w:p w14:paraId="460D7049" w14:textId="77777777" w:rsidR="00EB3DA2" w:rsidRPr="00D1008A" w:rsidRDefault="00EB3DA2" w:rsidP="005170B0">
          <w:pPr>
            <w:spacing w:after="0" w:line="240" w:lineRule="auto"/>
            <w:jc w:val="center"/>
            <w:rPr>
              <w:rFonts w:asciiTheme="minorEastAsia" w:hAnsiTheme="minorEastAsia"/>
            </w:rPr>
          </w:pPr>
          <w:r w:rsidRPr="00D1008A">
            <w:rPr>
              <w:rFonts w:asciiTheme="minorEastAsia" w:hAnsiTheme="minorEastAsia" w:hint="eastAsia"/>
              <w:b/>
              <w:bCs/>
            </w:rPr>
            <w:t>제(개)정일자</w:t>
          </w:r>
        </w:p>
      </w:tc>
      <w:tc>
        <w:tcPr>
          <w:tcW w:w="1834" w:type="dxa"/>
          <w:vAlign w:val="center"/>
        </w:tcPr>
        <w:p w14:paraId="0C997E2F" w14:textId="4E9CFDC8" w:rsidR="00EB3DA2" w:rsidRPr="00D1008A" w:rsidRDefault="006D127E" w:rsidP="005170B0">
          <w:pPr>
            <w:spacing w:after="0" w:line="240" w:lineRule="auto"/>
            <w:jc w:val="center"/>
            <w:rPr>
              <w:rFonts w:asciiTheme="minorEastAsia" w:hAnsiTheme="minorEastAsia"/>
            </w:rPr>
          </w:pPr>
          <w:del w:id="76" w:author="김은수" w:date="2026-09-28T17:07:00Z" w16du:dateUtc="2026-09-28T08:07:00Z">
            <w:r>
              <w:rPr>
                <w:rFonts w:asciiTheme="majorEastAsia" w:eastAsiaTheme="majorEastAsia" w:hAnsiTheme="majorEastAsia" w:cs="Tahoma" w:hint="eastAsia"/>
                <w:color w:val="000000" w:themeColor="text1"/>
                <w:szCs w:val="20"/>
              </w:rPr>
              <w:delText>2020.11.13</w:delText>
            </w:r>
          </w:del>
        </w:p>
      </w:tc>
    </w:tr>
    <w:tr w:rsidR="00EB3DA2" w14:paraId="0129031D" w14:textId="77777777" w:rsidTr="00EC11C9">
      <w:trPr>
        <w:cantSplit/>
        <w:trHeight w:val="115"/>
      </w:trPr>
      <w:tc>
        <w:tcPr>
          <w:tcW w:w="2248" w:type="dxa"/>
          <w:vMerge/>
          <w:vAlign w:val="center"/>
        </w:tcPr>
        <w:p w14:paraId="1856A389" w14:textId="77777777" w:rsidR="00EB3DA2" w:rsidRPr="00F91CD3" w:rsidRDefault="00EB3DA2" w:rsidP="005170B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187" w:type="dxa"/>
          <w:vMerge w:val="restart"/>
          <w:vAlign w:val="center"/>
        </w:tcPr>
        <w:p w14:paraId="4ECC79BD" w14:textId="260FB386" w:rsidR="00EB3DA2" w:rsidRPr="00F35CE2" w:rsidRDefault="00F35CE2" w:rsidP="005170B0">
          <w:pPr>
            <w:spacing w:after="0" w:line="240" w:lineRule="auto"/>
            <w:jc w:val="center"/>
            <w:rPr>
              <w:rFonts w:asciiTheme="minorEastAsia" w:hAnsiTheme="minorEastAsia"/>
              <w:sz w:val="24"/>
              <w:szCs w:val="24"/>
            </w:rPr>
          </w:pPr>
          <w:del w:id="77" w:author="김은수" w:date="2026-09-28T17:07:00Z" w16du:dateUtc="2026-09-28T08:07:00Z">
            <w:r>
              <w:rPr>
                <w:rFonts w:asciiTheme="minorEastAsia" w:hAnsiTheme="minorEastAsia" w:hint="eastAsia"/>
                <w:sz w:val="24"/>
                <w:szCs w:val="24"/>
              </w:rPr>
              <w:delText>T</w:delText>
            </w:r>
            <w:r>
              <w:rPr>
                <w:rFonts w:asciiTheme="minorEastAsia" w:hAnsiTheme="minorEastAsia"/>
                <w:sz w:val="24"/>
                <w:szCs w:val="24"/>
              </w:rPr>
              <w:delText>D20B</w:delText>
            </w:r>
          </w:del>
          <w:ins w:id="78" w:author="김은수" w:date="2026-09-28T17:07:00Z" w16du:dateUtc="2026-09-28T08:07:00Z">
            <w:r>
              <w:rPr>
                <w:rFonts w:asciiTheme="minorEastAsia" w:hAnsiTheme="minorEastAsia" w:hint="eastAsia"/>
                <w:sz w:val="24"/>
                <w:szCs w:val="24"/>
              </w:rPr>
              <w:t>TD24A</w:t>
            </w:r>
          </w:ins>
          <w:r>
            <w:rPr>
              <w:rFonts w:asciiTheme="minorEastAsia" w:hAnsiTheme="minorEastAsia" w:hint="eastAsia"/>
              <w:sz w:val="24"/>
              <w:szCs w:val="24"/>
            </w:rPr>
            <w:t>-A-EXT</w:t>
          </w:r>
        </w:p>
      </w:tc>
      <w:tc>
        <w:tcPr>
          <w:tcW w:w="1417" w:type="dxa"/>
          <w:vAlign w:val="center"/>
        </w:tcPr>
        <w:p w14:paraId="15671FA1" w14:textId="77777777" w:rsidR="00EB3DA2" w:rsidRPr="00D1008A" w:rsidRDefault="00EB3DA2" w:rsidP="005170B0">
          <w:pPr>
            <w:spacing w:after="0" w:line="240" w:lineRule="auto"/>
            <w:jc w:val="center"/>
            <w:rPr>
              <w:rFonts w:asciiTheme="minorEastAsia" w:hAnsiTheme="minorEastAsia"/>
            </w:rPr>
          </w:pPr>
          <w:r w:rsidRPr="00D1008A">
            <w:rPr>
              <w:rFonts w:asciiTheme="minorEastAsia" w:hAnsiTheme="minorEastAsia" w:hint="eastAsia"/>
              <w:b/>
              <w:bCs/>
            </w:rPr>
            <w:t>제(개)정 번호</w:t>
          </w:r>
        </w:p>
      </w:tc>
      <w:tc>
        <w:tcPr>
          <w:tcW w:w="1834" w:type="dxa"/>
          <w:vAlign w:val="center"/>
        </w:tcPr>
        <w:p w14:paraId="30352068" w14:textId="77777777" w:rsidR="00EB3DA2" w:rsidRPr="00D1008A" w:rsidRDefault="00EB3DA2" w:rsidP="005170B0">
          <w:pPr>
            <w:spacing w:after="0" w:line="240" w:lineRule="auto"/>
            <w:jc w:val="center"/>
            <w:rPr>
              <w:rFonts w:asciiTheme="minorEastAsia" w:hAnsiTheme="minorEastAsia"/>
            </w:rPr>
          </w:pPr>
          <w:r w:rsidRPr="00D1008A">
            <w:rPr>
              <w:rFonts w:asciiTheme="minorEastAsia" w:hAnsiTheme="minorEastAsia" w:hint="eastAsia"/>
              <w:sz w:val="22"/>
            </w:rPr>
            <w:t>0</w:t>
          </w:r>
        </w:p>
      </w:tc>
    </w:tr>
    <w:tr w:rsidR="00EB3DA2" w14:paraId="796E77FA" w14:textId="77777777" w:rsidTr="00EC11C9">
      <w:trPr>
        <w:cantSplit/>
        <w:trHeight w:val="123"/>
      </w:trPr>
      <w:tc>
        <w:tcPr>
          <w:tcW w:w="2248" w:type="dxa"/>
          <w:vMerge/>
          <w:vAlign w:val="center"/>
        </w:tcPr>
        <w:p w14:paraId="1D690E09" w14:textId="77777777" w:rsidR="00EB3DA2" w:rsidRPr="00F91CD3" w:rsidRDefault="00EB3DA2" w:rsidP="005170B0">
          <w:pPr>
            <w:spacing w:after="0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4187" w:type="dxa"/>
          <w:vMerge/>
          <w:vAlign w:val="center"/>
        </w:tcPr>
        <w:p w14:paraId="624C1FF9" w14:textId="77777777" w:rsidR="00EB3DA2" w:rsidRPr="00F91CD3" w:rsidRDefault="00EB3DA2" w:rsidP="005170B0">
          <w:pPr>
            <w:spacing w:after="0" w:line="240" w:lineRule="auto"/>
            <w:jc w:val="center"/>
            <w:rPr>
              <w:rFonts w:asciiTheme="majorHAnsi" w:eastAsiaTheme="majorHAnsi" w:hAnsiTheme="majorHAnsi"/>
            </w:rPr>
          </w:pPr>
        </w:p>
      </w:tc>
      <w:tc>
        <w:tcPr>
          <w:tcW w:w="1417" w:type="dxa"/>
          <w:vAlign w:val="center"/>
        </w:tcPr>
        <w:p w14:paraId="1D737B59" w14:textId="77777777" w:rsidR="00EB3DA2" w:rsidRPr="00D1008A" w:rsidRDefault="00EB3DA2" w:rsidP="005170B0">
          <w:pPr>
            <w:spacing w:after="0" w:line="240" w:lineRule="auto"/>
            <w:jc w:val="center"/>
            <w:rPr>
              <w:rFonts w:asciiTheme="minorEastAsia" w:hAnsiTheme="minorEastAsia"/>
            </w:rPr>
          </w:pPr>
          <w:r w:rsidRPr="00D1008A">
            <w:rPr>
              <w:rFonts w:asciiTheme="minorEastAsia" w:hAnsiTheme="minorEastAsia" w:hint="eastAsia"/>
              <w:b/>
              <w:bCs/>
            </w:rPr>
            <w:t>페</w:t>
          </w:r>
          <w:r w:rsidRPr="00D1008A">
            <w:rPr>
              <w:rFonts w:asciiTheme="minorEastAsia" w:hAnsiTheme="minorEastAsia"/>
              <w:b/>
              <w:bCs/>
            </w:rPr>
            <w:t xml:space="preserve"> </w:t>
          </w:r>
          <w:r w:rsidRPr="00D1008A">
            <w:rPr>
              <w:rFonts w:asciiTheme="minorEastAsia" w:hAnsiTheme="minorEastAsia" w:hint="eastAsia"/>
              <w:b/>
              <w:bCs/>
            </w:rPr>
            <w:t>이</w:t>
          </w:r>
          <w:r w:rsidRPr="00D1008A">
            <w:rPr>
              <w:rFonts w:asciiTheme="minorEastAsia" w:hAnsiTheme="minorEastAsia"/>
              <w:b/>
              <w:bCs/>
            </w:rPr>
            <w:t xml:space="preserve"> </w:t>
          </w:r>
          <w:r w:rsidRPr="00D1008A">
            <w:rPr>
              <w:rFonts w:asciiTheme="minorEastAsia" w:hAnsiTheme="minorEastAsia" w:hint="eastAsia"/>
              <w:b/>
              <w:bCs/>
            </w:rPr>
            <w:t>지</w:t>
          </w:r>
        </w:p>
      </w:tc>
      <w:tc>
        <w:tcPr>
          <w:tcW w:w="1834" w:type="dxa"/>
          <w:vAlign w:val="center"/>
        </w:tcPr>
        <w:p w14:paraId="724FC611" w14:textId="77777777" w:rsidR="00EB3DA2" w:rsidRPr="00D1008A" w:rsidRDefault="00EB3DA2" w:rsidP="005170B0">
          <w:pPr>
            <w:spacing w:after="0" w:line="240" w:lineRule="auto"/>
            <w:jc w:val="center"/>
            <w:rPr>
              <w:rFonts w:asciiTheme="minorEastAsia" w:hAnsiTheme="minorEastAsia"/>
            </w:rPr>
          </w:pPr>
          <w:r w:rsidRPr="00D1008A">
            <w:rPr>
              <w:rStyle w:val="ad"/>
              <w:rFonts w:asciiTheme="minorEastAsia" w:hAnsiTheme="minorEastAsia"/>
            </w:rPr>
            <w:fldChar w:fldCharType="begin"/>
          </w:r>
          <w:r w:rsidRPr="00D1008A">
            <w:rPr>
              <w:rStyle w:val="ad"/>
              <w:rFonts w:asciiTheme="minorEastAsia" w:hAnsiTheme="minorEastAsia"/>
            </w:rPr>
            <w:instrText xml:space="preserve"> PAGE </w:instrText>
          </w:r>
          <w:r w:rsidRPr="00D1008A">
            <w:rPr>
              <w:rStyle w:val="ad"/>
              <w:rFonts w:asciiTheme="minorEastAsia" w:hAnsiTheme="minorEastAsia"/>
            </w:rPr>
            <w:fldChar w:fldCharType="separate"/>
          </w:r>
          <w:r w:rsidRPr="00D1008A">
            <w:rPr>
              <w:rStyle w:val="ad"/>
              <w:rFonts w:asciiTheme="minorEastAsia" w:hAnsiTheme="minorEastAsia"/>
              <w:noProof/>
            </w:rPr>
            <w:t>2</w:t>
          </w:r>
          <w:r w:rsidRPr="00D1008A">
            <w:rPr>
              <w:rStyle w:val="ad"/>
              <w:rFonts w:asciiTheme="minorEastAsia" w:hAnsiTheme="minorEastAsia"/>
            </w:rPr>
            <w:fldChar w:fldCharType="end"/>
          </w:r>
          <w:r w:rsidRPr="00D1008A">
            <w:rPr>
              <w:rStyle w:val="ad"/>
              <w:rFonts w:asciiTheme="minorEastAsia" w:hAnsiTheme="minorEastAsia" w:hint="eastAsia"/>
            </w:rPr>
            <w:t>/</w:t>
          </w:r>
          <w:r w:rsidRPr="00D1008A">
            <w:rPr>
              <w:rStyle w:val="ad"/>
              <w:rFonts w:asciiTheme="minorEastAsia" w:hAnsiTheme="minorEastAsia"/>
            </w:rPr>
            <w:fldChar w:fldCharType="begin"/>
          </w:r>
          <w:r w:rsidRPr="00D1008A">
            <w:rPr>
              <w:rStyle w:val="ad"/>
              <w:rFonts w:asciiTheme="minorEastAsia" w:hAnsiTheme="minorEastAsia"/>
            </w:rPr>
            <w:instrText xml:space="preserve"> NUMPAGES </w:instrText>
          </w:r>
          <w:r w:rsidRPr="00D1008A">
            <w:rPr>
              <w:rStyle w:val="ad"/>
              <w:rFonts w:asciiTheme="minorEastAsia" w:hAnsiTheme="minorEastAsia"/>
            </w:rPr>
            <w:fldChar w:fldCharType="separate"/>
          </w:r>
          <w:r w:rsidRPr="00D1008A">
            <w:rPr>
              <w:rStyle w:val="ad"/>
              <w:rFonts w:asciiTheme="minorEastAsia" w:hAnsiTheme="minorEastAsia"/>
              <w:noProof/>
            </w:rPr>
            <w:t>120</w:t>
          </w:r>
          <w:r w:rsidRPr="00D1008A">
            <w:rPr>
              <w:rStyle w:val="ad"/>
              <w:rFonts w:asciiTheme="minorEastAsia" w:hAnsiTheme="minorEastAsia"/>
            </w:rPr>
            <w:fldChar w:fldCharType="end"/>
          </w:r>
        </w:p>
      </w:tc>
    </w:tr>
  </w:tbl>
  <w:p w14:paraId="721EC903" w14:textId="77777777" w:rsidR="00EB3DA2" w:rsidRPr="005170B0" w:rsidRDefault="00EB3DA2">
    <w:pPr>
      <w:pStyle w:val="a3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711D"/>
    <w:multiLevelType w:val="multilevel"/>
    <w:tmpl w:val="45645E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73644F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BFB482E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D057774"/>
    <w:multiLevelType w:val="hybridMultilevel"/>
    <w:tmpl w:val="8C784AC0"/>
    <w:lvl w:ilvl="0" w:tplc="DCECEFE4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4D047A7"/>
    <w:multiLevelType w:val="multilevel"/>
    <w:tmpl w:val="0B26F5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EED56AD"/>
    <w:multiLevelType w:val="hybridMultilevel"/>
    <w:tmpl w:val="79FE8D62"/>
    <w:lvl w:ilvl="0" w:tplc="04090009">
      <w:start w:val="1"/>
      <w:numFmt w:val="bullet"/>
      <w:lvlText w:val=""/>
      <w:lvlJc w:val="left"/>
      <w:pPr>
        <w:ind w:left="1251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6" w15:restartNumberingAfterBreak="0">
    <w:nsid w:val="47135949"/>
    <w:multiLevelType w:val="hybridMultilevel"/>
    <w:tmpl w:val="60147326"/>
    <w:lvl w:ilvl="0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7" w15:restartNumberingAfterBreak="0">
    <w:nsid w:val="57BF01EC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5F43661E"/>
    <w:multiLevelType w:val="hybridMultilevel"/>
    <w:tmpl w:val="C34CC280"/>
    <w:lvl w:ilvl="0" w:tplc="4522B704">
      <w:start w:val="3"/>
      <w:numFmt w:val="bullet"/>
      <w:lvlText w:val="•"/>
      <w:lvlJc w:val="left"/>
      <w:pPr>
        <w:ind w:left="1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00"/>
      </w:pPr>
      <w:rPr>
        <w:rFonts w:ascii="Wingdings" w:hAnsi="Wingdings" w:hint="default"/>
      </w:rPr>
    </w:lvl>
  </w:abstractNum>
  <w:abstractNum w:abstractNumId="9" w15:restartNumberingAfterBreak="0">
    <w:nsid w:val="62A179FE"/>
    <w:multiLevelType w:val="hybridMultilevel"/>
    <w:tmpl w:val="E90C2C20"/>
    <w:lvl w:ilvl="0" w:tplc="D44032CA">
      <w:numFmt w:val="bullet"/>
      <w:lvlText w:val="-"/>
      <w:lvlJc w:val="left"/>
      <w:pPr>
        <w:ind w:left="181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3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10" w:hanging="440"/>
      </w:pPr>
      <w:rPr>
        <w:rFonts w:ascii="Wingdings" w:hAnsi="Wingdings" w:hint="default"/>
      </w:rPr>
    </w:lvl>
  </w:abstractNum>
  <w:abstractNum w:abstractNumId="10" w15:restartNumberingAfterBreak="0">
    <w:nsid w:val="6E272402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1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400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5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9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6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959" w:hanging="1559"/>
      </w:pPr>
      <w:rPr>
        <w:rFonts w:hint="eastAsia"/>
      </w:rPr>
    </w:lvl>
  </w:abstractNum>
  <w:abstractNum w:abstractNumId="11" w15:restartNumberingAfterBreak="0">
    <w:nsid w:val="71EF38E4"/>
    <w:multiLevelType w:val="multilevel"/>
    <w:tmpl w:val="0409001F"/>
    <w:numStyleLink w:val="1"/>
  </w:abstractNum>
  <w:num w:numId="1" w16cid:durableId="1600529342">
    <w:abstractNumId w:val="4"/>
  </w:num>
  <w:num w:numId="2" w16cid:durableId="2001731851">
    <w:abstractNumId w:val="0"/>
  </w:num>
  <w:num w:numId="3" w16cid:durableId="1609122909">
    <w:abstractNumId w:val="3"/>
  </w:num>
  <w:num w:numId="4" w16cid:durableId="1413503202">
    <w:abstractNumId w:val="11"/>
  </w:num>
  <w:num w:numId="5" w16cid:durableId="1802263624">
    <w:abstractNumId w:val="1"/>
  </w:num>
  <w:num w:numId="6" w16cid:durableId="2056540658">
    <w:abstractNumId w:val="10"/>
  </w:num>
  <w:num w:numId="7" w16cid:durableId="219249314">
    <w:abstractNumId w:val="2"/>
  </w:num>
  <w:num w:numId="8" w16cid:durableId="578297183">
    <w:abstractNumId w:val="7"/>
  </w:num>
  <w:num w:numId="9" w16cid:durableId="312177509">
    <w:abstractNumId w:val="8"/>
  </w:num>
  <w:num w:numId="10" w16cid:durableId="909802659">
    <w:abstractNumId w:val="5"/>
  </w:num>
  <w:num w:numId="11" w16cid:durableId="391928849">
    <w:abstractNumId w:val="6"/>
  </w:num>
  <w:num w:numId="12" w16cid:durableId="10084081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1A6"/>
    <w:rsid w:val="00002FC2"/>
    <w:rsid w:val="000130B6"/>
    <w:rsid w:val="000264B9"/>
    <w:rsid w:val="00034CD6"/>
    <w:rsid w:val="00041970"/>
    <w:rsid w:val="0005268A"/>
    <w:rsid w:val="00057596"/>
    <w:rsid w:val="0009143D"/>
    <w:rsid w:val="000B16DB"/>
    <w:rsid w:val="000C56DE"/>
    <w:rsid w:val="000D1FD1"/>
    <w:rsid w:val="000D5860"/>
    <w:rsid w:val="000E1528"/>
    <w:rsid w:val="000E30B0"/>
    <w:rsid w:val="000E32BF"/>
    <w:rsid w:val="000F520F"/>
    <w:rsid w:val="00115637"/>
    <w:rsid w:val="00121E8C"/>
    <w:rsid w:val="0012785C"/>
    <w:rsid w:val="001316EF"/>
    <w:rsid w:val="00132F74"/>
    <w:rsid w:val="00133409"/>
    <w:rsid w:val="001424ED"/>
    <w:rsid w:val="00147C34"/>
    <w:rsid w:val="00172BC1"/>
    <w:rsid w:val="001A524E"/>
    <w:rsid w:val="001B084E"/>
    <w:rsid w:val="001B2645"/>
    <w:rsid w:val="001D27EA"/>
    <w:rsid w:val="001E1111"/>
    <w:rsid w:val="001E5623"/>
    <w:rsid w:val="001F7691"/>
    <w:rsid w:val="00202AB0"/>
    <w:rsid w:val="002134EA"/>
    <w:rsid w:val="002159A2"/>
    <w:rsid w:val="00224C36"/>
    <w:rsid w:val="00234444"/>
    <w:rsid w:val="0024589F"/>
    <w:rsid w:val="00261D9C"/>
    <w:rsid w:val="00265649"/>
    <w:rsid w:val="00271798"/>
    <w:rsid w:val="002738C1"/>
    <w:rsid w:val="00276CBF"/>
    <w:rsid w:val="002B7B95"/>
    <w:rsid w:val="002C751D"/>
    <w:rsid w:val="002D105B"/>
    <w:rsid w:val="002E2FB0"/>
    <w:rsid w:val="002E482D"/>
    <w:rsid w:val="002E5195"/>
    <w:rsid w:val="003065AE"/>
    <w:rsid w:val="00312931"/>
    <w:rsid w:val="00320A5C"/>
    <w:rsid w:val="0032472D"/>
    <w:rsid w:val="003325E9"/>
    <w:rsid w:val="003436EA"/>
    <w:rsid w:val="00345F53"/>
    <w:rsid w:val="003538FB"/>
    <w:rsid w:val="00360096"/>
    <w:rsid w:val="00366D61"/>
    <w:rsid w:val="0039768F"/>
    <w:rsid w:val="003D148E"/>
    <w:rsid w:val="003D4DCF"/>
    <w:rsid w:val="003D56D0"/>
    <w:rsid w:val="00404DA4"/>
    <w:rsid w:val="00407B2B"/>
    <w:rsid w:val="00414026"/>
    <w:rsid w:val="00424DC9"/>
    <w:rsid w:val="00434C96"/>
    <w:rsid w:val="004428D1"/>
    <w:rsid w:val="00445EE8"/>
    <w:rsid w:val="00464142"/>
    <w:rsid w:val="0046679E"/>
    <w:rsid w:val="00470668"/>
    <w:rsid w:val="004867FC"/>
    <w:rsid w:val="00490BAE"/>
    <w:rsid w:val="00491AF1"/>
    <w:rsid w:val="00497583"/>
    <w:rsid w:val="004A0334"/>
    <w:rsid w:val="004A58DD"/>
    <w:rsid w:val="004B00AD"/>
    <w:rsid w:val="004D0F63"/>
    <w:rsid w:val="004D7633"/>
    <w:rsid w:val="004F544B"/>
    <w:rsid w:val="00506942"/>
    <w:rsid w:val="0051690D"/>
    <w:rsid w:val="005170B0"/>
    <w:rsid w:val="00523A08"/>
    <w:rsid w:val="00547A7B"/>
    <w:rsid w:val="005500F9"/>
    <w:rsid w:val="00554374"/>
    <w:rsid w:val="005664EB"/>
    <w:rsid w:val="0057097D"/>
    <w:rsid w:val="005918E4"/>
    <w:rsid w:val="005A1469"/>
    <w:rsid w:val="005B173B"/>
    <w:rsid w:val="005B38AE"/>
    <w:rsid w:val="005C513A"/>
    <w:rsid w:val="005E1CD9"/>
    <w:rsid w:val="0060421C"/>
    <w:rsid w:val="00604400"/>
    <w:rsid w:val="006057C8"/>
    <w:rsid w:val="00611714"/>
    <w:rsid w:val="006276B5"/>
    <w:rsid w:val="00627878"/>
    <w:rsid w:val="00631470"/>
    <w:rsid w:val="0064772C"/>
    <w:rsid w:val="0065764D"/>
    <w:rsid w:val="0066186F"/>
    <w:rsid w:val="006632E7"/>
    <w:rsid w:val="00665806"/>
    <w:rsid w:val="006865C0"/>
    <w:rsid w:val="00687F6D"/>
    <w:rsid w:val="006A229E"/>
    <w:rsid w:val="006A309D"/>
    <w:rsid w:val="006B336A"/>
    <w:rsid w:val="006B7D9A"/>
    <w:rsid w:val="006C39EF"/>
    <w:rsid w:val="006D116F"/>
    <w:rsid w:val="006D127E"/>
    <w:rsid w:val="006D1BCE"/>
    <w:rsid w:val="006D329B"/>
    <w:rsid w:val="006E4133"/>
    <w:rsid w:val="006F1544"/>
    <w:rsid w:val="006F236D"/>
    <w:rsid w:val="00720122"/>
    <w:rsid w:val="0073745A"/>
    <w:rsid w:val="00765C53"/>
    <w:rsid w:val="00772BC4"/>
    <w:rsid w:val="00775AC4"/>
    <w:rsid w:val="0078132F"/>
    <w:rsid w:val="00781622"/>
    <w:rsid w:val="00796035"/>
    <w:rsid w:val="007C3F39"/>
    <w:rsid w:val="007C641E"/>
    <w:rsid w:val="007D4A6C"/>
    <w:rsid w:val="007D577A"/>
    <w:rsid w:val="007E5CD7"/>
    <w:rsid w:val="008042F9"/>
    <w:rsid w:val="00807766"/>
    <w:rsid w:val="00811528"/>
    <w:rsid w:val="0081293F"/>
    <w:rsid w:val="00816869"/>
    <w:rsid w:val="00822888"/>
    <w:rsid w:val="008257EA"/>
    <w:rsid w:val="00835D8F"/>
    <w:rsid w:val="008476C1"/>
    <w:rsid w:val="008543CE"/>
    <w:rsid w:val="00855335"/>
    <w:rsid w:val="0087330E"/>
    <w:rsid w:val="00874A0D"/>
    <w:rsid w:val="00890C25"/>
    <w:rsid w:val="008A1A44"/>
    <w:rsid w:val="008A3239"/>
    <w:rsid w:val="008D783E"/>
    <w:rsid w:val="008F15BF"/>
    <w:rsid w:val="00910CFC"/>
    <w:rsid w:val="00915973"/>
    <w:rsid w:val="0091637C"/>
    <w:rsid w:val="0092307E"/>
    <w:rsid w:val="0092333C"/>
    <w:rsid w:val="0092707D"/>
    <w:rsid w:val="0093209E"/>
    <w:rsid w:val="00937307"/>
    <w:rsid w:val="00942176"/>
    <w:rsid w:val="0094604B"/>
    <w:rsid w:val="009649BF"/>
    <w:rsid w:val="00972E62"/>
    <w:rsid w:val="00992637"/>
    <w:rsid w:val="0099411C"/>
    <w:rsid w:val="009941A6"/>
    <w:rsid w:val="009A4CD4"/>
    <w:rsid w:val="009A6D04"/>
    <w:rsid w:val="009B13B0"/>
    <w:rsid w:val="009C20B6"/>
    <w:rsid w:val="009D26B5"/>
    <w:rsid w:val="009F48C4"/>
    <w:rsid w:val="009F5081"/>
    <w:rsid w:val="00A23347"/>
    <w:rsid w:val="00A31358"/>
    <w:rsid w:val="00A33B8C"/>
    <w:rsid w:val="00A459D5"/>
    <w:rsid w:val="00A51278"/>
    <w:rsid w:val="00A562A0"/>
    <w:rsid w:val="00A61B4F"/>
    <w:rsid w:val="00A654AC"/>
    <w:rsid w:val="00A66B68"/>
    <w:rsid w:val="00A819FE"/>
    <w:rsid w:val="00A9171F"/>
    <w:rsid w:val="00AC0235"/>
    <w:rsid w:val="00AE3DA5"/>
    <w:rsid w:val="00AF01B4"/>
    <w:rsid w:val="00AF19D1"/>
    <w:rsid w:val="00AF4D17"/>
    <w:rsid w:val="00AF7B8A"/>
    <w:rsid w:val="00B01B49"/>
    <w:rsid w:val="00B05221"/>
    <w:rsid w:val="00B05E67"/>
    <w:rsid w:val="00B147B4"/>
    <w:rsid w:val="00B22665"/>
    <w:rsid w:val="00B23771"/>
    <w:rsid w:val="00B2429A"/>
    <w:rsid w:val="00B31503"/>
    <w:rsid w:val="00B3253E"/>
    <w:rsid w:val="00B427C8"/>
    <w:rsid w:val="00B46AE0"/>
    <w:rsid w:val="00B50E03"/>
    <w:rsid w:val="00B75F28"/>
    <w:rsid w:val="00B9324D"/>
    <w:rsid w:val="00BA298E"/>
    <w:rsid w:val="00BA7634"/>
    <w:rsid w:val="00BE1CA7"/>
    <w:rsid w:val="00BE25A5"/>
    <w:rsid w:val="00BF13D5"/>
    <w:rsid w:val="00BF2356"/>
    <w:rsid w:val="00C0074D"/>
    <w:rsid w:val="00C15CF7"/>
    <w:rsid w:val="00C31BA4"/>
    <w:rsid w:val="00C41441"/>
    <w:rsid w:val="00C46AA2"/>
    <w:rsid w:val="00C57289"/>
    <w:rsid w:val="00C7602B"/>
    <w:rsid w:val="00C779E8"/>
    <w:rsid w:val="00C8366C"/>
    <w:rsid w:val="00C91108"/>
    <w:rsid w:val="00C92202"/>
    <w:rsid w:val="00C93541"/>
    <w:rsid w:val="00C97B66"/>
    <w:rsid w:val="00CA1669"/>
    <w:rsid w:val="00CA6E93"/>
    <w:rsid w:val="00CB7E99"/>
    <w:rsid w:val="00CD39D7"/>
    <w:rsid w:val="00CD4688"/>
    <w:rsid w:val="00CE6598"/>
    <w:rsid w:val="00D00C4A"/>
    <w:rsid w:val="00D079D2"/>
    <w:rsid w:val="00D234B7"/>
    <w:rsid w:val="00D250E0"/>
    <w:rsid w:val="00D55B78"/>
    <w:rsid w:val="00D6169E"/>
    <w:rsid w:val="00D66138"/>
    <w:rsid w:val="00D66A59"/>
    <w:rsid w:val="00D72AA6"/>
    <w:rsid w:val="00D97490"/>
    <w:rsid w:val="00DA22DA"/>
    <w:rsid w:val="00DC5645"/>
    <w:rsid w:val="00DD5014"/>
    <w:rsid w:val="00DE2049"/>
    <w:rsid w:val="00DF287D"/>
    <w:rsid w:val="00DF7DB7"/>
    <w:rsid w:val="00E137F0"/>
    <w:rsid w:val="00E209BF"/>
    <w:rsid w:val="00E2529B"/>
    <w:rsid w:val="00E43847"/>
    <w:rsid w:val="00E4523C"/>
    <w:rsid w:val="00E46DFB"/>
    <w:rsid w:val="00E524E1"/>
    <w:rsid w:val="00E526F8"/>
    <w:rsid w:val="00E53A87"/>
    <w:rsid w:val="00E701FF"/>
    <w:rsid w:val="00E73166"/>
    <w:rsid w:val="00E84D31"/>
    <w:rsid w:val="00E860A9"/>
    <w:rsid w:val="00E909C5"/>
    <w:rsid w:val="00E91E78"/>
    <w:rsid w:val="00EA11E5"/>
    <w:rsid w:val="00EB3DA2"/>
    <w:rsid w:val="00EC0169"/>
    <w:rsid w:val="00EC11C9"/>
    <w:rsid w:val="00EC1B78"/>
    <w:rsid w:val="00EC1F03"/>
    <w:rsid w:val="00EC5A64"/>
    <w:rsid w:val="00ED0F84"/>
    <w:rsid w:val="00EE2F8E"/>
    <w:rsid w:val="00EE6ED3"/>
    <w:rsid w:val="00F06FC6"/>
    <w:rsid w:val="00F07F41"/>
    <w:rsid w:val="00F1248A"/>
    <w:rsid w:val="00F21B5D"/>
    <w:rsid w:val="00F305C9"/>
    <w:rsid w:val="00F31E23"/>
    <w:rsid w:val="00F35CE2"/>
    <w:rsid w:val="00F42995"/>
    <w:rsid w:val="00F47D22"/>
    <w:rsid w:val="00F51A77"/>
    <w:rsid w:val="00F57551"/>
    <w:rsid w:val="00F6231B"/>
    <w:rsid w:val="00F6447C"/>
    <w:rsid w:val="00F7168D"/>
    <w:rsid w:val="00F71D78"/>
    <w:rsid w:val="00F74755"/>
    <w:rsid w:val="00F82E36"/>
    <w:rsid w:val="00F8591A"/>
    <w:rsid w:val="00F85C22"/>
    <w:rsid w:val="00FA2775"/>
    <w:rsid w:val="00FB0F06"/>
    <w:rsid w:val="00FB1FAA"/>
    <w:rsid w:val="00FD5B5D"/>
    <w:rsid w:val="00FE6885"/>
    <w:rsid w:val="00FE7C8D"/>
    <w:rsid w:val="00FF5436"/>
    <w:rsid w:val="00FF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83E8C"/>
  <w15:chartTrackingRefBased/>
  <w15:docId w15:val="{4A899B1C-EB5B-4DD6-BFC2-D9C3E1C84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24589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EB3DA2"/>
    <w:pPr>
      <w:keepNext/>
      <w:ind w:leftChars="200" w:left="200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EB3DA2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EB3DA2"/>
    <w:pPr>
      <w:keepNext/>
      <w:ind w:leftChars="600" w:left="600" w:rightChars="100" w:right="100"/>
      <w:outlineLvl w:val="3"/>
    </w:pPr>
    <w:rPr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EB3DA2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325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325E9"/>
  </w:style>
  <w:style w:type="paragraph" w:styleId="a4">
    <w:name w:val="footer"/>
    <w:basedOn w:val="a"/>
    <w:link w:val="Char0"/>
    <w:uiPriority w:val="99"/>
    <w:unhideWhenUsed/>
    <w:rsid w:val="003325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325E9"/>
  </w:style>
  <w:style w:type="table" w:styleId="a5">
    <w:name w:val="Table Grid"/>
    <w:basedOn w:val="a1"/>
    <w:uiPriority w:val="59"/>
    <w:rsid w:val="00332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3325E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3325E9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line number"/>
    <w:basedOn w:val="a0"/>
    <w:uiPriority w:val="99"/>
    <w:semiHidden/>
    <w:unhideWhenUsed/>
    <w:rsid w:val="00EC1B78"/>
  </w:style>
  <w:style w:type="paragraph" w:styleId="a8">
    <w:name w:val="List Paragraph"/>
    <w:basedOn w:val="a"/>
    <w:uiPriority w:val="34"/>
    <w:qFormat/>
    <w:rsid w:val="00366D61"/>
    <w:pPr>
      <w:ind w:leftChars="400" w:left="800"/>
    </w:pPr>
  </w:style>
  <w:style w:type="table" w:customStyle="1" w:styleId="11">
    <w:name w:val="표 구분선1"/>
    <w:basedOn w:val="a1"/>
    <w:next w:val="a5"/>
    <w:uiPriority w:val="59"/>
    <w:rsid w:val="005C5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바탕글"/>
    <w:basedOn w:val="a"/>
    <w:rsid w:val="0091637C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character" w:customStyle="1" w:styleId="1Char">
    <w:name w:val="제목 1 Char"/>
    <w:basedOn w:val="a0"/>
    <w:link w:val="10"/>
    <w:uiPriority w:val="9"/>
    <w:rsid w:val="0024589F"/>
    <w:rPr>
      <w:rFonts w:asciiTheme="majorHAnsi" w:eastAsiaTheme="majorEastAsia" w:hAnsiTheme="majorHAnsi" w:cstheme="majorBidi"/>
      <w:sz w:val="28"/>
      <w:szCs w:val="28"/>
    </w:rPr>
  </w:style>
  <w:style w:type="numbering" w:customStyle="1" w:styleId="1">
    <w:name w:val="스타일1"/>
    <w:uiPriority w:val="99"/>
    <w:rsid w:val="0024589F"/>
    <w:pPr>
      <w:numPr>
        <w:numId w:val="6"/>
      </w:numPr>
    </w:pPr>
  </w:style>
  <w:style w:type="character" w:customStyle="1" w:styleId="2Char">
    <w:name w:val="제목 2 Char"/>
    <w:basedOn w:val="a0"/>
    <w:link w:val="2"/>
    <w:uiPriority w:val="9"/>
    <w:rsid w:val="00EB3DA2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EB3DA2"/>
    <w:rPr>
      <w:rFonts w:asciiTheme="majorHAnsi" w:eastAsiaTheme="majorEastAsia" w:hAnsiTheme="majorHAnsi" w:cstheme="majorBidi"/>
    </w:rPr>
  </w:style>
  <w:style w:type="paragraph" w:styleId="TOC">
    <w:name w:val="TOC Heading"/>
    <w:basedOn w:val="10"/>
    <w:next w:val="a"/>
    <w:uiPriority w:val="39"/>
    <w:unhideWhenUsed/>
    <w:qFormat/>
    <w:rsid w:val="00C97B66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97B66"/>
    <w:pPr>
      <w:tabs>
        <w:tab w:val="left" w:pos="425"/>
        <w:tab w:val="right" w:leader="dot" w:pos="9628"/>
      </w:tabs>
      <w:spacing w:after="0"/>
    </w:pPr>
  </w:style>
  <w:style w:type="paragraph" w:styleId="20">
    <w:name w:val="toc 2"/>
    <w:basedOn w:val="a"/>
    <w:next w:val="a"/>
    <w:autoRedefine/>
    <w:uiPriority w:val="39"/>
    <w:unhideWhenUsed/>
    <w:rsid w:val="00C97B66"/>
    <w:pPr>
      <w:ind w:leftChars="200" w:left="425"/>
    </w:pPr>
  </w:style>
  <w:style w:type="character" w:styleId="aa">
    <w:name w:val="Hyperlink"/>
    <w:basedOn w:val="a0"/>
    <w:uiPriority w:val="99"/>
    <w:unhideWhenUsed/>
    <w:rsid w:val="00C97B66"/>
    <w:rPr>
      <w:color w:val="0563C1" w:themeColor="hyperlink"/>
      <w:u w:val="single"/>
    </w:rPr>
  </w:style>
  <w:style w:type="paragraph" w:styleId="ab">
    <w:name w:val="caption"/>
    <w:basedOn w:val="a"/>
    <w:next w:val="a"/>
    <w:uiPriority w:val="35"/>
    <w:unhideWhenUsed/>
    <w:qFormat/>
    <w:rsid w:val="00464142"/>
    <w:rPr>
      <w:b/>
      <w:bCs/>
      <w:szCs w:val="20"/>
    </w:rPr>
  </w:style>
  <w:style w:type="paragraph" w:styleId="ac">
    <w:name w:val="No Spacing"/>
    <w:uiPriority w:val="1"/>
    <w:qFormat/>
    <w:rsid w:val="00EC5A64"/>
    <w:pPr>
      <w:widowControl w:val="0"/>
      <w:wordWrap w:val="0"/>
      <w:autoSpaceDE w:val="0"/>
      <w:autoSpaceDN w:val="0"/>
      <w:spacing w:after="0" w:line="240" w:lineRule="auto"/>
    </w:pPr>
  </w:style>
  <w:style w:type="paragraph" w:styleId="30">
    <w:name w:val="toc 3"/>
    <w:basedOn w:val="a"/>
    <w:next w:val="a"/>
    <w:autoRedefine/>
    <w:uiPriority w:val="39"/>
    <w:unhideWhenUsed/>
    <w:rsid w:val="001D27EA"/>
    <w:pPr>
      <w:ind w:leftChars="400" w:left="850"/>
    </w:pPr>
  </w:style>
  <w:style w:type="character" w:customStyle="1" w:styleId="hps">
    <w:name w:val="hps"/>
    <w:basedOn w:val="a0"/>
    <w:rsid w:val="00A459D5"/>
  </w:style>
  <w:style w:type="character" w:styleId="ad">
    <w:name w:val="page number"/>
    <w:basedOn w:val="a0"/>
    <w:rsid w:val="004A58DD"/>
  </w:style>
  <w:style w:type="character" w:customStyle="1" w:styleId="4Char">
    <w:name w:val="제목 4 Char"/>
    <w:basedOn w:val="a0"/>
    <w:link w:val="4"/>
    <w:uiPriority w:val="9"/>
    <w:rsid w:val="00EB3DA2"/>
    <w:rPr>
      <w:bCs/>
    </w:rPr>
  </w:style>
  <w:style w:type="character" w:customStyle="1" w:styleId="5Char">
    <w:name w:val="제목 5 Char"/>
    <w:basedOn w:val="a0"/>
    <w:link w:val="5"/>
    <w:uiPriority w:val="9"/>
    <w:rsid w:val="00EB3DA2"/>
    <w:rPr>
      <w:rFonts w:asciiTheme="majorHAnsi" w:eastAsiaTheme="majorEastAsia" w:hAnsiTheme="majorHAnsi" w:cstheme="majorBidi"/>
    </w:rPr>
  </w:style>
  <w:style w:type="paragraph" w:styleId="ae">
    <w:name w:val="Revision"/>
    <w:hidden/>
    <w:uiPriority w:val="99"/>
    <w:semiHidden/>
    <w:rsid w:val="00132F74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E78C8F-2E59-4013-987A-4D7C07DB0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3410</TotalTime>
  <Pages>1</Pages>
  <Words>1131</Words>
  <Characters>6448</Characters>
  <Application>Microsoft Office Word</Application>
  <DocSecurity>0</DocSecurity>
  <Lines>53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임정우</dc:creator>
  <cp:keywords/>
  <dc:description/>
  <cp:lastModifiedBy>김은수</cp:lastModifiedBy>
  <cp:revision>1</cp:revision>
  <cp:lastPrinted>2024-11-26T22:51:00Z</cp:lastPrinted>
  <dcterms:created xsi:type="dcterms:W3CDTF">2019-04-19T09:50:00Z</dcterms:created>
  <dcterms:modified xsi:type="dcterms:W3CDTF">2026-09-28T08:07:00Z</dcterms:modified>
</cp:coreProperties>
</file>