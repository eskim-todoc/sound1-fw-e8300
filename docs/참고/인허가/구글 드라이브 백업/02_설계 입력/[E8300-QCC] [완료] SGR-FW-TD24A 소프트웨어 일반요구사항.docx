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6DAD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3C3F70C5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68D6171F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7841ED21" w14:textId="77777777" w:rsidR="004A58DD" w:rsidRDefault="004A58DD" w:rsidP="00F21B5D">
      <w:pPr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4A58DD" w14:paraId="6300619C" w14:textId="77777777" w:rsidTr="00EB3DA2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14330845" w14:textId="77777777" w:rsidR="004A58DD" w:rsidRDefault="004A58DD" w:rsidP="00EB3DA2">
            <w:pPr>
              <w:jc w:val="center"/>
              <w:rPr>
                <w:b/>
                <w:sz w:val="54"/>
                <w:szCs w:val="54"/>
              </w:rPr>
            </w:pPr>
            <w:bookmarkStart w:id="0" w:name="_Hlk48839796"/>
            <w:r>
              <w:rPr>
                <w:rFonts w:hint="eastAsia"/>
                <w:b/>
                <w:sz w:val="54"/>
                <w:szCs w:val="54"/>
              </w:rPr>
              <w:t>소프트웨어 일반 요구사항</w:t>
            </w:r>
          </w:p>
          <w:p w14:paraId="04D10D85" w14:textId="77777777" w:rsidR="004A58DD" w:rsidRPr="007D50CE" w:rsidRDefault="004A58DD" w:rsidP="00EB3DA2">
            <w:pPr>
              <w:jc w:val="center"/>
              <w:rPr>
                <w:b/>
                <w:sz w:val="40"/>
                <w:szCs w:val="40"/>
              </w:rPr>
            </w:pPr>
            <w:r w:rsidRPr="007D50CE">
              <w:rPr>
                <w:rFonts w:hint="eastAsia"/>
                <w:b/>
                <w:sz w:val="40"/>
                <w:szCs w:val="40"/>
              </w:rPr>
              <w:t>(</w:t>
            </w:r>
            <w:del w:id="1" w:author="김은수" w:date="2026-09-28T17:07:00Z" w16du:dateUtc="2026-09-28T08:07:00Z">
              <w:r w:rsidR="00F35CE2" w:rsidRPr="00F35CE2">
                <w:rPr>
                  <w:b/>
                  <w:sz w:val="40"/>
                  <w:szCs w:val="40"/>
                </w:rPr>
                <w:delText>TD20B</w:delText>
              </w:r>
            </w:del>
            <w:ins w:id="2" w:author="김은수" w:date="2026-09-28T17:07:00Z" w16du:dateUtc="2026-09-28T08:07:00Z">
              <w:r w:rsidRPr="007D50CE">
                <w:rPr>
                  <w:rFonts w:hint="eastAsia"/>
                  <w:b/>
                  <w:sz w:val="40"/>
                  <w:szCs w:val="40"/>
                </w:rPr>
                <w:t>TD24A</w:t>
              </w:r>
            </w:ins>
            <w:r w:rsidRPr="007D50CE">
              <w:rPr>
                <w:rFonts w:hint="eastAsia"/>
                <w:b/>
                <w:sz w:val="40"/>
                <w:szCs w:val="40"/>
              </w:rPr>
              <w:t>-A-EXT)</w:t>
            </w:r>
          </w:p>
        </w:tc>
      </w:tr>
      <w:bookmarkEnd w:id="0"/>
    </w:tbl>
    <w:p w14:paraId="20AD83A7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3BA05950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118F1C05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3A32AA02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44B0DF6D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50782420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2C0EBD10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4C77D5B2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2C4DE110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E909C5" w14:paraId="5FD1897A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42BFDCA8" w14:textId="77777777" w:rsidR="00E909C5" w:rsidRPr="00E2210A" w:rsidRDefault="00E909C5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5580FB90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503F97AE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2AADC48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E909C5" w14:paraId="7BAECB3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493E690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3900E29A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3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4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720201F0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521145C7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5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E909C5" w14:paraId="001A3231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BB6FAB5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35BCEA2A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6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7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2B702334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803427C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8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E909C5" w14:paraId="7B8BF335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8043C8C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259389EC" w14:textId="77777777" w:rsidR="00E909C5" w:rsidRPr="00E2210A" w:rsidRDefault="006D127E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9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2020.11.13</w:delText>
              </w:r>
            </w:del>
          </w:p>
        </w:tc>
        <w:tc>
          <w:tcPr>
            <w:tcW w:w="2581" w:type="dxa"/>
            <w:vAlign w:val="center"/>
          </w:tcPr>
          <w:p w14:paraId="281EFA65" w14:textId="77777777" w:rsidR="00E909C5" w:rsidRPr="00E2210A" w:rsidRDefault="00E909C5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4778ACDA" w14:textId="77777777" w:rsidR="00E909C5" w:rsidRPr="00E2210A" w:rsidRDefault="006D127E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0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2020.11.13</w:delText>
              </w:r>
            </w:del>
          </w:p>
        </w:tc>
      </w:tr>
      <w:tr w:rsidR="00E909C5" w14:paraId="6176B9DB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42FE2FD7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2C7E210D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1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41850737" wp14:editId="2772AC1D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3" name="그림 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7DC6B04F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4A66B691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2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754193EC" wp14:editId="6FD4B83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</w:tbl>
    <w:p w14:paraId="22C4F6F4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7942B3CC" w14:textId="77777777" w:rsidR="004A58DD" w:rsidRDefault="004A58DD">
      <w:pPr>
        <w:widowControl/>
        <w:wordWrap/>
        <w:autoSpaceDE/>
        <w:autoSpaceDN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384942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F88C0D" w14:textId="77777777" w:rsidR="00B147B4" w:rsidRDefault="00B147B4">
          <w:pPr>
            <w:pStyle w:val="TOC"/>
          </w:pPr>
          <w:r>
            <w:rPr>
              <w:lang w:val="ko-KR"/>
            </w:rPr>
            <w:t>목차</w:t>
          </w:r>
        </w:p>
        <w:p w14:paraId="70219AC6" w14:textId="77777777" w:rsidR="00066F73" w:rsidRDefault="00B147B4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05743" w:history="1">
            <w:r w:rsidR="00066F73" w:rsidRPr="00E7684D">
              <w:rPr>
                <w:rStyle w:val="aa"/>
                <w:noProof/>
              </w:rPr>
              <w:t>1. 서론</w:t>
            </w:r>
            <w:r w:rsidR="00066F73">
              <w:rPr>
                <w:noProof/>
                <w:webHidden/>
              </w:rPr>
              <w:tab/>
            </w:r>
            <w:r w:rsidR="00066F73">
              <w:rPr>
                <w:noProof/>
                <w:webHidden/>
              </w:rPr>
              <w:fldChar w:fldCharType="begin"/>
            </w:r>
            <w:r w:rsidR="00066F73">
              <w:rPr>
                <w:noProof/>
                <w:webHidden/>
              </w:rPr>
              <w:instrText xml:space="preserve"> PAGEREF _Toc242805743 \h </w:instrText>
            </w:r>
            <w:r w:rsidR="00066F73">
              <w:rPr>
                <w:noProof/>
                <w:webHidden/>
              </w:rPr>
            </w:r>
            <w:r w:rsidR="00066F73">
              <w:rPr>
                <w:noProof/>
                <w:webHidden/>
              </w:rPr>
              <w:fldChar w:fldCharType="separate"/>
            </w:r>
            <w:r w:rsidR="00066F73">
              <w:rPr>
                <w:noProof/>
                <w:webHidden/>
              </w:rPr>
              <w:t>4</w:t>
            </w:r>
            <w:r w:rsidR="00066F73">
              <w:rPr>
                <w:noProof/>
                <w:webHidden/>
              </w:rPr>
              <w:fldChar w:fldCharType="end"/>
            </w:r>
          </w:hyperlink>
        </w:p>
        <w:p w14:paraId="543B85C8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44" w:history="1">
            <w:r w:rsidRPr="00E7684D">
              <w:rPr>
                <w:rStyle w:val="aa"/>
                <w:noProof/>
              </w:rPr>
              <w:t>1.1.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1A35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45" w:history="1">
            <w:r w:rsidRPr="00E7684D">
              <w:rPr>
                <w:rStyle w:val="aa"/>
                <w:noProof/>
              </w:rPr>
              <w:t>1.2.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20D9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46" w:history="1">
            <w:r w:rsidRPr="00E7684D">
              <w:rPr>
                <w:rStyle w:val="aa"/>
                <w:noProof/>
              </w:rPr>
              <w:t>1.3.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2E426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47" w:history="1">
            <w:r w:rsidRPr="00E7684D">
              <w:rPr>
                <w:rStyle w:val="aa"/>
                <w:noProof/>
              </w:rPr>
              <w:t>1.4. 적용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4BF1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48" w:history="1">
            <w:r w:rsidRPr="00E7684D">
              <w:rPr>
                <w:rStyle w:val="aa"/>
                <w:noProof/>
              </w:rPr>
              <w:t>1.5. 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10A0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49" w:history="1">
            <w:r w:rsidRPr="00E7684D">
              <w:rPr>
                <w:rStyle w:val="aa"/>
                <w:noProof/>
              </w:rPr>
              <w:t>1.5.1. 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AD2E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50" w:history="1">
            <w:r w:rsidRPr="00E7684D">
              <w:rPr>
                <w:rStyle w:val="aa"/>
                <w:noProof/>
              </w:rPr>
              <w:t>1.5.2.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B37F" w14:textId="77777777" w:rsidR="00066F73" w:rsidRDefault="00066F73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51" w:history="1">
            <w:r w:rsidRPr="00E7684D">
              <w:rPr>
                <w:rStyle w:val="aa"/>
                <w:noProof/>
              </w:rPr>
              <w:t>2. 기기 설명(Device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FDA7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52" w:history="1">
            <w:r w:rsidRPr="00E7684D">
              <w:rPr>
                <w:rStyle w:val="aa"/>
                <w:noProof/>
              </w:rPr>
              <w:t>2.1. 사용 목적(Intended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ECCD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54" w:history="1">
            <w:r w:rsidRPr="00E7684D">
              <w:rPr>
                <w:rStyle w:val="aa"/>
                <w:noProof/>
              </w:rPr>
              <w:t>2.2. 인공달팽이관 시스템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3523" w14:textId="77777777" w:rsidR="00066F73" w:rsidRDefault="00066F73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55" w:history="1">
            <w:r w:rsidRPr="00E7684D">
              <w:rPr>
                <w:rStyle w:val="aa"/>
                <w:noProof/>
              </w:rPr>
              <w:t>3. 소프트웨어 시스템 분류(Software System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5030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56" w:history="1">
            <w:r w:rsidRPr="00E7684D">
              <w:rPr>
                <w:rStyle w:val="aa"/>
                <w:noProof/>
              </w:rPr>
              <w:t>3.1. 심각도 정의(definition of LEVEL Of CONCERN)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1E6D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57" w:history="1">
            <w:r w:rsidRPr="00E7684D">
              <w:rPr>
                <w:rStyle w:val="aa"/>
                <w:noProof/>
              </w:rPr>
              <w:t>3.2. 소프트웨어 등급 분류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FF09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58" w:history="1">
            <w:r w:rsidRPr="00E7684D">
              <w:rPr>
                <w:rStyle w:val="aa"/>
                <w:noProof/>
              </w:rPr>
              <w:t>3.3. 본 제품 소프트웨어 시스템의 심각도 등급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8C206" w14:textId="77777777" w:rsidR="00066F73" w:rsidRDefault="00066F73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60" w:history="1">
            <w:r w:rsidRPr="00E7684D">
              <w:rPr>
                <w:rStyle w:val="aa"/>
                <w:noProof/>
              </w:rPr>
              <w:t>4. 소프트웨어 항목 심각도 분류(Software Item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86480" w14:textId="77777777" w:rsidR="00066F73" w:rsidRDefault="00066F73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62" w:history="1">
            <w:r w:rsidRPr="00E7684D">
              <w:rPr>
                <w:rStyle w:val="aa"/>
                <w:noProof/>
              </w:rPr>
              <w:t>5. 소프트웨어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7A50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63" w:history="1">
            <w:r w:rsidRPr="00E7684D">
              <w:rPr>
                <w:rStyle w:val="aa"/>
                <w:noProof/>
              </w:rPr>
              <w:t>5.1. 소프트웨어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13A0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64" w:history="1">
            <w:r w:rsidRPr="00E7684D">
              <w:rPr>
                <w:rStyle w:val="aa"/>
                <w:noProof/>
              </w:rPr>
              <w:t>5.1.1. 소프트웨어 역할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9C52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65" w:history="1">
            <w:r w:rsidRPr="00E7684D">
              <w:rPr>
                <w:rStyle w:val="aa"/>
                <w:noProof/>
              </w:rPr>
              <w:t>5.1.2. 소프트웨어와 사용자간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BC4D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66" w:history="1">
            <w:r w:rsidRPr="00E7684D">
              <w:rPr>
                <w:rStyle w:val="aa"/>
                <w:noProof/>
              </w:rPr>
              <w:t>5.2. 사용자에 의해 조정되는 소프트웨어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8687" w14:textId="77777777" w:rsidR="00066F73" w:rsidRDefault="00066F73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67" w:history="1">
            <w:r w:rsidRPr="00E7684D">
              <w:rPr>
                <w:rStyle w:val="aa"/>
                <w:noProof/>
              </w:rPr>
              <w:t>5.3. 소프트웨어 동작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B77D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68" w:history="1">
            <w:r w:rsidRPr="00E7684D">
              <w:rPr>
                <w:rStyle w:val="aa"/>
                <w:noProof/>
              </w:rPr>
              <w:t>5.3.1. 프로그램 언어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3D6F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69" w:history="1">
            <w:r w:rsidRPr="00E7684D">
              <w:rPr>
                <w:rStyle w:val="aa"/>
                <w:noProof/>
              </w:rPr>
              <w:t>5.3.2. 운영 체재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8B16" w14:textId="77777777" w:rsidR="00066F73" w:rsidRDefault="00066F73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70" w:history="1">
            <w:r w:rsidRPr="00E7684D">
              <w:rPr>
                <w:rStyle w:val="aa"/>
                <w:noProof/>
              </w:rPr>
              <w:t>5.3.3. 기성용 소프트웨어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BAEF" w14:textId="77777777" w:rsidR="001B2645" w:rsidRDefault="00B147B4" w:rsidP="00B147B4">
          <w:pPr>
            <w:rPr>
              <w:b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271798" w:rsidRPr="00B312B3" w14:paraId="1538C256" w14:textId="77777777" w:rsidTr="00BC454D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6194B0E" w14:textId="77777777" w:rsidR="00271798" w:rsidRPr="002B7B95" w:rsidRDefault="0039768F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br w:type="page"/>
            </w:r>
            <w:r w:rsidR="00271798">
              <w:rPr>
                <w:b/>
              </w:rPr>
              <w:br w:type="page"/>
            </w:r>
            <w:r w:rsidR="00271798"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="00271798"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360FE9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B141B5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D6A61DB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271798" w:rsidRPr="00B312B3" w14:paraId="7E1D3F09" w14:textId="77777777" w:rsidTr="00BC454D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4246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63282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C4E95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DFB487" w14:textId="77777777" w:rsidR="00271798" w:rsidRPr="002B7B95" w:rsidRDefault="006D127E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3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2020.11.13</w:delText>
              </w:r>
            </w:del>
          </w:p>
        </w:tc>
      </w:tr>
      <w:tr w:rsidR="00271798" w:rsidRPr="00B312B3" w14:paraId="727590E9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82B9E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E13CF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AA3A6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F4DAA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0E0C6BB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51CBA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6BDC92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98E14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CC6238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2E3B0097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3492E1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39C40" w14:textId="77777777" w:rsidR="00271798" w:rsidRPr="002B7B95" w:rsidRDefault="00271798" w:rsidP="00BC454D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BE38B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937D4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499AE9EB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25FD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4BEA3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237C7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E2887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44E4D2C3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CB35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9CC35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BC36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F512F3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6BBAC2B7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65E8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62DA6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21EC3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C2D038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81E17EE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CE688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0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4D995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BEB7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541E5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5F3DB143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8AADB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F392C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12DD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19722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5094F87C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648C8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2FAA5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B66B8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8D15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506420B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D981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1A664" w14:textId="77777777" w:rsidR="00271798" w:rsidRPr="002B7B95" w:rsidRDefault="00271798" w:rsidP="00BC454D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92EF4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7B44A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C1734AD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06561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E1BB8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A47C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FF456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616C570C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C8ED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FA3B9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8A1E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37455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1AFCEB6C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460E5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5FC80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45CA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E3DF5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709B2F8B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052A4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F578F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EFE1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45820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31600E58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BED3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94635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71B3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7B32F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640A9FED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13182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92E70F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B7288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9B9E0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06A62D14" w14:textId="77777777" w:rsidR="00271798" w:rsidRDefault="00271798">
      <w:pPr>
        <w:widowControl/>
        <w:wordWrap/>
        <w:autoSpaceDE/>
        <w:autoSpaceDN/>
        <w:rPr>
          <w:del w:id="30" w:author="김은수" w:date="2026-10-13T08:41:00Z"/>
        </w:rPr>
      </w:pPr>
      <w:del w:id="31" w:author="김은수" w:date="2026-10-13T08:41:00Z">
        <w:r>
          <w:br w:type="page"/>
        </w:r>
      </w:del>
    </w:p>
    <w:p w14:paraId="301C13E9" w14:textId="77777777" w:rsidR="0039768F" w:rsidRDefault="0039768F">
      <w:pPr>
        <w:widowControl/>
        <w:wordWrap/>
        <w:autoSpaceDE/>
        <w:autoSpaceDN/>
        <w:rPr>
          <w:del w:id="32" w:author="김은수" w:date="2026-10-13T08:41:00Z"/>
        </w:rPr>
      </w:pPr>
      <w:bookmarkStart w:id="33" w:name="_Toc242805742"/>
      <w:bookmarkEnd w:id="33"/>
    </w:p>
    <w:p w14:paraId="40349B99" w14:textId="77777777" w:rsidR="0024589F" w:rsidRDefault="00FE6885">
      <w:pPr>
        <w:pStyle w:val="TDC1"/>
        <w:pageBreakBefore/>
        <w:numPr>
          <w:ilvl w:val="0"/>
          <w:numId w:val="7"/>
        </w:numPr>
        <w:jc w:val="left"/>
        <w:pPrChange w:id="34" w:author="김은수" w:date="2026-10-12T23:56:00Z">
          <w:pPr>
            <w:pStyle w:val="10"/>
            <w:numPr>
              <w:numId w:val="7"/>
            </w:numPr>
          </w:pPr>
        </w:pPrChange>
      </w:pPr>
      <w:bookmarkStart w:id="35" w:name="_Toc242805743"/>
      <w:r w:rsidRPr="001F7507">
        <w:lastRenderedPageBreak/>
        <w:t>서론</w:t>
      </w:r>
      <w:bookmarkEnd w:id="35"/>
    </w:p>
    <w:p w14:paraId="3D422123" w14:textId="77777777" w:rsidR="0024589F" w:rsidRDefault="0024589F">
      <w:pPr>
        <w:pStyle w:val="TDC2"/>
        <w:numPr>
          <w:ilvl w:val="1"/>
          <w:numId w:val="7"/>
        </w:numPr>
        <w:jc w:val="left"/>
        <w:pPrChange w:id="36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37" w:name="_Toc242805744"/>
      <w:r w:rsidRPr="001F7507">
        <w:t>개요</w:t>
      </w:r>
      <w:bookmarkEnd w:id="37"/>
    </w:p>
    <w:p w14:paraId="2CFE0C6A" w14:textId="77777777" w:rsidR="0024589F" w:rsidRPr="0024589F" w:rsidRDefault="0039768F">
      <w:pPr>
        <w:pStyle w:val="TDC20"/>
        <w:jc w:val="left"/>
        <w:pPrChange w:id="38" w:author="김은수" w:date="2026-10-12T23:56:00Z">
          <w:pPr>
            <w:ind w:leftChars="300" w:left="600"/>
          </w:pPr>
        </w:pPrChange>
      </w:pPr>
      <w:r w:rsidRPr="001F7507">
        <w:t xml:space="preserve">본 문서는 </w:t>
      </w:r>
      <w:del w:id="39" w:author="김은수" w:date="2026-09-28T17:07:00Z" w16du:dateUtc="2026-09-28T08:07:00Z">
        <w:r w:rsidR="00E909C5">
          <w:rPr>
            <w:rFonts w:hint="eastAsia"/>
          </w:rPr>
          <w:delText>T</w:delText>
        </w:r>
        <w:r w:rsidR="00E909C5">
          <w:delText>D20B</w:delText>
        </w:r>
      </w:del>
      <w:ins w:id="40" w:author="김은수" w:date="2026-09-28T17:07:00Z" w16du:dateUtc="2026-09-28T08:07:00Z">
        <w:r w:rsidRPr="001F7507">
          <w:t>TD24A</w:t>
        </w:r>
      </w:ins>
      <w:r w:rsidRPr="001F7507">
        <w:t>-A-EXT 제품의 소프트웨어에 대하여 심각도를 분류하고 소프트웨어의 일반적인 요구사항을 정의한다.</w:t>
      </w:r>
    </w:p>
    <w:p w14:paraId="292F0A0A" w14:textId="77777777" w:rsidR="0024589F" w:rsidRDefault="0024589F">
      <w:pPr>
        <w:pStyle w:val="TDC2"/>
        <w:numPr>
          <w:ilvl w:val="1"/>
          <w:numId w:val="7"/>
        </w:numPr>
        <w:jc w:val="left"/>
        <w:pPrChange w:id="41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42" w:name="_Toc242805745"/>
      <w:r w:rsidRPr="001F7507">
        <w:t>목적</w:t>
      </w:r>
      <w:bookmarkEnd w:id="42"/>
    </w:p>
    <w:p w14:paraId="0CA0D8B5" w14:textId="77777777" w:rsidR="0024589F" w:rsidRDefault="00FE6885">
      <w:pPr>
        <w:pStyle w:val="TDC20"/>
        <w:jc w:val="left"/>
        <w:pPrChange w:id="43" w:author="김은수" w:date="2026-10-12T23:56:00Z">
          <w:pPr>
            <w:ind w:leftChars="300" w:left="600"/>
          </w:pPr>
        </w:pPrChange>
      </w:pPr>
      <w:r w:rsidRPr="001F7507">
        <w:t>소프트웨어의 심각도를 분류함으로써</w:t>
      </w:r>
      <w:r w:rsidR="00E909C5" w:rsidRPr="001F7507">
        <w:t>,</w:t>
      </w:r>
      <w:r w:rsidRPr="001F7507">
        <w:t xml:space="preserve"> 이 후 소프트웨어 개발을 진행함에 있어 분류된 심각도에 적합한 절차를 준수함으로써 안전한하고 일관성 및 정확성을 보장하는 소프트웨</w:t>
      </w:r>
      <w:r w:rsidR="00807766" w:rsidRPr="001F7507">
        <w:t>어</w:t>
      </w:r>
      <w:r w:rsidR="00E909C5" w:rsidRPr="001F7507">
        <w:t xml:space="preserve">가 개발되는 </w:t>
      </w:r>
      <w:r w:rsidR="00807766" w:rsidRPr="001F7507">
        <w:t>것을 목적으로</w:t>
      </w:r>
      <w:r w:rsidR="0039768F" w:rsidRPr="001F7507">
        <w:t xml:space="preserve"> </w:t>
      </w:r>
      <w:r w:rsidR="00807766" w:rsidRPr="001F7507">
        <w:t>한다.</w:t>
      </w:r>
    </w:p>
    <w:p w14:paraId="11A65EA4" w14:textId="77777777" w:rsidR="00807766" w:rsidRDefault="00807766">
      <w:pPr>
        <w:pStyle w:val="TDC2"/>
        <w:numPr>
          <w:ilvl w:val="1"/>
          <w:numId w:val="7"/>
        </w:numPr>
        <w:jc w:val="left"/>
        <w:pPrChange w:id="44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45" w:name="_Toc242805746"/>
      <w:r w:rsidRPr="001F7507">
        <w:t>대상</w:t>
      </w:r>
      <w:bookmarkEnd w:id="45"/>
    </w:p>
    <w:p w14:paraId="3689669C" w14:textId="77777777" w:rsidR="00807766" w:rsidRDefault="00E909C5">
      <w:pPr>
        <w:pStyle w:val="TDC20"/>
        <w:jc w:val="left"/>
        <w:pPrChange w:id="46" w:author="김은수" w:date="2026-10-12T23:56:00Z">
          <w:pPr>
            <w:ind w:leftChars="300" w:left="600"/>
          </w:pPr>
        </w:pPrChange>
      </w:pPr>
      <w:del w:id="47" w:author="김은수" w:date="2026-09-28T17:07:00Z" w16du:dateUtc="2026-09-28T08:07:00Z">
        <w:r>
          <w:rPr>
            <w:rFonts w:hint="eastAsia"/>
          </w:rPr>
          <w:delText>T</w:delText>
        </w:r>
        <w:r>
          <w:delText>D20B</w:delText>
        </w:r>
      </w:del>
      <w:ins w:id="48" w:author="김은수" w:date="2026-09-28T17:07:00Z" w16du:dateUtc="2026-09-28T08:07:00Z">
        <w:r w:rsidRPr="001F7507">
          <w:t>TD24A</w:t>
        </w:r>
      </w:ins>
      <w:r w:rsidRPr="001F7507">
        <w:t>-A-EXT 펌웨어 개발 프로젝트에 참여하는 모든 구성원은 이 문서를 참고하도록 한다.</w:t>
      </w:r>
    </w:p>
    <w:p w14:paraId="50324EE1" w14:textId="77777777" w:rsidR="0092707D" w:rsidRDefault="0092707D">
      <w:pPr>
        <w:pStyle w:val="TDC2"/>
        <w:numPr>
          <w:ilvl w:val="1"/>
          <w:numId w:val="7"/>
        </w:numPr>
        <w:jc w:val="left"/>
        <w:pPrChange w:id="49" w:author="김은수" w:date="2026-10-12T23:56:00Z">
          <w:pPr>
            <w:pStyle w:val="a8"/>
            <w:numPr>
              <w:ilvl w:val="1"/>
              <w:numId w:val="7"/>
            </w:numPr>
            <w:ind w:leftChars="0" w:left="198"/>
          </w:pPr>
        </w:pPrChange>
      </w:pPr>
      <w:bookmarkStart w:id="50" w:name="_Toc242805747"/>
      <w:r w:rsidRPr="001F7507">
        <w:t>적용 범위</w:t>
      </w:r>
      <w:bookmarkEnd w:id="50"/>
    </w:p>
    <w:p w14:paraId="3508F045" w14:textId="77777777" w:rsidR="0092707D" w:rsidRPr="00942176" w:rsidRDefault="0092707D">
      <w:pPr>
        <w:pStyle w:val="TDC20"/>
        <w:jc w:val="left"/>
        <w:rPr>
          <w:b/>
          <w:bCs/>
        </w:rPr>
        <w:pPrChange w:id="51" w:author="김은수" w:date="2026-10-12T23:56:00Z">
          <w:pPr>
            <w:ind w:leftChars="300" w:left="600"/>
          </w:pPr>
        </w:pPrChange>
      </w:pPr>
      <w:r w:rsidRPr="001F7507">
        <w:t>본 문서는 인공 달팽이관 외부장치(</w:t>
      </w:r>
      <w:del w:id="52" w:author="김은수" w:date="2026-09-28T17:07:00Z" w16du:dateUtc="2026-09-28T08:07:00Z">
        <w:r w:rsidR="00B50E03" w:rsidRPr="00E909C5">
          <w:delText>TD20B</w:delText>
        </w:r>
      </w:del>
      <w:ins w:id="53" w:author="김은수" w:date="2026-09-28T17:07:00Z" w16du:dateUtc="2026-09-28T08:07:00Z">
        <w:r w:rsidRPr="001F7507">
          <w:t>TD24A</w:t>
        </w:r>
      </w:ins>
      <w:r w:rsidRPr="001F7507">
        <w:t>-A-EXT) 펌웨어에 적용된다.</w:t>
      </w:r>
    </w:p>
    <w:p w14:paraId="32F65B70" w14:textId="77777777" w:rsidR="00EB2996" w:rsidRDefault="001E6959">
      <w:pPr>
        <w:pStyle w:val="TDC20"/>
        <w:jc w:val="left"/>
        <w:rPr>
          <w:ins w:id="54" w:author="김은수" w:date="2026-10-12T12:26:00Z"/>
          <w:b/>
          <w:bCs/>
        </w:rPr>
        <w:pPrChange w:id="55" w:author="김은수" w:date="2026-10-12T23:56:00Z">
          <w:pPr>
            <w:ind w:leftChars="300" w:left="600"/>
          </w:pPr>
        </w:pPrChange>
      </w:pPr>
      <w:ins w:id="56" w:author="김은수" w:date="2026-10-12T12:26:00Z">
        <w:r w:rsidRPr="001F7507">
          <w:rPr>
            <w:b/>
            <w:bCs/>
            <w:color w:val="C00000"/>
          </w:rPr>
          <w:t xml:space="preserve">적용 범위에는 자극 처리와 장치 제어를 담당하는 E8300 펌웨어 및 </w:t>
        </w:r>
        <w:proofErr w:type="spellStart"/>
        <w:r w:rsidRPr="001F7507">
          <w:rPr>
            <w:b/>
            <w:bCs/>
            <w:color w:val="C00000"/>
          </w:rPr>
          <w:t>Bluetooth</w:t>
        </w:r>
        <w:proofErr w:type="spellEnd"/>
        <w:r w:rsidRPr="001F7507">
          <w:rPr>
            <w:b/>
            <w:bCs/>
            <w:color w:val="C00000"/>
          </w:rPr>
          <w:t xml:space="preserve"> 통신/인증과 E8300 전달 경로를 담당하는 QCC5181 펌웨어가 함께 포함된다.</w:t>
        </w:r>
      </w:ins>
    </w:p>
    <w:p w14:paraId="301E9F65" w14:textId="77777777" w:rsidR="0024589F" w:rsidRDefault="0024589F">
      <w:pPr>
        <w:pStyle w:val="TDC2"/>
        <w:numPr>
          <w:ilvl w:val="1"/>
          <w:numId w:val="7"/>
        </w:numPr>
        <w:jc w:val="left"/>
        <w:pPrChange w:id="57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58" w:name="_Toc242805748"/>
      <w:r w:rsidRPr="001F7507">
        <w:t>관련문서</w:t>
      </w:r>
      <w:bookmarkEnd w:id="58"/>
    </w:p>
    <w:p w14:paraId="21D5B904" w14:textId="77777777" w:rsidR="00202AB0" w:rsidRDefault="00202AB0">
      <w:pPr>
        <w:pStyle w:val="TDC3"/>
        <w:numPr>
          <w:ilvl w:val="2"/>
          <w:numId w:val="7"/>
        </w:numPr>
        <w:jc w:val="left"/>
        <w:pPrChange w:id="59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60" w:name="_Toc242805749"/>
      <w:r w:rsidRPr="001F7507">
        <w:t>프로젝트</w:t>
      </w:r>
      <w:bookmarkEnd w:id="60"/>
    </w:p>
    <w:tbl>
      <w:tblPr>
        <w:tblStyle w:val="TDC31"/>
        <w:tblW w:w="8194" w:type="dxa"/>
        <w:tblInd w:w="397" w:type="dxa"/>
        <w:tblLook w:val="0600" w:firstRow="0" w:lastRow="0" w:firstColumn="0" w:lastColumn="0" w:noHBand="1" w:noVBand="1"/>
        <w:tblPrChange w:id="61" w:author="김은수" w:date="2026-10-12T23:56:00Z">
          <w:tblPr>
            <w:tblStyle w:val="a5"/>
            <w:tblW w:w="8194" w:type="dxa"/>
            <w:tblInd w:w="1440" w:type="dxa"/>
            <w:tblLook w:val="04A0" w:firstRow="1" w:lastRow="0" w:firstColumn="1" w:lastColumn="0" w:noHBand="0" w:noVBand="1"/>
          </w:tblPr>
        </w:tblPrChange>
      </w:tblPr>
      <w:tblGrid>
        <w:gridCol w:w="936"/>
        <w:gridCol w:w="2014"/>
        <w:gridCol w:w="5244"/>
        <w:tblGridChange w:id="62">
          <w:tblGrid>
            <w:gridCol w:w="936"/>
            <w:gridCol w:w="2014"/>
            <w:gridCol w:w="3053"/>
            <w:gridCol w:w="360"/>
            <w:gridCol w:w="360"/>
            <w:gridCol w:w="360"/>
            <w:gridCol w:w="1111"/>
          </w:tblGrid>
        </w:tblGridChange>
      </w:tblGrid>
      <w:tr w:rsidR="00202AB0" w:rsidRPr="005D4343" w14:paraId="743C33A0" w14:textId="77777777" w:rsidTr="00B9324D">
        <w:trPr>
          <w:tblHeader/>
          <w:trPrChange w:id="63" w:author="김은수" w:date="2026-10-12T23:56:00Z">
            <w:trPr>
              <w:gridBefore w:val="3"/>
              <w:gridAfter w:val="1"/>
            </w:trPr>
          </w:trPrChange>
        </w:trPr>
        <w:tc>
          <w:tcPr>
            <w:tcW w:w="936" w:type="dxa"/>
            <w:shd w:val="clear" w:color="auto" w:fill="F5F5F5"/>
            <w:tcPrChange w:id="64" w:author="김은수" w:date="2026-10-12T23:56:00Z">
              <w:tcPr>
                <w:tcW w:w="936" w:type="dxa"/>
                <w:vAlign w:val="center"/>
              </w:tcPr>
            </w:tcPrChange>
          </w:tcPr>
          <w:p w14:paraId="1F278155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65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proofErr w:type="spellStart"/>
            <w:r w:rsidRPr="005D4343">
              <w:rPr>
                <w:rPrChange w:id="66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014" w:type="dxa"/>
            <w:shd w:val="clear" w:color="auto" w:fill="F5F5F5"/>
            <w:tcPrChange w:id="67" w:author="김은수" w:date="2026-10-12T23:56:00Z">
              <w:tcPr>
                <w:tcW w:w="2014" w:type="dxa"/>
                <w:vAlign w:val="center"/>
              </w:tcPr>
            </w:tcPrChange>
          </w:tcPr>
          <w:p w14:paraId="49995A2B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68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69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5244" w:type="dxa"/>
            <w:shd w:val="clear" w:color="auto" w:fill="F5F5F5"/>
            <w:tcPrChange w:id="70" w:author="김은수" w:date="2026-10-12T23:56:00Z">
              <w:tcPr>
                <w:tcW w:w="5244" w:type="dxa"/>
                <w:vAlign w:val="center"/>
              </w:tcPr>
            </w:tcPrChange>
          </w:tcPr>
          <w:p w14:paraId="1B24F79E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71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7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7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7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440F4A6F" w14:textId="77777777" w:rsidTr="00B9324D">
        <w:trPr>
          <w:trHeight w:val="56"/>
          <w:trPrChange w:id="75" w:author="김은수" w:date="2026-10-12T23:56:00Z">
            <w:trPr>
              <w:gridBefore w:val="3"/>
              <w:gridAfter w:val="1"/>
            </w:trPr>
          </w:trPrChange>
        </w:trPr>
        <w:tc>
          <w:tcPr>
            <w:tcW w:w="936" w:type="dxa"/>
            <w:tcPrChange w:id="76" w:author="김은수" w:date="2026-10-12T23:56:00Z">
              <w:tcPr>
                <w:tcW w:w="936" w:type="dxa"/>
                <w:vAlign w:val="center"/>
              </w:tcPr>
            </w:tcPrChange>
          </w:tcPr>
          <w:p w14:paraId="4495690D" w14:textId="77777777" w:rsidR="00202AB0" w:rsidRPr="005D4343" w:rsidRDefault="00202AB0">
            <w:pPr>
              <w:pStyle w:val="TDC7"/>
              <w:rPr>
                <w:rFonts w:ascii="Times New Roman" w:eastAsiaTheme="majorHAnsi" w:hAnsi="Times New Roman" w:cs="Times New Roman"/>
              </w:rPr>
              <w:pPrChange w:id="77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78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014" w:type="dxa"/>
            <w:tcPrChange w:id="79" w:author="김은수" w:date="2026-10-12T23:56:00Z">
              <w:tcPr>
                <w:tcW w:w="2014" w:type="dxa"/>
                <w:vAlign w:val="center"/>
              </w:tcPr>
            </w:tcPrChange>
          </w:tcPr>
          <w:p w14:paraId="32EBEF2A" w14:textId="77777777" w:rsidR="00202AB0" w:rsidRPr="005D4343" w:rsidRDefault="00E909C5">
            <w:pPr>
              <w:pStyle w:val="TDC7"/>
              <w:rPr>
                <w:rFonts w:ascii="Times New Roman" w:eastAsiaTheme="majorHAnsi" w:hAnsi="Times New Roman" w:cs="Times New Roman"/>
              </w:rPr>
              <w:pPrChange w:id="80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8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SDP-FW-</w:t>
            </w:r>
            <w:del w:id="82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</w:rPr>
                <w:delText>TD20B</w:delText>
              </w:r>
            </w:del>
            <w:ins w:id="83" w:author="김은수" w:date="2026-09-28T17:07:00Z" w16du:dateUtc="2026-09-28T08:07:00Z">
              <w:r>
                <w:rPr>
                  <w:rPrChange w:id="84" w:author="김은수" w:date="2026-10-12T23:56:00Z">
                    <w:rPr>
                      <w:rFonts w:ascii="Times New Roman" w:eastAsiaTheme="majorHAnsi" w:hAnsi="Times New Roman" w:cs="Times New Roman"/>
                      <w:color w:val="auto"/>
                      <w:szCs w:val="22"/>
                      <w:lang w:val="en-US"/>
                    </w:rPr>
                  </w:rPrChange>
                </w:rPr>
                <w:t>TD24A</w:t>
              </w:r>
            </w:ins>
          </w:p>
        </w:tc>
        <w:tc>
          <w:tcPr>
            <w:tcW w:w="5244" w:type="dxa"/>
            <w:tcPrChange w:id="85" w:author="김은수" w:date="2026-10-12T23:56:00Z">
              <w:tcPr>
                <w:tcW w:w="5244" w:type="dxa"/>
                <w:vAlign w:val="center"/>
              </w:tcPr>
            </w:tcPrChange>
          </w:tcPr>
          <w:p w14:paraId="2042F720" w14:textId="77777777" w:rsidR="00202AB0" w:rsidRPr="005D4343" w:rsidRDefault="00E909C5">
            <w:pPr>
              <w:pStyle w:val="TDC7"/>
              <w:rPr>
                <w:rFonts w:ascii="Times New Roman" w:eastAsiaTheme="majorHAnsi" w:hAnsi="Times New Roman" w:cs="Times New Roman"/>
              </w:rPr>
              <w:pPrChange w:id="86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87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88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89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개발</w:t>
            </w:r>
            <w:r>
              <w:rPr>
                <w:rPrChange w:id="90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91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계획서</w:t>
            </w:r>
          </w:p>
        </w:tc>
      </w:tr>
    </w:tbl>
    <w:p w14:paraId="19A76CED" w14:textId="77777777" w:rsidR="00202AB0" w:rsidRPr="00B9324D" w:rsidRDefault="00202AB0">
      <w:pPr>
        <w:pStyle w:val="TDC30"/>
        <w:jc w:val="left"/>
        <w:pPrChange w:id="92" w:author="김은수" w:date="2026-10-12T23:56:00Z">
          <w:pPr/>
        </w:pPrChange>
      </w:pPr>
    </w:p>
    <w:p w14:paraId="470A8974" w14:textId="77777777" w:rsidR="00202AB0" w:rsidRDefault="00202AB0">
      <w:pPr>
        <w:pStyle w:val="TDC3"/>
        <w:numPr>
          <w:ilvl w:val="2"/>
          <w:numId w:val="7"/>
        </w:numPr>
        <w:jc w:val="left"/>
        <w:pPrChange w:id="93" w:author="김은수" w:date="2026-10-12T23:56:00Z">
          <w:pPr>
            <w:pStyle w:val="a8"/>
            <w:numPr>
              <w:ilvl w:val="2"/>
              <w:numId w:val="7"/>
            </w:numPr>
            <w:ind w:leftChars="0" w:left="397"/>
          </w:pPr>
        </w:pPrChange>
      </w:pPr>
      <w:bookmarkStart w:id="94" w:name="_Toc242805750"/>
      <w:r w:rsidRPr="001F7507">
        <w:t>표준 및 규제</w:t>
      </w:r>
      <w:bookmarkEnd w:id="94"/>
    </w:p>
    <w:tbl>
      <w:tblPr>
        <w:tblStyle w:val="TDC31"/>
        <w:tblW w:w="8194" w:type="dxa"/>
        <w:tblInd w:w="397" w:type="dxa"/>
        <w:tblLook w:val="0600" w:firstRow="0" w:lastRow="0" w:firstColumn="0" w:lastColumn="0" w:noHBand="1" w:noVBand="1"/>
        <w:tblPrChange w:id="95" w:author="김은수" w:date="2026-10-12T23:56:00Z">
          <w:tblPr>
            <w:tblStyle w:val="a5"/>
            <w:tblW w:w="8194" w:type="dxa"/>
            <w:tblInd w:w="1440" w:type="dxa"/>
            <w:tblLook w:val="04A0" w:firstRow="1" w:lastRow="0" w:firstColumn="1" w:lastColumn="0" w:noHBand="0" w:noVBand="1"/>
          </w:tblPr>
        </w:tblPrChange>
      </w:tblPr>
      <w:tblGrid>
        <w:gridCol w:w="936"/>
        <w:gridCol w:w="2014"/>
        <w:gridCol w:w="5244"/>
        <w:tblGridChange w:id="96">
          <w:tblGrid>
            <w:gridCol w:w="936"/>
            <w:gridCol w:w="2014"/>
            <w:gridCol w:w="3053"/>
            <w:gridCol w:w="360"/>
            <w:gridCol w:w="360"/>
            <w:gridCol w:w="360"/>
            <w:gridCol w:w="1111"/>
          </w:tblGrid>
        </w:tblGridChange>
      </w:tblGrid>
      <w:tr w:rsidR="00202AB0" w:rsidRPr="005D4343" w14:paraId="67B55653" w14:textId="77777777" w:rsidTr="00B9324D">
        <w:trPr>
          <w:trHeight w:val="424"/>
          <w:tblHeader/>
          <w:trPrChange w:id="97" w:author="김은수" w:date="2026-10-12T23:56:00Z">
            <w:trPr>
              <w:gridBefore w:val="3"/>
              <w:gridAfter w:val="1"/>
            </w:trPr>
          </w:trPrChange>
        </w:trPr>
        <w:tc>
          <w:tcPr>
            <w:tcW w:w="936" w:type="dxa"/>
            <w:shd w:val="clear" w:color="auto" w:fill="F5F5F5"/>
            <w:tcPrChange w:id="98" w:author="김은수" w:date="2026-10-12T23:56:00Z">
              <w:tcPr>
                <w:tcW w:w="936" w:type="dxa"/>
                <w:vAlign w:val="center"/>
              </w:tcPr>
            </w:tcPrChange>
          </w:tcPr>
          <w:p w14:paraId="7A47FA4F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99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proofErr w:type="spellStart"/>
            <w:r w:rsidRPr="005D4343">
              <w:rPr>
                <w:rPrChange w:id="100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014" w:type="dxa"/>
            <w:shd w:val="clear" w:color="auto" w:fill="F5F5F5"/>
            <w:tcPrChange w:id="101" w:author="김은수" w:date="2026-10-12T23:56:00Z">
              <w:tcPr>
                <w:tcW w:w="2014" w:type="dxa"/>
                <w:vAlign w:val="center"/>
              </w:tcPr>
            </w:tcPrChange>
          </w:tcPr>
          <w:p w14:paraId="365A9A5E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102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03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5244" w:type="dxa"/>
            <w:shd w:val="clear" w:color="auto" w:fill="F5F5F5"/>
            <w:tcPrChange w:id="104" w:author="김은수" w:date="2026-10-12T23:56:00Z">
              <w:tcPr>
                <w:tcW w:w="5244" w:type="dxa"/>
                <w:vAlign w:val="center"/>
              </w:tcPr>
            </w:tcPrChange>
          </w:tcPr>
          <w:p w14:paraId="4CE0D0C1" w14:textId="77777777" w:rsidR="00202AB0" w:rsidRPr="005D4343" w:rsidRDefault="00202AB0">
            <w:pPr>
              <w:pStyle w:val="TDC0"/>
              <w:rPr>
                <w:rFonts w:ascii="Times New Roman" w:eastAsiaTheme="majorHAnsi" w:hAnsi="Times New Roman" w:cs="Times New Roman"/>
              </w:rPr>
              <w:pPrChange w:id="105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0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10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0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7A98DBBE" w14:textId="77777777" w:rsidTr="00B9324D">
        <w:trPr>
          <w:trHeight w:val="424"/>
          <w:trPrChange w:id="109" w:author="김은수" w:date="2026-10-12T23:56:00Z">
            <w:trPr>
              <w:gridBefore w:val="3"/>
              <w:gridAfter w:val="1"/>
            </w:trPr>
          </w:trPrChange>
        </w:trPr>
        <w:tc>
          <w:tcPr>
            <w:tcW w:w="936" w:type="dxa"/>
            <w:tcPrChange w:id="110" w:author="김은수" w:date="2026-10-12T23:56:00Z">
              <w:tcPr>
                <w:tcW w:w="936" w:type="dxa"/>
                <w:vAlign w:val="center"/>
              </w:tcPr>
            </w:tcPrChange>
          </w:tcPr>
          <w:p w14:paraId="32BDA2AB" w14:textId="77777777" w:rsidR="00202AB0" w:rsidRPr="005D4343" w:rsidRDefault="00202AB0">
            <w:pPr>
              <w:pStyle w:val="TDC7"/>
              <w:rPr>
                <w:rFonts w:ascii="Times New Roman" w:eastAsiaTheme="majorHAnsi" w:hAnsi="Times New Roman" w:cs="Times New Roman"/>
              </w:rPr>
              <w:pPrChange w:id="111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12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014" w:type="dxa"/>
            <w:tcPrChange w:id="113" w:author="김은수" w:date="2026-10-12T23:56:00Z">
              <w:tcPr>
                <w:tcW w:w="2014" w:type="dxa"/>
                <w:vAlign w:val="center"/>
              </w:tcPr>
            </w:tcPrChange>
          </w:tcPr>
          <w:p w14:paraId="30163EE8" w14:textId="77777777" w:rsidR="00202AB0" w:rsidRPr="005D4343" w:rsidRDefault="00202AB0">
            <w:pPr>
              <w:pStyle w:val="TDC7"/>
              <w:rPr>
                <w:rFonts w:ascii="Times New Roman" w:eastAsiaTheme="majorHAnsi" w:hAnsi="Times New Roman" w:cs="Times New Roman"/>
              </w:rPr>
              <w:pPrChange w:id="114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1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IEC 62304</w:t>
            </w:r>
          </w:p>
        </w:tc>
        <w:tc>
          <w:tcPr>
            <w:tcW w:w="5244" w:type="dxa"/>
            <w:tcPrChange w:id="116" w:author="김은수" w:date="2026-10-12T23:56:00Z">
              <w:tcPr>
                <w:tcW w:w="5244" w:type="dxa"/>
                <w:vAlign w:val="center"/>
              </w:tcPr>
            </w:tcPrChange>
          </w:tcPr>
          <w:p w14:paraId="60781A61" w14:textId="77777777" w:rsidR="00202AB0" w:rsidRPr="00C12E78" w:rsidRDefault="00202AB0">
            <w:pPr>
              <w:pStyle w:val="TDC7"/>
              <w:rPr>
                <w:rFonts w:ascii="Times New Roman" w:eastAsiaTheme="majorHAnsi" w:hAnsi="Times New Roman" w:cs="Times New Roman"/>
                <w:lang w:val="en-US"/>
                <w:rPrChange w:id="117" w:author="김은수" w:date="2026-10-13T17:55:00Z" w16du:dateUtc="2026-10-13T08:55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18" w:author="김은수" w:date="2026-10-12T23:56:00Z">
                <w:pPr>
                  <w:wordWrap/>
                </w:pPr>
              </w:pPrChange>
            </w:pPr>
            <w:r w:rsidRPr="00C12E78">
              <w:rPr>
                <w:lang w:val="en-US"/>
                <w:rPrChange w:id="119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 software – Software life cycle processes</w:t>
            </w:r>
          </w:p>
        </w:tc>
      </w:tr>
      <w:tr w:rsidR="00202AB0" w:rsidRPr="005D4343" w14:paraId="7D8699C1" w14:textId="77777777" w:rsidTr="00B9324D">
        <w:trPr>
          <w:trHeight w:val="424"/>
          <w:trPrChange w:id="120" w:author="김은수" w:date="2026-10-12T23:56:00Z">
            <w:trPr>
              <w:gridBefore w:val="3"/>
              <w:gridAfter w:val="1"/>
            </w:trPr>
          </w:trPrChange>
        </w:trPr>
        <w:tc>
          <w:tcPr>
            <w:tcW w:w="936" w:type="dxa"/>
            <w:tcPrChange w:id="121" w:author="김은수" w:date="2026-10-12T23:56:00Z">
              <w:tcPr>
                <w:tcW w:w="936" w:type="dxa"/>
                <w:vAlign w:val="center"/>
              </w:tcPr>
            </w:tcPrChange>
          </w:tcPr>
          <w:p w14:paraId="5533066D" w14:textId="77777777" w:rsidR="00202AB0" w:rsidRDefault="00202AB0">
            <w:pPr>
              <w:pStyle w:val="TDC7"/>
              <w:rPr>
                <w:rFonts w:ascii="Times New Roman" w:eastAsiaTheme="majorHAnsi" w:hAnsi="Times New Roman" w:cs="Times New Roman"/>
              </w:rPr>
              <w:pPrChange w:id="122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2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>2</w:t>
            </w:r>
          </w:p>
        </w:tc>
        <w:tc>
          <w:tcPr>
            <w:tcW w:w="2014" w:type="dxa"/>
            <w:tcPrChange w:id="124" w:author="김은수" w:date="2026-10-12T23:56:00Z">
              <w:tcPr>
                <w:tcW w:w="2014" w:type="dxa"/>
                <w:vAlign w:val="center"/>
              </w:tcPr>
            </w:tcPrChange>
          </w:tcPr>
          <w:p w14:paraId="218A6DEC" w14:textId="77777777" w:rsidR="00202AB0" w:rsidRDefault="00202AB0">
            <w:pPr>
              <w:pStyle w:val="TDC7"/>
              <w:rPr>
                <w:rFonts w:ascii="Times New Roman" w:eastAsiaTheme="majorHAnsi" w:hAnsi="Times New Roman" w:cs="Times New Roman"/>
              </w:rPr>
              <w:pPrChange w:id="125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26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ISO 14971</w:t>
            </w:r>
          </w:p>
        </w:tc>
        <w:tc>
          <w:tcPr>
            <w:tcW w:w="5244" w:type="dxa"/>
            <w:tcPrChange w:id="127" w:author="김은수" w:date="2026-10-12T23:56:00Z">
              <w:tcPr>
                <w:tcW w:w="5244" w:type="dxa"/>
                <w:vAlign w:val="center"/>
              </w:tcPr>
            </w:tcPrChange>
          </w:tcPr>
          <w:p w14:paraId="56A7C6E8" w14:textId="77777777" w:rsidR="00202AB0" w:rsidRPr="00C12E78" w:rsidRDefault="00202AB0">
            <w:pPr>
              <w:pStyle w:val="TDC7"/>
              <w:rPr>
                <w:rFonts w:ascii="Times New Roman" w:eastAsiaTheme="majorHAnsi" w:hAnsi="Times New Roman" w:cs="Times New Roman"/>
                <w:lang w:val="en-US"/>
                <w:rPrChange w:id="128" w:author="김은수" w:date="2026-10-13T17:55:00Z" w16du:dateUtc="2026-10-13T08:55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29" w:author="김은수" w:date="2026-10-12T23:56:00Z">
                <w:pPr>
                  <w:pStyle w:val="a8"/>
                  <w:wordWrap/>
                  <w:ind w:leftChars="0" w:left="0"/>
                </w:pPr>
              </w:pPrChange>
            </w:pPr>
            <w:r w:rsidRPr="00C12E78">
              <w:rPr>
                <w:lang w:val="en-US"/>
                <w:rPrChange w:id="130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devices – Application of risk management to medical</w:t>
            </w:r>
          </w:p>
        </w:tc>
      </w:tr>
    </w:tbl>
    <w:p w14:paraId="2FC57B66" w14:textId="77777777" w:rsidR="00202AB0" w:rsidRPr="00C12E78" w:rsidRDefault="00202AB0">
      <w:pPr>
        <w:pStyle w:val="TDC30"/>
        <w:jc w:val="left"/>
        <w:rPr>
          <w:lang w:val="en-US"/>
          <w:rPrChange w:id="131" w:author="김은수" w:date="2026-10-13T17:55:00Z" w16du:dateUtc="2026-10-13T08:55:00Z">
            <w:rPr/>
          </w:rPrChange>
        </w:rPr>
        <w:pPrChange w:id="132" w:author="김은수" w:date="2026-10-12T23:56:00Z">
          <w:pPr>
            <w:pStyle w:val="a8"/>
            <w:ind w:leftChars="0" w:left="1418"/>
          </w:pPr>
        </w:pPrChange>
      </w:pPr>
    </w:p>
    <w:p w14:paraId="461BBC50" w14:textId="77777777" w:rsidR="0024589F" w:rsidRDefault="00807766">
      <w:pPr>
        <w:pStyle w:val="TDC1"/>
        <w:numPr>
          <w:ilvl w:val="0"/>
          <w:numId w:val="7"/>
        </w:numPr>
        <w:jc w:val="left"/>
        <w:pPrChange w:id="133" w:author="김은수" w:date="2026-10-12T23:56:00Z">
          <w:pPr>
            <w:pStyle w:val="10"/>
            <w:numPr>
              <w:numId w:val="7"/>
            </w:numPr>
          </w:pPr>
        </w:pPrChange>
      </w:pPr>
      <w:bookmarkStart w:id="134" w:name="_Toc242805751"/>
      <w:r w:rsidRPr="001F7507">
        <w:t>기기 설명(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)</w:t>
      </w:r>
      <w:bookmarkEnd w:id="134"/>
    </w:p>
    <w:p w14:paraId="3114351C" w14:textId="77777777" w:rsidR="00C57289" w:rsidRDefault="00C57289">
      <w:pPr>
        <w:pStyle w:val="TDC2"/>
        <w:numPr>
          <w:ilvl w:val="1"/>
          <w:numId w:val="7"/>
        </w:numPr>
        <w:jc w:val="left"/>
        <w:pPrChange w:id="135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136" w:name="_Toc7108092"/>
      <w:bookmarkStart w:id="137" w:name="_Toc7798676"/>
      <w:bookmarkStart w:id="138" w:name="_Toc49956717"/>
      <w:bookmarkStart w:id="139" w:name="_Toc242805752"/>
      <w:r w:rsidRPr="001F7507">
        <w:t>사용 목적(</w:t>
      </w:r>
      <w:proofErr w:type="spellStart"/>
      <w:r w:rsidRPr="001F7507">
        <w:t>Intended</w:t>
      </w:r>
      <w:proofErr w:type="spellEnd"/>
      <w:r>
        <w:t xml:space="preserve"> </w:t>
      </w:r>
      <w:proofErr w:type="spellStart"/>
      <w:r w:rsidRPr="001F7507">
        <w:t>Use</w:t>
      </w:r>
      <w:proofErr w:type="spellEnd"/>
      <w:r w:rsidRPr="001F7507">
        <w:t>)</w:t>
      </w:r>
      <w:bookmarkEnd w:id="136"/>
      <w:bookmarkEnd w:id="137"/>
      <w:bookmarkEnd w:id="138"/>
      <w:bookmarkEnd w:id="139"/>
    </w:p>
    <w:p w14:paraId="6F464A29" w14:textId="77777777" w:rsidR="00B9324D" w:rsidRDefault="00B9324D">
      <w:pPr>
        <w:pStyle w:val="TDC20"/>
        <w:jc w:val="left"/>
        <w:pPrChange w:id="140" w:author="김은수" w:date="2026-10-12T23:56:00Z">
          <w:pPr>
            <w:pStyle w:val="2"/>
            <w:ind w:leftChars="400" w:left="800"/>
          </w:pPr>
        </w:pPrChange>
      </w:pPr>
      <w:r w:rsidRPr="001F7507">
        <w:t>중증 청각장애 환자의 청각을 회복할 목적으로 사용하는 기기</w:t>
      </w:r>
    </w:p>
    <w:p w14:paraId="769802AC" w14:textId="77777777" w:rsidR="00B9324D" w:rsidRPr="00B9324D" w:rsidRDefault="00B9324D">
      <w:pPr>
        <w:pStyle w:val="TDC20"/>
        <w:jc w:val="left"/>
        <w:rPr>
          <w:del w:id="141" w:author="김은수" w:date="2026-10-13T08:33:00Z"/>
        </w:rPr>
        <w:pPrChange w:id="142" w:author="김은수" w:date="2026-10-12T23:56:00Z">
          <w:pPr/>
        </w:pPrChange>
      </w:pPr>
      <w:bookmarkStart w:id="143" w:name="_Toc242805753"/>
      <w:bookmarkEnd w:id="143"/>
    </w:p>
    <w:p w14:paraId="40AB8362" w14:textId="77777777" w:rsidR="00C57289" w:rsidRDefault="00002FC2">
      <w:pPr>
        <w:pStyle w:val="TDC2"/>
        <w:numPr>
          <w:ilvl w:val="1"/>
          <w:numId w:val="7"/>
        </w:numPr>
        <w:jc w:val="left"/>
        <w:pPrChange w:id="144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145" w:name="_Toc242805754"/>
      <w:bookmarkStart w:id="146" w:name="_Hlk161409054"/>
      <w:proofErr w:type="spellStart"/>
      <w:r w:rsidRPr="001F7507">
        <w:t>인공달팽이관</w:t>
      </w:r>
      <w:proofErr w:type="spellEnd"/>
      <w:r w:rsidRPr="001F7507">
        <w:t xml:space="preserve"> </w:t>
      </w:r>
      <w:r w:rsidR="00C57289" w:rsidRPr="001F7507">
        <w:t>시스템 구성도</w:t>
      </w:r>
      <w:bookmarkEnd w:id="145"/>
    </w:p>
    <w:p w14:paraId="0EDC2D08" w14:textId="77777777" w:rsidR="00C57289" w:rsidRDefault="00C57289">
      <w:pPr>
        <w:pStyle w:val="TDC20"/>
        <w:jc w:val="left"/>
        <w:pPrChange w:id="147" w:author="김은수" w:date="2026-10-12T23:56:00Z">
          <w:pPr>
            <w:ind w:left="851"/>
          </w:pPr>
        </w:pPrChange>
      </w:pPr>
      <w:proofErr w:type="spellStart"/>
      <w:r w:rsidRPr="001F7507">
        <w:t>인공</w:t>
      </w:r>
      <w:r w:rsidR="00002FC2" w:rsidRPr="001F7507">
        <w:t>달팽이관</w:t>
      </w:r>
      <w:proofErr w:type="spellEnd"/>
      <w:r w:rsidR="00002FC2" w:rsidRPr="001F7507">
        <w:t xml:space="preserve"> 시스템</w:t>
      </w:r>
      <w:r w:rsidRPr="001F7507">
        <w:t>은</w:t>
      </w:r>
      <w:r>
        <w:t xml:space="preserve"> </w:t>
      </w:r>
      <w:r w:rsidRPr="001F7507">
        <w:t>사용자가 몸에 착용하는</w:t>
      </w:r>
      <w:r w:rsidR="00EE6ED3" w:rsidRPr="001F7507">
        <w:t xml:space="preserve"> </w:t>
      </w:r>
      <w:r w:rsidR="00002FC2" w:rsidRPr="001F7507">
        <w:t xml:space="preserve">인공 달팽이관 외부장치 시스템과 </w:t>
      </w:r>
      <w:r w:rsidRPr="001F7507">
        <w:t xml:space="preserve">사용자의 몸속에 이식되는 </w:t>
      </w:r>
      <w:proofErr w:type="spellStart"/>
      <w:r w:rsidR="00002FC2" w:rsidRPr="001F7507">
        <w:t>인공달팽이관</w:t>
      </w:r>
      <w:proofErr w:type="spellEnd"/>
      <w:r w:rsidR="00002FC2" w:rsidRPr="001F7507">
        <w:t xml:space="preserve"> 내부장치 시스템으로 구성되며,</w:t>
      </w:r>
      <w:r w:rsidR="00002FC2">
        <w:t xml:space="preserve"> </w:t>
      </w:r>
      <w:r w:rsidR="00002FC2" w:rsidRPr="001F7507">
        <w:t>두 시스템은 무선으로 연결된다.</w:t>
      </w:r>
    </w:p>
    <w:p w14:paraId="2FB84AFF" w14:textId="77777777" w:rsidR="00EE6ED3" w:rsidRDefault="00EE6ED3">
      <w:pPr>
        <w:pStyle w:val="TDC20"/>
        <w:jc w:val="left"/>
        <w:pPrChange w:id="148" w:author="김은수" w:date="2026-10-12T23:56:00Z">
          <w:pPr>
            <w:ind w:left="851"/>
          </w:pPr>
        </w:pPrChange>
      </w:pPr>
      <w:r w:rsidRPr="001F7507">
        <w:t xml:space="preserve">추가적으로 </w:t>
      </w:r>
      <w:proofErr w:type="spellStart"/>
      <w:r w:rsidRPr="001F7507">
        <w:t>인공달팽이과</w:t>
      </w:r>
      <w:proofErr w:type="spellEnd"/>
      <w:r w:rsidRPr="001F7507">
        <w:t xml:space="preserve"> 외부장치를 제어하는 </w:t>
      </w:r>
      <w:proofErr w:type="spellStart"/>
      <w:r w:rsidRPr="001F7507">
        <w:t>리모콘</w:t>
      </w:r>
      <w:proofErr w:type="spellEnd"/>
      <w:r w:rsidRPr="001F7507">
        <w:t xml:space="preserve"> 앱과, </w:t>
      </w:r>
      <w:proofErr w:type="spellStart"/>
      <w:r w:rsidRPr="001F7507">
        <w:t>인공달팽이관</w:t>
      </w:r>
      <w:proofErr w:type="spellEnd"/>
      <w:r w:rsidRPr="001F7507">
        <w:t xml:space="preserve"> 장치 시스템의 </w:t>
      </w:r>
      <w:proofErr w:type="spellStart"/>
      <w:r w:rsidRPr="001F7507">
        <w:t>자극파라를</w:t>
      </w:r>
      <w:proofErr w:type="spellEnd"/>
      <w:r w:rsidRPr="001F7507">
        <w:t xml:space="preserve"> 설정하는 매핑 앱은 블루투스 통신을 사용하여 </w:t>
      </w:r>
      <w:proofErr w:type="spellStart"/>
      <w:r w:rsidRPr="001F7507">
        <w:t>인공달팽이관</w:t>
      </w:r>
      <w:proofErr w:type="spellEnd"/>
      <w:r w:rsidRPr="001F7507">
        <w:t xml:space="preserve"> 외부장치와 무선으로 </w:t>
      </w:r>
      <w:proofErr w:type="gramStart"/>
      <w:r w:rsidRPr="001F7507">
        <w:t>연결된다..</w:t>
      </w:r>
      <w:proofErr w:type="gramEnd"/>
    </w:p>
    <w:p w14:paraId="4C21F03A" w14:textId="77777777" w:rsidR="00C57289" w:rsidRDefault="001E5623">
      <w:pPr>
        <w:pStyle w:val="TDC24"/>
        <w:pPrChange w:id="149" w:author="김은수" w:date="2026-10-12T23:56:00Z">
          <w:pPr>
            <w:jc w:val="right"/>
          </w:pPr>
        </w:pPrChange>
      </w:pPr>
      <w:r w:rsidRPr="001F7507">
        <w:rPr>
          <w:noProof/>
        </w:rPr>
        <w:drawing>
          <wp:inline distT="0" distB="0" distL="0" distR="0" wp14:anchorId="4F42EFCA" wp14:editId="6380DC3A">
            <wp:extent cx="6120130" cy="3289300"/>
            <wp:effectExtent l="0" t="0" r="0" b="6350"/>
            <wp:docPr id="66" name="그림 65" descr="텍스트, 스크린샷, 원, 도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0D6B0C4-14E9-A89C-1461-F95C3CB74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그림 65" descr="텍스트, 스크린샷, 원, 도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0D6B0C4-14E9-A89C-1461-F95C3CB74E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C7DF" w14:textId="77777777" w:rsidR="00C57289" w:rsidRDefault="00C57289">
      <w:pPr>
        <w:pStyle w:val="TDC25"/>
        <w:pPrChange w:id="150" w:author="김은수" w:date="2026-10-12T23:56:00Z">
          <w:pPr>
            <w:jc w:val="center"/>
          </w:pPr>
        </w:pPrChange>
      </w:pPr>
      <w:del w:id="151" w:author="김은수" w:date="2026-10-12T23:56:00Z">
        <w:r>
          <w:rPr>
            <w:rFonts w:hint="eastAsia"/>
          </w:rPr>
          <w:delText>&lt;</w:delText>
        </w:r>
        <w:r>
          <w:delText xml:space="preserve"> </w:delText>
        </w:r>
        <w:r w:rsidR="00F74755">
          <w:rPr>
            <w:rFonts w:hint="eastAsia"/>
          </w:rPr>
          <w:delText xml:space="preserve">그림 </w:delText>
        </w:r>
        <w:r w:rsidR="00F74755">
          <w:delText xml:space="preserve">1. </w:delText>
        </w:r>
        <w:r w:rsidR="00002FC2">
          <w:rPr>
            <w:rFonts w:hint="eastAsia"/>
          </w:rPr>
          <w:delText xml:space="preserve">인공달팽이관 </w:delText>
        </w:r>
        <w:r>
          <w:rPr>
            <w:rFonts w:hint="eastAsia"/>
          </w:rPr>
          <w:delText>시스템 구성도</w:delText>
        </w:r>
        <w:r>
          <w:delText>&gt;</w:delText>
        </w:r>
      </w:del>
      <w:proofErr w:type="gramStart"/>
      <w:ins w:id="152" w:author="김은수" w:date="2026-10-12T23:56:00Z">
        <w:r w:rsidRPr="005A063B">
          <w:t>&lt; 그림</w:t>
        </w:r>
        <w:proofErr w:type="gramEnd"/>
        <w:r w:rsidRPr="005A063B">
          <w:t xml:space="preserve"> </w:t>
        </w:r>
      </w:ins>
      <w:r w:rsidR="001F69C2">
        <w:fldChar w:fldCharType="begin"/>
      </w:r>
      <w:r w:rsidR="001F69C2">
        <w:instrText xml:space="preserve"> SEQ 그림 \* ARABIC </w:instrText>
      </w:r>
      <w:r w:rsidR="001F69C2">
        <w:fldChar w:fldCharType="separate"/>
      </w:r>
      <w:r w:rsidR="00066F73">
        <w:rPr>
          <w:noProof/>
        </w:rPr>
        <w:t>1</w:t>
      </w:r>
      <w:r w:rsidR="001F69C2">
        <w:rPr>
          <w:noProof/>
        </w:rPr>
        <w:fldChar w:fldCharType="end"/>
      </w:r>
      <w:ins w:id="153" w:author="김은수" w:date="2026-10-12T23:56:00Z">
        <w:r w:rsidRPr="005A063B">
          <w:t xml:space="preserve">. </w:t>
        </w:r>
        <w:proofErr w:type="spellStart"/>
        <w:r w:rsidRPr="005A063B">
          <w:t>인공달팽이관</w:t>
        </w:r>
        <w:proofErr w:type="spellEnd"/>
        <w:r w:rsidRPr="005A063B">
          <w:t xml:space="preserve"> 시스템 구성도&gt;</w:t>
        </w:r>
      </w:ins>
    </w:p>
    <w:p w14:paraId="0B4597F2" w14:textId="77777777" w:rsidR="00F71D78" w:rsidRDefault="00F71D78">
      <w:pPr>
        <w:pStyle w:val="TDC20"/>
        <w:jc w:val="left"/>
        <w:rPr>
          <w:del w:id="154" w:author="김은수" w:date="2026-10-13T08:33:00Z"/>
        </w:rPr>
        <w:pPrChange w:id="155" w:author="김은수" w:date="2026-10-12T23:56:00Z">
          <w:pPr>
            <w:jc w:val="center"/>
          </w:pPr>
        </w:pPrChange>
      </w:pPr>
    </w:p>
    <w:p w14:paraId="07E2E1E7" w14:textId="77777777" w:rsidR="00F71D78" w:rsidRDefault="00F71D78">
      <w:pPr>
        <w:pStyle w:val="TDC24"/>
        <w:pPrChange w:id="156" w:author="김은수" w:date="2026-10-12T23:56:00Z">
          <w:pPr>
            <w:jc w:val="center"/>
          </w:pPr>
        </w:pPrChange>
      </w:pPr>
      <w:r w:rsidRPr="001F7507">
        <w:rPr>
          <w:noProof/>
        </w:rPr>
        <w:drawing>
          <wp:inline distT="0" distB="0" distL="0" distR="0" wp14:anchorId="01A56E69" wp14:editId="5CAD8C32">
            <wp:extent cx="3266237" cy="2856405"/>
            <wp:effectExtent l="0" t="0" r="0" b="1270"/>
            <wp:docPr id="75" name="그림 74" descr="텍스트, 스크린샷, 폰트, 로고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26AEBEF-C722-3D7F-E58C-7E76898E82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그림 74" descr="텍스트, 스크린샷, 폰트, 로고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26AEBEF-C722-3D7F-E58C-7E76898E82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184" cy="286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1D3B" w14:textId="77777777" w:rsidR="00F71D78" w:rsidRPr="007E0220" w:rsidRDefault="00F71D78">
      <w:pPr>
        <w:pStyle w:val="TDC25"/>
        <w:pPrChange w:id="157" w:author="김은수" w:date="2026-10-12T23:56:00Z">
          <w:pPr>
            <w:jc w:val="center"/>
          </w:pPr>
        </w:pPrChange>
      </w:pPr>
      <w:del w:id="158" w:author="김은수" w:date="2026-10-12T23:56:00Z">
        <w:r w:rsidRPr="00EE2F8E">
          <w:rPr>
            <w:rFonts w:hint="eastAsia"/>
          </w:rPr>
          <w:delText>&lt;</w:delText>
        </w:r>
        <w:r w:rsidR="00F74755" w:rsidRPr="00EE2F8E">
          <w:rPr>
            <w:rFonts w:hint="eastAsia"/>
          </w:rPr>
          <w:delText xml:space="preserve">그림 </w:delText>
        </w:r>
        <w:r w:rsidR="00F74755" w:rsidRPr="00EE2F8E">
          <w:delText xml:space="preserve">2. </w:delText>
        </w:r>
        <w:r w:rsidRPr="00EE2F8E">
          <w:rPr>
            <w:rFonts w:hint="eastAsia"/>
          </w:rPr>
          <w:delText>인공달팽이관 시스템</w:delText>
        </w:r>
        <w:r w:rsidRPr="00EE2F8E">
          <w:delText xml:space="preserve">, </w:delText>
        </w:r>
        <w:r w:rsidRPr="00EE2F8E">
          <w:rPr>
            <w:rFonts w:hint="eastAsia"/>
          </w:rPr>
          <w:delText>통신 구성도&gt;</w:delText>
        </w:r>
      </w:del>
      <w:ins w:id="159" w:author="김은수" w:date="2026-10-12T23:56:00Z">
        <w:r w:rsidRPr="005A063B">
          <w:t xml:space="preserve">&lt;그림 </w:t>
        </w:r>
      </w:ins>
      <w:r w:rsidR="001F69C2">
        <w:fldChar w:fldCharType="begin"/>
      </w:r>
      <w:r w:rsidR="001F69C2">
        <w:instrText xml:space="preserve"> SEQ 그림 \* ARABIC </w:instrText>
      </w:r>
      <w:r w:rsidR="001F69C2">
        <w:fldChar w:fldCharType="separate"/>
      </w:r>
      <w:r w:rsidR="00066F73">
        <w:rPr>
          <w:noProof/>
        </w:rPr>
        <w:t>2</w:t>
      </w:r>
      <w:r w:rsidR="001F69C2">
        <w:rPr>
          <w:noProof/>
        </w:rPr>
        <w:fldChar w:fldCharType="end"/>
      </w:r>
      <w:ins w:id="160" w:author="김은수" w:date="2026-10-12T23:56:00Z">
        <w:r w:rsidRPr="005A063B">
          <w:t xml:space="preserve">. </w:t>
        </w:r>
        <w:proofErr w:type="spellStart"/>
        <w:r w:rsidRPr="005A063B">
          <w:t>인공달팽이관</w:t>
        </w:r>
        <w:proofErr w:type="spellEnd"/>
        <w:r w:rsidRPr="005A063B">
          <w:t xml:space="preserve"> 시스템, 통신 구성도&gt;</w:t>
        </w:r>
      </w:ins>
    </w:p>
    <w:p w14:paraId="13CB30C2" w14:textId="77777777" w:rsidR="00C57289" w:rsidRPr="003A24C3" w:rsidRDefault="00C57289">
      <w:pPr>
        <w:pStyle w:val="TDC20"/>
        <w:jc w:val="left"/>
        <w:rPr>
          <w:del w:id="161" w:author="김은수" w:date="2026-10-13T08:33:00Z"/>
        </w:rPr>
        <w:pPrChange w:id="162" w:author="김은수" w:date="2026-10-12T23:56:00Z">
          <w:pPr>
            <w:ind w:left="851"/>
          </w:pPr>
        </w:pPrChange>
      </w:pPr>
    </w:p>
    <w:p w14:paraId="751A5186" w14:textId="77777777" w:rsidR="00C57289" w:rsidRDefault="00002FC2">
      <w:pPr>
        <w:pStyle w:val="TDC20"/>
        <w:jc w:val="left"/>
        <w:pPrChange w:id="163" w:author="김은수" w:date="2026-10-12T23:56:00Z">
          <w:pPr>
            <w:pStyle w:val="a8"/>
            <w:numPr>
              <w:numId w:val="10"/>
            </w:numPr>
            <w:ind w:leftChars="0" w:left="1251" w:hanging="400"/>
          </w:pPr>
        </w:pPrChange>
      </w:pPr>
      <w:proofErr w:type="spellStart"/>
      <w:r w:rsidRPr="001F7507">
        <w:t>인공달팽이관</w:t>
      </w:r>
      <w:proofErr w:type="spellEnd"/>
      <w:r w:rsidRPr="001F7507">
        <w:t xml:space="preserve"> 외부장치 </w:t>
      </w:r>
      <w:r w:rsidR="00C57289" w:rsidRPr="001F7507">
        <w:t xml:space="preserve">시스템 </w:t>
      </w:r>
    </w:p>
    <w:p w14:paraId="0DB673B9" w14:textId="77777777" w:rsidR="00C57289" w:rsidRDefault="00C57289">
      <w:pPr>
        <w:pStyle w:val="TDC20"/>
        <w:jc w:val="left"/>
        <w:pPrChange w:id="164" w:author="김은수" w:date="2026-10-12T23:56:00Z">
          <w:pPr>
            <w:pStyle w:val="a8"/>
            <w:ind w:leftChars="725" w:left="1450"/>
          </w:pPr>
        </w:pPrChange>
      </w:pPr>
      <w:r w:rsidRPr="001F7507">
        <w:t>-</w:t>
      </w:r>
      <w:r>
        <w:t xml:space="preserve"> </w:t>
      </w:r>
      <w:proofErr w:type="spellStart"/>
      <w:r w:rsidR="00002FC2" w:rsidRPr="001F7507">
        <w:t>인공달팽이관</w:t>
      </w:r>
      <w:proofErr w:type="spellEnd"/>
      <w:r w:rsidR="00002FC2" w:rsidRPr="001F7507">
        <w:t xml:space="preserve"> 외부장치</w:t>
      </w:r>
    </w:p>
    <w:p w14:paraId="2B82455E" w14:textId="77777777" w:rsidR="00C57289" w:rsidRDefault="00C57289">
      <w:pPr>
        <w:pStyle w:val="TDC20"/>
        <w:jc w:val="left"/>
        <w:pPrChange w:id="165" w:author="김은수" w:date="2026-10-12T23:56:00Z">
          <w:pPr>
            <w:pStyle w:val="a8"/>
            <w:ind w:leftChars="825" w:left="1650"/>
          </w:pPr>
        </w:pPrChange>
      </w:pPr>
      <w:r w:rsidRPr="001F7507">
        <w:t>사용자 주변의 사운드 신호를 획득하여 전기자극 파라미터로 변환하고 이를 근접 무선</w:t>
      </w:r>
      <w:r w:rsidR="00002FC2" w:rsidRPr="001F7507">
        <w:t xml:space="preserve"> </w:t>
      </w:r>
      <w:r w:rsidRPr="001F7507">
        <w:t xml:space="preserve">통신으로 </w:t>
      </w:r>
      <w:proofErr w:type="spellStart"/>
      <w:r w:rsidRPr="001F7507">
        <w:t>내부기</w:t>
      </w:r>
      <w:proofErr w:type="spellEnd"/>
      <w:r w:rsidRPr="001F7507">
        <w:t xml:space="preserve"> 시스템에 전송한다.</w:t>
      </w:r>
    </w:p>
    <w:p w14:paraId="3FABF3BA" w14:textId="77777777" w:rsidR="00C57289" w:rsidRDefault="00C57289">
      <w:pPr>
        <w:pStyle w:val="TDC20"/>
        <w:jc w:val="left"/>
        <w:pPrChange w:id="166" w:author="김은수" w:date="2026-10-12T23:56:00Z">
          <w:pPr>
            <w:pStyle w:val="a8"/>
            <w:ind w:leftChars="725" w:left="1450"/>
          </w:pPr>
        </w:pPrChange>
      </w:pPr>
      <w:r w:rsidRPr="001F7507">
        <w:t>-</w:t>
      </w:r>
      <w:r>
        <w:t xml:space="preserve"> </w:t>
      </w:r>
      <w:proofErr w:type="spellStart"/>
      <w:r w:rsidRPr="001F7507">
        <w:t>리모콘</w:t>
      </w:r>
      <w:proofErr w:type="spellEnd"/>
      <w:r w:rsidRPr="001F7507">
        <w:t xml:space="preserve"> 앱 </w:t>
      </w:r>
    </w:p>
    <w:p w14:paraId="42B1F279" w14:textId="77777777" w:rsidR="00C57289" w:rsidRDefault="00002FC2">
      <w:pPr>
        <w:pStyle w:val="TDC20"/>
        <w:jc w:val="left"/>
        <w:pPrChange w:id="167" w:author="김은수" w:date="2026-10-12T23:56:00Z">
          <w:pPr>
            <w:pStyle w:val="a8"/>
            <w:ind w:leftChars="825" w:left="1650"/>
          </w:pPr>
        </w:pPrChange>
      </w:pPr>
      <w:r w:rsidRPr="001F7507">
        <w:t>스마트폰에서 구동되는 앱으로</w:t>
      </w:r>
      <w:r>
        <w:t xml:space="preserve"> </w:t>
      </w:r>
      <w:r w:rsidR="00C57289" w:rsidRPr="001F7507">
        <w:t xml:space="preserve">사용자가 </w:t>
      </w:r>
      <w:proofErr w:type="spellStart"/>
      <w:r w:rsidR="005E1CD9" w:rsidRPr="001F7507">
        <w:t>인공달팽이관</w:t>
      </w:r>
      <w:proofErr w:type="spellEnd"/>
      <w:r w:rsidR="005E1CD9" w:rsidRPr="001F7507">
        <w:t xml:space="preserve"> 외부장치의 </w:t>
      </w:r>
      <w:r w:rsidR="00C57289" w:rsidRPr="001F7507">
        <w:t>상태를 확인하고 제어하는데 사용된다.</w:t>
      </w:r>
    </w:p>
    <w:p w14:paraId="3FAFE5DF" w14:textId="77777777" w:rsidR="00002FC2" w:rsidRDefault="00002FC2">
      <w:pPr>
        <w:pStyle w:val="TDC20"/>
        <w:jc w:val="left"/>
        <w:pPrChange w:id="168" w:author="김은수" w:date="2026-10-12T23:56:00Z">
          <w:pPr>
            <w:pStyle w:val="a8"/>
            <w:ind w:leftChars="825" w:left="1650"/>
          </w:pPr>
        </w:pPrChange>
      </w:pPr>
      <w:r w:rsidRPr="001F7507">
        <w:t xml:space="preserve">스마트폰과 </w:t>
      </w:r>
      <w:proofErr w:type="spellStart"/>
      <w:r w:rsidRPr="001F7507">
        <w:t>인공달팽이관</w:t>
      </w:r>
      <w:proofErr w:type="spellEnd"/>
      <w:r w:rsidRPr="001F7507">
        <w:t xml:space="preserve"> 외부장치는 블루투스를 사용하여 통신한다.</w:t>
      </w:r>
    </w:p>
    <w:p w14:paraId="5A1274A7" w14:textId="77777777" w:rsidR="00EE6ED3" w:rsidRDefault="00EE6ED3">
      <w:pPr>
        <w:pStyle w:val="TDC20"/>
        <w:jc w:val="left"/>
        <w:pPrChange w:id="169" w:author="김은수" w:date="2026-10-12T23:56:00Z">
          <w:pPr>
            <w:pStyle w:val="a8"/>
            <w:ind w:leftChars="725" w:left="1450"/>
          </w:pPr>
        </w:pPrChange>
      </w:pPr>
      <w:r w:rsidRPr="001F7507">
        <w:t>-</w:t>
      </w:r>
      <w:r>
        <w:t xml:space="preserve"> </w:t>
      </w:r>
      <w:r w:rsidRPr="001F7507">
        <w:t xml:space="preserve">매핑 앱 </w:t>
      </w:r>
    </w:p>
    <w:p w14:paraId="1111FFF1" w14:textId="77777777" w:rsidR="00EE6ED3" w:rsidRDefault="00EE6ED3">
      <w:pPr>
        <w:pStyle w:val="TDC20"/>
        <w:jc w:val="left"/>
        <w:pPrChange w:id="170" w:author="김은수" w:date="2026-10-12T23:56:00Z">
          <w:pPr>
            <w:pStyle w:val="a8"/>
            <w:ind w:leftChars="825" w:left="1650"/>
          </w:pPr>
        </w:pPrChange>
      </w:pPr>
      <w:r w:rsidRPr="001F7507">
        <w:t xml:space="preserve">태블릿 </w:t>
      </w:r>
      <w:proofErr w:type="spellStart"/>
      <w:r w:rsidRPr="001F7507">
        <w:t>PC에서</w:t>
      </w:r>
      <w:proofErr w:type="spellEnd"/>
      <w:r w:rsidRPr="001F7507">
        <w:t xml:space="preserve"> 구동되는 앱으로 청각사가 </w:t>
      </w:r>
      <w:proofErr w:type="spellStart"/>
      <w:r w:rsidRPr="001F7507">
        <w:t>인공달팽이관</w:t>
      </w:r>
      <w:proofErr w:type="spellEnd"/>
      <w:r w:rsidRPr="001F7507">
        <w:t xml:space="preserve"> 내/외부 장치를 설정하는데 사용된다. </w:t>
      </w:r>
    </w:p>
    <w:p w14:paraId="7A9468C9" w14:textId="77777777" w:rsidR="00EE6ED3" w:rsidRPr="00EE6ED3" w:rsidRDefault="00EE6ED3">
      <w:pPr>
        <w:pStyle w:val="TDC20"/>
        <w:jc w:val="left"/>
        <w:pPrChange w:id="171" w:author="김은수" w:date="2026-10-12T23:56:00Z">
          <w:pPr>
            <w:pStyle w:val="a8"/>
            <w:ind w:leftChars="825" w:left="1650"/>
          </w:pPr>
        </w:pPrChange>
      </w:pPr>
      <w:r w:rsidRPr="001F7507">
        <w:t xml:space="preserve">태블릿 </w:t>
      </w:r>
      <w:proofErr w:type="spellStart"/>
      <w:r w:rsidRPr="001F7507">
        <w:t>PC와</w:t>
      </w:r>
      <w:proofErr w:type="spellEnd"/>
      <w:r w:rsidRPr="001F7507">
        <w:t xml:space="preserve"> </w:t>
      </w:r>
      <w:proofErr w:type="spellStart"/>
      <w:r w:rsidRPr="001F7507">
        <w:t>인공달팽이관</w:t>
      </w:r>
      <w:proofErr w:type="spellEnd"/>
      <w:r w:rsidRPr="001F7507">
        <w:t xml:space="preserve"> 외부장치는 블루투스를 사용하여 통신한다.</w:t>
      </w:r>
    </w:p>
    <w:p w14:paraId="2A84D59E" w14:textId="77777777" w:rsidR="00C57289" w:rsidRDefault="00C57289">
      <w:pPr>
        <w:pStyle w:val="TDC20"/>
        <w:jc w:val="left"/>
        <w:pPrChange w:id="172" w:author="김은수" w:date="2026-10-12T23:56:00Z">
          <w:pPr>
            <w:pStyle w:val="a8"/>
            <w:numPr>
              <w:numId w:val="10"/>
            </w:numPr>
            <w:ind w:leftChars="0" w:left="1251" w:hanging="400"/>
          </w:pPr>
        </w:pPrChange>
      </w:pPr>
      <w:r w:rsidRPr="001F7507">
        <w:t>인</w:t>
      </w:r>
      <w:r w:rsidR="00002FC2" w:rsidRPr="001F7507">
        <w:t xml:space="preserve">공 달팽이관 내부장치 </w:t>
      </w:r>
      <w:r w:rsidRPr="001F7507">
        <w:t xml:space="preserve">시스템 </w:t>
      </w:r>
    </w:p>
    <w:p w14:paraId="4503C5C5" w14:textId="77777777" w:rsidR="00C57289" w:rsidRDefault="005E1CD9">
      <w:pPr>
        <w:pStyle w:val="TDC20"/>
        <w:jc w:val="left"/>
        <w:pPrChange w:id="173" w:author="김은수" w:date="2026-10-12T23:56:00Z">
          <w:pPr>
            <w:pStyle w:val="a8"/>
            <w:ind w:leftChars="825" w:left="1650"/>
          </w:pPr>
        </w:pPrChange>
      </w:pPr>
      <w:proofErr w:type="spellStart"/>
      <w:r w:rsidRPr="001F7507">
        <w:lastRenderedPageBreak/>
        <w:t>인공달팽이관</w:t>
      </w:r>
      <w:proofErr w:type="spellEnd"/>
      <w:r w:rsidRPr="001F7507">
        <w:t xml:space="preserve"> 외부장치에서 </w:t>
      </w:r>
      <w:r w:rsidR="00C57289" w:rsidRPr="001F7507">
        <w:t>수신된 자극 파라미터를 사용하여 전기 자극 파형을 출력하여 청각세포에</w:t>
      </w:r>
      <w:r w:rsidR="00C57289">
        <w:t xml:space="preserve"> </w:t>
      </w:r>
      <w:r w:rsidR="00C57289" w:rsidRPr="001F7507">
        <w:t>전달한다.</w:t>
      </w:r>
    </w:p>
    <w:p w14:paraId="3CC6F953" w14:textId="77777777" w:rsidR="0024589F" w:rsidRDefault="00202AB0">
      <w:pPr>
        <w:pStyle w:val="TDC1"/>
        <w:numPr>
          <w:ilvl w:val="0"/>
          <w:numId w:val="7"/>
        </w:numPr>
        <w:jc w:val="left"/>
        <w:pPrChange w:id="174" w:author="김은수" w:date="2026-10-12T23:56:00Z">
          <w:pPr>
            <w:pStyle w:val="10"/>
            <w:numPr>
              <w:numId w:val="7"/>
            </w:numPr>
          </w:pPr>
        </w:pPrChange>
      </w:pPr>
      <w:bookmarkStart w:id="175" w:name="_Toc242805755"/>
      <w:bookmarkEnd w:id="146"/>
      <w:r w:rsidRPr="001F7507">
        <w:t xml:space="preserve">소프트웨어 </w:t>
      </w:r>
      <w:r w:rsidR="00C15CF7" w:rsidRPr="001F7507">
        <w:t>시스템 분류(</w:t>
      </w:r>
      <w:proofErr w:type="spellStart"/>
      <w:r w:rsidR="00C15CF7" w:rsidRPr="001F7507">
        <w:t>S</w:t>
      </w:r>
      <w:r w:rsidR="00C15CF7">
        <w:t>oftware</w:t>
      </w:r>
      <w:proofErr w:type="spellEnd"/>
      <w:r w:rsidR="00C15CF7">
        <w:t xml:space="preserve"> System </w:t>
      </w:r>
      <w:proofErr w:type="spellStart"/>
      <w:r w:rsidR="00C15CF7">
        <w:t>Classification</w:t>
      </w:r>
      <w:proofErr w:type="spellEnd"/>
      <w:r w:rsidR="00C15CF7">
        <w:t>)</w:t>
      </w:r>
      <w:bookmarkEnd w:id="175"/>
    </w:p>
    <w:p w14:paraId="3857A810" w14:textId="77777777" w:rsidR="00C15CF7" w:rsidRDefault="00C15CF7">
      <w:pPr>
        <w:pStyle w:val="TDC2"/>
        <w:numPr>
          <w:ilvl w:val="1"/>
          <w:numId w:val="7"/>
        </w:numPr>
        <w:jc w:val="left"/>
        <w:pPrChange w:id="176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177" w:name="_Toc242805756"/>
      <w:r w:rsidRPr="001F7507">
        <w:t>심각도 정의(</w:t>
      </w:r>
      <w:proofErr w:type="spellStart"/>
      <w:r w:rsidRPr="001F7507">
        <w:t>d</w:t>
      </w:r>
      <w:r>
        <w:t>efinition</w:t>
      </w:r>
      <w:proofErr w:type="spellEnd"/>
      <w:r>
        <w:t xml:space="preserve"> of LEVEL Of CONCERN)</w:t>
      </w:r>
      <w:bookmarkEnd w:id="177"/>
    </w:p>
    <w:p w14:paraId="15D74F86" w14:textId="77777777" w:rsidR="00C15CF7" w:rsidRDefault="00C15CF7">
      <w:pPr>
        <w:pStyle w:val="TDC20"/>
        <w:jc w:val="left"/>
        <w:pPrChange w:id="178" w:author="김은수" w:date="2026-10-12T23:56:00Z">
          <w:pPr>
            <w:ind w:leftChars="300" w:left="600"/>
          </w:pPr>
        </w:pPrChange>
      </w:pPr>
      <w:r w:rsidRPr="001F7507">
        <w:t>일반적으로 의료기기의 소프트웨어의 심각도의 정의는 다음과 같다.</w:t>
      </w:r>
    </w:p>
    <w:tbl>
      <w:tblPr>
        <w:tblStyle w:val="TDC21"/>
        <w:tblW w:w="8912" w:type="dxa"/>
        <w:tblInd w:w="198" w:type="dxa"/>
        <w:tblLook w:val="0600" w:firstRow="0" w:lastRow="0" w:firstColumn="0" w:lastColumn="0" w:noHBand="1" w:noVBand="1"/>
        <w:tblPrChange w:id="179" w:author="김은수" w:date="2026-10-12T23:56:00Z">
          <w:tblPr>
            <w:tblStyle w:val="a5"/>
            <w:tblW w:w="8912" w:type="dxa"/>
            <w:tblInd w:w="560" w:type="dxa"/>
            <w:tblLook w:val="04A0" w:firstRow="1" w:lastRow="0" w:firstColumn="1" w:lastColumn="0" w:noHBand="0" w:noVBand="1"/>
          </w:tblPr>
        </w:tblPrChange>
      </w:tblPr>
      <w:tblGrid>
        <w:gridCol w:w="2592"/>
        <w:gridCol w:w="6320"/>
        <w:tblGridChange w:id="180">
          <w:tblGrid>
            <w:gridCol w:w="1917"/>
            <w:gridCol w:w="360"/>
            <w:gridCol w:w="315"/>
            <w:gridCol w:w="45"/>
            <w:gridCol w:w="6275"/>
          </w:tblGrid>
        </w:tblGridChange>
      </w:tblGrid>
      <w:tr w:rsidR="00C15CF7" w:rsidRPr="00447EC5" w14:paraId="304DFF28" w14:textId="77777777" w:rsidTr="00835D8F">
        <w:trPr>
          <w:trHeight w:val="365"/>
          <w:tblHeader/>
          <w:trPrChange w:id="181" w:author="김은수" w:date="2026-10-12T23:56:00Z">
            <w:trPr>
              <w:gridBefore w:val="1"/>
              <w:gridAfter w:val="1"/>
            </w:trPr>
          </w:trPrChange>
        </w:trPr>
        <w:tc>
          <w:tcPr>
            <w:tcW w:w="2592" w:type="dxa"/>
            <w:shd w:val="clear" w:color="auto" w:fill="F5F5F5"/>
            <w:tcPrChange w:id="182" w:author="김은수" w:date="2026-10-12T23:56:00Z">
              <w:tcPr>
                <w:tcW w:w="2592" w:type="dxa"/>
                <w:shd w:val="clear" w:color="auto" w:fill="D9D9D9" w:themeFill="background1" w:themeFillShade="D9"/>
                <w:vAlign w:val="center"/>
              </w:tcPr>
            </w:tcPrChange>
          </w:tcPr>
          <w:p w14:paraId="001275C4" w14:textId="77777777" w:rsidR="00C15CF7" w:rsidRPr="00447EC5" w:rsidRDefault="00C15CF7">
            <w:pPr>
              <w:pStyle w:val="TDC0"/>
              <w:rPr>
                <w:rFonts w:ascii="Times New Roman" w:hAnsi="Times New Roman" w:cs="Times New Roman"/>
              </w:rPr>
              <w:pPrChange w:id="183" w:author="김은수" w:date="2026-10-12T23:56:00Z">
                <w:pPr/>
              </w:pPrChange>
            </w:pPr>
            <w:r>
              <w:rPr>
                <w:rFonts w:hint="eastAsia"/>
                <w:rPrChange w:id="184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등급</w:t>
            </w:r>
            <w:r>
              <w:rPr>
                <w:rPrChange w:id="18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(</w:t>
            </w:r>
            <w:proofErr w:type="spellStart"/>
            <w:r>
              <w:rPr>
                <w:rPrChange w:id="18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Level</w:t>
            </w:r>
            <w:proofErr w:type="spellEnd"/>
            <w:r>
              <w:rPr>
                <w:rPrChange w:id="18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)</w:t>
            </w:r>
          </w:p>
        </w:tc>
        <w:tc>
          <w:tcPr>
            <w:tcW w:w="6320" w:type="dxa"/>
            <w:shd w:val="clear" w:color="auto" w:fill="F5F5F5"/>
            <w:tcPrChange w:id="188" w:author="김은수" w:date="2026-10-12T23:56:00Z">
              <w:tcPr>
                <w:tcW w:w="6320" w:type="dxa"/>
                <w:gridSpan w:val="2"/>
                <w:shd w:val="clear" w:color="auto" w:fill="D9D9D9" w:themeFill="background1" w:themeFillShade="D9"/>
                <w:vAlign w:val="center"/>
              </w:tcPr>
            </w:tcPrChange>
          </w:tcPr>
          <w:p w14:paraId="5F3C8883" w14:textId="77777777" w:rsidR="00C15CF7" w:rsidRPr="00447EC5" w:rsidRDefault="00C15CF7">
            <w:pPr>
              <w:pStyle w:val="TDC0"/>
              <w:rPr>
                <w:rFonts w:ascii="Times New Roman" w:hAnsi="Times New Roman" w:cs="Times New Roman"/>
              </w:rPr>
              <w:pPrChange w:id="189" w:author="김은수" w:date="2026-10-12T23:56:00Z">
                <w:pPr/>
              </w:pPrChange>
            </w:pPr>
            <w:r>
              <w:rPr>
                <w:rFonts w:hint="eastAsia"/>
                <w:rPrChange w:id="190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설명</w:t>
            </w:r>
            <w:r>
              <w:rPr>
                <w:rPrChange w:id="19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(</w:t>
            </w:r>
            <w:proofErr w:type="spellStart"/>
            <w:r>
              <w:rPr>
                <w:rPrChange w:id="19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Description</w:t>
            </w:r>
            <w:proofErr w:type="spellEnd"/>
            <w:r>
              <w:rPr>
                <w:rPrChange w:id="19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)</w:t>
            </w:r>
          </w:p>
        </w:tc>
      </w:tr>
      <w:tr w:rsidR="00C15CF7" w:rsidRPr="00447EC5" w14:paraId="590EE81C" w14:textId="77777777" w:rsidTr="00224C36">
        <w:trPr>
          <w:trHeight w:val="2494"/>
          <w:trPrChange w:id="194" w:author="김은수" w:date="2026-10-12T23:56:00Z">
            <w:trPr>
              <w:gridBefore w:val="1"/>
              <w:gridAfter w:val="1"/>
            </w:trPr>
          </w:trPrChange>
        </w:trPr>
        <w:tc>
          <w:tcPr>
            <w:tcW w:w="2592" w:type="dxa"/>
            <w:shd w:val="clear" w:color="auto" w:fill="F5F5F5"/>
            <w:tcPrChange w:id="195" w:author="김은수" w:date="2026-10-12T23:56:00Z">
              <w:tcPr>
                <w:tcW w:w="2592" w:type="dxa"/>
                <w:vAlign w:val="center"/>
              </w:tcPr>
            </w:tcPrChange>
          </w:tcPr>
          <w:p w14:paraId="3B42626B" w14:textId="77777777" w:rsidR="00C15CF7" w:rsidRDefault="00C15CF7">
            <w:pPr>
              <w:pStyle w:val="TDCe"/>
              <w:rPr>
                <w:rFonts w:ascii="Times New Roman" w:hAnsi="Times New Roman" w:cs="Times New Roman"/>
              </w:rPr>
              <w:pPrChange w:id="196" w:author="김은수" w:date="2026-10-12T23:56:00Z">
                <w:pPr/>
              </w:pPrChange>
            </w:pPr>
            <w:r>
              <w:rPr>
                <w:rFonts w:hint="eastAsia"/>
                <w:rPrChange w:id="197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상</w:t>
            </w:r>
          </w:p>
          <w:p w14:paraId="7CC6883F" w14:textId="77777777" w:rsidR="00C15CF7" w:rsidRPr="00447EC5" w:rsidRDefault="00C15CF7">
            <w:pPr>
              <w:pStyle w:val="TDCe"/>
              <w:rPr>
                <w:rFonts w:ascii="Times New Roman" w:hAnsi="Times New Roman" w:cs="Times New Roman"/>
              </w:rPr>
              <w:pPrChange w:id="198" w:author="김은수" w:date="2026-10-12T23:56:00Z">
                <w:pPr/>
              </w:pPrChange>
            </w:pPr>
            <w:proofErr w:type="spellStart"/>
            <w:r w:rsidRPr="00447EC5">
              <w:rPr>
                <w:rPrChange w:id="19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20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C </w:t>
            </w:r>
            <w:proofErr w:type="spellStart"/>
            <w:r w:rsidRPr="00447EC5">
              <w:rPr>
                <w:rPrChange w:id="20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20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20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Major</w:t>
            </w:r>
            <w:proofErr w:type="spellEnd"/>
          </w:p>
        </w:tc>
        <w:tc>
          <w:tcPr>
            <w:tcW w:w="6320" w:type="dxa"/>
            <w:tcPrChange w:id="204" w:author="김은수" w:date="2026-10-12T23:56:00Z">
              <w:tcPr>
                <w:tcW w:w="6320" w:type="dxa"/>
                <w:gridSpan w:val="2"/>
                <w:vAlign w:val="center"/>
              </w:tcPr>
            </w:tcPrChange>
          </w:tcPr>
          <w:p w14:paraId="6765CFDF" w14:textId="77777777" w:rsidR="00C15CF7" w:rsidRPr="00C15CF7" w:rsidRDefault="00C15CF7">
            <w:pPr>
              <w:pStyle w:val="TDCf"/>
              <w:rPr>
                <w:rFonts w:ascii="Times New Roman" w:eastAsiaTheme="majorHAnsi" w:hAnsi="Times New Roman" w:cs="Times New Roman"/>
              </w:rPr>
              <w:pPrChange w:id="205" w:author="김은수" w:date="2026-10-12T23:56:00Z">
                <w:pPr/>
              </w:pPrChange>
            </w:pPr>
            <w:r w:rsidRPr="00C15CF7">
              <w:rPr>
                <w:rFonts w:hint="eastAsia"/>
                <w:rPrChange w:id="20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고장이나</w:t>
            </w:r>
            <w:r w:rsidRPr="00C15CF7">
              <w:rPr>
                <w:rPrChange w:id="20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0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잠재적인</w:t>
            </w:r>
            <w:r w:rsidRPr="00C15CF7">
              <w:rPr>
                <w:rPrChange w:id="20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1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결함이</w:t>
            </w:r>
            <w:r w:rsidRPr="00C15CF7">
              <w:rPr>
                <w:rPrChange w:id="21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1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직접적인</w:t>
            </w:r>
            <w:r w:rsidRPr="00C15CF7">
              <w:rPr>
                <w:rPrChange w:id="21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1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원인으로</w:t>
            </w:r>
            <w:r w:rsidRPr="00C15CF7">
              <w:rPr>
                <w:rPrChange w:id="21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1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환자나</w:t>
            </w:r>
            <w:r w:rsidRPr="00C15CF7">
              <w:rPr>
                <w:rPrChange w:id="21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1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조작자에게</w:t>
            </w:r>
            <w:r w:rsidRPr="00C15CF7">
              <w:rPr>
                <w:rPrChange w:id="21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2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사망</w:t>
            </w:r>
            <w:r w:rsidRPr="00C15CF7">
              <w:rPr>
                <w:rPrChange w:id="22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2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또는</w:t>
            </w:r>
            <w:r w:rsidRPr="00C15CF7">
              <w:rPr>
                <w:rPrChange w:id="22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2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중상을</w:t>
            </w:r>
            <w:r w:rsidRPr="00C15CF7">
              <w:rPr>
                <w:rPrChange w:id="22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2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입힌</w:t>
            </w:r>
            <w:r w:rsidRPr="00C15CF7">
              <w:rPr>
                <w:rPrChange w:id="22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2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경우</w:t>
            </w:r>
            <w:r w:rsidRPr="00C15CF7">
              <w:rPr>
                <w:rPrChange w:id="22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, </w:t>
            </w:r>
            <w:r w:rsidRPr="00C15CF7">
              <w:rPr>
                <w:rFonts w:hint="eastAsia"/>
                <w:rPrChange w:id="23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또는</w:t>
            </w:r>
            <w:r w:rsidRPr="00C15CF7">
              <w:rPr>
                <w:rPrChange w:id="23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3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고장이나</w:t>
            </w:r>
            <w:r w:rsidRPr="00C15CF7">
              <w:rPr>
                <w:rPrChange w:id="23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3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잠재적인</w:t>
            </w:r>
            <w:r w:rsidRPr="00C15CF7">
              <w:rPr>
                <w:rPrChange w:id="23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3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결함이</w:t>
            </w:r>
            <w:r w:rsidRPr="00C15CF7">
              <w:rPr>
                <w:rPrChange w:id="23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3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간접적</w:t>
            </w:r>
            <w:r w:rsidRPr="00C15CF7">
              <w:rPr>
                <w:rPrChange w:id="23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4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원인으로</w:t>
            </w:r>
            <w:r w:rsidRPr="00C15CF7">
              <w:rPr>
                <w:rPrChange w:id="24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4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작용하여</w:t>
            </w:r>
            <w:r w:rsidRPr="00C15CF7">
              <w:rPr>
                <w:rPrChange w:id="24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4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부정확하거나</w:t>
            </w:r>
            <w:r w:rsidRPr="00C15CF7">
              <w:rPr>
                <w:rPrChange w:id="24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4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지연된</w:t>
            </w:r>
            <w:r w:rsidRPr="00C15CF7">
              <w:rPr>
                <w:rPrChange w:id="24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4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정보로</w:t>
            </w:r>
            <w:r w:rsidRPr="00C15CF7">
              <w:rPr>
                <w:rPrChange w:id="24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5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인하여</w:t>
            </w:r>
            <w:r w:rsidRPr="00C15CF7">
              <w:rPr>
                <w:rPrChange w:id="25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5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환자나</w:t>
            </w:r>
            <w:r w:rsidRPr="00C15CF7">
              <w:rPr>
                <w:rPrChange w:id="25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5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조작자에게</w:t>
            </w:r>
            <w:r w:rsidRPr="00C15CF7">
              <w:rPr>
                <w:rPrChange w:id="25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5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사망이나</w:t>
            </w:r>
            <w:r w:rsidRPr="00C15CF7">
              <w:rPr>
                <w:rPrChange w:id="25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5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중상을</w:t>
            </w:r>
            <w:r w:rsidRPr="00C15CF7">
              <w:rPr>
                <w:rPrChange w:id="25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6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입힌</w:t>
            </w:r>
            <w:r w:rsidRPr="00C15CF7">
              <w:rPr>
                <w:rPrChange w:id="26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6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경우</w:t>
            </w:r>
          </w:p>
          <w:p w14:paraId="47E488EF" w14:textId="77777777" w:rsidR="00C15CF7" w:rsidRPr="00C12E78" w:rsidRDefault="00C15CF7">
            <w:pPr>
              <w:pStyle w:val="TDCf"/>
              <w:rPr>
                <w:rFonts w:ascii="Times New Roman" w:eastAsiaTheme="majorHAnsi" w:hAnsi="Times New Roman" w:cs="Times New Roman"/>
                <w:lang w:val="en-US"/>
                <w:rPrChange w:id="263" w:author="김은수" w:date="2026-10-13T17:55:00Z" w16du:dateUtc="2026-10-13T08:55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264" w:author="김은수" w:date="2026-10-12T23:56:00Z">
                <w:pPr/>
              </w:pPrChange>
            </w:pPr>
            <w:r w:rsidRPr="00C12E78">
              <w:rPr>
                <w:lang w:val="en-US"/>
                <w:rPrChange w:id="265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When a patient or operator is fatally or seriously injured due to </w:t>
            </w:r>
            <w:proofErr w:type="gramStart"/>
            <w:r w:rsidRPr="00C12E78">
              <w:rPr>
                <w:lang w:val="en-US"/>
                <w:rPrChange w:id="266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the system</w:t>
            </w:r>
            <w:proofErr w:type="gramEnd"/>
            <w:r w:rsidRPr="00C12E78">
              <w:rPr>
                <w:lang w:val="en-US"/>
                <w:rPrChange w:id="267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failure or potential defects as a direct cause, or </w:t>
            </w:r>
          </w:p>
          <w:p w14:paraId="25661A62" w14:textId="77777777" w:rsidR="00C15CF7" w:rsidRPr="00C12E78" w:rsidRDefault="00C15CF7">
            <w:pPr>
              <w:pStyle w:val="TDCf"/>
              <w:rPr>
                <w:rFonts w:ascii="Times New Roman" w:eastAsiaTheme="majorHAnsi" w:hAnsi="Times New Roman" w:cs="Times New Roman"/>
                <w:lang w:val="en-US"/>
                <w:rPrChange w:id="268" w:author="김은수" w:date="2026-10-13T17:55:00Z" w16du:dateUtc="2026-10-13T08:55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269" w:author="김은수" w:date="2026-10-12T23:56:00Z">
                <w:pPr/>
              </w:pPrChange>
            </w:pPr>
            <w:proofErr w:type="gramStart"/>
            <w:r w:rsidRPr="00C12E78">
              <w:rPr>
                <w:lang w:val="en-US"/>
                <w:rPrChange w:id="270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 patient</w:t>
            </w:r>
            <w:proofErr w:type="gramEnd"/>
            <w:r w:rsidRPr="00C12E78">
              <w:rPr>
                <w:lang w:val="en-US"/>
                <w:rPrChange w:id="271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or operator is fatally or seriously injured due to the inaccurate or delayed information indirectly caused by system failure or potential defects</w:t>
            </w:r>
            <w:r w:rsidR="0073745A" w:rsidRPr="00C12E78">
              <w:rPr>
                <w:lang w:val="en-US"/>
                <w:rPrChange w:id="272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</w:tr>
      <w:tr w:rsidR="00C15CF7" w:rsidRPr="00447EC5" w14:paraId="71A60A92" w14:textId="77777777" w:rsidTr="00224C36">
        <w:trPr>
          <w:trHeight w:val="2438"/>
          <w:trPrChange w:id="273" w:author="김은수" w:date="2026-10-12T23:56:00Z">
            <w:trPr>
              <w:gridBefore w:val="1"/>
              <w:gridAfter w:val="1"/>
            </w:trPr>
          </w:trPrChange>
        </w:trPr>
        <w:tc>
          <w:tcPr>
            <w:tcW w:w="2592" w:type="dxa"/>
            <w:shd w:val="clear" w:color="auto" w:fill="F5F5F5"/>
            <w:tcPrChange w:id="274" w:author="김은수" w:date="2026-10-12T23:56:00Z">
              <w:tcPr>
                <w:tcW w:w="2592" w:type="dxa"/>
                <w:vAlign w:val="center"/>
              </w:tcPr>
            </w:tcPrChange>
          </w:tcPr>
          <w:p w14:paraId="2BEB5117" w14:textId="77777777" w:rsidR="00C15CF7" w:rsidRDefault="00C15CF7">
            <w:pPr>
              <w:pStyle w:val="TDCe"/>
              <w:rPr>
                <w:rFonts w:ascii="Times New Roman" w:hAnsi="Times New Roman" w:cs="Times New Roman"/>
              </w:rPr>
              <w:pPrChange w:id="275" w:author="김은수" w:date="2026-10-12T23:56:00Z">
                <w:pPr/>
              </w:pPrChange>
            </w:pPr>
            <w:r>
              <w:rPr>
                <w:rFonts w:hint="eastAsia"/>
                <w:rPrChange w:id="276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중</w:t>
            </w:r>
          </w:p>
          <w:p w14:paraId="7D92ADCD" w14:textId="77777777" w:rsidR="00C15CF7" w:rsidRPr="00447EC5" w:rsidRDefault="00C15CF7">
            <w:pPr>
              <w:pStyle w:val="TDCe"/>
              <w:rPr>
                <w:rFonts w:ascii="Times New Roman" w:hAnsi="Times New Roman" w:cs="Times New Roman"/>
              </w:rPr>
              <w:pPrChange w:id="277" w:author="김은수" w:date="2026-10-12T23:56:00Z">
                <w:pPr/>
              </w:pPrChange>
            </w:pPr>
            <w:proofErr w:type="spellStart"/>
            <w:r w:rsidRPr="00447EC5">
              <w:rPr>
                <w:rPrChange w:id="27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27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28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</w:t>
            </w:r>
            <w:proofErr w:type="spellEnd"/>
            <w:r w:rsidRPr="00447EC5">
              <w:rPr>
                <w:rPrChange w:id="28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28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28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28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Moderat</w:t>
            </w:r>
            <w:r>
              <w:rPr>
                <w:rPrChange w:id="28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e</w:t>
            </w:r>
            <w:proofErr w:type="spellEnd"/>
          </w:p>
        </w:tc>
        <w:tc>
          <w:tcPr>
            <w:tcW w:w="6320" w:type="dxa"/>
            <w:tcPrChange w:id="286" w:author="김은수" w:date="2026-10-12T23:56:00Z">
              <w:tcPr>
                <w:tcW w:w="6320" w:type="dxa"/>
                <w:gridSpan w:val="2"/>
                <w:vAlign w:val="center"/>
              </w:tcPr>
            </w:tcPrChange>
          </w:tcPr>
          <w:p w14:paraId="7F22987D" w14:textId="77777777" w:rsidR="00C15CF7" w:rsidRPr="00C15CF7" w:rsidRDefault="00C15CF7">
            <w:pPr>
              <w:pStyle w:val="TDCf"/>
              <w:rPr>
                <w:rFonts w:ascii="Times New Roman" w:eastAsiaTheme="majorHAnsi" w:hAnsi="Times New Roman" w:cs="Times New Roman"/>
              </w:rPr>
              <w:pPrChange w:id="287" w:author="김은수" w:date="2026-10-12T23:56:00Z">
                <w:pPr/>
              </w:pPrChange>
            </w:pPr>
            <w:r w:rsidRPr="00C15CF7">
              <w:rPr>
                <w:rFonts w:hint="eastAsia"/>
                <w:rPrChange w:id="28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고장이나</w:t>
            </w:r>
            <w:r w:rsidRPr="00C15CF7">
              <w:rPr>
                <w:rPrChange w:id="28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9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잠재적인</w:t>
            </w:r>
            <w:r w:rsidRPr="00C15CF7">
              <w:rPr>
                <w:rPrChange w:id="29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9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설계</w:t>
            </w:r>
            <w:r w:rsidRPr="00C15CF7">
              <w:rPr>
                <w:rPrChange w:id="29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9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결함이</w:t>
            </w:r>
            <w:r w:rsidRPr="00C15CF7">
              <w:rPr>
                <w:rPrChange w:id="29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9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직접적</w:t>
            </w:r>
            <w:r w:rsidRPr="00C15CF7">
              <w:rPr>
                <w:rPrChange w:id="29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29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원인이</w:t>
            </w:r>
            <w:r w:rsidRPr="00C15CF7">
              <w:rPr>
                <w:rPrChange w:id="29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0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되어</w:t>
            </w:r>
            <w:r w:rsidRPr="00C15CF7">
              <w:rPr>
                <w:rPrChange w:id="30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0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환자나</w:t>
            </w:r>
            <w:r w:rsidRPr="00C15CF7">
              <w:rPr>
                <w:rPrChange w:id="30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0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조작자에게</w:t>
            </w:r>
            <w:r w:rsidRPr="00C15CF7">
              <w:rPr>
                <w:rPrChange w:id="30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0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경상을</w:t>
            </w:r>
            <w:r w:rsidRPr="00C15CF7">
              <w:rPr>
                <w:rPrChange w:id="30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0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입힌</w:t>
            </w:r>
            <w:r w:rsidRPr="00C15CF7">
              <w:rPr>
                <w:rPrChange w:id="30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1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경우</w:t>
            </w:r>
            <w:r w:rsidRPr="00C15CF7">
              <w:rPr>
                <w:rPrChange w:id="31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, </w:t>
            </w:r>
            <w:r w:rsidRPr="00C15CF7">
              <w:rPr>
                <w:rFonts w:hint="eastAsia"/>
                <w:rPrChange w:id="31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또는</w:t>
            </w:r>
            <w:r w:rsidRPr="00C15CF7">
              <w:rPr>
                <w:rPrChange w:id="31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1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고장</w:t>
            </w:r>
            <w:r w:rsidRPr="00C15CF7">
              <w:rPr>
                <w:rPrChange w:id="31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1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또는</w:t>
            </w:r>
            <w:r w:rsidRPr="00C15CF7">
              <w:rPr>
                <w:rPrChange w:id="31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1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잠재적</w:t>
            </w:r>
            <w:r w:rsidRPr="00C15CF7">
              <w:rPr>
                <w:rPrChange w:id="31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2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결함이</w:t>
            </w:r>
            <w:r w:rsidRPr="00C15CF7">
              <w:rPr>
                <w:rPrChange w:id="32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2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간접적인</w:t>
            </w:r>
            <w:r w:rsidRPr="00C15CF7">
              <w:rPr>
                <w:rPrChange w:id="32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2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원인으로</w:t>
            </w:r>
            <w:r w:rsidRPr="00C15CF7">
              <w:rPr>
                <w:rPrChange w:id="32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2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작용하여</w:t>
            </w:r>
            <w:r w:rsidRPr="00C15CF7">
              <w:rPr>
                <w:rPrChange w:id="32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2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부정확하거나</w:t>
            </w:r>
            <w:r w:rsidRPr="00C15CF7">
              <w:rPr>
                <w:rPrChange w:id="32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3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지연된</w:t>
            </w:r>
            <w:r w:rsidRPr="00C15CF7">
              <w:rPr>
                <w:rPrChange w:id="33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3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정보로</w:t>
            </w:r>
            <w:r w:rsidRPr="00C15CF7">
              <w:rPr>
                <w:rPrChange w:id="333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34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환자나</w:t>
            </w:r>
            <w:r w:rsidRPr="00C15CF7">
              <w:rPr>
                <w:rPrChange w:id="335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36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조작자에게</w:t>
            </w:r>
            <w:r w:rsidRPr="00C15CF7">
              <w:rPr>
                <w:rPrChange w:id="337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38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경상을</w:t>
            </w:r>
            <w:r w:rsidRPr="00C15CF7">
              <w:rPr>
                <w:rPrChange w:id="339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40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입힌</w:t>
            </w:r>
            <w:r w:rsidRPr="00C15CF7">
              <w:rPr>
                <w:rPrChange w:id="341" w:author="김은수" w:date="2026-10-12T23:5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5CF7">
              <w:rPr>
                <w:rFonts w:hint="eastAsia"/>
                <w:rPrChange w:id="342" w:author="김은수" w:date="2026-10-12T23:56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경우</w:t>
            </w:r>
          </w:p>
          <w:p w14:paraId="6D40FFE6" w14:textId="77777777" w:rsidR="00C15CF7" w:rsidRPr="00C12E78" w:rsidRDefault="00C15CF7">
            <w:pPr>
              <w:pStyle w:val="TDCf"/>
              <w:rPr>
                <w:rFonts w:ascii="Times New Roman" w:eastAsiaTheme="majorHAnsi" w:hAnsi="Times New Roman" w:cs="Times New Roman"/>
                <w:lang w:val="en-US"/>
                <w:rPrChange w:id="343" w:author="김은수" w:date="2026-10-13T17:55:00Z" w16du:dateUtc="2026-10-13T08:55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344" w:author="김은수" w:date="2026-10-12T23:56:00Z">
                <w:pPr/>
              </w:pPrChange>
            </w:pPr>
            <w:r w:rsidRPr="00C12E78">
              <w:rPr>
                <w:lang w:val="en-US"/>
                <w:rPrChange w:id="345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When a patient or operator has minor injuries due to the system failure or potential design defects as a direct cause, or a patient or operator has minor injuries due to the inaccurate or delayed information indirectly caused by system failure or potential defects</w:t>
            </w:r>
            <w:r w:rsidR="0073745A" w:rsidRPr="00C12E78">
              <w:rPr>
                <w:lang w:val="en-US"/>
                <w:rPrChange w:id="346" w:author="김은수" w:date="2026-10-13T17:55:00Z" w16du:dateUtc="2026-10-13T08:55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</w:tr>
      <w:tr w:rsidR="00C15CF7" w:rsidRPr="00447EC5" w14:paraId="7549E662" w14:textId="77777777" w:rsidTr="00224C36">
        <w:trPr>
          <w:trHeight w:val="1247"/>
          <w:trPrChange w:id="347" w:author="김은수" w:date="2026-10-12T23:56:00Z">
            <w:trPr>
              <w:gridBefore w:val="1"/>
              <w:gridAfter w:val="1"/>
            </w:trPr>
          </w:trPrChange>
        </w:trPr>
        <w:tc>
          <w:tcPr>
            <w:tcW w:w="2592" w:type="dxa"/>
            <w:shd w:val="clear" w:color="auto" w:fill="F5F5F5"/>
            <w:tcPrChange w:id="348" w:author="김은수" w:date="2026-10-12T23:56:00Z">
              <w:tcPr>
                <w:tcW w:w="2592" w:type="dxa"/>
                <w:vAlign w:val="center"/>
              </w:tcPr>
            </w:tcPrChange>
          </w:tcPr>
          <w:p w14:paraId="09F07229" w14:textId="77777777" w:rsidR="00C15CF7" w:rsidRDefault="00C15CF7">
            <w:pPr>
              <w:pStyle w:val="TDCe"/>
              <w:rPr>
                <w:rFonts w:ascii="Times New Roman" w:hAnsi="Times New Roman" w:cs="Times New Roman"/>
              </w:rPr>
              <w:pPrChange w:id="349" w:author="김은수" w:date="2026-10-12T23:56:00Z">
                <w:pPr/>
              </w:pPrChange>
            </w:pPr>
            <w:r>
              <w:rPr>
                <w:rFonts w:hint="eastAsia"/>
                <w:rPrChange w:id="350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하</w:t>
            </w:r>
          </w:p>
          <w:p w14:paraId="685850C1" w14:textId="77777777" w:rsidR="00C15CF7" w:rsidRPr="00447EC5" w:rsidRDefault="00C15CF7">
            <w:pPr>
              <w:pStyle w:val="TDCe"/>
              <w:rPr>
                <w:rFonts w:ascii="Times New Roman" w:hAnsi="Times New Roman" w:cs="Times New Roman"/>
              </w:rPr>
              <w:pPrChange w:id="351" w:author="김은수" w:date="2026-10-12T23:56:00Z">
                <w:pPr/>
              </w:pPrChange>
            </w:pPr>
            <w:proofErr w:type="spellStart"/>
            <w:r w:rsidRPr="00447EC5">
              <w:rPr>
                <w:rPrChange w:id="35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35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35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</w:t>
            </w:r>
            <w:proofErr w:type="spellEnd"/>
            <w:r w:rsidRPr="00447EC5">
              <w:rPr>
                <w:rPrChange w:id="35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35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35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Minor</w:t>
            </w:r>
          </w:p>
        </w:tc>
        <w:tc>
          <w:tcPr>
            <w:tcW w:w="6320" w:type="dxa"/>
            <w:tcPrChange w:id="358" w:author="김은수" w:date="2026-10-12T23:56:00Z">
              <w:tcPr>
                <w:tcW w:w="6320" w:type="dxa"/>
                <w:gridSpan w:val="2"/>
                <w:vAlign w:val="center"/>
              </w:tcPr>
            </w:tcPrChange>
          </w:tcPr>
          <w:p w14:paraId="1F1EEF5B" w14:textId="77777777" w:rsidR="00C15CF7" w:rsidRPr="00224C36" w:rsidRDefault="00C15CF7">
            <w:pPr>
              <w:pStyle w:val="TDCf"/>
              <w:textAlignment w:val="baseline"/>
              <w:rPr>
                <w:rFonts w:eastAsia="굴림" w:hAnsi="굴림" w:cs="굴림"/>
              </w:rPr>
              <w:pPrChange w:id="359" w:author="김은수" w:date="2026-10-12T23:56:00Z">
                <w:pPr>
                  <w:wordWrap/>
                  <w:jc w:val="left"/>
                  <w:textAlignment w:val="baseline"/>
                </w:pPr>
              </w:pPrChange>
            </w:pPr>
            <w:r w:rsidRPr="001F69C2">
              <w:t>고장</w:t>
            </w:r>
            <w:r w:rsidRPr="00C15CF7">
              <w:rPr>
                <w:rPrChange w:id="360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 xml:space="preserve">, </w:t>
            </w:r>
            <w:r w:rsidRPr="001F69C2">
              <w:t>잠재적인 설계 결함으로 환자나 조작자에게 어떤 부상이나 신체적 피해가 발생할 가능성이 없는 경우</w:t>
            </w:r>
            <w:r w:rsidRPr="00C15CF7">
              <w:rPr>
                <w:rPrChange w:id="361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  <w:p w14:paraId="00D1377A" w14:textId="77777777" w:rsidR="00C15CF7" w:rsidRPr="00C12E78" w:rsidRDefault="00C15CF7">
            <w:pPr>
              <w:pStyle w:val="TDCf"/>
              <w:rPr>
                <w:rFonts w:ascii="Times New Roman" w:hAnsi="Times New Roman" w:cs="Times New Roman"/>
                <w:lang w:val="en-US"/>
                <w:rPrChange w:id="362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363" w:author="김은수" w:date="2026-10-12T23:56:00Z">
                <w:pPr/>
              </w:pPrChange>
            </w:pPr>
            <w:r w:rsidRPr="00C12E78">
              <w:rPr>
                <w:lang w:val="en-US"/>
                <w:rPrChange w:id="364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 xml:space="preserve">When there is no possibility </w:t>
            </w:r>
            <w:proofErr w:type="gramStart"/>
            <w:r w:rsidRPr="00C12E78">
              <w:rPr>
                <w:lang w:val="en-US"/>
                <w:rPrChange w:id="365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to cause</w:t>
            </w:r>
            <w:proofErr w:type="gramEnd"/>
            <w:r w:rsidRPr="00C12E78">
              <w:rPr>
                <w:lang w:val="en-US"/>
                <w:rPrChange w:id="366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any injuries or physical </w:t>
            </w:r>
            <w:proofErr w:type="gramStart"/>
            <w:r w:rsidRPr="00C12E78">
              <w:rPr>
                <w:lang w:val="en-US"/>
                <w:rPrChange w:id="367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damages</w:t>
            </w:r>
            <w:proofErr w:type="gramEnd"/>
            <w:r w:rsidRPr="00C12E78">
              <w:rPr>
                <w:lang w:val="en-US"/>
                <w:rPrChange w:id="368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to a patient or operator due to </w:t>
            </w:r>
            <w:proofErr w:type="gramStart"/>
            <w:r w:rsidRPr="00C12E78">
              <w:rPr>
                <w:lang w:val="en-US"/>
                <w:rPrChange w:id="369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the system</w:t>
            </w:r>
            <w:proofErr w:type="gramEnd"/>
            <w:r w:rsidRPr="00C12E78">
              <w:rPr>
                <w:lang w:val="en-US"/>
                <w:rPrChange w:id="370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failure or potential defects</w:t>
            </w:r>
            <w:r w:rsidR="0073745A" w:rsidRPr="00C12E78">
              <w:rPr>
                <w:lang w:val="en-US"/>
                <w:rPrChange w:id="371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</w:tr>
    </w:tbl>
    <w:p w14:paraId="2F183E1B" w14:textId="77777777" w:rsidR="00A43823" w:rsidRPr="00C12E78" w:rsidRDefault="00A43823">
      <w:pPr>
        <w:pStyle w:val="TDC20"/>
        <w:jc w:val="left"/>
        <w:rPr>
          <w:ins w:id="372" w:author="김은수" w:date="2026-10-12T23:56:00Z"/>
          <w:lang w:val="en-US"/>
          <w:rPrChange w:id="373" w:author="김은수" w:date="2026-10-13T17:55:00Z" w16du:dateUtc="2026-10-13T08:55:00Z">
            <w:rPr>
              <w:ins w:id="374" w:author="김은수" w:date="2026-10-12T23:56:00Z"/>
            </w:rPr>
          </w:rPrChange>
        </w:rPr>
      </w:pPr>
    </w:p>
    <w:p w14:paraId="5013649B" w14:textId="77777777" w:rsidR="00C15CF7" w:rsidRDefault="003D4DCF">
      <w:pPr>
        <w:pStyle w:val="TDC2"/>
        <w:numPr>
          <w:ilvl w:val="1"/>
          <w:numId w:val="7"/>
        </w:numPr>
        <w:jc w:val="left"/>
        <w:pPrChange w:id="375" w:author="김은수" w:date="2026-10-12T23:56:00Z">
          <w:pPr>
            <w:pStyle w:val="2"/>
            <w:numPr>
              <w:ilvl w:val="1"/>
              <w:numId w:val="7"/>
            </w:numPr>
            <w:spacing w:after="0"/>
            <w:ind w:left="400"/>
          </w:pPr>
        </w:pPrChange>
      </w:pPr>
      <w:bookmarkStart w:id="376" w:name="_Toc242805757"/>
      <w:r w:rsidRPr="001F7507">
        <w:t>소프트웨어 등급 분류</w:t>
      </w:r>
      <w:r w:rsidR="009A4CD4" w:rsidRPr="001F7507">
        <w:t xml:space="preserve"> 절차</w:t>
      </w:r>
      <w:bookmarkEnd w:id="376"/>
    </w:p>
    <w:tbl>
      <w:tblPr>
        <w:tblStyle w:val="TDC21"/>
        <w:tblW w:w="9074" w:type="dxa"/>
        <w:tblInd w:w="198" w:type="dxa"/>
        <w:tblLook w:val="0600" w:firstRow="0" w:lastRow="0" w:firstColumn="0" w:lastColumn="0" w:noHBand="1" w:noVBand="1"/>
        <w:tblPrChange w:id="377" w:author="김은수" w:date="2026-10-12T23:56:00Z">
          <w:tblPr>
            <w:tblStyle w:val="a5"/>
            <w:tblW w:w="9074" w:type="dxa"/>
            <w:tblInd w:w="560" w:type="dxa"/>
            <w:tblLook w:val="04A0" w:firstRow="1" w:lastRow="0" w:firstColumn="1" w:lastColumn="0" w:noHBand="0" w:noVBand="1"/>
          </w:tblPr>
        </w:tblPrChange>
      </w:tblPr>
      <w:tblGrid>
        <w:gridCol w:w="1082"/>
        <w:gridCol w:w="7089"/>
        <w:gridCol w:w="903"/>
        <w:tblGridChange w:id="378">
          <w:tblGrid>
            <w:gridCol w:w="1082"/>
            <w:gridCol w:w="835"/>
            <w:gridCol w:w="360"/>
            <w:gridCol w:w="360"/>
            <w:gridCol w:w="360"/>
            <w:gridCol w:w="5174"/>
            <w:gridCol w:w="903"/>
          </w:tblGrid>
        </w:tblGridChange>
      </w:tblGrid>
      <w:tr w:rsidR="003D4DCF" w:rsidRPr="00447EC5" w14:paraId="42FEBD54" w14:textId="77777777" w:rsidTr="00224C36">
        <w:trPr>
          <w:tblHeader/>
          <w:trPrChange w:id="379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shd w:val="clear" w:color="auto" w:fill="F5F5F5"/>
            <w:tcPrChange w:id="380" w:author="김은수" w:date="2026-10-12T23:56:00Z">
              <w:tcPr>
                <w:tcW w:w="983" w:type="dxa"/>
                <w:shd w:val="clear" w:color="auto" w:fill="D9D9D9" w:themeFill="background1" w:themeFillShade="D9"/>
                <w:vAlign w:val="center"/>
              </w:tcPr>
            </w:tcPrChange>
          </w:tcPr>
          <w:p w14:paraId="13075D23" w14:textId="77777777" w:rsidR="0057097D" w:rsidRDefault="0057097D">
            <w:pPr>
              <w:pStyle w:val="TDC0"/>
              <w:rPr>
                <w:rFonts w:ascii="Times New Roman" w:hAnsi="Times New Roman" w:cs="Times New Roman"/>
              </w:rPr>
              <w:pPrChange w:id="381" w:author="김은수" w:date="2026-10-12T23:56:00Z">
                <w:pPr/>
              </w:pPrChange>
            </w:pPr>
            <w:r>
              <w:rPr>
                <w:rFonts w:hint="eastAsia"/>
                <w:rPrChange w:id="382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등급</w:t>
            </w:r>
          </w:p>
          <w:p w14:paraId="1C8CBE7D" w14:textId="77777777" w:rsidR="003D4DCF" w:rsidRPr="00447EC5" w:rsidRDefault="003D4DCF">
            <w:pPr>
              <w:pStyle w:val="TDC0"/>
              <w:rPr>
                <w:rFonts w:ascii="Times New Roman" w:hAnsi="Times New Roman" w:cs="Times New Roman"/>
              </w:rPr>
              <w:pPrChange w:id="383" w:author="김은수" w:date="2026-10-12T23:56:00Z">
                <w:pPr/>
              </w:pPrChange>
            </w:pPr>
            <w:proofErr w:type="spellStart"/>
            <w:r>
              <w:rPr>
                <w:rPrChange w:id="38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Level</w:t>
            </w:r>
            <w:proofErr w:type="spellEnd"/>
          </w:p>
        </w:tc>
        <w:tc>
          <w:tcPr>
            <w:tcW w:w="7241" w:type="dxa"/>
            <w:shd w:val="clear" w:color="auto" w:fill="F5F5F5"/>
            <w:tcPrChange w:id="385" w:author="김은수" w:date="2026-10-12T23:56:00Z">
              <w:tcPr>
                <w:tcW w:w="7241" w:type="dxa"/>
                <w:shd w:val="clear" w:color="auto" w:fill="D9D9D9" w:themeFill="background1" w:themeFillShade="D9"/>
                <w:vAlign w:val="center"/>
              </w:tcPr>
            </w:tcPrChange>
          </w:tcPr>
          <w:p w14:paraId="5E7492C8" w14:textId="77777777" w:rsidR="0057097D" w:rsidRDefault="0057097D">
            <w:pPr>
              <w:pStyle w:val="TDC0"/>
              <w:rPr>
                <w:rFonts w:ascii="Times New Roman" w:hAnsi="Times New Roman" w:cs="Times New Roman"/>
              </w:rPr>
              <w:pPrChange w:id="386" w:author="김은수" w:date="2026-10-12T23:56:00Z">
                <w:pPr/>
              </w:pPrChange>
            </w:pPr>
            <w:r>
              <w:rPr>
                <w:rFonts w:hint="eastAsia"/>
                <w:rPrChange w:id="387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질문</w:t>
            </w:r>
          </w:p>
          <w:p w14:paraId="392FE689" w14:textId="77777777" w:rsidR="003D4DCF" w:rsidRPr="00447EC5" w:rsidRDefault="003D4DCF">
            <w:pPr>
              <w:pStyle w:val="TDC0"/>
              <w:rPr>
                <w:rFonts w:ascii="Times New Roman" w:hAnsi="Times New Roman" w:cs="Times New Roman"/>
              </w:rPr>
              <w:pPrChange w:id="388" w:author="김은수" w:date="2026-10-12T23:56:00Z">
                <w:pPr/>
              </w:pPrChange>
            </w:pPr>
            <w:proofErr w:type="spellStart"/>
            <w:r>
              <w:rPr>
                <w:rPrChange w:id="38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Question</w:t>
            </w:r>
            <w:proofErr w:type="spellEnd"/>
          </w:p>
        </w:tc>
        <w:tc>
          <w:tcPr>
            <w:tcW w:w="850" w:type="dxa"/>
            <w:shd w:val="clear" w:color="auto" w:fill="F5F5F5"/>
            <w:tcPrChange w:id="390" w:author="김은수" w:date="2026-10-12T23:56:00Z">
              <w:tcPr>
                <w:tcW w:w="850" w:type="dxa"/>
                <w:shd w:val="clear" w:color="auto" w:fill="D9D9D9" w:themeFill="background1" w:themeFillShade="D9"/>
                <w:vAlign w:val="center"/>
              </w:tcPr>
            </w:tcPrChange>
          </w:tcPr>
          <w:p w14:paraId="7DABF47A" w14:textId="77777777" w:rsidR="0057097D" w:rsidRDefault="0057097D">
            <w:pPr>
              <w:pStyle w:val="TDC0"/>
              <w:rPr>
                <w:rFonts w:ascii="Times New Roman" w:hAnsi="Times New Roman" w:cs="Times New Roman"/>
              </w:rPr>
              <w:pPrChange w:id="391" w:author="김은수" w:date="2026-10-12T23:56:00Z">
                <w:pPr/>
              </w:pPrChange>
            </w:pPr>
            <w:r>
              <w:rPr>
                <w:rFonts w:hint="eastAsia"/>
                <w:rPrChange w:id="392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답변</w:t>
            </w:r>
          </w:p>
          <w:p w14:paraId="48CEDCF0" w14:textId="77777777" w:rsidR="003D4DCF" w:rsidRPr="00447EC5" w:rsidRDefault="003D4DCF">
            <w:pPr>
              <w:pStyle w:val="TDC0"/>
              <w:rPr>
                <w:rFonts w:ascii="Times New Roman" w:hAnsi="Times New Roman" w:cs="Times New Roman"/>
              </w:rPr>
              <w:pPrChange w:id="393" w:author="김은수" w:date="2026-10-12T23:56:00Z">
                <w:pPr/>
              </w:pPrChange>
            </w:pPr>
            <w:proofErr w:type="spellStart"/>
            <w:r>
              <w:rPr>
                <w:rPrChange w:id="39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Answer</w:t>
            </w:r>
            <w:proofErr w:type="spellEnd"/>
          </w:p>
        </w:tc>
      </w:tr>
      <w:tr w:rsidR="003D4DCF" w:rsidRPr="00447EC5" w14:paraId="653F2E8C" w14:textId="77777777" w:rsidTr="00224C36">
        <w:trPr>
          <w:trPrChange w:id="395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 w:val="restart"/>
            <w:tcPrChange w:id="396" w:author="김은수" w:date="2026-10-12T23:56:00Z">
              <w:tcPr>
                <w:tcW w:w="983" w:type="dxa"/>
                <w:vMerge w:val="restart"/>
                <w:vAlign w:val="center"/>
              </w:tcPr>
            </w:tcPrChange>
          </w:tcPr>
          <w:p w14:paraId="41B206B3" w14:textId="77777777" w:rsidR="0057097D" w:rsidRDefault="0057097D">
            <w:pPr>
              <w:pStyle w:val="TDC7"/>
              <w:rPr>
                <w:rFonts w:ascii="Times New Roman" w:hAnsi="Times New Roman" w:cs="Times New Roman"/>
              </w:rPr>
              <w:pPrChange w:id="397" w:author="김은수" w:date="2026-10-12T23:56:00Z">
                <w:pPr/>
              </w:pPrChange>
            </w:pPr>
            <w:r>
              <w:rPr>
                <w:rFonts w:hint="eastAsia"/>
                <w:rPrChange w:id="398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상</w:t>
            </w:r>
          </w:p>
          <w:p w14:paraId="65B7C9EE" w14:textId="77777777" w:rsidR="003D4DCF" w:rsidRPr="00447EC5" w:rsidRDefault="0057097D">
            <w:pPr>
              <w:pStyle w:val="TDC7"/>
              <w:rPr>
                <w:rFonts w:ascii="Times New Roman" w:hAnsi="Times New Roman" w:cs="Times New Roman"/>
              </w:rPr>
              <w:pPrChange w:id="399" w:author="김은수" w:date="2026-10-12T23:56:00Z">
                <w:pPr/>
              </w:pPrChange>
            </w:pPr>
            <w:proofErr w:type="spellStart"/>
            <w:r w:rsidRPr="00447EC5">
              <w:rPr>
                <w:rPrChange w:id="40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40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C </w:t>
            </w:r>
            <w:proofErr w:type="spellStart"/>
            <w:r w:rsidRPr="00447EC5">
              <w:rPr>
                <w:rPrChange w:id="40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40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40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Major</w:t>
            </w:r>
            <w:proofErr w:type="spellEnd"/>
          </w:p>
        </w:tc>
        <w:tc>
          <w:tcPr>
            <w:tcW w:w="7241" w:type="dxa"/>
            <w:tcPrChange w:id="405" w:author="김은수" w:date="2026-10-12T23:56:00Z">
              <w:tcPr>
                <w:tcW w:w="7241" w:type="dxa"/>
                <w:vAlign w:val="center"/>
              </w:tcPr>
            </w:tcPrChange>
          </w:tcPr>
          <w:p w14:paraId="56CAA58C" w14:textId="77777777" w:rsidR="003D4DCF" w:rsidRPr="003D4DCF" w:rsidRDefault="003D4DCF">
            <w:pPr>
              <w:pStyle w:val="TDC7"/>
              <w:textAlignment w:val="baseline"/>
              <w:rPr>
                <w:rFonts w:eastAsia="굴림" w:hAnsi="굴림" w:cs="굴림"/>
              </w:rPr>
              <w:pPrChange w:id="406" w:author="김은수" w:date="2026-10-12T23:56:00Z">
                <w:pPr>
                  <w:textAlignment w:val="baseline"/>
                </w:pPr>
              </w:pPrChange>
            </w:pPr>
            <w:r>
              <w:rPr>
                <w:rPrChange w:id="40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1.</w:t>
            </w:r>
            <w:r w:rsidRPr="003D4DCF">
              <w:rPr>
                <w:rPrChange w:id="408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rPrChange w:id="409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S</w:t>
            </w:r>
            <w:proofErr w:type="spellEnd"/>
            <w:r w:rsidRPr="003D4DCF">
              <w:rPr>
                <w:rPrChange w:id="410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/</w:t>
            </w:r>
            <w:proofErr w:type="spellStart"/>
            <w:r w:rsidRPr="003D4DCF">
              <w:rPr>
                <w:rPrChange w:id="411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W</w:t>
            </w:r>
            <w:proofErr w:type="spellEnd"/>
            <w:r w:rsidRPr="003D4DCF">
              <w:rPr>
                <w:rPrChange w:id="412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rPrChange w:id="413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Device</w:t>
            </w:r>
            <w:r w:rsidRPr="001F69C2">
              <w:t>가</w:t>
            </w:r>
            <w:proofErr w:type="spellEnd"/>
            <w:r w:rsidRPr="001F69C2">
              <w:t xml:space="preserve"> 혈액 처리 </w:t>
            </w:r>
            <w:proofErr w:type="spellStart"/>
            <w:r w:rsidRPr="003D4DCF">
              <w:rPr>
                <w:rPrChange w:id="414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S</w:t>
            </w:r>
            <w:proofErr w:type="spellEnd"/>
            <w:r w:rsidRPr="003D4DCF">
              <w:rPr>
                <w:rPrChange w:id="415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/</w:t>
            </w:r>
            <w:proofErr w:type="spellStart"/>
            <w:r w:rsidRPr="003D4DCF">
              <w:rPr>
                <w:rPrChange w:id="416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W</w:t>
            </w:r>
            <w:r w:rsidRPr="001F69C2">
              <w:t>처럼</w:t>
            </w:r>
            <w:proofErr w:type="spellEnd"/>
            <w:r w:rsidRPr="001F69C2">
              <w:t xml:space="preserve"> 중요한가</w:t>
            </w:r>
            <w:r w:rsidRPr="003D4DCF">
              <w:rPr>
                <w:rPrChange w:id="417" w:author="김은수" w:date="2026-10-12T23:56:00Z">
                  <w:rPr>
                    <w:rFonts w:asciiTheme="minorHAnsi" w:eastAsiaTheme="minorEastAsia" w:hAnsi="굴림" w:cs="굴림"/>
                    <w:color w:val="auto"/>
                    <w:szCs w:val="22"/>
                    <w:lang w:val="en-US"/>
                  </w:rPr>
                </w:rPrChange>
              </w:rPr>
              <w:t>?</w:t>
            </w:r>
          </w:p>
          <w:p w14:paraId="373DCFE4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418" w:author="김은수" w:date="2026-10-12T23:56:00Z">
                <w:pPr>
                  <w:ind w:leftChars="100" w:left="200"/>
                </w:pPr>
              </w:pPrChange>
            </w:pPr>
            <w:proofErr w:type="spellStart"/>
            <w:r w:rsidRPr="005F0213">
              <w:rPr>
                <w:rPrChange w:id="41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</w:t>
            </w:r>
            <w:proofErr w:type="spellEnd"/>
            <w:r w:rsidRPr="005F0213">
              <w:rPr>
                <w:rPrChange w:id="42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5F0213">
              <w:rPr>
                <w:rPrChange w:id="42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the</w:t>
            </w:r>
            <w:proofErr w:type="spellEnd"/>
            <w:r w:rsidRPr="005F0213">
              <w:rPr>
                <w:rPrChange w:id="42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5F0213">
              <w:rPr>
                <w:rPrChange w:id="42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device</w:t>
            </w:r>
            <w:proofErr w:type="spellEnd"/>
            <w:r w:rsidRPr="005F0213">
              <w:rPr>
                <w:rPrChange w:id="42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5F0213">
              <w:rPr>
                <w:rPrChange w:id="42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important</w:t>
            </w:r>
            <w:proofErr w:type="spellEnd"/>
            <w:r>
              <w:rPr>
                <w:rPrChange w:id="42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42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as</w:t>
            </w:r>
            <w:proofErr w:type="spellEnd"/>
            <w:r>
              <w:rPr>
                <w:rPrChange w:id="42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42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much</w:t>
            </w:r>
            <w:proofErr w:type="spellEnd"/>
            <w:r>
              <w:rPr>
                <w:rPrChange w:id="43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43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as</w:t>
            </w:r>
            <w:proofErr w:type="spellEnd"/>
            <w:r>
              <w:rPr>
                <w:rPrChange w:id="43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43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</w:t>
            </w:r>
            <w:r w:rsidRPr="005F0213">
              <w:rPr>
                <w:rPrChange w:id="43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lood</w:t>
            </w:r>
            <w:proofErr w:type="spellEnd"/>
            <w:r w:rsidRPr="005F0213">
              <w:rPr>
                <w:rPrChange w:id="43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PrChange w:id="43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P</w:t>
            </w:r>
            <w:r w:rsidRPr="005F0213">
              <w:rPr>
                <w:rPrChange w:id="43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rocessing </w:t>
            </w:r>
            <w:proofErr w:type="spellStart"/>
            <w:r w:rsidRPr="005F0213">
              <w:rPr>
                <w:rPrChange w:id="43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S</w:t>
            </w:r>
            <w:proofErr w:type="spellEnd"/>
            <w:r w:rsidRPr="005F0213">
              <w:rPr>
                <w:rPrChange w:id="43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/</w:t>
            </w:r>
            <w:proofErr w:type="spellStart"/>
            <w:r w:rsidRPr="005F0213">
              <w:rPr>
                <w:rPrChange w:id="44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W</w:t>
            </w:r>
            <w:proofErr w:type="spellEnd"/>
            <w:r w:rsidRPr="005F0213">
              <w:rPr>
                <w:rPrChange w:id="44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?</w:t>
            </w:r>
          </w:p>
        </w:tc>
        <w:tc>
          <w:tcPr>
            <w:tcW w:w="850" w:type="dxa"/>
            <w:tcPrChange w:id="442" w:author="김은수" w:date="2026-10-12T23:56:00Z">
              <w:tcPr>
                <w:tcW w:w="850" w:type="dxa"/>
                <w:vAlign w:val="center"/>
              </w:tcPr>
            </w:tcPrChange>
          </w:tcPr>
          <w:p w14:paraId="595D241C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443" w:author="김은수" w:date="2026-10-12T23:56:00Z">
                <w:pPr/>
              </w:pPrChange>
            </w:pPr>
            <w:proofErr w:type="spellStart"/>
            <w:r w:rsidRPr="00447EC5">
              <w:rPr>
                <w:rPrChange w:id="44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56DD3F5F" w14:textId="77777777" w:rsidTr="00224C36">
        <w:trPr>
          <w:trPrChange w:id="445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446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43E98BAC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447" w:author="김은수" w:date="2026-10-12T23:56:00Z">
                <w:pPr/>
              </w:pPrChange>
            </w:pPr>
          </w:p>
        </w:tc>
        <w:tc>
          <w:tcPr>
            <w:tcW w:w="7241" w:type="dxa"/>
            <w:tcPrChange w:id="448" w:author="김은수" w:date="2026-10-12T23:56:00Z">
              <w:tcPr>
                <w:tcW w:w="7241" w:type="dxa"/>
                <w:vAlign w:val="center"/>
              </w:tcPr>
            </w:tcPrChange>
          </w:tcPr>
          <w:p w14:paraId="71A02504" w14:textId="77777777" w:rsidR="003D4DCF" w:rsidRPr="003D4DCF" w:rsidRDefault="003D4DCF">
            <w:pPr>
              <w:pStyle w:val="TDC7"/>
              <w:pPrChange w:id="449" w:author="김은수" w:date="2026-10-12T23:56:00Z">
                <w:pPr>
                  <w:pStyle w:val="a9"/>
                  <w:spacing w:line="240" w:lineRule="auto"/>
                </w:pPr>
              </w:pPrChange>
            </w:pPr>
            <w:r w:rsidRPr="00447EC5">
              <w:rPr>
                <w:color w:val="auto"/>
                <w:kern w:val="2"/>
                <w:rPrChange w:id="450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>2.</w:t>
            </w:r>
            <w:r>
              <w:rPr>
                <w:color w:val="auto"/>
                <w:kern w:val="2"/>
                <w:rPrChange w:id="451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52" w:author="김은수" w:date="2026-10-12T23:56:00Z">
                  <w:rPr>
                    <w:lang w:val="en-US"/>
                  </w:rPr>
                </w:rPrChange>
              </w:rPr>
              <w:t>S</w:t>
            </w:r>
            <w:proofErr w:type="spellEnd"/>
            <w:r w:rsidRPr="003D4DCF">
              <w:rPr>
                <w:color w:val="auto"/>
                <w:kern w:val="2"/>
                <w:rPrChange w:id="453" w:author="김은수" w:date="2026-10-12T23:56:00Z">
                  <w:rPr>
                    <w:lang w:val="en-US"/>
                  </w:rPr>
                </w:rPrChange>
              </w:rPr>
              <w:t>/</w:t>
            </w:r>
            <w:proofErr w:type="spellStart"/>
            <w:r w:rsidRPr="003D4DCF">
              <w:rPr>
                <w:color w:val="auto"/>
                <w:kern w:val="2"/>
                <w:rPrChange w:id="454" w:author="김은수" w:date="2026-10-12T23:56:00Z">
                  <w:rPr>
                    <w:lang w:val="en-US"/>
                  </w:rPr>
                </w:rPrChange>
              </w:rPr>
              <w:t>W</w:t>
            </w:r>
            <w:proofErr w:type="spellEnd"/>
            <w:r w:rsidRPr="003D4DCF">
              <w:rPr>
                <w:color w:val="auto"/>
                <w:kern w:val="2"/>
                <w:rPrChange w:id="455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56" w:author="김은수" w:date="2026-10-12T23:56:00Z">
                  <w:rPr>
                    <w:lang w:val="en-US"/>
                  </w:rPr>
                </w:rPrChange>
              </w:rPr>
              <w:t>Device</w:t>
            </w:r>
            <w:r w:rsidRPr="003D4DCF">
              <w:rPr>
                <w:rFonts w:hint="eastAsia"/>
                <w:color w:val="auto"/>
                <w:kern w:val="2"/>
                <w:rPrChange w:id="457" w:author="김은수" w:date="2026-10-12T23:56:00Z">
                  <w:rPr>
                    <w:rFonts w:hint="eastAsia"/>
                    <w:lang w:val="en-US"/>
                  </w:rPr>
                </w:rPrChange>
              </w:rPr>
              <w:t>가</w:t>
            </w:r>
            <w:proofErr w:type="spellEnd"/>
            <w:r w:rsidRPr="003D4DCF">
              <w:rPr>
                <w:color w:val="auto"/>
                <w:kern w:val="2"/>
                <w:rPrChange w:id="45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459" w:author="김은수" w:date="2026-10-12T23:56:00Z">
                  <w:rPr>
                    <w:lang w:val="en-US"/>
                  </w:rPr>
                </w:rPrChange>
              </w:rPr>
              <w:t>의약품이나</w:t>
            </w:r>
            <w:r w:rsidRPr="003D4DCF">
              <w:rPr>
                <w:color w:val="auto"/>
                <w:kern w:val="2"/>
                <w:rPrChange w:id="46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461" w:author="김은수" w:date="2026-10-12T23:56:00Z">
                  <w:rPr>
                    <w:lang w:val="en-US"/>
                  </w:rPr>
                </w:rPrChange>
              </w:rPr>
              <w:t>생물제제와</w:t>
            </w:r>
            <w:r w:rsidRPr="003D4DCF">
              <w:rPr>
                <w:color w:val="auto"/>
                <w:kern w:val="2"/>
                <w:rPrChange w:id="46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463" w:author="김은수" w:date="2026-10-12T23:56:00Z">
                  <w:rPr>
                    <w:lang w:val="en-US"/>
                  </w:rPr>
                </w:rPrChange>
              </w:rPr>
              <w:t>조합하여</w:t>
            </w:r>
            <w:r w:rsidRPr="003D4DCF">
              <w:rPr>
                <w:color w:val="auto"/>
                <w:kern w:val="2"/>
                <w:rPrChange w:id="46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465" w:author="김은수" w:date="2026-10-12T23:56:00Z">
                  <w:rPr>
                    <w:lang w:val="en-US"/>
                  </w:rPr>
                </w:rPrChange>
              </w:rPr>
              <w:t>사용되는가</w:t>
            </w:r>
            <w:r>
              <w:rPr>
                <w:color w:val="auto"/>
                <w:kern w:val="2"/>
                <w:rPrChange w:id="466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27B8FAFF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467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468" w:author="김은수" w:date="2026-10-12T23:56:00Z">
                <w:pPr>
                  <w:ind w:leftChars="100" w:left="200"/>
                </w:pPr>
              </w:pPrChange>
            </w:pPr>
            <w:r w:rsidRPr="00C12E78">
              <w:rPr>
                <w:lang w:val="en-US"/>
                <w:rPrChange w:id="469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 the device used in combination with medicines or biological preparations?</w:t>
            </w:r>
          </w:p>
        </w:tc>
        <w:tc>
          <w:tcPr>
            <w:tcW w:w="850" w:type="dxa"/>
            <w:tcPrChange w:id="470" w:author="김은수" w:date="2026-10-12T23:56:00Z">
              <w:tcPr>
                <w:tcW w:w="850" w:type="dxa"/>
                <w:vAlign w:val="center"/>
              </w:tcPr>
            </w:tcPrChange>
          </w:tcPr>
          <w:p w14:paraId="7E81DBE1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471" w:author="김은수" w:date="2026-10-12T23:56:00Z">
                <w:pPr/>
              </w:pPrChange>
            </w:pPr>
            <w:proofErr w:type="spellStart"/>
            <w:r w:rsidRPr="00447EC5">
              <w:rPr>
                <w:rPrChange w:id="47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2FC0236B" w14:textId="77777777" w:rsidTr="00224C36">
        <w:trPr>
          <w:trPrChange w:id="473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474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00D50A70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475" w:author="김은수" w:date="2026-10-12T23:56:00Z">
                <w:pPr/>
              </w:pPrChange>
            </w:pPr>
          </w:p>
        </w:tc>
        <w:tc>
          <w:tcPr>
            <w:tcW w:w="7241" w:type="dxa"/>
            <w:tcPrChange w:id="476" w:author="김은수" w:date="2026-10-12T23:56:00Z">
              <w:tcPr>
                <w:tcW w:w="7241" w:type="dxa"/>
                <w:vAlign w:val="center"/>
              </w:tcPr>
            </w:tcPrChange>
          </w:tcPr>
          <w:p w14:paraId="07FE25E2" w14:textId="77777777" w:rsidR="003D4DCF" w:rsidRPr="003D4DCF" w:rsidRDefault="003D4DCF">
            <w:pPr>
              <w:pStyle w:val="TDC7"/>
              <w:pPrChange w:id="477" w:author="김은수" w:date="2026-10-12T23:56:00Z">
                <w:pPr>
                  <w:pStyle w:val="a9"/>
                  <w:spacing w:line="240" w:lineRule="auto"/>
                </w:pPr>
              </w:pPrChange>
            </w:pPr>
            <w:r>
              <w:rPr>
                <w:color w:val="auto"/>
                <w:kern w:val="2"/>
                <w:rPrChange w:id="478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>3.</w:t>
            </w:r>
            <w:r w:rsidRPr="003D4DCF">
              <w:rPr>
                <w:color w:val="auto"/>
                <w:kern w:val="2"/>
                <w:rPrChange w:id="479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80" w:author="김은수" w:date="2026-10-12T23:56:00Z">
                  <w:rPr>
                    <w:lang w:val="en-US"/>
                  </w:rPr>
                </w:rPrChange>
              </w:rPr>
              <w:t>S</w:t>
            </w:r>
            <w:proofErr w:type="spellEnd"/>
            <w:r w:rsidRPr="003D4DCF">
              <w:rPr>
                <w:color w:val="auto"/>
                <w:kern w:val="2"/>
                <w:rPrChange w:id="481" w:author="김은수" w:date="2026-10-12T23:56:00Z">
                  <w:rPr>
                    <w:lang w:val="en-US"/>
                  </w:rPr>
                </w:rPrChange>
              </w:rPr>
              <w:t>/</w:t>
            </w:r>
            <w:proofErr w:type="spellStart"/>
            <w:r w:rsidRPr="003D4DCF">
              <w:rPr>
                <w:color w:val="auto"/>
                <w:kern w:val="2"/>
                <w:rPrChange w:id="482" w:author="김은수" w:date="2026-10-12T23:56:00Z">
                  <w:rPr>
                    <w:lang w:val="en-US"/>
                  </w:rPr>
                </w:rPrChange>
              </w:rPr>
              <w:t>W</w:t>
            </w:r>
            <w:proofErr w:type="spellEnd"/>
            <w:r w:rsidRPr="003D4DCF">
              <w:rPr>
                <w:color w:val="auto"/>
                <w:kern w:val="2"/>
                <w:rPrChange w:id="483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84" w:author="김은수" w:date="2026-10-12T23:56:00Z">
                  <w:rPr>
                    <w:lang w:val="en-US"/>
                  </w:rPr>
                </w:rPrChange>
              </w:rPr>
              <w:t>Device</w:t>
            </w:r>
            <w:r w:rsidRPr="003D4DCF">
              <w:rPr>
                <w:rFonts w:hint="eastAsia"/>
                <w:color w:val="auto"/>
                <w:kern w:val="2"/>
                <w:rPrChange w:id="485" w:author="김은수" w:date="2026-10-12T23:56:00Z">
                  <w:rPr>
                    <w:rFonts w:hint="eastAsia"/>
                    <w:lang w:val="en-US"/>
                  </w:rPr>
                </w:rPrChange>
              </w:rPr>
              <w:t>가</w:t>
            </w:r>
            <w:proofErr w:type="spellEnd"/>
            <w:r w:rsidRPr="003D4DCF">
              <w:rPr>
                <w:color w:val="auto"/>
                <w:kern w:val="2"/>
                <w:rPrChange w:id="48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87" w:author="김은수" w:date="2026-10-12T23:56:00Z">
                  <w:rPr>
                    <w:lang w:val="en-US"/>
                  </w:rPr>
                </w:rPrChange>
              </w:rPr>
              <w:t>Major</w:t>
            </w:r>
            <w:proofErr w:type="spellEnd"/>
            <w:r w:rsidRPr="003D4DCF">
              <w:rPr>
                <w:color w:val="auto"/>
                <w:kern w:val="2"/>
                <w:rPrChange w:id="48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89" w:author="김은수" w:date="2026-10-12T23:56:00Z">
                  <w:rPr>
                    <w:lang w:val="en-US"/>
                  </w:rPr>
                </w:rPrChange>
              </w:rPr>
              <w:t>Concern</w:t>
            </w:r>
            <w:r w:rsidRPr="003D4DCF">
              <w:rPr>
                <w:rFonts w:hint="eastAsia"/>
                <w:color w:val="auto"/>
                <w:kern w:val="2"/>
                <w:rPrChange w:id="490" w:author="김은수" w:date="2026-10-12T23:56:00Z">
                  <w:rPr>
                    <w:rFonts w:hint="eastAsia"/>
                    <w:lang w:val="en-US"/>
                  </w:rPr>
                </w:rPrChange>
              </w:rPr>
              <w:t>의</w:t>
            </w:r>
            <w:proofErr w:type="spellEnd"/>
            <w:r w:rsidRPr="003D4DCF">
              <w:rPr>
                <w:color w:val="auto"/>
                <w:kern w:val="2"/>
                <w:rPrChange w:id="491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492" w:author="김은수" w:date="2026-10-12T23:56:00Z">
                  <w:rPr>
                    <w:lang w:val="en-US"/>
                  </w:rPr>
                </w:rPrChange>
              </w:rPr>
              <w:t>Accessory</w:t>
            </w:r>
            <w:r w:rsidRPr="003D4DCF">
              <w:rPr>
                <w:rFonts w:hint="eastAsia"/>
                <w:color w:val="auto"/>
                <w:kern w:val="2"/>
                <w:rPrChange w:id="493" w:author="김은수" w:date="2026-10-12T23:56:00Z">
                  <w:rPr>
                    <w:rFonts w:hint="eastAsia"/>
                    <w:lang w:val="en-US"/>
                  </w:rPr>
                </w:rPrChange>
              </w:rPr>
              <w:t>인가</w:t>
            </w:r>
            <w:proofErr w:type="spellEnd"/>
            <w:r w:rsidRPr="003D4DCF">
              <w:rPr>
                <w:color w:val="auto"/>
                <w:kern w:val="2"/>
                <w:rPrChange w:id="494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3C00159C" w14:textId="77777777" w:rsidR="003D4DCF" w:rsidRPr="003D4DCF" w:rsidRDefault="003D4DCF">
            <w:pPr>
              <w:pStyle w:val="TDC7"/>
              <w:rPr>
                <w:rFonts w:ascii="Times New Roman" w:hAnsi="Times New Roman" w:cs="Times New Roman"/>
              </w:rPr>
              <w:pPrChange w:id="495" w:author="김은수" w:date="2026-10-12T23:56:00Z">
                <w:pPr>
                  <w:ind w:leftChars="100" w:left="200"/>
                </w:pPr>
              </w:pPrChange>
            </w:pPr>
            <w:proofErr w:type="spellStart"/>
            <w:r>
              <w:rPr>
                <w:rPrChange w:id="49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</w:t>
            </w:r>
            <w:proofErr w:type="spellEnd"/>
            <w:r>
              <w:rPr>
                <w:rPrChange w:id="49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49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the</w:t>
            </w:r>
            <w:proofErr w:type="spellEnd"/>
            <w:r>
              <w:rPr>
                <w:rPrChange w:id="49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50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device</w:t>
            </w:r>
            <w:proofErr w:type="spellEnd"/>
            <w:r>
              <w:rPr>
                <w:rPrChange w:id="50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50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an</w:t>
            </w:r>
            <w:proofErr w:type="spellEnd"/>
            <w:r>
              <w:rPr>
                <w:rPrChange w:id="50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50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</w:t>
            </w:r>
            <w:r w:rsidRPr="00C9775C">
              <w:rPr>
                <w:rPrChange w:id="50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ccessory</w:t>
            </w:r>
            <w:proofErr w:type="spellEnd"/>
            <w:r w:rsidRPr="00C9775C">
              <w:rPr>
                <w:rPrChange w:id="50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of </w:t>
            </w:r>
            <w:proofErr w:type="spellStart"/>
            <w:r w:rsidRPr="00C9775C">
              <w:rPr>
                <w:rPrChange w:id="50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C9775C">
              <w:rPr>
                <w:rPrChange w:id="50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C?</w:t>
            </w:r>
          </w:p>
        </w:tc>
        <w:tc>
          <w:tcPr>
            <w:tcW w:w="850" w:type="dxa"/>
            <w:tcPrChange w:id="509" w:author="김은수" w:date="2026-10-12T23:56:00Z">
              <w:tcPr>
                <w:tcW w:w="850" w:type="dxa"/>
                <w:vAlign w:val="center"/>
              </w:tcPr>
            </w:tcPrChange>
          </w:tcPr>
          <w:p w14:paraId="6A49E417" w14:textId="77777777" w:rsidR="003D4DCF" w:rsidRPr="0057097D" w:rsidRDefault="0057097D">
            <w:pPr>
              <w:pStyle w:val="TDC7"/>
              <w:rPr>
                <w:rFonts w:ascii="Times New Roman" w:hAnsi="Times New Roman" w:cs="Times New Roman"/>
                <w:b/>
                <w:bCs/>
              </w:rPr>
              <w:pPrChange w:id="510" w:author="김은수" w:date="2026-10-12T23:56:00Z">
                <w:pPr/>
              </w:pPrChange>
            </w:pPr>
            <w:proofErr w:type="spellStart"/>
            <w:r w:rsidRPr="0057097D">
              <w:rPr>
                <w:b/>
                <w:bCs/>
                <w:rPrChange w:id="511" w:author="김은수" w:date="2026-10-12T23:56:00Z">
                  <w:rPr>
                    <w:rFonts w:ascii="Times New Roman" w:eastAsiaTheme="minorEastAsia" w:hAnsi="Times New Roman" w:cs="Times New Roman"/>
                    <w:b/>
                    <w:bCs/>
                    <w:color w:val="auto"/>
                    <w:szCs w:val="22"/>
                    <w:lang w:val="en-US"/>
                  </w:rPr>
                </w:rPrChange>
              </w:rPr>
              <w:t>Yes</w:t>
            </w:r>
            <w:proofErr w:type="spellEnd"/>
          </w:p>
        </w:tc>
      </w:tr>
      <w:tr w:rsidR="003D4DCF" w:rsidRPr="00447EC5" w14:paraId="6707B845" w14:textId="77777777" w:rsidTr="00224C36">
        <w:trPr>
          <w:trPrChange w:id="512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513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791B8A46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514" w:author="김은수" w:date="2026-10-12T23:56:00Z">
                <w:pPr/>
              </w:pPrChange>
            </w:pPr>
          </w:p>
        </w:tc>
        <w:tc>
          <w:tcPr>
            <w:tcW w:w="7241" w:type="dxa"/>
            <w:tcPrChange w:id="515" w:author="김은수" w:date="2026-10-12T23:56:00Z">
              <w:tcPr>
                <w:tcW w:w="7241" w:type="dxa"/>
                <w:vAlign w:val="center"/>
              </w:tcPr>
            </w:tcPrChange>
          </w:tcPr>
          <w:p w14:paraId="3094876E" w14:textId="77777777" w:rsidR="003D4DCF" w:rsidRPr="003D4DCF" w:rsidRDefault="003D4DCF">
            <w:pPr>
              <w:pStyle w:val="TDC7"/>
              <w:pPrChange w:id="516" w:author="김은수" w:date="2026-10-12T23:56:00Z">
                <w:pPr>
                  <w:pStyle w:val="a9"/>
                  <w:spacing w:line="240" w:lineRule="auto"/>
                </w:pPr>
              </w:pPrChange>
            </w:pPr>
            <w:r w:rsidRPr="00447EC5">
              <w:rPr>
                <w:color w:val="auto"/>
                <w:kern w:val="2"/>
                <w:rPrChange w:id="517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4. </w:t>
            </w:r>
            <w:r w:rsidRPr="003D4DCF">
              <w:rPr>
                <w:rFonts w:hint="eastAsia"/>
                <w:color w:val="auto"/>
                <w:kern w:val="2"/>
                <w:rPrChange w:id="518" w:author="김은수" w:date="2026-10-12T23:56:00Z">
                  <w:rPr>
                    <w:rFonts w:hint="eastAsia"/>
                    <w:lang w:val="en-US"/>
                  </w:rPr>
                </w:rPrChange>
              </w:rPr>
              <w:t>경감에</w:t>
            </w:r>
            <w:r w:rsidRPr="003D4DCF">
              <w:rPr>
                <w:color w:val="auto"/>
                <w:kern w:val="2"/>
                <w:rPrChange w:id="519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20" w:author="김은수" w:date="2026-10-12T23:56:00Z">
                  <w:rPr>
                    <w:lang w:val="en-US"/>
                  </w:rPr>
                </w:rPrChange>
              </w:rPr>
              <w:t>앞서</w:t>
            </w:r>
            <w:r w:rsidRPr="003D4DCF">
              <w:rPr>
                <w:color w:val="auto"/>
                <w:kern w:val="2"/>
                <w:rPrChange w:id="521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Pr="003D4DCF">
              <w:rPr>
                <w:color w:val="auto"/>
                <w:kern w:val="2"/>
                <w:rPrChange w:id="522" w:author="김은수" w:date="2026-10-12T23:56:00Z">
                  <w:rPr>
                    <w:lang w:val="en-US"/>
                  </w:rPr>
                </w:rPrChange>
              </w:rPr>
              <w:t>S</w:t>
            </w:r>
            <w:proofErr w:type="spellEnd"/>
            <w:r w:rsidRPr="003D4DCF">
              <w:rPr>
                <w:color w:val="auto"/>
                <w:kern w:val="2"/>
                <w:rPrChange w:id="523" w:author="김은수" w:date="2026-10-12T23:56:00Z">
                  <w:rPr>
                    <w:lang w:val="en-US"/>
                  </w:rPr>
                </w:rPrChange>
              </w:rPr>
              <w:t>/</w:t>
            </w:r>
            <w:proofErr w:type="spellStart"/>
            <w:r w:rsidRPr="003D4DCF">
              <w:rPr>
                <w:color w:val="auto"/>
                <w:kern w:val="2"/>
                <w:rPrChange w:id="524" w:author="김은수" w:date="2026-10-12T23:56:00Z">
                  <w:rPr>
                    <w:lang w:val="en-US"/>
                  </w:rPr>
                </w:rPrChange>
              </w:rPr>
              <w:t>W</w:t>
            </w:r>
            <w:r w:rsidRPr="003D4DCF">
              <w:rPr>
                <w:rFonts w:hint="eastAsia"/>
                <w:color w:val="auto"/>
                <w:kern w:val="2"/>
                <w:rPrChange w:id="525" w:author="김은수" w:date="2026-10-12T23:56:00Z">
                  <w:rPr>
                    <w:rFonts w:hint="eastAsia"/>
                    <w:lang w:val="en-US"/>
                  </w:rPr>
                </w:rPrChange>
              </w:rPr>
              <w:t>의</w:t>
            </w:r>
            <w:proofErr w:type="spellEnd"/>
            <w:r w:rsidRPr="003D4DCF">
              <w:rPr>
                <w:color w:val="auto"/>
                <w:kern w:val="2"/>
                <w:rPrChange w:id="52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27" w:author="김은수" w:date="2026-10-12T23:56:00Z">
                  <w:rPr>
                    <w:lang w:val="en-US"/>
                  </w:rPr>
                </w:rPrChange>
              </w:rPr>
              <w:t>결함이</w:t>
            </w:r>
            <w:r w:rsidRPr="003D4DCF">
              <w:rPr>
                <w:color w:val="auto"/>
                <w:kern w:val="2"/>
                <w:rPrChange w:id="52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29" w:author="김은수" w:date="2026-10-12T23:56:00Z">
                  <w:rPr>
                    <w:lang w:val="en-US"/>
                  </w:rPr>
                </w:rPrChange>
              </w:rPr>
              <w:t>환자나</w:t>
            </w:r>
            <w:r w:rsidRPr="003D4DCF">
              <w:rPr>
                <w:color w:val="auto"/>
                <w:kern w:val="2"/>
                <w:rPrChange w:id="53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31" w:author="김은수" w:date="2026-10-12T23:56:00Z">
                  <w:rPr>
                    <w:lang w:val="en-US"/>
                  </w:rPr>
                </w:rPrChange>
              </w:rPr>
              <w:t>사용자에게</w:t>
            </w:r>
            <w:r w:rsidRPr="003D4DCF">
              <w:rPr>
                <w:color w:val="auto"/>
                <w:kern w:val="2"/>
                <w:rPrChange w:id="53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33" w:author="김은수" w:date="2026-10-12T23:56:00Z">
                  <w:rPr>
                    <w:lang w:val="en-US"/>
                  </w:rPr>
                </w:rPrChange>
              </w:rPr>
              <w:t>죽음</w:t>
            </w:r>
            <w:r w:rsidRPr="003D4DCF">
              <w:rPr>
                <w:color w:val="auto"/>
                <w:kern w:val="2"/>
                <w:rPrChange w:id="53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35" w:author="김은수" w:date="2026-10-12T23:56:00Z">
                  <w:rPr>
                    <w:lang w:val="en-US"/>
                  </w:rPr>
                </w:rPrChange>
              </w:rPr>
              <w:t>또는</w:t>
            </w:r>
            <w:r w:rsidRPr="003D4DCF">
              <w:rPr>
                <w:color w:val="auto"/>
                <w:kern w:val="2"/>
                <w:rPrChange w:id="53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37" w:author="김은수" w:date="2026-10-12T23:56:00Z">
                  <w:rPr>
                    <w:lang w:val="en-US"/>
                  </w:rPr>
                </w:rPrChange>
              </w:rPr>
              <w:t>심각한</w:t>
            </w:r>
            <w:r w:rsidRPr="003D4DCF">
              <w:rPr>
                <w:color w:val="auto"/>
                <w:kern w:val="2"/>
                <w:rPrChange w:id="53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39" w:author="김은수" w:date="2026-10-12T23:56:00Z">
                  <w:rPr>
                    <w:lang w:val="en-US"/>
                  </w:rPr>
                </w:rPrChange>
              </w:rPr>
              <w:t>상해를</w:t>
            </w:r>
            <w:r w:rsidRPr="003D4DCF">
              <w:rPr>
                <w:color w:val="auto"/>
                <w:kern w:val="2"/>
                <w:rPrChange w:id="54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41" w:author="김은수" w:date="2026-10-12T23:56:00Z">
                  <w:rPr>
                    <w:lang w:val="en-US"/>
                  </w:rPr>
                </w:rPrChange>
              </w:rPr>
              <w:t>유발하는가</w:t>
            </w:r>
            <w:r w:rsidRPr="003D4DCF">
              <w:rPr>
                <w:color w:val="auto"/>
                <w:kern w:val="2"/>
                <w:rPrChange w:id="542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4D1C654C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543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544" w:author="김은수" w:date="2026-10-12T23:56:00Z">
                <w:pPr>
                  <w:ind w:leftChars="100" w:left="200"/>
                </w:pPr>
              </w:pPrChange>
            </w:pPr>
            <w:r w:rsidRPr="00C12E78">
              <w:rPr>
                <w:lang w:val="en-US"/>
                <w:rPrChange w:id="545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Before alleviating, do the S/W defects cause fatal or major injuries to patients or users?</w:t>
            </w:r>
          </w:p>
        </w:tc>
        <w:tc>
          <w:tcPr>
            <w:tcW w:w="850" w:type="dxa"/>
            <w:tcPrChange w:id="546" w:author="김은수" w:date="2026-10-12T23:56:00Z">
              <w:tcPr>
                <w:tcW w:w="850" w:type="dxa"/>
                <w:vAlign w:val="center"/>
              </w:tcPr>
            </w:tcPrChange>
          </w:tcPr>
          <w:p w14:paraId="5566E262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547" w:author="김은수" w:date="2026-10-12T23:56:00Z">
                <w:pPr/>
              </w:pPrChange>
            </w:pPr>
            <w:proofErr w:type="spellStart"/>
            <w:r w:rsidRPr="00447EC5">
              <w:rPr>
                <w:rPrChange w:id="54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424FE89C" w14:textId="77777777" w:rsidTr="00224C36">
        <w:trPr>
          <w:trPrChange w:id="549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550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2E3513C5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551" w:author="김은수" w:date="2026-10-12T23:56:00Z">
                <w:pPr/>
              </w:pPrChange>
            </w:pPr>
          </w:p>
        </w:tc>
        <w:tc>
          <w:tcPr>
            <w:tcW w:w="7241" w:type="dxa"/>
            <w:tcPrChange w:id="552" w:author="김은수" w:date="2026-10-12T23:56:00Z">
              <w:tcPr>
                <w:tcW w:w="7241" w:type="dxa"/>
                <w:vAlign w:val="center"/>
              </w:tcPr>
            </w:tcPrChange>
          </w:tcPr>
          <w:p w14:paraId="45444B33" w14:textId="77777777" w:rsidR="003D4DCF" w:rsidRPr="003D4DCF" w:rsidRDefault="003D4DCF">
            <w:pPr>
              <w:pStyle w:val="TDC7"/>
              <w:pPrChange w:id="553" w:author="김은수" w:date="2026-10-12T23:56:00Z">
                <w:pPr>
                  <w:pStyle w:val="a9"/>
                  <w:spacing w:line="240" w:lineRule="auto"/>
                  <w:ind w:leftChars="100" w:left="200"/>
                </w:pPr>
              </w:pPrChange>
            </w:pPr>
            <w:r w:rsidRPr="00447EC5">
              <w:rPr>
                <w:color w:val="auto"/>
                <w:kern w:val="2"/>
                <w:rPrChange w:id="554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4.1. </w:t>
            </w:r>
            <w:r w:rsidRPr="003D4DCF">
              <w:rPr>
                <w:rFonts w:hint="eastAsia"/>
                <w:color w:val="auto"/>
                <w:kern w:val="2"/>
                <w:rPrChange w:id="555" w:author="김은수" w:date="2026-10-12T23:56:00Z">
                  <w:rPr>
                    <w:rFonts w:hint="eastAsia"/>
                    <w:lang w:val="en-US"/>
                  </w:rPr>
                </w:rPrChange>
              </w:rPr>
              <w:t>생명을</w:t>
            </w:r>
            <w:r w:rsidRPr="003D4DCF">
              <w:rPr>
                <w:color w:val="auto"/>
                <w:kern w:val="2"/>
                <w:rPrChange w:id="55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57" w:author="김은수" w:date="2026-10-12T23:56:00Z">
                  <w:rPr>
                    <w:lang w:val="en-US"/>
                  </w:rPr>
                </w:rPrChange>
              </w:rPr>
              <w:t>지원하거나</w:t>
            </w:r>
            <w:r w:rsidRPr="003D4DCF">
              <w:rPr>
                <w:color w:val="auto"/>
                <w:kern w:val="2"/>
                <w:rPrChange w:id="55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59" w:author="김은수" w:date="2026-10-12T23:56:00Z">
                  <w:rPr>
                    <w:lang w:val="en-US"/>
                  </w:rPr>
                </w:rPrChange>
              </w:rPr>
              <w:t>유지하는</w:t>
            </w:r>
            <w:r w:rsidRPr="003D4DCF">
              <w:rPr>
                <w:color w:val="auto"/>
                <w:kern w:val="2"/>
                <w:rPrChange w:id="56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61" w:author="김은수" w:date="2026-10-12T23:56:00Z">
                  <w:rPr>
                    <w:lang w:val="en-US"/>
                  </w:rPr>
                </w:rPrChange>
              </w:rPr>
              <w:t>기기를</w:t>
            </w:r>
            <w:r w:rsidRPr="003D4DCF">
              <w:rPr>
                <w:color w:val="auto"/>
                <w:kern w:val="2"/>
                <w:rPrChange w:id="56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63" w:author="김은수" w:date="2026-10-12T23:56:00Z">
                  <w:rPr>
                    <w:lang w:val="en-US"/>
                  </w:rPr>
                </w:rPrChange>
              </w:rPr>
              <w:t>제어하는가</w:t>
            </w:r>
            <w:r w:rsidRPr="003D4DCF">
              <w:rPr>
                <w:color w:val="auto"/>
                <w:kern w:val="2"/>
                <w:rPrChange w:id="564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6805CD2D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565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566" w:author="김은수" w:date="2026-10-12T23:56:00Z">
                <w:pPr>
                  <w:ind w:leftChars="200" w:left="400"/>
                </w:pPr>
              </w:pPrChange>
            </w:pPr>
            <w:r w:rsidRPr="00C12E78">
              <w:rPr>
                <w:lang w:val="en-US"/>
                <w:rPrChange w:id="567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Does it control the life-supporting or maintaining device?</w:t>
            </w:r>
          </w:p>
        </w:tc>
        <w:tc>
          <w:tcPr>
            <w:tcW w:w="850" w:type="dxa"/>
            <w:tcPrChange w:id="568" w:author="김은수" w:date="2026-10-12T23:56:00Z">
              <w:tcPr>
                <w:tcW w:w="850" w:type="dxa"/>
                <w:vAlign w:val="center"/>
              </w:tcPr>
            </w:tcPrChange>
          </w:tcPr>
          <w:p w14:paraId="419D1588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569" w:author="김은수" w:date="2026-10-12T23:56:00Z">
                <w:pPr/>
              </w:pPrChange>
            </w:pPr>
            <w:proofErr w:type="spellStart"/>
            <w:r w:rsidRPr="00447EC5">
              <w:rPr>
                <w:rPrChange w:id="57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42C71EC3" w14:textId="77777777" w:rsidTr="00224C36">
        <w:trPr>
          <w:trPrChange w:id="571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572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0E9B7939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573" w:author="김은수" w:date="2026-10-12T23:56:00Z">
                <w:pPr/>
              </w:pPrChange>
            </w:pPr>
          </w:p>
        </w:tc>
        <w:tc>
          <w:tcPr>
            <w:tcW w:w="7241" w:type="dxa"/>
            <w:tcPrChange w:id="574" w:author="김은수" w:date="2026-10-12T23:56:00Z">
              <w:tcPr>
                <w:tcW w:w="7241" w:type="dxa"/>
                <w:vAlign w:val="center"/>
              </w:tcPr>
            </w:tcPrChange>
          </w:tcPr>
          <w:p w14:paraId="7D863D4B" w14:textId="77777777" w:rsidR="003D4DCF" w:rsidRPr="003D4DCF" w:rsidRDefault="003D4DCF">
            <w:pPr>
              <w:pStyle w:val="TDC7"/>
              <w:pPrChange w:id="575" w:author="김은수" w:date="2026-10-12T23:56:00Z">
                <w:pPr>
                  <w:pStyle w:val="a9"/>
                  <w:spacing w:line="240" w:lineRule="auto"/>
                  <w:ind w:leftChars="100" w:left="200"/>
                </w:pPr>
              </w:pPrChange>
            </w:pPr>
            <w:r w:rsidRPr="00447EC5">
              <w:rPr>
                <w:color w:val="auto"/>
                <w:kern w:val="2"/>
                <w:rPrChange w:id="576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4.2 </w:t>
            </w:r>
            <w:r w:rsidRPr="003D4DCF">
              <w:rPr>
                <w:rFonts w:hint="eastAsia"/>
                <w:color w:val="auto"/>
                <w:kern w:val="2"/>
                <w:rPrChange w:id="577" w:author="김은수" w:date="2026-10-12T23:56:00Z">
                  <w:rPr>
                    <w:rFonts w:hint="eastAsia"/>
                    <w:lang w:val="en-US"/>
                  </w:rPr>
                </w:rPrChange>
              </w:rPr>
              <w:t>방사선치료시스템</w:t>
            </w:r>
            <w:r w:rsidRPr="003D4DCF">
              <w:rPr>
                <w:color w:val="auto"/>
                <w:kern w:val="2"/>
                <w:rPrChange w:id="578" w:author="김은수" w:date="2026-10-12T23:56:00Z">
                  <w:rPr>
                    <w:lang w:val="en-US"/>
                  </w:rPr>
                </w:rPrChange>
              </w:rPr>
              <w:t xml:space="preserve">, </w:t>
            </w:r>
            <w:r w:rsidRPr="003D4DCF">
              <w:rPr>
                <w:rFonts w:hint="eastAsia"/>
                <w:color w:val="auto"/>
                <w:kern w:val="2"/>
                <w:rPrChange w:id="579" w:author="김은수" w:date="2026-10-12T23:56:00Z">
                  <w:rPr>
                    <w:rFonts w:hint="eastAsia"/>
                    <w:lang w:val="en-US"/>
                  </w:rPr>
                </w:rPrChange>
              </w:rPr>
              <w:t>제세동기</w:t>
            </w:r>
            <w:r w:rsidRPr="003D4DCF">
              <w:rPr>
                <w:color w:val="auto"/>
                <w:kern w:val="2"/>
                <w:rPrChange w:id="58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81" w:author="김은수" w:date="2026-10-12T23:56:00Z">
                  <w:rPr>
                    <w:lang w:val="en-US"/>
                  </w:rPr>
                </w:rPrChange>
              </w:rPr>
              <w:t>및</w:t>
            </w:r>
            <w:r w:rsidRPr="003D4DCF">
              <w:rPr>
                <w:color w:val="auto"/>
                <w:kern w:val="2"/>
                <w:rPrChange w:id="58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83" w:author="김은수" w:date="2026-10-12T23:56:00Z">
                  <w:rPr>
                    <w:lang w:val="en-US"/>
                  </w:rPr>
                </w:rPrChange>
              </w:rPr>
              <w:t>절제발생기처럼</w:t>
            </w:r>
            <w:r w:rsidRPr="003D4DCF">
              <w:rPr>
                <w:color w:val="auto"/>
                <w:kern w:val="2"/>
                <w:rPrChange w:id="58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85" w:author="김은수" w:date="2026-10-12T23:56:00Z">
                  <w:rPr>
                    <w:lang w:val="en-US"/>
                  </w:rPr>
                </w:rPrChange>
              </w:rPr>
              <w:t>사망이나</w:t>
            </w:r>
            <w:r w:rsidRPr="003D4DCF">
              <w:rPr>
                <w:color w:val="auto"/>
                <w:kern w:val="2"/>
                <w:rPrChange w:id="58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87" w:author="김은수" w:date="2026-10-12T23:56:00Z">
                  <w:rPr>
                    <w:lang w:val="en-US"/>
                  </w:rPr>
                </w:rPrChange>
              </w:rPr>
              <w:t>중상을</w:t>
            </w:r>
            <w:r w:rsidRPr="003D4DCF">
              <w:rPr>
                <w:color w:val="auto"/>
                <w:kern w:val="2"/>
                <w:rPrChange w:id="58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89" w:author="김은수" w:date="2026-10-12T23:56:00Z">
                  <w:rPr>
                    <w:lang w:val="en-US"/>
                  </w:rPr>
                </w:rPrChange>
              </w:rPr>
              <w:t>유발할</w:t>
            </w:r>
            <w:r w:rsidRPr="003D4DCF">
              <w:rPr>
                <w:color w:val="auto"/>
                <w:kern w:val="2"/>
                <w:rPrChange w:id="59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91" w:author="김은수" w:date="2026-10-12T23:56:00Z">
                  <w:rPr>
                    <w:lang w:val="en-US"/>
                  </w:rPr>
                </w:rPrChange>
              </w:rPr>
              <w:t>수</w:t>
            </w:r>
            <w:r w:rsidRPr="003D4DCF">
              <w:rPr>
                <w:color w:val="auto"/>
                <w:kern w:val="2"/>
                <w:rPrChange w:id="59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93" w:author="김은수" w:date="2026-10-12T23:56:00Z">
                  <w:rPr>
                    <w:lang w:val="en-US"/>
                  </w:rPr>
                </w:rPrChange>
              </w:rPr>
              <w:t>있는</w:t>
            </w:r>
            <w:r w:rsidRPr="003D4DCF">
              <w:rPr>
                <w:color w:val="auto"/>
                <w:kern w:val="2"/>
                <w:rPrChange w:id="59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95" w:author="김은수" w:date="2026-10-12T23:56:00Z">
                  <w:rPr>
                    <w:lang w:val="en-US"/>
                  </w:rPr>
                </w:rPrChange>
              </w:rPr>
              <w:t>잠재적으로</w:t>
            </w:r>
            <w:r w:rsidRPr="003D4DCF">
              <w:rPr>
                <w:color w:val="auto"/>
                <w:kern w:val="2"/>
                <w:rPrChange w:id="59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97" w:author="김은수" w:date="2026-10-12T23:56:00Z">
                  <w:rPr>
                    <w:lang w:val="en-US"/>
                  </w:rPr>
                </w:rPrChange>
              </w:rPr>
              <w:t>유해한</w:t>
            </w:r>
            <w:r w:rsidRPr="003D4DCF">
              <w:rPr>
                <w:color w:val="auto"/>
                <w:kern w:val="2"/>
                <w:rPrChange w:id="59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599" w:author="김은수" w:date="2026-10-12T23:56:00Z">
                  <w:rPr>
                    <w:lang w:val="en-US"/>
                  </w:rPr>
                </w:rPrChange>
              </w:rPr>
              <w:t>에너지의</w:t>
            </w:r>
            <w:r w:rsidRPr="003D4DCF">
              <w:rPr>
                <w:color w:val="auto"/>
                <w:kern w:val="2"/>
                <w:rPrChange w:id="60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01" w:author="김은수" w:date="2026-10-12T23:56:00Z">
                  <w:rPr>
                    <w:lang w:val="en-US"/>
                  </w:rPr>
                </w:rPrChange>
              </w:rPr>
              <w:t>전달을</w:t>
            </w:r>
            <w:r w:rsidRPr="003D4DCF">
              <w:rPr>
                <w:color w:val="auto"/>
                <w:kern w:val="2"/>
                <w:rPrChange w:id="60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03" w:author="김은수" w:date="2026-10-12T23:56:00Z">
                  <w:rPr>
                    <w:lang w:val="en-US"/>
                  </w:rPr>
                </w:rPrChange>
              </w:rPr>
              <w:t>제어하는가</w:t>
            </w:r>
            <w:r w:rsidRPr="003D4DCF">
              <w:rPr>
                <w:color w:val="auto"/>
                <w:kern w:val="2"/>
                <w:rPrChange w:id="604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21EA724A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605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606" w:author="김은수" w:date="2026-10-12T23:56:00Z">
                <w:pPr>
                  <w:ind w:leftChars="200" w:left="400"/>
                </w:pPr>
              </w:pPrChange>
            </w:pPr>
            <w:r w:rsidRPr="00C12E78">
              <w:rPr>
                <w:lang w:val="en-US"/>
                <w:rPrChange w:id="607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>Like Radiotherapy systems, Defibrillators and Ablation generators, does it control the transfer of potentially harmful energy that may cause fatal or major injuries?</w:t>
            </w:r>
          </w:p>
        </w:tc>
        <w:tc>
          <w:tcPr>
            <w:tcW w:w="850" w:type="dxa"/>
            <w:tcPrChange w:id="608" w:author="김은수" w:date="2026-10-12T23:56:00Z">
              <w:tcPr>
                <w:tcW w:w="850" w:type="dxa"/>
                <w:vAlign w:val="center"/>
              </w:tcPr>
            </w:tcPrChange>
          </w:tcPr>
          <w:p w14:paraId="3A2F4717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09" w:author="김은수" w:date="2026-10-12T23:56:00Z">
                <w:pPr/>
              </w:pPrChange>
            </w:pPr>
            <w:proofErr w:type="spellStart"/>
            <w:r w:rsidRPr="00447EC5">
              <w:rPr>
                <w:rPrChange w:id="61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>No</w:t>
            </w:r>
            <w:proofErr w:type="spellEnd"/>
          </w:p>
        </w:tc>
      </w:tr>
      <w:tr w:rsidR="003D4DCF" w:rsidRPr="00447EC5" w14:paraId="47965FC6" w14:textId="77777777" w:rsidTr="00224C36">
        <w:trPr>
          <w:trPrChange w:id="611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612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6BF3FDC6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13" w:author="김은수" w:date="2026-10-12T23:56:00Z">
                <w:pPr/>
              </w:pPrChange>
            </w:pPr>
          </w:p>
        </w:tc>
        <w:tc>
          <w:tcPr>
            <w:tcW w:w="7241" w:type="dxa"/>
            <w:tcPrChange w:id="614" w:author="김은수" w:date="2026-10-12T23:56:00Z">
              <w:tcPr>
                <w:tcW w:w="7241" w:type="dxa"/>
                <w:vAlign w:val="center"/>
              </w:tcPr>
            </w:tcPrChange>
          </w:tcPr>
          <w:p w14:paraId="0A5B7418" w14:textId="77777777" w:rsidR="003D4DCF" w:rsidRPr="003D4DCF" w:rsidRDefault="003D4DCF">
            <w:pPr>
              <w:pStyle w:val="TDC7"/>
              <w:pPrChange w:id="615" w:author="김은수" w:date="2026-10-12T23:56:00Z">
                <w:pPr>
                  <w:pStyle w:val="a9"/>
                  <w:spacing w:line="240" w:lineRule="auto"/>
                  <w:ind w:leftChars="100" w:left="200"/>
                </w:pPr>
              </w:pPrChange>
            </w:pPr>
            <w:r w:rsidRPr="00447EC5">
              <w:rPr>
                <w:color w:val="auto"/>
                <w:kern w:val="2"/>
                <w:rPrChange w:id="616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4.3 </w:t>
            </w:r>
            <w:r w:rsidRPr="003D4DCF">
              <w:rPr>
                <w:rFonts w:hint="eastAsia"/>
                <w:color w:val="auto"/>
                <w:kern w:val="2"/>
                <w:rPrChange w:id="617" w:author="김은수" w:date="2026-10-12T23:56:00Z">
                  <w:rPr>
                    <w:rFonts w:hint="eastAsia"/>
                    <w:lang w:val="en-US"/>
                  </w:rPr>
                </w:rPrChange>
              </w:rPr>
              <w:t>오류나</w:t>
            </w:r>
            <w:r w:rsidRPr="003D4DCF">
              <w:rPr>
                <w:color w:val="auto"/>
                <w:kern w:val="2"/>
                <w:rPrChange w:id="61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19" w:author="김은수" w:date="2026-10-12T23:56:00Z">
                  <w:rPr>
                    <w:lang w:val="en-US"/>
                  </w:rPr>
                </w:rPrChange>
              </w:rPr>
              <w:t>오작동이</w:t>
            </w:r>
            <w:r w:rsidRPr="003D4DCF">
              <w:rPr>
                <w:color w:val="auto"/>
                <w:kern w:val="2"/>
                <w:rPrChange w:id="62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21" w:author="김은수" w:date="2026-10-12T23:56:00Z">
                  <w:rPr>
                    <w:lang w:val="en-US"/>
                  </w:rPr>
                </w:rPrChange>
              </w:rPr>
              <w:t>발생할</w:t>
            </w:r>
            <w:r w:rsidRPr="003D4DCF">
              <w:rPr>
                <w:color w:val="auto"/>
                <w:kern w:val="2"/>
                <w:rPrChange w:id="62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23" w:author="김은수" w:date="2026-10-12T23:56:00Z">
                  <w:rPr>
                    <w:lang w:val="en-US"/>
                  </w:rPr>
                </w:rPrChange>
              </w:rPr>
              <w:t>경우</w:t>
            </w:r>
            <w:r w:rsidRPr="003D4DCF">
              <w:rPr>
                <w:color w:val="auto"/>
                <w:kern w:val="2"/>
                <w:rPrChange w:id="62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25" w:author="김은수" w:date="2026-10-12T23:56:00Z">
                  <w:rPr>
                    <w:lang w:val="en-US"/>
                  </w:rPr>
                </w:rPrChange>
              </w:rPr>
              <w:t>사망이나</w:t>
            </w:r>
            <w:r w:rsidRPr="003D4DCF">
              <w:rPr>
                <w:color w:val="auto"/>
                <w:kern w:val="2"/>
                <w:rPrChange w:id="62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27" w:author="김은수" w:date="2026-10-12T23:56:00Z">
                  <w:rPr>
                    <w:lang w:val="en-US"/>
                  </w:rPr>
                </w:rPrChange>
              </w:rPr>
              <w:t>중상을</w:t>
            </w:r>
            <w:r w:rsidRPr="003D4DCF">
              <w:rPr>
                <w:color w:val="auto"/>
                <w:kern w:val="2"/>
                <w:rPrChange w:id="62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29" w:author="김은수" w:date="2026-10-12T23:56:00Z">
                  <w:rPr>
                    <w:lang w:val="en-US"/>
                  </w:rPr>
                </w:rPrChange>
              </w:rPr>
              <w:t>유발할</w:t>
            </w:r>
            <w:r w:rsidRPr="003D4DCF">
              <w:rPr>
                <w:color w:val="auto"/>
                <w:kern w:val="2"/>
                <w:rPrChange w:id="63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31" w:author="김은수" w:date="2026-10-12T23:56:00Z">
                  <w:rPr>
                    <w:lang w:val="en-US"/>
                  </w:rPr>
                </w:rPrChange>
              </w:rPr>
              <w:t>수</w:t>
            </w:r>
            <w:r w:rsidRPr="003D4DCF">
              <w:rPr>
                <w:color w:val="auto"/>
                <w:kern w:val="2"/>
                <w:rPrChange w:id="63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33" w:author="김은수" w:date="2026-10-12T23:56:00Z">
                  <w:rPr>
                    <w:lang w:val="en-US"/>
                  </w:rPr>
                </w:rPrChange>
              </w:rPr>
              <w:t>있는</w:t>
            </w:r>
            <w:r w:rsidRPr="003D4DCF">
              <w:rPr>
                <w:color w:val="auto"/>
                <w:kern w:val="2"/>
                <w:rPrChange w:id="63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35" w:author="김은수" w:date="2026-10-12T23:56:00Z">
                  <w:rPr>
                    <w:lang w:val="en-US"/>
                  </w:rPr>
                </w:rPrChange>
              </w:rPr>
              <w:t>치료나</w:t>
            </w:r>
            <w:r w:rsidRPr="003D4DCF">
              <w:rPr>
                <w:color w:val="auto"/>
                <w:kern w:val="2"/>
                <w:rPrChange w:id="63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37" w:author="김은수" w:date="2026-10-12T23:56:00Z">
                  <w:rPr>
                    <w:lang w:val="en-US"/>
                  </w:rPr>
                </w:rPrChange>
              </w:rPr>
              <w:t>요법을</w:t>
            </w:r>
            <w:r w:rsidRPr="003D4DCF">
              <w:rPr>
                <w:color w:val="auto"/>
                <w:kern w:val="2"/>
                <w:rPrChange w:id="63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39" w:author="김은수" w:date="2026-10-12T23:56:00Z">
                  <w:rPr>
                    <w:lang w:val="en-US"/>
                  </w:rPr>
                </w:rPrChange>
              </w:rPr>
              <w:t>제어하는가</w:t>
            </w:r>
            <w:r w:rsidRPr="003D4DCF">
              <w:rPr>
                <w:color w:val="auto"/>
                <w:kern w:val="2"/>
                <w:rPrChange w:id="640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71816434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641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642" w:author="김은수" w:date="2026-10-12T23:56:00Z">
                <w:pPr>
                  <w:ind w:leftChars="200" w:left="400"/>
                </w:pPr>
              </w:pPrChange>
            </w:pPr>
            <w:r w:rsidRPr="00C12E78">
              <w:rPr>
                <w:lang w:val="en-US"/>
                <w:rPrChange w:id="643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Does it control the treatment or therapy that may cause fatal or major injuries in case of an error or malfunction?</w:t>
            </w:r>
          </w:p>
        </w:tc>
        <w:tc>
          <w:tcPr>
            <w:tcW w:w="850" w:type="dxa"/>
            <w:tcPrChange w:id="644" w:author="김은수" w:date="2026-10-12T23:56:00Z">
              <w:tcPr>
                <w:tcW w:w="850" w:type="dxa"/>
                <w:vAlign w:val="center"/>
              </w:tcPr>
            </w:tcPrChange>
          </w:tcPr>
          <w:p w14:paraId="0BEE1488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45" w:author="김은수" w:date="2026-10-12T23:56:00Z">
                <w:pPr/>
              </w:pPrChange>
            </w:pPr>
            <w:proofErr w:type="spellStart"/>
            <w:r w:rsidRPr="00447EC5">
              <w:rPr>
                <w:rPrChange w:id="64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4B74AB84" w14:textId="77777777" w:rsidTr="00224C36">
        <w:trPr>
          <w:trPrChange w:id="647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648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6EE51BDF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49" w:author="김은수" w:date="2026-10-12T23:56:00Z">
                <w:pPr/>
              </w:pPrChange>
            </w:pPr>
          </w:p>
        </w:tc>
        <w:tc>
          <w:tcPr>
            <w:tcW w:w="7241" w:type="dxa"/>
            <w:tcPrChange w:id="650" w:author="김은수" w:date="2026-10-12T23:56:00Z">
              <w:tcPr>
                <w:tcW w:w="7241" w:type="dxa"/>
                <w:vAlign w:val="center"/>
              </w:tcPr>
            </w:tcPrChange>
          </w:tcPr>
          <w:p w14:paraId="666B3E42" w14:textId="77777777" w:rsidR="003D4DCF" w:rsidRPr="003D4DCF" w:rsidRDefault="003D4DCF">
            <w:pPr>
              <w:pStyle w:val="TDC7"/>
              <w:pPrChange w:id="651" w:author="김은수" w:date="2026-10-12T23:56:00Z">
                <w:pPr>
                  <w:pStyle w:val="a9"/>
                  <w:spacing w:line="240" w:lineRule="auto"/>
                  <w:ind w:leftChars="100" w:left="200"/>
                </w:pPr>
              </w:pPrChange>
            </w:pPr>
            <w:r w:rsidRPr="00447EC5">
              <w:rPr>
                <w:color w:val="auto"/>
                <w:kern w:val="2"/>
                <w:rPrChange w:id="652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4.4 </w:t>
            </w:r>
            <w:r w:rsidRPr="003D4DCF">
              <w:rPr>
                <w:rFonts w:hint="eastAsia"/>
                <w:color w:val="auto"/>
                <w:kern w:val="2"/>
                <w:rPrChange w:id="653" w:author="김은수" w:date="2026-10-12T23:56:00Z">
                  <w:rPr>
                    <w:rFonts w:hint="eastAsia"/>
                    <w:lang w:val="en-US"/>
                  </w:rPr>
                </w:rPrChange>
              </w:rPr>
              <w:t>잘못</w:t>
            </w:r>
            <w:r w:rsidRPr="003D4DCF">
              <w:rPr>
                <w:color w:val="auto"/>
                <w:kern w:val="2"/>
                <w:rPrChange w:id="65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55" w:author="김은수" w:date="2026-10-12T23:56:00Z">
                  <w:rPr>
                    <w:lang w:val="en-US"/>
                  </w:rPr>
                </w:rPrChange>
              </w:rPr>
              <w:t>적용할</w:t>
            </w:r>
            <w:r w:rsidRPr="003D4DCF">
              <w:rPr>
                <w:color w:val="auto"/>
                <w:kern w:val="2"/>
                <w:rPrChange w:id="65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57" w:author="김은수" w:date="2026-10-12T23:56:00Z">
                  <w:rPr>
                    <w:lang w:val="en-US"/>
                  </w:rPr>
                </w:rPrChange>
              </w:rPr>
              <w:t>경우</w:t>
            </w:r>
            <w:r w:rsidRPr="003D4DCF">
              <w:rPr>
                <w:color w:val="auto"/>
                <w:kern w:val="2"/>
                <w:rPrChange w:id="65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59" w:author="김은수" w:date="2026-10-12T23:56:00Z">
                  <w:rPr>
                    <w:lang w:val="en-US"/>
                  </w:rPr>
                </w:rPrChange>
              </w:rPr>
              <w:t>중상이나</w:t>
            </w:r>
            <w:r w:rsidRPr="003D4DCF">
              <w:rPr>
                <w:color w:val="auto"/>
                <w:kern w:val="2"/>
                <w:rPrChange w:id="66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61" w:author="김은수" w:date="2026-10-12T23:56:00Z">
                  <w:rPr>
                    <w:lang w:val="en-US"/>
                  </w:rPr>
                </w:rPrChange>
              </w:rPr>
              <w:t>사망을</w:t>
            </w:r>
            <w:r w:rsidRPr="003D4DCF">
              <w:rPr>
                <w:color w:val="auto"/>
                <w:kern w:val="2"/>
                <w:rPrChange w:id="66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63" w:author="김은수" w:date="2026-10-12T23:56:00Z">
                  <w:rPr>
                    <w:lang w:val="en-US"/>
                  </w:rPr>
                </w:rPrChange>
              </w:rPr>
              <w:t>유발할</w:t>
            </w:r>
            <w:r w:rsidRPr="003D4DCF">
              <w:rPr>
                <w:color w:val="auto"/>
                <w:kern w:val="2"/>
                <w:rPrChange w:id="66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65" w:author="김은수" w:date="2026-10-12T23:56:00Z">
                  <w:rPr>
                    <w:lang w:val="en-US"/>
                  </w:rPr>
                </w:rPrChange>
              </w:rPr>
              <w:t>수</w:t>
            </w:r>
            <w:r w:rsidRPr="003D4DCF">
              <w:rPr>
                <w:color w:val="auto"/>
                <w:kern w:val="2"/>
                <w:rPrChange w:id="66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67" w:author="김은수" w:date="2026-10-12T23:56:00Z">
                  <w:rPr>
                    <w:lang w:val="en-US"/>
                  </w:rPr>
                </w:rPrChange>
              </w:rPr>
              <w:t>있는</w:t>
            </w:r>
            <w:r w:rsidRPr="003D4DCF">
              <w:rPr>
                <w:color w:val="auto"/>
                <w:kern w:val="2"/>
                <w:rPrChange w:id="66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69" w:author="김은수" w:date="2026-10-12T23:56:00Z">
                  <w:rPr>
                    <w:lang w:val="en-US"/>
                  </w:rPr>
                </w:rPrChange>
              </w:rPr>
              <w:t>치료나</w:t>
            </w:r>
            <w:r w:rsidRPr="003D4DCF">
              <w:rPr>
                <w:color w:val="auto"/>
                <w:kern w:val="2"/>
                <w:rPrChange w:id="67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71" w:author="김은수" w:date="2026-10-12T23:56:00Z">
                  <w:rPr>
                    <w:lang w:val="en-US"/>
                  </w:rPr>
                </w:rPrChange>
              </w:rPr>
              <w:t>요법의</w:t>
            </w:r>
            <w:r w:rsidRPr="003D4DCF">
              <w:rPr>
                <w:color w:val="auto"/>
                <w:kern w:val="2"/>
                <w:rPrChange w:id="67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73" w:author="김은수" w:date="2026-10-12T23:56:00Z">
                  <w:rPr>
                    <w:lang w:val="en-US"/>
                  </w:rPr>
                </w:rPrChange>
              </w:rPr>
              <w:t>결정을</w:t>
            </w:r>
            <w:r w:rsidRPr="003D4DCF">
              <w:rPr>
                <w:color w:val="auto"/>
                <w:kern w:val="2"/>
                <w:rPrChange w:id="67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75" w:author="김은수" w:date="2026-10-12T23:56:00Z">
                  <w:rPr>
                    <w:lang w:val="en-US"/>
                  </w:rPr>
                </w:rPrChange>
              </w:rPr>
              <w:t>위해</w:t>
            </w:r>
            <w:r w:rsidRPr="003D4DCF">
              <w:rPr>
                <w:color w:val="auto"/>
                <w:kern w:val="2"/>
                <w:rPrChange w:id="67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77" w:author="김은수" w:date="2026-10-12T23:56:00Z">
                  <w:rPr>
                    <w:lang w:val="en-US"/>
                  </w:rPr>
                </w:rPrChange>
              </w:rPr>
              <w:t>진단정보를</w:t>
            </w:r>
            <w:r w:rsidRPr="003D4DCF">
              <w:rPr>
                <w:color w:val="auto"/>
                <w:kern w:val="2"/>
                <w:rPrChange w:id="67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Pr="003D4DCF">
              <w:rPr>
                <w:color w:val="auto"/>
                <w:kern w:val="2"/>
                <w:rPrChange w:id="679" w:author="김은수" w:date="2026-10-12T23:56:00Z">
                  <w:rPr>
                    <w:lang w:val="en-US"/>
                  </w:rPr>
                </w:rPrChange>
              </w:rPr>
              <w:t>제공하는가</w:t>
            </w:r>
            <w:r w:rsidRPr="003D4DCF">
              <w:rPr>
                <w:color w:val="auto"/>
                <w:kern w:val="2"/>
                <w:rPrChange w:id="680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3B405ABF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681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682" w:author="김은수" w:date="2026-10-12T23:56:00Z">
                <w:pPr>
                  <w:ind w:leftChars="200" w:left="400"/>
                </w:pPr>
              </w:pPrChange>
            </w:pPr>
            <w:r w:rsidRPr="00C12E78">
              <w:rPr>
                <w:lang w:val="en-US"/>
                <w:rPrChange w:id="683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Does it provide information about diagnosis </w:t>
            </w:r>
            <w:proofErr w:type="gramStart"/>
            <w:r w:rsidRPr="00C12E78">
              <w:rPr>
                <w:lang w:val="en-US"/>
                <w:rPrChange w:id="684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in order to</w:t>
            </w:r>
            <w:proofErr w:type="gramEnd"/>
            <w:r w:rsidRPr="00C12E78">
              <w:rPr>
                <w:lang w:val="en-US"/>
                <w:rPrChange w:id="685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gramStart"/>
            <w:r w:rsidRPr="00C12E78">
              <w:rPr>
                <w:lang w:val="en-US"/>
                <w:rPrChange w:id="686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decide</w:t>
            </w:r>
            <w:proofErr w:type="gramEnd"/>
            <w:r w:rsidRPr="00C12E78">
              <w:rPr>
                <w:lang w:val="en-US"/>
                <w:rPrChange w:id="687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a treatment or therapy that may cause fatal or major injuries when they are applied wrong?</w:t>
            </w:r>
          </w:p>
        </w:tc>
        <w:tc>
          <w:tcPr>
            <w:tcW w:w="850" w:type="dxa"/>
            <w:tcPrChange w:id="688" w:author="김은수" w:date="2026-10-12T23:56:00Z">
              <w:tcPr>
                <w:tcW w:w="850" w:type="dxa"/>
                <w:vAlign w:val="center"/>
              </w:tcPr>
            </w:tcPrChange>
          </w:tcPr>
          <w:p w14:paraId="2EE61306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89" w:author="김은수" w:date="2026-10-12T23:56:00Z">
                <w:pPr/>
              </w:pPrChange>
            </w:pPr>
            <w:proofErr w:type="spellStart"/>
            <w:r w:rsidRPr="00447EC5">
              <w:rPr>
                <w:rPrChange w:id="69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255FEF06" w14:textId="77777777" w:rsidTr="00224C36">
        <w:trPr>
          <w:trPrChange w:id="691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692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55E4B4BA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693" w:author="김은수" w:date="2026-10-12T23:56:00Z">
                <w:pPr/>
              </w:pPrChange>
            </w:pPr>
          </w:p>
        </w:tc>
        <w:tc>
          <w:tcPr>
            <w:tcW w:w="7241" w:type="dxa"/>
            <w:tcPrChange w:id="694" w:author="김은수" w:date="2026-10-12T23:56:00Z">
              <w:tcPr>
                <w:tcW w:w="7241" w:type="dxa"/>
                <w:vAlign w:val="center"/>
              </w:tcPr>
            </w:tcPrChange>
          </w:tcPr>
          <w:p w14:paraId="41F6323D" w14:textId="77777777" w:rsidR="003D4DCF" w:rsidRDefault="003D4DCF">
            <w:pPr>
              <w:pStyle w:val="TDC7"/>
              <w:rPr>
                <w:rFonts w:ascii="Times New Roman" w:hAnsi="Times New Roman" w:cs="Times New Roman"/>
              </w:rPr>
              <w:pPrChange w:id="695" w:author="김은수" w:date="2026-10-12T23:56:00Z">
                <w:pPr>
                  <w:ind w:leftChars="100" w:left="200"/>
                </w:pPr>
              </w:pPrChange>
            </w:pPr>
            <w:r w:rsidRPr="00447EC5">
              <w:rPr>
                <w:rPrChange w:id="69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4.5 </w:t>
            </w:r>
            <w:r w:rsidR="00A31358" w:rsidRPr="001F69C2">
              <w:t>의학적 시술이 필요한 생명위급상황에서 생명유지 신호의 감시 및 경고 기능을 수행하는가?</w:t>
            </w:r>
          </w:p>
          <w:p w14:paraId="1CF232DE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697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698" w:author="김은수" w:date="2026-10-12T23:56:00Z">
                <w:pPr>
                  <w:ind w:leftChars="200" w:left="400"/>
                </w:pPr>
              </w:pPrChange>
            </w:pPr>
            <w:r w:rsidRPr="00C12E78">
              <w:rPr>
                <w:lang w:val="en-US"/>
                <w:rPrChange w:id="699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Does it perform monitoring of bio</w:t>
            </w:r>
            <w:r w:rsidR="00A31358" w:rsidRPr="00C12E78">
              <w:rPr>
                <w:lang w:val="en-US"/>
                <w:rPrChange w:id="700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2E78">
              <w:rPr>
                <w:lang w:val="en-US"/>
                <w:rPrChange w:id="701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signals and alerting in </w:t>
            </w:r>
            <w:proofErr w:type="gramStart"/>
            <w:r w:rsidRPr="00C12E78">
              <w:rPr>
                <w:lang w:val="en-US"/>
                <w:rPrChange w:id="702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the</w:t>
            </w:r>
            <w:proofErr w:type="gramEnd"/>
            <w:r w:rsidRPr="00C12E78">
              <w:rPr>
                <w:lang w:val="en-US"/>
                <w:rPrChange w:id="703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life-threatening emergency when a medical procedure is in need?</w:t>
            </w:r>
          </w:p>
        </w:tc>
        <w:tc>
          <w:tcPr>
            <w:tcW w:w="850" w:type="dxa"/>
            <w:tcPrChange w:id="704" w:author="김은수" w:date="2026-10-12T23:56:00Z">
              <w:tcPr>
                <w:tcW w:w="850" w:type="dxa"/>
                <w:vAlign w:val="center"/>
              </w:tcPr>
            </w:tcPrChange>
          </w:tcPr>
          <w:p w14:paraId="129626EC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705" w:author="김은수" w:date="2026-10-12T23:56:00Z">
                <w:pPr/>
              </w:pPrChange>
            </w:pPr>
            <w:proofErr w:type="spellStart"/>
            <w:r w:rsidRPr="00447EC5">
              <w:rPr>
                <w:rPrChange w:id="70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16FA7F01" w14:textId="77777777" w:rsidTr="00224C36">
        <w:trPr>
          <w:trPrChange w:id="707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 w:val="restart"/>
            <w:tcPrChange w:id="708" w:author="김은수" w:date="2026-10-12T23:56:00Z">
              <w:tcPr>
                <w:tcW w:w="983" w:type="dxa"/>
                <w:vMerge w:val="restart"/>
                <w:vAlign w:val="center"/>
              </w:tcPr>
            </w:tcPrChange>
          </w:tcPr>
          <w:p w14:paraId="6C617100" w14:textId="77777777" w:rsidR="0057097D" w:rsidRDefault="0057097D">
            <w:pPr>
              <w:pStyle w:val="TDC7"/>
              <w:rPr>
                <w:rFonts w:ascii="Times New Roman" w:hAnsi="Times New Roman" w:cs="Times New Roman"/>
              </w:rPr>
              <w:pPrChange w:id="709" w:author="김은수" w:date="2026-10-12T23:56:00Z">
                <w:pPr/>
              </w:pPrChange>
            </w:pPr>
            <w:r>
              <w:rPr>
                <w:rFonts w:hint="eastAsia"/>
                <w:rPrChange w:id="710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중</w:t>
            </w:r>
          </w:p>
          <w:p w14:paraId="7138F333" w14:textId="77777777" w:rsidR="003D4DCF" w:rsidRPr="00447EC5" w:rsidRDefault="0057097D">
            <w:pPr>
              <w:pStyle w:val="TDC7"/>
              <w:rPr>
                <w:rFonts w:ascii="Times New Roman" w:hAnsi="Times New Roman" w:cs="Times New Roman"/>
              </w:rPr>
              <w:pPrChange w:id="711" w:author="김은수" w:date="2026-10-12T23:56:00Z">
                <w:pPr/>
              </w:pPrChange>
            </w:pPr>
            <w:proofErr w:type="spellStart"/>
            <w:r w:rsidRPr="00447EC5">
              <w:rPr>
                <w:rPrChange w:id="71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71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71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</w:t>
            </w:r>
            <w:proofErr w:type="spellEnd"/>
            <w:r w:rsidRPr="00447EC5">
              <w:rPr>
                <w:rPrChange w:id="71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71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71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71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Moderat</w:t>
            </w:r>
            <w:r>
              <w:rPr>
                <w:rPrChange w:id="71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e</w:t>
            </w:r>
            <w:proofErr w:type="spellEnd"/>
          </w:p>
        </w:tc>
        <w:tc>
          <w:tcPr>
            <w:tcW w:w="7241" w:type="dxa"/>
            <w:tcPrChange w:id="720" w:author="김은수" w:date="2026-10-12T23:56:00Z">
              <w:tcPr>
                <w:tcW w:w="7241" w:type="dxa"/>
                <w:vAlign w:val="center"/>
              </w:tcPr>
            </w:tcPrChange>
          </w:tcPr>
          <w:p w14:paraId="30D6E271" w14:textId="77777777" w:rsidR="00A31358" w:rsidRPr="00A31358" w:rsidRDefault="003D4DCF">
            <w:pPr>
              <w:pStyle w:val="TDC7"/>
              <w:pPrChange w:id="721" w:author="김은수" w:date="2026-10-12T23:56:00Z">
                <w:pPr>
                  <w:pStyle w:val="a9"/>
                  <w:spacing w:line="240" w:lineRule="auto"/>
                </w:pPr>
              </w:pPrChange>
            </w:pPr>
            <w:r w:rsidRPr="00447EC5">
              <w:rPr>
                <w:color w:val="auto"/>
                <w:kern w:val="2"/>
                <w:rPrChange w:id="722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1. </w:t>
            </w:r>
            <w:proofErr w:type="spellStart"/>
            <w:r w:rsidR="00A31358" w:rsidRPr="00A31358">
              <w:rPr>
                <w:color w:val="auto"/>
                <w:kern w:val="2"/>
                <w:rPrChange w:id="723" w:author="김은수" w:date="2026-10-12T23:56:00Z">
                  <w:rPr>
                    <w:lang w:val="en-US"/>
                  </w:rPr>
                </w:rPrChange>
              </w:rPr>
              <w:t>S</w:t>
            </w:r>
            <w:proofErr w:type="spellEnd"/>
            <w:r w:rsidR="00A31358" w:rsidRPr="00A31358">
              <w:rPr>
                <w:color w:val="auto"/>
                <w:kern w:val="2"/>
                <w:rPrChange w:id="724" w:author="김은수" w:date="2026-10-12T23:56:00Z">
                  <w:rPr>
                    <w:lang w:val="en-US"/>
                  </w:rPr>
                </w:rPrChange>
              </w:rPr>
              <w:t>/</w:t>
            </w:r>
            <w:proofErr w:type="spellStart"/>
            <w:r w:rsidR="00A31358" w:rsidRPr="00A31358">
              <w:rPr>
                <w:color w:val="auto"/>
                <w:kern w:val="2"/>
                <w:rPrChange w:id="725" w:author="김은수" w:date="2026-10-12T23:56:00Z">
                  <w:rPr>
                    <w:lang w:val="en-US"/>
                  </w:rPr>
                </w:rPrChange>
              </w:rPr>
              <w:t>W</w:t>
            </w:r>
            <w:proofErr w:type="spellEnd"/>
            <w:r w:rsidR="00A31358" w:rsidRPr="00A31358">
              <w:rPr>
                <w:color w:val="auto"/>
                <w:kern w:val="2"/>
                <w:rPrChange w:id="72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="00A31358" w:rsidRPr="00A31358">
              <w:rPr>
                <w:color w:val="auto"/>
                <w:kern w:val="2"/>
                <w:rPrChange w:id="727" w:author="김은수" w:date="2026-10-12T23:56:00Z">
                  <w:rPr>
                    <w:lang w:val="en-US"/>
                  </w:rPr>
                </w:rPrChange>
              </w:rPr>
              <w:t>Device</w:t>
            </w:r>
            <w:r w:rsidR="00A31358" w:rsidRPr="00A31358">
              <w:rPr>
                <w:rFonts w:hint="eastAsia"/>
                <w:color w:val="auto"/>
                <w:kern w:val="2"/>
                <w:rPrChange w:id="728" w:author="김은수" w:date="2026-10-12T23:56:00Z">
                  <w:rPr>
                    <w:rFonts w:hint="eastAsia"/>
                    <w:lang w:val="en-US"/>
                  </w:rPr>
                </w:rPrChange>
              </w:rPr>
              <w:t>가</w:t>
            </w:r>
            <w:proofErr w:type="spellEnd"/>
            <w:r w:rsidR="00A31358" w:rsidRPr="00A31358">
              <w:rPr>
                <w:color w:val="auto"/>
                <w:kern w:val="2"/>
                <w:rPrChange w:id="729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="00A31358" w:rsidRPr="00A31358">
              <w:rPr>
                <w:color w:val="auto"/>
                <w:kern w:val="2"/>
                <w:rPrChange w:id="730" w:author="김은수" w:date="2026-10-12T23:56:00Z">
                  <w:rPr>
                    <w:lang w:val="en-US"/>
                  </w:rPr>
                </w:rPrChange>
              </w:rPr>
              <w:t>Moderate</w:t>
            </w:r>
            <w:proofErr w:type="spellEnd"/>
            <w:r w:rsidR="00A31358" w:rsidRPr="00A31358">
              <w:rPr>
                <w:color w:val="auto"/>
                <w:kern w:val="2"/>
                <w:rPrChange w:id="731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="00A31358" w:rsidRPr="00A31358">
              <w:rPr>
                <w:color w:val="auto"/>
                <w:kern w:val="2"/>
                <w:rPrChange w:id="732" w:author="김은수" w:date="2026-10-12T23:56:00Z">
                  <w:rPr>
                    <w:lang w:val="en-US"/>
                  </w:rPr>
                </w:rPrChange>
              </w:rPr>
              <w:t>Concern</w:t>
            </w:r>
            <w:r w:rsidR="00A31358" w:rsidRPr="00A31358">
              <w:rPr>
                <w:rFonts w:hint="eastAsia"/>
                <w:color w:val="auto"/>
                <w:kern w:val="2"/>
                <w:rPrChange w:id="733" w:author="김은수" w:date="2026-10-12T23:56:00Z">
                  <w:rPr>
                    <w:rFonts w:hint="eastAsia"/>
                    <w:lang w:val="en-US"/>
                  </w:rPr>
                </w:rPrChange>
              </w:rPr>
              <w:t>의</w:t>
            </w:r>
            <w:proofErr w:type="spellEnd"/>
            <w:r w:rsidR="00A31358" w:rsidRPr="00A31358">
              <w:rPr>
                <w:color w:val="auto"/>
                <w:kern w:val="2"/>
                <w:rPrChange w:id="73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proofErr w:type="spellStart"/>
            <w:r w:rsidR="00A31358" w:rsidRPr="00A31358">
              <w:rPr>
                <w:color w:val="auto"/>
                <w:kern w:val="2"/>
                <w:rPrChange w:id="735" w:author="김은수" w:date="2026-10-12T23:56:00Z">
                  <w:rPr>
                    <w:lang w:val="en-US"/>
                  </w:rPr>
                </w:rPrChange>
              </w:rPr>
              <w:t>Accessory</w:t>
            </w:r>
            <w:r w:rsidR="00A31358" w:rsidRPr="00A31358">
              <w:rPr>
                <w:rFonts w:hint="eastAsia"/>
                <w:color w:val="auto"/>
                <w:kern w:val="2"/>
                <w:rPrChange w:id="736" w:author="김은수" w:date="2026-10-12T23:56:00Z">
                  <w:rPr>
                    <w:rFonts w:hint="eastAsia"/>
                    <w:lang w:val="en-US"/>
                  </w:rPr>
                </w:rPrChange>
              </w:rPr>
              <w:t>인가</w:t>
            </w:r>
            <w:proofErr w:type="spellEnd"/>
            <w:r w:rsidR="00A31358" w:rsidRPr="00A31358">
              <w:rPr>
                <w:color w:val="auto"/>
                <w:kern w:val="2"/>
                <w:rPrChange w:id="737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3EB9C6B8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738" w:author="김은수" w:date="2026-10-12T23:56:00Z">
                <w:pPr>
                  <w:ind w:leftChars="100" w:left="200"/>
                </w:pPr>
              </w:pPrChange>
            </w:pPr>
            <w:proofErr w:type="spellStart"/>
            <w:r>
              <w:rPr>
                <w:rPrChange w:id="73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</w:t>
            </w:r>
            <w:proofErr w:type="spellEnd"/>
            <w:r>
              <w:rPr>
                <w:rPrChange w:id="74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74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S</w:t>
            </w:r>
            <w:proofErr w:type="spellEnd"/>
            <w:r>
              <w:rPr>
                <w:rPrChange w:id="74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/</w:t>
            </w:r>
            <w:proofErr w:type="spellStart"/>
            <w:r>
              <w:rPr>
                <w:rPrChange w:id="74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W</w:t>
            </w:r>
            <w:proofErr w:type="spellEnd"/>
            <w:r>
              <w:rPr>
                <w:rPrChange w:id="74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74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Device</w:t>
            </w:r>
            <w:proofErr w:type="spellEnd"/>
            <w:r>
              <w:rPr>
                <w:rPrChange w:id="74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74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an</w:t>
            </w:r>
            <w:proofErr w:type="spellEnd"/>
            <w:r>
              <w:rPr>
                <w:rPrChange w:id="74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749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Accessory</w:t>
            </w:r>
            <w:proofErr w:type="spellEnd"/>
            <w:r>
              <w:rPr>
                <w:rPrChange w:id="75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of </w:t>
            </w:r>
            <w:proofErr w:type="spellStart"/>
            <w:r>
              <w:rPr>
                <w:rPrChange w:id="75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>
              <w:rPr>
                <w:rPrChange w:id="75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75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</w:t>
            </w:r>
            <w:proofErr w:type="spellEnd"/>
            <w:r w:rsidRPr="00C9775C">
              <w:rPr>
                <w:rPrChange w:id="75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?</w:t>
            </w:r>
          </w:p>
        </w:tc>
        <w:tc>
          <w:tcPr>
            <w:tcW w:w="850" w:type="dxa"/>
            <w:tcPrChange w:id="755" w:author="김은수" w:date="2026-10-12T23:56:00Z">
              <w:tcPr>
                <w:tcW w:w="850" w:type="dxa"/>
                <w:vAlign w:val="center"/>
              </w:tcPr>
            </w:tcPrChange>
          </w:tcPr>
          <w:p w14:paraId="78094720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756" w:author="김은수" w:date="2026-10-12T23:56:00Z">
                <w:pPr/>
              </w:pPrChange>
            </w:pPr>
            <w:proofErr w:type="spellStart"/>
            <w:r w:rsidRPr="00447EC5">
              <w:rPr>
                <w:rPrChange w:id="75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19CF0265" w14:textId="77777777" w:rsidTr="00224C36">
        <w:trPr>
          <w:trPrChange w:id="758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759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22E6FDE4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760" w:author="김은수" w:date="2026-10-12T23:56:00Z">
                <w:pPr/>
              </w:pPrChange>
            </w:pPr>
          </w:p>
        </w:tc>
        <w:tc>
          <w:tcPr>
            <w:tcW w:w="7241" w:type="dxa"/>
            <w:tcPrChange w:id="761" w:author="김은수" w:date="2026-10-12T23:56:00Z">
              <w:tcPr>
                <w:tcW w:w="7241" w:type="dxa"/>
                <w:vAlign w:val="center"/>
              </w:tcPr>
            </w:tcPrChange>
          </w:tcPr>
          <w:p w14:paraId="12A6D3F8" w14:textId="77777777" w:rsidR="00A31358" w:rsidRPr="00A31358" w:rsidRDefault="003D4DCF">
            <w:pPr>
              <w:pStyle w:val="TDC7"/>
              <w:pPrChange w:id="762" w:author="김은수" w:date="2026-10-12T23:56:00Z">
                <w:pPr>
                  <w:pStyle w:val="a9"/>
                  <w:spacing w:line="240" w:lineRule="auto"/>
                </w:pPr>
              </w:pPrChange>
            </w:pPr>
            <w:r w:rsidRPr="00447EC5">
              <w:rPr>
                <w:color w:val="auto"/>
                <w:kern w:val="2"/>
                <w:rPrChange w:id="763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>2.</w:t>
            </w:r>
            <w:r w:rsidR="00A31358">
              <w:rPr>
                <w:color w:val="auto"/>
                <w:kern w:val="2"/>
                <w:rPrChange w:id="76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rFonts w:hint="eastAsia"/>
                <w:color w:val="auto"/>
                <w:kern w:val="2"/>
                <w:rPrChange w:id="765" w:author="김은수" w:date="2026-10-12T23:56:00Z">
                  <w:rPr>
                    <w:rFonts w:hint="eastAsia"/>
                    <w:lang w:val="en-US"/>
                  </w:rPr>
                </w:rPrChange>
              </w:rPr>
              <w:t>경감에</w:t>
            </w:r>
            <w:r w:rsidR="00A31358" w:rsidRPr="00A31358">
              <w:rPr>
                <w:color w:val="auto"/>
                <w:kern w:val="2"/>
                <w:rPrChange w:id="76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67" w:author="김은수" w:date="2026-10-12T23:56:00Z">
                  <w:rPr>
                    <w:lang w:val="en-US"/>
                  </w:rPr>
                </w:rPrChange>
              </w:rPr>
              <w:t>앞서</w:t>
            </w:r>
            <w:r w:rsidR="00A31358" w:rsidRPr="00A31358">
              <w:rPr>
                <w:color w:val="auto"/>
                <w:kern w:val="2"/>
                <w:rPrChange w:id="768" w:author="김은수" w:date="2026-10-12T23:56:00Z">
                  <w:rPr>
                    <w:lang w:val="en-US"/>
                  </w:rPr>
                </w:rPrChange>
              </w:rPr>
              <w:t xml:space="preserve">, </w:t>
            </w:r>
            <w:proofErr w:type="spellStart"/>
            <w:r w:rsidR="00A31358" w:rsidRPr="00A31358">
              <w:rPr>
                <w:color w:val="auto"/>
                <w:kern w:val="2"/>
                <w:rPrChange w:id="769" w:author="김은수" w:date="2026-10-12T23:56:00Z">
                  <w:rPr>
                    <w:lang w:val="en-US"/>
                  </w:rPr>
                </w:rPrChange>
              </w:rPr>
              <w:t>S</w:t>
            </w:r>
            <w:proofErr w:type="spellEnd"/>
            <w:r w:rsidR="00A31358" w:rsidRPr="00A31358">
              <w:rPr>
                <w:color w:val="auto"/>
                <w:kern w:val="2"/>
                <w:rPrChange w:id="770" w:author="김은수" w:date="2026-10-12T23:56:00Z">
                  <w:rPr>
                    <w:lang w:val="en-US"/>
                  </w:rPr>
                </w:rPrChange>
              </w:rPr>
              <w:t>/</w:t>
            </w:r>
            <w:proofErr w:type="spellStart"/>
            <w:r w:rsidR="00A31358" w:rsidRPr="00A31358">
              <w:rPr>
                <w:color w:val="auto"/>
                <w:kern w:val="2"/>
                <w:rPrChange w:id="771" w:author="김은수" w:date="2026-10-12T23:56:00Z">
                  <w:rPr>
                    <w:lang w:val="en-US"/>
                  </w:rPr>
                </w:rPrChange>
              </w:rPr>
              <w:t>W</w:t>
            </w:r>
            <w:proofErr w:type="spellEnd"/>
            <w:r w:rsidR="00A31358" w:rsidRPr="00A31358">
              <w:rPr>
                <w:color w:val="auto"/>
                <w:kern w:val="2"/>
                <w:rPrChange w:id="77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rFonts w:hint="eastAsia"/>
                <w:color w:val="auto"/>
                <w:kern w:val="2"/>
                <w:rPrChange w:id="773" w:author="김은수" w:date="2026-10-12T23:56:00Z">
                  <w:rPr>
                    <w:rFonts w:hint="eastAsia"/>
                    <w:lang w:val="en-US"/>
                  </w:rPr>
                </w:rPrChange>
              </w:rPr>
              <w:t>결함이</w:t>
            </w:r>
            <w:r w:rsidR="00A31358" w:rsidRPr="00A31358">
              <w:rPr>
                <w:color w:val="auto"/>
                <w:kern w:val="2"/>
                <w:rPrChange w:id="77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75" w:author="김은수" w:date="2026-10-12T23:56:00Z">
                  <w:rPr>
                    <w:lang w:val="en-US"/>
                  </w:rPr>
                </w:rPrChange>
              </w:rPr>
              <w:t>환자</w:t>
            </w:r>
            <w:r w:rsidR="00A31358" w:rsidRPr="00A31358">
              <w:rPr>
                <w:color w:val="auto"/>
                <w:kern w:val="2"/>
                <w:rPrChange w:id="77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77" w:author="김은수" w:date="2026-10-12T23:56:00Z">
                  <w:rPr>
                    <w:lang w:val="en-US"/>
                  </w:rPr>
                </w:rPrChange>
              </w:rPr>
              <w:t>또는</w:t>
            </w:r>
            <w:r w:rsidR="00A31358" w:rsidRPr="00A31358">
              <w:rPr>
                <w:color w:val="auto"/>
                <w:kern w:val="2"/>
                <w:rPrChange w:id="778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79" w:author="김은수" w:date="2026-10-12T23:56:00Z">
                  <w:rPr>
                    <w:lang w:val="en-US"/>
                  </w:rPr>
                </w:rPrChange>
              </w:rPr>
              <w:t>사용자에게</w:t>
            </w:r>
            <w:r w:rsidR="00A31358" w:rsidRPr="00A31358">
              <w:rPr>
                <w:color w:val="auto"/>
                <w:kern w:val="2"/>
                <w:rPrChange w:id="780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81" w:author="김은수" w:date="2026-10-12T23:56:00Z">
                  <w:rPr>
                    <w:lang w:val="en-US"/>
                  </w:rPr>
                </w:rPrChange>
              </w:rPr>
              <w:t>심각하지</w:t>
            </w:r>
            <w:r w:rsidR="00A31358" w:rsidRPr="00A31358">
              <w:rPr>
                <w:color w:val="auto"/>
                <w:kern w:val="2"/>
                <w:rPrChange w:id="782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83" w:author="김은수" w:date="2026-10-12T23:56:00Z">
                  <w:rPr>
                    <w:lang w:val="en-US"/>
                  </w:rPr>
                </w:rPrChange>
              </w:rPr>
              <w:t>않은</w:t>
            </w:r>
            <w:r w:rsidR="00A31358" w:rsidRPr="00A31358">
              <w:rPr>
                <w:color w:val="auto"/>
                <w:kern w:val="2"/>
                <w:rPrChange w:id="784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85" w:author="김은수" w:date="2026-10-12T23:56:00Z">
                  <w:rPr>
                    <w:lang w:val="en-US"/>
                  </w:rPr>
                </w:rPrChange>
              </w:rPr>
              <w:t>상해를</w:t>
            </w:r>
            <w:r w:rsidR="00A31358" w:rsidRPr="00A31358">
              <w:rPr>
                <w:color w:val="auto"/>
                <w:kern w:val="2"/>
                <w:rPrChange w:id="786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787" w:author="김은수" w:date="2026-10-12T23:56:00Z">
                  <w:rPr>
                    <w:lang w:val="en-US"/>
                  </w:rPr>
                </w:rPrChange>
              </w:rPr>
              <w:t>유발하는가</w:t>
            </w:r>
            <w:r w:rsidR="00A31358" w:rsidRPr="00A31358">
              <w:rPr>
                <w:color w:val="auto"/>
                <w:kern w:val="2"/>
                <w:rPrChange w:id="788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251E9727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789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790" w:author="김은수" w:date="2026-10-12T23:56:00Z">
                <w:pPr>
                  <w:ind w:leftChars="100" w:left="200"/>
                </w:pPr>
              </w:pPrChange>
            </w:pPr>
            <w:r w:rsidRPr="00447EC5">
              <w:rPr>
                <w:rPrChange w:id="79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Pr="00C12E78">
              <w:rPr>
                <w:lang w:val="en-US"/>
                <w:rPrChange w:id="792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Before alleviating, do the S/W defects cause minor injuries to patients or users?</w:t>
            </w:r>
          </w:p>
        </w:tc>
        <w:tc>
          <w:tcPr>
            <w:tcW w:w="850" w:type="dxa"/>
            <w:tcPrChange w:id="793" w:author="김은수" w:date="2026-10-12T23:56:00Z">
              <w:tcPr>
                <w:tcW w:w="850" w:type="dxa"/>
                <w:vAlign w:val="center"/>
              </w:tcPr>
            </w:tcPrChange>
          </w:tcPr>
          <w:p w14:paraId="219986A4" w14:textId="77777777" w:rsidR="003D4DCF" w:rsidRPr="003436EA" w:rsidRDefault="003436EA">
            <w:pPr>
              <w:pStyle w:val="TDC7"/>
              <w:rPr>
                <w:rFonts w:ascii="Times New Roman" w:hAnsi="Times New Roman" w:cs="Times New Roman"/>
                <w:bCs/>
                <w:color w:val="000000" w:themeColor="text1"/>
              </w:rPr>
              <w:pPrChange w:id="794" w:author="김은수" w:date="2026-10-12T23:56:00Z">
                <w:pPr/>
              </w:pPrChange>
            </w:pPr>
            <w:proofErr w:type="spellStart"/>
            <w:r w:rsidRPr="00447EC5">
              <w:rPr>
                <w:rPrChange w:id="79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</w:tr>
      <w:tr w:rsidR="003D4DCF" w:rsidRPr="00447EC5" w14:paraId="3289A063" w14:textId="77777777" w:rsidTr="00224C36">
        <w:trPr>
          <w:trPrChange w:id="796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vMerge/>
            <w:tcPrChange w:id="797" w:author="김은수" w:date="2026-10-12T23:56:00Z">
              <w:tcPr>
                <w:tcW w:w="983" w:type="dxa"/>
                <w:vMerge/>
                <w:vAlign w:val="center"/>
              </w:tcPr>
            </w:tcPrChange>
          </w:tcPr>
          <w:p w14:paraId="359B94BD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798" w:author="김은수" w:date="2026-10-12T23:56:00Z">
                <w:pPr/>
              </w:pPrChange>
            </w:pPr>
          </w:p>
        </w:tc>
        <w:tc>
          <w:tcPr>
            <w:tcW w:w="7241" w:type="dxa"/>
            <w:tcPrChange w:id="799" w:author="김은수" w:date="2026-10-12T23:56:00Z">
              <w:tcPr>
                <w:tcW w:w="7241" w:type="dxa"/>
                <w:vAlign w:val="center"/>
              </w:tcPr>
            </w:tcPrChange>
          </w:tcPr>
          <w:p w14:paraId="2CA5EB68" w14:textId="77777777" w:rsidR="00A31358" w:rsidRPr="00A31358" w:rsidRDefault="003D4DCF">
            <w:pPr>
              <w:pStyle w:val="TDC7"/>
              <w:pPrChange w:id="800" w:author="김은수" w:date="2026-10-12T23:56:00Z">
                <w:pPr>
                  <w:pStyle w:val="a9"/>
                  <w:spacing w:line="240" w:lineRule="auto"/>
                </w:pPr>
              </w:pPrChange>
            </w:pPr>
            <w:r w:rsidRPr="00447EC5">
              <w:rPr>
                <w:color w:val="auto"/>
                <w:kern w:val="2"/>
                <w:rPrChange w:id="801" w:author="김은수" w:date="2026-10-12T23:56:00Z">
                  <w:rPr>
                    <w:rFonts w:ascii="Times New Roman" w:hAnsi="Times New Roman" w:cs="Times New Roman"/>
                    <w:lang w:val="en-US"/>
                  </w:rPr>
                </w:rPrChange>
              </w:rPr>
              <w:t xml:space="preserve">3. </w:t>
            </w:r>
            <w:r w:rsidR="00A31358" w:rsidRPr="00A31358">
              <w:rPr>
                <w:rFonts w:hint="eastAsia"/>
                <w:color w:val="auto"/>
                <w:kern w:val="2"/>
                <w:rPrChange w:id="802" w:author="김은수" w:date="2026-10-12T23:56:00Z">
                  <w:rPr>
                    <w:rFonts w:hint="eastAsia"/>
                    <w:lang w:val="en-US"/>
                  </w:rPr>
                </w:rPrChange>
              </w:rPr>
              <w:t>고장</w:t>
            </w:r>
            <w:r w:rsidR="00A31358" w:rsidRPr="00A31358">
              <w:rPr>
                <w:color w:val="auto"/>
                <w:kern w:val="2"/>
                <w:rPrChange w:id="803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04" w:author="김은수" w:date="2026-10-12T23:56:00Z">
                  <w:rPr>
                    <w:lang w:val="en-US"/>
                  </w:rPr>
                </w:rPrChange>
              </w:rPr>
              <w:t>또는</w:t>
            </w:r>
            <w:r w:rsidR="00A31358" w:rsidRPr="00A31358">
              <w:rPr>
                <w:color w:val="auto"/>
                <w:kern w:val="2"/>
                <w:rPrChange w:id="805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06" w:author="김은수" w:date="2026-10-12T23:56:00Z">
                  <w:rPr>
                    <w:lang w:val="en-US"/>
                  </w:rPr>
                </w:rPrChange>
              </w:rPr>
              <w:t>잠재적인</w:t>
            </w:r>
            <w:r w:rsidR="00A31358" w:rsidRPr="00A31358">
              <w:rPr>
                <w:color w:val="auto"/>
                <w:kern w:val="2"/>
                <w:rPrChange w:id="807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08" w:author="김은수" w:date="2026-10-12T23:56:00Z">
                  <w:rPr>
                    <w:lang w:val="en-US"/>
                  </w:rPr>
                </w:rPrChange>
              </w:rPr>
              <w:t>설계결함이</w:t>
            </w:r>
            <w:r w:rsidR="00A31358" w:rsidRPr="00A31358">
              <w:rPr>
                <w:color w:val="auto"/>
                <w:kern w:val="2"/>
                <w:rPrChange w:id="809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10" w:author="김은수" w:date="2026-10-12T23:56:00Z">
                  <w:rPr>
                    <w:lang w:val="en-US"/>
                  </w:rPr>
                </w:rPrChange>
              </w:rPr>
              <w:t>잘못된</w:t>
            </w:r>
            <w:r w:rsidR="00A31358" w:rsidRPr="00A31358">
              <w:rPr>
                <w:color w:val="auto"/>
                <w:kern w:val="2"/>
                <w:rPrChange w:id="811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12" w:author="김은수" w:date="2026-10-12T23:56:00Z">
                  <w:rPr>
                    <w:lang w:val="en-US"/>
                  </w:rPr>
                </w:rPrChange>
              </w:rPr>
              <w:t>진단</w:t>
            </w:r>
            <w:r w:rsidR="00A31358" w:rsidRPr="00A31358">
              <w:rPr>
                <w:color w:val="auto"/>
                <w:kern w:val="2"/>
                <w:rPrChange w:id="813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14" w:author="김은수" w:date="2026-10-12T23:56:00Z">
                  <w:rPr>
                    <w:lang w:val="en-US"/>
                  </w:rPr>
                </w:rPrChange>
              </w:rPr>
              <w:t>또는</w:t>
            </w:r>
            <w:r w:rsidR="00A31358" w:rsidRPr="00A31358">
              <w:rPr>
                <w:color w:val="auto"/>
                <w:kern w:val="2"/>
                <w:rPrChange w:id="815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16" w:author="김은수" w:date="2026-10-12T23:56:00Z">
                  <w:rPr>
                    <w:lang w:val="en-US"/>
                  </w:rPr>
                </w:rPrChange>
              </w:rPr>
              <w:t>적절한</w:t>
            </w:r>
            <w:r w:rsidR="00A31358" w:rsidRPr="00A31358">
              <w:rPr>
                <w:color w:val="auto"/>
                <w:kern w:val="2"/>
                <w:rPrChange w:id="817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18" w:author="김은수" w:date="2026-10-12T23:56:00Z">
                  <w:rPr>
                    <w:lang w:val="en-US"/>
                  </w:rPr>
                </w:rPrChange>
              </w:rPr>
              <w:t>의료행위의</w:t>
            </w:r>
            <w:r w:rsidR="00A31358" w:rsidRPr="00A31358">
              <w:rPr>
                <w:color w:val="auto"/>
                <w:kern w:val="2"/>
                <w:rPrChange w:id="819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20" w:author="김은수" w:date="2026-10-12T23:56:00Z">
                  <w:rPr>
                    <w:lang w:val="en-US"/>
                  </w:rPr>
                </w:rPrChange>
              </w:rPr>
              <w:t>제공에</w:t>
            </w:r>
            <w:r w:rsidR="00A31358" w:rsidRPr="00A31358">
              <w:rPr>
                <w:color w:val="auto"/>
                <w:kern w:val="2"/>
                <w:rPrChange w:id="821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22" w:author="김은수" w:date="2026-10-12T23:56:00Z">
                  <w:rPr>
                    <w:lang w:val="en-US"/>
                  </w:rPr>
                </w:rPrChange>
              </w:rPr>
              <w:t>지연을</w:t>
            </w:r>
            <w:r w:rsidR="00A31358" w:rsidRPr="00A31358">
              <w:rPr>
                <w:color w:val="auto"/>
                <w:kern w:val="2"/>
                <w:rPrChange w:id="823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24" w:author="김은수" w:date="2026-10-12T23:56:00Z">
                  <w:rPr>
                    <w:lang w:val="en-US"/>
                  </w:rPr>
                </w:rPrChange>
              </w:rPr>
              <w:t>줄</w:t>
            </w:r>
            <w:r w:rsidR="00A31358" w:rsidRPr="00A31358">
              <w:rPr>
                <w:color w:val="auto"/>
                <w:kern w:val="2"/>
                <w:rPrChange w:id="825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26" w:author="김은수" w:date="2026-10-12T23:56:00Z">
                  <w:rPr>
                    <w:lang w:val="en-US"/>
                  </w:rPr>
                </w:rPrChange>
              </w:rPr>
              <w:t>수</w:t>
            </w:r>
            <w:r w:rsidR="00A31358" w:rsidRPr="00A31358">
              <w:rPr>
                <w:color w:val="auto"/>
                <w:kern w:val="2"/>
                <w:rPrChange w:id="827" w:author="김은수" w:date="2026-10-12T23:56:00Z">
                  <w:rPr>
                    <w:lang w:val="en-US"/>
                  </w:rPr>
                </w:rPrChange>
              </w:rPr>
              <w:t xml:space="preserve"> </w:t>
            </w:r>
            <w:r w:rsidR="00A31358" w:rsidRPr="00A31358">
              <w:rPr>
                <w:color w:val="auto"/>
                <w:kern w:val="2"/>
                <w:rPrChange w:id="828" w:author="김은수" w:date="2026-10-12T23:56:00Z">
                  <w:rPr>
                    <w:lang w:val="en-US"/>
                  </w:rPr>
                </w:rPrChange>
              </w:rPr>
              <w:t>있는가</w:t>
            </w:r>
            <w:r w:rsidR="00A31358" w:rsidRPr="00A31358">
              <w:rPr>
                <w:color w:val="auto"/>
                <w:kern w:val="2"/>
                <w:rPrChange w:id="829" w:author="김은수" w:date="2026-10-12T23:56:00Z">
                  <w:rPr>
                    <w:lang w:val="en-US"/>
                  </w:rPr>
                </w:rPrChange>
              </w:rPr>
              <w:t>?</w:t>
            </w:r>
          </w:p>
          <w:p w14:paraId="7444B8F7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830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831" w:author="김은수" w:date="2026-10-12T23:56:00Z">
                <w:pPr>
                  <w:ind w:leftChars="100" w:left="200"/>
                </w:pPr>
              </w:pPrChange>
            </w:pPr>
            <w:r w:rsidRPr="00C12E78">
              <w:rPr>
                <w:lang w:val="en-US"/>
                <w:rPrChange w:id="832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>Can the system failure or potential design defects give an incorrect diagnosis or cause the delay in the provision of proper medical care?</w:t>
            </w:r>
          </w:p>
        </w:tc>
        <w:tc>
          <w:tcPr>
            <w:tcW w:w="850" w:type="dxa"/>
            <w:tcPrChange w:id="833" w:author="김은수" w:date="2026-10-12T23:56:00Z">
              <w:tcPr>
                <w:tcW w:w="850" w:type="dxa"/>
                <w:vAlign w:val="center"/>
              </w:tcPr>
            </w:tcPrChange>
          </w:tcPr>
          <w:p w14:paraId="0B78C0D0" w14:textId="77777777" w:rsidR="003D4DCF" w:rsidRPr="00447EC5" w:rsidRDefault="003D4DCF">
            <w:pPr>
              <w:pStyle w:val="TDC7"/>
              <w:rPr>
                <w:rFonts w:ascii="Times New Roman" w:hAnsi="Times New Roman" w:cs="Times New Roman"/>
              </w:rPr>
              <w:pPrChange w:id="834" w:author="김은수" w:date="2026-10-12T23:56:00Z">
                <w:pPr/>
              </w:pPrChange>
            </w:pPr>
            <w:proofErr w:type="spellStart"/>
            <w:r w:rsidRPr="00447EC5">
              <w:rPr>
                <w:rPrChange w:id="83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lastRenderedPageBreak/>
              <w:t>No</w:t>
            </w:r>
            <w:proofErr w:type="spellEnd"/>
          </w:p>
        </w:tc>
      </w:tr>
      <w:tr w:rsidR="003D4DCF" w:rsidRPr="00447EC5" w14:paraId="2C233301" w14:textId="77777777" w:rsidTr="00224C36">
        <w:trPr>
          <w:trPrChange w:id="836" w:author="김은수" w:date="2026-10-12T23:56:00Z">
            <w:trPr>
              <w:gridBefore w:val="2"/>
              <w:gridAfter w:val="2"/>
            </w:trPr>
          </w:trPrChange>
        </w:trPr>
        <w:tc>
          <w:tcPr>
            <w:tcW w:w="983" w:type="dxa"/>
            <w:tcPrChange w:id="837" w:author="김은수" w:date="2026-10-12T23:56:00Z">
              <w:tcPr>
                <w:tcW w:w="983" w:type="dxa"/>
                <w:vAlign w:val="center"/>
              </w:tcPr>
            </w:tcPrChange>
          </w:tcPr>
          <w:p w14:paraId="64DAD1FA" w14:textId="77777777" w:rsidR="0057097D" w:rsidRDefault="0057097D">
            <w:pPr>
              <w:pStyle w:val="TDC7"/>
              <w:rPr>
                <w:rFonts w:ascii="Times New Roman" w:hAnsi="Times New Roman" w:cs="Times New Roman"/>
              </w:rPr>
              <w:pPrChange w:id="838" w:author="김은수" w:date="2026-10-12T23:56:00Z">
                <w:pPr/>
              </w:pPrChange>
            </w:pPr>
            <w:r>
              <w:rPr>
                <w:rFonts w:hint="eastAsia"/>
                <w:rPrChange w:id="839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하</w:t>
            </w:r>
          </w:p>
          <w:p w14:paraId="39B63FC2" w14:textId="77777777" w:rsidR="003D4DCF" w:rsidRPr="00447EC5" w:rsidRDefault="0057097D">
            <w:pPr>
              <w:pStyle w:val="TDC7"/>
              <w:rPr>
                <w:rFonts w:ascii="Times New Roman" w:hAnsi="Times New Roman" w:cs="Times New Roman"/>
              </w:rPr>
              <w:pPrChange w:id="840" w:author="김은수" w:date="2026-10-12T23:56:00Z">
                <w:pPr/>
              </w:pPrChange>
            </w:pPr>
            <w:proofErr w:type="spellStart"/>
            <w:r w:rsidRPr="00447EC5">
              <w:rPr>
                <w:rPrChange w:id="841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Class</w:t>
            </w:r>
            <w:proofErr w:type="spellEnd"/>
            <w:r w:rsidRPr="00447EC5">
              <w:rPr>
                <w:rPrChange w:id="84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843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</w:t>
            </w:r>
            <w:proofErr w:type="spellEnd"/>
            <w:r w:rsidRPr="00447EC5">
              <w:rPr>
                <w:rPrChange w:id="84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 w:rsidRPr="00447EC5">
              <w:rPr>
                <w:rPrChange w:id="845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or</w:t>
            </w:r>
            <w:proofErr w:type="spellEnd"/>
            <w:r w:rsidRPr="00447EC5">
              <w:rPr>
                <w:rPrChange w:id="84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Minor</w:t>
            </w:r>
          </w:p>
        </w:tc>
        <w:tc>
          <w:tcPr>
            <w:tcW w:w="7241" w:type="dxa"/>
            <w:tcPrChange w:id="847" w:author="김은수" w:date="2026-10-12T23:56:00Z">
              <w:tcPr>
                <w:tcW w:w="7241" w:type="dxa"/>
                <w:vAlign w:val="center"/>
              </w:tcPr>
            </w:tcPrChange>
          </w:tcPr>
          <w:p w14:paraId="1FB8CA73" w14:textId="77777777" w:rsidR="003D4DCF" w:rsidRDefault="009A4CD4">
            <w:pPr>
              <w:pStyle w:val="TDC7"/>
              <w:rPr>
                <w:rFonts w:ascii="Times New Roman" w:hAnsi="Times New Roman" w:cs="Times New Roman"/>
              </w:rPr>
              <w:pPrChange w:id="848" w:author="김은수" w:date="2026-10-12T23:56:00Z">
                <w:pPr/>
              </w:pPrChange>
            </w:pPr>
            <w:r>
              <w:rPr>
                <w:rFonts w:hint="eastAsia"/>
                <w:rPrChange w:id="849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상</w:t>
            </w:r>
            <w:r>
              <w:rPr>
                <w:rPrChange w:id="85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, </w:t>
            </w:r>
            <w:r>
              <w:rPr>
                <w:rFonts w:hint="eastAsia"/>
                <w:rPrChange w:id="851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중의</w:t>
            </w:r>
            <w:r>
              <w:rPr>
                <w:rPrChange w:id="85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853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질문에</w:t>
            </w:r>
            <w:r>
              <w:rPr>
                <w:rPrChange w:id="854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855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하나라도</w:t>
            </w:r>
            <w:r>
              <w:rPr>
                <w:rPrChange w:id="856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proofErr w:type="spellStart"/>
            <w:r>
              <w:rPr>
                <w:rPrChange w:id="857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Yes</w:t>
            </w:r>
            <w:proofErr w:type="spellEnd"/>
            <w:r>
              <w:rPr>
                <w:rPrChange w:id="85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859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답변이</w:t>
            </w:r>
            <w:r>
              <w:rPr>
                <w:rPrChange w:id="860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861" w:author="김은수" w:date="2026-10-12T23:56:00Z">
                  <w:rPr>
                    <w:rFonts w:ascii="Times New Roman" w:eastAsiaTheme="minorEastAsia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있는가</w:t>
            </w:r>
            <w:r>
              <w:rPr>
                <w:rPrChange w:id="862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?</w:t>
            </w:r>
          </w:p>
          <w:p w14:paraId="0F3B5082" w14:textId="77777777" w:rsidR="003D4DCF" w:rsidRPr="00C12E78" w:rsidRDefault="003D4DCF">
            <w:pPr>
              <w:pStyle w:val="TDC7"/>
              <w:rPr>
                <w:rFonts w:ascii="Times New Roman" w:hAnsi="Times New Roman" w:cs="Times New Roman"/>
                <w:lang w:val="en-US"/>
                <w:rPrChange w:id="863" w:author="김은수" w:date="2026-10-13T17:55:00Z" w16du:dateUtc="2026-10-13T08:55:00Z">
                  <w:rPr>
                    <w:rFonts w:ascii="Times New Roman" w:hAnsi="Times New Roman" w:cs="Times New Roman"/>
                  </w:rPr>
                </w:rPrChange>
              </w:rPr>
              <w:pPrChange w:id="864" w:author="김은수" w:date="2026-10-12T23:56:00Z">
                <w:pPr/>
              </w:pPrChange>
            </w:pPr>
            <w:r w:rsidRPr="00C12E78">
              <w:rPr>
                <w:lang w:val="en-US"/>
                <w:rPrChange w:id="865" w:author="김은수" w:date="2026-10-13T17:55:00Z" w16du:dateUtc="2026-10-13T08:55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Are there Yes answers to the questions in Class C, B?</w:t>
            </w:r>
          </w:p>
        </w:tc>
        <w:tc>
          <w:tcPr>
            <w:tcW w:w="850" w:type="dxa"/>
            <w:tcPrChange w:id="866" w:author="김은수" w:date="2026-10-12T23:56:00Z">
              <w:tcPr>
                <w:tcW w:w="850" w:type="dxa"/>
                <w:vAlign w:val="center"/>
              </w:tcPr>
            </w:tcPrChange>
          </w:tcPr>
          <w:p w14:paraId="718C3D93" w14:textId="77777777" w:rsidR="003D4DCF" w:rsidRPr="00447EC5" w:rsidRDefault="0057097D">
            <w:pPr>
              <w:pStyle w:val="TDC7"/>
              <w:rPr>
                <w:rFonts w:ascii="Times New Roman" w:hAnsi="Times New Roman" w:cs="Times New Roman"/>
              </w:rPr>
              <w:pPrChange w:id="867" w:author="김은수" w:date="2026-10-12T23:56:00Z">
                <w:pPr/>
              </w:pPrChange>
            </w:pPr>
            <w:proofErr w:type="spellStart"/>
            <w:r>
              <w:rPr>
                <w:rPrChange w:id="868" w:author="김은수" w:date="2026-10-12T23:56:00Z">
                  <w:rPr>
                    <w:rFonts w:ascii="Times New Roman" w:eastAsiaTheme="minorEastAsia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Yes</w:t>
            </w:r>
            <w:proofErr w:type="spellEnd"/>
          </w:p>
        </w:tc>
      </w:tr>
    </w:tbl>
    <w:p w14:paraId="5D6877EA" w14:textId="77777777" w:rsidR="00A43823" w:rsidRDefault="00A43823">
      <w:pPr>
        <w:pStyle w:val="TDC20"/>
        <w:jc w:val="left"/>
        <w:rPr>
          <w:ins w:id="869" w:author="김은수" w:date="2026-10-12T23:56:00Z"/>
        </w:rPr>
      </w:pPr>
    </w:p>
    <w:p w14:paraId="0BCD41F3" w14:textId="77777777" w:rsidR="009A4CD4" w:rsidRDefault="009A4CD4">
      <w:pPr>
        <w:pStyle w:val="TDC2"/>
        <w:numPr>
          <w:ilvl w:val="1"/>
          <w:numId w:val="7"/>
        </w:numPr>
        <w:jc w:val="left"/>
        <w:pPrChange w:id="870" w:author="김은수" w:date="2026-10-12T23:56:00Z">
          <w:pPr>
            <w:pStyle w:val="2"/>
            <w:numPr>
              <w:ilvl w:val="1"/>
              <w:numId w:val="7"/>
            </w:numPr>
            <w:ind w:left="400"/>
          </w:pPr>
        </w:pPrChange>
      </w:pPr>
      <w:bookmarkStart w:id="871" w:name="_Toc242805758"/>
      <w:r w:rsidRPr="001F7507">
        <w:t>본 제품 소프트웨어 시스템의 심각도 등급</w:t>
      </w:r>
      <w:bookmarkEnd w:id="871"/>
    </w:p>
    <w:p w14:paraId="5C67B701" w14:textId="77777777" w:rsidR="009A4CD4" w:rsidRDefault="009A4CD4">
      <w:pPr>
        <w:pStyle w:val="TDC20"/>
        <w:jc w:val="left"/>
        <w:rPr>
          <w:rFonts w:ascii="Times New Roman" w:hAnsi="Times New Roman" w:cs="Times New Roman"/>
          <w:u w:val="single"/>
        </w:rPr>
        <w:pPrChange w:id="872" w:author="김은수" w:date="2026-10-12T23:56:00Z">
          <w:pPr>
            <w:spacing w:line="240" w:lineRule="auto"/>
            <w:ind w:leftChars="300" w:left="600"/>
          </w:pPr>
        </w:pPrChange>
      </w:pPr>
      <w:r w:rsidRPr="001F7507">
        <w:rPr>
          <w:u w:val="single"/>
        </w:rPr>
        <w:t xml:space="preserve">3.2절의 분류절차에 따라 </w:t>
      </w:r>
      <w:r w:rsidR="002E482D" w:rsidRPr="001F7507">
        <w:rPr>
          <w:u w:val="single"/>
        </w:rPr>
        <w:t xml:space="preserve">사운드 처리기 </w:t>
      </w:r>
      <w:r w:rsidR="00BF2356" w:rsidRPr="001F7507">
        <w:rPr>
          <w:u w:val="single"/>
        </w:rPr>
        <w:t xml:space="preserve">펌웨어의 </w:t>
      </w:r>
      <w:r w:rsidRPr="001F7507">
        <w:rPr>
          <w:u w:val="single"/>
        </w:rPr>
        <w:t xml:space="preserve">등급은 </w:t>
      </w:r>
      <w:r w:rsidRPr="001F7507">
        <w:rPr>
          <w:b/>
          <w:bCs/>
          <w:u w:val="single"/>
        </w:rPr>
        <w:t>상(</w:t>
      </w:r>
      <w:proofErr w:type="spellStart"/>
      <w:r w:rsidRPr="009A4CD4">
        <w:rPr>
          <w:b/>
          <w:bCs/>
          <w:u w:val="single"/>
          <w:rPrChange w:id="873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Class</w:t>
      </w:r>
      <w:proofErr w:type="spellEnd"/>
      <w:r w:rsidRPr="009A4CD4">
        <w:rPr>
          <w:b/>
          <w:bCs/>
          <w:u w:val="single"/>
          <w:rPrChange w:id="874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 xml:space="preserve"> C </w:t>
      </w:r>
      <w:proofErr w:type="spellStart"/>
      <w:r w:rsidRPr="009A4CD4">
        <w:rPr>
          <w:b/>
          <w:bCs/>
          <w:u w:val="single"/>
          <w:rPrChange w:id="875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or</w:t>
      </w:r>
      <w:proofErr w:type="spellEnd"/>
      <w:r w:rsidRPr="009A4CD4">
        <w:rPr>
          <w:b/>
          <w:bCs/>
          <w:u w:val="single"/>
          <w:rPrChange w:id="876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 xml:space="preserve"> </w:t>
      </w:r>
      <w:proofErr w:type="spellStart"/>
      <w:r w:rsidRPr="009A4CD4">
        <w:rPr>
          <w:b/>
          <w:bCs/>
          <w:u w:val="single"/>
          <w:rPrChange w:id="877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Major</w:t>
      </w:r>
      <w:proofErr w:type="spellEnd"/>
      <w:r w:rsidRPr="009A4CD4">
        <w:rPr>
          <w:b/>
          <w:bCs/>
          <w:u w:val="single"/>
          <w:rPrChange w:id="878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)</w:t>
      </w:r>
      <w:r w:rsidRPr="009A4CD4">
        <w:rPr>
          <w:rFonts w:hint="eastAsia"/>
          <w:u w:val="single"/>
          <w:rPrChange w:id="879" w:author="김은수" w:date="2026-10-12T23:56:00Z">
            <w:rPr>
              <w:rFonts w:ascii="Times New Roman" w:hAnsi="Times New Roman" w:cs="Times New Roman" w:hint="eastAsia"/>
              <w:u w:val="single"/>
            </w:rPr>
          </w:rPrChange>
        </w:rPr>
        <w:t>로</w:t>
      </w:r>
      <w:r w:rsidRPr="009A4CD4">
        <w:rPr>
          <w:u w:val="single"/>
          <w:rPrChange w:id="880" w:author="김은수" w:date="2026-10-12T23:56:00Z">
            <w:rPr>
              <w:rFonts w:ascii="Times New Roman" w:hAnsi="Times New Roman" w:cs="Times New Roman"/>
              <w:u w:val="single"/>
            </w:rPr>
          </w:rPrChange>
        </w:rPr>
        <w:t xml:space="preserve"> </w:t>
      </w:r>
      <w:r w:rsidRPr="009A4CD4">
        <w:rPr>
          <w:rFonts w:hint="eastAsia"/>
          <w:u w:val="single"/>
          <w:rPrChange w:id="881" w:author="김은수" w:date="2026-10-12T23:56:00Z">
            <w:rPr>
              <w:rFonts w:ascii="Times New Roman" w:hAnsi="Times New Roman" w:cs="Times New Roman" w:hint="eastAsia"/>
              <w:u w:val="single"/>
            </w:rPr>
          </w:rPrChange>
        </w:rPr>
        <w:t>분류한다</w:t>
      </w:r>
      <w:r w:rsidRPr="009A4CD4">
        <w:rPr>
          <w:u w:val="single"/>
          <w:rPrChange w:id="882" w:author="김은수" w:date="2026-10-12T23:56:00Z">
            <w:rPr>
              <w:rFonts w:ascii="Times New Roman" w:hAnsi="Times New Roman" w:cs="Times New Roman"/>
              <w:u w:val="single"/>
            </w:rPr>
          </w:rPrChange>
        </w:rPr>
        <w:t>.</w:t>
      </w:r>
    </w:p>
    <w:p w14:paraId="11E49641" w14:textId="77777777" w:rsidR="00224C36" w:rsidRPr="009A4CD4" w:rsidRDefault="00224C36">
      <w:pPr>
        <w:pStyle w:val="TDC20"/>
        <w:jc w:val="left"/>
        <w:rPr>
          <w:del w:id="883" w:author="김은수" w:date="2026-10-13T08:33:00Z"/>
          <w:u w:val="single"/>
        </w:rPr>
        <w:pPrChange w:id="884" w:author="김은수" w:date="2026-10-12T23:56:00Z">
          <w:pPr>
            <w:spacing w:line="240" w:lineRule="auto"/>
            <w:ind w:leftChars="300" w:left="600"/>
          </w:pPr>
        </w:pPrChange>
      </w:pPr>
      <w:bookmarkStart w:id="885" w:name="_Toc242805759"/>
      <w:bookmarkEnd w:id="885"/>
    </w:p>
    <w:p w14:paraId="0964FCE1" w14:textId="77777777" w:rsidR="0078132F" w:rsidRDefault="009A4CD4">
      <w:pPr>
        <w:pStyle w:val="TDC1"/>
        <w:numPr>
          <w:ilvl w:val="0"/>
          <w:numId w:val="7"/>
        </w:numPr>
        <w:jc w:val="left"/>
        <w:pPrChange w:id="886" w:author="김은수" w:date="2026-10-12T23:56:00Z">
          <w:pPr>
            <w:pStyle w:val="10"/>
            <w:numPr>
              <w:numId w:val="7"/>
            </w:numPr>
          </w:pPr>
        </w:pPrChange>
      </w:pPr>
      <w:bookmarkStart w:id="887" w:name="_Toc242805760"/>
      <w:r w:rsidRPr="001F7507">
        <w:t>소프트웨어 항목 심각도 분류</w:t>
      </w:r>
      <w:r>
        <w:t>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)</w:t>
      </w:r>
      <w:bookmarkEnd w:id="887"/>
    </w:p>
    <w:p w14:paraId="0245FF3C" w14:textId="77777777" w:rsidR="009A4CD4" w:rsidRDefault="009A4CD4">
      <w:pPr>
        <w:pStyle w:val="TDC10"/>
        <w:jc w:val="left"/>
        <w:pPrChange w:id="888" w:author="김은수" w:date="2026-10-12T23:56:00Z">
          <w:pPr>
            <w:ind w:leftChars="100" w:left="200"/>
          </w:pPr>
        </w:pPrChange>
      </w:pPr>
      <w:r w:rsidRPr="001F7507">
        <w:t>소프트웨어 시스템이</w:t>
      </w:r>
      <w:r w:rsidR="00DC5645" w:rsidRPr="001F7507">
        <w:t xml:space="preserve"> 소프트웨어 항목으로</w:t>
      </w:r>
      <w:r w:rsidR="00DC5645">
        <w:t xml:space="preserve"> </w:t>
      </w:r>
      <w:r w:rsidR="00DC5645" w:rsidRPr="001F7507">
        <w:t>나누어지고 소프트웨어 항목이 다시 소프트웨어 항목들로 나누어질 때,</w:t>
      </w:r>
      <w:r w:rsidR="00DC5645">
        <w:t xml:space="preserve"> </w:t>
      </w:r>
      <w:r w:rsidR="00DC5645" w:rsidRPr="001F7507">
        <w:t>소프트웨어 항목들은 소프트웨어 시스템의 심각도를 상속하여 같은 동일한 등급으로 취급할 것이다.</w:t>
      </w:r>
    </w:p>
    <w:p w14:paraId="525D5CD0" w14:textId="77777777" w:rsidR="005170B0" w:rsidRDefault="005170B0">
      <w:pPr>
        <w:pStyle w:val="TDC10"/>
        <w:jc w:val="left"/>
        <w:pPrChange w:id="889" w:author="김은수" w:date="2026-10-12T23:56:00Z">
          <w:pPr>
            <w:ind w:leftChars="100" w:left="200"/>
          </w:pPr>
        </w:pPrChange>
      </w:pPr>
      <w:r w:rsidRPr="001F7507">
        <w:t xml:space="preserve">따라서 </w:t>
      </w:r>
      <w:r w:rsidR="002E482D" w:rsidRPr="001F7507">
        <w:t xml:space="preserve">사운드 처리기의 펌웨어 </w:t>
      </w:r>
      <w:r w:rsidR="00DC5645" w:rsidRPr="001F7507">
        <w:t xml:space="preserve">소프트웨어 항목들 전부는 </w:t>
      </w:r>
      <w:r w:rsidR="00DC5645" w:rsidRPr="001F7507">
        <w:rPr>
          <w:b/>
          <w:bCs/>
          <w:u w:val="single"/>
        </w:rPr>
        <w:t>상(</w:t>
      </w:r>
      <w:proofErr w:type="spellStart"/>
      <w:r w:rsidR="00DC5645" w:rsidRPr="009A4CD4">
        <w:rPr>
          <w:b/>
          <w:bCs/>
          <w:u w:val="single"/>
          <w:rPrChange w:id="890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Class</w:t>
      </w:r>
      <w:proofErr w:type="spellEnd"/>
      <w:r w:rsidR="00DC5645" w:rsidRPr="009A4CD4">
        <w:rPr>
          <w:b/>
          <w:bCs/>
          <w:u w:val="single"/>
          <w:rPrChange w:id="891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 xml:space="preserve"> C </w:t>
      </w:r>
      <w:proofErr w:type="spellStart"/>
      <w:r w:rsidR="00DC5645" w:rsidRPr="009A4CD4">
        <w:rPr>
          <w:b/>
          <w:bCs/>
          <w:u w:val="single"/>
          <w:rPrChange w:id="892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or</w:t>
      </w:r>
      <w:proofErr w:type="spellEnd"/>
      <w:r w:rsidR="00DC5645" w:rsidRPr="009A4CD4">
        <w:rPr>
          <w:b/>
          <w:bCs/>
          <w:u w:val="single"/>
          <w:rPrChange w:id="893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 xml:space="preserve"> </w:t>
      </w:r>
      <w:proofErr w:type="spellStart"/>
      <w:r w:rsidR="00DC5645" w:rsidRPr="009A4CD4">
        <w:rPr>
          <w:b/>
          <w:bCs/>
          <w:u w:val="single"/>
          <w:rPrChange w:id="894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Major</w:t>
      </w:r>
      <w:proofErr w:type="spellEnd"/>
      <w:r w:rsidR="00DC5645" w:rsidRPr="009A4CD4">
        <w:rPr>
          <w:b/>
          <w:bCs/>
          <w:u w:val="single"/>
          <w:rPrChange w:id="895" w:author="김은수" w:date="2026-10-12T23:56:00Z">
            <w:rPr>
              <w:rFonts w:ascii="Times New Roman" w:hAnsi="Times New Roman" w:cs="Times New Roman"/>
              <w:b/>
              <w:bCs/>
              <w:u w:val="single"/>
            </w:rPr>
          </w:rPrChange>
        </w:rPr>
        <w:t>)</w:t>
      </w:r>
      <w:r w:rsidR="00DC5645">
        <w:rPr>
          <w:rFonts w:hint="eastAsia"/>
          <w:rPrChange w:id="896" w:author="김은수" w:date="2026-10-12T23:56:00Z">
            <w:rPr>
              <w:rFonts w:ascii="Times New Roman" w:hAnsi="Times New Roman" w:cs="Times New Roman" w:hint="eastAsia"/>
            </w:rPr>
          </w:rPrChange>
        </w:rPr>
        <w:t>으로</w:t>
      </w:r>
      <w:r w:rsidR="00DC5645">
        <w:rPr>
          <w:rPrChange w:id="897" w:author="김은수" w:date="2026-10-12T23:56:00Z">
            <w:rPr>
              <w:rFonts w:ascii="Times New Roman" w:hAnsi="Times New Roman" w:cs="Times New Roman"/>
            </w:rPr>
          </w:rPrChange>
        </w:rPr>
        <w:t xml:space="preserve"> </w:t>
      </w:r>
      <w:r w:rsidR="00DC5645">
        <w:rPr>
          <w:rFonts w:hint="eastAsia"/>
          <w:rPrChange w:id="898" w:author="김은수" w:date="2026-10-12T23:56:00Z">
            <w:rPr>
              <w:rFonts w:ascii="Times New Roman" w:hAnsi="Times New Roman" w:cs="Times New Roman" w:hint="eastAsia"/>
            </w:rPr>
          </w:rPrChange>
        </w:rPr>
        <w:t>분류한다</w:t>
      </w:r>
      <w:r w:rsidR="00DC5645">
        <w:rPr>
          <w:rPrChange w:id="899" w:author="김은수" w:date="2026-10-12T23:56:00Z">
            <w:rPr>
              <w:rFonts w:ascii="Times New Roman" w:hAnsi="Times New Roman" w:cs="Times New Roman"/>
            </w:rPr>
          </w:rPrChange>
        </w:rPr>
        <w:t>.</w:t>
      </w:r>
      <w:r w:rsidR="00DC5645" w:rsidRPr="001F7507">
        <w:t xml:space="preserve"> </w:t>
      </w:r>
    </w:p>
    <w:p w14:paraId="62BE845C" w14:textId="77777777" w:rsidR="00224C36" w:rsidRDefault="00224C36">
      <w:pPr>
        <w:pStyle w:val="TDC10"/>
        <w:jc w:val="left"/>
        <w:rPr>
          <w:del w:id="900" w:author="김은수" w:date="2026-10-13T08:33:00Z"/>
        </w:rPr>
        <w:pPrChange w:id="901" w:author="김은수" w:date="2026-10-12T23:56:00Z">
          <w:pPr>
            <w:ind w:leftChars="100" w:left="200"/>
          </w:pPr>
        </w:pPrChange>
      </w:pPr>
      <w:bookmarkStart w:id="902" w:name="_Toc242805761"/>
      <w:bookmarkEnd w:id="902"/>
    </w:p>
    <w:p w14:paraId="41E8A460" w14:textId="77777777" w:rsidR="00C57289" w:rsidRDefault="00034CD6">
      <w:pPr>
        <w:pStyle w:val="TDC1"/>
        <w:numPr>
          <w:ilvl w:val="0"/>
          <w:numId w:val="7"/>
        </w:numPr>
        <w:jc w:val="left"/>
        <w:pPrChange w:id="903" w:author="김은수" w:date="2026-10-12T23:56:00Z">
          <w:pPr>
            <w:pStyle w:val="10"/>
            <w:numPr>
              <w:numId w:val="7"/>
            </w:numPr>
          </w:pPr>
        </w:pPrChange>
      </w:pPr>
      <w:bookmarkStart w:id="904" w:name="_Toc22211621"/>
      <w:bookmarkStart w:id="905" w:name="_Toc242805762"/>
      <w:r w:rsidRPr="001F7507">
        <w:t>소프트웨어 설명</w:t>
      </w:r>
      <w:bookmarkEnd w:id="904"/>
      <w:bookmarkEnd w:id="905"/>
    </w:p>
    <w:p w14:paraId="14F6C062" w14:textId="77777777" w:rsidR="00C57289" w:rsidRDefault="00C57289">
      <w:pPr>
        <w:pStyle w:val="TDC2"/>
        <w:numPr>
          <w:ilvl w:val="1"/>
          <w:numId w:val="7"/>
        </w:numPr>
        <w:jc w:val="left"/>
        <w:pPrChange w:id="906" w:author="김은수" w:date="2026-10-12T23:56:00Z">
          <w:pPr>
            <w:pStyle w:val="2"/>
            <w:numPr>
              <w:ilvl w:val="1"/>
              <w:numId w:val="7"/>
            </w:numPr>
            <w:ind w:leftChars="0" w:left="198"/>
          </w:pPr>
        </w:pPrChange>
      </w:pPr>
      <w:bookmarkStart w:id="907" w:name="_Toc242805763"/>
      <w:bookmarkStart w:id="908" w:name="_Toc22211622"/>
      <w:r w:rsidRPr="001F7507">
        <w:t>소프트웨어 특징</w:t>
      </w:r>
      <w:bookmarkEnd w:id="907"/>
    </w:p>
    <w:p w14:paraId="593F2A58" w14:textId="77777777" w:rsidR="00C57289" w:rsidRDefault="00EB3DA2">
      <w:pPr>
        <w:pStyle w:val="TDC3"/>
        <w:numPr>
          <w:ilvl w:val="2"/>
          <w:numId w:val="7"/>
        </w:numPr>
        <w:jc w:val="left"/>
        <w:pPrChange w:id="909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910" w:name="_Toc242805764"/>
      <w:r w:rsidRPr="001F7507">
        <w:t>소프트웨어 역할</w:t>
      </w:r>
      <w:bookmarkEnd w:id="910"/>
    </w:p>
    <w:p w14:paraId="67485B64" w14:textId="77777777" w:rsidR="00E2529B" w:rsidRDefault="00E2529B">
      <w:pPr>
        <w:pStyle w:val="TDC30"/>
        <w:jc w:val="left"/>
        <w:pPrChange w:id="911" w:author="김은수" w:date="2026-10-12T23:56:00Z">
          <w:pPr>
            <w:ind w:leftChars="700" w:left="1400"/>
          </w:pPr>
        </w:pPrChange>
      </w:pPr>
      <w:r>
        <w:rPr>
          <w:rPrChange w:id="912" w:author="김은수" w:date="2026-10-12T23:56:00Z">
            <w:rPr>
              <w:rFonts w:eastAsiaTheme="minorHAnsi"/>
            </w:rPr>
          </w:rPrChange>
        </w:rPr>
        <w:t>√</w:t>
      </w:r>
      <w:r>
        <w:t xml:space="preserve"> </w:t>
      </w:r>
      <w:r w:rsidR="00EB3DA2" w:rsidRPr="001F7507">
        <w:t>사운드처리기</w:t>
      </w:r>
      <w:r w:rsidRPr="001F7507">
        <w:t>에서 획득한 오디오 신호를 분석하여 전기 자극 펄스 파라미터로 변환하여 내부 자극장치에 전달한다.</w:t>
      </w:r>
    </w:p>
    <w:p w14:paraId="5DE6FAF8" w14:textId="77777777" w:rsidR="00E2529B" w:rsidRPr="00554374" w:rsidRDefault="00E2529B">
      <w:pPr>
        <w:pStyle w:val="TDC30"/>
        <w:jc w:val="left"/>
        <w:pPrChange w:id="913" w:author="김은수" w:date="2026-10-12T23:56:00Z">
          <w:pPr>
            <w:ind w:leftChars="700" w:left="1400"/>
          </w:pPr>
        </w:pPrChange>
      </w:pPr>
      <w:r>
        <w:rPr>
          <w:rFonts w:hint="eastAsia"/>
          <w:rPrChange w:id="914" w:author="김은수" w:date="2026-10-12T23:56:00Z">
            <w:rPr>
              <w:rFonts w:asciiTheme="minorEastAsia" w:hAnsiTheme="minorEastAsia" w:hint="eastAsia"/>
            </w:rPr>
          </w:rPrChange>
        </w:rPr>
        <w:t>√</w:t>
      </w:r>
      <w:r>
        <w:rPr>
          <w:rPrChange w:id="915" w:author="김은수" w:date="2026-10-12T23:56:00Z">
            <w:rPr>
              <w:rFonts w:asciiTheme="minorEastAsia" w:hAnsiTheme="minorEastAsia"/>
            </w:rPr>
          </w:rPrChange>
        </w:rPr>
        <w:t xml:space="preserve"> </w:t>
      </w:r>
      <w:proofErr w:type="spellStart"/>
      <w:r>
        <w:rPr>
          <w:rPrChange w:id="916" w:author="김은수" w:date="2026-10-12T23:56:00Z">
            <w:rPr>
              <w:rFonts w:asciiTheme="minorEastAsia" w:hAnsiTheme="minorEastAsia"/>
            </w:rPr>
          </w:rPrChange>
        </w:rPr>
        <w:t>리모콘</w:t>
      </w:r>
      <w:proofErr w:type="spellEnd"/>
      <w:r>
        <w:rPr>
          <w:rPrChange w:id="917" w:author="김은수" w:date="2026-10-12T23:56:00Z">
            <w:rPr>
              <w:rFonts w:asciiTheme="minorEastAsia" w:hAnsiTheme="minorEastAsia"/>
            </w:rPr>
          </w:rPrChange>
        </w:rPr>
        <w:t xml:space="preserve"> 프로그램과 연동되어 사용자의 제어를 수행한다.</w:t>
      </w:r>
    </w:p>
    <w:p w14:paraId="0136EEAA" w14:textId="5CAC24A5" w:rsidR="00EB2996" w:rsidRDefault="001E6959">
      <w:pPr>
        <w:pStyle w:val="TDC30"/>
        <w:jc w:val="left"/>
        <w:rPr>
          <w:ins w:id="918" w:author="김은수" w:date="2026-10-12T12:26:00Z"/>
        </w:rPr>
        <w:pPrChange w:id="919" w:author="김은수" w:date="2026-10-12T23:56:00Z">
          <w:pPr>
            <w:ind w:leftChars="700" w:left="1400"/>
          </w:pPr>
        </w:pPrChange>
      </w:pPr>
      <w:ins w:id="920" w:author="김은수" w:date="2026-10-12T12:26:00Z">
        <w:del w:id="921" w:author="김은수" w:date="2026-10-12T23:56:00Z">
          <w:r>
            <w:rPr>
              <w:rFonts w:asciiTheme="minorEastAsia" w:hAnsiTheme="minorEastAsia" w:hint="eastAsia"/>
            </w:rPr>
            <w:delText>√ QCC5181을 통해 Bluetooth Classic 오디오를 송수신하고 BLE의 리모콘/매핑 명령과 응답을 E8300에 중계한다.</w:delText>
          </w:r>
        </w:del>
      </w:ins>
      <w:ins w:id="922" w:author="김은수" w:date="2026-10-12T23:56:00Z">
        <w:r w:rsidRPr="005A063B">
          <w:rPr>
            <w:b/>
            <w:bCs/>
            <w:color w:val="C00000"/>
          </w:rPr>
          <w:t xml:space="preserve">√ QCC5181은 </w:t>
        </w:r>
        <w:proofErr w:type="spellStart"/>
        <w:r w:rsidRPr="005A063B">
          <w:rPr>
            <w:b/>
            <w:bCs/>
            <w:color w:val="C00000"/>
          </w:rPr>
          <w:t>Bluetooth</w:t>
        </w:r>
        <w:proofErr w:type="spellEnd"/>
        <w:r w:rsidRPr="005A063B">
          <w:rPr>
            <w:b/>
            <w:bCs/>
            <w:color w:val="C00000"/>
          </w:rPr>
          <w:t xml:space="preserve"> </w:t>
        </w:r>
        <w:proofErr w:type="spellStart"/>
        <w:r w:rsidRPr="005A063B">
          <w:rPr>
            <w:b/>
            <w:bCs/>
            <w:color w:val="C00000"/>
          </w:rPr>
          <w:t>Classic</w:t>
        </w:r>
        <w:proofErr w:type="spellEnd"/>
        <w:r w:rsidRPr="005A063B">
          <w:rPr>
            <w:b/>
            <w:bCs/>
            <w:color w:val="C00000"/>
          </w:rPr>
          <w:t xml:space="preserve"> 수신 오디오를 I2S로 E8300에 전달하고, 전화 통화 시 DMIC 음성을 수음하여 통화 상대에게 송신한다. </w:t>
        </w:r>
        <w:proofErr w:type="spellStart"/>
        <w:r w:rsidRPr="005A063B">
          <w:rPr>
            <w:b/>
            <w:bCs/>
            <w:color w:val="C00000"/>
          </w:rPr>
          <w:t>DMIC는</w:t>
        </w:r>
        <w:proofErr w:type="spellEnd"/>
        <w:r w:rsidRPr="005A063B">
          <w:rPr>
            <w:b/>
            <w:bCs/>
            <w:color w:val="C00000"/>
          </w:rPr>
          <w:t xml:space="preserve"> E8300과 </w:t>
        </w:r>
        <w:proofErr w:type="spellStart"/>
        <w:r w:rsidRPr="005A063B">
          <w:rPr>
            <w:b/>
            <w:bCs/>
            <w:color w:val="C00000"/>
          </w:rPr>
          <w:t>QCC에</w:t>
        </w:r>
        <w:proofErr w:type="spellEnd"/>
        <w:r w:rsidRPr="005A063B">
          <w:rPr>
            <w:b/>
            <w:bCs/>
            <w:color w:val="C00000"/>
          </w:rPr>
          <w:t xml:space="preserve"> 함께 연결되며, 통화 상향 </w:t>
        </w:r>
        <w:r w:rsidRPr="005A063B">
          <w:rPr>
            <w:b/>
            <w:bCs/>
            <w:color w:val="C00000"/>
          </w:rPr>
          <w:lastRenderedPageBreak/>
          <w:t xml:space="preserve">마이크 입력과 I2S 수신 오디오는 서로 다른 경로다. </w:t>
        </w:r>
        <w:proofErr w:type="spellStart"/>
        <w:r w:rsidRPr="005A063B">
          <w:rPr>
            <w:b/>
            <w:bCs/>
            <w:color w:val="C00000"/>
          </w:rPr>
          <w:t>BLE의</w:t>
        </w:r>
        <w:proofErr w:type="spellEnd"/>
        <w:r w:rsidRPr="005A063B">
          <w:rPr>
            <w:b/>
            <w:bCs/>
            <w:color w:val="C00000"/>
          </w:rPr>
          <w:t xml:space="preserve"> </w:t>
        </w:r>
        <w:proofErr w:type="spellStart"/>
        <w:r w:rsidRPr="005A063B">
          <w:rPr>
            <w:b/>
            <w:bCs/>
            <w:color w:val="C00000"/>
          </w:rPr>
          <w:t>리모콘</w:t>
        </w:r>
        <w:proofErr w:type="spellEnd"/>
        <w:r w:rsidRPr="005A063B">
          <w:rPr>
            <w:b/>
            <w:bCs/>
            <w:color w:val="C00000"/>
          </w:rPr>
          <w:t xml:space="preserve">/매핑 명령과 응답은 </w:t>
        </w:r>
        <w:proofErr w:type="spellStart"/>
        <w:r w:rsidRPr="005A063B">
          <w:rPr>
            <w:b/>
            <w:bCs/>
            <w:color w:val="C00000"/>
          </w:rPr>
          <w:t>SPI로</w:t>
        </w:r>
        <w:proofErr w:type="spellEnd"/>
        <w:r w:rsidRPr="005A063B">
          <w:rPr>
            <w:b/>
            <w:bCs/>
            <w:color w:val="C00000"/>
          </w:rPr>
          <w:t xml:space="preserve"> E8300에 중계한다.</w:t>
        </w:r>
      </w:ins>
    </w:p>
    <w:p w14:paraId="336E98D2" w14:textId="77777777" w:rsidR="00EB2996" w:rsidRDefault="001E6959">
      <w:pPr>
        <w:pStyle w:val="TDC30"/>
        <w:jc w:val="left"/>
        <w:rPr>
          <w:ins w:id="923" w:author="김은수" w:date="2026-10-12T12:26:00Z"/>
        </w:rPr>
        <w:pPrChange w:id="924" w:author="김은수" w:date="2026-10-12T23:56:00Z">
          <w:pPr>
            <w:ind w:leftChars="700" w:left="1400"/>
          </w:pPr>
        </w:pPrChange>
      </w:pPr>
      <w:ins w:id="925" w:author="김은수" w:date="2026-10-12T12:26:00Z">
        <w:r>
          <w:rPr>
            <w:rFonts w:hint="eastAsia"/>
            <w:b/>
            <w:bCs/>
            <w:color w:val="C00000"/>
            <w:rPrChange w:id="926" w:author="김은수" w:date="2026-10-12T23:56:00Z">
              <w:rPr>
                <w:rFonts w:asciiTheme="minorEastAsia" w:hAnsiTheme="minorEastAsia" w:hint="eastAsia"/>
              </w:rPr>
            </w:rPrChange>
          </w:rPr>
          <w:t>√</w:t>
        </w:r>
        <w:r>
          <w:rPr>
            <w:b/>
            <w:bCs/>
            <w:color w:val="C00000"/>
            <w:rPrChange w:id="927" w:author="김은수" w:date="2026-10-12T23:56:00Z">
              <w:rPr>
                <w:rFonts w:asciiTheme="minorEastAsia" w:hAnsiTheme="minorEastAsia"/>
              </w:rPr>
            </w:rPrChange>
          </w:rPr>
          <w:t xml:space="preserve"> 보호 대상 BLE 데이터 접근에는 페어링과 CRA 인증을 요구한다. 오디오 송신, 연결 제한 및 인증/키 관리 조건은 소프트웨어 요구사항 사양서에 따른다.</w:t>
        </w:r>
      </w:ins>
    </w:p>
    <w:p w14:paraId="34E97872" w14:textId="77777777" w:rsidR="00EB3DA2" w:rsidRDefault="00EB3DA2">
      <w:pPr>
        <w:pStyle w:val="TDC3"/>
        <w:numPr>
          <w:ilvl w:val="2"/>
          <w:numId w:val="7"/>
        </w:numPr>
        <w:jc w:val="left"/>
        <w:pPrChange w:id="928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929" w:name="_Toc242805765"/>
      <w:r w:rsidRPr="001F7507">
        <w:t>소프트웨어와 사용자간 인터페이스</w:t>
      </w:r>
      <w:bookmarkEnd w:id="929"/>
    </w:p>
    <w:p w14:paraId="7BBE8FAE" w14:textId="77777777" w:rsidR="00EB3DA2" w:rsidRDefault="00E2529B">
      <w:pPr>
        <w:pStyle w:val="TDC30"/>
        <w:jc w:val="left"/>
        <w:pPrChange w:id="930" w:author="김은수" w:date="2026-10-12T23:56:00Z">
          <w:pPr>
            <w:pStyle w:val="a8"/>
            <w:ind w:leftChars="696" w:left="1392"/>
          </w:pPr>
        </w:pPrChange>
      </w:pPr>
      <w:r w:rsidRPr="001F7507">
        <w:t>사용자는 사운드처리기를 터치하여</w:t>
      </w:r>
      <w:r>
        <w:t xml:space="preserve"> </w:t>
      </w:r>
      <w:r w:rsidR="00345F53" w:rsidRPr="001F7507">
        <w:t xml:space="preserve">사운드처리기를 제어하고 </w:t>
      </w:r>
      <w:proofErr w:type="spellStart"/>
      <w:r w:rsidR="00345F53">
        <w:t>LED</w:t>
      </w:r>
      <w:r w:rsidR="00345F53" w:rsidRPr="001F7507">
        <w:t>를</w:t>
      </w:r>
      <w:proofErr w:type="spellEnd"/>
      <w:r w:rsidR="00345F53" w:rsidRPr="001F7507">
        <w:t xml:space="preserve"> 확인하여 사운드 처리기의 상태를 확인한다.</w:t>
      </w:r>
    </w:p>
    <w:p w14:paraId="589AFBBC" w14:textId="77777777" w:rsidR="00C57289" w:rsidRDefault="00EB3DA2">
      <w:pPr>
        <w:pStyle w:val="TDC2"/>
        <w:numPr>
          <w:ilvl w:val="1"/>
          <w:numId w:val="7"/>
        </w:numPr>
        <w:jc w:val="left"/>
        <w:pPrChange w:id="931" w:author="김은수" w:date="2026-10-12T23:56:00Z">
          <w:pPr>
            <w:pStyle w:val="2"/>
            <w:numPr>
              <w:ilvl w:val="1"/>
              <w:numId w:val="7"/>
            </w:numPr>
            <w:ind w:leftChars="0" w:left="198"/>
          </w:pPr>
        </w:pPrChange>
      </w:pPr>
      <w:bookmarkStart w:id="932" w:name="_Toc242805766"/>
      <w:r w:rsidRPr="001F7507">
        <w:t>사용자에 의해 조정되는 소프트웨어 특징</w:t>
      </w:r>
      <w:bookmarkEnd w:id="932"/>
    </w:p>
    <w:p w14:paraId="4CB844B8" w14:textId="77777777" w:rsidR="00EB3DA2" w:rsidRDefault="00345F53">
      <w:pPr>
        <w:pStyle w:val="TDC20"/>
        <w:jc w:val="left"/>
        <w:pPrChange w:id="933" w:author="김은수" w:date="2026-10-12T23:56:00Z">
          <w:pPr>
            <w:pStyle w:val="a8"/>
            <w:ind w:leftChars="413" w:left="826"/>
          </w:pPr>
        </w:pPrChange>
      </w:pPr>
      <w:r w:rsidRPr="001F7507">
        <w:t xml:space="preserve">사용자는 사운드 처리기의 </w:t>
      </w:r>
      <w:proofErr w:type="spellStart"/>
      <w:r>
        <w:t>UI</w:t>
      </w:r>
      <w:r w:rsidRPr="001F7507">
        <w:t>를</w:t>
      </w:r>
      <w:proofErr w:type="spellEnd"/>
      <w:r w:rsidRPr="001F7507">
        <w:t xml:space="preserve"> 사용하여 전원을 켜고</w:t>
      </w:r>
      <w:r>
        <w:t>/</w:t>
      </w:r>
      <w:r w:rsidRPr="001F7507">
        <w:t>끌 수 있으며,</w:t>
      </w:r>
      <w:r>
        <w:t xml:space="preserve"> </w:t>
      </w:r>
      <w:proofErr w:type="spellStart"/>
      <w:r w:rsidRPr="001F7507">
        <w:t>리모콘</w:t>
      </w:r>
      <w:proofErr w:type="spellEnd"/>
      <w:r w:rsidRPr="001F7507">
        <w:t xml:space="preserve"> 앱을 사용하여 맵 프로그램,</w:t>
      </w:r>
      <w:r>
        <w:t xml:space="preserve"> </w:t>
      </w:r>
      <w:r w:rsidRPr="001F7507">
        <w:t>자극 볼륨,</w:t>
      </w:r>
      <w:r>
        <w:t xml:space="preserve"> </w:t>
      </w:r>
      <w:r w:rsidRPr="001F7507">
        <w:t>마이크 감도</w:t>
      </w:r>
      <w:r>
        <w:t xml:space="preserve">, </w:t>
      </w:r>
      <w:r w:rsidRPr="001F7507">
        <w:t>L</w:t>
      </w:r>
      <w:r>
        <w:t xml:space="preserve">ED </w:t>
      </w:r>
      <w:r w:rsidRPr="001F7507">
        <w:t>알림 등을 조정할 수 있다.</w:t>
      </w:r>
    </w:p>
    <w:p w14:paraId="5431367C" w14:textId="77777777" w:rsidR="00EB3DA2" w:rsidRDefault="00EB3DA2">
      <w:pPr>
        <w:pStyle w:val="TDC2"/>
        <w:numPr>
          <w:ilvl w:val="1"/>
          <w:numId w:val="7"/>
        </w:numPr>
        <w:jc w:val="left"/>
        <w:pPrChange w:id="934" w:author="김은수" w:date="2026-10-12T23:56:00Z">
          <w:pPr>
            <w:pStyle w:val="2"/>
            <w:numPr>
              <w:ilvl w:val="1"/>
              <w:numId w:val="7"/>
            </w:numPr>
            <w:ind w:leftChars="0" w:left="198"/>
          </w:pPr>
        </w:pPrChange>
      </w:pPr>
      <w:bookmarkStart w:id="935" w:name="_Toc242805767"/>
      <w:r w:rsidRPr="001F7507">
        <w:t>소프트웨어 동작 환경</w:t>
      </w:r>
      <w:bookmarkEnd w:id="935"/>
    </w:p>
    <w:p w14:paraId="7F04259C" w14:textId="77777777" w:rsidR="00EB3DA2" w:rsidRDefault="00EB3DA2">
      <w:pPr>
        <w:pStyle w:val="TDC3"/>
        <w:numPr>
          <w:ilvl w:val="2"/>
          <w:numId w:val="7"/>
        </w:numPr>
        <w:jc w:val="left"/>
        <w:pPrChange w:id="936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937" w:name="_Toc242805768"/>
      <w:r w:rsidRPr="001F7507">
        <w:t>프로그램 언어</w:t>
      </w:r>
      <w:bookmarkEnd w:id="937"/>
    </w:p>
    <w:p w14:paraId="5D23C775" w14:textId="77777777" w:rsidR="00EB3DA2" w:rsidRPr="00EB3DA2" w:rsidRDefault="00345F53">
      <w:pPr>
        <w:pStyle w:val="TDC30"/>
        <w:jc w:val="left"/>
        <w:pPrChange w:id="938" w:author="김은수" w:date="2026-10-12T23:56:00Z">
          <w:pPr>
            <w:ind w:leftChars="700" w:left="1400"/>
          </w:pPr>
        </w:pPrChange>
      </w:pPr>
      <w:r>
        <w:t xml:space="preserve">C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40A7C206" w14:textId="77777777" w:rsidR="00EB3DA2" w:rsidRDefault="00EB3DA2">
      <w:pPr>
        <w:pStyle w:val="TDC3"/>
        <w:numPr>
          <w:ilvl w:val="2"/>
          <w:numId w:val="7"/>
        </w:numPr>
        <w:jc w:val="left"/>
        <w:pPrChange w:id="939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940" w:name="_Toc242805769"/>
      <w:r w:rsidRPr="001F7507">
        <w:t>운영 체재</w:t>
      </w:r>
      <w:bookmarkEnd w:id="940"/>
    </w:p>
    <w:p w14:paraId="7ECB36F1" w14:textId="77777777" w:rsidR="00EB3DA2" w:rsidRPr="00EB3DA2" w:rsidRDefault="00345F53">
      <w:pPr>
        <w:pStyle w:val="TDC30"/>
        <w:jc w:val="left"/>
        <w:rPr>
          <w:del w:id="941" w:author="김은수" w:date="2026-09-28T17:07:00Z" w16du:dateUtc="2026-09-28T08:07:00Z"/>
        </w:rPr>
        <w:pPrChange w:id="942" w:author="김은수" w:date="2026-10-12T23:56:00Z">
          <w:pPr>
            <w:ind w:leftChars="700" w:left="1400"/>
          </w:pPr>
        </w:pPrChange>
      </w:pPr>
      <w:del w:id="943" w:author="김은수" w:date="2026-09-28T17:07:00Z" w16du:dateUtc="2026-09-28T08:07:00Z">
        <w:r>
          <w:rPr>
            <w:rFonts w:hint="eastAsia"/>
          </w:rPr>
          <w:delText>없음.</w:delText>
        </w:r>
      </w:del>
    </w:p>
    <w:p w14:paraId="5507C8CA" w14:textId="77777777" w:rsidR="00EB3DA2" w:rsidRPr="00EB3DA2" w:rsidRDefault="00345F53">
      <w:pPr>
        <w:pStyle w:val="TDC30"/>
        <w:jc w:val="left"/>
        <w:rPr>
          <w:ins w:id="944" w:author="김은수" w:date="2026-09-28T17:07:00Z" w16du:dateUtc="2026-09-28T08:07:00Z"/>
        </w:rPr>
        <w:pPrChange w:id="945" w:author="김은수" w:date="2026-10-12T23:56:00Z">
          <w:pPr>
            <w:ind w:leftChars="700" w:left="1400"/>
          </w:pPr>
        </w:pPrChange>
      </w:pPr>
      <w:ins w:id="946" w:author="김은수" w:date="2026-09-28T17:07:00Z" w16du:dateUtc="2026-09-28T08:07:00Z">
        <w:r w:rsidRPr="001F7507">
          <w:t>E8300 펌웨어는 별도 운영체제 없이 동작한다.</w:t>
        </w:r>
      </w:ins>
    </w:p>
    <w:p w14:paraId="26AED65C" w14:textId="77777777" w:rsidR="00EB2996" w:rsidRDefault="001E6959">
      <w:pPr>
        <w:pStyle w:val="TDC30"/>
        <w:jc w:val="left"/>
        <w:rPr>
          <w:ins w:id="947" w:author="김은수" w:date="2026-10-12T12:26:00Z"/>
        </w:rPr>
        <w:pPrChange w:id="948" w:author="김은수" w:date="2026-10-12T23:56:00Z">
          <w:pPr>
            <w:ind w:leftChars="700" w:left="1400"/>
          </w:pPr>
        </w:pPrChange>
      </w:pPr>
      <w:ins w:id="949" w:author="김은수" w:date="2026-10-12T12:26:00Z">
        <w:r w:rsidRPr="001F7507">
          <w:rPr>
            <w:b/>
            <w:bCs/>
            <w:color w:val="C00000"/>
          </w:rPr>
          <w:t xml:space="preserve">QCC5181은 제조사 제공 </w:t>
        </w:r>
        <w:proofErr w:type="spellStart"/>
        <w:r w:rsidRPr="001F7507">
          <w:rPr>
            <w:b/>
            <w:bCs/>
            <w:color w:val="C00000"/>
          </w:rPr>
          <w:t>Built-in</w:t>
        </w:r>
        <w:proofErr w:type="spellEnd"/>
        <w:r w:rsidRPr="001F7507">
          <w:rPr>
            <w:b/>
            <w:bCs/>
            <w:color w:val="C00000"/>
          </w:rPr>
          <w:t xml:space="preserve"> </w:t>
        </w:r>
        <w:proofErr w:type="spellStart"/>
        <w:r w:rsidRPr="001F7507">
          <w:rPr>
            <w:b/>
            <w:bCs/>
            <w:color w:val="C00000"/>
          </w:rPr>
          <w:t>library와</w:t>
        </w:r>
        <w:proofErr w:type="spellEnd"/>
        <w:r w:rsidRPr="001F7507">
          <w:rPr>
            <w:b/>
            <w:bCs/>
            <w:color w:val="C00000"/>
          </w:rPr>
          <w:t xml:space="preserve"> </w:t>
        </w:r>
        <w:proofErr w:type="spellStart"/>
        <w:r w:rsidRPr="001F7507">
          <w:rPr>
            <w:b/>
            <w:bCs/>
            <w:color w:val="C00000"/>
          </w:rPr>
          <w:t>scheduler를</w:t>
        </w:r>
        <w:proofErr w:type="spellEnd"/>
        <w:r w:rsidRPr="001F7507">
          <w:rPr>
            <w:b/>
            <w:bCs/>
            <w:color w:val="C00000"/>
          </w:rPr>
          <w:t xml:space="preserve"> 사용하는 펌웨어로 구성한다. </w:t>
        </w:r>
        <w:proofErr w:type="spellStart"/>
        <w:r w:rsidRPr="001F7507">
          <w:rPr>
            <w:b/>
            <w:bCs/>
            <w:color w:val="C00000"/>
          </w:rPr>
          <w:t>QCC의</w:t>
        </w:r>
        <w:proofErr w:type="spellEnd"/>
        <w:r w:rsidRPr="001F7507">
          <w:rPr>
            <w:b/>
            <w:bCs/>
            <w:color w:val="C00000"/>
          </w:rPr>
          <w:t xml:space="preserve"> 실행 환경은 E8300의 운영체제 사용 여부와 별도로 정의한다.</w:t>
        </w:r>
      </w:ins>
    </w:p>
    <w:p w14:paraId="1C624D42" w14:textId="77777777" w:rsidR="00EB2996" w:rsidRDefault="001E6959">
      <w:pPr>
        <w:pStyle w:val="TDC30"/>
        <w:keepLines/>
        <w:jc w:val="left"/>
        <w:rPr>
          <w:ins w:id="950" w:author="김은수" w:date="2026-10-12T12:26:00Z"/>
        </w:rPr>
        <w:pPrChange w:id="951" w:author="김은수" w:date="2026-10-12T23:56:00Z">
          <w:pPr>
            <w:keepLines/>
            <w:ind w:leftChars="700" w:left="1400"/>
          </w:pPr>
        </w:pPrChange>
      </w:pPr>
      <w:ins w:id="952" w:author="김은수" w:date="2026-10-12T12:26:00Z">
        <w:del w:id="953" w:author="김은수" w:date="2026-10-13T08:33:00Z">
          <w:r>
            <w:rPr>
              <w:color w:val="C00000"/>
              <w:sz w:val="24"/>
              <w:szCs w:val="24"/>
              <w:u w:val="single"/>
            </w:rPr>
            <w:delText>[QCC 자료 입력] QCC의 실제 ADK/실행 환경, scheduler 구성과 사용 버전을 입력한다.</w:delText>
          </w:r>
        </w:del>
      </w:ins>
      <w:proofErr w:type="spellStart"/>
      <w:ins w:id="954" w:author="김은수" w:date="2026-10-13T08:33:00Z">
        <w:r>
          <w:t>QCC의</w:t>
        </w:r>
        <w:proofErr w:type="spellEnd"/>
        <w:r>
          <w:t xml:space="preserve"> 실제 ADK/실행 환경, </w:t>
        </w:r>
        <w:proofErr w:type="spellStart"/>
        <w:r>
          <w:t>scheduler</w:t>
        </w:r>
        <w:proofErr w:type="spellEnd"/>
        <w:r>
          <w:t xml:space="preserve"> 구성과 사용 버전은 미확정이다.</w:t>
        </w:r>
      </w:ins>
    </w:p>
    <w:p w14:paraId="023A9B8C" w14:textId="77777777" w:rsidR="00EB3DA2" w:rsidRPr="00EB3DA2" w:rsidRDefault="00EB3DA2">
      <w:pPr>
        <w:pStyle w:val="TDC3"/>
        <w:numPr>
          <w:ilvl w:val="2"/>
          <w:numId w:val="7"/>
        </w:numPr>
        <w:jc w:val="left"/>
        <w:pPrChange w:id="955" w:author="김은수" w:date="2026-10-12T23:56:00Z">
          <w:pPr>
            <w:pStyle w:val="3"/>
            <w:numPr>
              <w:ilvl w:val="2"/>
              <w:numId w:val="7"/>
            </w:numPr>
            <w:ind w:leftChars="0" w:left="397"/>
          </w:pPr>
        </w:pPrChange>
      </w:pPr>
      <w:bookmarkStart w:id="956" w:name="_Toc242805770"/>
      <w:r w:rsidRPr="001F7507">
        <w:t>기성용 소프트웨어 사용</w:t>
      </w:r>
      <w:bookmarkEnd w:id="956"/>
    </w:p>
    <w:p w14:paraId="1D6DF0AD" w14:textId="77777777" w:rsidR="00EB3DA2" w:rsidRPr="00EB3DA2" w:rsidRDefault="00EB3DA2">
      <w:pPr>
        <w:pStyle w:val="TDC30"/>
        <w:keepNext/>
        <w:jc w:val="left"/>
        <w:pPrChange w:id="957" w:author="김은수" w:date="2026-10-12T23:56:00Z">
          <w:pPr>
            <w:ind w:leftChars="700" w:left="1400"/>
          </w:pPr>
        </w:pPrChange>
      </w:pPr>
      <w:del w:id="958" w:author="김은수" w:date="2026-09-28T17:07:00Z" w16du:dateUtc="2026-09-28T08:07:00Z">
        <w:r>
          <w:rPr>
            <w:rFonts w:hint="eastAsia"/>
          </w:rPr>
          <w:delText>없음.</w:delText>
        </w:r>
      </w:del>
      <w:proofErr w:type="spellStart"/>
      <w:ins w:id="959" w:author="김은수" w:date="2026-09-28T17:07:00Z" w16du:dateUtc="2026-09-28T08:07:00Z">
        <w:r w:rsidRPr="001F7507">
          <w:t>onsemi</w:t>
        </w:r>
        <w:proofErr w:type="spellEnd"/>
        <w:r w:rsidRPr="001F7507">
          <w:t xml:space="preserve"> E8300 </w:t>
        </w:r>
        <w:proofErr w:type="spellStart"/>
        <w:r w:rsidRPr="001F7507">
          <w:t>SDK와</w:t>
        </w:r>
        <w:proofErr w:type="spellEnd"/>
        <w:r w:rsidRPr="001F7507">
          <w:t xml:space="preserve"> 제조사 제공 라이브러리를 사용한다.</w:t>
        </w:r>
      </w:ins>
      <w:bookmarkEnd w:id="908"/>
    </w:p>
    <w:p w14:paraId="1DB6D3C6" w14:textId="77777777" w:rsidR="00EB2996" w:rsidRDefault="001E6959">
      <w:pPr>
        <w:pStyle w:val="TDC30"/>
        <w:keepNext/>
        <w:jc w:val="left"/>
        <w:rPr>
          <w:ins w:id="960" w:author="김은수" w:date="2026-10-12T12:26:00Z"/>
        </w:rPr>
        <w:pPrChange w:id="961" w:author="김은수" w:date="2026-10-12T23:56:00Z">
          <w:pPr>
            <w:ind w:leftChars="700" w:left="1400"/>
          </w:pPr>
        </w:pPrChange>
      </w:pPr>
      <w:ins w:id="962" w:author="김은수" w:date="2026-10-12T12:26:00Z">
        <w:r w:rsidRPr="001F7507">
          <w:rPr>
            <w:b/>
            <w:bCs/>
            <w:color w:val="C00000"/>
          </w:rPr>
          <w:t xml:space="preserve">QCC5181은 제조사 제공 </w:t>
        </w:r>
        <w:proofErr w:type="spellStart"/>
        <w:r w:rsidRPr="001F7507">
          <w:rPr>
            <w:b/>
            <w:bCs/>
            <w:color w:val="C00000"/>
          </w:rPr>
          <w:t>Bluetooth</w:t>
        </w:r>
        <w:proofErr w:type="spellEnd"/>
        <w:r w:rsidRPr="001F7507">
          <w:rPr>
            <w:b/>
            <w:bCs/>
            <w:color w:val="C00000"/>
          </w:rPr>
          <w:t xml:space="preserve"> </w:t>
        </w:r>
        <w:proofErr w:type="spellStart"/>
        <w:r w:rsidRPr="001F7507">
          <w:rPr>
            <w:b/>
            <w:bCs/>
            <w:color w:val="C00000"/>
          </w:rPr>
          <w:t>stack과</w:t>
        </w:r>
        <w:proofErr w:type="spellEnd"/>
        <w:r w:rsidRPr="001F7507">
          <w:rPr>
            <w:b/>
            <w:bCs/>
            <w:color w:val="C00000"/>
          </w:rPr>
          <w:t xml:space="preserve"> </w:t>
        </w:r>
        <w:proofErr w:type="spellStart"/>
        <w:r w:rsidRPr="001F7507">
          <w:rPr>
            <w:b/>
            <w:bCs/>
            <w:color w:val="C00000"/>
          </w:rPr>
          <w:t>Built-in</w:t>
        </w:r>
        <w:proofErr w:type="spellEnd"/>
        <w:r w:rsidRPr="001F7507">
          <w:rPr>
            <w:b/>
            <w:bCs/>
            <w:color w:val="C00000"/>
          </w:rPr>
          <w:t xml:space="preserve"> </w:t>
        </w:r>
        <w:proofErr w:type="spellStart"/>
        <w:r w:rsidRPr="001F7507">
          <w:rPr>
            <w:b/>
            <w:bCs/>
            <w:color w:val="C00000"/>
          </w:rPr>
          <w:t>library를</w:t>
        </w:r>
        <w:proofErr w:type="spellEnd"/>
        <w:r w:rsidRPr="001F7507">
          <w:rPr>
            <w:b/>
            <w:bCs/>
            <w:color w:val="C00000"/>
          </w:rPr>
          <w:t xml:space="preserve"> 사용한다.</w:t>
        </w:r>
      </w:ins>
    </w:p>
    <w:p w14:paraId="09E722E2" w14:textId="42456B24" w:rsidR="00EB2996" w:rsidRDefault="001E6959" w:rsidP="00CD0F8A">
      <w:pPr>
        <w:rPr>
          <w:ins w:id="963" w:author="김은수" w:date="2026-10-12T12:26:00Z"/>
          <w:rFonts w:hint="eastAsia"/>
        </w:rPr>
        <w:pPrChange w:id="964" w:author="김은수" w:date="2026-10-13T17:58:00Z" w16du:dateUtc="2026-10-13T08:58:00Z">
          <w:pPr>
            <w:ind w:leftChars="700" w:left="1400"/>
          </w:pPr>
        </w:pPrChange>
      </w:pPr>
      <w:ins w:id="965" w:author="김은수" w:date="2026-10-12T12:26:00Z">
        <w:del w:id="966" w:author="김은수" w:date="2026-10-13T08:33:00Z">
          <w:r>
            <w:delText>[QCC 자료 입력] QCC 제조사 소프트웨어의 식별/버전, 사용 범위와 검토 근</w:delText>
          </w:r>
        </w:del>
      </w:ins>
    </w:p>
    <w:sectPr w:rsidR="00EB2996" w:rsidSect="00B2429A">
      <w:headerReference w:type="default" r:id="rId12"/>
      <w:footerReference w:type="default" r:id="rId13"/>
      <w:pgSz w:w="11906" w:h="16838" w:code="9"/>
      <w:pgMar w:top="1134" w:right="1134" w:bottom="851" w:left="1134" w:header="1020" w:footer="68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B1E4" w14:textId="77777777" w:rsidR="00CD486C" w:rsidRDefault="00CD486C" w:rsidP="003325E9">
      <w:pPr>
        <w:spacing w:after="0" w:line="240" w:lineRule="auto"/>
      </w:pPr>
      <w:r>
        <w:separator/>
      </w:r>
    </w:p>
  </w:endnote>
  <w:endnote w:type="continuationSeparator" w:id="0">
    <w:p w14:paraId="7EEDE80C" w14:textId="77777777" w:rsidR="00CD486C" w:rsidRDefault="00CD486C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2B34" w14:textId="77777777" w:rsidR="00EB3DA2" w:rsidRDefault="00EB3DA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9F21" w14:textId="77777777" w:rsidR="00CD486C" w:rsidRDefault="00CD486C" w:rsidP="003325E9">
      <w:pPr>
        <w:spacing w:after="0" w:line="240" w:lineRule="auto"/>
      </w:pPr>
      <w:r>
        <w:separator/>
      </w:r>
    </w:p>
  </w:footnote>
  <w:footnote w:type="continuationSeparator" w:id="0">
    <w:p w14:paraId="48968F25" w14:textId="77777777" w:rsidR="00CD486C" w:rsidRDefault="00CD486C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187"/>
      <w:gridCol w:w="1417"/>
      <w:gridCol w:w="1834"/>
    </w:tblGrid>
    <w:tr w:rsidR="00EB3DA2" w14:paraId="4A3F1B62" w14:textId="77777777" w:rsidTr="00EC11C9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5804676D" w14:textId="77777777" w:rsidR="00EB3DA2" w:rsidRPr="00F91CD3" w:rsidRDefault="0081293F" w:rsidP="005170B0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20FC7C0B" wp14:editId="112F8685">
                <wp:extent cx="1356360" cy="450215"/>
                <wp:effectExtent l="0" t="0" r="0" b="6985"/>
                <wp:docPr id="9" name="그림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7" w:type="dxa"/>
          <w:vMerge w:val="restart"/>
          <w:vAlign w:val="center"/>
        </w:tcPr>
        <w:p w14:paraId="3C00AA8C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 w:rsidRPr="007D50CE">
            <w:rPr>
              <w:rFonts w:asciiTheme="minorEastAsia" w:hAnsiTheme="minorEastAsia" w:hint="eastAsia"/>
              <w:b/>
              <w:bCs/>
              <w:sz w:val="30"/>
              <w:szCs w:val="30"/>
            </w:rPr>
            <w:t>소프트웨어</w:t>
          </w:r>
          <w:r w:rsidRPr="007D50CE">
            <w:rPr>
              <w:rFonts w:asciiTheme="minorEastAsia" w:hAnsiTheme="minorEastAsia"/>
              <w:b/>
              <w:bCs/>
              <w:sz w:val="30"/>
              <w:szCs w:val="30"/>
            </w:rPr>
            <w:t xml:space="preserve"> </w:t>
          </w:r>
          <w:r w:rsidR="000D5860">
            <w:rPr>
              <w:rFonts w:asciiTheme="minorEastAsia" w:hAnsiTheme="minorEastAsia" w:hint="eastAsia"/>
              <w:b/>
              <w:bCs/>
              <w:sz w:val="30"/>
              <w:szCs w:val="30"/>
            </w:rPr>
            <w:t>일반 요구사항</w:t>
          </w:r>
        </w:p>
      </w:tc>
      <w:tc>
        <w:tcPr>
          <w:tcW w:w="1417" w:type="dxa"/>
          <w:vAlign w:val="center"/>
        </w:tcPr>
        <w:p w14:paraId="009B908F" w14:textId="77777777" w:rsidR="00EB3DA2" w:rsidRPr="000F5030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</w:rPr>
          </w:pPr>
          <w:r>
            <w:rPr>
              <w:rFonts w:asciiTheme="minorEastAsia" w:hAnsiTheme="minorEastAsia" w:hint="eastAsia"/>
              <w:b/>
              <w:bCs/>
            </w:rPr>
            <w:t>문서번호</w:t>
          </w:r>
        </w:p>
      </w:tc>
      <w:tc>
        <w:tcPr>
          <w:tcW w:w="1834" w:type="dxa"/>
          <w:vAlign w:val="center"/>
        </w:tcPr>
        <w:p w14:paraId="6B056D4D" w14:textId="77777777" w:rsidR="00EB3DA2" w:rsidRPr="00EC11C9" w:rsidRDefault="00147C34" w:rsidP="005170B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147C34">
            <w:rPr>
              <w:rFonts w:asciiTheme="minorEastAsia" w:hAnsiTheme="minorEastAsia"/>
              <w:sz w:val="18"/>
              <w:szCs w:val="18"/>
            </w:rPr>
            <w:t>SGR-FW-</w:t>
          </w:r>
          <w:del w:id="967" w:author="김은수" w:date="2026-09-28T17:07:00Z" w16du:dateUtc="2026-09-28T08:07:00Z">
            <w:r w:rsidRPr="00147C34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968" w:author="김은수" w:date="2026-09-28T17:07:00Z" w16du:dateUtc="2026-09-28T08:07:00Z">
            <w:r w:rsidRPr="00147C34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EB3DA2" w14:paraId="6711C996" w14:textId="77777777" w:rsidTr="00EC11C9">
      <w:trPr>
        <w:cantSplit/>
        <w:trHeight w:val="378"/>
      </w:trPr>
      <w:tc>
        <w:tcPr>
          <w:tcW w:w="2248" w:type="dxa"/>
          <w:vMerge/>
          <w:vAlign w:val="center"/>
        </w:tcPr>
        <w:p w14:paraId="720A6015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/>
          <w:vAlign w:val="center"/>
        </w:tcPr>
        <w:p w14:paraId="1314EB89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17" w:type="dxa"/>
          <w:vAlign w:val="center"/>
        </w:tcPr>
        <w:p w14:paraId="249C9B72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</w:t>
          </w:r>
          <w:proofErr w:type="spellStart"/>
          <w:r w:rsidRPr="00D1008A">
            <w:rPr>
              <w:rFonts w:asciiTheme="minorEastAsia" w:hAnsiTheme="minorEastAsia" w:hint="eastAsia"/>
              <w:b/>
              <w:bCs/>
            </w:rPr>
            <w:t>정일자</w:t>
          </w:r>
          <w:proofErr w:type="spellEnd"/>
        </w:p>
      </w:tc>
      <w:tc>
        <w:tcPr>
          <w:tcW w:w="1834" w:type="dxa"/>
          <w:vAlign w:val="center"/>
        </w:tcPr>
        <w:p w14:paraId="2704327E" w14:textId="77777777" w:rsidR="00EB3DA2" w:rsidRPr="00D1008A" w:rsidRDefault="006D127E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del w:id="969" w:author="김은수" w:date="2026-09-28T17:07:00Z" w16du:dateUtc="2026-09-28T08:07:00Z"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delText>2020.11.13</w:delText>
            </w:r>
          </w:del>
        </w:p>
      </w:tc>
    </w:tr>
    <w:tr w:rsidR="00EB3DA2" w14:paraId="15DD1459" w14:textId="77777777" w:rsidTr="00EC11C9">
      <w:trPr>
        <w:cantSplit/>
        <w:trHeight w:val="115"/>
      </w:trPr>
      <w:tc>
        <w:tcPr>
          <w:tcW w:w="2248" w:type="dxa"/>
          <w:vMerge/>
          <w:vAlign w:val="center"/>
        </w:tcPr>
        <w:p w14:paraId="306F7A13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 w:val="restart"/>
          <w:vAlign w:val="center"/>
        </w:tcPr>
        <w:p w14:paraId="3FAB0B09" w14:textId="77777777" w:rsidR="00EB3DA2" w:rsidRPr="00F35CE2" w:rsidRDefault="00F35CE2" w:rsidP="005170B0">
          <w:pPr>
            <w:spacing w:after="0" w:line="240" w:lineRule="auto"/>
            <w:jc w:val="center"/>
            <w:rPr>
              <w:rFonts w:asciiTheme="minorEastAsia" w:hAnsiTheme="minorEastAsia"/>
              <w:sz w:val="24"/>
              <w:szCs w:val="24"/>
            </w:rPr>
          </w:pPr>
          <w:del w:id="970" w:author="김은수" w:date="2026-09-28T17:07:00Z" w16du:dateUtc="2026-09-28T08:07:00Z">
            <w:r>
              <w:rPr>
                <w:rFonts w:asciiTheme="minorEastAsia" w:hAnsiTheme="minorEastAsia" w:hint="eastAsia"/>
                <w:sz w:val="24"/>
                <w:szCs w:val="24"/>
              </w:rPr>
              <w:delText>T</w:delText>
            </w:r>
            <w:r>
              <w:rPr>
                <w:rFonts w:asciiTheme="minorEastAsia" w:hAnsiTheme="minorEastAsia"/>
                <w:sz w:val="24"/>
                <w:szCs w:val="24"/>
              </w:rPr>
              <w:delText>D20B</w:delText>
            </w:r>
          </w:del>
          <w:ins w:id="971" w:author="김은수" w:date="2026-09-28T17:07:00Z" w16du:dateUtc="2026-09-28T08:07:00Z">
            <w:r>
              <w:rPr>
                <w:rFonts w:asciiTheme="minorEastAsia" w:hAnsiTheme="minorEastAsia" w:hint="eastAsia"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 w:hint="eastAsia"/>
              <w:sz w:val="24"/>
              <w:szCs w:val="24"/>
            </w:rPr>
            <w:t>-A-EXT</w:t>
          </w:r>
        </w:p>
      </w:tc>
      <w:tc>
        <w:tcPr>
          <w:tcW w:w="1417" w:type="dxa"/>
          <w:vAlign w:val="center"/>
        </w:tcPr>
        <w:p w14:paraId="1FD333D6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 번호</w:t>
          </w:r>
        </w:p>
      </w:tc>
      <w:tc>
        <w:tcPr>
          <w:tcW w:w="1834" w:type="dxa"/>
          <w:vAlign w:val="center"/>
        </w:tcPr>
        <w:p w14:paraId="04784AE0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sz w:val="22"/>
            </w:rPr>
            <w:t>0</w:t>
          </w:r>
        </w:p>
      </w:tc>
    </w:tr>
    <w:tr w:rsidR="00EB3DA2" w14:paraId="6B2276EF" w14:textId="77777777" w:rsidTr="00EC11C9">
      <w:trPr>
        <w:cantSplit/>
        <w:trHeight w:val="123"/>
      </w:trPr>
      <w:tc>
        <w:tcPr>
          <w:tcW w:w="2248" w:type="dxa"/>
          <w:vMerge/>
          <w:vAlign w:val="center"/>
        </w:tcPr>
        <w:p w14:paraId="5D624ACF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/>
          <w:vAlign w:val="center"/>
        </w:tcPr>
        <w:p w14:paraId="1EDCD50C" w14:textId="77777777" w:rsidR="00EB3DA2" w:rsidRPr="00F91CD3" w:rsidRDefault="00EB3DA2" w:rsidP="005170B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17" w:type="dxa"/>
          <w:vAlign w:val="center"/>
        </w:tcPr>
        <w:p w14:paraId="18E5EBC7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proofErr w:type="spellStart"/>
          <w:r w:rsidRPr="00D1008A">
            <w:rPr>
              <w:rFonts w:asciiTheme="minorEastAsia" w:hAnsiTheme="minorEastAsia" w:hint="eastAsia"/>
              <w:b/>
              <w:bCs/>
            </w:rPr>
            <w:t>페</w:t>
          </w:r>
          <w:proofErr w:type="spellEnd"/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이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지</w:t>
          </w:r>
        </w:p>
      </w:tc>
      <w:tc>
        <w:tcPr>
          <w:tcW w:w="1834" w:type="dxa"/>
          <w:vAlign w:val="center"/>
        </w:tcPr>
        <w:p w14:paraId="4792F088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PAGE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2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  <w:r w:rsidRPr="00D1008A">
            <w:rPr>
              <w:rStyle w:val="ad"/>
              <w:rFonts w:asciiTheme="minorEastAsia" w:hAnsiTheme="minorEastAsia" w:hint="eastAsia"/>
            </w:rPr>
            <w:t>/</w:t>
          </w: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NUMPAGES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120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</w:p>
      </w:tc>
    </w:tr>
  </w:tbl>
  <w:p w14:paraId="24398D63" w14:textId="77777777" w:rsidR="00EB3DA2" w:rsidRPr="005170B0" w:rsidRDefault="00EB3DA2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FB482E"/>
    <w:multiLevelType w:val="multilevel"/>
    <w:tmpl w:val="168C6D9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맑은 고딕" w:eastAsia="맑은 고딕" w:hAnsi="맑은 고딕" w:cs="맑은 고딕"/>
        <w:b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198" w:firstLine="0"/>
      </w:pPr>
      <w:rPr>
        <w:rFonts w:ascii="맑은 고딕" w:eastAsia="맑은 고딕" w:hAnsi="맑은 고딕" w:cs="맑은 고딕"/>
        <w:b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397" w:firstLine="0"/>
      </w:pPr>
      <w:rPr>
        <w:rFonts w:ascii="맑은 고딕" w:eastAsia="맑은 고딕" w:hAnsi="맑은 고딕" w:cs="맑은 고딕"/>
        <w:b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595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794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992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ED56AD"/>
    <w:multiLevelType w:val="hybridMultilevel"/>
    <w:tmpl w:val="79FE8D62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6" w15:restartNumberingAfterBreak="0">
    <w:nsid w:val="47135949"/>
    <w:multiLevelType w:val="hybridMultilevel"/>
    <w:tmpl w:val="60147326"/>
    <w:lvl w:ilvl="0" w:tplc="04090009">
      <w:start w:val="1"/>
      <w:numFmt w:val="bullet"/>
      <w:pStyle w:val="TDC1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pStyle w:val="TDC2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pStyle w:val="TDC3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pStyle w:val="TDC4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pStyle w:val="TDC5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pStyle w:val="TDC6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9" w15:restartNumberingAfterBreak="0">
    <w:nsid w:val="62A179FE"/>
    <w:multiLevelType w:val="hybridMultilevel"/>
    <w:tmpl w:val="E90C2C20"/>
    <w:lvl w:ilvl="0" w:tplc="D44032CA">
      <w:numFmt w:val="bullet"/>
      <w:lvlText w:val="-"/>
      <w:lvlJc w:val="left"/>
      <w:pPr>
        <w:ind w:left="18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10" w:hanging="440"/>
      </w:pPr>
      <w:rPr>
        <w:rFonts w:ascii="Wingdings" w:hAnsi="Wingdings" w:hint="default"/>
      </w:rPr>
    </w:lvl>
  </w:abstractNum>
  <w:abstractNum w:abstractNumId="10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1" w15:restartNumberingAfterBreak="0">
    <w:nsid w:val="71EF38E4"/>
    <w:multiLevelType w:val="multilevel"/>
    <w:tmpl w:val="0409001F"/>
    <w:numStyleLink w:val="1"/>
  </w:abstractNum>
  <w:num w:numId="1" w16cid:durableId="1600529342">
    <w:abstractNumId w:val="4"/>
  </w:num>
  <w:num w:numId="2" w16cid:durableId="2001731851">
    <w:abstractNumId w:val="0"/>
  </w:num>
  <w:num w:numId="3" w16cid:durableId="1609122909">
    <w:abstractNumId w:val="3"/>
  </w:num>
  <w:num w:numId="4" w16cid:durableId="1413503202">
    <w:abstractNumId w:val="11"/>
  </w:num>
  <w:num w:numId="5" w16cid:durableId="1802263624">
    <w:abstractNumId w:val="1"/>
  </w:num>
  <w:num w:numId="6" w16cid:durableId="2056540658">
    <w:abstractNumId w:val="10"/>
  </w:num>
  <w:num w:numId="7" w16cid:durableId="219249314">
    <w:abstractNumId w:val="2"/>
  </w:num>
  <w:num w:numId="8" w16cid:durableId="578297183">
    <w:abstractNumId w:val="7"/>
  </w:num>
  <w:num w:numId="9" w16cid:durableId="312177509">
    <w:abstractNumId w:val="8"/>
  </w:num>
  <w:num w:numId="10" w16cid:durableId="909802659">
    <w:abstractNumId w:val="5"/>
  </w:num>
  <w:num w:numId="11" w16cid:durableId="391928849">
    <w:abstractNumId w:val="6"/>
  </w:num>
  <w:num w:numId="12" w16cid:durableId="100840811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02FC2"/>
    <w:rsid w:val="00004956"/>
    <w:rsid w:val="000130B6"/>
    <w:rsid w:val="000264B9"/>
    <w:rsid w:val="00034CD6"/>
    <w:rsid w:val="00041970"/>
    <w:rsid w:val="0005268A"/>
    <w:rsid w:val="00057596"/>
    <w:rsid w:val="00066F73"/>
    <w:rsid w:val="0009143D"/>
    <w:rsid w:val="000B16DB"/>
    <w:rsid w:val="000C56DE"/>
    <w:rsid w:val="000D1FD1"/>
    <w:rsid w:val="000D5860"/>
    <w:rsid w:val="000E1528"/>
    <w:rsid w:val="000E30B0"/>
    <w:rsid w:val="000E32BF"/>
    <w:rsid w:val="000F520F"/>
    <w:rsid w:val="00115637"/>
    <w:rsid w:val="00121E8C"/>
    <w:rsid w:val="0012785C"/>
    <w:rsid w:val="001316EF"/>
    <w:rsid w:val="00132F74"/>
    <w:rsid w:val="00133409"/>
    <w:rsid w:val="001424ED"/>
    <w:rsid w:val="00147C34"/>
    <w:rsid w:val="00172BC1"/>
    <w:rsid w:val="00182DC4"/>
    <w:rsid w:val="00190722"/>
    <w:rsid w:val="001A524E"/>
    <w:rsid w:val="001B084E"/>
    <w:rsid w:val="001B2645"/>
    <w:rsid w:val="001D27EA"/>
    <w:rsid w:val="001E1111"/>
    <w:rsid w:val="001E5623"/>
    <w:rsid w:val="001E6959"/>
    <w:rsid w:val="001F69C2"/>
    <w:rsid w:val="001F7507"/>
    <w:rsid w:val="001F7691"/>
    <w:rsid w:val="00202AB0"/>
    <w:rsid w:val="002134EA"/>
    <w:rsid w:val="002159A2"/>
    <w:rsid w:val="00224C36"/>
    <w:rsid w:val="00234444"/>
    <w:rsid w:val="0024589F"/>
    <w:rsid w:val="00261D9C"/>
    <w:rsid w:val="00265649"/>
    <w:rsid w:val="00271798"/>
    <w:rsid w:val="002738C1"/>
    <w:rsid w:val="00276CBF"/>
    <w:rsid w:val="002B7B95"/>
    <w:rsid w:val="002C751D"/>
    <w:rsid w:val="002D105B"/>
    <w:rsid w:val="002E2FB0"/>
    <w:rsid w:val="002E482D"/>
    <w:rsid w:val="002E5195"/>
    <w:rsid w:val="003065AE"/>
    <w:rsid w:val="00312931"/>
    <w:rsid w:val="00320A5C"/>
    <w:rsid w:val="0032472D"/>
    <w:rsid w:val="00326F71"/>
    <w:rsid w:val="003325E9"/>
    <w:rsid w:val="003436EA"/>
    <w:rsid w:val="00345F53"/>
    <w:rsid w:val="003538FB"/>
    <w:rsid w:val="00357A9E"/>
    <w:rsid w:val="00360096"/>
    <w:rsid w:val="00366D61"/>
    <w:rsid w:val="0039768F"/>
    <w:rsid w:val="003D148E"/>
    <w:rsid w:val="003D4DCF"/>
    <w:rsid w:val="003D56D0"/>
    <w:rsid w:val="00400EC3"/>
    <w:rsid w:val="00404DA4"/>
    <w:rsid w:val="00407B2B"/>
    <w:rsid w:val="00414026"/>
    <w:rsid w:val="00424DC9"/>
    <w:rsid w:val="00434C96"/>
    <w:rsid w:val="004428D1"/>
    <w:rsid w:val="00445EE8"/>
    <w:rsid w:val="00464142"/>
    <w:rsid w:val="0046679E"/>
    <w:rsid w:val="00470668"/>
    <w:rsid w:val="004867FC"/>
    <w:rsid w:val="00490BAE"/>
    <w:rsid w:val="00491AF1"/>
    <w:rsid w:val="00497583"/>
    <w:rsid w:val="004A0334"/>
    <w:rsid w:val="004A58DD"/>
    <w:rsid w:val="004B00AD"/>
    <w:rsid w:val="004D0F63"/>
    <w:rsid w:val="004D7633"/>
    <w:rsid w:val="004F544B"/>
    <w:rsid w:val="00506942"/>
    <w:rsid w:val="0051690D"/>
    <w:rsid w:val="005170B0"/>
    <w:rsid w:val="00523A08"/>
    <w:rsid w:val="00547A7B"/>
    <w:rsid w:val="005500F9"/>
    <w:rsid w:val="00554374"/>
    <w:rsid w:val="005664EB"/>
    <w:rsid w:val="0057097D"/>
    <w:rsid w:val="0058107D"/>
    <w:rsid w:val="0059150A"/>
    <w:rsid w:val="005918E4"/>
    <w:rsid w:val="005A063B"/>
    <w:rsid w:val="005A1469"/>
    <w:rsid w:val="005B173B"/>
    <w:rsid w:val="005B38AE"/>
    <w:rsid w:val="005C513A"/>
    <w:rsid w:val="005E1CD9"/>
    <w:rsid w:val="0060421C"/>
    <w:rsid w:val="00604400"/>
    <w:rsid w:val="006057C8"/>
    <w:rsid w:val="00611714"/>
    <w:rsid w:val="006276B5"/>
    <w:rsid w:val="00627878"/>
    <w:rsid w:val="00631470"/>
    <w:rsid w:val="0064772C"/>
    <w:rsid w:val="0065764D"/>
    <w:rsid w:val="0066186F"/>
    <w:rsid w:val="006632E7"/>
    <w:rsid w:val="00665806"/>
    <w:rsid w:val="006865C0"/>
    <w:rsid w:val="00687F6D"/>
    <w:rsid w:val="006A229E"/>
    <w:rsid w:val="006A309D"/>
    <w:rsid w:val="006A633E"/>
    <w:rsid w:val="006B336A"/>
    <w:rsid w:val="006B7D9A"/>
    <w:rsid w:val="006C39EF"/>
    <w:rsid w:val="006D116F"/>
    <w:rsid w:val="006D127E"/>
    <w:rsid w:val="006D1BCE"/>
    <w:rsid w:val="006D329B"/>
    <w:rsid w:val="006E0E6F"/>
    <w:rsid w:val="006E4133"/>
    <w:rsid w:val="006F1544"/>
    <w:rsid w:val="006F236D"/>
    <w:rsid w:val="00720122"/>
    <w:rsid w:val="0073745A"/>
    <w:rsid w:val="00765C53"/>
    <w:rsid w:val="00772BC4"/>
    <w:rsid w:val="00775AC4"/>
    <w:rsid w:val="0078132F"/>
    <w:rsid w:val="00781622"/>
    <w:rsid w:val="00796035"/>
    <w:rsid w:val="007C3F39"/>
    <w:rsid w:val="007C641E"/>
    <w:rsid w:val="007D4A6C"/>
    <w:rsid w:val="007D577A"/>
    <w:rsid w:val="007E5CD7"/>
    <w:rsid w:val="008042F9"/>
    <w:rsid w:val="00807766"/>
    <w:rsid w:val="00811528"/>
    <w:rsid w:val="0081293F"/>
    <w:rsid w:val="00816869"/>
    <w:rsid w:val="00822888"/>
    <w:rsid w:val="008257EA"/>
    <w:rsid w:val="00835D8F"/>
    <w:rsid w:val="00846B49"/>
    <w:rsid w:val="008476C1"/>
    <w:rsid w:val="008543CE"/>
    <w:rsid w:val="00855335"/>
    <w:rsid w:val="0087330E"/>
    <w:rsid w:val="00874A0D"/>
    <w:rsid w:val="00890C25"/>
    <w:rsid w:val="008A1A44"/>
    <w:rsid w:val="008A3239"/>
    <w:rsid w:val="008D783E"/>
    <w:rsid w:val="008F15BF"/>
    <w:rsid w:val="00903DF0"/>
    <w:rsid w:val="00910CFC"/>
    <w:rsid w:val="00915973"/>
    <w:rsid w:val="0091637C"/>
    <w:rsid w:val="0092307E"/>
    <w:rsid w:val="0092333C"/>
    <w:rsid w:val="0092707D"/>
    <w:rsid w:val="0093209E"/>
    <w:rsid w:val="00937307"/>
    <w:rsid w:val="00942176"/>
    <w:rsid w:val="0094604B"/>
    <w:rsid w:val="009649BF"/>
    <w:rsid w:val="00972E62"/>
    <w:rsid w:val="00992637"/>
    <w:rsid w:val="0099411C"/>
    <w:rsid w:val="009941A6"/>
    <w:rsid w:val="009A4CD4"/>
    <w:rsid w:val="009A6D04"/>
    <w:rsid w:val="009B13B0"/>
    <w:rsid w:val="009C1F89"/>
    <w:rsid w:val="009C20B6"/>
    <w:rsid w:val="009D26B5"/>
    <w:rsid w:val="009F48C4"/>
    <w:rsid w:val="009F5081"/>
    <w:rsid w:val="00A05442"/>
    <w:rsid w:val="00A23347"/>
    <w:rsid w:val="00A31358"/>
    <w:rsid w:val="00A33B8C"/>
    <w:rsid w:val="00A43823"/>
    <w:rsid w:val="00A459D5"/>
    <w:rsid w:val="00A51278"/>
    <w:rsid w:val="00A53BC4"/>
    <w:rsid w:val="00A562A0"/>
    <w:rsid w:val="00A61B4F"/>
    <w:rsid w:val="00A654AC"/>
    <w:rsid w:val="00A66B68"/>
    <w:rsid w:val="00A819FE"/>
    <w:rsid w:val="00A9171F"/>
    <w:rsid w:val="00AA6A91"/>
    <w:rsid w:val="00AC0235"/>
    <w:rsid w:val="00AE3DA5"/>
    <w:rsid w:val="00AF01B4"/>
    <w:rsid w:val="00AF19D1"/>
    <w:rsid w:val="00AF4D17"/>
    <w:rsid w:val="00AF7B8A"/>
    <w:rsid w:val="00B01B49"/>
    <w:rsid w:val="00B030AE"/>
    <w:rsid w:val="00B05221"/>
    <w:rsid w:val="00B05E67"/>
    <w:rsid w:val="00B147B4"/>
    <w:rsid w:val="00B22665"/>
    <w:rsid w:val="00B23771"/>
    <w:rsid w:val="00B2429A"/>
    <w:rsid w:val="00B31503"/>
    <w:rsid w:val="00B3253E"/>
    <w:rsid w:val="00B427C8"/>
    <w:rsid w:val="00B46AE0"/>
    <w:rsid w:val="00B50E03"/>
    <w:rsid w:val="00B664AC"/>
    <w:rsid w:val="00B75F28"/>
    <w:rsid w:val="00B9324D"/>
    <w:rsid w:val="00BA298E"/>
    <w:rsid w:val="00BA7634"/>
    <w:rsid w:val="00BE1CA7"/>
    <w:rsid w:val="00BE25A5"/>
    <w:rsid w:val="00BE2A07"/>
    <w:rsid w:val="00BF13D5"/>
    <w:rsid w:val="00BF2356"/>
    <w:rsid w:val="00C0074D"/>
    <w:rsid w:val="00C12E78"/>
    <w:rsid w:val="00C15CF7"/>
    <w:rsid w:val="00C31BA4"/>
    <w:rsid w:val="00C41441"/>
    <w:rsid w:val="00C46AA2"/>
    <w:rsid w:val="00C57289"/>
    <w:rsid w:val="00C7602B"/>
    <w:rsid w:val="00C779E8"/>
    <w:rsid w:val="00C8366C"/>
    <w:rsid w:val="00C91108"/>
    <w:rsid w:val="00C92202"/>
    <w:rsid w:val="00C93541"/>
    <w:rsid w:val="00C97B66"/>
    <w:rsid w:val="00CA1669"/>
    <w:rsid w:val="00CA6E93"/>
    <w:rsid w:val="00CB7E99"/>
    <w:rsid w:val="00CD0F8A"/>
    <w:rsid w:val="00CD39D7"/>
    <w:rsid w:val="00CD4688"/>
    <w:rsid w:val="00CD486C"/>
    <w:rsid w:val="00CE6598"/>
    <w:rsid w:val="00D00C4A"/>
    <w:rsid w:val="00D079D2"/>
    <w:rsid w:val="00D234B7"/>
    <w:rsid w:val="00D250E0"/>
    <w:rsid w:val="00D55B78"/>
    <w:rsid w:val="00D6169E"/>
    <w:rsid w:val="00D66138"/>
    <w:rsid w:val="00D66A59"/>
    <w:rsid w:val="00D72AA6"/>
    <w:rsid w:val="00D77008"/>
    <w:rsid w:val="00D97490"/>
    <w:rsid w:val="00DA22DA"/>
    <w:rsid w:val="00DC5645"/>
    <w:rsid w:val="00DD5014"/>
    <w:rsid w:val="00DE2049"/>
    <w:rsid w:val="00DF287D"/>
    <w:rsid w:val="00DF7DB7"/>
    <w:rsid w:val="00E137F0"/>
    <w:rsid w:val="00E209BF"/>
    <w:rsid w:val="00E2529B"/>
    <w:rsid w:val="00E43847"/>
    <w:rsid w:val="00E4523C"/>
    <w:rsid w:val="00E46DFB"/>
    <w:rsid w:val="00E524E1"/>
    <w:rsid w:val="00E526F8"/>
    <w:rsid w:val="00E53A87"/>
    <w:rsid w:val="00E701FF"/>
    <w:rsid w:val="00E73166"/>
    <w:rsid w:val="00E84D31"/>
    <w:rsid w:val="00E860A9"/>
    <w:rsid w:val="00E909C5"/>
    <w:rsid w:val="00E91E78"/>
    <w:rsid w:val="00EA11E5"/>
    <w:rsid w:val="00EB2996"/>
    <w:rsid w:val="00EB331E"/>
    <w:rsid w:val="00EB3DA2"/>
    <w:rsid w:val="00EC0169"/>
    <w:rsid w:val="00EC11C9"/>
    <w:rsid w:val="00EC1B78"/>
    <w:rsid w:val="00EC1F03"/>
    <w:rsid w:val="00EC5A64"/>
    <w:rsid w:val="00ED0F84"/>
    <w:rsid w:val="00EE2F8E"/>
    <w:rsid w:val="00EE6ED3"/>
    <w:rsid w:val="00F06FC6"/>
    <w:rsid w:val="00F07F41"/>
    <w:rsid w:val="00F1248A"/>
    <w:rsid w:val="00F21B5D"/>
    <w:rsid w:val="00F305C9"/>
    <w:rsid w:val="00F31E23"/>
    <w:rsid w:val="00F35CE2"/>
    <w:rsid w:val="00F42995"/>
    <w:rsid w:val="00F47D22"/>
    <w:rsid w:val="00F51A77"/>
    <w:rsid w:val="00F57551"/>
    <w:rsid w:val="00F6231B"/>
    <w:rsid w:val="00F6447C"/>
    <w:rsid w:val="00F7168D"/>
    <w:rsid w:val="00F71D78"/>
    <w:rsid w:val="00F74755"/>
    <w:rsid w:val="00F82E36"/>
    <w:rsid w:val="00F8591A"/>
    <w:rsid w:val="00F85C22"/>
    <w:rsid w:val="00FA2775"/>
    <w:rsid w:val="00FB0F06"/>
    <w:rsid w:val="00FB1FAA"/>
    <w:rsid w:val="00FD5B5D"/>
    <w:rsid w:val="00FE6885"/>
    <w:rsid w:val="00FE7C8D"/>
    <w:rsid w:val="00FF5436"/>
    <w:rsid w:val="00F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7C8CB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3DA2"/>
    <w:pPr>
      <w:keepNext/>
      <w:ind w:leftChars="200" w:left="20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B3DA2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EB3DA2"/>
    <w:pPr>
      <w:keepNext/>
      <w:ind w:leftChars="600" w:left="600" w:rightChars="100" w:right="1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EB3DA2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EB3DA2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B3DA2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97B66"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styleId="ad">
    <w:name w:val="page number"/>
    <w:basedOn w:val="a0"/>
    <w:rsid w:val="004A58DD"/>
  </w:style>
  <w:style w:type="character" w:customStyle="1" w:styleId="4Char">
    <w:name w:val="제목 4 Char"/>
    <w:basedOn w:val="a0"/>
    <w:link w:val="4"/>
    <w:uiPriority w:val="9"/>
    <w:rsid w:val="00EB3DA2"/>
    <w:rPr>
      <w:bCs/>
    </w:rPr>
  </w:style>
  <w:style w:type="character" w:customStyle="1" w:styleId="5Char">
    <w:name w:val="제목 5 Char"/>
    <w:basedOn w:val="a0"/>
    <w:link w:val="5"/>
    <w:uiPriority w:val="9"/>
    <w:rsid w:val="00EB3DA2"/>
    <w:rPr>
      <w:rFonts w:asciiTheme="majorHAnsi" w:eastAsiaTheme="majorEastAsia" w:hAnsiTheme="majorHAnsi" w:cstheme="majorBidi"/>
    </w:rPr>
  </w:style>
  <w:style w:type="paragraph" w:styleId="ae">
    <w:name w:val="Revision"/>
    <w:hidden/>
    <w:uiPriority w:val="99"/>
    <w:semiHidden/>
    <w:rsid w:val="00132F74"/>
    <w:pPr>
      <w:spacing w:after="0" w:line="240" w:lineRule="auto"/>
      <w:jc w:val="left"/>
    </w:pPr>
  </w:style>
  <w:style w:type="paragraph" w:customStyle="1" w:styleId="TDC">
    <w:name w:val="TDC 문서 제목"/>
    <w:basedOn w:val="af"/>
    <w:next w:val="TDC10"/>
    <w:uiPriority w:val="1"/>
    <w:qFormat/>
    <w:pPr>
      <w:keepNext/>
      <w:keepLines/>
      <w:spacing w:after="280" w:line="264" w:lineRule="auto"/>
      <w:jc w:val="center"/>
    </w:pPr>
    <w:rPr>
      <w:b/>
      <w:sz w:val="38"/>
    </w:rPr>
  </w:style>
  <w:style w:type="paragraph" w:customStyle="1" w:styleId="TDC10">
    <w:name w:val="TDC 본문 1"/>
    <w:basedOn w:val="af"/>
    <w:uiPriority w:val="20"/>
    <w:qFormat/>
    <w:rPr>
      <w:szCs w:val="20"/>
    </w:rPr>
  </w:style>
  <w:style w:type="paragraph" w:customStyle="1" w:styleId="TDC20">
    <w:name w:val="TDC 본문 2"/>
    <w:basedOn w:val="af"/>
    <w:uiPriority w:val="21"/>
    <w:qFormat/>
    <w:pPr>
      <w:ind w:left="198"/>
    </w:pPr>
    <w:rPr>
      <w:szCs w:val="20"/>
    </w:rPr>
  </w:style>
  <w:style w:type="paragraph" w:customStyle="1" w:styleId="TDC30">
    <w:name w:val="TDC 본문 3"/>
    <w:basedOn w:val="af"/>
    <w:uiPriority w:val="22"/>
    <w:qFormat/>
    <w:pPr>
      <w:ind w:left="397"/>
    </w:pPr>
    <w:rPr>
      <w:szCs w:val="20"/>
    </w:rPr>
  </w:style>
  <w:style w:type="paragraph" w:customStyle="1" w:styleId="TDC40">
    <w:name w:val="TDC 본문 4"/>
    <w:basedOn w:val="af"/>
    <w:uiPriority w:val="23"/>
    <w:qFormat/>
    <w:pPr>
      <w:ind w:left="595"/>
    </w:pPr>
    <w:rPr>
      <w:szCs w:val="20"/>
    </w:rPr>
  </w:style>
  <w:style w:type="paragraph" w:customStyle="1" w:styleId="TDC50">
    <w:name w:val="TDC 본문 5"/>
    <w:basedOn w:val="af"/>
    <w:uiPriority w:val="24"/>
    <w:qFormat/>
    <w:pPr>
      <w:ind w:left="794"/>
    </w:pPr>
    <w:rPr>
      <w:szCs w:val="20"/>
    </w:rPr>
  </w:style>
  <w:style w:type="paragraph" w:customStyle="1" w:styleId="TDC60">
    <w:name w:val="TDC 본문 6"/>
    <w:basedOn w:val="af"/>
    <w:uiPriority w:val="25"/>
    <w:qFormat/>
    <w:pPr>
      <w:ind w:left="992"/>
    </w:pPr>
    <w:rPr>
      <w:szCs w:val="20"/>
    </w:rPr>
  </w:style>
  <w:style w:type="paragraph" w:customStyle="1" w:styleId="TDC1">
    <w:name w:val="TDC 제목 1"/>
    <w:basedOn w:val="af"/>
    <w:next w:val="TDC10"/>
    <w:uiPriority w:val="10"/>
    <w:qFormat/>
    <w:rsid w:val="00E9658D"/>
    <w:pPr>
      <w:keepNext/>
      <w:keepLines/>
      <w:numPr>
        <w:numId w:val="11"/>
      </w:numPr>
      <w:spacing w:before="160" w:after="80" w:line="276" w:lineRule="auto"/>
      <w:ind w:left="0" w:firstLine="0"/>
      <w:outlineLvl w:val="0"/>
    </w:pPr>
    <w:rPr>
      <w:b/>
      <w:sz w:val="28"/>
      <w:szCs w:val="28"/>
    </w:rPr>
  </w:style>
  <w:style w:type="paragraph" w:customStyle="1" w:styleId="TDC2">
    <w:name w:val="TDC 제목 2"/>
    <w:basedOn w:val="af"/>
    <w:next w:val="TDC20"/>
    <w:uiPriority w:val="11"/>
    <w:qFormat/>
    <w:rsid w:val="00E9658D"/>
    <w:pPr>
      <w:keepNext/>
      <w:keepLines/>
      <w:numPr>
        <w:ilvl w:val="1"/>
        <w:numId w:val="11"/>
      </w:numPr>
      <w:spacing w:before="160" w:after="80" w:line="276" w:lineRule="auto"/>
      <w:ind w:left="198" w:firstLine="0"/>
      <w:outlineLvl w:val="1"/>
    </w:pPr>
    <w:rPr>
      <w:b/>
      <w:sz w:val="26"/>
      <w:szCs w:val="26"/>
    </w:rPr>
  </w:style>
  <w:style w:type="paragraph" w:customStyle="1" w:styleId="TDC3">
    <w:name w:val="TDC 제목 3"/>
    <w:basedOn w:val="af"/>
    <w:next w:val="TDC30"/>
    <w:uiPriority w:val="12"/>
    <w:qFormat/>
    <w:rsid w:val="00E9658D"/>
    <w:pPr>
      <w:keepNext/>
      <w:keepLines/>
      <w:numPr>
        <w:ilvl w:val="2"/>
        <w:numId w:val="11"/>
      </w:numPr>
      <w:spacing w:before="160" w:after="80" w:line="276" w:lineRule="auto"/>
      <w:ind w:left="397" w:firstLine="0"/>
      <w:outlineLvl w:val="2"/>
    </w:pPr>
    <w:rPr>
      <w:b/>
      <w:sz w:val="24"/>
      <w:szCs w:val="24"/>
    </w:rPr>
  </w:style>
  <w:style w:type="paragraph" w:customStyle="1" w:styleId="TDC4">
    <w:name w:val="TDC 제목 4"/>
    <w:basedOn w:val="af"/>
    <w:next w:val="TDC40"/>
    <w:uiPriority w:val="13"/>
    <w:qFormat/>
    <w:rsid w:val="00E9658D"/>
    <w:pPr>
      <w:keepNext/>
      <w:keepLines/>
      <w:numPr>
        <w:ilvl w:val="3"/>
        <w:numId w:val="11"/>
      </w:numPr>
      <w:spacing w:before="160" w:after="80" w:line="276" w:lineRule="auto"/>
      <w:ind w:left="595" w:firstLine="0"/>
      <w:outlineLvl w:val="3"/>
    </w:pPr>
    <w:rPr>
      <w:b/>
      <w:sz w:val="22"/>
    </w:rPr>
  </w:style>
  <w:style w:type="paragraph" w:customStyle="1" w:styleId="TDC5">
    <w:name w:val="TDC 제목 5"/>
    <w:basedOn w:val="af"/>
    <w:next w:val="TDC50"/>
    <w:uiPriority w:val="14"/>
    <w:qFormat/>
    <w:rsid w:val="00E9658D"/>
    <w:pPr>
      <w:keepNext/>
      <w:keepLines/>
      <w:numPr>
        <w:ilvl w:val="4"/>
        <w:numId w:val="11"/>
      </w:numPr>
      <w:spacing w:before="160" w:after="80" w:line="276" w:lineRule="auto"/>
      <w:ind w:left="794" w:firstLine="0"/>
      <w:outlineLvl w:val="4"/>
    </w:pPr>
    <w:rPr>
      <w:b/>
      <w:szCs w:val="20"/>
    </w:rPr>
  </w:style>
  <w:style w:type="paragraph" w:customStyle="1" w:styleId="TDC6">
    <w:name w:val="TDC 제목 6"/>
    <w:basedOn w:val="af"/>
    <w:next w:val="TDC60"/>
    <w:uiPriority w:val="15"/>
    <w:qFormat/>
    <w:rsid w:val="00E9658D"/>
    <w:pPr>
      <w:keepNext/>
      <w:keepLines/>
      <w:numPr>
        <w:ilvl w:val="5"/>
        <w:numId w:val="11"/>
      </w:numPr>
      <w:spacing w:before="160" w:after="80" w:line="276" w:lineRule="auto"/>
      <w:ind w:left="992" w:firstLine="0"/>
      <w:outlineLvl w:val="5"/>
    </w:pPr>
    <w:rPr>
      <w:b/>
      <w:szCs w:val="20"/>
    </w:rPr>
  </w:style>
  <w:style w:type="paragraph" w:customStyle="1" w:styleId="TDC0">
    <w:name w:val="TDC 표 머리행"/>
    <w:basedOn w:val="af"/>
    <w:uiPriority w:val="30"/>
    <w:qFormat/>
    <w:pPr>
      <w:keepNext/>
      <w:spacing w:before="40" w:after="40" w:line="276" w:lineRule="auto"/>
      <w:jc w:val="center"/>
    </w:pPr>
    <w:rPr>
      <w:b/>
      <w:szCs w:val="20"/>
    </w:rPr>
  </w:style>
  <w:style w:type="paragraph" w:customStyle="1" w:styleId="TDC7">
    <w:name w:val="TDC 표 본문"/>
    <w:basedOn w:val="af"/>
    <w:uiPriority w:val="31"/>
    <w:qFormat/>
    <w:pPr>
      <w:spacing w:before="40" w:after="40" w:line="276" w:lineRule="auto"/>
      <w:jc w:val="left"/>
    </w:pPr>
    <w:rPr>
      <w:szCs w:val="20"/>
    </w:rPr>
  </w:style>
  <w:style w:type="paragraph" w:customStyle="1" w:styleId="TDC8">
    <w:name w:val="TDC 그림"/>
    <w:basedOn w:val="af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9">
    <w:name w:val="TDC 표 캡션"/>
    <w:basedOn w:val="af"/>
    <w:next w:val="TDC10"/>
    <w:uiPriority w:val="41"/>
    <w:qFormat/>
    <w:pPr>
      <w:keepNext/>
      <w:keepLines/>
      <w:spacing w:before="200" w:after="120" w:line="264" w:lineRule="auto"/>
    </w:pPr>
    <w:rPr>
      <w:b/>
      <w:szCs w:val="20"/>
    </w:rPr>
  </w:style>
  <w:style w:type="paragraph" w:customStyle="1" w:styleId="TDCa">
    <w:name w:val="TDC 그림 캡션"/>
    <w:basedOn w:val="af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b">
    <w:name w:val="TDC 주석"/>
    <w:basedOn w:val="af"/>
    <w:next w:val="TDC10"/>
    <w:uiPriority w:val="43"/>
    <w:qFormat/>
    <w:pPr>
      <w:spacing w:before="80" w:after="120"/>
    </w:pPr>
    <w:rPr>
      <w:szCs w:val="20"/>
    </w:rPr>
  </w:style>
  <w:style w:type="paragraph" w:customStyle="1" w:styleId="TDCc">
    <w:name w:val="TDC 수식"/>
    <w:basedOn w:val="af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table" w:customStyle="1" w:styleId="TDCd">
    <w:name w:val="TDC 표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11">
    <w:name w:val="TDC 표 1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21">
    <w:name w:val="TDC 표 2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31">
    <w:name w:val="TDC 표 3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41">
    <w:name w:val="TDC 표 4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51">
    <w:name w:val="TDC 표 5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61">
    <w:name w:val="TDC 표 6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paragraph" w:customStyle="1" w:styleId="TDC12">
    <w:name w:val="TDC 표 캡션 1"/>
    <w:basedOn w:val="af"/>
    <w:next w:val="TDC10"/>
    <w:uiPriority w:val="41"/>
    <w:qFormat/>
    <w:pPr>
      <w:keepNext/>
      <w:keepLines/>
      <w:spacing w:before="120" w:after="60" w:line="276" w:lineRule="auto"/>
    </w:pPr>
    <w:rPr>
      <w:b/>
      <w:szCs w:val="20"/>
    </w:rPr>
  </w:style>
  <w:style w:type="paragraph" w:customStyle="1" w:styleId="TDC22">
    <w:name w:val="TDC 표 캡션 2"/>
    <w:basedOn w:val="af"/>
    <w:next w:val="TDC20"/>
    <w:uiPriority w:val="41"/>
    <w:qFormat/>
    <w:pPr>
      <w:keepNext/>
      <w:keepLines/>
      <w:spacing w:before="120" w:after="60" w:line="276" w:lineRule="auto"/>
      <w:ind w:left="198"/>
    </w:pPr>
    <w:rPr>
      <w:b/>
      <w:szCs w:val="20"/>
    </w:rPr>
  </w:style>
  <w:style w:type="paragraph" w:customStyle="1" w:styleId="TDC32">
    <w:name w:val="TDC 표 캡션 3"/>
    <w:basedOn w:val="af"/>
    <w:next w:val="TDC30"/>
    <w:uiPriority w:val="41"/>
    <w:qFormat/>
    <w:pPr>
      <w:keepNext/>
      <w:keepLines/>
      <w:spacing w:before="120" w:after="60" w:line="276" w:lineRule="auto"/>
      <w:ind w:left="397"/>
    </w:pPr>
    <w:rPr>
      <w:b/>
      <w:szCs w:val="20"/>
    </w:rPr>
  </w:style>
  <w:style w:type="paragraph" w:customStyle="1" w:styleId="TDC42">
    <w:name w:val="TDC 표 캡션 4"/>
    <w:basedOn w:val="af"/>
    <w:next w:val="TDC40"/>
    <w:uiPriority w:val="41"/>
    <w:qFormat/>
    <w:pPr>
      <w:keepNext/>
      <w:keepLines/>
      <w:spacing w:before="120" w:after="60" w:line="276" w:lineRule="auto"/>
      <w:ind w:left="595"/>
    </w:pPr>
    <w:rPr>
      <w:b/>
      <w:szCs w:val="20"/>
    </w:rPr>
  </w:style>
  <w:style w:type="paragraph" w:customStyle="1" w:styleId="TDC52">
    <w:name w:val="TDC 표 캡션 5"/>
    <w:basedOn w:val="af"/>
    <w:next w:val="TDC50"/>
    <w:uiPriority w:val="41"/>
    <w:qFormat/>
    <w:pPr>
      <w:keepNext/>
      <w:keepLines/>
      <w:spacing w:before="120" w:after="60" w:line="276" w:lineRule="auto"/>
      <w:ind w:left="794"/>
    </w:pPr>
    <w:rPr>
      <w:b/>
      <w:szCs w:val="20"/>
    </w:rPr>
  </w:style>
  <w:style w:type="paragraph" w:customStyle="1" w:styleId="TDC62">
    <w:name w:val="TDC 표 캡션 6"/>
    <w:basedOn w:val="af"/>
    <w:next w:val="TDC60"/>
    <w:uiPriority w:val="41"/>
    <w:qFormat/>
    <w:pPr>
      <w:keepNext/>
      <w:keepLines/>
      <w:spacing w:before="120" w:after="60" w:line="276" w:lineRule="auto"/>
      <w:ind w:left="992"/>
    </w:pPr>
    <w:rPr>
      <w:b/>
      <w:szCs w:val="20"/>
    </w:rPr>
  </w:style>
  <w:style w:type="paragraph" w:customStyle="1" w:styleId="TDC13">
    <w:name w:val="TDC 주석 1"/>
    <w:basedOn w:val="af"/>
    <w:next w:val="TDC10"/>
    <w:uiPriority w:val="43"/>
    <w:qFormat/>
    <w:pPr>
      <w:spacing w:before="80" w:after="120"/>
    </w:pPr>
    <w:rPr>
      <w:szCs w:val="20"/>
    </w:rPr>
  </w:style>
  <w:style w:type="paragraph" w:customStyle="1" w:styleId="TDC23">
    <w:name w:val="TDC 주석 2"/>
    <w:basedOn w:val="af"/>
    <w:next w:val="TDC20"/>
    <w:uiPriority w:val="43"/>
    <w:qFormat/>
    <w:pPr>
      <w:spacing w:before="80" w:after="120"/>
      <w:ind w:left="198"/>
    </w:pPr>
    <w:rPr>
      <w:szCs w:val="20"/>
    </w:rPr>
  </w:style>
  <w:style w:type="paragraph" w:customStyle="1" w:styleId="TDC33">
    <w:name w:val="TDC 주석 3"/>
    <w:basedOn w:val="af"/>
    <w:next w:val="TDC30"/>
    <w:uiPriority w:val="43"/>
    <w:qFormat/>
    <w:pPr>
      <w:spacing w:before="80" w:after="120"/>
      <w:ind w:left="397"/>
    </w:pPr>
    <w:rPr>
      <w:szCs w:val="20"/>
    </w:rPr>
  </w:style>
  <w:style w:type="paragraph" w:customStyle="1" w:styleId="TDC43">
    <w:name w:val="TDC 주석 4"/>
    <w:basedOn w:val="af"/>
    <w:next w:val="TDC40"/>
    <w:uiPriority w:val="43"/>
    <w:qFormat/>
    <w:pPr>
      <w:spacing w:before="80" w:after="120"/>
      <w:ind w:left="595"/>
    </w:pPr>
    <w:rPr>
      <w:szCs w:val="20"/>
    </w:rPr>
  </w:style>
  <w:style w:type="paragraph" w:customStyle="1" w:styleId="TDC53">
    <w:name w:val="TDC 주석 5"/>
    <w:basedOn w:val="af"/>
    <w:next w:val="TDC50"/>
    <w:uiPriority w:val="43"/>
    <w:qFormat/>
    <w:pPr>
      <w:spacing w:before="80" w:after="120"/>
      <w:ind w:left="794"/>
    </w:pPr>
    <w:rPr>
      <w:szCs w:val="20"/>
    </w:rPr>
  </w:style>
  <w:style w:type="paragraph" w:customStyle="1" w:styleId="TDC63">
    <w:name w:val="TDC 주석 6"/>
    <w:basedOn w:val="af"/>
    <w:next w:val="TDC60"/>
    <w:uiPriority w:val="43"/>
    <w:qFormat/>
    <w:pPr>
      <w:spacing w:before="80" w:after="120"/>
      <w:ind w:left="992"/>
    </w:pPr>
    <w:rPr>
      <w:szCs w:val="20"/>
    </w:rPr>
  </w:style>
  <w:style w:type="paragraph" w:customStyle="1" w:styleId="TDC14">
    <w:name w:val="TDC 그림 1"/>
    <w:basedOn w:val="af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24">
    <w:name w:val="TDC 그림 2"/>
    <w:basedOn w:val="af"/>
    <w:next w:val="TDC20"/>
    <w:uiPriority w:val="40"/>
    <w:qFormat/>
    <w:pPr>
      <w:keepNext/>
      <w:spacing w:before="160" w:after="120" w:line="240" w:lineRule="auto"/>
      <w:ind w:left="198"/>
      <w:jc w:val="center"/>
    </w:pPr>
    <w:rPr>
      <w:szCs w:val="20"/>
    </w:rPr>
  </w:style>
  <w:style w:type="paragraph" w:customStyle="1" w:styleId="TDC34">
    <w:name w:val="TDC 그림 3"/>
    <w:basedOn w:val="af"/>
    <w:next w:val="TDC30"/>
    <w:uiPriority w:val="40"/>
    <w:qFormat/>
    <w:pPr>
      <w:keepNext/>
      <w:spacing w:before="160" w:after="120" w:line="240" w:lineRule="auto"/>
      <w:ind w:left="397"/>
      <w:jc w:val="center"/>
    </w:pPr>
    <w:rPr>
      <w:szCs w:val="20"/>
    </w:rPr>
  </w:style>
  <w:style w:type="paragraph" w:customStyle="1" w:styleId="TDC44">
    <w:name w:val="TDC 그림 4"/>
    <w:basedOn w:val="af"/>
    <w:next w:val="TDC40"/>
    <w:uiPriority w:val="40"/>
    <w:qFormat/>
    <w:pPr>
      <w:keepNext/>
      <w:spacing w:before="160" w:after="120" w:line="240" w:lineRule="auto"/>
      <w:ind w:left="595"/>
      <w:jc w:val="center"/>
    </w:pPr>
    <w:rPr>
      <w:szCs w:val="20"/>
    </w:rPr>
  </w:style>
  <w:style w:type="paragraph" w:customStyle="1" w:styleId="TDC54">
    <w:name w:val="TDC 그림 5"/>
    <w:basedOn w:val="af"/>
    <w:next w:val="TDC50"/>
    <w:uiPriority w:val="40"/>
    <w:qFormat/>
    <w:pPr>
      <w:keepNext/>
      <w:spacing w:before="160" w:after="120" w:line="240" w:lineRule="auto"/>
      <w:ind w:left="794"/>
      <w:jc w:val="center"/>
    </w:pPr>
    <w:rPr>
      <w:szCs w:val="20"/>
    </w:rPr>
  </w:style>
  <w:style w:type="paragraph" w:customStyle="1" w:styleId="TDC64">
    <w:name w:val="TDC 그림 6"/>
    <w:basedOn w:val="af"/>
    <w:next w:val="TDC60"/>
    <w:uiPriority w:val="40"/>
    <w:qFormat/>
    <w:pPr>
      <w:keepNext/>
      <w:spacing w:before="160" w:after="120" w:line="240" w:lineRule="auto"/>
      <w:ind w:left="992"/>
      <w:jc w:val="center"/>
    </w:pPr>
    <w:rPr>
      <w:szCs w:val="20"/>
    </w:rPr>
  </w:style>
  <w:style w:type="paragraph" w:customStyle="1" w:styleId="TDC15">
    <w:name w:val="TDC 그림 캡션 1"/>
    <w:basedOn w:val="af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25">
    <w:name w:val="TDC 그림 캡션 2"/>
    <w:basedOn w:val="af"/>
    <w:next w:val="TDC20"/>
    <w:uiPriority w:val="42"/>
    <w:qFormat/>
    <w:pPr>
      <w:keepLines/>
      <w:spacing w:after="200" w:line="264" w:lineRule="auto"/>
      <w:ind w:left="198"/>
      <w:jc w:val="center"/>
    </w:pPr>
    <w:rPr>
      <w:b/>
      <w:szCs w:val="20"/>
    </w:rPr>
  </w:style>
  <w:style w:type="paragraph" w:customStyle="1" w:styleId="TDC35">
    <w:name w:val="TDC 그림 캡션 3"/>
    <w:basedOn w:val="af"/>
    <w:next w:val="TDC30"/>
    <w:uiPriority w:val="42"/>
    <w:qFormat/>
    <w:pPr>
      <w:keepLines/>
      <w:spacing w:after="200" w:line="264" w:lineRule="auto"/>
      <w:ind w:left="397"/>
      <w:jc w:val="center"/>
    </w:pPr>
    <w:rPr>
      <w:b/>
      <w:szCs w:val="20"/>
    </w:rPr>
  </w:style>
  <w:style w:type="paragraph" w:customStyle="1" w:styleId="TDC45">
    <w:name w:val="TDC 그림 캡션 4"/>
    <w:basedOn w:val="af"/>
    <w:next w:val="TDC40"/>
    <w:uiPriority w:val="42"/>
    <w:qFormat/>
    <w:pPr>
      <w:keepLines/>
      <w:spacing w:after="200" w:line="264" w:lineRule="auto"/>
      <w:ind w:left="595"/>
      <w:jc w:val="center"/>
    </w:pPr>
    <w:rPr>
      <w:b/>
      <w:szCs w:val="20"/>
    </w:rPr>
  </w:style>
  <w:style w:type="paragraph" w:customStyle="1" w:styleId="TDC55">
    <w:name w:val="TDC 그림 캡션 5"/>
    <w:basedOn w:val="af"/>
    <w:next w:val="TDC50"/>
    <w:uiPriority w:val="42"/>
    <w:qFormat/>
    <w:pPr>
      <w:keepLines/>
      <w:spacing w:after="200" w:line="264" w:lineRule="auto"/>
      <w:ind w:left="794"/>
      <w:jc w:val="center"/>
    </w:pPr>
    <w:rPr>
      <w:b/>
      <w:szCs w:val="20"/>
    </w:rPr>
  </w:style>
  <w:style w:type="paragraph" w:customStyle="1" w:styleId="TDC65">
    <w:name w:val="TDC 그림 캡션 6"/>
    <w:basedOn w:val="af"/>
    <w:next w:val="TDC60"/>
    <w:uiPriority w:val="42"/>
    <w:qFormat/>
    <w:pPr>
      <w:keepLines/>
      <w:spacing w:after="200" w:line="264" w:lineRule="auto"/>
      <w:ind w:left="992"/>
      <w:jc w:val="center"/>
    </w:pPr>
    <w:rPr>
      <w:b/>
      <w:szCs w:val="20"/>
    </w:rPr>
  </w:style>
  <w:style w:type="paragraph" w:customStyle="1" w:styleId="TDC16">
    <w:name w:val="TDC 수식 1"/>
    <w:basedOn w:val="af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paragraph" w:customStyle="1" w:styleId="TDC26">
    <w:name w:val="TDC 수식 2"/>
    <w:basedOn w:val="af"/>
    <w:next w:val="TDC20"/>
    <w:uiPriority w:val="44"/>
    <w:qFormat/>
    <w:pPr>
      <w:keepLines/>
      <w:spacing w:before="240" w:after="240"/>
      <w:ind w:left="198"/>
      <w:jc w:val="center"/>
    </w:pPr>
    <w:rPr>
      <w:rFonts w:ascii="Cambria Math" w:hAnsi="Cambria Math"/>
      <w:szCs w:val="20"/>
    </w:rPr>
  </w:style>
  <w:style w:type="paragraph" w:customStyle="1" w:styleId="TDC36">
    <w:name w:val="TDC 수식 3"/>
    <w:basedOn w:val="af"/>
    <w:next w:val="TDC30"/>
    <w:uiPriority w:val="44"/>
    <w:qFormat/>
    <w:pPr>
      <w:keepLines/>
      <w:spacing w:before="240" w:after="240"/>
      <w:ind w:left="397"/>
      <w:jc w:val="center"/>
    </w:pPr>
    <w:rPr>
      <w:rFonts w:ascii="Cambria Math" w:hAnsi="Cambria Math"/>
      <w:szCs w:val="20"/>
    </w:rPr>
  </w:style>
  <w:style w:type="paragraph" w:customStyle="1" w:styleId="TDC46">
    <w:name w:val="TDC 수식 4"/>
    <w:basedOn w:val="af"/>
    <w:next w:val="TDC40"/>
    <w:uiPriority w:val="44"/>
    <w:qFormat/>
    <w:pPr>
      <w:keepLines/>
      <w:spacing w:before="240" w:after="240"/>
      <w:ind w:left="595"/>
      <w:jc w:val="center"/>
    </w:pPr>
    <w:rPr>
      <w:rFonts w:ascii="Cambria Math" w:hAnsi="Cambria Math"/>
      <w:szCs w:val="20"/>
    </w:rPr>
  </w:style>
  <w:style w:type="paragraph" w:customStyle="1" w:styleId="TDC56">
    <w:name w:val="TDC 수식 5"/>
    <w:basedOn w:val="af"/>
    <w:next w:val="TDC50"/>
    <w:uiPriority w:val="44"/>
    <w:qFormat/>
    <w:pPr>
      <w:keepLines/>
      <w:spacing w:before="240" w:after="240"/>
      <w:ind w:left="794"/>
      <w:jc w:val="center"/>
    </w:pPr>
    <w:rPr>
      <w:rFonts w:ascii="Cambria Math" w:hAnsi="Cambria Math"/>
      <w:szCs w:val="20"/>
    </w:rPr>
  </w:style>
  <w:style w:type="paragraph" w:customStyle="1" w:styleId="TDC66">
    <w:name w:val="TDC 수식 6"/>
    <w:basedOn w:val="af"/>
    <w:next w:val="TDC60"/>
    <w:uiPriority w:val="44"/>
    <w:qFormat/>
    <w:pPr>
      <w:keepLines/>
      <w:spacing w:before="240" w:after="240"/>
      <w:ind w:left="992"/>
      <w:jc w:val="center"/>
    </w:pPr>
    <w:rPr>
      <w:rFonts w:ascii="Cambria Math" w:hAnsi="Cambria Math"/>
      <w:szCs w:val="20"/>
    </w:rPr>
  </w:style>
  <w:style w:type="paragraph" w:customStyle="1" w:styleId="TDCe">
    <w:name w:val="TDC 표 항목"/>
    <w:basedOn w:val="af"/>
    <w:uiPriority w:val="31"/>
    <w:qFormat/>
    <w:pPr>
      <w:spacing w:after="0" w:line="276" w:lineRule="auto"/>
      <w:jc w:val="center"/>
    </w:pPr>
    <w:rPr>
      <w:b/>
      <w:szCs w:val="20"/>
    </w:rPr>
  </w:style>
  <w:style w:type="paragraph" w:customStyle="1" w:styleId="TDCf">
    <w:name w:val="TDC 표 설명"/>
    <w:basedOn w:val="af"/>
    <w:uiPriority w:val="31"/>
    <w:qFormat/>
    <w:pPr>
      <w:spacing w:after="0" w:line="276" w:lineRule="auto"/>
      <w:jc w:val="left"/>
    </w:pPr>
    <w:rPr>
      <w:szCs w:val="20"/>
    </w:rPr>
  </w:style>
  <w:style w:type="paragraph" w:customStyle="1" w:styleId="af">
    <w:name w:val="공통 양식 본문 기반"/>
    <w:qFormat/>
    <w:rsid w:val="00FC693F"/>
    <w:pPr>
      <w:snapToGrid w:val="0"/>
      <w:spacing w:line="300" w:lineRule="auto"/>
    </w:pPr>
    <w:rPr>
      <w:rFonts w:ascii="맑은 고딕" w:eastAsia="맑은 고딕" w:hAnsi="맑은 고딕" w:cs="맑은 고딕"/>
      <w:color w:val="000000"/>
      <w:lang w:val="ko-KR"/>
    </w:rPr>
  </w:style>
  <w:style w:type="table" w:customStyle="1" w:styleId="af0">
    <w:name w:val="공통 양식 표 기반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78C8F-2E59-4013-987A-4D7C07DB0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3413</TotalTime>
  <Pages>11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12</cp:revision>
  <cp:lastPrinted>2024-11-26T22:51:00Z</cp:lastPrinted>
  <dcterms:created xsi:type="dcterms:W3CDTF">2019-04-19T09:50:00Z</dcterms:created>
  <dcterms:modified xsi:type="dcterms:W3CDTF">2026-10-13T08:58:00Z</dcterms:modified>
</cp:coreProperties>
</file>