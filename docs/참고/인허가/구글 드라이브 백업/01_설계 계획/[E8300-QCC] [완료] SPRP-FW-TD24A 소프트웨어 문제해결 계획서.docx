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754A0B" w14:textId="2B3B1DA9" w:rsidR="00F21B5D" w:rsidRDefault="00F21B5D" w:rsidP="00266B81">
      <w:pPr>
        <w:spacing w:after="0" w:line="240" w:lineRule="auto"/>
        <w:rPr>
          <w:b/>
          <w:szCs w:val="20"/>
        </w:rPr>
      </w:pPr>
    </w:p>
    <w:p w14:paraId="15EDABF9" w14:textId="77777777" w:rsidR="00266B81" w:rsidRDefault="00266B81" w:rsidP="00266B81">
      <w:pPr>
        <w:spacing w:after="0" w:line="240" w:lineRule="auto"/>
        <w:rPr>
          <w:b/>
          <w:szCs w:val="20"/>
        </w:rPr>
      </w:pPr>
    </w:p>
    <w:p w14:paraId="64A658D8" w14:textId="77777777" w:rsidR="00F21B5D" w:rsidRDefault="00F21B5D" w:rsidP="00266B81">
      <w:pPr>
        <w:spacing w:after="0" w:line="240" w:lineRule="auto"/>
        <w:rPr>
          <w:b/>
          <w:szCs w:val="20"/>
        </w:rPr>
      </w:pPr>
    </w:p>
    <w:p w14:paraId="5CAB2FEF" w14:textId="77777777" w:rsidR="00F21B5D" w:rsidRDefault="00F21B5D" w:rsidP="00266B81">
      <w:pPr>
        <w:spacing w:after="0" w:line="240" w:lineRule="auto"/>
        <w:rPr>
          <w:b/>
          <w:szCs w:val="20"/>
        </w:rPr>
      </w:pPr>
    </w:p>
    <w:tbl>
      <w:tblPr>
        <w:tblStyle w:val="a5"/>
        <w:tblW w:w="0" w:type="auto"/>
        <w:jc w:val="center"/>
        <w:tblBorders>
          <w:bottom w:val="single" w:sz="18" w:space="0" w:color="auto"/>
          <w:right w:val="single" w:sz="18" w:space="0" w:color="auto"/>
          <w:insideH w:val="single" w:sz="18" w:space="0" w:color="auto"/>
          <w:insideV w:val="single" w:sz="18" w:space="0" w:color="auto"/>
        </w:tblBorders>
        <w:shd w:val="clear" w:color="auto" w:fill="F2F2F2" w:themeFill="background1" w:themeFillShade="F2"/>
        <w:tblLook w:val="04A0" w:firstRow="1" w:lastRow="0" w:firstColumn="1" w:lastColumn="0" w:noHBand="0" w:noVBand="1"/>
      </w:tblPr>
      <w:tblGrid>
        <w:gridCol w:w="7599"/>
      </w:tblGrid>
      <w:tr w:rsidR="00F21B5D" w14:paraId="6978BC72" w14:textId="77777777" w:rsidTr="0024589F">
        <w:trPr>
          <w:trHeight w:val="1225"/>
          <w:jc w:val="center"/>
        </w:trPr>
        <w:tc>
          <w:tcPr>
            <w:tcW w:w="7599" w:type="dxa"/>
            <w:shd w:val="clear" w:color="auto" w:fill="F2F2F2" w:themeFill="background1" w:themeFillShade="F2"/>
            <w:vAlign w:val="center"/>
          </w:tcPr>
          <w:p w14:paraId="5F15D278" w14:textId="77777777" w:rsidR="00FA493B" w:rsidRDefault="006865C0" w:rsidP="00266B81">
            <w:pPr>
              <w:jc w:val="center"/>
              <w:rPr>
                <w:b/>
                <w:sz w:val="54"/>
                <w:szCs w:val="54"/>
              </w:rPr>
            </w:pPr>
            <w:r>
              <w:rPr>
                <w:rFonts w:hint="eastAsia"/>
                <w:b/>
                <w:sz w:val="54"/>
                <w:szCs w:val="54"/>
              </w:rPr>
              <w:t xml:space="preserve">소프트웨어 </w:t>
            </w:r>
            <w:r w:rsidR="004C1D39">
              <w:rPr>
                <w:rFonts w:hint="eastAsia"/>
                <w:b/>
                <w:sz w:val="54"/>
                <w:szCs w:val="54"/>
              </w:rPr>
              <w:t>문제해결</w:t>
            </w:r>
            <w:r>
              <w:rPr>
                <w:rFonts w:hint="eastAsia"/>
                <w:b/>
                <w:sz w:val="54"/>
                <w:szCs w:val="54"/>
              </w:rPr>
              <w:t xml:space="preserve"> 계획서</w:t>
            </w:r>
          </w:p>
          <w:p w14:paraId="2E5AB905" w14:textId="633833A9" w:rsidR="00F21B5D" w:rsidRPr="00D41DDB" w:rsidRDefault="00FA493B" w:rsidP="00266B81">
            <w:pPr>
              <w:jc w:val="center"/>
              <w:rPr>
                <w:b/>
                <w:sz w:val="54"/>
                <w:szCs w:val="54"/>
              </w:rPr>
            </w:pPr>
            <w:r w:rsidRPr="007D50CE">
              <w:rPr>
                <w:rFonts w:hint="eastAsia"/>
                <w:b/>
                <w:sz w:val="40"/>
                <w:szCs w:val="40"/>
              </w:rPr>
              <w:t>(</w:t>
            </w:r>
            <w:del w:id="0" w:author="김은수" w:date="2026-09-28T14:23:00Z" w16du:dateUtc="2026-09-28T05:23:00Z">
              <w:r w:rsidRPr="00F35CE2">
                <w:rPr>
                  <w:b/>
                  <w:sz w:val="40"/>
                  <w:szCs w:val="40"/>
                </w:rPr>
                <w:delText>TD20B</w:delText>
              </w:r>
            </w:del>
            <w:ins w:id="1" w:author="김은수" w:date="2026-09-28T14:23:00Z" w16du:dateUtc="2026-09-28T05:23:00Z">
              <w:r w:rsidRPr="00F35CE2">
                <w:rPr>
                  <w:b/>
                  <w:sz w:val="40"/>
                  <w:szCs w:val="40"/>
                </w:rPr>
                <w:t>TD24A</w:t>
              </w:r>
            </w:ins>
            <w:r w:rsidRPr="00F35CE2">
              <w:rPr>
                <w:b/>
                <w:sz w:val="40"/>
                <w:szCs w:val="40"/>
              </w:rPr>
              <w:t>-A-EXT</w:t>
            </w:r>
            <w:r w:rsidRPr="007D50CE">
              <w:rPr>
                <w:rFonts w:hint="eastAsia"/>
                <w:b/>
                <w:sz w:val="40"/>
                <w:szCs w:val="40"/>
              </w:rPr>
              <w:t>)</w:t>
            </w:r>
            <w:r w:rsidRPr="00D41DDB">
              <w:rPr>
                <w:rFonts w:hint="eastAsia"/>
                <w:b/>
                <w:sz w:val="54"/>
                <w:szCs w:val="54"/>
              </w:rPr>
              <w:t xml:space="preserve"> </w:t>
            </w:r>
            <w:r w:rsidR="00F21B5D" w:rsidRPr="00D41DDB">
              <w:rPr>
                <w:rFonts w:hint="eastAsia"/>
                <w:b/>
                <w:sz w:val="54"/>
                <w:szCs w:val="54"/>
              </w:rPr>
              <w:t xml:space="preserve"> </w:t>
            </w:r>
          </w:p>
        </w:tc>
      </w:tr>
    </w:tbl>
    <w:p w14:paraId="57E25421" w14:textId="77777777" w:rsidR="00F21B5D" w:rsidRDefault="00F21B5D" w:rsidP="00266B81">
      <w:pPr>
        <w:spacing w:after="0" w:line="240" w:lineRule="auto"/>
        <w:jc w:val="left"/>
        <w:rPr>
          <w:b/>
          <w:szCs w:val="20"/>
        </w:rPr>
      </w:pPr>
    </w:p>
    <w:p w14:paraId="5A04639C" w14:textId="77777777" w:rsidR="00F21B5D" w:rsidRDefault="00F21B5D" w:rsidP="00266B81">
      <w:pPr>
        <w:spacing w:after="0" w:line="240" w:lineRule="auto"/>
        <w:jc w:val="left"/>
        <w:rPr>
          <w:b/>
          <w:szCs w:val="20"/>
        </w:rPr>
      </w:pPr>
    </w:p>
    <w:p w14:paraId="756E2F2F" w14:textId="77777777" w:rsidR="00F21B5D" w:rsidRDefault="00F21B5D" w:rsidP="00266B81">
      <w:pPr>
        <w:spacing w:after="0" w:line="240" w:lineRule="auto"/>
        <w:jc w:val="left"/>
        <w:rPr>
          <w:b/>
          <w:szCs w:val="20"/>
        </w:rPr>
      </w:pPr>
    </w:p>
    <w:p w14:paraId="44C0B4BE" w14:textId="50910B4A" w:rsidR="00F21B5D" w:rsidRDefault="00F21B5D" w:rsidP="00266B81">
      <w:pPr>
        <w:spacing w:after="0" w:line="240" w:lineRule="auto"/>
        <w:jc w:val="left"/>
        <w:rPr>
          <w:b/>
          <w:szCs w:val="20"/>
        </w:rPr>
      </w:pPr>
    </w:p>
    <w:p w14:paraId="676B0380" w14:textId="50DB7B84" w:rsidR="00F21B5D" w:rsidRDefault="00F21B5D" w:rsidP="00266B81">
      <w:pPr>
        <w:spacing w:after="0" w:line="240" w:lineRule="auto"/>
        <w:jc w:val="left"/>
        <w:rPr>
          <w:b/>
          <w:szCs w:val="20"/>
        </w:rPr>
      </w:pPr>
    </w:p>
    <w:p w14:paraId="0F1E4781" w14:textId="4C6935EC" w:rsidR="00F21B5D" w:rsidRDefault="00F21B5D" w:rsidP="00266B81">
      <w:pPr>
        <w:spacing w:after="0" w:line="240" w:lineRule="auto"/>
        <w:jc w:val="left"/>
        <w:rPr>
          <w:b/>
          <w:szCs w:val="20"/>
        </w:rPr>
      </w:pPr>
    </w:p>
    <w:p w14:paraId="7B468994" w14:textId="77777777" w:rsidR="00266B81" w:rsidRDefault="00266B81" w:rsidP="00266B81">
      <w:pPr>
        <w:spacing w:after="0" w:line="240" w:lineRule="auto"/>
        <w:jc w:val="left"/>
        <w:rPr>
          <w:b/>
          <w:szCs w:val="20"/>
        </w:rPr>
      </w:pPr>
    </w:p>
    <w:p w14:paraId="29B03563" w14:textId="4AE3789F" w:rsidR="00F21B5D" w:rsidRDefault="00F21B5D" w:rsidP="00266B81">
      <w:pPr>
        <w:spacing w:after="0" w:line="240" w:lineRule="auto"/>
        <w:jc w:val="left"/>
        <w:rPr>
          <w:b/>
          <w:szCs w:val="20"/>
        </w:rPr>
      </w:pPr>
    </w:p>
    <w:tbl>
      <w:tblPr>
        <w:tblW w:w="9105" w:type="dxa"/>
        <w:tblInd w:w="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62"/>
        <w:gridCol w:w="2581"/>
        <w:gridCol w:w="2581"/>
        <w:gridCol w:w="2581"/>
      </w:tblGrid>
      <w:tr w:rsidR="0030405B" w14:paraId="28A541FF" w14:textId="77777777" w:rsidTr="005C2FC8">
        <w:trPr>
          <w:trHeight w:val="456"/>
        </w:trPr>
        <w:tc>
          <w:tcPr>
            <w:tcW w:w="1362" w:type="dxa"/>
            <w:shd w:val="clear" w:color="auto" w:fill="E7E6E6" w:themeFill="background2"/>
          </w:tcPr>
          <w:p w14:paraId="4F79460B" w14:textId="77777777" w:rsidR="0030405B" w:rsidRPr="00E2210A" w:rsidRDefault="0030405B" w:rsidP="005C2FC8">
            <w:pPr>
              <w:wordWrap/>
              <w:spacing w:before="66" w:after="54" w:line="280" w:lineRule="exact"/>
              <w:rPr>
                <w:rFonts w:asciiTheme="majorEastAsia" w:eastAsiaTheme="majorEastAsia" w:hAnsiTheme="majorEastAsia" w:cs="Tahoma"/>
                <w:b/>
                <w:color w:val="000000"/>
                <w:szCs w:val="20"/>
              </w:rPr>
            </w:pPr>
          </w:p>
        </w:tc>
        <w:tc>
          <w:tcPr>
            <w:tcW w:w="2581" w:type="dxa"/>
            <w:shd w:val="clear" w:color="auto" w:fill="E7E6E6" w:themeFill="background2"/>
            <w:vAlign w:val="center"/>
          </w:tcPr>
          <w:p w14:paraId="7A81001D" w14:textId="77777777" w:rsidR="0030405B" w:rsidRPr="00E2210A" w:rsidRDefault="0030405B" w:rsidP="005C2FC8">
            <w:pPr>
              <w:wordWrap/>
              <w:spacing w:before="66" w:after="54" w:line="280" w:lineRule="exact"/>
              <w:jc w:val="center"/>
              <w:rPr>
                <w:rFonts w:asciiTheme="majorEastAsia" w:eastAsiaTheme="majorEastAsia" w:hAnsiTheme="majorEastAsia" w:cs="Tahoma"/>
                <w:b/>
                <w:color w:val="000000"/>
                <w:szCs w:val="20"/>
              </w:rPr>
            </w:pPr>
            <w:r w:rsidRPr="00E2210A">
              <w:rPr>
                <w:rFonts w:asciiTheme="majorEastAsia" w:eastAsiaTheme="majorEastAsia" w:hAnsiTheme="majorEastAsia" w:cs="Tahoma" w:hint="eastAsia"/>
                <w:b/>
                <w:color w:val="000000"/>
                <w:szCs w:val="20"/>
              </w:rPr>
              <w:t>작성</w:t>
            </w:r>
          </w:p>
        </w:tc>
        <w:tc>
          <w:tcPr>
            <w:tcW w:w="2581" w:type="dxa"/>
            <w:shd w:val="clear" w:color="auto" w:fill="E7E6E6" w:themeFill="background2"/>
            <w:vAlign w:val="center"/>
          </w:tcPr>
          <w:p w14:paraId="41EE5CDC" w14:textId="77777777" w:rsidR="0030405B" w:rsidRPr="00E2210A" w:rsidRDefault="0030405B" w:rsidP="005C2FC8">
            <w:pPr>
              <w:wordWrap/>
              <w:spacing w:before="66" w:after="54" w:line="280" w:lineRule="exact"/>
              <w:jc w:val="center"/>
              <w:rPr>
                <w:rFonts w:asciiTheme="majorEastAsia" w:eastAsiaTheme="majorEastAsia" w:hAnsiTheme="majorEastAsia" w:cs="Tahoma"/>
                <w:b/>
                <w:color w:val="000000"/>
                <w:szCs w:val="20"/>
              </w:rPr>
            </w:pPr>
            <w:r w:rsidRPr="00E2210A">
              <w:rPr>
                <w:rFonts w:asciiTheme="majorEastAsia" w:eastAsiaTheme="majorEastAsia" w:hAnsiTheme="majorEastAsia" w:cs="Tahoma" w:hint="eastAsia"/>
                <w:b/>
                <w:color w:val="000000"/>
                <w:szCs w:val="20"/>
              </w:rPr>
              <w:t>검토</w:t>
            </w:r>
          </w:p>
        </w:tc>
        <w:tc>
          <w:tcPr>
            <w:tcW w:w="2581" w:type="dxa"/>
            <w:shd w:val="clear" w:color="auto" w:fill="E7E6E6" w:themeFill="background2"/>
            <w:vAlign w:val="center"/>
          </w:tcPr>
          <w:p w14:paraId="706D355E" w14:textId="77777777" w:rsidR="0030405B" w:rsidRPr="00E2210A" w:rsidRDefault="0030405B" w:rsidP="005C2FC8">
            <w:pPr>
              <w:wordWrap/>
              <w:spacing w:before="66" w:after="54" w:line="280" w:lineRule="exact"/>
              <w:jc w:val="center"/>
              <w:rPr>
                <w:rFonts w:asciiTheme="majorEastAsia" w:eastAsiaTheme="majorEastAsia" w:hAnsiTheme="majorEastAsia" w:cs="Tahoma"/>
                <w:b/>
                <w:color w:val="000000"/>
                <w:szCs w:val="20"/>
              </w:rPr>
            </w:pPr>
            <w:r w:rsidRPr="00E2210A">
              <w:rPr>
                <w:rFonts w:asciiTheme="majorEastAsia" w:eastAsiaTheme="majorEastAsia" w:hAnsiTheme="majorEastAsia" w:cs="Tahoma" w:hint="eastAsia"/>
                <w:b/>
                <w:color w:val="000000"/>
                <w:szCs w:val="20"/>
              </w:rPr>
              <w:t>승인</w:t>
            </w:r>
          </w:p>
        </w:tc>
      </w:tr>
      <w:tr w:rsidR="0030405B" w14:paraId="172BFD9A" w14:textId="77777777" w:rsidTr="005C2FC8">
        <w:trPr>
          <w:trHeight w:val="456"/>
        </w:trPr>
        <w:tc>
          <w:tcPr>
            <w:tcW w:w="1362" w:type="dxa"/>
            <w:shd w:val="clear" w:color="auto" w:fill="E7E6E6" w:themeFill="background2"/>
            <w:vAlign w:val="center"/>
          </w:tcPr>
          <w:p w14:paraId="66E1AE5F" w14:textId="77777777" w:rsidR="0030405B" w:rsidRPr="00E2210A" w:rsidRDefault="0030405B" w:rsidP="005C2FC8">
            <w:pPr>
              <w:wordWrap/>
              <w:spacing w:before="66" w:after="54" w:line="280" w:lineRule="exact"/>
              <w:jc w:val="center"/>
              <w:rPr>
                <w:rFonts w:asciiTheme="majorEastAsia" w:eastAsiaTheme="majorEastAsia" w:hAnsiTheme="majorEastAsia" w:cs="Tahoma"/>
                <w:b/>
                <w:color w:val="000000"/>
                <w:szCs w:val="20"/>
              </w:rPr>
            </w:pPr>
            <w:r w:rsidRPr="00E2210A">
              <w:rPr>
                <w:rFonts w:asciiTheme="majorEastAsia" w:eastAsiaTheme="majorEastAsia" w:hAnsiTheme="majorEastAsia" w:cs="Tahoma" w:hint="eastAsia"/>
                <w:b/>
                <w:color w:val="000000"/>
                <w:szCs w:val="20"/>
              </w:rPr>
              <w:t>성함</w:t>
            </w:r>
          </w:p>
        </w:tc>
        <w:tc>
          <w:tcPr>
            <w:tcW w:w="2581" w:type="dxa"/>
            <w:vAlign w:val="center"/>
          </w:tcPr>
          <w:p w14:paraId="7AEB7170" w14:textId="77777777" w:rsidR="0030405B" w:rsidRPr="00E2210A" w:rsidRDefault="0030405B" w:rsidP="005C2FC8">
            <w:pPr>
              <w:wordWrap/>
              <w:spacing w:before="66" w:after="54" w:line="280" w:lineRule="exact"/>
              <w:jc w:val="center"/>
              <w:rPr>
                <w:rFonts w:asciiTheme="majorEastAsia" w:eastAsiaTheme="majorEastAsia" w:hAnsiTheme="majorEastAsia" w:cs="Tahoma"/>
                <w:szCs w:val="20"/>
              </w:rPr>
            </w:pPr>
            <w:del w:id="2" w:author="김은수" w:date="2026-09-28T14:23:00Z" w16du:dateUtc="2026-09-28T05:23:00Z">
              <w:r w:rsidRPr="00E2210A">
                <w:rPr>
                  <w:rFonts w:asciiTheme="majorEastAsia" w:eastAsiaTheme="majorEastAsia" w:hAnsiTheme="majorEastAsia" w:cs="Tahoma" w:hint="eastAsia"/>
                  <w:szCs w:val="20"/>
                </w:rPr>
                <w:delText>임정우</w:delText>
              </w:r>
            </w:del>
            <w:ins w:id="3" w:author="김은수" w:date="2026-09-28T14:23:00Z" w16du:dateUtc="2026-09-28T05:23:00Z">
              <w:r w:rsidRPr="00E2210A">
                <w:rPr>
                  <w:rFonts w:asciiTheme="majorEastAsia" w:eastAsiaTheme="majorEastAsia" w:hAnsiTheme="majorEastAsia" w:cs="Tahoma" w:hint="eastAsia"/>
                  <w:szCs w:val="20"/>
                </w:rPr>
                <w:t>김은수</w:t>
              </w:r>
            </w:ins>
          </w:p>
        </w:tc>
        <w:tc>
          <w:tcPr>
            <w:tcW w:w="2581" w:type="dxa"/>
            <w:vAlign w:val="center"/>
          </w:tcPr>
          <w:p w14:paraId="356BCA5A" w14:textId="77777777" w:rsidR="0030405B" w:rsidRPr="00E2210A" w:rsidRDefault="0030405B" w:rsidP="005C2FC8">
            <w:pPr>
              <w:wordWrap/>
              <w:spacing w:before="66" w:after="54" w:line="280" w:lineRule="exact"/>
              <w:jc w:val="center"/>
              <w:rPr>
                <w:rFonts w:asciiTheme="majorEastAsia" w:eastAsiaTheme="majorEastAsia" w:hAnsiTheme="majorEastAsia" w:cs="Tahoma"/>
                <w:szCs w:val="20"/>
              </w:rPr>
            </w:pPr>
          </w:p>
        </w:tc>
        <w:tc>
          <w:tcPr>
            <w:tcW w:w="2581" w:type="dxa"/>
            <w:vAlign w:val="center"/>
          </w:tcPr>
          <w:p w14:paraId="033EB17F" w14:textId="77777777" w:rsidR="0030405B" w:rsidRPr="00E2210A" w:rsidRDefault="0030405B" w:rsidP="005C2FC8">
            <w:pPr>
              <w:wordWrap/>
              <w:spacing w:before="66" w:after="54" w:line="280" w:lineRule="exact"/>
              <w:jc w:val="center"/>
              <w:rPr>
                <w:rFonts w:asciiTheme="majorEastAsia" w:eastAsiaTheme="majorEastAsia" w:hAnsiTheme="majorEastAsia" w:cs="Tahoma"/>
                <w:color w:val="000000"/>
                <w:szCs w:val="20"/>
              </w:rPr>
            </w:pPr>
            <w:del w:id="4" w:author="김은수" w:date="2026-09-28T14:23:00Z" w16du:dateUtc="2026-09-28T05:23:00Z">
              <w:r w:rsidRPr="00E2210A">
                <w:rPr>
                  <w:rFonts w:asciiTheme="majorEastAsia" w:eastAsiaTheme="majorEastAsia" w:hAnsiTheme="majorEastAsia" w:cs="Tahoma" w:hint="eastAsia"/>
                  <w:szCs w:val="20"/>
                </w:rPr>
                <w:delText>이호승</w:delText>
              </w:r>
            </w:del>
          </w:p>
        </w:tc>
      </w:tr>
      <w:tr w:rsidR="0030405B" w14:paraId="40F4FD5B" w14:textId="77777777" w:rsidTr="005C2FC8">
        <w:trPr>
          <w:trHeight w:val="456"/>
        </w:trPr>
        <w:tc>
          <w:tcPr>
            <w:tcW w:w="1362" w:type="dxa"/>
            <w:shd w:val="clear" w:color="auto" w:fill="E7E6E6" w:themeFill="background2"/>
            <w:vAlign w:val="center"/>
          </w:tcPr>
          <w:p w14:paraId="0DACB3B9" w14:textId="77777777" w:rsidR="0030405B" w:rsidRPr="00E2210A" w:rsidRDefault="0030405B" w:rsidP="005C2FC8">
            <w:pPr>
              <w:wordWrap/>
              <w:spacing w:before="66" w:after="54" w:line="280" w:lineRule="exact"/>
              <w:jc w:val="center"/>
              <w:rPr>
                <w:rFonts w:asciiTheme="majorEastAsia" w:eastAsiaTheme="majorEastAsia" w:hAnsiTheme="majorEastAsia" w:cs="Tahoma"/>
                <w:b/>
                <w:color w:val="000000"/>
                <w:szCs w:val="20"/>
              </w:rPr>
            </w:pPr>
            <w:r w:rsidRPr="00E2210A">
              <w:rPr>
                <w:rFonts w:asciiTheme="majorEastAsia" w:eastAsiaTheme="majorEastAsia" w:hAnsiTheme="majorEastAsia" w:cs="Tahoma" w:hint="eastAsia"/>
                <w:b/>
                <w:color w:val="000000"/>
                <w:szCs w:val="20"/>
              </w:rPr>
              <w:t>직책</w:t>
            </w:r>
          </w:p>
        </w:tc>
        <w:tc>
          <w:tcPr>
            <w:tcW w:w="2581" w:type="dxa"/>
            <w:vAlign w:val="center"/>
          </w:tcPr>
          <w:p w14:paraId="35778238" w14:textId="77777777" w:rsidR="0030405B" w:rsidRPr="00E2210A" w:rsidRDefault="0030405B" w:rsidP="005C2FC8">
            <w:pPr>
              <w:wordWrap/>
              <w:spacing w:before="66" w:after="54" w:line="280" w:lineRule="exact"/>
              <w:jc w:val="center"/>
              <w:rPr>
                <w:rFonts w:asciiTheme="majorEastAsia" w:eastAsiaTheme="majorEastAsia" w:hAnsiTheme="majorEastAsia" w:cs="Tahoma"/>
                <w:szCs w:val="20"/>
                <w:lang w:val="x-none" w:bidi="en-US"/>
              </w:rPr>
            </w:pPr>
            <w:del w:id="5" w:author="김은수" w:date="2026-09-28T14:23:00Z" w16du:dateUtc="2026-09-28T05:23:00Z">
              <w:r w:rsidRPr="00E2210A">
                <w:rPr>
                  <w:rFonts w:asciiTheme="majorEastAsia" w:eastAsiaTheme="majorEastAsia" w:hAnsiTheme="majorEastAsia" w:cs="Tahoma" w:hint="eastAsia"/>
                  <w:szCs w:val="20"/>
                  <w:lang w:val="x-none" w:bidi="en-US"/>
                </w:rPr>
                <w:delText>사업부장</w:delText>
              </w:r>
            </w:del>
            <w:ins w:id="6" w:author="김은수" w:date="2026-09-28T14:23:00Z" w16du:dateUtc="2026-09-28T05:23:00Z">
              <w:r w:rsidRPr="00E2210A">
                <w:rPr>
                  <w:rFonts w:asciiTheme="majorEastAsia" w:eastAsiaTheme="majorEastAsia" w:hAnsiTheme="majorEastAsia" w:cs="Tahoma" w:hint="eastAsia"/>
                  <w:szCs w:val="20"/>
                  <w:lang w:val="x-none" w:bidi="en-US"/>
                </w:rPr>
                <w:t>수석연구원</w:t>
              </w:r>
            </w:ins>
          </w:p>
        </w:tc>
        <w:tc>
          <w:tcPr>
            <w:tcW w:w="2581" w:type="dxa"/>
            <w:vAlign w:val="center"/>
          </w:tcPr>
          <w:p w14:paraId="44CB7928" w14:textId="77777777" w:rsidR="0030405B" w:rsidRPr="00E2210A" w:rsidRDefault="0030405B" w:rsidP="005C2FC8">
            <w:pPr>
              <w:wordWrap/>
              <w:spacing w:before="66" w:after="54" w:line="280" w:lineRule="exact"/>
              <w:jc w:val="center"/>
              <w:rPr>
                <w:rFonts w:asciiTheme="majorEastAsia" w:eastAsiaTheme="majorEastAsia" w:hAnsiTheme="majorEastAsia" w:cs="Tahoma"/>
                <w:szCs w:val="20"/>
                <w:lang w:val="x-none" w:eastAsia="en-US" w:bidi="en-US"/>
              </w:rPr>
            </w:pPr>
          </w:p>
        </w:tc>
        <w:tc>
          <w:tcPr>
            <w:tcW w:w="2581" w:type="dxa"/>
            <w:vAlign w:val="center"/>
          </w:tcPr>
          <w:p w14:paraId="4CF3D310" w14:textId="77777777" w:rsidR="0030405B" w:rsidRPr="00E2210A" w:rsidRDefault="0030405B" w:rsidP="005C2FC8">
            <w:pPr>
              <w:wordWrap/>
              <w:spacing w:before="66" w:after="54" w:line="280" w:lineRule="exact"/>
              <w:jc w:val="center"/>
              <w:rPr>
                <w:rFonts w:asciiTheme="majorEastAsia" w:eastAsiaTheme="majorEastAsia" w:hAnsiTheme="majorEastAsia" w:cs="Tahoma"/>
                <w:color w:val="000000"/>
                <w:szCs w:val="20"/>
              </w:rPr>
            </w:pPr>
            <w:del w:id="7" w:author="김은수" w:date="2026-09-28T14:23:00Z" w16du:dateUtc="2026-09-28T05:23:00Z">
              <w:r w:rsidRPr="00E2210A">
                <w:rPr>
                  <w:rFonts w:asciiTheme="majorEastAsia" w:eastAsiaTheme="majorEastAsia" w:hAnsiTheme="majorEastAsia" w:cs="Tahoma" w:hint="eastAsia"/>
                  <w:szCs w:val="20"/>
                  <w:lang w:val="x-none" w:bidi="en-US"/>
                </w:rPr>
                <w:delText>기술이사</w:delText>
              </w:r>
            </w:del>
          </w:p>
        </w:tc>
      </w:tr>
      <w:tr w:rsidR="0030405B" w14:paraId="37035243" w14:textId="77777777" w:rsidTr="005C2FC8">
        <w:trPr>
          <w:trHeight w:val="456"/>
        </w:trPr>
        <w:tc>
          <w:tcPr>
            <w:tcW w:w="1362" w:type="dxa"/>
            <w:shd w:val="clear" w:color="auto" w:fill="E7E6E6" w:themeFill="background2"/>
            <w:vAlign w:val="center"/>
          </w:tcPr>
          <w:p w14:paraId="11A85F28" w14:textId="77777777" w:rsidR="0030405B" w:rsidRPr="00E2210A" w:rsidRDefault="0030405B" w:rsidP="005C2FC8">
            <w:pPr>
              <w:wordWrap/>
              <w:spacing w:before="66" w:after="54" w:line="280" w:lineRule="exact"/>
              <w:jc w:val="center"/>
              <w:rPr>
                <w:rFonts w:asciiTheme="majorEastAsia" w:eastAsiaTheme="majorEastAsia" w:hAnsiTheme="majorEastAsia" w:cs="Tahoma"/>
                <w:b/>
                <w:color w:val="000000"/>
                <w:szCs w:val="20"/>
              </w:rPr>
            </w:pPr>
            <w:r w:rsidRPr="00E2210A">
              <w:rPr>
                <w:rFonts w:asciiTheme="majorEastAsia" w:eastAsiaTheme="majorEastAsia" w:hAnsiTheme="majorEastAsia" w:cs="Tahoma" w:hint="eastAsia"/>
                <w:b/>
                <w:color w:val="000000"/>
                <w:szCs w:val="20"/>
              </w:rPr>
              <w:t>일자</w:t>
            </w:r>
          </w:p>
        </w:tc>
        <w:tc>
          <w:tcPr>
            <w:tcW w:w="2581" w:type="dxa"/>
            <w:vAlign w:val="center"/>
          </w:tcPr>
          <w:p w14:paraId="035745DF" w14:textId="5900A4D8" w:rsidR="0030405B" w:rsidRPr="00E2210A" w:rsidRDefault="00A53B09" w:rsidP="005C2FC8">
            <w:pPr>
              <w:wordWrap/>
              <w:spacing w:before="66" w:after="54" w:line="280" w:lineRule="exact"/>
              <w:jc w:val="center"/>
              <w:rPr>
                <w:rFonts w:asciiTheme="majorEastAsia" w:eastAsiaTheme="majorEastAsia" w:hAnsiTheme="majorEastAsia" w:cs="Tahoma"/>
                <w:color w:val="000000" w:themeColor="text1"/>
                <w:szCs w:val="20"/>
              </w:rPr>
            </w:pPr>
            <w:del w:id="8" w:author="김은수" w:date="2026-09-28T14:23:00Z" w16du:dateUtc="2026-09-28T05:23:00Z">
              <w:r>
                <w:rPr>
                  <w:rFonts w:asciiTheme="majorEastAsia" w:eastAsiaTheme="majorEastAsia" w:hAnsiTheme="majorEastAsia" w:cs="Tahoma" w:hint="eastAsia"/>
                  <w:color w:val="000000" w:themeColor="text1"/>
                  <w:szCs w:val="20"/>
                </w:rPr>
                <w:delText>2</w:delText>
              </w:r>
              <w:r>
                <w:rPr>
                  <w:rFonts w:asciiTheme="majorEastAsia" w:eastAsiaTheme="majorEastAsia" w:hAnsiTheme="majorEastAsia" w:cs="Tahoma"/>
                  <w:color w:val="000000" w:themeColor="text1"/>
                  <w:szCs w:val="20"/>
                </w:rPr>
                <w:delText>020.</w:delText>
              </w:r>
              <w:r>
                <w:rPr>
                  <w:rFonts w:asciiTheme="majorEastAsia" w:eastAsiaTheme="majorEastAsia" w:hAnsiTheme="majorEastAsia" w:cs="Tahoma" w:hint="eastAsia"/>
                  <w:color w:val="000000" w:themeColor="text1"/>
                  <w:szCs w:val="20"/>
                </w:rPr>
                <w:delText>09.22</w:delText>
              </w:r>
            </w:del>
          </w:p>
        </w:tc>
        <w:tc>
          <w:tcPr>
            <w:tcW w:w="2581" w:type="dxa"/>
            <w:vAlign w:val="center"/>
          </w:tcPr>
          <w:p w14:paraId="4620224D" w14:textId="77777777" w:rsidR="0030405B" w:rsidRPr="00E2210A" w:rsidRDefault="0030405B" w:rsidP="005C2FC8">
            <w:pPr>
              <w:wordWrap/>
              <w:spacing w:after="0" w:line="280" w:lineRule="exact"/>
              <w:jc w:val="center"/>
              <w:rPr>
                <w:rFonts w:asciiTheme="majorEastAsia" w:eastAsiaTheme="majorEastAsia" w:hAnsiTheme="majorEastAsia" w:cs="Tahoma"/>
                <w:color w:val="000000" w:themeColor="text1"/>
                <w:szCs w:val="20"/>
              </w:rPr>
            </w:pPr>
          </w:p>
        </w:tc>
        <w:tc>
          <w:tcPr>
            <w:tcW w:w="2581" w:type="dxa"/>
            <w:vAlign w:val="center"/>
          </w:tcPr>
          <w:p w14:paraId="59D0B6D8" w14:textId="4E017F48" w:rsidR="0030405B" w:rsidRPr="00E2210A" w:rsidRDefault="00A53B09" w:rsidP="005C2FC8">
            <w:pPr>
              <w:wordWrap/>
              <w:spacing w:after="0" w:line="280" w:lineRule="exact"/>
              <w:jc w:val="center"/>
              <w:rPr>
                <w:rFonts w:asciiTheme="majorEastAsia" w:eastAsiaTheme="majorEastAsia" w:hAnsiTheme="majorEastAsia" w:cs="Tahoma"/>
                <w:color w:val="000000" w:themeColor="text1"/>
                <w:szCs w:val="20"/>
              </w:rPr>
            </w:pPr>
            <w:del w:id="9" w:author="김은수" w:date="2026-09-28T14:23:00Z" w16du:dateUtc="2026-09-28T05:23:00Z">
              <w:r>
                <w:rPr>
                  <w:rFonts w:asciiTheme="majorEastAsia" w:eastAsiaTheme="majorEastAsia" w:hAnsiTheme="majorEastAsia" w:cs="Tahoma" w:hint="eastAsia"/>
                  <w:color w:val="000000" w:themeColor="text1"/>
                  <w:szCs w:val="20"/>
                </w:rPr>
                <w:delText>2</w:delText>
              </w:r>
              <w:r>
                <w:rPr>
                  <w:rFonts w:asciiTheme="majorEastAsia" w:eastAsiaTheme="majorEastAsia" w:hAnsiTheme="majorEastAsia" w:cs="Tahoma"/>
                  <w:color w:val="000000" w:themeColor="text1"/>
                  <w:szCs w:val="20"/>
                </w:rPr>
                <w:delText>020.</w:delText>
              </w:r>
              <w:r>
                <w:rPr>
                  <w:rFonts w:asciiTheme="majorEastAsia" w:eastAsiaTheme="majorEastAsia" w:hAnsiTheme="majorEastAsia" w:cs="Tahoma" w:hint="eastAsia"/>
                  <w:color w:val="000000" w:themeColor="text1"/>
                  <w:szCs w:val="20"/>
                </w:rPr>
                <w:delText>09.22</w:delText>
              </w:r>
            </w:del>
          </w:p>
        </w:tc>
      </w:tr>
      <w:tr w:rsidR="0030405B" w14:paraId="31F4C332" w14:textId="77777777" w:rsidTr="005C2FC8">
        <w:trPr>
          <w:trHeight w:val="1315"/>
        </w:trPr>
        <w:tc>
          <w:tcPr>
            <w:tcW w:w="1362" w:type="dxa"/>
            <w:shd w:val="clear" w:color="auto" w:fill="E7E6E6" w:themeFill="background2"/>
            <w:vAlign w:val="center"/>
          </w:tcPr>
          <w:p w14:paraId="1577AD5C" w14:textId="77777777" w:rsidR="0030405B" w:rsidRPr="00E2210A" w:rsidRDefault="0030405B" w:rsidP="005C2FC8">
            <w:pPr>
              <w:wordWrap/>
              <w:spacing w:before="66" w:after="54" w:line="280" w:lineRule="exact"/>
              <w:jc w:val="center"/>
              <w:rPr>
                <w:rFonts w:asciiTheme="majorEastAsia" w:eastAsiaTheme="majorEastAsia" w:hAnsiTheme="majorEastAsia" w:cs="Tahoma"/>
                <w:b/>
                <w:color w:val="000000"/>
                <w:szCs w:val="20"/>
              </w:rPr>
            </w:pPr>
            <w:r w:rsidRPr="00E2210A">
              <w:rPr>
                <w:rFonts w:asciiTheme="majorEastAsia" w:eastAsiaTheme="majorEastAsia" w:hAnsiTheme="majorEastAsia" w:cs="Tahoma" w:hint="eastAsia"/>
                <w:b/>
                <w:color w:val="000000"/>
                <w:szCs w:val="20"/>
              </w:rPr>
              <w:t>서명</w:t>
            </w:r>
          </w:p>
        </w:tc>
        <w:tc>
          <w:tcPr>
            <w:tcW w:w="2581" w:type="dxa"/>
            <w:vAlign w:val="center"/>
          </w:tcPr>
          <w:p w14:paraId="2B424DCF" w14:textId="77777777" w:rsidR="0030405B" w:rsidRPr="00E2210A" w:rsidRDefault="0030405B" w:rsidP="005C2FC8">
            <w:pPr>
              <w:wordWrap/>
              <w:spacing w:before="66" w:after="54" w:line="280" w:lineRule="exact"/>
              <w:jc w:val="center"/>
              <w:rPr>
                <w:rFonts w:asciiTheme="majorEastAsia" w:eastAsiaTheme="majorEastAsia" w:hAnsiTheme="majorEastAsia" w:cs="Tahoma"/>
                <w:szCs w:val="20"/>
              </w:rPr>
            </w:pPr>
            <w:del w:id="10" w:author="김은수" w:date="2026-09-28T14:23:00Z" w16du:dateUtc="2026-09-28T05:23:00Z">
              <w:r w:rsidRPr="00E2210A">
                <w:rPr>
                  <w:rFonts w:asciiTheme="majorEastAsia" w:eastAsiaTheme="majorEastAsia" w:hAnsiTheme="majorEastAsia"/>
                  <w:noProof/>
                </w:rPr>
                <w:drawing>
                  <wp:anchor distT="0" distB="0" distL="114300" distR="114300" simplePos="0" relativeHeight="251659264" behindDoc="0" locked="0" layoutInCell="1" allowOverlap="1" wp14:anchorId="15F11D9F" wp14:editId="5E0A290A">
                    <wp:simplePos x="0" y="0"/>
                    <wp:positionH relativeFrom="column">
                      <wp:posOffset>-5715</wp:posOffset>
                    </wp:positionH>
                    <wp:positionV relativeFrom="paragraph">
                      <wp:posOffset>-20320</wp:posOffset>
                    </wp:positionV>
                    <wp:extent cx="1504950" cy="676275"/>
                    <wp:effectExtent l="0" t="0" r="0" b="9525"/>
                    <wp:wrapNone/>
                    <wp:docPr id="3" name="그림 3" descr="라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descr="라인이(가) 표시된 사진&#10;&#10;자동 생성된 설명"/>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04950" cy="676275"/>
                            </a:xfrm>
                            <a:prstGeom prst="rect">
                              <a:avLst/>
                            </a:prstGeom>
                            <a:noFill/>
                            <a:ln>
                              <a:noFill/>
                            </a:ln>
                          </pic:spPr>
                        </pic:pic>
                      </a:graphicData>
                    </a:graphic>
                    <wp14:sizeRelH relativeFrom="page">
                      <wp14:pctWidth>0</wp14:pctWidth>
                    </wp14:sizeRelH>
                    <wp14:sizeRelV relativeFrom="page">
                      <wp14:pctHeight>0</wp14:pctHeight>
                    </wp14:sizeRelV>
                  </wp:anchor>
                </w:drawing>
              </w:r>
            </w:del>
          </w:p>
        </w:tc>
        <w:tc>
          <w:tcPr>
            <w:tcW w:w="2581" w:type="dxa"/>
            <w:vAlign w:val="center"/>
          </w:tcPr>
          <w:p w14:paraId="29AFB832" w14:textId="77777777" w:rsidR="0030405B" w:rsidRPr="00E2210A" w:rsidRDefault="0030405B" w:rsidP="005C2FC8">
            <w:pPr>
              <w:wordWrap/>
              <w:spacing w:before="66" w:after="54" w:line="280" w:lineRule="exact"/>
              <w:jc w:val="center"/>
              <w:rPr>
                <w:rFonts w:asciiTheme="majorEastAsia" w:eastAsiaTheme="majorEastAsia" w:hAnsiTheme="majorEastAsia" w:cs="Tahoma"/>
                <w:szCs w:val="20"/>
              </w:rPr>
            </w:pPr>
          </w:p>
        </w:tc>
        <w:tc>
          <w:tcPr>
            <w:tcW w:w="2581" w:type="dxa"/>
            <w:vAlign w:val="center"/>
          </w:tcPr>
          <w:p w14:paraId="553A2044" w14:textId="77777777" w:rsidR="0030405B" w:rsidRPr="00E2210A" w:rsidRDefault="0030405B" w:rsidP="005C2FC8">
            <w:pPr>
              <w:wordWrap/>
              <w:spacing w:before="66" w:after="54" w:line="280" w:lineRule="exact"/>
              <w:jc w:val="center"/>
              <w:rPr>
                <w:rFonts w:asciiTheme="majorEastAsia" w:eastAsiaTheme="majorEastAsia" w:hAnsiTheme="majorEastAsia" w:cs="Tahoma"/>
                <w:color w:val="000000"/>
                <w:szCs w:val="20"/>
              </w:rPr>
            </w:pPr>
            <w:del w:id="11" w:author="김은수" w:date="2026-09-28T14:23:00Z" w16du:dateUtc="2026-09-28T05:23:00Z">
              <w:r w:rsidRPr="00E2210A">
                <w:rPr>
                  <w:rFonts w:asciiTheme="majorEastAsia" w:eastAsiaTheme="majorEastAsia" w:hAnsiTheme="majorEastAsia"/>
                  <w:noProof/>
                </w:rPr>
                <w:drawing>
                  <wp:anchor distT="0" distB="0" distL="114300" distR="114300" simplePos="0" relativeHeight="251661312" behindDoc="0" locked="0" layoutInCell="1" allowOverlap="1" wp14:anchorId="46D53B06" wp14:editId="7D463F93">
                    <wp:simplePos x="0" y="0"/>
                    <wp:positionH relativeFrom="column">
                      <wp:posOffset>-24765</wp:posOffset>
                    </wp:positionH>
                    <wp:positionV relativeFrom="paragraph">
                      <wp:posOffset>-38735</wp:posOffset>
                    </wp:positionV>
                    <wp:extent cx="1504950" cy="714375"/>
                    <wp:effectExtent l="0" t="0" r="0" b="9525"/>
                    <wp:wrapNone/>
                    <wp:docPr id="2" name="그림 2" descr="스케치, 그림, 라인 아트, 아동 미술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그림 2" descr="스케치, 그림, 라인 아트, 아동 미술이(가) 표시된 사진&#10;&#10;자동 생성된 설명"/>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04950" cy="714375"/>
                            </a:xfrm>
                            <a:prstGeom prst="rect">
                              <a:avLst/>
                            </a:prstGeom>
                            <a:noFill/>
                            <a:ln>
                              <a:noFill/>
                            </a:ln>
                          </pic:spPr>
                        </pic:pic>
                      </a:graphicData>
                    </a:graphic>
                    <wp14:sizeRelH relativeFrom="page">
                      <wp14:pctWidth>0</wp14:pctWidth>
                    </wp14:sizeRelH>
                    <wp14:sizeRelV relativeFrom="page">
                      <wp14:pctHeight>0</wp14:pctHeight>
                    </wp14:sizeRelV>
                  </wp:anchor>
                </w:drawing>
              </w:r>
            </w:del>
          </w:p>
        </w:tc>
      </w:tr>
    </w:tbl>
    <w:p w14:paraId="139736C5" w14:textId="77777777" w:rsidR="00266B81" w:rsidRDefault="00266B81" w:rsidP="00266B81">
      <w:pPr>
        <w:spacing w:after="0" w:line="240" w:lineRule="auto"/>
        <w:jc w:val="left"/>
        <w:rPr>
          <w:b/>
          <w:szCs w:val="20"/>
        </w:rPr>
      </w:pPr>
    </w:p>
    <w:p w14:paraId="47E99C55" w14:textId="69421059" w:rsidR="00366D61" w:rsidRPr="00366D61" w:rsidRDefault="00366D61" w:rsidP="00366D61">
      <w:pPr>
        <w:tabs>
          <w:tab w:val="left" w:pos="1215"/>
        </w:tabs>
        <w:sectPr w:rsidR="00366D61" w:rsidRPr="00366D61" w:rsidSect="00C41441">
          <w:headerReference w:type="default" r:id="rId10"/>
          <w:footerReference w:type="default" r:id="rId11"/>
          <w:pgSz w:w="11906" w:h="16838" w:code="9"/>
          <w:pgMar w:top="1134" w:right="1134" w:bottom="851" w:left="1134" w:header="1020" w:footer="680" w:gutter="0"/>
          <w:cols w:space="425"/>
          <w:docGrid w:linePitch="360"/>
        </w:sectPr>
      </w:pPr>
    </w:p>
    <w:tbl>
      <w:tblPr>
        <w:tblW w:w="9605" w:type="dxa"/>
        <w:tblInd w:w="4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2" w:type="dxa"/>
          <w:right w:w="12" w:type="dxa"/>
        </w:tblCellMar>
        <w:tblLook w:val="0000" w:firstRow="0" w:lastRow="0" w:firstColumn="0" w:lastColumn="0" w:noHBand="0" w:noVBand="0"/>
      </w:tblPr>
      <w:tblGrid>
        <w:gridCol w:w="684"/>
        <w:gridCol w:w="4790"/>
        <w:gridCol w:w="2551"/>
        <w:gridCol w:w="1580"/>
      </w:tblGrid>
      <w:tr w:rsidR="004A3D6C" w:rsidRPr="00B312B3" w14:paraId="23F23D5B" w14:textId="77777777" w:rsidTr="00BA66E1">
        <w:trPr>
          <w:trHeight w:hRule="exact" w:val="710"/>
        </w:trPr>
        <w:tc>
          <w:tcPr>
            <w:tcW w:w="684" w:type="dxa"/>
            <w:tcBorders>
              <w:top w:val="single" w:sz="12" w:space="0" w:color="auto"/>
              <w:left w:val="single" w:sz="12" w:space="0" w:color="auto"/>
              <w:bottom w:val="double" w:sz="4" w:space="0" w:color="auto"/>
              <w:right w:val="single" w:sz="6" w:space="0" w:color="auto"/>
            </w:tcBorders>
            <w:shd w:val="clear" w:color="auto" w:fill="F2F2F2" w:themeFill="background1" w:themeFillShade="F2"/>
            <w:vAlign w:val="center"/>
          </w:tcPr>
          <w:p w14:paraId="36427F9F" w14:textId="77777777" w:rsidR="004A3D6C" w:rsidRPr="002B7B95" w:rsidRDefault="004A3D6C" w:rsidP="00BA66E1">
            <w:pPr>
              <w:pStyle w:val="a9"/>
              <w:spacing w:line="240" w:lineRule="auto"/>
              <w:jc w:val="center"/>
              <w:rPr>
                <w:rFonts w:asciiTheme="minorHAnsi" w:eastAsiaTheme="minorHAnsi" w:hAnsiTheme="minorHAnsi" w:cs="Times New Roman"/>
                <w:b/>
                <w:color w:val="000000" w:themeColor="text1"/>
              </w:rPr>
            </w:pPr>
            <w:bookmarkStart w:id="17" w:name="_Hlk32939183"/>
            <w:r w:rsidRPr="002B7B95">
              <w:rPr>
                <w:rFonts w:asciiTheme="minorHAnsi" w:eastAsiaTheme="minorHAnsi" w:hAnsiTheme="minorHAnsi"/>
                <w:color w:val="000000" w:themeColor="text1"/>
              </w:rPr>
              <w:br w:type="page"/>
            </w:r>
            <w:r w:rsidRPr="002B7B95">
              <w:rPr>
                <w:rFonts w:asciiTheme="minorHAnsi" w:eastAsiaTheme="minorHAnsi" w:hAnsiTheme="minorHAnsi" w:cs="Times New Roman"/>
                <w:b/>
                <w:color w:val="000000" w:themeColor="text1"/>
              </w:rPr>
              <w:t>No.</w:t>
            </w:r>
          </w:p>
        </w:tc>
        <w:tc>
          <w:tcPr>
            <w:tcW w:w="4790" w:type="dxa"/>
            <w:tcBorders>
              <w:top w:val="single" w:sz="12" w:space="0" w:color="auto"/>
              <w:left w:val="single" w:sz="6" w:space="0" w:color="auto"/>
              <w:bottom w:val="double" w:sz="4" w:space="0" w:color="auto"/>
              <w:right w:val="single" w:sz="6" w:space="0" w:color="auto"/>
            </w:tcBorders>
            <w:shd w:val="clear" w:color="auto" w:fill="F2F2F2" w:themeFill="background1" w:themeFillShade="F2"/>
            <w:vAlign w:val="center"/>
          </w:tcPr>
          <w:p w14:paraId="3026C450" w14:textId="77777777" w:rsidR="004A3D6C" w:rsidRPr="002B7B95" w:rsidRDefault="004A3D6C" w:rsidP="00BA66E1">
            <w:pPr>
              <w:pStyle w:val="a9"/>
              <w:spacing w:line="240" w:lineRule="auto"/>
              <w:jc w:val="center"/>
              <w:rPr>
                <w:rFonts w:asciiTheme="minorHAnsi" w:eastAsiaTheme="minorHAnsi" w:hAnsiTheme="minorHAnsi" w:cs="Times New Roman"/>
                <w:b/>
                <w:color w:val="000000" w:themeColor="text1"/>
              </w:rPr>
            </w:pPr>
            <w:r w:rsidRPr="002B7B95">
              <w:rPr>
                <w:rFonts w:asciiTheme="minorHAnsi" w:eastAsiaTheme="minorHAnsi" w:hAnsiTheme="minorHAnsi" w:cs="Times New Roman" w:hint="eastAsia"/>
                <w:b/>
                <w:color w:val="000000" w:themeColor="text1"/>
              </w:rPr>
              <w:t>개정 내용</w:t>
            </w:r>
          </w:p>
        </w:tc>
        <w:tc>
          <w:tcPr>
            <w:tcW w:w="2551" w:type="dxa"/>
            <w:tcBorders>
              <w:top w:val="single" w:sz="12" w:space="0" w:color="auto"/>
              <w:left w:val="single" w:sz="6" w:space="0" w:color="auto"/>
              <w:bottom w:val="double" w:sz="4" w:space="0" w:color="auto"/>
              <w:right w:val="single" w:sz="6" w:space="0" w:color="auto"/>
            </w:tcBorders>
            <w:shd w:val="clear" w:color="auto" w:fill="F2F2F2" w:themeFill="background1" w:themeFillShade="F2"/>
            <w:vAlign w:val="center"/>
          </w:tcPr>
          <w:p w14:paraId="5A460AD3" w14:textId="77777777" w:rsidR="004A3D6C" w:rsidRPr="002B7B95" w:rsidRDefault="004A3D6C" w:rsidP="00BA66E1">
            <w:pPr>
              <w:pStyle w:val="a9"/>
              <w:spacing w:line="240" w:lineRule="auto"/>
              <w:jc w:val="center"/>
              <w:rPr>
                <w:rFonts w:asciiTheme="minorHAnsi" w:eastAsiaTheme="minorHAnsi" w:hAnsiTheme="minorHAnsi" w:cs="Times New Roman"/>
                <w:b/>
                <w:color w:val="000000" w:themeColor="text1"/>
              </w:rPr>
            </w:pPr>
            <w:r>
              <w:rPr>
                <w:rFonts w:asciiTheme="minorHAnsi" w:eastAsiaTheme="minorHAnsi" w:hAnsiTheme="minorHAnsi" w:cs="Times New Roman" w:hint="eastAsia"/>
                <w:b/>
                <w:color w:val="000000" w:themeColor="text1"/>
              </w:rPr>
              <w:t xml:space="preserve">개정 위치 </w:t>
            </w:r>
          </w:p>
        </w:tc>
        <w:tc>
          <w:tcPr>
            <w:tcW w:w="1580" w:type="dxa"/>
            <w:tcBorders>
              <w:top w:val="single" w:sz="12" w:space="0" w:color="auto"/>
              <w:left w:val="single" w:sz="6" w:space="0" w:color="auto"/>
              <w:bottom w:val="double" w:sz="4" w:space="0" w:color="auto"/>
              <w:right w:val="single" w:sz="12" w:space="0" w:color="auto"/>
            </w:tcBorders>
            <w:shd w:val="clear" w:color="auto" w:fill="F2F2F2" w:themeFill="background1" w:themeFillShade="F2"/>
            <w:vAlign w:val="center"/>
          </w:tcPr>
          <w:p w14:paraId="4C1A31B8" w14:textId="77777777" w:rsidR="004A3D6C" w:rsidRPr="002B7B95" w:rsidRDefault="004A3D6C" w:rsidP="00BA66E1">
            <w:pPr>
              <w:pStyle w:val="a9"/>
              <w:spacing w:line="240" w:lineRule="auto"/>
              <w:jc w:val="center"/>
              <w:rPr>
                <w:rFonts w:asciiTheme="minorHAnsi" w:eastAsiaTheme="minorHAnsi" w:hAnsiTheme="minorHAnsi" w:cs="Times New Roman"/>
                <w:b/>
                <w:color w:val="000000" w:themeColor="text1"/>
              </w:rPr>
            </w:pPr>
            <w:r w:rsidRPr="002B7B95">
              <w:rPr>
                <w:rFonts w:asciiTheme="minorHAnsi" w:eastAsiaTheme="minorHAnsi" w:hAnsiTheme="minorHAnsi" w:cs="Times New Roman" w:hint="eastAsia"/>
                <w:b/>
                <w:color w:val="000000" w:themeColor="text1"/>
              </w:rPr>
              <w:t>개정 날짜</w:t>
            </w:r>
          </w:p>
        </w:tc>
      </w:tr>
      <w:tr w:rsidR="004A3D6C" w:rsidRPr="00B312B3" w14:paraId="067F8E4E" w14:textId="77777777" w:rsidTr="00BA66E1">
        <w:trPr>
          <w:trHeight w:val="611"/>
        </w:trPr>
        <w:tc>
          <w:tcPr>
            <w:tcW w:w="684" w:type="dxa"/>
            <w:tcBorders>
              <w:top w:val="double" w:sz="4" w:space="0" w:color="auto"/>
              <w:left w:val="single" w:sz="12" w:space="0" w:color="auto"/>
              <w:bottom w:val="single" w:sz="6" w:space="0" w:color="auto"/>
              <w:right w:val="single" w:sz="6" w:space="0" w:color="auto"/>
            </w:tcBorders>
            <w:tcMar>
              <w:left w:w="108" w:type="dxa"/>
              <w:right w:w="108" w:type="dxa"/>
            </w:tcMar>
            <w:vAlign w:val="center"/>
          </w:tcPr>
          <w:p w14:paraId="1F2899E9" w14:textId="77777777" w:rsidR="004A3D6C" w:rsidRPr="002B7B95" w:rsidRDefault="004A3D6C" w:rsidP="00BA66E1">
            <w:pPr>
              <w:pStyle w:val="a9"/>
              <w:spacing w:line="240" w:lineRule="auto"/>
              <w:jc w:val="center"/>
              <w:rPr>
                <w:rFonts w:asciiTheme="minorHAnsi" w:eastAsiaTheme="minorHAnsi" w:hAnsiTheme="minorHAnsi" w:cs="Times New Roman"/>
                <w:color w:val="000000" w:themeColor="text1"/>
              </w:rPr>
            </w:pPr>
            <w:r w:rsidRPr="002B7B95">
              <w:rPr>
                <w:rFonts w:asciiTheme="minorHAnsi" w:eastAsiaTheme="minorHAnsi" w:hAnsiTheme="minorHAnsi" w:cs="Times New Roman" w:hint="eastAsia"/>
                <w:color w:val="000000" w:themeColor="text1"/>
              </w:rPr>
              <w:t>0</w:t>
            </w:r>
          </w:p>
        </w:tc>
        <w:tc>
          <w:tcPr>
            <w:tcW w:w="4790" w:type="dxa"/>
            <w:tcBorders>
              <w:top w:val="double" w:sz="4" w:space="0" w:color="auto"/>
              <w:left w:val="single" w:sz="6" w:space="0" w:color="auto"/>
              <w:bottom w:val="single" w:sz="6" w:space="0" w:color="auto"/>
              <w:right w:val="single" w:sz="6" w:space="0" w:color="auto"/>
            </w:tcBorders>
            <w:tcMar>
              <w:left w:w="108" w:type="dxa"/>
              <w:right w:w="108" w:type="dxa"/>
            </w:tcMar>
            <w:vAlign w:val="center"/>
          </w:tcPr>
          <w:p w14:paraId="73A54EEA" w14:textId="77777777" w:rsidR="004A3D6C" w:rsidRPr="002B7B95" w:rsidRDefault="004A3D6C" w:rsidP="00BA66E1">
            <w:pPr>
              <w:spacing w:after="0" w:line="240" w:lineRule="auto"/>
            </w:pPr>
            <w:r w:rsidRPr="002B7B95">
              <w:rPr>
                <w:rFonts w:hint="eastAsia"/>
              </w:rPr>
              <w:t>최초 제정</w:t>
            </w:r>
          </w:p>
        </w:tc>
        <w:tc>
          <w:tcPr>
            <w:tcW w:w="2551" w:type="dxa"/>
            <w:tcBorders>
              <w:top w:val="double" w:sz="4" w:space="0" w:color="auto"/>
              <w:left w:val="single" w:sz="6" w:space="0" w:color="auto"/>
              <w:bottom w:val="single" w:sz="6" w:space="0" w:color="auto"/>
              <w:right w:val="single" w:sz="6" w:space="0" w:color="auto"/>
            </w:tcBorders>
            <w:tcMar>
              <w:left w:w="108" w:type="dxa"/>
              <w:right w:w="108" w:type="dxa"/>
            </w:tcMar>
            <w:vAlign w:val="center"/>
          </w:tcPr>
          <w:p w14:paraId="27D16DF5" w14:textId="77777777" w:rsidR="004A3D6C" w:rsidRPr="002B7B95" w:rsidRDefault="004A3D6C" w:rsidP="00BA66E1">
            <w:pPr>
              <w:pStyle w:val="a9"/>
              <w:spacing w:line="240" w:lineRule="auto"/>
              <w:jc w:val="center"/>
              <w:rPr>
                <w:rFonts w:asciiTheme="minorHAnsi" w:eastAsiaTheme="minorHAnsi" w:hAnsiTheme="minorHAnsi" w:cs="Times New Roman"/>
                <w:color w:val="000000" w:themeColor="text1"/>
              </w:rPr>
            </w:pPr>
            <w:r>
              <w:rPr>
                <w:rFonts w:asciiTheme="minorHAnsi" w:eastAsiaTheme="minorHAnsi" w:hAnsiTheme="minorHAnsi" w:cs="Times New Roman" w:hint="eastAsia"/>
                <w:color w:val="000000" w:themeColor="text1"/>
              </w:rPr>
              <w:t>-</w:t>
            </w:r>
          </w:p>
        </w:tc>
        <w:tc>
          <w:tcPr>
            <w:tcW w:w="1580" w:type="dxa"/>
            <w:tcBorders>
              <w:top w:val="double" w:sz="4" w:space="0" w:color="auto"/>
              <w:left w:val="single" w:sz="6" w:space="0" w:color="auto"/>
              <w:bottom w:val="single" w:sz="6" w:space="0" w:color="auto"/>
              <w:right w:val="single" w:sz="12" w:space="0" w:color="auto"/>
            </w:tcBorders>
            <w:tcMar>
              <w:left w:w="108" w:type="dxa"/>
              <w:right w:w="108" w:type="dxa"/>
            </w:tcMar>
            <w:vAlign w:val="center"/>
          </w:tcPr>
          <w:p w14:paraId="287408BA" w14:textId="55565BE2" w:rsidR="004A3D6C" w:rsidRPr="002B7B95" w:rsidRDefault="00D173FC" w:rsidP="00BA66E1">
            <w:pPr>
              <w:pStyle w:val="a9"/>
              <w:spacing w:line="240" w:lineRule="auto"/>
              <w:jc w:val="center"/>
              <w:rPr>
                <w:rFonts w:asciiTheme="minorHAnsi" w:eastAsiaTheme="minorHAnsi" w:hAnsiTheme="minorHAnsi" w:cs="Times New Roman"/>
                <w:color w:val="000000" w:themeColor="text1"/>
              </w:rPr>
            </w:pPr>
            <w:del w:id="18" w:author="김은수" w:date="2026-09-28T14:23:00Z" w16du:dateUtc="2026-09-28T05:23:00Z">
              <w:r>
                <w:rPr>
                  <w:rFonts w:asciiTheme="majorEastAsia" w:eastAsiaTheme="majorEastAsia" w:hAnsiTheme="majorEastAsia" w:cs="Tahoma" w:hint="eastAsia"/>
                  <w:color w:val="000000" w:themeColor="text1"/>
                </w:rPr>
                <w:delText>2</w:delText>
              </w:r>
              <w:r>
                <w:rPr>
                  <w:rFonts w:asciiTheme="majorEastAsia" w:eastAsiaTheme="majorEastAsia" w:hAnsiTheme="majorEastAsia" w:cs="Tahoma"/>
                  <w:color w:val="000000" w:themeColor="text1"/>
                </w:rPr>
                <w:delText>020.</w:delText>
              </w:r>
              <w:r>
                <w:rPr>
                  <w:rFonts w:asciiTheme="majorEastAsia" w:eastAsiaTheme="majorEastAsia" w:hAnsiTheme="majorEastAsia" w:cs="Tahoma" w:hint="eastAsia"/>
                  <w:color w:val="000000" w:themeColor="text1"/>
                </w:rPr>
                <w:delText>09.22</w:delText>
              </w:r>
            </w:del>
          </w:p>
        </w:tc>
      </w:tr>
      <w:tr w:rsidR="004A3D6C" w:rsidRPr="00B312B3" w14:paraId="5C8EDA11" w14:textId="77777777" w:rsidTr="00BA66E1">
        <w:trPr>
          <w:trHeight w:val="611"/>
        </w:trPr>
        <w:tc>
          <w:tcPr>
            <w:tcW w:w="684" w:type="dxa"/>
            <w:tcBorders>
              <w:top w:val="single" w:sz="6" w:space="0" w:color="auto"/>
              <w:left w:val="single" w:sz="12" w:space="0" w:color="auto"/>
              <w:bottom w:val="single" w:sz="6" w:space="0" w:color="auto"/>
              <w:right w:val="single" w:sz="6" w:space="0" w:color="auto"/>
            </w:tcBorders>
            <w:tcMar>
              <w:left w:w="108" w:type="dxa"/>
              <w:right w:w="108" w:type="dxa"/>
            </w:tcMar>
            <w:vAlign w:val="center"/>
          </w:tcPr>
          <w:p w14:paraId="66830BCB" w14:textId="77777777" w:rsidR="004A3D6C" w:rsidRPr="002B7B95" w:rsidRDefault="004A3D6C" w:rsidP="00BA66E1">
            <w:pPr>
              <w:pStyle w:val="a9"/>
              <w:spacing w:line="240" w:lineRule="auto"/>
              <w:ind w:leftChars="50" w:left="100" w:rightChars="50" w:right="100"/>
              <w:jc w:val="center"/>
              <w:rPr>
                <w:rFonts w:asciiTheme="minorHAnsi" w:eastAsiaTheme="minorHAnsi" w:hAnsiTheme="minorHAnsi" w:cs="Times New Roman"/>
                <w:color w:val="000000" w:themeColor="text1"/>
              </w:rPr>
            </w:pPr>
            <w:r w:rsidRPr="002B7B95">
              <w:rPr>
                <w:rFonts w:asciiTheme="minorHAnsi" w:eastAsiaTheme="minorHAnsi" w:hAnsiTheme="minorHAnsi" w:cs="Times New Roman" w:hint="eastAsia"/>
                <w:color w:val="000000" w:themeColor="text1"/>
              </w:rPr>
              <w:t>1</w:t>
            </w:r>
          </w:p>
        </w:tc>
        <w:tc>
          <w:tcPr>
            <w:tcW w:w="4790" w:type="dxa"/>
            <w:tcBorders>
              <w:top w:val="single" w:sz="6" w:space="0" w:color="auto"/>
              <w:left w:val="single" w:sz="6" w:space="0" w:color="auto"/>
              <w:bottom w:val="single" w:sz="6" w:space="0" w:color="auto"/>
              <w:right w:val="single" w:sz="6" w:space="0" w:color="auto"/>
            </w:tcBorders>
            <w:tcMar>
              <w:left w:w="108" w:type="dxa"/>
              <w:right w:w="108" w:type="dxa"/>
            </w:tcMar>
            <w:vAlign w:val="center"/>
          </w:tcPr>
          <w:p w14:paraId="4C685332" w14:textId="39FA64EE" w:rsidR="004A3D6C" w:rsidRPr="002B7B95" w:rsidRDefault="004A3D6C" w:rsidP="00BA66E1">
            <w:pPr>
              <w:spacing w:after="0" w:line="240" w:lineRule="auto"/>
            </w:pPr>
          </w:p>
        </w:tc>
        <w:tc>
          <w:tcPr>
            <w:tcW w:w="2551" w:type="dxa"/>
            <w:tcBorders>
              <w:top w:val="single" w:sz="6" w:space="0" w:color="auto"/>
              <w:left w:val="single" w:sz="6" w:space="0" w:color="auto"/>
              <w:bottom w:val="single" w:sz="6" w:space="0" w:color="auto"/>
              <w:right w:val="single" w:sz="6" w:space="0" w:color="auto"/>
            </w:tcBorders>
            <w:tcMar>
              <w:left w:w="108" w:type="dxa"/>
              <w:right w:w="108" w:type="dxa"/>
            </w:tcMar>
            <w:vAlign w:val="center"/>
          </w:tcPr>
          <w:p w14:paraId="594C86F2" w14:textId="3468F7E2" w:rsidR="004A3D6C" w:rsidRPr="002B7B95" w:rsidRDefault="004A3D6C" w:rsidP="00BA66E1">
            <w:pPr>
              <w:pStyle w:val="a9"/>
              <w:spacing w:line="240" w:lineRule="auto"/>
              <w:ind w:leftChars="50" w:left="100" w:rightChars="50" w:right="100"/>
              <w:jc w:val="center"/>
              <w:rPr>
                <w:rFonts w:asciiTheme="minorHAnsi" w:eastAsiaTheme="minorHAnsi" w:hAnsiTheme="minorHAnsi" w:cs="Times New Roman"/>
                <w:color w:val="000000" w:themeColor="text1"/>
              </w:rPr>
            </w:pPr>
          </w:p>
        </w:tc>
        <w:tc>
          <w:tcPr>
            <w:tcW w:w="1580" w:type="dxa"/>
            <w:tcBorders>
              <w:top w:val="single" w:sz="6" w:space="0" w:color="auto"/>
              <w:left w:val="single" w:sz="6" w:space="0" w:color="auto"/>
              <w:bottom w:val="single" w:sz="6" w:space="0" w:color="auto"/>
              <w:right w:val="single" w:sz="12" w:space="0" w:color="auto"/>
            </w:tcBorders>
            <w:tcMar>
              <w:left w:w="108" w:type="dxa"/>
              <w:right w:w="108" w:type="dxa"/>
            </w:tcMar>
            <w:vAlign w:val="center"/>
          </w:tcPr>
          <w:p w14:paraId="67E1CD53" w14:textId="0CFBD6B8" w:rsidR="004A3D6C" w:rsidRPr="002B7B95" w:rsidRDefault="004A3D6C" w:rsidP="00BA66E1">
            <w:pPr>
              <w:pStyle w:val="a9"/>
              <w:spacing w:line="240" w:lineRule="auto"/>
              <w:jc w:val="center"/>
              <w:rPr>
                <w:rFonts w:asciiTheme="minorHAnsi" w:eastAsiaTheme="minorHAnsi" w:hAnsiTheme="minorHAnsi" w:cs="Times New Roman"/>
                <w:color w:val="000000" w:themeColor="text1"/>
              </w:rPr>
            </w:pPr>
          </w:p>
        </w:tc>
      </w:tr>
      <w:tr w:rsidR="004A3D6C" w:rsidRPr="00B312B3" w14:paraId="74ABEB39" w14:textId="77777777" w:rsidTr="00BA66E1">
        <w:trPr>
          <w:trHeight w:val="611"/>
        </w:trPr>
        <w:tc>
          <w:tcPr>
            <w:tcW w:w="684" w:type="dxa"/>
            <w:tcBorders>
              <w:top w:val="single" w:sz="6" w:space="0" w:color="auto"/>
              <w:left w:val="single" w:sz="12" w:space="0" w:color="auto"/>
              <w:bottom w:val="single" w:sz="6" w:space="0" w:color="auto"/>
              <w:right w:val="single" w:sz="6" w:space="0" w:color="auto"/>
            </w:tcBorders>
            <w:tcMar>
              <w:left w:w="108" w:type="dxa"/>
              <w:right w:w="108" w:type="dxa"/>
            </w:tcMar>
            <w:vAlign w:val="center"/>
          </w:tcPr>
          <w:p w14:paraId="6F50B41C" w14:textId="77777777" w:rsidR="004A3D6C" w:rsidRPr="002B7B95" w:rsidRDefault="004A3D6C" w:rsidP="00BA66E1">
            <w:pPr>
              <w:pStyle w:val="a9"/>
              <w:spacing w:line="240" w:lineRule="auto"/>
              <w:ind w:leftChars="50" w:left="100" w:rightChars="50" w:right="100"/>
              <w:jc w:val="center"/>
              <w:rPr>
                <w:rFonts w:asciiTheme="minorHAnsi" w:eastAsiaTheme="minorHAnsi" w:hAnsiTheme="minorHAnsi" w:cs="Times New Roman"/>
                <w:color w:val="000000" w:themeColor="text1"/>
              </w:rPr>
            </w:pPr>
            <w:r w:rsidRPr="002B7B95">
              <w:rPr>
                <w:rFonts w:asciiTheme="minorHAnsi" w:eastAsiaTheme="minorHAnsi" w:hAnsiTheme="minorHAnsi" w:cs="Times New Roman" w:hint="eastAsia"/>
                <w:color w:val="000000" w:themeColor="text1"/>
              </w:rPr>
              <w:t>2</w:t>
            </w:r>
          </w:p>
        </w:tc>
        <w:tc>
          <w:tcPr>
            <w:tcW w:w="4790" w:type="dxa"/>
            <w:tcBorders>
              <w:top w:val="single" w:sz="6" w:space="0" w:color="auto"/>
              <w:left w:val="single" w:sz="6" w:space="0" w:color="auto"/>
              <w:bottom w:val="single" w:sz="6" w:space="0" w:color="auto"/>
              <w:right w:val="single" w:sz="6" w:space="0" w:color="auto"/>
            </w:tcBorders>
            <w:tcMar>
              <w:left w:w="108" w:type="dxa"/>
              <w:right w:w="108" w:type="dxa"/>
            </w:tcMar>
            <w:vAlign w:val="center"/>
          </w:tcPr>
          <w:p w14:paraId="061A92A2" w14:textId="41C22C64" w:rsidR="004A3D6C" w:rsidRPr="00934BB4" w:rsidRDefault="004A3D6C" w:rsidP="00BA66E1">
            <w:pPr>
              <w:spacing w:after="0" w:line="240" w:lineRule="auto"/>
              <w:rPr>
                <w:bCs/>
                <w:iCs/>
              </w:rPr>
            </w:pPr>
          </w:p>
        </w:tc>
        <w:tc>
          <w:tcPr>
            <w:tcW w:w="2551" w:type="dxa"/>
            <w:tcBorders>
              <w:top w:val="single" w:sz="6" w:space="0" w:color="auto"/>
              <w:left w:val="single" w:sz="6" w:space="0" w:color="auto"/>
              <w:bottom w:val="single" w:sz="6" w:space="0" w:color="auto"/>
              <w:right w:val="single" w:sz="6" w:space="0" w:color="auto"/>
            </w:tcBorders>
            <w:tcMar>
              <w:left w:w="108" w:type="dxa"/>
              <w:right w:w="108" w:type="dxa"/>
            </w:tcMar>
            <w:vAlign w:val="center"/>
          </w:tcPr>
          <w:p w14:paraId="4477F917" w14:textId="2BB45F8B" w:rsidR="004A3D6C" w:rsidRPr="00934BB4" w:rsidRDefault="004A3D6C" w:rsidP="00BA66E1">
            <w:pPr>
              <w:pStyle w:val="a9"/>
              <w:spacing w:line="240" w:lineRule="auto"/>
              <w:ind w:leftChars="50" w:left="100" w:rightChars="50" w:right="100"/>
              <w:jc w:val="center"/>
              <w:rPr>
                <w:rFonts w:asciiTheme="minorHAnsi" w:eastAsiaTheme="minorHAnsi" w:hAnsiTheme="minorHAnsi" w:cs="Times New Roman"/>
                <w:bCs/>
                <w:iCs/>
                <w:color w:val="000000" w:themeColor="text1"/>
              </w:rPr>
            </w:pPr>
          </w:p>
        </w:tc>
        <w:tc>
          <w:tcPr>
            <w:tcW w:w="1580" w:type="dxa"/>
            <w:tcBorders>
              <w:top w:val="single" w:sz="6" w:space="0" w:color="auto"/>
              <w:left w:val="single" w:sz="6" w:space="0" w:color="auto"/>
              <w:bottom w:val="single" w:sz="6" w:space="0" w:color="auto"/>
              <w:right w:val="single" w:sz="12" w:space="0" w:color="auto"/>
            </w:tcBorders>
            <w:tcMar>
              <w:left w:w="108" w:type="dxa"/>
              <w:right w:w="108" w:type="dxa"/>
            </w:tcMar>
            <w:vAlign w:val="center"/>
          </w:tcPr>
          <w:p w14:paraId="499BAF96" w14:textId="55FED168" w:rsidR="004A3D6C" w:rsidRPr="002B7B95" w:rsidRDefault="004A3D6C" w:rsidP="00BA66E1">
            <w:pPr>
              <w:pStyle w:val="a9"/>
              <w:spacing w:line="240" w:lineRule="auto"/>
              <w:jc w:val="center"/>
              <w:rPr>
                <w:rFonts w:asciiTheme="minorHAnsi" w:eastAsiaTheme="minorHAnsi" w:hAnsiTheme="minorHAnsi" w:cs="Times New Roman"/>
                <w:color w:val="000000" w:themeColor="text1"/>
              </w:rPr>
            </w:pPr>
          </w:p>
        </w:tc>
      </w:tr>
      <w:tr w:rsidR="004A3D6C" w:rsidRPr="00B312B3" w14:paraId="2DFA0C87" w14:textId="77777777" w:rsidTr="00BA66E1">
        <w:trPr>
          <w:trHeight w:val="611"/>
        </w:trPr>
        <w:tc>
          <w:tcPr>
            <w:tcW w:w="684" w:type="dxa"/>
            <w:tcBorders>
              <w:top w:val="single" w:sz="6" w:space="0" w:color="auto"/>
              <w:left w:val="single" w:sz="12" w:space="0" w:color="auto"/>
              <w:bottom w:val="single" w:sz="6" w:space="0" w:color="auto"/>
              <w:right w:val="single" w:sz="6" w:space="0" w:color="auto"/>
            </w:tcBorders>
            <w:tcMar>
              <w:left w:w="108" w:type="dxa"/>
              <w:right w:w="108" w:type="dxa"/>
            </w:tcMar>
            <w:vAlign w:val="center"/>
          </w:tcPr>
          <w:p w14:paraId="026BF2D4" w14:textId="77777777" w:rsidR="004A3D6C" w:rsidRPr="002B7B95" w:rsidRDefault="004A3D6C" w:rsidP="00BA66E1">
            <w:pPr>
              <w:pStyle w:val="a9"/>
              <w:spacing w:line="240" w:lineRule="auto"/>
              <w:jc w:val="center"/>
              <w:rPr>
                <w:rFonts w:asciiTheme="minorHAnsi" w:eastAsiaTheme="minorHAnsi" w:hAnsiTheme="minorHAnsi" w:cs="Times New Roman"/>
                <w:color w:val="000000" w:themeColor="text1"/>
              </w:rPr>
            </w:pPr>
            <w:r w:rsidRPr="002B7B95">
              <w:rPr>
                <w:rFonts w:asciiTheme="minorHAnsi" w:eastAsiaTheme="minorHAnsi" w:hAnsiTheme="minorHAnsi" w:cs="Times New Roman" w:hint="eastAsia"/>
                <w:color w:val="000000" w:themeColor="text1"/>
              </w:rPr>
              <w:t>3</w:t>
            </w:r>
          </w:p>
        </w:tc>
        <w:tc>
          <w:tcPr>
            <w:tcW w:w="4790" w:type="dxa"/>
            <w:tcBorders>
              <w:top w:val="single" w:sz="6" w:space="0" w:color="auto"/>
              <w:left w:val="single" w:sz="6" w:space="0" w:color="auto"/>
              <w:bottom w:val="single" w:sz="6" w:space="0" w:color="auto"/>
              <w:right w:val="single" w:sz="6" w:space="0" w:color="auto"/>
            </w:tcBorders>
            <w:tcMar>
              <w:left w:w="108" w:type="dxa"/>
              <w:right w:w="108" w:type="dxa"/>
            </w:tcMar>
            <w:vAlign w:val="center"/>
          </w:tcPr>
          <w:p w14:paraId="024F7215" w14:textId="77777777" w:rsidR="004A3D6C" w:rsidRPr="002B7B95" w:rsidRDefault="004A3D6C" w:rsidP="00BA66E1">
            <w:pPr>
              <w:spacing w:after="0" w:line="240" w:lineRule="auto"/>
            </w:pPr>
          </w:p>
        </w:tc>
        <w:tc>
          <w:tcPr>
            <w:tcW w:w="2551" w:type="dxa"/>
            <w:tcBorders>
              <w:top w:val="single" w:sz="6" w:space="0" w:color="auto"/>
              <w:left w:val="single" w:sz="6" w:space="0" w:color="auto"/>
              <w:bottom w:val="single" w:sz="6" w:space="0" w:color="auto"/>
              <w:right w:val="single" w:sz="6" w:space="0" w:color="auto"/>
            </w:tcBorders>
            <w:tcMar>
              <w:left w:w="108" w:type="dxa"/>
              <w:right w:w="108" w:type="dxa"/>
            </w:tcMar>
            <w:vAlign w:val="center"/>
          </w:tcPr>
          <w:p w14:paraId="3CD8328C" w14:textId="77777777" w:rsidR="004A3D6C" w:rsidRPr="002B7B95" w:rsidRDefault="004A3D6C" w:rsidP="00BA66E1">
            <w:pPr>
              <w:pStyle w:val="a9"/>
              <w:spacing w:line="240" w:lineRule="auto"/>
              <w:jc w:val="center"/>
              <w:rPr>
                <w:rFonts w:asciiTheme="minorHAnsi" w:eastAsiaTheme="minorHAnsi" w:hAnsiTheme="minorHAnsi" w:cs="Times New Roman"/>
                <w:color w:val="000000" w:themeColor="text1"/>
              </w:rPr>
            </w:pPr>
          </w:p>
        </w:tc>
        <w:tc>
          <w:tcPr>
            <w:tcW w:w="1580" w:type="dxa"/>
            <w:tcBorders>
              <w:top w:val="single" w:sz="6" w:space="0" w:color="auto"/>
              <w:left w:val="single" w:sz="6" w:space="0" w:color="auto"/>
              <w:bottom w:val="single" w:sz="6" w:space="0" w:color="auto"/>
              <w:right w:val="single" w:sz="12" w:space="0" w:color="auto"/>
            </w:tcBorders>
            <w:tcMar>
              <w:left w:w="108" w:type="dxa"/>
              <w:right w:w="108" w:type="dxa"/>
            </w:tcMar>
            <w:vAlign w:val="center"/>
          </w:tcPr>
          <w:p w14:paraId="4D18080F" w14:textId="77777777" w:rsidR="004A3D6C" w:rsidRPr="002B7B95" w:rsidRDefault="004A3D6C" w:rsidP="00BA66E1">
            <w:pPr>
              <w:pStyle w:val="a9"/>
              <w:spacing w:line="240" w:lineRule="auto"/>
              <w:jc w:val="center"/>
              <w:rPr>
                <w:rFonts w:asciiTheme="minorHAnsi" w:eastAsiaTheme="minorHAnsi" w:hAnsiTheme="minorHAnsi" w:cs="Times New Roman"/>
                <w:color w:val="000000" w:themeColor="text1"/>
              </w:rPr>
            </w:pPr>
          </w:p>
        </w:tc>
      </w:tr>
      <w:tr w:rsidR="004A3D6C" w:rsidRPr="00B312B3" w14:paraId="0B3F1C5F" w14:textId="77777777" w:rsidTr="00BA66E1">
        <w:trPr>
          <w:trHeight w:val="611"/>
        </w:trPr>
        <w:tc>
          <w:tcPr>
            <w:tcW w:w="684" w:type="dxa"/>
            <w:tcBorders>
              <w:top w:val="single" w:sz="6" w:space="0" w:color="auto"/>
              <w:left w:val="single" w:sz="12" w:space="0" w:color="auto"/>
              <w:bottom w:val="single" w:sz="6" w:space="0" w:color="auto"/>
              <w:right w:val="single" w:sz="6" w:space="0" w:color="auto"/>
            </w:tcBorders>
            <w:tcMar>
              <w:left w:w="108" w:type="dxa"/>
              <w:right w:w="108" w:type="dxa"/>
            </w:tcMar>
            <w:vAlign w:val="center"/>
          </w:tcPr>
          <w:p w14:paraId="6CBF7227" w14:textId="77777777" w:rsidR="004A3D6C" w:rsidRPr="002B7B95" w:rsidRDefault="004A3D6C" w:rsidP="00BA66E1">
            <w:pPr>
              <w:pStyle w:val="a9"/>
              <w:spacing w:line="240" w:lineRule="auto"/>
              <w:jc w:val="center"/>
              <w:rPr>
                <w:rFonts w:asciiTheme="minorHAnsi" w:eastAsiaTheme="minorHAnsi" w:hAnsiTheme="minorHAnsi" w:cs="Times New Roman"/>
                <w:color w:val="000000" w:themeColor="text1"/>
              </w:rPr>
            </w:pPr>
            <w:r w:rsidRPr="002B7B95">
              <w:rPr>
                <w:rFonts w:asciiTheme="minorHAnsi" w:eastAsiaTheme="minorHAnsi" w:hAnsiTheme="minorHAnsi" w:cs="Times New Roman" w:hint="eastAsia"/>
                <w:color w:val="000000" w:themeColor="text1"/>
              </w:rPr>
              <w:t>4</w:t>
            </w:r>
          </w:p>
        </w:tc>
        <w:tc>
          <w:tcPr>
            <w:tcW w:w="4790" w:type="dxa"/>
            <w:tcBorders>
              <w:top w:val="single" w:sz="6" w:space="0" w:color="auto"/>
              <w:left w:val="single" w:sz="6" w:space="0" w:color="auto"/>
              <w:bottom w:val="single" w:sz="6" w:space="0" w:color="auto"/>
              <w:right w:val="single" w:sz="6" w:space="0" w:color="auto"/>
            </w:tcBorders>
            <w:tcMar>
              <w:left w:w="108" w:type="dxa"/>
              <w:right w:w="108" w:type="dxa"/>
            </w:tcMar>
            <w:vAlign w:val="center"/>
          </w:tcPr>
          <w:p w14:paraId="078B3D94" w14:textId="77777777" w:rsidR="004A3D6C" w:rsidRPr="002B7B95" w:rsidRDefault="004A3D6C" w:rsidP="00BA66E1">
            <w:pPr>
              <w:spacing w:after="0" w:line="240" w:lineRule="auto"/>
            </w:pPr>
          </w:p>
        </w:tc>
        <w:tc>
          <w:tcPr>
            <w:tcW w:w="2551" w:type="dxa"/>
            <w:tcBorders>
              <w:top w:val="single" w:sz="6" w:space="0" w:color="auto"/>
              <w:left w:val="single" w:sz="6" w:space="0" w:color="auto"/>
              <w:bottom w:val="single" w:sz="6" w:space="0" w:color="auto"/>
              <w:right w:val="single" w:sz="6" w:space="0" w:color="auto"/>
            </w:tcBorders>
            <w:tcMar>
              <w:left w:w="108" w:type="dxa"/>
              <w:right w:w="108" w:type="dxa"/>
            </w:tcMar>
            <w:vAlign w:val="center"/>
          </w:tcPr>
          <w:p w14:paraId="03C6108A" w14:textId="77777777" w:rsidR="004A3D6C" w:rsidRPr="002B7B95" w:rsidRDefault="004A3D6C" w:rsidP="00BA66E1">
            <w:pPr>
              <w:pStyle w:val="a9"/>
              <w:spacing w:line="240" w:lineRule="auto"/>
              <w:jc w:val="center"/>
              <w:rPr>
                <w:rFonts w:asciiTheme="minorHAnsi" w:eastAsiaTheme="minorHAnsi" w:hAnsiTheme="minorHAnsi" w:cs="Times New Roman"/>
                <w:color w:val="000000" w:themeColor="text1"/>
              </w:rPr>
            </w:pPr>
          </w:p>
        </w:tc>
        <w:tc>
          <w:tcPr>
            <w:tcW w:w="1580" w:type="dxa"/>
            <w:tcBorders>
              <w:top w:val="single" w:sz="6" w:space="0" w:color="auto"/>
              <w:left w:val="single" w:sz="6" w:space="0" w:color="auto"/>
              <w:bottom w:val="single" w:sz="6" w:space="0" w:color="auto"/>
              <w:right w:val="single" w:sz="12" w:space="0" w:color="auto"/>
            </w:tcBorders>
            <w:tcMar>
              <w:left w:w="108" w:type="dxa"/>
              <w:right w:w="108" w:type="dxa"/>
            </w:tcMar>
            <w:vAlign w:val="center"/>
          </w:tcPr>
          <w:p w14:paraId="60753355" w14:textId="77777777" w:rsidR="004A3D6C" w:rsidRPr="002B7B95" w:rsidRDefault="004A3D6C" w:rsidP="00BA66E1">
            <w:pPr>
              <w:pStyle w:val="a9"/>
              <w:spacing w:line="240" w:lineRule="auto"/>
              <w:jc w:val="center"/>
              <w:rPr>
                <w:rFonts w:asciiTheme="minorHAnsi" w:eastAsiaTheme="minorHAnsi" w:hAnsiTheme="minorHAnsi" w:cs="Times New Roman"/>
                <w:color w:val="000000" w:themeColor="text1"/>
              </w:rPr>
            </w:pPr>
          </w:p>
        </w:tc>
      </w:tr>
      <w:tr w:rsidR="004A3D6C" w:rsidRPr="00B312B3" w14:paraId="747CE408" w14:textId="77777777" w:rsidTr="00BA66E1">
        <w:trPr>
          <w:trHeight w:val="611"/>
        </w:trPr>
        <w:tc>
          <w:tcPr>
            <w:tcW w:w="684" w:type="dxa"/>
            <w:tcBorders>
              <w:top w:val="single" w:sz="6" w:space="0" w:color="auto"/>
              <w:left w:val="single" w:sz="12" w:space="0" w:color="auto"/>
              <w:bottom w:val="single" w:sz="6" w:space="0" w:color="auto"/>
              <w:right w:val="single" w:sz="6" w:space="0" w:color="auto"/>
            </w:tcBorders>
            <w:tcMar>
              <w:left w:w="108" w:type="dxa"/>
              <w:right w:w="108" w:type="dxa"/>
            </w:tcMar>
            <w:vAlign w:val="center"/>
          </w:tcPr>
          <w:p w14:paraId="0F302FD9" w14:textId="77777777" w:rsidR="004A3D6C" w:rsidRPr="002B7B95" w:rsidRDefault="004A3D6C" w:rsidP="00BA66E1">
            <w:pPr>
              <w:pStyle w:val="a9"/>
              <w:spacing w:line="240" w:lineRule="auto"/>
              <w:jc w:val="center"/>
              <w:rPr>
                <w:rFonts w:asciiTheme="minorHAnsi" w:eastAsiaTheme="minorHAnsi" w:hAnsiTheme="minorHAnsi" w:cs="Times New Roman"/>
                <w:color w:val="000000" w:themeColor="text1"/>
              </w:rPr>
            </w:pPr>
            <w:r w:rsidRPr="002B7B95">
              <w:rPr>
                <w:rFonts w:asciiTheme="minorHAnsi" w:eastAsiaTheme="minorHAnsi" w:hAnsiTheme="minorHAnsi" w:cs="Times New Roman" w:hint="eastAsia"/>
                <w:color w:val="000000" w:themeColor="text1"/>
              </w:rPr>
              <w:t>5</w:t>
            </w:r>
          </w:p>
        </w:tc>
        <w:tc>
          <w:tcPr>
            <w:tcW w:w="4790" w:type="dxa"/>
            <w:tcBorders>
              <w:top w:val="single" w:sz="6" w:space="0" w:color="auto"/>
              <w:left w:val="single" w:sz="6" w:space="0" w:color="auto"/>
              <w:bottom w:val="single" w:sz="6" w:space="0" w:color="auto"/>
              <w:right w:val="single" w:sz="6" w:space="0" w:color="auto"/>
            </w:tcBorders>
            <w:tcMar>
              <w:left w:w="108" w:type="dxa"/>
              <w:right w:w="108" w:type="dxa"/>
            </w:tcMar>
            <w:vAlign w:val="center"/>
          </w:tcPr>
          <w:p w14:paraId="46A84850" w14:textId="77777777" w:rsidR="004A3D6C" w:rsidRPr="002B7B95" w:rsidRDefault="004A3D6C" w:rsidP="00BA66E1">
            <w:pPr>
              <w:spacing w:after="0" w:line="240" w:lineRule="auto"/>
            </w:pPr>
          </w:p>
        </w:tc>
        <w:tc>
          <w:tcPr>
            <w:tcW w:w="2551" w:type="dxa"/>
            <w:tcBorders>
              <w:top w:val="single" w:sz="6" w:space="0" w:color="auto"/>
              <w:left w:val="single" w:sz="6" w:space="0" w:color="auto"/>
              <w:bottom w:val="single" w:sz="6" w:space="0" w:color="auto"/>
              <w:right w:val="single" w:sz="6" w:space="0" w:color="auto"/>
            </w:tcBorders>
            <w:tcMar>
              <w:left w:w="108" w:type="dxa"/>
              <w:right w:w="108" w:type="dxa"/>
            </w:tcMar>
            <w:vAlign w:val="center"/>
          </w:tcPr>
          <w:p w14:paraId="40EAEC8B" w14:textId="77777777" w:rsidR="004A3D6C" w:rsidRPr="002B7B95" w:rsidRDefault="004A3D6C" w:rsidP="00BA66E1">
            <w:pPr>
              <w:pStyle w:val="a9"/>
              <w:spacing w:line="240" w:lineRule="auto"/>
              <w:jc w:val="center"/>
              <w:rPr>
                <w:rFonts w:asciiTheme="minorHAnsi" w:eastAsiaTheme="minorHAnsi" w:hAnsiTheme="minorHAnsi" w:cs="Times New Roman"/>
                <w:color w:val="000000" w:themeColor="text1"/>
              </w:rPr>
            </w:pPr>
          </w:p>
        </w:tc>
        <w:tc>
          <w:tcPr>
            <w:tcW w:w="1580" w:type="dxa"/>
            <w:tcBorders>
              <w:top w:val="single" w:sz="6" w:space="0" w:color="auto"/>
              <w:left w:val="single" w:sz="6" w:space="0" w:color="auto"/>
              <w:bottom w:val="single" w:sz="6" w:space="0" w:color="auto"/>
              <w:right w:val="single" w:sz="12" w:space="0" w:color="auto"/>
            </w:tcBorders>
            <w:tcMar>
              <w:left w:w="108" w:type="dxa"/>
              <w:right w:w="108" w:type="dxa"/>
            </w:tcMar>
            <w:vAlign w:val="center"/>
          </w:tcPr>
          <w:p w14:paraId="0F817547" w14:textId="77777777" w:rsidR="004A3D6C" w:rsidRPr="002B7B95" w:rsidRDefault="004A3D6C" w:rsidP="00BA66E1">
            <w:pPr>
              <w:pStyle w:val="a9"/>
              <w:spacing w:line="240" w:lineRule="auto"/>
              <w:jc w:val="center"/>
              <w:rPr>
                <w:rFonts w:asciiTheme="minorHAnsi" w:eastAsiaTheme="minorHAnsi" w:hAnsiTheme="minorHAnsi" w:cs="Times New Roman"/>
                <w:color w:val="000000" w:themeColor="text1"/>
              </w:rPr>
            </w:pPr>
          </w:p>
        </w:tc>
      </w:tr>
      <w:tr w:rsidR="004A3D6C" w:rsidRPr="00B312B3" w14:paraId="3FF29B4A" w14:textId="77777777" w:rsidTr="00BA66E1">
        <w:trPr>
          <w:trHeight w:val="611"/>
        </w:trPr>
        <w:tc>
          <w:tcPr>
            <w:tcW w:w="684" w:type="dxa"/>
            <w:tcBorders>
              <w:top w:val="single" w:sz="6" w:space="0" w:color="auto"/>
              <w:left w:val="single" w:sz="12" w:space="0" w:color="auto"/>
              <w:bottom w:val="single" w:sz="6" w:space="0" w:color="auto"/>
              <w:right w:val="single" w:sz="6" w:space="0" w:color="auto"/>
            </w:tcBorders>
            <w:tcMar>
              <w:left w:w="108" w:type="dxa"/>
              <w:right w:w="108" w:type="dxa"/>
            </w:tcMar>
            <w:vAlign w:val="center"/>
          </w:tcPr>
          <w:p w14:paraId="7644EC6E" w14:textId="77777777" w:rsidR="004A3D6C" w:rsidRPr="002B7B95" w:rsidRDefault="004A3D6C" w:rsidP="00BA66E1">
            <w:pPr>
              <w:pStyle w:val="a9"/>
              <w:spacing w:line="240" w:lineRule="auto"/>
              <w:jc w:val="center"/>
              <w:rPr>
                <w:rFonts w:asciiTheme="minorHAnsi" w:eastAsiaTheme="minorHAnsi" w:hAnsiTheme="minorHAnsi" w:cs="Times New Roman"/>
                <w:color w:val="000000" w:themeColor="text1"/>
              </w:rPr>
            </w:pPr>
            <w:r w:rsidRPr="002B7B95">
              <w:rPr>
                <w:rFonts w:asciiTheme="minorHAnsi" w:eastAsiaTheme="minorHAnsi" w:hAnsiTheme="minorHAnsi" w:cs="Times New Roman" w:hint="eastAsia"/>
                <w:color w:val="000000" w:themeColor="text1"/>
              </w:rPr>
              <w:t>6</w:t>
            </w:r>
          </w:p>
        </w:tc>
        <w:tc>
          <w:tcPr>
            <w:tcW w:w="4790" w:type="dxa"/>
            <w:tcBorders>
              <w:top w:val="single" w:sz="6" w:space="0" w:color="auto"/>
              <w:left w:val="single" w:sz="6" w:space="0" w:color="auto"/>
              <w:bottom w:val="single" w:sz="6" w:space="0" w:color="auto"/>
              <w:right w:val="single" w:sz="6" w:space="0" w:color="auto"/>
            </w:tcBorders>
            <w:tcMar>
              <w:left w:w="108" w:type="dxa"/>
              <w:right w:w="108" w:type="dxa"/>
            </w:tcMar>
            <w:vAlign w:val="center"/>
          </w:tcPr>
          <w:p w14:paraId="4D2F3CF5" w14:textId="77777777" w:rsidR="004A3D6C" w:rsidRPr="002B7B95" w:rsidRDefault="004A3D6C" w:rsidP="00BA66E1">
            <w:pPr>
              <w:spacing w:after="0" w:line="240" w:lineRule="auto"/>
            </w:pPr>
          </w:p>
        </w:tc>
        <w:tc>
          <w:tcPr>
            <w:tcW w:w="2551" w:type="dxa"/>
            <w:tcBorders>
              <w:top w:val="single" w:sz="6" w:space="0" w:color="auto"/>
              <w:left w:val="single" w:sz="6" w:space="0" w:color="auto"/>
              <w:bottom w:val="single" w:sz="6" w:space="0" w:color="auto"/>
              <w:right w:val="single" w:sz="6" w:space="0" w:color="auto"/>
            </w:tcBorders>
            <w:tcMar>
              <w:left w:w="108" w:type="dxa"/>
              <w:right w:w="108" w:type="dxa"/>
            </w:tcMar>
            <w:vAlign w:val="center"/>
          </w:tcPr>
          <w:p w14:paraId="28426CBB" w14:textId="77777777" w:rsidR="004A3D6C" w:rsidRPr="002B7B95" w:rsidRDefault="004A3D6C" w:rsidP="00BA66E1">
            <w:pPr>
              <w:pStyle w:val="a9"/>
              <w:spacing w:line="240" w:lineRule="auto"/>
              <w:jc w:val="center"/>
              <w:rPr>
                <w:rFonts w:asciiTheme="minorHAnsi" w:eastAsiaTheme="minorHAnsi" w:hAnsiTheme="minorHAnsi" w:cs="Times New Roman"/>
                <w:color w:val="000000" w:themeColor="text1"/>
              </w:rPr>
            </w:pPr>
          </w:p>
        </w:tc>
        <w:tc>
          <w:tcPr>
            <w:tcW w:w="1580" w:type="dxa"/>
            <w:tcBorders>
              <w:top w:val="single" w:sz="6" w:space="0" w:color="auto"/>
              <w:left w:val="single" w:sz="6" w:space="0" w:color="auto"/>
              <w:bottom w:val="single" w:sz="6" w:space="0" w:color="auto"/>
              <w:right w:val="single" w:sz="12" w:space="0" w:color="auto"/>
            </w:tcBorders>
            <w:tcMar>
              <w:left w:w="108" w:type="dxa"/>
              <w:right w:w="108" w:type="dxa"/>
            </w:tcMar>
            <w:vAlign w:val="center"/>
          </w:tcPr>
          <w:p w14:paraId="175200BA" w14:textId="77777777" w:rsidR="004A3D6C" w:rsidRPr="002B7B95" w:rsidRDefault="004A3D6C" w:rsidP="00BA66E1">
            <w:pPr>
              <w:pStyle w:val="a9"/>
              <w:spacing w:line="240" w:lineRule="auto"/>
              <w:jc w:val="center"/>
              <w:rPr>
                <w:rFonts w:asciiTheme="minorHAnsi" w:eastAsiaTheme="minorHAnsi" w:hAnsiTheme="minorHAnsi" w:cs="Times New Roman"/>
                <w:color w:val="000000" w:themeColor="text1"/>
              </w:rPr>
            </w:pPr>
          </w:p>
        </w:tc>
      </w:tr>
      <w:tr w:rsidR="004A3D6C" w:rsidRPr="00B312B3" w14:paraId="4F096690" w14:textId="77777777" w:rsidTr="00BA66E1">
        <w:trPr>
          <w:trHeight w:val="611"/>
        </w:trPr>
        <w:tc>
          <w:tcPr>
            <w:tcW w:w="684" w:type="dxa"/>
            <w:tcBorders>
              <w:top w:val="single" w:sz="6" w:space="0" w:color="auto"/>
              <w:left w:val="single" w:sz="12" w:space="0" w:color="auto"/>
              <w:bottom w:val="single" w:sz="6" w:space="0" w:color="auto"/>
              <w:right w:val="single" w:sz="6" w:space="0" w:color="auto"/>
            </w:tcBorders>
            <w:tcMar>
              <w:left w:w="108" w:type="dxa"/>
              <w:right w:w="108" w:type="dxa"/>
            </w:tcMar>
            <w:vAlign w:val="center"/>
          </w:tcPr>
          <w:p w14:paraId="593C36CE" w14:textId="77777777" w:rsidR="004A3D6C" w:rsidRPr="002B7B95" w:rsidRDefault="004A3D6C" w:rsidP="00BA66E1">
            <w:pPr>
              <w:pStyle w:val="a9"/>
              <w:spacing w:line="240" w:lineRule="auto"/>
              <w:jc w:val="center"/>
              <w:rPr>
                <w:rFonts w:asciiTheme="minorHAnsi" w:eastAsiaTheme="minorHAnsi" w:hAnsiTheme="minorHAnsi" w:cs="Times New Roman"/>
                <w:color w:val="000000" w:themeColor="text1"/>
              </w:rPr>
            </w:pPr>
            <w:r w:rsidRPr="002B7B95">
              <w:rPr>
                <w:rFonts w:asciiTheme="minorHAnsi" w:eastAsiaTheme="minorHAnsi" w:hAnsiTheme="minorHAnsi" w:cs="Times New Roman" w:hint="eastAsia"/>
                <w:color w:val="000000" w:themeColor="text1"/>
              </w:rPr>
              <w:t>7</w:t>
            </w:r>
          </w:p>
        </w:tc>
        <w:tc>
          <w:tcPr>
            <w:tcW w:w="4790" w:type="dxa"/>
            <w:tcBorders>
              <w:top w:val="single" w:sz="6" w:space="0" w:color="auto"/>
              <w:left w:val="single" w:sz="6" w:space="0" w:color="auto"/>
              <w:bottom w:val="single" w:sz="6" w:space="0" w:color="auto"/>
              <w:right w:val="single" w:sz="6" w:space="0" w:color="auto"/>
            </w:tcBorders>
            <w:tcMar>
              <w:left w:w="108" w:type="dxa"/>
              <w:right w:w="108" w:type="dxa"/>
            </w:tcMar>
            <w:vAlign w:val="center"/>
          </w:tcPr>
          <w:p w14:paraId="760F5D44" w14:textId="77777777" w:rsidR="004A3D6C" w:rsidRPr="002B7B95" w:rsidRDefault="004A3D6C" w:rsidP="00BA66E1">
            <w:pPr>
              <w:spacing w:after="0" w:line="240" w:lineRule="auto"/>
              <w:rPr>
                <w:b/>
              </w:rPr>
            </w:pPr>
          </w:p>
        </w:tc>
        <w:tc>
          <w:tcPr>
            <w:tcW w:w="2551" w:type="dxa"/>
            <w:tcBorders>
              <w:top w:val="single" w:sz="6" w:space="0" w:color="auto"/>
              <w:left w:val="single" w:sz="6" w:space="0" w:color="auto"/>
              <w:bottom w:val="single" w:sz="6" w:space="0" w:color="auto"/>
              <w:right w:val="single" w:sz="6" w:space="0" w:color="auto"/>
            </w:tcBorders>
            <w:tcMar>
              <w:left w:w="108" w:type="dxa"/>
              <w:right w:w="108" w:type="dxa"/>
            </w:tcMar>
            <w:vAlign w:val="center"/>
          </w:tcPr>
          <w:p w14:paraId="4679F124" w14:textId="77777777" w:rsidR="004A3D6C" w:rsidRPr="002B7B95" w:rsidRDefault="004A3D6C" w:rsidP="00BA66E1">
            <w:pPr>
              <w:pStyle w:val="a9"/>
              <w:spacing w:line="240" w:lineRule="auto"/>
              <w:jc w:val="center"/>
              <w:rPr>
                <w:rFonts w:asciiTheme="minorHAnsi" w:eastAsiaTheme="minorHAnsi" w:hAnsiTheme="minorHAnsi" w:cs="Times New Roman"/>
                <w:b/>
                <w:color w:val="000000" w:themeColor="text1"/>
              </w:rPr>
            </w:pPr>
          </w:p>
        </w:tc>
        <w:tc>
          <w:tcPr>
            <w:tcW w:w="1580" w:type="dxa"/>
            <w:tcBorders>
              <w:top w:val="single" w:sz="6" w:space="0" w:color="auto"/>
              <w:left w:val="single" w:sz="6" w:space="0" w:color="auto"/>
              <w:bottom w:val="single" w:sz="6" w:space="0" w:color="auto"/>
              <w:right w:val="single" w:sz="12" w:space="0" w:color="auto"/>
            </w:tcBorders>
            <w:tcMar>
              <w:left w:w="108" w:type="dxa"/>
              <w:right w:w="108" w:type="dxa"/>
            </w:tcMar>
            <w:vAlign w:val="center"/>
          </w:tcPr>
          <w:p w14:paraId="4F24BA3C" w14:textId="77777777" w:rsidR="004A3D6C" w:rsidRPr="002B7B95" w:rsidRDefault="004A3D6C" w:rsidP="00BA66E1">
            <w:pPr>
              <w:pStyle w:val="a9"/>
              <w:spacing w:line="240" w:lineRule="auto"/>
              <w:jc w:val="center"/>
              <w:rPr>
                <w:rFonts w:asciiTheme="minorHAnsi" w:eastAsiaTheme="minorHAnsi" w:hAnsiTheme="minorHAnsi" w:cs="Times New Roman"/>
                <w:color w:val="000000" w:themeColor="text1"/>
              </w:rPr>
            </w:pPr>
          </w:p>
        </w:tc>
      </w:tr>
      <w:tr w:rsidR="004A3D6C" w:rsidRPr="00B312B3" w14:paraId="0A0FBDBF" w14:textId="77777777" w:rsidTr="00BA66E1">
        <w:trPr>
          <w:trHeight w:val="611"/>
        </w:trPr>
        <w:tc>
          <w:tcPr>
            <w:tcW w:w="684" w:type="dxa"/>
            <w:tcBorders>
              <w:top w:val="single" w:sz="6" w:space="0" w:color="auto"/>
              <w:left w:val="single" w:sz="12" w:space="0" w:color="auto"/>
              <w:bottom w:val="single" w:sz="6" w:space="0" w:color="auto"/>
              <w:right w:val="single" w:sz="6" w:space="0" w:color="auto"/>
            </w:tcBorders>
            <w:tcMar>
              <w:left w:w="108" w:type="dxa"/>
              <w:right w:w="108" w:type="dxa"/>
            </w:tcMar>
            <w:vAlign w:val="center"/>
          </w:tcPr>
          <w:p w14:paraId="36B08931" w14:textId="77777777" w:rsidR="004A3D6C" w:rsidRPr="002B7B95" w:rsidRDefault="004A3D6C" w:rsidP="00BA66E1">
            <w:pPr>
              <w:pStyle w:val="a9"/>
              <w:spacing w:line="240" w:lineRule="auto"/>
              <w:jc w:val="center"/>
              <w:rPr>
                <w:rFonts w:asciiTheme="minorHAnsi" w:eastAsiaTheme="minorHAnsi" w:hAnsiTheme="minorHAnsi" w:cs="Times New Roman"/>
                <w:color w:val="000000" w:themeColor="text1"/>
              </w:rPr>
            </w:pPr>
            <w:r w:rsidRPr="002B7B95">
              <w:rPr>
                <w:rFonts w:asciiTheme="minorHAnsi" w:eastAsiaTheme="minorHAnsi" w:hAnsiTheme="minorHAnsi" w:cs="Times New Roman" w:hint="eastAsia"/>
                <w:color w:val="000000" w:themeColor="text1"/>
              </w:rPr>
              <w:t>8</w:t>
            </w:r>
          </w:p>
        </w:tc>
        <w:tc>
          <w:tcPr>
            <w:tcW w:w="4790" w:type="dxa"/>
            <w:tcBorders>
              <w:top w:val="single" w:sz="6" w:space="0" w:color="auto"/>
              <w:left w:val="single" w:sz="6" w:space="0" w:color="auto"/>
              <w:bottom w:val="single" w:sz="6" w:space="0" w:color="auto"/>
              <w:right w:val="single" w:sz="6" w:space="0" w:color="auto"/>
            </w:tcBorders>
            <w:tcMar>
              <w:left w:w="108" w:type="dxa"/>
              <w:right w:w="108" w:type="dxa"/>
            </w:tcMar>
            <w:vAlign w:val="center"/>
          </w:tcPr>
          <w:p w14:paraId="2D8BDF57" w14:textId="77777777" w:rsidR="004A3D6C" w:rsidRPr="002B7B95" w:rsidRDefault="004A3D6C" w:rsidP="00BA66E1">
            <w:pPr>
              <w:spacing w:after="0" w:line="240" w:lineRule="auto"/>
            </w:pPr>
          </w:p>
        </w:tc>
        <w:tc>
          <w:tcPr>
            <w:tcW w:w="2551" w:type="dxa"/>
            <w:tcBorders>
              <w:top w:val="single" w:sz="6" w:space="0" w:color="auto"/>
              <w:left w:val="single" w:sz="6" w:space="0" w:color="auto"/>
              <w:bottom w:val="single" w:sz="6" w:space="0" w:color="auto"/>
              <w:right w:val="single" w:sz="6" w:space="0" w:color="auto"/>
            </w:tcBorders>
            <w:tcMar>
              <w:left w:w="108" w:type="dxa"/>
              <w:right w:w="108" w:type="dxa"/>
            </w:tcMar>
            <w:vAlign w:val="center"/>
          </w:tcPr>
          <w:p w14:paraId="6A03CB78" w14:textId="77777777" w:rsidR="004A3D6C" w:rsidRPr="002B7B95" w:rsidRDefault="004A3D6C" w:rsidP="00BA66E1">
            <w:pPr>
              <w:pStyle w:val="a9"/>
              <w:spacing w:line="240" w:lineRule="auto"/>
              <w:jc w:val="center"/>
              <w:rPr>
                <w:rFonts w:asciiTheme="minorHAnsi" w:eastAsiaTheme="minorHAnsi" w:hAnsiTheme="minorHAnsi" w:cs="Times New Roman"/>
                <w:color w:val="000000" w:themeColor="text1"/>
              </w:rPr>
            </w:pPr>
          </w:p>
        </w:tc>
        <w:tc>
          <w:tcPr>
            <w:tcW w:w="1580" w:type="dxa"/>
            <w:tcBorders>
              <w:top w:val="single" w:sz="6" w:space="0" w:color="auto"/>
              <w:left w:val="single" w:sz="6" w:space="0" w:color="auto"/>
              <w:bottom w:val="single" w:sz="6" w:space="0" w:color="auto"/>
              <w:right w:val="single" w:sz="12" w:space="0" w:color="auto"/>
            </w:tcBorders>
            <w:tcMar>
              <w:left w:w="108" w:type="dxa"/>
              <w:right w:w="108" w:type="dxa"/>
            </w:tcMar>
            <w:vAlign w:val="center"/>
          </w:tcPr>
          <w:p w14:paraId="2EA1A3A5" w14:textId="77777777" w:rsidR="004A3D6C" w:rsidRPr="002B7B95" w:rsidRDefault="004A3D6C" w:rsidP="00BA66E1">
            <w:pPr>
              <w:pStyle w:val="a9"/>
              <w:spacing w:line="240" w:lineRule="auto"/>
              <w:jc w:val="center"/>
              <w:rPr>
                <w:rFonts w:asciiTheme="minorHAnsi" w:eastAsiaTheme="minorHAnsi" w:hAnsiTheme="minorHAnsi" w:cs="Times New Roman"/>
                <w:color w:val="000000" w:themeColor="text1"/>
              </w:rPr>
            </w:pPr>
          </w:p>
        </w:tc>
      </w:tr>
      <w:tr w:rsidR="004A3D6C" w:rsidRPr="00B312B3" w14:paraId="2D541671" w14:textId="77777777" w:rsidTr="00BA66E1">
        <w:trPr>
          <w:trHeight w:val="611"/>
        </w:trPr>
        <w:tc>
          <w:tcPr>
            <w:tcW w:w="684" w:type="dxa"/>
            <w:tcBorders>
              <w:top w:val="single" w:sz="6" w:space="0" w:color="auto"/>
              <w:left w:val="single" w:sz="12" w:space="0" w:color="auto"/>
              <w:bottom w:val="single" w:sz="6" w:space="0" w:color="auto"/>
              <w:right w:val="single" w:sz="6" w:space="0" w:color="auto"/>
            </w:tcBorders>
            <w:tcMar>
              <w:left w:w="108" w:type="dxa"/>
              <w:right w:w="108" w:type="dxa"/>
            </w:tcMar>
            <w:vAlign w:val="center"/>
          </w:tcPr>
          <w:p w14:paraId="18EF02D5" w14:textId="77777777" w:rsidR="004A3D6C" w:rsidRPr="002B7B95" w:rsidRDefault="004A3D6C" w:rsidP="00BA66E1">
            <w:pPr>
              <w:pStyle w:val="a9"/>
              <w:spacing w:line="240" w:lineRule="auto"/>
              <w:jc w:val="center"/>
              <w:rPr>
                <w:rFonts w:asciiTheme="minorHAnsi" w:eastAsiaTheme="minorHAnsi" w:hAnsiTheme="minorHAnsi" w:cs="Times New Roman"/>
                <w:color w:val="000000" w:themeColor="text1"/>
              </w:rPr>
            </w:pPr>
            <w:r w:rsidRPr="002B7B95">
              <w:rPr>
                <w:rFonts w:asciiTheme="minorHAnsi" w:eastAsiaTheme="minorHAnsi" w:hAnsiTheme="minorHAnsi" w:cs="Times New Roman" w:hint="eastAsia"/>
                <w:color w:val="000000" w:themeColor="text1"/>
              </w:rPr>
              <w:t>9</w:t>
            </w:r>
          </w:p>
        </w:tc>
        <w:tc>
          <w:tcPr>
            <w:tcW w:w="4790" w:type="dxa"/>
            <w:tcBorders>
              <w:top w:val="single" w:sz="6" w:space="0" w:color="auto"/>
              <w:left w:val="single" w:sz="6" w:space="0" w:color="auto"/>
              <w:bottom w:val="single" w:sz="6" w:space="0" w:color="auto"/>
              <w:right w:val="single" w:sz="6" w:space="0" w:color="auto"/>
            </w:tcBorders>
            <w:tcMar>
              <w:left w:w="108" w:type="dxa"/>
              <w:right w:w="108" w:type="dxa"/>
            </w:tcMar>
            <w:vAlign w:val="center"/>
          </w:tcPr>
          <w:p w14:paraId="244C72EF" w14:textId="77777777" w:rsidR="004A3D6C" w:rsidRPr="002B7B95" w:rsidRDefault="004A3D6C" w:rsidP="00BA66E1">
            <w:pPr>
              <w:spacing w:after="0" w:line="240" w:lineRule="auto"/>
            </w:pPr>
          </w:p>
        </w:tc>
        <w:tc>
          <w:tcPr>
            <w:tcW w:w="2551" w:type="dxa"/>
            <w:tcBorders>
              <w:top w:val="single" w:sz="6" w:space="0" w:color="auto"/>
              <w:left w:val="single" w:sz="6" w:space="0" w:color="auto"/>
              <w:bottom w:val="single" w:sz="6" w:space="0" w:color="auto"/>
              <w:right w:val="single" w:sz="6" w:space="0" w:color="auto"/>
            </w:tcBorders>
            <w:tcMar>
              <w:left w:w="108" w:type="dxa"/>
              <w:right w:w="108" w:type="dxa"/>
            </w:tcMar>
            <w:vAlign w:val="center"/>
          </w:tcPr>
          <w:p w14:paraId="23E1EE3A" w14:textId="77777777" w:rsidR="004A3D6C" w:rsidRPr="002B7B95" w:rsidRDefault="004A3D6C" w:rsidP="00BA66E1">
            <w:pPr>
              <w:pStyle w:val="a9"/>
              <w:spacing w:line="240" w:lineRule="auto"/>
              <w:jc w:val="center"/>
              <w:rPr>
                <w:rFonts w:asciiTheme="minorHAnsi" w:eastAsiaTheme="minorHAnsi" w:hAnsiTheme="minorHAnsi" w:cs="Times New Roman"/>
                <w:color w:val="000000" w:themeColor="text1"/>
              </w:rPr>
            </w:pPr>
          </w:p>
        </w:tc>
        <w:tc>
          <w:tcPr>
            <w:tcW w:w="1580" w:type="dxa"/>
            <w:tcBorders>
              <w:top w:val="single" w:sz="6" w:space="0" w:color="auto"/>
              <w:left w:val="single" w:sz="6" w:space="0" w:color="auto"/>
              <w:bottom w:val="single" w:sz="6" w:space="0" w:color="auto"/>
              <w:right w:val="single" w:sz="12" w:space="0" w:color="auto"/>
            </w:tcBorders>
            <w:tcMar>
              <w:left w:w="108" w:type="dxa"/>
              <w:right w:w="108" w:type="dxa"/>
            </w:tcMar>
            <w:vAlign w:val="center"/>
          </w:tcPr>
          <w:p w14:paraId="2D7CF1C6" w14:textId="77777777" w:rsidR="004A3D6C" w:rsidRPr="002B7B95" w:rsidRDefault="004A3D6C" w:rsidP="00BA66E1">
            <w:pPr>
              <w:pStyle w:val="a9"/>
              <w:spacing w:line="240" w:lineRule="auto"/>
              <w:jc w:val="center"/>
              <w:rPr>
                <w:rFonts w:asciiTheme="minorHAnsi" w:eastAsiaTheme="minorHAnsi" w:hAnsiTheme="minorHAnsi" w:cs="Times New Roman"/>
                <w:color w:val="000000" w:themeColor="text1"/>
              </w:rPr>
            </w:pPr>
          </w:p>
        </w:tc>
      </w:tr>
      <w:tr w:rsidR="004A3D6C" w:rsidRPr="00B312B3" w14:paraId="3475AFAC" w14:textId="77777777" w:rsidTr="00BA66E1">
        <w:trPr>
          <w:trHeight w:val="611"/>
        </w:trPr>
        <w:tc>
          <w:tcPr>
            <w:tcW w:w="684" w:type="dxa"/>
            <w:tcBorders>
              <w:top w:val="single" w:sz="6" w:space="0" w:color="auto"/>
              <w:left w:val="single" w:sz="12" w:space="0" w:color="auto"/>
              <w:bottom w:val="single" w:sz="6" w:space="0" w:color="auto"/>
              <w:right w:val="single" w:sz="6" w:space="0" w:color="auto"/>
            </w:tcBorders>
            <w:tcMar>
              <w:left w:w="108" w:type="dxa"/>
              <w:right w:w="108" w:type="dxa"/>
            </w:tcMar>
            <w:vAlign w:val="center"/>
          </w:tcPr>
          <w:p w14:paraId="0DEDBAE8" w14:textId="77777777" w:rsidR="004A3D6C" w:rsidRPr="002B7B95" w:rsidRDefault="004A3D6C" w:rsidP="00BA66E1">
            <w:pPr>
              <w:pStyle w:val="a9"/>
              <w:spacing w:line="240" w:lineRule="auto"/>
              <w:jc w:val="center"/>
              <w:rPr>
                <w:rFonts w:asciiTheme="minorHAnsi" w:eastAsiaTheme="minorHAnsi" w:hAnsiTheme="minorHAnsi" w:cs="Times New Roman"/>
                <w:color w:val="000000" w:themeColor="text1"/>
              </w:rPr>
            </w:pPr>
            <w:r w:rsidRPr="002B7B95">
              <w:rPr>
                <w:rFonts w:asciiTheme="minorHAnsi" w:eastAsiaTheme="minorHAnsi" w:hAnsiTheme="minorHAnsi" w:cs="Times New Roman" w:hint="eastAsia"/>
                <w:color w:val="000000" w:themeColor="text1"/>
              </w:rPr>
              <w:t>10</w:t>
            </w:r>
          </w:p>
        </w:tc>
        <w:tc>
          <w:tcPr>
            <w:tcW w:w="4790" w:type="dxa"/>
            <w:tcBorders>
              <w:top w:val="single" w:sz="6" w:space="0" w:color="auto"/>
              <w:left w:val="single" w:sz="6" w:space="0" w:color="auto"/>
              <w:bottom w:val="single" w:sz="6" w:space="0" w:color="auto"/>
              <w:right w:val="single" w:sz="6" w:space="0" w:color="auto"/>
            </w:tcBorders>
            <w:tcMar>
              <w:left w:w="108" w:type="dxa"/>
              <w:right w:w="108" w:type="dxa"/>
            </w:tcMar>
            <w:vAlign w:val="center"/>
          </w:tcPr>
          <w:p w14:paraId="7427FF30" w14:textId="77777777" w:rsidR="004A3D6C" w:rsidRPr="002B7B95" w:rsidRDefault="004A3D6C" w:rsidP="00BA66E1">
            <w:pPr>
              <w:spacing w:after="0" w:line="240" w:lineRule="auto"/>
            </w:pPr>
          </w:p>
        </w:tc>
        <w:tc>
          <w:tcPr>
            <w:tcW w:w="2551" w:type="dxa"/>
            <w:tcBorders>
              <w:top w:val="single" w:sz="6" w:space="0" w:color="auto"/>
              <w:left w:val="single" w:sz="6" w:space="0" w:color="auto"/>
              <w:bottom w:val="single" w:sz="6" w:space="0" w:color="auto"/>
              <w:right w:val="single" w:sz="6" w:space="0" w:color="auto"/>
            </w:tcBorders>
            <w:tcMar>
              <w:left w:w="108" w:type="dxa"/>
              <w:right w:w="108" w:type="dxa"/>
            </w:tcMar>
            <w:vAlign w:val="center"/>
          </w:tcPr>
          <w:p w14:paraId="3D75DB62" w14:textId="77777777" w:rsidR="004A3D6C" w:rsidRPr="002B7B95" w:rsidRDefault="004A3D6C" w:rsidP="00BA66E1">
            <w:pPr>
              <w:pStyle w:val="a9"/>
              <w:spacing w:line="240" w:lineRule="auto"/>
              <w:jc w:val="center"/>
              <w:rPr>
                <w:rFonts w:asciiTheme="minorHAnsi" w:eastAsiaTheme="minorHAnsi" w:hAnsiTheme="minorHAnsi" w:cs="Times New Roman"/>
                <w:color w:val="000000" w:themeColor="text1"/>
              </w:rPr>
            </w:pPr>
          </w:p>
        </w:tc>
        <w:tc>
          <w:tcPr>
            <w:tcW w:w="1580" w:type="dxa"/>
            <w:tcBorders>
              <w:top w:val="single" w:sz="6" w:space="0" w:color="auto"/>
              <w:left w:val="single" w:sz="6" w:space="0" w:color="auto"/>
              <w:bottom w:val="single" w:sz="6" w:space="0" w:color="auto"/>
              <w:right w:val="single" w:sz="12" w:space="0" w:color="auto"/>
            </w:tcBorders>
            <w:tcMar>
              <w:left w:w="108" w:type="dxa"/>
              <w:right w:w="108" w:type="dxa"/>
            </w:tcMar>
            <w:vAlign w:val="center"/>
          </w:tcPr>
          <w:p w14:paraId="6D6E1DAF" w14:textId="77777777" w:rsidR="004A3D6C" w:rsidRPr="002B7B95" w:rsidRDefault="004A3D6C" w:rsidP="00BA66E1">
            <w:pPr>
              <w:pStyle w:val="a9"/>
              <w:spacing w:line="240" w:lineRule="auto"/>
              <w:jc w:val="center"/>
              <w:rPr>
                <w:rFonts w:asciiTheme="minorHAnsi" w:eastAsiaTheme="minorHAnsi" w:hAnsiTheme="minorHAnsi" w:cs="Times New Roman"/>
                <w:color w:val="000000" w:themeColor="text1"/>
              </w:rPr>
            </w:pPr>
          </w:p>
        </w:tc>
      </w:tr>
      <w:tr w:rsidR="004A3D6C" w:rsidRPr="00B312B3" w14:paraId="35D0C618" w14:textId="77777777" w:rsidTr="00BA66E1">
        <w:trPr>
          <w:trHeight w:val="611"/>
        </w:trPr>
        <w:tc>
          <w:tcPr>
            <w:tcW w:w="684" w:type="dxa"/>
            <w:tcBorders>
              <w:top w:val="single" w:sz="6" w:space="0" w:color="auto"/>
              <w:left w:val="single" w:sz="12" w:space="0" w:color="auto"/>
              <w:bottom w:val="single" w:sz="6" w:space="0" w:color="auto"/>
              <w:right w:val="single" w:sz="6" w:space="0" w:color="auto"/>
            </w:tcBorders>
            <w:tcMar>
              <w:left w:w="108" w:type="dxa"/>
              <w:right w:w="108" w:type="dxa"/>
            </w:tcMar>
            <w:vAlign w:val="center"/>
          </w:tcPr>
          <w:p w14:paraId="21E11EF2" w14:textId="77777777" w:rsidR="004A3D6C" w:rsidRPr="002B7B95" w:rsidRDefault="004A3D6C" w:rsidP="00BA66E1">
            <w:pPr>
              <w:pStyle w:val="a9"/>
              <w:spacing w:line="240" w:lineRule="auto"/>
              <w:jc w:val="center"/>
              <w:rPr>
                <w:rFonts w:asciiTheme="minorHAnsi" w:eastAsiaTheme="minorHAnsi" w:hAnsiTheme="minorHAnsi" w:cs="Times New Roman"/>
                <w:color w:val="000000" w:themeColor="text1"/>
              </w:rPr>
            </w:pPr>
            <w:r w:rsidRPr="002B7B95">
              <w:rPr>
                <w:rFonts w:asciiTheme="minorHAnsi" w:eastAsiaTheme="minorHAnsi" w:hAnsiTheme="minorHAnsi" w:cs="Times New Roman" w:hint="eastAsia"/>
                <w:color w:val="000000" w:themeColor="text1"/>
              </w:rPr>
              <w:t>11</w:t>
            </w:r>
          </w:p>
        </w:tc>
        <w:tc>
          <w:tcPr>
            <w:tcW w:w="4790" w:type="dxa"/>
            <w:tcBorders>
              <w:top w:val="single" w:sz="6" w:space="0" w:color="auto"/>
              <w:left w:val="single" w:sz="6" w:space="0" w:color="auto"/>
              <w:bottom w:val="single" w:sz="6" w:space="0" w:color="auto"/>
              <w:right w:val="single" w:sz="6" w:space="0" w:color="auto"/>
            </w:tcBorders>
            <w:tcMar>
              <w:left w:w="108" w:type="dxa"/>
              <w:right w:w="108" w:type="dxa"/>
            </w:tcMar>
            <w:vAlign w:val="center"/>
          </w:tcPr>
          <w:p w14:paraId="546CEC00" w14:textId="77777777" w:rsidR="004A3D6C" w:rsidRPr="002B7B95" w:rsidRDefault="004A3D6C" w:rsidP="00BA66E1">
            <w:pPr>
              <w:spacing w:after="0" w:line="240" w:lineRule="auto"/>
            </w:pPr>
          </w:p>
        </w:tc>
        <w:tc>
          <w:tcPr>
            <w:tcW w:w="2551" w:type="dxa"/>
            <w:tcBorders>
              <w:top w:val="single" w:sz="6" w:space="0" w:color="auto"/>
              <w:left w:val="single" w:sz="6" w:space="0" w:color="auto"/>
              <w:bottom w:val="single" w:sz="6" w:space="0" w:color="auto"/>
              <w:right w:val="single" w:sz="6" w:space="0" w:color="auto"/>
            </w:tcBorders>
            <w:tcMar>
              <w:left w:w="108" w:type="dxa"/>
              <w:right w:w="108" w:type="dxa"/>
            </w:tcMar>
            <w:vAlign w:val="center"/>
          </w:tcPr>
          <w:p w14:paraId="71A69DC7" w14:textId="77777777" w:rsidR="004A3D6C" w:rsidRPr="002B7B95" w:rsidRDefault="004A3D6C" w:rsidP="00BA66E1">
            <w:pPr>
              <w:pStyle w:val="a9"/>
              <w:spacing w:line="240" w:lineRule="auto"/>
              <w:jc w:val="center"/>
              <w:rPr>
                <w:rFonts w:asciiTheme="minorHAnsi" w:eastAsiaTheme="minorHAnsi" w:hAnsiTheme="minorHAnsi" w:cs="Times New Roman"/>
                <w:color w:val="000000" w:themeColor="text1"/>
              </w:rPr>
            </w:pPr>
          </w:p>
        </w:tc>
        <w:tc>
          <w:tcPr>
            <w:tcW w:w="1580" w:type="dxa"/>
            <w:tcBorders>
              <w:top w:val="single" w:sz="6" w:space="0" w:color="auto"/>
              <w:left w:val="single" w:sz="6" w:space="0" w:color="auto"/>
              <w:bottom w:val="single" w:sz="6" w:space="0" w:color="auto"/>
              <w:right w:val="single" w:sz="12" w:space="0" w:color="auto"/>
            </w:tcBorders>
            <w:tcMar>
              <w:left w:w="108" w:type="dxa"/>
              <w:right w:w="108" w:type="dxa"/>
            </w:tcMar>
            <w:vAlign w:val="center"/>
          </w:tcPr>
          <w:p w14:paraId="1FFFDD12" w14:textId="77777777" w:rsidR="004A3D6C" w:rsidRPr="002B7B95" w:rsidRDefault="004A3D6C" w:rsidP="00BA66E1">
            <w:pPr>
              <w:pStyle w:val="a9"/>
              <w:spacing w:line="240" w:lineRule="auto"/>
              <w:jc w:val="center"/>
              <w:rPr>
                <w:rFonts w:asciiTheme="minorHAnsi" w:eastAsiaTheme="minorHAnsi" w:hAnsiTheme="minorHAnsi" w:cs="Times New Roman"/>
                <w:color w:val="000000" w:themeColor="text1"/>
              </w:rPr>
            </w:pPr>
          </w:p>
        </w:tc>
      </w:tr>
      <w:tr w:rsidR="004A3D6C" w:rsidRPr="00B312B3" w14:paraId="03D56AE5" w14:textId="77777777" w:rsidTr="00BA66E1">
        <w:trPr>
          <w:trHeight w:val="611"/>
        </w:trPr>
        <w:tc>
          <w:tcPr>
            <w:tcW w:w="684" w:type="dxa"/>
            <w:tcBorders>
              <w:top w:val="single" w:sz="6" w:space="0" w:color="auto"/>
              <w:left w:val="single" w:sz="12" w:space="0" w:color="auto"/>
              <w:bottom w:val="single" w:sz="6" w:space="0" w:color="auto"/>
              <w:right w:val="single" w:sz="6" w:space="0" w:color="auto"/>
            </w:tcBorders>
            <w:tcMar>
              <w:left w:w="108" w:type="dxa"/>
              <w:right w:w="108" w:type="dxa"/>
            </w:tcMar>
            <w:vAlign w:val="center"/>
          </w:tcPr>
          <w:p w14:paraId="254C564B" w14:textId="77777777" w:rsidR="004A3D6C" w:rsidRPr="002B7B95" w:rsidRDefault="004A3D6C" w:rsidP="00BA66E1">
            <w:pPr>
              <w:pStyle w:val="a9"/>
              <w:spacing w:line="240" w:lineRule="auto"/>
              <w:jc w:val="center"/>
              <w:rPr>
                <w:rFonts w:asciiTheme="minorHAnsi" w:eastAsiaTheme="minorHAnsi" w:hAnsiTheme="minorHAnsi" w:cs="Times New Roman"/>
                <w:color w:val="000000" w:themeColor="text1"/>
              </w:rPr>
            </w:pPr>
            <w:r w:rsidRPr="002B7B95">
              <w:rPr>
                <w:rFonts w:asciiTheme="minorHAnsi" w:eastAsiaTheme="minorHAnsi" w:hAnsiTheme="minorHAnsi" w:cs="Times New Roman" w:hint="eastAsia"/>
                <w:color w:val="000000" w:themeColor="text1"/>
              </w:rPr>
              <w:t>12</w:t>
            </w:r>
          </w:p>
        </w:tc>
        <w:tc>
          <w:tcPr>
            <w:tcW w:w="4790" w:type="dxa"/>
            <w:tcBorders>
              <w:top w:val="single" w:sz="6" w:space="0" w:color="auto"/>
              <w:left w:val="single" w:sz="6" w:space="0" w:color="auto"/>
              <w:bottom w:val="single" w:sz="6" w:space="0" w:color="auto"/>
              <w:right w:val="single" w:sz="6" w:space="0" w:color="auto"/>
            </w:tcBorders>
            <w:tcMar>
              <w:left w:w="108" w:type="dxa"/>
              <w:right w:w="108" w:type="dxa"/>
            </w:tcMar>
            <w:vAlign w:val="center"/>
          </w:tcPr>
          <w:p w14:paraId="7C975156" w14:textId="77777777" w:rsidR="004A3D6C" w:rsidRPr="002B7B95" w:rsidRDefault="004A3D6C" w:rsidP="00BA66E1">
            <w:pPr>
              <w:spacing w:after="0" w:line="240" w:lineRule="auto"/>
            </w:pPr>
          </w:p>
        </w:tc>
        <w:tc>
          <w:tcPr>
            <w:tcW w:w="2551" w:type="dxa"/>
            <w:tcBorders>
              <w:top w:val="single" w:sz="6" w:space="0" w:color="auto"/>
              <w:left w:val="single" w:sz="6" w:space="0" w:color="auto"/>
              <w:bottom w:val="single" w:sz="6" w:space="0" w:color="auto"/>
              <w:right w:val="single" w:sz="6" w:space="0" w:color="auto"/>
            </w:tcBorders>
            <w:tcMar>
              <w:left w:w="108" w:type="dxa"/>
              <w:right w:w="108" w:type="dxa"/>
            </w:tcMar>
            <w:vAlign w:val="center"/>
          </w:tcPr>
          <w:p w14:paraId="54184521" w14:textId="77777777" w:rsidR="004A3D6C" w:rsidRPr="002B7B95" w:rsidRDefault="004A3D6C" w:rsidP="00BA66E1">
            <w:pPr>
              <w:pStyle w:val="a9"/>
              <w:spacing w:line="240" w:lineRule="auto"/>
              <w:jc w:val="center"/>
              <w:rPr>
                <w:rFonts w:asciiTheme="minorHAnsi" w:eastAsiaTheme="minorHAnsi" w:hAnsiTheme="minorHAnsi" w:cs="Times New Roman"/>
                <w:color w:val="000000" w:themeColor="text1"/>
              </w:rPr>
            </w:pPr>
          </w:p>
        </w:tc>
        <w:tc>
          <w:tcPr>
            <w:tcW w:w="1580" w:type="dxa"/>
            <w:tcBorders>
              <w:top w:val="single" w:sz="6" w:space="0" w:color="auto"/>
              <w:left w:val="single" w:sz="6" w:space="0" w:color="auto"/>
              <w:bottom w:val="single" w:sz="6" w:space="0" w:color="auto"/>
              <w:right w:val="single" w:sz="12" w:space="0" w:color="auto"/>
            </w:tcBorders>
            <w:tcMar>
              <w:left w:w="108" w:type="dxa"/>
              <w:right w:w="108" w:type="dxa"/>
            </w:tcMar>
            <w:vAlign w:val="center"/>
          </w:tcPr>
          <w:p w14:paraId="4220EA9D" w14:textId="77777777" w:rsidR="004A3D6C" w:rsidRPr="002B7B95" w:rsidRDefault="004A3D6C" w:rsidP="00BA66E1">
            <w:pPr>
              <w:pStyle w:val="a9"/>
              <w:spacing w:line="240" w:lineRule="auto"/>
              <w:jc w:val="center"/>
              <w:rPr>
                <w:rFonts w:asciiTheme="minorHAnsi" w:eastAsiaTheme="minorHAnsi" w:hAnsiTheme="minorHAnsi" w:cs="Times New Roman"/>
                <w:color w:val="000000" w:themeColor="text1"/>
              </w:rPr>
            </w:pPr>
          </w:p>
        </w:tc>
      </w:tr>
      <w:tr w:rsidR="004A3D6C" w:rsidRPr="00B312B3" w14:paraId="7582F584" w14:textId="77777777" w:rsidTr="00BA66E1">
        <w:trPr>
          <w:trHeight w:val="611"/>
        </w:trPr>
        <w:tc>
          <w:tcPr>
            <w:tcW w:w="684" w:type="dxa"/>
            <w:tcBorders>
              <w:top w:val="single" w:sz="6" w:space="0" w:color="auto"/>
              <w:left w:val="single" w:sz="12" w:space="0" w:color="auto"/>
              <w:bottom w:val="single" w:sz="6" w:space="0" w:color="auto"/>
              <w:right w:val="single" w:sz="6" w:space="0" w:color="auto"/>
            </w:tcBorders>
            <w:tcMar>
              <w:left w:w="108" w:type="dxa"/>
              <w:right w:w="108" w:type="dxa"/>
            </w:tcMar>
            <w:vAlign w:val="center"/>
          </w:tcPr>
          <w:p w14:paraId="2D728F36" w14:textId="77777777" w:rsidR="004A3D6C" w:rsidRPr="002B7B95" w:rsidRDefault="004A3D6C" w:rsidP="00BA66E1">
            <w:pPr>
              <w:pStyle w:val="a9"/>
              <w:spacing w:line="240" w:lineRule="auto"/>
              <w:jc w:val="center"/>
              <w:rPr>
                <w:rFonts w:asciiTheme="minorHAnsi" w:eastAsiaTheme="minorHAnsi" w:hAnsiTheme="minorHAnsi" w:cs="Times New Roman"/>
                <w:color w:val="000000" w:themeColor="text1"/>
              </w:rPr>
            </w:pPr>
            <w:r w:rsidRPr="002B7B95">
              <w:rPr>
                <w:rFonts w:asciiTheme="minorHAnsi" w:eastAsiaTheme="minorHAnsi" w:hAnsiTheme="minorHAnsi" w:cs="Times New Roman" w:hint="eastAsia"/>
                <w:color w:val="000000" w:themeColor="text1"/>
              </w:rPr>
              <w:t>13</w:t>
            </w:r>
          </w:p>
        </w:tc>
        <w:tc>
          <w:tcPr>
            <w:tcW w:w="4790" w:type="dxa"/>
            <w:tcBorders>
              <w:top w:val="single" w:sz="6" w:space="0" w:color="auto"/>
              <w:left w:val="single" w:sz="6" w:space="0" w:color="auto"/>
              <w:bottom w:val="single" w:sz="6" w:space="0" w:color="auto"/>
              <w:right w:val="single" w:sz="6" w:space="0" w:color="auto"/>
            </w:tcBorders>
            <w:tcMar>
              <w:left w:w="108" w:type="dxa"/>
              <w:right w:w="108" w:type="dxa"/>
            </w:tcMar>
            <w:vAlign w:val="center"/>
          </w:tcPr>
          <w:p w14:paraId="1EECD10D" w14:textId="77777777" w:rsidR="004A3D6C" w:rsidRPr="002B7B95" w:rsidRDefault="004A3D6C" w:rsidP="00BA66E1">
            <w:pPr>
              <w:spacing w:after="0" w:line="240" w:lineRule="auto"/>
            </w:pPr>
          </w:p>
        </w:tc>
        <w:tc>
          <w:tcPr>
            <w:tcW w:w="2551" w:type="dxa"/>
            <w:tcBorders>
              <w:top w:val="single" w:sz="6" w:space="0" w:color="auto"/>
              <w:left w:val="single" w:sz="6" w:space="0" w:color="auto"/>
              <w:bottom w:val="single" w:sz="6" w:space="0" w:color="auto"/>
              <w:right w:val="single" w:sz="6" w:space="0" w:color="auto"/>
            </w:tcBorders>
            <w:tcMar>
              <w:left w:w="108" w:type="dxa"/>
              <w:right w:w="108" w:type="dxa"/>
            </w:tcMar>
            <w:vAlign w:val="center"/>
          </w:tcPr>
          <w:p w14:paraId="7E1CAFAB" w14:textId="77777777" w:rsidR="004A3D6C" w:rsidRPr="002B7B95" w:rsidRDefault="004A3D6C" w:rsidP="00BA66E1">
            <w:pPr>
              <w:pStyle w:val="a9"/>
              <w:spacing w:line="240" w:lineRule="auto"/>
              <w:jc w:val="center"/>
              <w:rPr>
                <w:rFonts w:asciiTheme="minorHAnsi" w:eastAsiaTheme="minorHAnsi" w:hAnsiTheme="minorHAnsi" w:cs="Times New Roman"/>
                <w:color w:val="000000" w:themeColor="text1"/>
              </w:rPr>
            </w:pPr>
          </w:p>
        </w:tc>
        <w:tc>
          <w:tcPr>
            <w:tcW w:w="1580" w:type="dxa"/>
            <w:tcBorders>
              <w:top w:val="single" w:sz="6" w:space="0" w:color="auto"/>
              <w:left w:val="single" w:sz="6" w:space="0" w:color="auto"/>
              <w:bottom w:val="single" w:sz="6" w:space="0" w:color="auto"/>
              <w:right w:val="single" w:sz="12" w:space="0" w:color="auto"/>
            </w:tcBorders>
            <w:tcMar>
              <w:left w:w="108" w:type="dxa"/>
              <w:right w:w="108" w:type="dxa"/>
            </w:tcMar>
            <w:vAlign w:val="center"/>
          </w:tcPr>
          <w:p w14:paraId="2D8C2C0F" w14:textId="77777777" w:rsidR="004A3D6C" w:rsidRPr="002B7B95" w:rsidRDefault="004A3D6C" w:rsidP="00BA66E1">
            <w:pPr>
              <w:pStyle w:val="a9"/>
              <w:spacing w:line="240" w:lineRule="auto"/>
              <w:jc w:val="center"/>
              <w:rPr>
                <w:rFonts w:asciiTheme="minorHAnsi" w:eastAsiaTheme="minorHAnsi" w:hAnsiTheme="minorHAnsi" w:cs="Times New Roman"/>
                <w:color w:val="000000" w:themeColor="text1"/>
              </w:rPr>
            </w:pPr>
          </w:p>
        </w:tc>
      </w:tr>
      <w:tr w:rsidR="004A3D6C" w:rsidRPr="00B312B3" w14:paraId="4ADED296" w14:textId="77777777" w:rsidTr="00BA66E1">
        <w:trPr>
          <w:trHeight w:val="611"/>
        </w:trPr>
        <w:tc>
          <w:tcPr>
            <w:tcW w:w="684" w:type="dxa"/>
            <w:tcBorders>
              <w:top w:val="single" w:sz="6" w:space="0" w:color="auto"/>
              <w:left w:val="single" w:sz="12" w:space="0" w:color="auto"/>
              <w:bottom w:val="single" w:sz="6" w:space="0" w:color="auto"/>
              <w:right w:val="single" w:sz="6" w:space="0" w:color="auto"/>
            </w:tcBorders>
            <w:tcMar>
              <w:left w:w="108" w:type="dxa"/>
              <w:right w:w="108" w:type="dxa"/>
            </w:tcMar>
            <w:vAlign w:val="center"/>
          </w:tcPr>
          <w:p w14:paraId="3C11C064" w14:textId="77777777" w:rsidR="004A3D6C" w:rsidRPr="002B7B95" w:rsidRDefault="004A3D6C" w:rsidP="00BA66E1">
            <w:pPr>
              <w:pStyle w:val="a9"/>
              <w:spacing w:line="240" w:lineRule="auto"/>
              <w:jc w:val="center"/>
              <w:rPr>
                <w:rFonts w:asciiTheme="minorHAnsi" w:eastAsiaTheme="minorHAnsi" w:hAnsiTheme="minorHAnsi" w:cs="Times New Roman"/>
                <w:color w:val="000000" w:themeColor="text1"/>
              </w:rPr>
            </w:pPr>
            <w:r w:rsidRPr="002B7B95">
              <w:rPr>
                <w:rFonts w:asciiTheme="minorHAnsi" w:eastAsiaTheme="minorHAnsi" w:hAnsiTheme="minorHAnsi" w:cs="Times New Roman" w:hint="eastAsia"/>
                <w:color w:val="000000" w:themeColor="text1"/>
              </w:rPr>
              <w:t>14</w:t>
            </w:r>
          </w:p>
        </w:tc>
        <w:tc>
          <w:tcPr>
            <w:tcW w:w="4790" w:type="dxa"/>
            <w:tcBorders>
              <w:top w:val="single" w:sz="6" w:space="0" w:color="auto"/>
              <w:left w:val="single" w:sz="6" w:space="0" w:color="auto"/>
              <w:bottom w:val="single" w:sz="6" w:space="0" w:color="auto"/>
              <w:right w:val="single" w:sz="6" w:space="0" w:color="auto"/>
            </w:tcBorders>
            <w:tcMar>
              <w:left w:w="108" w:type="dxa"/>
              <w:right w:w="108" w:type="dxa"/>
            </w:tcMar>
            <w:vAlign w:val="center"/>
          </w:tcPr>
          <w:p w14:paraId="100E847D" w14:textId="77777777" w:rsidR="004A3D6C" w:rsidRPr="002B7B95" w:rsidRDefault="004A3D6C" w:rsidP="00BA66E1">
            <w:pPr>
              <w:spacing w:after="0" w:line="240" w:lineRule="auto"/>
            </w:pPr>
          </w:p>
        </w:tc>
        <w:tc>
          <w:tcPr>
            <w:tcW w:w="2551" w:type="dxa"/>
            <w:tcBorders>
              <w:top w:val="single" w:sz="6" w:space="0" w:color="auto"/>
              <w:left w:val="single" w:sz="6" w:space="0" w:color="auto"/>
              <w:bottom w:val="single" w:sz="6" w:space="0" w:color="auto"/>
              <w:right w:val="single" w:sz="6" w:space="0" w:color="auto"/>
            </w:tcBorders>
            <w:tcMar>
              <w:left w:w="108" w:type="dxa"/>
              <w:right w:w="108" w:type="dxa"/>
            </w:tcMar>
            <w:vAlign w:val="center"/>
          </w:tcPr>
          <w:p w14:paraId="17FD5FD1" w14:textId="77777777" w:rsidR="004A3D6C" w:rsidRPr="002B7B95" w:rsidRDefault="004A3D6C" w:rsidP="00BA66E1">
            <w:pPr>
              <w:pStyle w:val="a9"/>
              <w:spacing w:line="240" w:lineRule="auto"/>
              <w:jc w:val="center"/>
              <w:rPr>
                <w:rFonts w:asciiTheme="minorHAnsi" w:eastAsiaTheme="minorHAnsi" w:hAnsiTheme="minorHAnsi" w:cs="Times New Roman"/>
                <w:color w:val="000000" w:themeColor="text1"/>
              </w:rPr>
            </w:pPr>
          </w:p>
        </w:tc>
        <w:tc>
          <w:tcPr>
            <w:tcW w:w="1580" w:type="dxa"/>
            <w:tcBorders>
              <w:top w:val="single" w:sz="6" w:space="0" w:color="auto"/>
              <w:left w:val="single" w:sz="6" w:space="0" w:color="auto"/>
              <w:bottom w:val="single" w:sz="6" w:space="0" w:color="auto"/>
              <w:right w:val="single" w:sz="12" w:space="0" w:color="auto"/>
            </w:tcBorders>
            <w:tcMar>
              <w:left w:w="108" w:type="dxa"/>
              <w:right w:w="108" w:type="dxa"/>
            </w:tcMar>
            <w:vAlign w:val="center"/>
          </w:tcPr>
          <w:p w14:paraId="6E519570" w14:textId="77777777" w:rsidR="004A3D6C" w:rsidRPr="002B7B95" w:rsidRDefault="004A3D6C" w:rsidP="00BA66E1">
            <w:pPr>
              <w:pStyle w:val="a9"/>
              <w:spacing w:line="240" w:lineRule="auto"/>
              <w:jc w:val="center"/>
              <w:rPr>
                <w:rFonts w:asciiTheme="minorHAnsi" w:eastAsiaTheme="minorHAnsi" w:hAnsiTheme="minorHAnsi" w:cs="Times New Roman"/>
                <w:color w:val="000000" w:themeColor="text1"/>
              </w:rPr>
            </w:pPr>
          </w:p>
        </w:tc>
      </w:tr>
      <w:tr w:rsidR="004A3D6C" w:rsidRPr="00B312B3" w14:paraId="4A3AA52E" w14:textId="77777777" w:rsidTr="00BA66E1">
        <w:trPr>
          <w:trHeight w:val="611"/>
        </w:trPr>
        <w:tc>
          <w:tcPr>
            <w:tcW w:w="684" w:type="dxa"/>
            <w:tcBorders>
              <w:top w:val="single" w:sz="6" w:space="0" w:color="auto"/>
              <w:left w:val="single" w:sz="12" w:space="0" w:color="auto"/>
              <w:bottom w:val="single" w:sz="6" w:space="0" w:color="auto"/>
              <w:right w:val="single" w:sz="6" w:space="0" w:color="auto"/>
            </w:tcBorders>
            <w:tcMar>
              <w:left w:w="108" w:type="dxa"/>
              <w:right w:w="108" w:type="dxa"/>
            </w:tcMar>
            <w:vAlign w:val="center"/>
          </w:tcPr>
          <w:p w14:paraId="6141A9B8" w14:textId="77777777" w:rsidR="004A3D6C" w:rsidRPr="002B7B95" w:rsidRDefault="004A3D6C" w:rsidP="00BA66E1">
            <w:pPr>
              <w:pStyle w:val="a9"/>
              <w:spacing w:line="240" w:lineRule="auto"/>
              <w:jc w:val="center"/>
              <w:rPr>
                <w:rFonts w:asciiTheme="minorHAnsi" w:eastAsiaTheme="minorHAnsi" w:hAnsiTheme="minorHAnsi" w:cs="Times New Roman"/>
                <w:color w:val="000000" w:themeColor="text1"/>
              </w:rPr>
            </w:pPr>
            <w:r w:rsidRPr="002B7B95">
              <w:rPr>
                <w:rFonts w:asciiTheme="minorHAnsi" w:eastAsiaTheme="minorHAnsi" w:hAnsiTheme="minorHAnsi" w:cs="Times New Roman" w:hint="eastAsia"/>
                <w:color w:val="000000" w:themeColor="text1"/>
              </w:rPr>
              <w:t>15</w:t>
            </w:r>
          </w:p>
        </w:tc>
        <w:tc>
          <w:tcPr>
            <w:tcW w:w="4790" w:type="dxa"/>
            <w:tcBorders>
              <w:top w:val="single" w:sz="6" w:space="0" w:color="auto"/>
              <w:left w:val="single" w:sz="6" w:space="0" w:color="auto"/>
              <w:bottom w:val="single" w:sz="6" w:space="0" w:color="auto"/>
              <w:right w:val="single" w:sz="6" w:space="0" w:color="auto"/>
            </w:tcBorders>
            <w:tcMar>
              <w:left w:w="108" w:type="dxa"/>
              <w:right w:w="108" w:type="dxa"/>
            </w:tcMar>
            <w:vAlign w:val="center"/>
          </w:tcPr>
          <w:p w14:paraId="2F18E0E5" w14:textId="77777777" w:rsidR="004A3D6C" w:rsidRPr="002B7B95" w:rsidRDefault="004A3D6C" w:rsidP="00BA66E1">
            <w:pPr>
              <w:spacing w:after="0" w:line="240" w:lineRule="auto"/>
            </w:pPr>
          </w:p>
        </w:tc>
        <w:tc>
          <w:tcPr>
            <w:tcW w:w="2551" w:type="dxa"/>
            <w:tcBorders>
              <w:top w:val="single" w:sz="6" w:space="0" w:color="auto"/>
              <w:left w:val="single" w:sz="6" w:space="0" w:color="auto"/>
              <w:bottom w:val="single" w:sz="6" w:space="0" w:color="auto"/>
              <w:right w:val="single" w:sz="6" w:space="0" w:color="auto"/>
            </w:tcBorders>
            <w:tcMar>
              <w:left w:w="108" w:type="dxa"/>
              <w:right w:w="108" w:type="dxa"/>
            </w:tcMar>
            <w:vAlign w:val="center"/>
          </w:tcPr>
          <w:p w14:paraId="68787DFE" w14:textId="77777777" w:rsidR="004A3D6C" w:rsidRPr="002B7B95" w:rsidRDefault="004A3D6C" w:rsidP="00BA66E1">
            <w:pPr>
              <w:pStyle w:val="a9"/>
              <w:spacing w:line="240" w:lineRule="auto"/>
              <w:jc w:val="center"/>
              <w:rPr>
                <w:rFonts w:asciiTheme="minorHAnsi" w:eastAsiaTheme="minorHAnsi" w:hAnsiTheme="minorHAnsi" w:cs="Times New Roman"/>
                <w:color w:val="000000" w:themeColor="text1"/>
              </w:rPr>
            </w:pPr>
          </w:p>
        </w:tc>
        <w:tc>
          <w:tcPr>
            <w:tcW w:w="1580" w:type="dxa"/>
            <w:tcBorders>
              <w:top w:val="single" w:sz="6" w:space="0" w:color="auto"/>
              <w:left w:val="single" w:sz="6" w:space="0" w:color="auto"/>
              <w:bottom w:val="single" w:sz="6" w:space="0" w:color="auto"/>
              <w:right w:val="single" w:sz="12" w:space="0" w:color="auto"/>
            </w:tcBorders>
            <w:tcMar>
              <w:left w:w="108" w:type="dxa"/>
              <w:right w:w="108" w:type="dxa"/>
            </w:tcMar>
            <w:vAlign w:val="center"/>
          </w:tcPr>
          <w:p w14:paraId="71865A14" w14:textId="77777777" w:rsidR="004A3D6C" w:rsidRPr="002B7B95" w:rsidRDefault="004A3D6C" w:rsidP="00BA66E1">
            <w:pPr>
              <w:pStyle w:val="a9"/>
              <w:spacing w:line="240" w:lineRule="auto"/>
              <w:jc w:val="center"/>
              <w:rPr>
                <w:rFonts w:asciiTheme="minorHAnsi" w:eastAsiaTheme="minorHAnsi" w:hAnsiTheme="minorHAnsi" w:cs="Times New Roman"/>
                <w:color w:val="000000" w:themeColor="text1"/>
              </w:rPr>
            </w:pPr>
          </w:p>
        </w:tc>
      </w:tr>
      <w:tr w:rsidR="004A3D6C" w:rsidRPr="00B312B3" w14:paraId="6CB45BCF" w14:textId="77777777" w:rsidTr="00BA66E1">
        <w:trPr>
          <w:trHeight w:val="611"/>
        </w:trPr>
        <w:tc>
          <w:tcPr>
            <w:tcW w:w="684" w:type="dxa"/>
            <w:tcBorders>
              <w:top w:val="single" w:sz="6" w:space="0" w:color="auto"/>
              <w:left w:val="single" w:sz="12" w:space="0" w:color="auto"/>
              <w:bottom w:val="single" w:sz="12" w:space="0" w:color="auto"/>
              <w:right w:val="single" w:sz="6" w:space="0" w:color="auto"/>
            </w:tcBorders>
            <w:tcMar>
              <w:left w:w="108" w:type="dxa"/>
              <w:right w:w="108" w:type="dxa"/>
            </w:tcMar>
            <w:vAlign w:val="center"/>
          </w:tcPr>
          <w:p w14:paraId="46DFAF8D" w14:textId="77777777" w:rsidR="004A3D6C" w:rsidRPr="002B7B95" w:rsidRDefault="004A3D6C" w:rsidP="00BA66E1">
            <w:pPr>
              <w:pStyle w:val="a9"/>
              <w:spacing w:line="240" w:lineRule="auto"/>
              <w:jc w:val="center"/>
              <w:rPr>
                <w:rFonts w:asciiTheme="minorHAnsi" w:eastAsiaTheme="minorHAnsi" w:hAnsiTheme="minorHAnsi" w:cs="Times New Roman"/>
                <w:color w:val="000000" w:themeColor="text1"/>
              </w:rPr>
            </w:pPr>
            <w:r w:rsidRPr="002B7B95">
              <w:rPr>
                <w:rFonts w:asciiTheme="minorHAnsi" w:eastAsiaTheme="minorHAnsi" w:hAnsiTheme="minorHAnsi" w:cs="Times New Roman" w:hint="eastAsia"/>
                <w:color w:val="000000" w:themeColor="text1"/>
              </w:rPr>
              <w:t>16</w:t>
            </w:r>
          </w:p>
        </w:tc>
        <w:tc>
          <w:tcPr>
            <w:tcW w:w="4790" w:type="dxa"/>
            <w:tcBorders>
              <w:top w:val="single" w:sz="6" w:space="0" w:color="auto"/>
              <w:left w:val="single" w:sz="6" w:space="0" w:color="auto"/>
              <w:bottom w:val="single" w:sz="12" w:space="0" w:color="auto"/>
              <w:right w:val="single" w:sz="6" w:space="0" w:color="auto"/>
            </w:tcBorders>
            <w:tcMar>
              <w:left w:w="108" w:type="dxa"/>
              <w:right w:w="108" w:type="dxa"/>
            </w:tcMar>
            <w:vAlign w:val="center"/>
          </w:tcPr>
          <w:p w14:paraId="0E5E85E6" w14:textId="77777777" w:rsidR="004A3D6C" w:rsidRPr="002B7B95" w:rsidRDefault="004A3D6C" w:rsidP="00BA66E1">
            <w:pPr>
              <w:spacing w:after="0" w:line="240" w:lineRule="auto"/>
            </w:pPr>
          </w:p>
        </w:tc>
        <w:tc>
          <w:tcPr>
            <w:tcW w:w="2551" w:type="dxa"/>
            <w:tcBorders>
              <w:top w:val="single" w:sz="6" w:space="0" w:color="auto"/>
              <w:left w:val="single" w:sz="6" w:space="0" w:color="auto"/>
              <w:bottom w:val="single" w:sz="12" w:space="0" w:color="auto"/>
              <w:right w:val="single" w:sz="6" w:space="0" w:color="auto"/>
            </w:tcBorders>
            <w:tcMar>
              <w:left w:w="108" w:type="dxa"/>
              <w:right w:w="108" w:type="dxa"/>
            </w:tcMar>
            <w:vAlign w:val="center"/>
          </w:tcPr>
          <w:p w14:paraId="5B437B94" w14:textId="77777777" w:rsidR="004A3D6C" w:rsidRPr="002B7B95" w:rsidRDefault="004A3D6C" w:rsidP="00BA66E1">
            <w:pPr>
              <w:pStyle w:val="a9"/>
              <w:spacing w:line="240" w:lineRule="auto"/>
              <w:jc w:val="center"/>
              <w:rPr>
                <w:rFonts w:asciiTheme="minorHAnsi" w:eastAsiaTheme="minorHAnsi" w:hAnsiTheme="minorHAnsi" w:cs="Times New Roman"/>
                <w:color w:val="000000" w:themeColor="text1"/>
              </w:rPr>
            </w:pPr>
          </w:p>
        </w:tc>
        <w:tc>
          <w:tcPr>
            <w:tcW w:w="1580" w:type="dxa"/>
            <w:tcBorders>
              <w:top w:val="single" w:sz="6" w:space="0" w:color="auto"/>
              <w:left w:val="single" w:sz="6" w:space="0" w:color="auto"/>
              <w:bottom w:val="single" w:sz="12" w:space="0" w:color="auto"/>
              <w:right w:val="single" w:sz="12" w:space="0" w:color="auto"/>
            </w:tcBorders>
            <w:tcMar>
              <w:left w:w="108" w:type="dxa"/>
              <w:right w:w="108" w:type="dxa"/>
            </w:tcMar>
            <w:vAlign w:val="center"/>
          </w:tcPr>
          <w:p w14:paraId="46E8D15B" w14:textId="77777777" w:rsidR="004A3D6C" w:rsidRPr="002B7B95" w:rsidRDefault="004A3D6C" w:rsidP="00BA66E1">
            <w:pPr>
              <w:pStyle w:val="a9"/>
              <w:spacing w:line="240" w:lineRule="auto"/>
              <w:jc w:val="center"/>
              <w:rPr>
                <w:rFonts w:asciiTheme="minorHAnsi" w:eastAsiaTheme="minorHAnsi" w:hAnsiTheme="minorHAnsi" w:cs="Times New Roman"/>
                <w:color w:val="000000" w:themeColor="text1"/>
              </w:rPr>
            </w:pPr>
          </w:p>
        </w:tc>
      </w:tr>
      <w:bookmarkEnd w:id="17"/>
    </w:tbl>
    <w:p w14:paraId="361869D8" w14:textId="5CFD1E8A" w:rsidR="004A3D6C" w:rsidRDefault="004A3D6C">
      <w:pPr>
        <w:widowControl/>
        <w:wordWrap/>
        <w:autoSpaceDE/>
        <w:autoSpaceDN/>
      </w:pPr>
      <w:r>
        <w:br w:type="page"/>
      </w:r>
    </w:p>
    <w:sdt>
      <w:sdtPr>
        <w:rPr>
          <w:rFonts w:asciiTheme="minorHAnsi" w:eastAsiaTheme="minorEastAsia" w:hAnsiTheme="minorHAnsi" w:cstheme="minorBidi"/>
          <w:color w:val="auto"/>
          <w:kern w:val="2"/>
          <w:sz w:val="20"/>
          <w:szCs w:val="22"/>
          <w:lang w:val="ko-KR"/>
        </w:rPr>
        <w:id w:val="1155724046"/>
        <w:docPartObj>
          <w:docPartGallery w:val="Table of Contents"/>
          <w:docPartUnique/>
        </w:docPartObj>
      </w:sdtPr>
      <w:sdtEndPr>
        <w:rPr>
          <w:b/>
          <w:bCs/>
        </w:rPr>
      </w:sdtEndPr>
      <w:sdtContent>
        <w:p w14:paraId="3EC0DE2E" w14:textId="77777777" w:rsidR="004A3D6C" w:rsidRPr="00C46AA2" w:rsidRDefault="004A3D6C" w:rsidP="004A3D6C">
          <w:pPr>
            <w:pStyle w:val="TOC"/>
            <w:spacing w:before="0" w:line="240" w:lineRule="auto"/>
            <w:rPr>
              <w:b/>
              <w:color w:val="000000" w:themeColor="text1"/>
              <w:sz w:val="24"/>
              <w:szCs w:val="24"/>
            </w:rPr>
          </w:pPr>
          <w:r w:rsidRPr="00C46AA2">
            <w:rPr>
              <w:rFonts w:hint="eastAsia"/>
              <w:b/>
              <w:color w:val="000000" w:themeColor="text1"/>
              <w:sz w:val="24"/>
              <w:szCs w:val="24"/>
              <w:lang w:val="ko-KR"/>
            </w:rPr>
            <w:t>목차</w:t>
          </w:r>
        </w:p>
        <w:p w14:paraId="5E0E2F14" w14:textId="7F852D8E" w:rsidR="0030405B" w:rsidRDefault="004A3D6C">
          <w:pPr>
            <w:pStyle w:val="12"/>
            <w:rPr>
              <w:noProof/>
              <w14:ligatures w14:val="standardContextual"/>
            </w:rPr>
          </w:pPr>
          <w:r w:rsidRPr="00C46AA2">
            <w:rPr>
              <w:sz w:val="16"/>
              <w:szCs w:val="16"/>
            </w:rPr>
            <w:fldChar w:fldCharType="begin"/>
          </w:r>
          <w:r w:rsidRPr="00C46AA2">
            <w:rPr>
              <w:sz w:val="16"/>
              <w:szCs w:val="16"/>
            </w:rPr>
            <w:instrText xml:space="preserve"> TOC \o "1-3" \h \z \u </w:instrText>
          </w:r>
          <w:r w:rsidRPr="00C46AA2">
            <w:rPr>
              <w:sz w:val="16"/>
              <w:szCs w:val="16"/>
            </w:rPr>
            <w:fldChar w:fldCharType="separate"/>
          </w:r>
          <w:hyperlink w:anchor="_Toc149630667" w:history="1">
            <w:r w:rsidR="0030405B" w:rsidRPr="00B8015B">
              <w:rPr>
                <w:rStyle w:val="aa"/>
                <w:noProof/>
              </w:rPr>
              <w:t>1.</w:t>
            </w:r>
            <w:r w:rsidR="0030405B">
              <w:rPr>
                <w:noProof/>
                <w14:ligatures w14:val="standardContextual"/>
              </w:rPr>
              <w:tab/>
            </w:r>
            <w:r w:rsidR="0030405B" w:rsidRPr="00B8015B">
              <w:rPr>
                <w:rStyle w:val="aa"/>
                <w:noProof/>
              </w:rPr>
              <w:t>서론</w:t>
            </w:r>
            <w:r w:rsidR="0030405B">
              <w:rPr>
                <w:noProof/>
                <w:webHidden/>
              </w:rPr>
              <w:tab/>
            </w:r>
            <w:r w:rsidR="0030405B">
              <w:rPr>
                <w:noProof/>
                <w:webHidden/>
              </w:rPr>
              <w:fldChar w:fldCharType="begin"/>
            </w:r>
            <w:r w:rsidR="0030405B">
              <w:rPr>
                <w:noProof/>
                <w:webHidden/>
              </w:rPr>
              <w:instrText xml:space="preserve"> PAGEREF _Toc149630667 \h </w:instrText>
            </w:r>
            <w:r w:rsidR="0030405B">
              <w:rPr>
                <w:noProof/>
                <w:webHidden/>
              </w:rPr>
            </w:r>
            <w:r w:rsidR="0030405B">
              <w:rPr>
                <w:noProof/>
                <w:webHidden/>
              </w:rPr>
              <w:fldChar w:fldCharType="separate"/>
            </w:r>
            <w:r w:rsidR="0030405B">
              <w:rPr>
                <w:noProof/>
                <w:webHidden/>
              </w:rPr>
              <w:t>4</w:t>
            </w:r>
            <w:r w:rsidR="0030405B">
              <w:rPr>
                <w:noProof/>
                <w:webHidden/>
              </w:rPr>
              <w:fldChar w:fldCharType="end"/>
            </w:r>
          </w:hyperlink>
        </w:p>
        <w:p w14:paraId="6131031B" w14:textId="651F0E87" w:rsidR="0030405B" w:rsidRDefault="0030405B">
          <w:pPr>
            <w:pStyle w:val="20"/>
            <w:tabs>
              <w:tab w:val="left" w:pos="1000"/>
              <w:tab w:val="right" w:leader="dot" w:pos="9628"/>
            </w:tabs>
            <w:ind w:left="400"/>
            <w:rPr>
              <w:noProof/>
              <w14:ligatures w14:val="standardContextual"/>
            </w:rPr>
          </w:pPr>
          <w:hyperlink w:anchor="_Toc149630668" w:history="1">
            <w:r w:rsidRPr="00B8015B">
              <w:rPr>
                <w:rStyle w:val="aa"/>
                <w:noProof/>
              </w:rPr>
              <w:t>1.1.</w:t>
            </w:r>
            <w:r>
              <w:rPr>
                <w:noProof/>
                <w14:ligatures w14:val="standardContextual"/>
              </w:rPr>
              <w:tab/>
            </w:r>
            <w:r w:rsidRPr="00B8015B">
              <w:rPr>
                <w:rStyle w:val="aa"/>
                <w:noProof/>
              </w:rPr>
              <w:t>개요</w:t>
            </w:r>
            <w:r>
              <w:rPr>
                <w:noProof/>
                <w:webHidden/>
              </w:rPr>
              <w:tab/>
            </w:r>
            <w:r>
              <w:rPr>
                <w:noProof/>
                <w:webHidden/>
              </w:rPr>
              <w:fldChar w:fldCharType="begin"/>
            </w:r>
            <w:r>
              <w:rPr>
                <w:noProof/>
                <w:webHidden/>
              </w:rPr>
              <w:instrText xml:space="preserve"> PAGEREF _Toc149630668 \h </w:instrText>
            </w:r>
            <w:r>
              <w:rPr>
                <w:noProof/>
                <w:webHidden/>
              </w:rPr>
            </w:r>
            <w:r>
              <w:rPr>
                <w:noProof/>
                <w:webHidden/>
              </w:rPr>
              <w:fldChar w:fldCharType="separate"/>
            </w:r>
            <w:r>
              <w:rPr>
                <w:noProof/>
                <w:webHidden/>
              </w:rPr>
              <w:t>4</w:t>
            </w:r>
            <w:r>
              <w:rPr>
                <w:noProof/>
                <w:webHidden/>
              </w:rPr>
              <w:fldChar w:fldCharType="end"/>
            </w:r>
          </w:hyperlink>
        </w:p>
        <w:p w14:paraId="305111C7" w14:textId="0CC10B3E" w:rsidR="0030405B" w:rsidRDefault="0030405B">
          <w:pPr>
            <w:pStyle w:val="20"/>
            <w:tabs>
              <w:tab w:val="left" w:pos="1000"/>
              <w:tab w:val="right" w:leader="dot" w:pos="9628"/>
            </w:tabs>
            <w:ind w:left="400"/>
            <w:rPr>
              <w:noProof/>
              <w14:ligatures w14:val="standardContextual"/>
            </w:rPr>
          </w:pPr>
          <w:hyperlink w:anchor="_Toc149630669" w:history="1">
            <w:r w:rsidRPr="00B8015B">
              <w:rPr>
                <w:rStyle w:val="aa"/>
                <w:noProof/>
              </w:rPr>
              <w:t>1.2.</w:t>
            </w:r>
            <w:r>
              <w:rPr>
                <w:noProof/>
                <w14:ligatures w14:val="standardContextual"/>
              </w:rPr>
              <w:tab/>
            </w:r>
            <w:r w:rsidRPr="00B8015B">
              <w:rPr>
                <w:rStyle w:val="aa"/>
                <w:noProof/>
              </w:rPr>
              <w:t>목적</w:t>
            </w:r>
            <w:r>
              <w:rPr>
                <w:noProof/>
                <w:webHidden/>
              </w:rPr>
              <w:tab/>
            </w:r>
            <w:r>
              <w:rPr>
                <w:noProof/>
                <w:webHidden/>
              </w:rPr>
              <w:fldChar w:fldCharType="begin"/>
            </w:r>
            <w:r>
              <w:rPr>
                <w:noProof/>
                <w:webHidden/>
              </w:rPr>
              <w:instrText xml:space="preserve"> PAGEREF _Toc149630669 \h </w:instrText>
            </w:r>
            <w:r>
              <w:rPr>
                <w:noProof/>
                <w:webHidden/>
              </w:rPr>
            </w:r>
            <w:r>
              <w:rPr>
                <w:noProof/>
                <w:webHidden/>
              </w:rPr>
              <w:fldChar w:fldCharType="separate"/>
            </w:r>
            <w:r>
              <w:rPr>
                <w:noProof/>
                <w:webHidden/>
              </w:rPr>
              <w:t>4</w:t>
            </w:r>
            <w:r>
              <w:rPr>
                <w:noProof/>
                <w:webHidden/>
              </w:rPr>
              <w:fldChar w:fldCharType="end"/>
            </w:r>
          </w:hyperlink>
        </w:p>
        <w:p w14:paraId="3123D982" w14:textId="28B9995F" w:rsidR="0030405B" w:rsidRDefault="0030405B">
          <w:pPr>
            <w:pStyle w:val="20"/>
            <w:tabs>
              <w:tab w:val="left" w:pos="1000"/>
              <w:tab w:val="right" w:leader="dot" w:pos="9628"/>
            </w:tabs>
            <w:ind w:left="400"/>
            <w:rPr>
              <w:noProof/>
              <w14:ligatures w14:val="standardContextual"/>
            </w:rPr>
          </w:pPr>
          <w:hyperlink w:anchor="_Toc149630670" w:history="1">
            <w:r w:rsidRPr="00B8015B">
              <w:rPr>
                <w:rStyle w:val="aa"/>
                <w:noProof/>
              </w:rPr>
              <w:t>1.3.</w:t>
            </w:r>
            <w:r>
              <w:rPr>
                <w:noProof/>
                <w14:ligatures w14:val="standardContextual"/>
              </w:rPr>
              <w:tab/>
            </w:r>
            <w:r w:rsidRPr="00B8015B">
              <w:rPr>
                <w:rStyle w:val="aa"/>
                <w:noProof/>
              </w:rPr>
              <w:t>대상</w:t>
            </w:r>
            <w:r>
              <w:rPr>
                <w:noProof/>
                <w:webHidden/>
              </w:rPr>
              <w:tab/>
            </w:r>
            <w:r>
              <w:rPr>
                <w:noProof/>
                <w:webHidden/>
              </w:rPr>
              <w:fldChar w:fldCharType="begin"/>
            </w:r>
            <w:r>
              <w:rPr>
                <w:noProof/>
                <w:webHidden/>
              </w:rPr>
              <w:instrText xml:space="preserve"> PAGEREF _Toc149630670 \h </w:instrText>
            </w:r>
            <w:r>
              <w:rPr>
                <w:noProof/>
                <w:webHidden/>
              </w:rPr>
            </w:r>
            <w:r>
              <w:rPr>
                <w:noProof/>
                <w:webHidden/>
              </w:rPr>
              <w:fldChar w:fldCharType="separate"/>
            </w:r>
            <w:r>
              <w:rPr>
                <w:noProof/>
                <w:webHidden/>
              </w:rPr>
              <w:t>4</w:t>
            </w:r>
            <w:r>
              <w:rPr>
                <w:noProof/>
                <w:webHidden/>
              </w:rPr>
              <w:fldChar w:fldCharType="end"/>
            </w:r>
          </w:hyperlink>
        </w:p>
        <w:p w14:paraId="475C1E60" w14:textId="717D190C" w:rsidR="0030405B" w:rsidRDefault="0030405B">
          <w:pPr>
            <w:pStyle w:val="20"/>
            <w:tabs>
              <w:tab w:val="left" w:pos="1000"/>
              <w:tab w:val="right" w:leader="dot" w:pos="9628"/>
            </w:tabs>
            <w:ind w:left="400"/>
            <w:rPr>
              <w:noProof/>
              <w14:ligatures w14:val="standardContextual"/>
            </w:rPr>
          </w:pPr>
          <w:hyperlink w:anchor="_Toc149630671" w:history="1">
            <w:r w:rsidRPr="00B8015B">
              <w:rPr>
                <w:rStyle w:val="aa"/>
                <w:noProof/>
              </w:rPr>
              <w:t>1.4.</w:t>
            </w:r>
            <w:r>
              <w:rPr>
                <w:noProof/>
                <w14:ligatures w14:val="standardContextual"/>
              </w:rPr>
              <w:tab/>
            </w:r>
            <w:r w:rsidRPr="00B8015B">
              <w:rPr>
                <w:rStyle w:val="aa"/>
                <w:noProof/>
              </w:rPr>
              <w:t>관련문서</w:t>
            </w:r>
            <w:r>
              <w:rPr>
                <w:noProof/>
                <w:webHidden/>
              </w:rPr>
              <w:tab/>
            </w:r>
            <w:r>
              <w:rPr>
                <w:noProof/>
                <w:webHidden/>
              </w:rPr>
              <w:fldChar w:fldCharType="begin"/>
            </w:r>
            <w:r>
              <w:rPr>
                <w:noProof/>
                <w:webHidden/>
              </w:rPr>
              <w:instrText xml:space="preserve"> PAGEREF _Toc149630671 \h </w:instrText>
            </w:r>
            <w:r>
              <w:rPr>
                <w:noProof/>
                <w:webHidden/>
              </w:rPr>
            </w:r>
            <w:r>
              <w:rPr>
                <w:noProof/>
                <w:webHidden/>
              </w:rPr>
              <w:fldChar w:fldCharType="separate"/>
            </w:r>
            <w:r>
              <w:rPr>
                <w:noProof/>
                <w:webHidden/>
              </w:rPr>
              <w:t>4</w:t>
            </w:r>
            <w:r>
              <w:rPr>
                <w:noProof/>
                <w:webHidden/>
              </w:rPr>
              <w:fldChar w:fldCharType="end"/>
            </w:r>
          </w:hyperlink>
        </w:p>
        <w:p w14:paraId="34063406" w14:textId="78D6B32A" w:rsidR="0030405B" w:rsidRDefault="0030405B">
          <w:pPr>
            <w:pStyle w:val="12"/>
            <w:rPr>
              <w:noProof/>
              <w14:ligatures w14:val="standardContextual"/>
            </w:rPr>
          </w:pPr>
          <w:hyperlink w:anchor="_Toc149630672" w:history="1">
            <w:r w:rsidRPr="00B8015B">
              <w:rPr>
                <w:rStyle w:val="aa"/>
                <w:noProof/>
              </w:rPr>
              <w:t>2.</w:t>
            </w:r>
            <w:r>
              <w:rPr>
                <w:noProof/>
                <w14:ligatures w14:val="standardContextual"/>
              </w:rPr>
              <w:tab/>
            </w:r>
            <w:r w:rsidRPr="00B8015B">
              <w:rPr>
                <w:rStyle w:val="aa"/>
                <w:noProof/>
              </w:rPr>
              <w:t>개발 대상 제품</w:t>
            </w:r>
            <w:r>
              <w:rPr>
                <w:noProof/>
                <w:webHidden/>
              </w:rPr>
              <w:tab/>
            </w:r>
            <w:r>
              <w:rPr>
                <w:noProof/>
                <w:webHidden/>
              </w:rPr>
              <w:fldChar w:fldCharType="begin"/>
            </w:r>
            <w:r>
              <w:rPr>
                <w:noProof/>
                <w:webHidden/>
              </w:rPr>
              <w:instrText xml:space="preserve"> PAGEREF _Toc149630672 \h </w:instrText>
            </w:r>
            <w:r>
              <w:rPr>
                <w:noProof/>
                <w:webHidden/>
              </w:rPr>
            </w:r>
            <w:r>
              <w:rPr>
                <w:noProof/>
                <w:webHidden/>
              </w:rPr>
              <w:fldChar w:fldCharType="separate"/>
            </w:r>
            <w:r>
              <w:rPr>
                <w:noProof/>
                <w:webHidden/>
              </w:rPr>
              <w:t>5</w:t>
            </w:r>
            <w:r>
              <w:rPr>
                <w:noProof/>
                <w:webHidden/>
              </w:rPr>
              <w:fldChar w:fldCharType="end"/>
            </w:r>
          </w:hyperlink>
        </w:p>
        <w:p w14:paraId="6D069A47" w14:textId="40B5D2C9" w:rsidR="0030405B" w:rsidRDefault="0030405B">
          <w:pPr>
            <w:pStyle w:val="20"/>
            <w:tabs>
              <w:tab w:val="left" w:pos="1000"/>
              <w:tab w:val="right" w:leader="dot" w:pos="9628"/>
            </w:tabs>
            <w:ind w:left="400"/>
            <w:rPr>
              <w:noProof/>
              <w14:ligatures w14:val="standardContextual"/>
            </w:rPr>
          </w:pPr>
          <w:hyperlink w:anchor="_Toc149630673" w:history="1">
            <w:r w:rsidRPr="00B8015B">
              <w:rPr>
                <w:rStyle w:val="aa"/>
                <w:noProof/>
              </w:rPr>
              <w:t>2.1.</w:t>
            </w:r>
            <w:r>
              <w:rPr>
                <w:noProof/>
                <w14:ligatures w14:val="standardContextual"/>
              </w:rPr>
              <w:tab/>
            </w:r>
            <w:r w:rsidRPr="00B8015B">
              <w:rPr>
                <w:rStyle w:val="aa"/>
                <w:noProof/>
              </w:rPr>
              <w:t>품목명</w:t>
            </w:r>
            <w:r>
              <w:rPr>
                <w:noProof/>
                <w:webHidden/>
              </w:rPr>
              <w:tab/>
            </w:r>
            <w:r>
              <w:rPr>
                <w:noProof/>
                <w:webHidden/>
              </w:rPr>
              <w:fldChar w:fldCharType="begin"/>
            </w:r>
            <w:r>
              <w:rPr>
                <w:noProof/>
                <w:webHidden/>
              </w:rPr>
              <w:instrText xml:space="preserve"> PAGEREF _Toc149630673 \h </w:instrText>
            </w:r>
            <w:r>
              <w:rPr>
                <w:noProof/>
                <w:webHidden/>
              </w:rPr>
            </w:r>
            <w:r>
              <w:rPr>
                <w:noProof/>
                <w:webHidden/>
              </w:rPr>
              <w:fldChar w:fldCharType="separate"/>
            </w:r>
            <w:r>
              <w:rPr>
                <w:noProof/>
                <w:webHidden/>
              </w:rPr>
              <w:t>5</w:t>
            </w:r>
            <w:r>
              <w:rPr>
                <w:noProof/>
                <w:webHidden/>
              </w:rPr>
              <w:fldChar w:fldCharType="end"/>
            </w:r>
          </w:hyperlink>
        </w:p>
        <w:p w14:paraId="3159764D" w14:textId="6542699C" w:rsidR="0030405B" w:rsidRDefault="0030405B">
          <w:pPr>
            <w:pStyle w:val="20"/>
            <w:tabs>
              <w:tab w:val="left" w:pos="1000"/>
              <w:tab w:val="right" w:leader="dot" w:pos="9628"/>
            </w:tabs>
            <w:ind w:left="400"/>
            <w:rPr>
              <w:noProof/>
              <w14:ligatures w14:val="standardContextual"/>
            </w:rPr>
          </w:pPr>
          <w:hyperlink w:anchor="_Toc149630674" w:history="1">
            <w:r w:rsidRPr="00B8015B">
              <w:rPr>
                <w:rStyle w:val="aa"/>
                <w:noProof/>
              </w:rPr>
              <w:t>2.2.</w:t>
            </w:r>
            <w:r>
              <w:rPr>
                <w:noProof/>
                <w14:ligatures w14:val="standardContextual"/>
              </w:rPr>
              <w:tab/>
            </w:r>
            <w:r w:rsidRPr="00B8015B">
              <w:rPr>
                <w:rStyle w:val="aa"/>
                <w:noProof/>
              </w:rPr>
              <w:t>사용 목적(Intended Use)</w:t>
            </w:r>
            <w:r>
              <w:rPr>
                <w:noProof/>
                <w:webHidden/>
              </w:rPr>
              <w:tab/>
            </w:r>
            <w:r>
              <w:rPr>
                <w:noProof/>
                <w:webHidden/>
              </w:rPr>
              <w:fldChar w:fldCharType="begin"/>
            </w:r>
            <w:r>
              <w:rPr>
                <w:noProof/>
                <w:webHidden/>
              </w:rPr>
              <w:instrText xml:space="preserve"> PAGEREF _Toc149630674 \h </w:instrText>
            </w:r>
            <w:r>
              <w:rPr>
                <w:noProof/>
                <w:webHidden/>
              </w:rPr>
            </w:r>
            <w:r>
              <w:rPr>
                <w:noProof/>
                <w:webHidden/>
              </w:rPr>
              <w:fldChar w:fldCharType="separate"/>
            </w:r>
            <w:r>
              <w:rPr>
                <w:noProof/>
                <w:webHidden/>
              </w:rPr>
              <w:t>5</w:t>
            </w:r>
            <w:r>
              <w:rPr>
                <w:noProof/>
                <w:webHidden/>
              </w:rPr>
              <w:fldChar w:fldCharType="end"/>
            </w:r>
          </w:hyperlink>
        </w:p>
        <w:p w14:paraId="501C4003" w14:textId="6DF0DEB3" w:rsidR="0030405B" w:rsidRDefault="0030405B">
          <w:pPr>
            <w:pStyle w:val="20"/>
            <w:tabs>
              <w:tab w:val="left" w:pos="1000"/>
              <w:tab w:val="right" w:leader="dot" w:pos="9628"/>
            </w:tabs>
            <w:ind w:left="400"/>
            <w:rPr>
              <w:noProof/>
              <w14:ligatures w14:val="standardContextual"/>
            </w:rPr>
          </w:pPr>
          <w:hyperlink w:anchor="_Toc149630675" w:history="1">
            <w:r w:rsidRPr="00B8015B">
              <w:rPr>
                <w:rStyle w:val="aa"/>
                <w:noProof/>
              </w:rPr>
              <w:t>2.3.</w:t>
            </w:r>
            <w:r>
              <w:rPr>
                <w:noProof/>
                <w14:ligatures w14:val="standardContextual"/>
              </w:rPr>
              <w:tab/>
            </w:r>
            <w:r w:rsidRPr="00B8015B">
              <w:rPr>
                <w:rStyle w:val="aa"/>
                <w:noProof/>
              </w:rPr>
              <w:t>등급분류</w:t>
            </w:r>
            <w:r>
              <w:rPr>
                <w:noProof/>
                <w:webHidden/>
              </w:rPr>
              <w:tab/>
            </w:r>
            <w:r>
              <w:rPr>
                <w:noProof/>
                <w:webHidden/>
              </w:rPr>
              <w:fldChar w:fldCharType="begin"/>
            </w:r>
            <w:r>
              <w:rPr>
                <w:noProof/>
                <w:webHidden/>
              </w:rPr>
              <w:instrText xml:space="preserve"> PAGEREF _Toc149630675 \h </w:instrText>
            </w:r>
            <w:r>
              <w:rPr>
                <w:noProof/>
                <w:webHidden/>
              </w:rPr>
            </w:r>
            <w:r>
              <w:rPr>
                <w:noProof/>
                <w:webHidden/>
              </w:rPr>
              <w:fldChar w:fldCharType="separate"/>
            </w:r>
            <w:r>
              <w:rPr>
                <w:noProof/>
                <w:webHidden/>
              </w:rPr>
              <w:t>5</w:t>
            </w:r>
            <w:r>
              <w:rPr>
                <w:noProof/>
                <w:webHidden/>
              </w:rPr>
              <w:fldChar w:fldCharType="end"/>
            </w:r>
          </w:hyperlink>
        </w:p>
        <w:p w14:paraId="66D09D56" w14:textId="307436C7" w:rsidR="0030405B" w:rsidRDefault="0030405B">
          <w:pPr>
            <w:pStyle w:val="12"/>
            <w:rPr>
              <w:noProof/>
              <w14:ligatures w14:val="standardContextual"/>
            </w:rPr>
          </w:pPr>
          <w:hyperlink w:anchor="_Toc149630676" w:history="1">
            <w:r w:rsidRPr="00B8015B">
              <w:rPr>
                <w:rStyle w:val="aa"/>
                <w:noProof/>
              </w:rPr>
              <w:t>3.</w:t>
            </w:r>
            <w:r>
              <w:rPr>
                <w:noProof/>
                <w14:ligatures w14:val="standardContextual"/>
              </w:rPr>
              <w:tab/>
            </w:r>
            <w:r w:rsidRPr="00B8015B">
              <w:rPr>
                <w:rStyle w:val="aa"/>
                <w:noProof/>
              </w:rPr>
              <w:t>소프트웨어 문제 해결 프로세스</w:t>
            </w:r>
            <w:r>
              <w:rPr>
                <w:noProof/>
                <w:webHidden/>
              </w:rPr>
              <w:tab/>
            </w:r>
            <w:r>
              <w:rPr>
                <w:noProof/>
                <w:webHidden/>
              </w:rPr>
              <w:fldChar w:fldCharType="begin"/>
            </w:r>
            <w:r>
              <w:rPr>
                <w:noProof/>
                <w:webHidden/>
              </w:rPr>
              <w:instrText xml:space="preserve"> PAGEREF _Toc149630676 \h </w:instrText>
            </w:r>
            <w:r>
              <w:rPr>
                <w:noProof/>
                <w:webHidden/>
              </w:rPr>
            </w:r>
            <w:r>
              <w:rPr>
                <w:noProof/>
                <w:webHidden/>
              </w:rPr>
              <w:fldChar w:fldCharType="separate"/>
            </w:r>
            <w:r>
              <w:rPr>
                <w:noProof/>
                <w:webHidden/>
              </w:rPr>
              <w:t>5</w:t>
            </w:r>
            <w:r>
              <w:rPr>
                <w:noProof/>
                <w:webHidden/>
              </w:rPr>
              <w:fldChar w:fldCharType="end"/>
            </w:r>
          </w:hyperlink>
        </w:p>
        <w:p w14:paraId="6C30DBCF" w14:textId="17229148" w:rsidR="0030405B" w:rsidRDefault="0030405B">
          <w:pPr>
            <w:pStyle w:val="20"/>
            <w:tabs>
              <w:tab w:val="left" w:pos="1000"/>
              <w:tab w:val="right" w:leader="dot" w:pos="9628"/>
            </w:tabs>
            <w:ind w:left="400"/>
            <w:rPr>
              <w:noProof/>
              <w14:ligatures w14:val="standardContextual"/>
            </w:rPr>
          </w:pPr>
          <w:hyperlink w:anchor="_Toc149630677" w:history="1">
            <w:r w:rsidRPr="00B8015B">
              <w:rPr>
                <w:rStyle w:val="aa"/>
                <w:noProof/>
              </w:rPr>
              <w:t>3.1.</w:t>
            </w:r>
            <w:r>
              <w:rPr>
                <w:noProof/>
                <w14:ligatures w14:val="standardContextual"/>
              </w:rPr>
              <w:tab/>
            </w:r>
            <w:r w:rsidRPr="00B8015B">
              <w:rPr>
                <w:rStyle w:val="aa"/>
                <w:noProof/>
              </w:rPr>
              <w:t>소프트웨어 문제 보고 활동</w:t>
            </w:r>
            <w:r>
              <w:rPr>
                <w:noProof/>
                <w:webHidden/>
              </w:rPr>
              <w:tab/>
            </w:r>
            <w:r>
              <w:rPr>
                <w:noProof/>
                <w:webHidden/>
              </w:rPr>
              <w:fldChar w:fldCharType="begin"/>
            </w:r>
            <w:r>
              <w:rPr>
                <w:noProof/>
                <w:webHidden/>
              </w:rPr>
              <w:instrText xml:space="preserve"> PAGEREF _Toc149630677 \h </w:instrText>
            </w:r>
            <w:r>
              <w:rPr>
                <w:noProof/>
                <w:webHidden/>
              </w:rPr>
            </w:r>
            <w:r>
              <w:rPr>
                <w:noProof/>
                <w:webHidden/>
              </w:rPr>
              <w:fldChar w:fldCharType="separate"/>
            </w:r>
            <w:r>
              <w:rPr>
                <w:noProof/>
                <w:webHidden/>
              </w:rPr>
              <w:t>6</w:t>
            </w:r>
            <w:r>
              <w:rPr>
                <w:noProof/>
                <w:webHidden/>
              </w:rPr>
              <w:fldChar w:fldCharType="end"/>
            </w:r>
          </w:hyperlink>
        </w:p>
        <w:p w14:paraId="296D7FCC" w14:textId="13F23062" w:rsidR="0030405B" w:rsidRDefault="0030405B">
          <w:pPr>
            <w:pStyle w:val="20"/>
            <w:tabs>
              <w:tab w:val="left" w:pos="1000"/>
              <w:tab w:val="right" w:leader="dot" w:pos="9628"/>
            </w:tabs>
            <w:ind w:left="400"/>
            <w:rPr>
              <w:noProof/>
              <w14:ligatures w14:val="standardContextual"/>
            </w:rPr>
          </w:pPr>
          <w:hyperlink w:anchor="_Toc149630678" w:history="1">
            <w:r w:rsidRPr="00B8015B">
              <w:rPr>
                <w:rStyle w:val="aa"/>
                <w:noProof/>
              </w:rPr>
              <w:t>3.2.</w:t>
            </w:r>
            <w:r>
              <w:rPr>
                <w:noProof/>
                <w14:ligatures w14:val="standardContextual"/>
              </w:rPr>
              <w:tab/>
            </w:r>
            <w:r w:rsidRPr="00B8015B">
              <w:rPr>
                <w:rStyle w:val="aa"/>
                <w:noProof/>
              </w:rPr>
              <w:t>소프트웨어 문제 발생 통보 활동</w:t>
            </w:r>
            <w:r>
              <w:rPr>
                <w:noProof/>
                <w:webHidden/>
              </w:rPr>
              <w:tab/>
            </w:r>
            <w:r>
              <w:rPr>
                <w:noProof/>
                <w:webHidden/>
              </w:rPr>
              <w:fldChar w:fldCharType="begin"/>
            </w:r>
            <w:r>
              <w:rPr>
                <w:noProof/>
                <w:webHidden/>
              </w:rPr>
              <w:instrText xml:space="preserve"> PAGEREF _Toc149630678 \h </w:instrText>
            </w:r>
            <w:r>
              <w:rPr>
                <w:noProof/>
                <w:webHidden/>
              </w:rPr>
            </w:r>
            <w:r>
              <w:rPr>
                <w:noProof/>
                <w:webHidden/>
              </w:rPr>
              <w:fldChar w:fldCharType="separate"/>
            </w:r>
            <w:r>
              <w:rPr>
                <w:noProof/>
                <w:webHidden/>
              </w:rPr>
              <w:t>7</w:t>
            </w:r>
            <w:r>
              <w:rPr>
                <w:noProof/>
                <w:webHidden/>
              </w:rPr>
              <w:fldChar w:fldCharType="end"/>
            </w:r>
          </w:hyperlink>
        </w:p>
        <w:p w14:paraId="68CC88A7" w14:textId="674E8817" w:rsidR="0030405B" w:rsidRDefault="0030405B">
          <w:pPr>
            <w:pStyle w:val="20"/>
            <w:tabs>
              <w:tab w:val="left" w:pos="1000"/>
              <w:tab w:val="right" w:leader="dot" w:pos="9628"/>
            </w:tabs>
            <w:ind w:left="400"/>
            <w:rPr>
              <w:noProof/>
              <w14:ligatures w14:val="standardContextual"/>
            </w:rPr>
          </w:pPr>
          <w:hyperlink w:anchor="_Toc149630679" w:history="1">
            <w:r w:rsidRPr="00B8015B">
              <w:rPr>
                <w:rStyle w:val="aa"/>
                <w:noProof/>
              </w:rPr>
              <w:t>3.3.</w:t>
            </w:r>
            <w:r>
              <w:rPr>
                <w:noProof/>
                <w14:ligatures w14:val="standardContextual"/>
              </w:rPr>
              <w:tab/>
            </w:r>
            <w:r w:rsidRPr="00B8015B">
              <w:rPr>
                <w:rStyle w:val="aa"/>
                <w:noProof/>
              </w:rPr>
              <w:t>소프트웨어 문제 조사 활동</w:t>
            </w:r>
            <w:r>
              <w:rPr>
                <w:noProof/>
                <w:webHidden/>
              </w:rPr>
              <w:tab/>
            </w:r>
            <w:r>
              <w:rPr>
                <w:noProof/>
                <w:webHidden/>
              </w:rPr>
              <w:fldChar w:fldCharType="begin"/>
            </w:r>
            <w:r>
              <w:rPr>
                <w:noProof/>
                <w:webHidden/>
              </w:rPr>
              <w:instrText xml:space="preserve"> PAGEREF _Toc149630679 \h </w:instrText>
            </w:r>
            <w:r>
              <w:rPr>
                <w:noProof/>
                <w:webHidden/>
              </w:rPr>
            </w:r>
            <w:r>
              <w:rPr>
                <w:noProof/>
                <w:webHidden/>
              </w:rPr>
              <w:fldChar w:fldCharType="separate"/>
            </w:r>
            <w:r>
              <w:rPr>
                <w:noProof/>
                <w:webHidden/>
              </w:rPr>
              <w:t>7</w:t>
            </w:r>
            <w:r>
              <w:rPr>
                <w:noProof/>
                <w:webHidden/>
              </w:rPr>
              <w:fldChar w:fldCharType="end"/>
            </w:r>
          </w:hyperlink>
        </w:p>
        <w:p w14:paraId="09A35CD1" w14:textId="26880BAD" w:rsidR="0030405B" w:rsidRDefault="0030405B">
          <w:pPr>
            <w:pStyle w:val="20"/>
            <w:tabs>
              <w:tab w:val="left" w:pos="1000"/>
              <w:tab w:val="right" w:leader="dot" w:pos="9628"/>
            </w:tabs>
            <w:ind w:left="400"/>
            <w:rPr>
              <w:noProof/>
              <w14:ligatures w14:val="standardContextual"/>
            </w:rPr>
          </w:pPr>
          <w:hyperlink w:anchor="_Toc149630680" w:history="1">
            <w:r w:rsidRPr="00B8015B">
              <w:rPr>
                <w:rStyle w:val="aa"/>
                <w:noProof/>
              </w:rPr>
              <w:t>3.4.</w:t>
            </w:r>
            <w:r>
              <w:rPr>
                <w:noProof/>
                <w14:ligatures w14:val="standardContextual"/>
              </w:rPr>
              <w:tab/>
            </w:r>
            <w:r w:rsidRPr="00B8015B">
              <w:rPr>
                <w:rStyle w:val="aa"/>
                <w:noProof/>
              </w:rPr>
              <w:t>소프트웨어 변경 프로세스의 사용</w:t>
            </w:r>
            <w:r>
              <w:rPr>
                <w:noProof/>
                <w:webHidden/>
              </w:rPr>
              <w:tab/>
            </w:r>
            <w:r>
              <w:rPr>
                <w:noProof/>
                <w:webHidden/>
              </w:rPr>
              <w:fldChar w:fldCharType="begin"/>
            </w:r>
            <w:r>
              <w:rPr>
                <w:noProof/>
                <w:webHidden/>
              </w:rPr>
              <w:instrText xml:space="preserve"> PAGEREF _Toc149630680 \h </w:instrText>
            </w:r>
            <w:r>
              <w:rPr>
                <w:noProof/>
                <w:webHidden/>
              </w:rPr>
            </w:r>
            <w:r>
              <w:rPr>
                <w:noProof/>
                <w:webHidden/>
              </w:rPr>
              <w:fldChar w:fldCharType="separate"/>
            </w:r>
            <w:r>
              <w:rPr>
                <w:noProof/>
                <w:webHidden/>
              </w:rPr>
              <w:t>7</w:t>
            </w:r>
            <w:r>
              <w:rPr>
                <w:noProof/>
                <w:webHidden/>
              </w:rPr>
              <w:fldChar w:fldCharType="end"/>
            </w:r>
          </w:hyperlink>
        </w:p>
        <w:p w14:paraId="5B2C71DA" w14:textId="4B80288B" w:rsidR="0030405B" w:rsidRDefault="0030405B">
          <w:pPr>
            <w:pStyle w:val="20"/>
            <w:tabs>
              <w:tab w:val="left" w:pos="1000"/>
              <w:tab w:val="right" w:leader="dot" w:pos="9628"/>
            </w:tabs>
            <w:ind w:left="400"/>
            <w:rPr>
              <w:noProof/>
              <w14:ligatures w14:val="standardContextual"/>
            </w:rPr>
          </w:pPr>
          <w:hyperlink w:anchor="_Toc149630681" w:history="1">
            <w:r w:rsidRPr="00B8015B">
              <w:rPr>
                <w:rStyle w:val="aa"/>
                <w:noProof/>
              </w:rPr>
              <w:t>3.5.</w:t>
            </w:r>
            <w:r>
              <w:rPr>
                <w:noProof/>
                <w14:ligatures w14:val="standardContextual"/>
              </w:rPr>
              <w:tab/>
            </w:r>
            <w:r w:rsidRPr="00B8015B">
              <w:rPr>
                <w:rStyle w:val="aa"/>
                <w:noProof/>
              </w:rPr>
              <w:t>소프트웨어 문제해결 검증 활동</w:t>
            </w:r>
            <w:r>
              <w:rPr>
                <w:noProof/>
                <w:webHidden/>
              </w:rPr>
              <w:tab/>
            </w:r>
            <w:r>
              <w:rPr>
                <w:noProof/>
                <w:webHidden/>
              </w:rPr>
              <w:fldChar w:fldCharType="begin"/>
            </w:r>
            <w:r>
              <w:rPr>
                <w:noProof/>
                <w:webHidden/>
              </w:rPr>
              <w:instrText xml:space="preserve"> PAGEREF _Toc149630681 \h </w:instrText>
            </w:r>
            <w:r>
              <w:rPr>
                <w:noProof/>
                <w:webHidden/>
              </w:rPr>
            </w:r>
            <w:r>
              <w:rPr>
                <w:noProof/>
                <w:webHidden/>
              </w:rPr>
              <w:fldChar w:fldCharType="separate"/>
            </w:r>
            <w:r>
              <w:rPr>
                <w:noProof/>
                <w:webHidden/>
              </w:rPr>
              <w:t>7</w:t>
            </w:r>
            <w:r>
              <w:rPr>
                <w:noProof/>
                <w:webHidden/>
              </w:rPr>
              <w:fldChar w:fldCharType="end"/>
            </w:r>
          </w:hyperlink>
        </w:p>
        <w:p w14:paraId="53188D50" w14:textId="7946C5D9" w:rsidR="0030405B" w:rsidRDefault="0030405B">
          <w:pPr>
            <w:pStyle w:val="20"/>
            <w:tabs>
              <w:tab w:val="left" w:pos="1000"/>
              <w:tab w:val="right" w:leader="dot" w:pos="9628"/>
            </w:tabs>
            <w:ind w:left="400"/>
            <w:rPr>
              <w:noProof/>
              <w14:ligatures w14:val="standardContextual"/>
            </w:rPr>
          </w:pPr>
          <w:hyperlink w:anchor="_Toc149630682" w:history="1">
            <w:r w:rsidRPr="00B8015B">
              <w:rPr>
                <w:rStyle w:val="aa"/>
                <w:noProof/>
              </w:rPr>
              <w:t>3.6.</w:t>
            </w:r>
            <w:r>
              <w:rPr>
                <w:noProof/>
                <w14:ligatures w14:val="standardContextual"/>
              </w:rPr>
              <w:tab/>
            </w:r>
            <w:r w:rsidRPr="00B8015B">
              <w:rPr>
                <w:rStyle w:val="aa"/>
                <w:noProof/>
              </w:rPr>
              <w:t>소프트웨어 문제 해결 통보 활동</w:t>
            </w:r>
            <w:r>
              <w:rPr>
                <w:noProof/>
                <w:webHidden/>
              </w:rPr>
              <w:tab/>
            </w:r>
            <w:r>
              <w:rPr>
                <w:noProof/>
                <w:webHidden/>
              </w:rPr>
              <w:fldChar w:fldCharType="begin"/>
            </w:r>
            <w:r>
              <w:rPr>
                <w:noProof/>
                <w:webHidden/>
              </w:rPr>
              <w:instrText xml:space="preserve"> PAGEREF _Toc149630682 \h </w:instrText>
            </w:r>
            <w:r>
              <w:rPr>
                <w:noProof/>
                <w:webHidden/>
              </w:rPr>
            </w:r>
            <w:r>
              <w:rPr>
                <w:noProof/>
                <w:webHidden/>
              </w:rPr>
              <w:fldChar w:fldCharType="separate"/>
            </w:r>
            <w:r>
              <w:rPr>
                <w:noProof/>
                <w:webHidden/>
              </w:rPr>
              <w:t>8</w:t>
            </w:r>
            <w:r>
              <w:rPr>
                <w:noProof/>
                <w:webHidden/>
              </w:rPr>
              <w:fldChar w:fldCharType="end"/>
            </w:r>
          </w:hyperlink>
        </w:p>
        <w:p w14:paraId="6FF21D16" w14:textId="3E0B9906" w:rsidR="0030405B" w:rsidRDefault="0030405B">
          <w:pPr>
            <w:pStyle w:val="12"/>
            <w:rPr>
              <w:noProof/>
              <w14:ligatures w14:val="standardContextual"/>
            </w:rPr>
          </w:pPr>
          <w:hyperlink w:anchor="_Toc149630683" w:history="1">
            <w:r w:rsidRPr="00B8015B">
              <w:rPr>
                <w:rStyle w:val="aa"/>
                <w:noProof/>
              </w:rPr>
              <w:t>4.</w:t>
            </w:r>
            <w:r>
              <w:rPr>
                <w:noProof/>
                <w14:ligatures w14:val="standardContextual"/>
              </w:rPr>
              <w:tab/>
            </w:r>
            <w:r w:rsidRPr="00B8015B">
              <w:rPr>
                <w:rStyle w:val="aa"/>
                <w:noProof/>
              </w:rPr>
              <w:t>소프트웨어 형상관리 프로세스의 사용</w:t>
            </w:r>
            <w:r>
              <w:rPr>
                <w:noProof/>
                <w:webHidden/>
              </w:rPr>
              <w:tab/>
            </w:r>
            <w:r>
              <w:rPr>
                <w:noProof/>
                <w:webHidden/>
              </w:rPr>
              <w:fldChar w:fldCharType="begin"/>
            </w:r>
            <w:r>
              <w:rPr>
                <w:noProof/>
                <w:webHidden/>
              </w:rPr>
              <w:instrText xml:space="preserve"> PAGEREF _Toc149630683 \h </w:instrText>
            </w:r>
            <w:r>
              <w:rPr>
                <w:noProof/>
                <w:webHidden/>
              </w:rPr>
            </w:r>
            <w:r>
              <w:rPr>
                <w:noProof/>
                <w:webHidden/>
              </w:rPr>
              <w:fldChar w:fldCharType="separate"/>
            </w:r>
            <w:r>
              <w:rPr>
                <w:noProof/>
                <w:webHidden/>
              </w:rPr>
              <w:t>8</w:t>
            </w:r>
            <w:r>
              <w:rPr>
                <w:noProof/>
                <w:webHidden/>
              </w:rPr>
              <w:fldChar w:fldCharType="end"/>
            </w:r>
          </w:hyperlink>
        </w:p>
        <w:p w14:paraId="0BEBA16D" w14:textId="3652CBD4" w:rsidR="004A3D6C" w:rsidRDefault="004A3D6C" w:rsidP="004A3D6C">
          <w:pPr>
            <w:spacing w:after="0" w:line="240" w:lineRule="auto"/>
            <w:rPr>
              <w:b/>
              <w:bCs/>
              <w:lang w:val="ko-KR"/>
            </w:rPr>
          </w:pPr>
          <w:r w:rsidRPr="00C46AA2">
            <w:rPr>
              <w:b/>
              <w:bCs/>
              <w:sz w:val="16"/>
              <w:szCs w:val="16"/>
              <w:lang w:val="ko-KR"/>
            </w:rPr>
            <w:fldChar w:fldCharType="end"/>
          </w:r>
        </w:p>
      </w:sdtContent>
    </w:sdt>
    <w:p w14:paraId="0B2FC8F7" w14:textId="77777777" w:rsidR="004A3D6C" w:rsidRDefault="004A3D6C" w:rsidP="00266B81">
      <w:pPr>
        <w:spacing w:after="0" w:line="240" w:lineRule="auto"/>
      </w:pPr>
    </w:p>
    <w:p w14:paraId="7AE3524B" w14:textId="649A905E" w:rsidR="00C46AA2" w:rsidRDefault="00C46AA2" w:rsidP="00266B81">
      <w:pPr>
        <w:widowControl/>
        <w:wordWrap/>
        <w:autoSpaceDE/>
        <w:autoSpaceDN/>
        <w:spacing w:after="0" w:line="240" w:lineRule="auto"/>
        <w:rPr>
          <w:b/>
        </w:rPr>
      </w:pPr>
      <w:r>
        <w:rPr>
          <w:b/>
        </w:rPr>
        <w:br w:type="page"/>
      </w:r>
    </w:p>
    <w:p w14:paraId="6A744EE1" w14:textId="5D7817B5" w:rsidR="0024589F" w:rsidRDefault="009974EE" w:rsidP="00266B81">
      <w:pPr>
        <w:pStyle w:val="10"/>
        <w:numPr>
          <w:ilvl w:val="0"/>
          <w:numId w:val="7"/>
        </w:numPr>
        <w:spacing w:after="0" w:line="240" w:lineRule="auto"/>
      </w:pPr>
      <w:bookmarkStart w:id="19" w:name="_Toc149630667"/>
      <w:r>
        <w:rPr>
          <w:rFonts w:hint="eastAsia"/>
        </w:rPr>
        <w:t>서론</w:t>
      </w:r>
      <w:bookmarkEnd w:id="19"/>
    </w:p>
    <w:p w14:paraId="044BA7A8" w14:textId="38CD33DF" w:rsidR="0024589F" w:rsidRDefault="0024589F" w:rsidP="00266B81">
      <w:pPr>
        <w:pStyle w:val="2"/>
        <w:numPr>
          <w:ilvl w:val="1"/>
          <w:numId w:val="7"/>
        </w:numPr>
        <w:spacing w:after="0" w:line="240" w:lineRule="auto"/>
      </w:pPr>
      <w:bookmarkStart w:id="20" w:name="_Toc149630668"/>
      <w:r>
        <w:rPr>
          <w:rFonts w:hint="eastAsia"/>
        </w:rPr>
        <w:t>개요</w:t>
      </w:r>
      <w:bookmarkEnd w:id="20"/>
    </w:p>
    <w:p w14:paraId="334BD239" w14:textId="7A649ED2" w:rsidR="0024589F" w:rsidRPr="0024589F" w:rsidRDefault="0024589F" w:rsidP="00266B81">
      <w:pPr>
        <w:spacing w:after="0" w:line="240" w:lineRule="auto"/>
        <w:ind w:leftChars="300" w:left="600"/>
      </w:pPr>
      <w:r>
        <w:rPr>
          <w:rFonts w:hint="eastAsia"/>
        </w:rPr>
        <w:t>인공와우</w:t>
      </w:r>
      <w:r>
        <w:t xml:space="preserve"> </w:t>
      </w:r>
      <w:r>
        <w:rPr>
          <w:rFonts w:hint="eastAsia"/>
        </w:rPr>
        <w:t xml:space="preserve">제품의 </w:t>
      </w:r>
      <w:r w:rsidR="00097D94">
        <w:rPr>
          <w:rFonts w:hint="eastAsia"/>
        </w:rPr>
        <w:t xml:space="preserve">외부기 </w:t>
      </w:r>
      <w:r w:rsidR="006865C0">
        <w:rPr>
          <w:rFonts w:hint="eastAsia"/>
        </w:rPr>
        <w:t>소프트웨어</w:t>
      </w:r>
      <w:r w:rsidR="0092382C">
        <w:rPr>
          <w:rFonts w:hint="eastAsia"/>
        </w:rPr>
        <w:t xml:space="preserve"> 수명주기 동안 </w:t>
      </w:r>
      <w:r w:rsidR="00200E43">
        <w:rPr>
          <w:rFonts w:hint="eastAsia"/>
        </w:rPr>
        <w:t>발생되는 문제를 해결하는 절차를 계획한다.</w:t>
      </w:r>
      <w:r>
        <w:t xml:space="preserve"> </w:t>
      </w:r>
    </w:p>
    <w:p w14:paraId="5F934AC0" w14:textId="14863624" w:rsidR="0024589F" w:rsidRDefault="0024589F" w:rsidP="00266B81">
      <w:pPr>
        <w:pStyle w:val="2"/>
        <w:numPr>
          <w:ilvl w:val="1"/>
          <w:numId w:val="7"/>
        </w:numPr>
        <w:spacing w:after="0" w:line="240" w:lineRule="auto"/>
      </w:pPr>
      <w:bookmarkStart w:id="21" w:name="_Toc149630669"/>
      <w:r>
        <w:rPr>
          <w:rFonts w:hint="eastAsia"/>
        </w:rPr>
        <w:t>목적</w:t>
      </w:r>
      <w:bookmarkEnd w:id="21"/>
    </w:p>
    <w:p w14:paraId="7BD7C473" w14:textId="567190BD" w:rsidR="0092382C" w:rsidRPr="0092382C" w:rsidRDefault="00200E43" w:rsidP="00266B81">
      <w:pPr>
        <w:spacing w:after="0" w:line="240" w:lineRule="auto"/>
        <w:ind w:leftChars="300" w:left="600"/>
      </w:pPr>
      <w:r>
        <w:rPr>
          <w:rFonts w:hint="eastAsia"/>
        </w:rPr>
        <w:t xml:space="preserve">소프트웨어에 문제가 발생할 경우, 절차에 따라 소프트웨어의 문제를 해결함으로써 </w:t>
      </w:r>
      <w:r w:rsidR="009974EE">
        <w:rPr>
          <w:rFonts w:hint="eastAsia"/>
        </w:rPr>
        <w:t>소프트웨어의 안전성,</w:t>
      </w:r>
      <w:r w:rsidR="009974EE">
        <w:t xml:space="preserve"> </w:t>
      </w:r>
      <w:r w:rsidR="009974EE">
        <w:rPr>
          <w:rFonts w:hint="eastAsia"/>
        </w:rPr>
        <w:t>일관성 및 정확성을 보장하는 것이 목적이며,</w:t>
      </w:r>
      <w:r w:rsidR="009974EE">
        <w:t xml:space="preserve"> </w:t>
      </w:r>
      <w:r w:rsidR="009974EE">
        <w:rPr>
          <w:rFonts w:hint="eastAsia"/>
        </w:rPr>
        <w:t>산출물의 품질 향상과</w:t>
      </w:r>
      <w:r w:rsidR="009974EE">
        <w:t xml:space="preserve"> </w:t>
      </w:r>
      <w:r w:rsidR="009974EE">
        <w:rPr>
          <w:rFonts w:hint="eastAsia"/>
        </w:rPr>
        <w:t>개발 및 유지보수 생산성의 향상이 이루어질 수 있다.</w:t>
      </w:r>
    </w:p>
    <w:p w14:paraId="2339CA30" w14:textId="052A8475" w:rsidR="00200E43" w:rsidRDefault="00200E43" w:rsidP="00266B81">
      <w:pPr>
        <w:pStyle w:val="2"/>
        <w:numPr>
          <w:ilvl w:val="1"/>
          <w:numId w:val="7"/>
        </w:numPr>
        <w:spacing w:after="0" w:line="240" w:lineRule="auto"/>
      </w:pPr>
      <w:bookmarkStart w:id="22" w:name="_Toc149630670"/>
      <w:r>
        <w:rPr>
          <w:rFonts w:hint="eastAsia"/>
        </w:rPr>
        <w:t>대상</w:t>
      </w:r>
      <w:bookmarkEnd w:id="22"/>
    </w:p>
    <w:p w14:paraId="4B28244A" w14:textId="1969EC61" w:rsidR="00200E43" w:rsidRPr="00200E43" w:rsidRDefault="00FA493B" w:rsidP="00266B81">
      <w:pPr>
        <w:spacing w:after="0" w:line="240" w:lineRule="auto"/>
        <w:ind w:leftChars="300" w:left="600"/>
      </w:pPr>
      <w:del w:id="23" w:author="김은수" w:date="2026-09-28T14:23:00Z" w16du:dateUtc="2026-09-28T05:23:00Z">
        <w:r w:rsidRPr="00FA493B">
          <w:delText>TD20B</w:delText>
        </w:r>
      </w:del>
      <w:ins w:id="24" w:author="김은수" w:date="2026-09-28T14:23:00Z" w16du:dateUtc="2026-09-28T05:23:00Z">
        <w:r w:rsidRPr="00FA493B">
          <w:t>TD24A</w:t>
        </w:r>
      </w:ins>
      <w:r w:rsidRPr="00FA493B">
        <w:t>-A-EXT</w:t>
      </w:r>
      <w:r>
        <w:t xml:space="preserve"> </w:t>
      </w:r>
      <w:r>
        <w:rPr>
          <w:rFonts w:hint="eastAsia"/>
        </w:rPr>
        <w:t>제품의</w:t>
      </w:r>
      <w:r w:rsidR="00097D94">
        <w:t xml:space="preserve"> </w:t>
      </w:r>
      <w:r w:rsidR="00097D94">
        <w:rPr>
          <w:rFonts w:hint="eastAsia"/>
        </w:rPr>
        <w:t xml:space="preserve">펌웨어 </w:t>
      </w:r>
      <w:r w:rsidR="00200E43">
        <w:rPr>
          <w:rFonts w:hint="eastAsia"/>
        </w:rPr>
        <w:t>개발 프로젝트에 참여하는 모든 구성원은 이 계획서</w:t>
      </w:r>
      <w:r w:rsidR="007E596F">
        <w:rPr>
          <w:rFonts w:hint="eastAsia"/>
        </w:rPr>
        <w:t>에 규정된 절차에 따라</w:t>
      </w:r>
      <w:r w:rsidR="00200E43">
        <w:rPr>
          <w:rFonts w:hint="eastAsia"/>
        </w:rPr>
        <w:t xml:space="preserve"> 소프트웨어 문제를 해결해야 한다.</w:t>
      </w:r>
    </w:p>
    <w:p w14:paraId="7A220B47" w14:textId="77777777" w:rsidR="0092382C" w:rsidRPr="009974EE" w:rsidRDefault="0092382C" w:rsidP="00266B81">
      <w:pPr>
        <w:spacing w:after="0" w:line="240" w:lineRule="auto"/>
      </w:pPr>
    </w:p>
    <w:p w14:paraId="5166B6F0" w14:textId="34E530A9" w:rsidR="0024589F" w:rsidRDefault="0024589F" w:rsidP="00266B81">
      <w:pPr>
        <w:pStyle w:val="2"/>
        <w:numPr>
          <w:ilvl w:val="1"/>
          <w:numId w:val="7"/>
        </w:numPr>
        <w:spacing w:after="0" w:line="240" w:lineRule="auto"/>
      </w:pPr>
      <w:bookmarkStart w:id="25" w:name="_Toc149630671"/>
      <w:r>
        <w:rPr>
          <w:rFonts w:hint="eastAsia"/>
        </w:rPr>
        <w:t>관련문서</w:t>
      </w:r>
      <w:bookmarkEnd w:id="25"/>
    </w:p>
    <w:p w14:paraId="2C8998FB" w14:textId="66BABDE6" w:rsidR="00202AB0" w:rsidRDefault="00202AB0" w:rsidP="00266B81">
      <w:pPr>
        <w:pStyle w:val="a8"/>
        <w:numPr>
          <w:ilvl w:val="2"/>
          <w:numId w:val="7"/>
        </w:numPr>
        <w:spacing w:after="0" w:line="240" w:lineRule="auto"/>
        <w:ind w:leftChars="0"/>
      </w:pPr>
      <w:r>
        <w:rPr>
          <w:rFonts w:hint="eastAsia"/>
        </w:rPr>
        <w:t>표준 및 규제</w:t>
      </w:r>
    </w:p>
    <w:tbl>
      <w:tblPr>
        <w:tblStyle w:val="a5"/>
        <w:tblW w:w="0" w:type="auto"/>
        <w:tblInd w:w="1440" w:type="dxa"/>
        <w:tblLook w:val="04A0" w:firstRow="1" w:lastRow="0" w:firstColumn="1" w:lastColumn="0" w:noHBand="0" w:noVBand="1"/>
      </w:tblPr>
      <w:tblGrid>
        <w:gridCol w:w="682"/>
        <w:gridCol w:w="1701"/>
        <w:gridCol w:w="5216"/>
      </w:tblGrid>
      <w:tr w:rsidR="00202AB0" w:rsidRPr="005D4343" w14:paraId="41BE5FE6" w14:textId="77777777" w:rsidTr="00266B81">
        <w:trPr>
          <w:trHeight w:val="421"/>
        </w:trPr>
        <w:tc>
          <w:tcPr>
            <w:tcW w:w="682" w:type="dxa"/>
            <w:vAlign w:val="center"/>
          </w:tcPr>
          <w:p w14:paraId="6B79F2C5" w14:textId="77777777" w:rsidR="00202AB0" w:rsidRPr="005D4343" w:rsidRDefault="00202AB0" w:rsidP="00266B81">
            <w:pPr>
              <w:pStyle w:val="a8"/>
              <w:wordWrap/>
              <w:ind w:leftChars="0" w:left="0"/>
              <w:jc w:val="center"/>
              <w:rPr>
                <w:rFonts w:ascii="Times New Roman" w:eastAsiaTheme="majorHAnsi" w:hAnsi="Times New Roman" w:cs="Times New Roman"/>
                <w:szCs w:val="20"/>
              </w:rPr>
            </w:pPr>
            <w:r w:rsidRPr="005D4343">
              <w:rPr>
                <w:rFonts w:ascii="Times New Roman" w:eastAsiaTheme="majorHAnsi" w:hAnsi="Times New Roman" w:cs="Times New Roman"/>
                <w:szCs w:val="20"/>
              </w:rPr>
              <w:t>No</w:t>
            </w:r>
          </w:p>
        </w:tc>
        <w:tc>
          <w:tcPr>
            <w:tcW w:w="1701" w:type="dxa"/>
            <w:vAlign w:val="center"/>
          </w:tcPr>
          <w:p w14:paraId="40636880" w14:textId="77777777" w:rsidR="00202AB0" w:rsidRPr="005D4343" w:rsidRDefault="00202AB0" w:rsidP="00266B81">
            <w:pPr>
              <w:pStyle w:val="a8"/>
              <w:wordWrap/>
              <w:ind w:leftChars="0" w:left="0"/>
              <w:jc w:val="center"/>
              <w:rPr>
                <w:rFonts w:ascii="Times New Roman" w:eastAsiaTheme="majorHAnsi" w:hAnsi="Times New Roman" w:cs="Times New Roman"/>
                <w:szCs w:val="20"/>
              </w:rPr>
            </w:pPr>
            <w:r>
              <w:rPr>
                <w:rFonts w:ascii="Times New Roman" w:eastAsiaTheme="majorHAnsi" w:hAnsi="Times New Roman" w:cs="Times New Roman" w:hint="eastAsia"/>
                <w:szCs w:val="20"/>
              </w:rPr>
              <w:t>문서번호</w:t>
            </w:r>
          </w:p>
        </w:tc>
        <w:tc>
          <w:tcPr>
            <w:tcW w:w="5216" w:type="dxa"/>
            <w:vAlign w:val="center"/>
          </w:tcPr>
          <w:p w14:paraId="40ACD6EF" w14:textId="77777777" w:rsidR="00202AB0" w:rsidRPr="005D4343" w:rsidRDefault="00202AB0" w:rsidP="00266B81">
            <w:pPr>
              <w:pStyle w:val="a8"/>
              <w:wordWrap/>
              <w:ind w:leftChars="0" w:left="0"/>
              <w:jc w:val="center"/>
              <w:rPr>
                <w:rFonts w:ascii="Times New Roman" w:eastAsiaTheme="majorHAnsi" w:hAnsi="Times New Roman" w:cs="Times New Roman"/>
                <w:szCs w:val="20"/>
              </w:rPr>
            </w:pPr>
            <w:r>
              <w:rPr>
                <w:rFonts w:ascii="Times New Roman" w:eastAsiaTheme="majorHAnsi" w:hAnsi="Times New Roman" w:cs="Times New Roman" w:hint="eastAsia"/>
                <w:szCs w:val="20"/>
              </w:rPr>
              <w:t>문서</w:t>
            </w:r>
            <w:r>
              <w:rPr>
                <w:rFonts w:ascii="Times New Roman" w:eastAsiaTheme="majorHAnsi" w:hAnsi="Times New Roman" w:cs="Times New Roman" w:hint="eastAsia"/>
                <w:szCs w:val="20"/>
              </w:rPr>
              <w:t xml:space="preserve"> </w:t>
            </w:r>
            <w:r>
              <w:rPr>
                <w:rFonts w:ascii="Times New Roman" w:eastAsiaTheme="majorHAnsi" w:hAnsi="Times New Roman" w:cs="Times New Roman" w:hint="eastAsia"/>
                <w:szCs w:val="20"/>
              </w:rPr>
              <w:t>제목</w:t>
            </w:r>
          </w:p>
        </w:tc>
      </w:tr>
      <w:tr w:rsidR="00202AB0" w:rsidRPr="005D4343" w14:paraId="3BA1B951" w14:textId="77777777" w:rsidTr="00266B81">
        <w:trPr>
          <w:trHeight w:val="421"/>
        </w:trPr>
        <w:tc>
          <w:tcPr>
            <w:tcW w:w="682" w:type="dxa"/>
            <w:vAlign w:val="center"/>
          </w:tcPr>
          <w:p w14:paraId="3F71C290" w14:textId="77777777" w:rsidR="00202AB0" w:rsidRPr="005D4343" w:rsidRDefault="00202AB0" w:rsidP="00266B81">
            <w:pPr>
              <w:pStyle w:val="a8"/>
              <w:wordWrap/>
              <w:ind w:leftChars="0" w:left="0"/>
              <w:jc w:val="center"/>
              <w:rPr>
                <w:rFonts w:ascii="Times New Roman" w:eastAsiaTheme="majorHAnsi" w:hAnsi="Times New Roman" w:cs="Times New Roman"/>
                <w:szCs w:val="20"/>
              </w:rPr>
            </w:pPr>
            <w:r>
              <w:rPr>
                <w:rFonts w:ascii="Times New Roman" w:eastAsiaTheme="majorHAnsi" w:hAnsi="Times New Roman" w:cs="Times New Roman" w:hint="eastAsia"/>
                <w:szCs w:val="20"/>
              </w:rPr>
              <w:t>1</w:t>
            </w:r>
          </w:p>
        </w:tc>
        <w:tc>
          <w:tcPr>
            <w:tcW w:w="1701" w:type="dxa"/>
            <w:vAlign w:val="center"/>
          </w:tcPr>
          <w:p w14:paraId="0A41D725" w14:textId="0CD2881D" w:rsidR="00202AB0" w:rsidRPr="005D4343" w:rsidRDefault="00202AB0" w:rsidP="00266B81">
            <w:pPr>
              <w:pStyle w:val="a8"/>
              <w:wordWrap/>
              <w:ind w:leftChars="0" w:left="0"/>
              <w:jc w:val="center"/>
              <w:rPr>
                <w:rFonts w:ascii="Times New Roman" w:eastAsiaTheme="majorHAnsi" w:hAnsi="Times New Roman" w:cs="Times New Roman"/>
                <w:szCs w:val="20"/>
              </w:rPr>
            </w:pPr>
            <w:r>
              <w:rPr>
                <w:rFonts w:ascii="Times New Roman" w:eastAsiaTheme="majorHAnsi" w:hAnsi="Times New Roman" w:cs="Times New Roman" w:hint="eastAsia"/>
                <w:szCs w:val="20"/>
              </w:rPr>
              <w:t>I</w:t>
            </w:r>
            <w:r>
              <w:rPr>
                <w:rFonts w:ascii="Times New Roman" w:eastAsiaTheme="majorHAnsi" w:hAnsi="Times New Roman" w:cs="Times New Roman"/>
                <w:szCs w:val="20"/>
              </w:rPr>
              <w:t>EC 62304</w:t>
            </w:r>
          </w:p>
        </w:tc>
        <w:tc>
          <w:tcPr>
            <w:tcW w:w="5216" w:type="dxa"/>
            <w:vAlign w:val="center"/>
          </w:tcPr>
          <w:p w14:paraId="1AE76F33" w14:textId="54424B77" w:rsidR="00202AB0" w:rsidRPr="005D4343" w:rsidRDefault="00202AB0" w:rsidP="00266B81">
            <w:pPr>
              <w:wordWrap/>
              <w:rPr>
                <w:rFonts w:ascii="Times New Roman" w:eastAsiaTheme="majorHAnsi" w:hAnsi="Times New Roman" w:cs="Times New Roman"/>
                <w:szCs w:val="20"/>
              </w:rPr>
            </w:pPr>
            <w:r w:rsidRPr="005D4343">
              <w:rPr>
                <w:rFonts w:ascii="Times New Roman" w:eastAsiaTheme="majorHAnsi" w:hAnsi="Times New Roman" w:cs="Times New Roman"/>
                <w:szCs w:val="20"/>
              </w:rPr>
              <w:t>Medical device software –</w:t>
            </w:r>
            <w:r>
              <w:rPr>
                <w:rFonts w:ascii="Times New Roman" w:eastAsiaTheme="majorHAnsi" w:hAnsi="Times New Roman" w:cs="Times New Roman"/>
                <w:szCs w:val="20"/>
              </w:rPr>
              <w:t xml:space="preserve"> </w:t>
            </w:r>
            <w:r w:rsidRPr="005D4343">
              <w:rPr>
                <w:rFonts w:ascii="Times New Roman" w:eastAsiaTheme="majorHAnsi" w:hAnsi="Times New Roman" w:cs="Times New Roman"/>
                <w:szCs w:val="20"/>
              </w:rPr>
              <w:t>Software life cycle processes</w:t>
            </w:r>
          </w:p>
        </w:tc>
      </w:tr>
      <w:tr w:rsidR="00202AB0" w:rsidRPr="005D4343" w14:paraId="50821D84" w14:textId="77777777" w:rsidTr="00266B81">
        <w:trPr>
          <w:trHeight w:val="421"/>
        </w:trPr>
        <w:tc>
          <w:tcPr>
            <w:tcW w:w="682" w:type="dxa"/>
            <w:vAlign w:val="center"/>
          </w:tcPr>
          <w:p w14:paraId="2422112E" w14:textId="28F43032" w:rsidR="00202AB0" w:rsidRDefault="00202AB0" w:rsidP="00266B81">
            <w:pPr>
              <w:pStyle w:val="a8"/>
              <w:wordWrap/>
              <w:ind w:leftChars="0" w:left="0"/>
              <w:jc w:val="center"/>
              <w:rPr>
                <w:rFonts w:ascii="Times New Roman" w:eastAsiaTheme="majorHAnsi" w:hAnsi="Times New Roman" w:cs="Times New Roman"/>
                <w:szCs w:val="20"/>
              </w:rPr>
            </w:pPr>
            <w:r>
              <w:rPr>
                <w:rFonts w:ascii="Times New Roman" w:eastAsiaTheme="majorHAnsi" w:hAnsi="Times New Roman" w:cs="Times New Roman" w:hint="eastAsia"/>
                <w:szCs w:val="20"/>
              </w:rPr>
              <w:t>2</w:t>
            </w:r>
          </w:p>
        </w:tc>
        <w:tc>
          <w:tcPr>
            <w:tcW w:w="1701" w:type="dxa"/>
            <w:vAlign w:val="center"/>
          </w:tcPr>
          <w:p w14:paraId="49F9C7F5" w14:textId="5143792A" w:rsidR="00202AB0" w:rsidRDefault="00202AB0" w:rsidP="00266B81">
            <w:pPr>
              <w:pStyle w:val="a8"/>
              <w:wordWrap/>
              <w:ind w:leftChars="0" w:left="0"/>
              <w:jc w:val="center"/>
              <w:rPr>
                <w:rFonts w:ascii="Times New Roman" w:eastAsiaTheme="majorHAnsi" w:hAnsi="Times New Roman" w:cs="Times New Roman"/>
                <w:szCs w:val="20"/>
              </w:rPr>
            </w:pPr>
            <w:r>
              <w:rPr>
                <w:rFonts w:ascii="Times New Roman" w:eastAsiaTheme="majorHAnsi" w:hAnsi="Times New Roman" w:cs="Times New Roman" w:hint="eastAsia"/>
                <w:szCs w:val="20"/>
              </w:rPr>
              <w:t>I</w:t>
            </w:r>
            <w:r>
              <w:rPr>
                <w:rFonts w:ascii="Times New Roman" w:eastAsiaTheme="majorHAnsi" w:hAnsi="Times New Roman" w:cs="Times New Roman"/>
                <w:szCs w:val="20"/>
              </w:rPr>
              <w:t>SO 14971</w:t>
            </w:r>
          </w:p>
        </w:tc>
        <w:tc>
          <w:tcPr>
            <w:tcW w:w="5216" w:type="dxa"/>
            <w:vAlign w:val="center"/>
          </w:tcPr>
          <w:p w14:paraId="0E78EF54" w14:textId="17B268EF" w:rsidR="00202AB0" w:rsidRPr="005D4343" w:rsidRDefault="00202AB0" w:rsidP="00266B81">
            <w:pPr>
              <w:pStyle w:val="a8"/>
              <w:wordWrap/>
              <w:ind w:leftChars="0" w:left="0"/>
              <w:rPr>
                <w:rFonts w:ascii="Times New Roman" w:eastAsiaTheme="majorHAnsi" w:hAnsi="Times New Roman" w:cs="Times New Roman"/>
                <w:szCs w:val="20"/>
              </w:rPr>
            </w:pPr>
            <w:r w:rsidRPr="005D4343">
              <w:rPr>
                <w:rFonts w:ascii="Times New Roman" w:eastAsiaTheme="majorHAnsi" w:hAnsi="Times New Roman" w:cs="Times New Roman"/>
                <w:szCs w:val="20"/>
              </w:rPr>
              <w:t>Medical devices – Application of risk management to medical</w:t>
            </w:r>
          </w:p>
        </w:tc>
      </w:tr>
    </w:tbl>
    <w:p w14:paraId="53B8CA61" w14:textId="7E21FAE9" w:rsidR="00266B81" w:rsidRDefault="00266B81" w:rsidP="00266B81">
      <w:pPr>
        <w:pStyle w:val="a8"/>
        <w:spacing w:after="0" w:line="240" w:lineRule="auto"/>
        <w:ind w:leftChars="0" w:left="1418"/>
      </w:pPr>
    </w:p>
    <w:p w14:paraId="78A3ABFC" w14:textId="3BFE920E" w:rsidR="00266B81" w:rsidRDefault="00266B81">
      <w:pPr>
        <w:widowControl/>
        <w:wordWrap/>
        <w:autoSpaceDE/>
        <w:autoSpaceDN/>
      </w:pPr>
      <w:r>
        <w:br w:type="page"/>
      </w:r>
    </w:p>
    <w:p w14:paraId="333C0129" w14:textId="04BDF988" w:rsidR="0024589F" w:rsidRDefault="0024589F" w:rsidP="00266B81">
      <w:pPr>
        <w:pStyle w:val="10"/>
        <w:numPr>
          <w:ilvl w:val="0"/>
          <w:numId w:val="7"/>
        </w:numPr>
        <w:spacing w:after="0" w:line="240" w:lineRule="auto"/>
      </w:pPr>
      <w:bookmarkStart w:id="26" w:name="_Toc149630672"/>
      <w:r>
        <w:rPr>
          <w:rFonts w:hint="eastAsia"/>
        </w:rPr>
        <w:t>개발 대상 제품</w:t>
      </w:r>
      <w:bookmarkEnd w:id="26"/>
    </w:p>
    <w:p w14:paraId="1964ABFE" w14:textId="5103C536" w:rsidR="0024589F" w:rsidRDefault="0024589F" w:rsidP="00266B81">
      <w:pPr>
        <w:pStyle w:val="2"/>
        <w:numPr>
          <w:ilvl w:val="1"/>
          <w:numId w:val="7"/>
        </w:numPr>
        <w:spacing w:after="0" w:line="240" w:lineRule="auto"/>
      </w:pPr>
      <w:bookmarkStart w:id="27" w:name="_Toc149630673"/>
      <w:bookmarkStart w:id="28" w:name="_Hlk7115793"/>
      <w:r>
        <w:rPr>
          <w:rFonts w:hint="eastAsia"/>
        </w:rPr>
        <w:t>품목명</w:t>
      </w:r>
      <w:bookmarkEnd w:id="27"/>
    </w:p>
    <w:p w14:paraId="4E64E882" w14:textId="77777777" w:rsidR="0024589F" w:rsidRDefault="0024589F" w:rsidP="00266B81">
      <w:pPr>
        <w:spacing w:after="0" w:line="240" w:lineRule="auto"/>
        <w:ind w:leftChars="300" w:left="600"/>
      </w:pPr>
      <w:r>
        <w:rPr>
          <w:rFonts w:hint="eastAsia"/>
        </w:rPr>
        <w:t>(1)</w:t>
      </w:r>
      <w:r>
        <w:t xml:space="preserve"> </w:t>
      </w:r>
      <w:r>
        <w:rPr>
          <w:rFonts w:hint="eastAsia"/>
        </w:rPr>
        <w:t>MFDS</w:t>
      </w:r>
      <w:r>
        <w:t xml:space="preserve"> </w:t>
      </w:r>
      <w:r>
        <w:rPr>
          <w:rFonts w:hint="eastAsia"/>
        </w:rPr>
        <w:t>:</w:t>
      </w:r>
      <w:r>
        <w:t xml:space="preserve"> </w:t>
      </w:r>
      <w:r w:rsidRPr="008257EA">
        <w:rPr>
          <w:rFonts w:hint="eastAsia"/>
        </w:rPr>
        <w:t>인공달팽이관장치</w:t>
      </w:r>
      <w:r>
        <w:rPr>
          <w:rFonts w:hint="eastAsia"/>
        </w:rPr>
        <w:t>[Stimulator,</w:t>
      </w:r>
      <w:r>
        <w:t xml:space="preserve"> </w:t>
      </w:r>
      <w:r>
        <w:rPr>
          <w:rFonts w:hint="eastAsia"/>
        </w:rPr>
        <w:t>electrical,</w:t>
      </w:r>
      <w:r>
        <w:t xml:space="preserve"> </w:t>
      </w:r>
      <w:r>
        <w:rPr>
          <w:rFonts w:hint="eastAsia"/>
        </w:rPr>
        <w:t>auditory,</w:t>
      </w:r>
      <w:r>
        <w:t xml:space="preserve"> </w:t>
      </w:r>
      <w:r>
        <w:rPr>
          <w:rFonts w:hint="eastAsia"/>
        </w:rPr>
        <w:t>cochlear],</w:t>
      </w:r>
      <w:r>
        <w:t xml:space="preserve"> </w:t>
      </w:r>
      <w:r>
        <w:rPr>
          <w:rFonts w:hint="eastAsia"/>
        </w:rPr>
        <w:t>(</w:t>
      </w:r>
      <w:r w:rsidRPr="008257EA">
        <w:t>A09320.01</w:t>
      </w:r>
      <w:r>
        <w:rPr>
          <w:rFonts w:hint="eastAsia"/>
        </w:rPr>
        <w:t>)</w:t>
      </w:r>
    </w:p>
    <w:p w14:paraId="10388FA8" w14:textId="77777777" w:rsidR="0024589F" w:rsidRDefault="0024589F" w:rsidP="00266B81">
      <w:pPr>
        <w:spacing w:after="0" w:line="240" w:lineRule="auto"/>
        <w:ind w:leftChars="300" w:left="600"/>
      </w:pPr>
      <w:r>
        <w:rPr>
          <w:rFonts w:hint="eastAsia"/>
        </w:rPr>
        <w:t>(2)</w:t>
      </w:r>
      <w:r>
        <w:t xml:space="preserve"> </w:t>
      </w:r>
      <w:r>
        <w:rPr>
          <w:rFonts w:hint="eastAsia"/>
        </w:rPr>
        <w:t>FDA</w:t>
      </w:r>
      <w:r>
        <w:t xml:space="preserve"> </w:t>
      </w:r>
      <w:r>
        <w:rPr>
          <w:rFonts w:hint="eastAsia"/>
        </w:rPr>
        <w:t>:</w:t>
      </w:r>
      <w:r>
        <w:t xml:space="preserve"> </w:t>
      </w:r>
      <w:r w:rsidRPr="001316EF">
        <w:t>implant, cochlear</w:t>
      </w:r>
      <w:r>
        <w:t xml:space="preserve"> </w:t>
      </w:r>
      <w:r>
        <w:rPr>
          <w:rFonts w:hint="eastAsia"/>
        </w:rPr>
        <w:t>(</w:t>
      </w:r>
      <w:r>
        <w:t>MCM</w:t>
      </w:r>
      <w:r>
        <w:rPr>
          <w:rFonts w:hint="eastAsia"/>
        </w:rPr>
        <w:t>)</w:t>
      </w:r>
    </w:p>
    <w:p w14:paraId="64EBDDFF" w14:textId="410CD207" w:rsidR="0024589F" w:rsidRDefault="0024589F" w:rsidP="00266B81">
      <w:pPr>
        <w:spacing w:after="0" w:line="240" w:lineRule="auto"/>
        <w:ind w:leftChars="300" w:left="600"/>
      </w:pPr>
      <w:r>
        <w:rPr>
          <w:rFonts w:hint="eastAsia"/>
        </w:rPr>
        <w:t>(3)</w:t>
      </w:r>
      <w:r>
        <w:t xml:space="preserve"> </w:t>
      </w:r>
      <w:r>
        <w:rPr>
          <w:rFonts w:hint="eastAsia"/>
        </w:rPr>
        <w:t>CE</w:t>
      </w:r>
      <w:r>
        <w:t xml:space="preserve"> </w:t>
      </w:r>
      <w:r>
        <w:rPr>
          <w:rFonts w:hint="eastAsia"/>
        </w:rPr>
        <w:t>:</w:t>
      </w:r>
      <w:r>
        <w:t xml:space="preserve"> </w:t>
      </w:r>
      <w:r>
        <w:rPr>
          <w:rFonts w:hint="eastAsia"/>
        </w:rPr>
        <w:t>cochlear</w:t>
      </w:r>
      <w:r>
        <w:t xml:space="preserve"> </w:t>
      </w:r>
      <w:r>
        <w:rPr>
          <w:rFonts w:hint="eastAsia"/>
        </w:rPr>
        <w:t>implant</w:t>
      </w:r>
      <w:r>
        <w:t xml:space="preserve"> </w:t>
      </w:r>
    </w:p>
    <w:p w14:paraId="23E22F7C" w14:textId="77777777" w:rsidR="0027361B" w:rsidRDefault="0027361B" w:rsidP="00266B81">
      <w:pPr>
        <w:spacing w:after="0" w:line="240" w:lineRule="auto"/>
        <w:ind w:leftChars="300" w:left="600"/>
      </w:pPr>
    </w:p>
    <w:p w14:paraId="2693A5C9" w14:textId="4B741316" w:rsidR="0024589F" w:rsidRDefault="0024589F" w:rsidP="00266B81">
      <w:pPr>
        <w:pStyle w:val="2"/>
        <w:numPr>
          <w:ilvl w:val="1"/>
          <w:numId w:val="7"/>
        </w:numPr>
        <w:spacing w:after="0" w:line="240" w:lineRule="auto"/>
      </w:pPr>
      <w:bookmarkStart w:id="29" w:name="_Toc149630674"/>
      <w:r>
        <w:rPr>
          <w:rFonts w:hint="eastAsia"/>
        </w:rPr>
        <w:t>사용 목적(Intended</w:t>
      </w:r>
      <w:r>
        <w:t xml:space="preserve"> </w:t>
      </w:r>
      <w:r>
        <w:rPr>
          <w:rFonts w:hint="eastAsia"/>
        </w:rPr>
        <w:t>Use)</w:t>
      </w:r>
      <w:bookmarkEnd w:id="29"/>
    </w:p>
    <w:p w14:paraId="0B06EEAD" w14:textId="77777777" w:rsidR="0024589F" w:rsidRDefault="0024589F" w:rsidP="00266B81">
      <w:pPr>
        <w:spacing w:after="0" w:line="240" w:lineRule="auto"/>
        <w:ind w:leftChars="300" w:left="600"/>
      </w:pPr>
      <w:r w:rsidRPr="001316EF">
        <w:rPr>
          <w:rFonts w:hint="eastAsia"/>
        </w:rPr>
        <w:t>중증</w:t>
      </w:r>
      <w:r w:rsidRPr="001316EF">
        <w:t xml:space="preserve"> 청각 장애 환자의 청각</w:t>
      </w:r>
      <w:r>
        <w:rPr>
          <w:rFonts w:hint="eastAsia"/>
        </w:rPr>
        <w:t>세포에 전기자극을 전달함으로써 청각반응을 이끌어내어 청각의 일부를 회복할 목적으로 사용하는 기기</w:t>
      </w:r>
    </w:p>
    <w:p w14:paraId="23FF0E62" w14:textId="1ABD6F68" w:rsidR="0024589F" w:rsidRDefault="0024589F" w:rsidP="00266B81">
      <w:pPr>
        <w:spacing w:after="0" w:line="240" w:lineRule="auto"/>
        <w:ind w:leftChars="300" w:left="600"/>
      </w:pPr>
      <w:r>
        <w:rPr>
          <w:rFonts w:hint="eastAsia"/>
        </w:rPr>
        <w:t>(</w:t>
      </w:r>
      <w:r w:rsidRPr="00F6447C">
        <w:t>Cochlear Implant System is intended to evoke auditory sensation via electrical stimulation of the auditory pathways for severely to profoundly hearing impaired individuals who obtain little or no benefit from acoustic amplification in the best aided condition.</w:t>
      </w:r>
      <w:r>
        <w:rPr>
          <w:rFonts w:hint="eastAsia"/>
        </w:rPr>
        <w:t>)</w:t>
      </w:r>
    </w:p>
    <w:p w14:paraId="3F0D1FB7" w14:textId="77777777" w:rsidR="0024589F" w:rsidRPr="0024589F" w:rsidRDefault="0024589F" w:rsidP="00266B81">
      <w:pPr>
        <w:spacing w:after="0" w:line="240" w:lineRule="auto"/>
      </w:pPr>
    </w:p>
    <w:p w14:paraId="7D361F0F" w14:textId="225FA194" w:rsidR="0024589F" w:rsidRDefault="0024589F" w:rsidP="00266B81">
      <w:pPr>
        <w:pStyle w:val="2"/>
        <w:numPr>
          <w:ilvl w:val="1"/>
          <w:numId w:val="7"/>
        </w:numPr>
        <w:spacing w:after="0" w:line="240" w:lineRule="auto"/>
      </w:pPr>
      <w:bookmarkStart w:id="30" w:name="_Toc149630675"/>
      <w:r>
        <w:rPr>
          <w:rFonts w:hint="eastAsia"/>
        </w:rPr>
        <w:t>등급분류</w:t>
      </w:r>
      <w:bookmarkEnd w:id="30"/>
    </w:p>
    <w:p w14:paraId="00E6373A" w14:textId="77777777" w:rsidR="0024589F" w:rsidRDefault="0024589F" w:rsidP="00266B81">
      <w:pPr>
        <w:spacing w:after="0" w:line="240" w:lineRule="auto"/>
        <w:ind w:leftChars="300" w:left="600"/>
      </w:pPr>
      <w:r>
        <w:rPr>
          <w:rFonts w:hint="eastAsia"/>
        </w:rPr>
        <w:t>(1)</w:t>
      </w:r>
      <w:r>
        <w:t xml:space="preserve"> </w:t>
      </w:r>
      <w:r>
        <w:rPr>
          <w:rFonts w:hint="eastAsia"/>
        </w:rPr>
        <w:t>MFDS</w:t>
      </w:r>
      <w:r>
        <w:t xml:space="preserve"> </w:t>
      </w:r>
      <w:r>
        <w:rPr>
          <w:rFonts w:hint="eastAsia"/>
        </w:rPr>
        <w:t>:</w:t>
      </w:r>
      <w:r>
        <w:t xml:space="preserve"> </w:t>
      </w:r>
      <w:r>
        <w:rPr>
          <w:rFonts w:hint="eastAsia"/>
        </w:rPr>
        <w:t>3등급</w:t>
      </w:r>
    </w:p>
    <w:p w14:paraId="1AE14EC4" w14:textId="77777777" w:rsidR="0024589F" w:rsidRDefault="0024589F" w:rsidP="00266B81">
      <w:pPr>
        <w:spacing w:after="0" w:line="240" w:lineRule="auto"/>
        <w:ind w:leftChars="300" w:left="600"/>
      </w:pPr>
      <w:r>
        <w:rPr>
          <w:rFonts w:hint="eastAsia"/>
        </w:rPr>
        <w:t>(2)</w:t>
      </w:r>
      <w:r>
        <w:t xml:space="preserve"> </w:t>
      </w:r>
      <w:r>
        <w:rPr>
          <w:rFonts w:hint="eastAsia"/>
        </w:rPr>
        <w:t>FDA</w:t>
      </w:r>
      <w:r>
        <w:t xml:space="preserve"> </w:t>
      </w:r>
      <w:r>
        <w:rPr>
          <w:rFonts w:hint="eastAsia"/>
        </w:rPr>
        <w:t>:</w:t>
      </w:r>
      <w:r>
        <w:t xml:space="preserve"> </w:t>
      </w:r>
      <w:r>
        <w:rPr>
          <w:rFonts w:hint="eastAsia"/>
        </w:rPr>
        <w:t>3등급</w:t>
      </w:r>
    </w:p>
    <w:p w14:paraId="50976C80" w14:textId="77777777" w:rsidR="0024589F" w:rsidRDefault="0024589F" w:rsidP="00266B81">
      <w:pPr>
        <w:spacing w:after="0" w:line="240" w:lineRule="auto"/>
        <w:ind w:leftChars="300" w:left="600"/>
      </w:pPr>
      <w:r>
        <w:rPr>
          <w:rFonts w:hint="eastAsia"/>
        </w:rPr>
        <w:t>(3)</w:t>
      </w:r>
      <w:r>
        <w:t xml:space="preserve"> </w:t>
      </w:r>
      <w:r>
        <w:rPr>
          <w:rFonts w:hint="eastAsia"/>
        </w:rPr>
        <w:t>CE</w:t>
      </w:r>
      <w:r>
        <w:t xml:space="preserve"> </w:t>
      </w:r>
      <w:r>
        <w:rPr>
          <w:rFonts w:hint="eastAsia"/>
        </w:rPr>
        <w:t>:</w:t>
      </w:r>
      <w:r>
        <w:t xml:space="preserve"> </w:t>
      </w:r>
      <w:r>
        <w:rPr>
          <w:rFonts w:hint="eastAsia"/>
        </w:rPr>
        <w:t>3등급</w:t>
      </w:r>
    </w:p>
    <w:bookmarkEnd w:id="28"/>
    <w:p w14:paraId="17E2ED0D" w14:textId="021C1451" w:rsidR="0024589F" w:rsidRDefault="0024589F" w:rsidP="00266B81">
      <w:pPr>
        <w:spacing w:after="0" w:line="240" w:lineRule="auto"/>
      </w:pPr>
    </w:p>
    <w:p w14:paraId="446A324D" w14:textId="57DAF9CA" w:rsidR="0027361B" w:rsidRDefault="0027361B" w:rsidP="00266B81">
      <w:pPr>
        <w:spacing w:after="0" w:line="240" w:lineRule="auto"/>
        <w:ind w:leftChars="100" w:left="200"/>
      </w:pPr>
    </w:p>
    <w:p w14:paraId="06AD8C0F" w14:textId="77777777" w:rsidR="0027361B" w:rsidRPr="00A3668F" w:rsidRDefault="0027361B" w:rsidP="00266B81">
      <w:pPr>
        <w:spacing w:after="0" w:line="240" w:lineRule="auto"/>
        <w:ind w:leftChars="100" w:left="200"/>
      </w:pPr>
    </w:p>
    <w:p w14:paraId="7696324E" w14:textId="6C79BE10" w:rsidR="004C233E" w:rsidRDefault="00FB6C88" w:rsidP="00266B81">
      <w:pPr>
        <w:pStyle w:val="10"/>
        <w:numPr>
          <w:ilvl w:val="0"/>
          <w:numId w:val="7"/>
        </w:numPr>
        <w:spacing w:after="0" w:line="240" w:lineRule="auto"/>
      </w:pPr>
      <w:bookmarkStart w:id="31" w:name="_Toc149630676"/>
      <w:r>
        <w:rPr>
          <w:rFonts w:hint="eastAsia"/>
        </w:rPr>
        <w:t xml:space="preserve">소프트웨어 </w:t>
      </w:r>
      <w:r w:rsidR="00ED6411">
        <w:rPr>
          <w:rFonts w:hint="eastAsia"/>
        </w:rPr>
        <w:t xml:space="preserve">문제 해결 </w:t>
      </w:r>
      <w:r w:rsidR="001D76DF">
        <w:rPr>
          <w:rFonts w:hint="eastAsia"/>
        </w:rPr>
        <w:t>프로세스</w:t>
      </w:r>
      <w:bookmarkEnd w:id="31"/>
    </w:p>
    <w:p w14:paraId="67995D16" w14:textId="2DBFC2F2" w:rsidR="009476AD" w:rsidRDefault="00130A87" w:rsidP="00266B81">
      <w:pPr>
        <w:spacing w:after="0" w:line="240" w:lineRule="auto"/>
        <w:ind w:leftChars="100" w:left="200"/>
      </w:pPr>
      <w:r>
        <w:rPr>
          <w:rFonts w:hint="eastAsia"/>
        </w:rPr>
        <w:t>아래 소프트웨어 수명주기 모델에 표현된 것처럼</w:t>
      </w:r>
      <w:r>
        <w:t xml:space="preserve"> </w:t>
      </w:r>
      <w:r>
        <w:rPr>
          <w:rFonts w:hint="eastAsia"/>
        </w:rPr>
        <w:t>소프트웨어 개발 프로세스 활동 중 발견된 소프트웨어 문제와 소프트웨어 유지보수 프로세스 활동 중 소프트웨어에 문제가 발생된 것으로 판단이</w:t>
      </w:r>
      <w:r>
        <w:t xml:space="preserve"> </w:t>
      </w:r>
      <w:r>
        <w:rPr>
          <w:rFonts w:hint="eastAsia"/>
        </w:rPr>
        <w:t>되면 소프트웨어 문제해결 프로세스에 의해서 소프트웨어 문제를 해결하게 된다.</w:t>
      </w:r>
    </w:p>
    <w:p w14:paraId="30A67FED" w14:textId="77777777" w:rsidR="0027361B" w:rsidRPr="0027361B" w:rsidRDefault="0027361B" w:rsidP="00266B81">
      <w:pPr>
        <w:spacing w:after="0" w:line="240" w:lineRule="auto"/>
        <w:ind w:leftChars="100" w:left="200"/>
        <w:rPr>
          <w:sz w:val="12"/>
          <w:szCs w:val="12"/>
        </w:rPr>
      </w:pPr>
    </w:p>
    <w:p w14:paraId="0EC4E74D" w14:textId="3ADB22A9" w:rsidR="009476AD" w:rsidRDefault="00DC4271" w:rsidP="00266B81">
      <w:pPr>
        <w:spacing w:after="0" w:line="240" w:lineRule="auto"/>
        <w:ind w:leftChars="100" w:left="200"/>
        <w:jc w:val="center"/>
      </w:pPr>
      <w:r w:rsidRPr="00DC4271">
        <w:rPr>
          <w:noProof/>
        </w:rPr>
        <w:drawing>
          <wp:inline distT="0" distB="0" distL="0" distR="0" wp14:anchorId="03CD7FBF" wp14:editId="3535FFA2">
            <wp:extent cx="4200525" cy="5839680"/>
            <wp:effectExtent l="0" t="0" r="0" b="8890"/>
            <wp:docPr id="1" name="그림 1">
              <a:extLst xmlns:a="http://schemas.openxmlformats.org/drawingml/2006/main">
                <a:ext uri="{FF2B5EF4-FFF2-40B4-BE49-F238E27FC236}">
                  <a16:creationId xmlns:a16="http://schemas.microsoft.com/office/drawing/2014/main" id="{A6279282-65A4-4136-BDEB-A0FA4ED2882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그림 1">
                      <a:extLst>
                        <a:ext uri="{FF2B5EF4-FFF2-40B4-BE49-F238E27FC236}">
                          <a16:creationId xmlns:a16="http://schemas.microsoft.com/office/drawing/2014/main" id="{A6279282-65A4-4136-BDEB-A0FA4ED2882D}"/>
                        </a:ext>
                      </a:extLst>
                    </pic:cNvPr>
                    <pic:cNvPicPr>
                      <a:picLocks noChangeAspect="1"/>
                    </pic:cNvPicPr>
                  </pic:nvPicPr>
                  <pic:blipFill>
                    <a:blip r:embed="rId12"/>
                    <a:stretch>
                      <a:fillRect/>
                    </a:stretch>
                  </pic:blipFill>
                  <pic:spPr>
                    <a:xfrm>
                      <a:off x="0" y="0"/>
                      <a:ext cx="4208492" cy="5850755"/>
                    </a:xfrm>
                    <a:prstGeom prst="rect">
                      <a:avLst/>
                    </a:prstGeom>
                  </pic:spPr>
                </pic:pic>
              </a:graphicData>
            </a:graphic>
          </wp:inline>
        </w:drawing>
      </w:r>
    </w:p>
    <w:p w14:paraId="25A456D6" w14:textId="20C7A764" w:rsidR="009476AD" w:rsidRPr="009476AD" w:rsidRDefault="009476AD" w:rsidP="00266B81">
      <w:pPr>
        <w:spacing w:after="0" w:line="240" w:lineRule="auto"/>
        <w:ind w:leftChars="100" w:left="200"/>
        <w:jc w:val="center"/>
        <w:rPr>
          <w:b/>
          <w:bCs/>
        </w:rPr>
      </w:pPr>
      <w:r w:rsidRPr="009476AD">
        <w:rPr>
          <w:rFonts w:hint="eastAsia"/>
          <w:b/>
          <w:bCs/>
        </w:rPr>
        <w:t>&lt;</w:t>
      </w:r>
      <w:r w:rsidRPr="009476AD">
        <w:rPr>
          <w:b/>
          <w:bCs/>
        </w:rPr>
        <w:t xml:space="preserve"> </w:t>
      </w:r>
      <w:r w:rsidRPr="009476AD">
        <w:rPr>
          <w:rFonts w:hint="eastAsia"/>
          <w:b/>
          <w:bCs/>
        </w:rPr>
        <w:t>소프트웨어 수명주기 모델&gt;</w:t>
      </w:r>
    </w:p>
    <w:p w14:paraId="75B917B9" w14:textId="77777777" w:rsidR="00523B1B" w:rsidRDefault="00523B1B" w:rsidP="00523B1B"/>
    <w:p w14:paraId="0D6A42AE" w14:textId="45F57C94" w:rsidR="0078132F" w:rsidRDefault="0078132F" w:rsidP="00266B81">
      <w:pPr>
        <w:pStyle w:val="2"/>
        <w:numPr>
          <w:ilvl w:val="1"/>
          <w:numId w:val="7"/>
        </w:numPr>
        <w:spacing w:after="0" w:line="240" w:lineRule="auto"/>
      </w:pPr>
      <w:bookmarkStart w:id="32" w:name="_Toc149630677"/>
      <w:r>
        <w:rPr>
          <w:rFonts w:hint="eastAsia"/>
        </w:rPr>
        <w:t xml:space="preserve">소프트웨어 </w:t>
      </w:r>
      <w:r w:rsidR="00ED6411">
        <w:rPr>
          <w:rFonts w:hint="eastAsia"/>
        </w:rPr>
        <w:t>문제 보고 활동</w:t>
      </w:r>
      <w:bookmarkEnd w:id="32"/>
    </w:p>
    <w:p w14:paraId="0FBCA157" w14:textId="019AA1CC" w:rsidR="00337F45" w:rsidRDefault="00130A87" w:rsidP="00266B81">
      <w:pPr>
        <w:pStyle w:val="a8"/>
        <w:numPr>
          <w:ilvl w:val="0"/>
          <w:numId w:val="14"/>
        </w:numPr>
        <w:spacing w:after="0" w:line="240" w:lineRule="auto"/>
        <w:ind w:leftChars="0"/>
      </w:pPr>
      <w:r>
        <w:rPr>
          <w:rFonts w:hint="eastAsia"/>
        </w:rPr>
        <w:t xml:space="preserve">발견된 </w:t>
      </w:r>
      <w:r w:rsidR="00337F45">
        <w:rPr>
          <w:rFonts w:hint="eastAsia"/>
        </w:rPr>
        <w:t xml:space="preserve">소프트웨어 문제는 </w:t>
      </w:r>
      <w:r w:rsidR="00A17C2B">
        <w:rPr>
          <w:rFonts w:hint="eastAsia"/>
        </w:rPr>
        <w:t>소프트웨어 버전,</w:t>
      </w:r>
      <w:r w:rsidR="00A17C2B">
        <w:t xml:space="preserve"> </w:t>
      </w:r>
      <w:r w:rsidR="00A17C2B">
        <w:rPr>
          <w:rFonts w:hint="eastAsia"/>
        </w:rPr>
        <w:t xml:space="preserve">문제 </w:t>
      </w:r>
      <w:r w:rsidR="00337F45">
        <w:rPr>
          <w:rFonts w:hint="eastAsia"/>
        </w:rPr>
        <w:t>유형,</w:t>
      </w:r>
      <w:r w:rsidR="00337F45">
        <w:t xml:space="preserve"> </w:t>
      </w:r>
      <w:r w:rsidR="00A17C2B">
        <w:rPr>
          <w:rFonts w:hint="eastAsia"/>
        </w:rPr>
        <w:t xml:space="preserve">심각도를 </w:t>
      </w:r>
      <w:r w:rsidR="006D4C4C">
        <w:rPr>
          <w:rFonts w:hint="eastAsia"/>
        </w:rPr>
        <w:t>분류하고,</w:t>
      </w:r>
      <w:r w:rsidR="006D4C4C">
        <w:t xml:space="preserve"> </w:t>
      </w:r>
      <w:r w:rsidR="006D4C4C">
        <w:rPr>
          <w:rFonts w:hint="eastAsia"/>
        </w:rPr>
        <w:t>적용범위를 확인한다</w:t>
      </w:r>
      <w:r w:rsidR="006D4C4C">
        <w:t>.</w:t>
      </w:r>
    </w:p>
    <w:tbl>
      <w:tblPr>
        <w:tblStyle w:val="a5"/>
        <w:tblW w:w="0" w:type="auto"/>
        <w:tblInd w:w="1000" w:type="dxa"/>
        <w:tblLook w:val="04A0" w:firstRow="1" w:lastRow="0" w:firstColumn="1" w:lastColumn="0" w:noHBand="0" w:noVBand="1"/>
      </w:tblPr>
      <w:tblGrid>
        <w:gridCol w:w="1972"/>
        <w:gridCol w:w="6656"/>
      </w:tblGrid>
      <w:tr w:rsidR="003C1C00" w14:paraId="1C17FDC1" w14:textId="77777777" w:rsidTr="0027361B">
        <w:trPr>
          <w:trHeight w:val="430"/>
        </w:trPr>
        <w:tc>
          <w:tcPr>
            <w:tcW w:w="1972" w:type="dxa"/>
            <w:vAlign w:val="center"/>
          </w:tcPr>
          <w:p w14:paraId="7392427C" w14:textId="462FDD34" w:rsidR="003C1C00" w:rsidRDefault="003C1C00" w:rsidP="00266B81">
            <w:r>
              <w:rPr>
                <w:rFonts w:hint="eastAsia"/>
              </w:rPr>
              <w:t xml:space="preserve">소프트웨어 </w:t>
            </w:r>
            <w:r w:rsidR="00A17C2B">
              <w:rPr>
                <w:rFonts w:hint="eastAsia"/>
              </w:rPr>
              <w:t>버전</w:t>
            </w:r>
          </w:p>
        </w:tc>
        <w:tc>
          <w:tcPr>
            <w:tcW w:w="6656" w:type="dxa"/>
            <w:vAlign w:val="center"/>
          </w:tcPr>
          <w:p w14:paraId="4D0D8E46" w14:textId="2EDFBA65" w:rsidR="003C1C00" w:rsidRDefault="00A17C2B" w:rsidP="00266B81">
            <w:r>
              <w:rPr>
                <w:rFonts w:hint="eastAsia"/>
              </w:rPr>
              <w:t>배포버전, 개발 중 버전을 분류하고 해당 버전을 기록한다.</w:t>
            </w:r>
          </w:p>
        </w:tc>
      </w:tr>
      <w:tr w:rsidR="00337F45" w14:paraId="02BD6450" w14:textId="77777777" w:rsidTr="0027361B">
        <w:trPr>
          <w:trHeight w:val="430"/>
        </w:trPr>
        <w:tc>
          <w:tcPr>
            <w:tcW w:w="1972" w:type="dxa"/>
            <w:vAlign w:val="center"/>
          </w:tcPr>
          <w:p w14:paraId="6CFD6DB9" w14:textId="6AB5D124" w:rsidR="00337F45" w:rsidRDefault="00337F45" w:rsidP="00266B81">
            <w:r>
              <w:rPr>
                <w:rFonts w:hint="eastAsia"/>
              </w:rPr>
              <w:t>문제 유형</w:t>
            </w:r>
          </w:p>
        </w:tc>
        <w:tc>
          <w:tcPr>
            <w:tcW w:w="6656" w:type="dxa"/>
            <w:vAlign w:val="center"/>
          </w:tcPr>
          <w:p w14:paraId="51674B37" w14:textId="26EFABAB" w:rsidR="00337F45" w:rsidRDefault="00337F45" w:rsidP="00266B81">
            <w:r>
              <w:rPr>
                <w:rFonts w:hint="eastAsia"/>
              </w:rPr>
              <w:t>시정,</w:t>
            </w:r>
            <w:r w:rsidR="006D4C4C">
              <w:t xml:space="preserve"> </w:t>
            </w:r>
            <w:r>
              <w:rPr>
                <w:rFonts w:hint="eastAsia"/>
              </w:rPr>
              <w:t>예방,</w:t>
            </w:r>
            <w:r>
              <w:t xml:space="preserve"> </w:t>
            </w:r>
            <w:r>
              <w:rPr>
                <w:rFonts w:hint="eastAsia"/>
              </w:rPr>
              <w:t>새로운 환경</w:t>
            </w:r>
            <w:r w:rsidR="006D4C4C">
              <w:rPr>
                <w:rFonts w:hint="eastAsia"/>
              </w:rPr>
              <w:t xml:space="preserve"> 등의 유형을 분류한다.</w:t>
            </w:r>
          </w:p>
        </w:tc>
      </w:tr>
      <w:tr w:rsidR="006D4C4C" w14:paraId="1D444B6B" w14:textId="77777777" w:rsidTr="0027361B">
        <w:trPr>
          <w:trHeight w:val="430"/>
        </w:trPr>
        <w:tc>
          <w:tcPr>
            <w:tcW w:w="1972" w:type="dxa"/>
            <w:vAlign w:val="center"/>
          </w:tcPr>
          <w:p w14:paraId="33FB0598" w14:textId="561E3F0C" w:rsidR="006D4C4C" w:rsidRDefault="00A8432E" w:rsidP="00266B81">
            <w:r>
              <w:rPr>
                <w:rFonts w:hint="eastAsia"/>
              </w:rPr>
              <w:t>심각도(위험도)</w:t>
            </w:r>
          </w:p>
        </w:tc>
        <w:tc>
          <w:tcPr>
            <w:tcW w:w="6656" w:type="dxa"/>
            <w:vAlign w:val="center"/>
          </w:tcPr>
          <w:p w14:paraId="4012689E" w14:textId="3459CC84" w:rsidR="006D4C4C" w:rsidRDefault="006D4C4C" w:rsidP="00266B81">
            <w:r>
              <w:rPr>
                <w:rFonts w:hint="eastAsia"/>
              </w:rPr>
              <w:t>성능,</w:t>
            </w:r>
            <w:r>
              <w:t xml:space="preserve"> </w:t>
            </w:r>
            <w:r>
              <w:rPr>
                <w:rFonts w:hint="eastAsia"/>
              </w:rPr>
              <w:t>안전,</w:t>
            </w:r>
            <w:r>
              <w:t xml:space="preserve"> </w:t>
            </w:r>
            <w:r>
              <w:rPr>
                <w:rFonts w:hint="eastAsia"/>
              </w:rPr>
              <w:t>보안</w:t>
            </w:r>
          </w:p>
        </w:tc>
      </w:tr>
      <w:tr w:rsidR="00337F45" w14:paraId="08727935" w14:textId="77777777" w:rsidTr="0027361B">
        <w:trPr>
          <w:trHeight w:val="430"/>
        </w:trPr>
        <w:tc>
          <w:tcPr>
            <w:tcW w:w="1972" w:type="dxa"/>
            <w:vAlign w:val="center"/>
          </w:tcPr>
          <w:p w14:paraId="36BDF0AF" w14:textId="1911F36F" w:rsidR="00337F45" w:rsidRDefault="00337F45" w:rsidP="00266B81">
            <w:r>
              <w:rPr>
                <w:rFonts w:hint="eastAsia"/>
              </w:rPr>
              <w:t>적용 범위</w:t>
            </w:r>
          </w:p>
        </w:tc>
        <w:tc>
          <w:tcPr>
            <w:tcW w:w="6656" w:type="dxa"/>
            <w:vAlign w:val="center"/>
          </w:tcPr>
          <w:p w14:paraId="2FC73614" w14:textId="0364CC1B" w:rsidR="00337F45" w:rsidRDefault="006D4C4C" w:rsidP="00266B81">
            <w:r>
              <w:rPr>
                <w:rFonts w:hint="eastAsia"/>
              </w:rPr>
              <w:t>영향을 받는 기기, 액세서리, 변경 시점 등을 확인한다.</w:t>
            </w:r>
          </w:p>
        </w:tc>
      </w:tr>
    </w:tbl>
    <w:p w14:paraId="2F7DEA15" w14:textId="5D044CB8" w:rsidR="00A17C2B" w:rsidRDefault="00A17C2B" w:rsidP="00266B81">
      <w:pPr>
        <w:pStyle w:val="a8"/>
        <w:numPr>
          <w:ilvl w:val="0"/>
          <w:numId w:val="14"/>
        </w:numPr>
        <w:spacing w:after="0" w:line="240" w:lineRule="auto"/>
        <w:ind w:leftChars="0"/>
      </w:pPr>
      <w:r>
        <w:rPr>
          <w:rFonts w:hint="eastAsia"/>
        </w:rPr>
        <w:t xml:space="preserve">사용자에게 배포된 버전인 경우에는 </w:t>
      </w:r>
      <w:r>
        <w:t xml:space="preserve">다음 </w:t>
      </w:r>
      <w:r>
        <w:rPr>
          <w:rFonts w:hint="eastAsia"/>
        </w:rPr>
        <w:t>사항을</w:t>
      </w:r>
      <w:r>
        <w:t xml:space="preserve"> </w:t>
      </w:r>
      <w:r>
        <w:rPr>
          <w:rFonts w:hint="eastAsia"/>
        </w:rPr>
        <w:t>보고활동에 추가한다.</w:t>
      </w:r>
    </w:p>
    <w:p w14:paraId="1A406604" w14:textId="29174C7C" w:rsidR="00992B42" w:rsidRDefault="006D4C4C" w:rsidP="00266B81">
      <w:pPr>
        <w:pStyle w:val="a8"/>
        <w:numPr>
          <w:ilvl w:val="1"/>
          <w:numId w:val="14"/>
        </w:numPr>
        <w:spacing w:after="0" w:line="240" w:lineRule="auto"/>
        <w:ind w:leftChars="0"/>
      </w:pPr>
      <w:r>
        <w:rPr>
          <w:rFonts w:hint="eastAsia"/>
        </w:rPr>
        <w:t>잠재적인 부작용 또는 이상반응이 예상 유/무를 보고서에 기록해야 한다.</w:t>
      </w:r>
    </w:p>
    <w:p w14:paraId="477B83B4" w14:textId="2A1ECB18" w:rsidR="00306BAD" w:rsidRDefault="00A30046" w:rsidP="00266B81">
      <w:pPr>
        <w:pStyle w:val="a8"/>
        <w:numPr>
          <w:ilvl w:val="1"/>
          <w:numId w:val="14"/>
        </w:numPr>
        <w:spacing w:after="0" w:line="240" w:lineRule="auto"/>
        <w:ind w:leftChars="0"/>
      </w:pPr>
      <w:r>
        <w:rPr>
          <w:rFonts w:hint="eastAsia"/>
        </w:rPr>
        <w:t>소프트웨어의 문제를 해결하지 않고 소프트웨어를 사용했을 경우의 예상되는 결과를 분석한다.</w:t>
      </w:r>
    </w:p>
    <w:p w14:paraId="7A621D40" w14:textId="77777777" w:rsidR="0027361B" w:rsidRDefault="0027361B" w:rsidP="0027361B">
      <w:pPr>
        <w:pStyle w:val="a8"/>
        <w:spacing w:after="0" w:line="240" w:lineRule="auto"/>
        <w:ind w:leftChars="0" w:left="1400"/>
      </w:pPr>
    </w:p>
    <w:p w14:paraId="7409EA21" w14:textId="1BD34237" w:rsidR="00306BAD" w:rsidRDefault="00306BAD" w:rsidP="00266B81">
      <w:pPr>
        <w:pStyle w:val="2"/>
        <w:numPr>
          <w:ilvl w:val="1"/>
          <w:numId w:val="7"/>
        </w:numPr>
        <w:spacing w:after="0" w:line="240" w:lineRule="auto"/>
      </w:pPr>
      <w:bookmarkStart w:id="35" w:name="_Toc149630678"/>
      <w:r>
        <w:rPr>
          <w:rFonts w:hint="eastAsia"/>
        </w:rPr>
        <w:t xml:space="preserve">소프트웨어 문제 </w:t>
      </w:r>
      <w:r w:rsidR="003368D7">
        <w:rPr>
          <w:rFonts w:hint="eastAsia"/>
        </w:rPr>
        <w:t xml:space="preserve">발생 </w:t>
      </w:r>
      <w:r>
        <w:rPr>
          <w:rFonts w:hint="eastAsia"/>
        </w:rPr>
        <w:t>통보 활동</w:t>
      </w:r>
      <w:bookmarkEnd w:id="35"/>
    </w:p>
    <w:p w14:paraId="250094AF" w14:textId="62465C7F" w:rsidR="00A30046" w:rsidRDefault="00A30046" w:rsidP="00266B81">
      <w:pPr>
        <w:pStyle w:val="a8"/>
        <w:numPr>
          <w:ilvl w:val="0"/>
          <w:numId w:val="15"/>
        </w:numPr>
        <w:spacing w:after="0" w:line="240" w:lineRule="auto"/>
        <w:ind w:leftChars="0"/>
      </w:pPr>
      <w:r>
        <w:rPr>
          <w:rFonts w:hint="eastAsia"/>
        </w:rPr>
        <w:t>유관 부서</w:t>
      </w:r>
    </w:p>
    <w:p w14:paraId="596BD3CD" w14:textId="05ED6F62" w:rsidR="00306BAD" w:rsidRDefault="00A30046" w:rsidP="00266B81">
      <w:pPr>
        <w:pStyle w:val="a8"/>
        <w:numPr>
          <w:ilvl w:val="1"/>
          <w:numId w:val="14"/>
        </w:numPr>
        <w:spacing w:after="0" w:line="240" w:lineRule="auto"/>
        <w:ind w:leftChars="0"/>
      </w:pPr>
      <w:r>
        <w:rPr>
          <w:rFonts w:hint="eastAsia"/>
        </w:rPr>
        <w:t xml:space="preserve">소프트웨어 </w:t>
      </w:r>
      <w:r w:rsidR="00306BAD">
        <w:rPr>
          <w:rFonts w:hint="eastAsia"/>
        </w:rPr>
        <w:t xml:space="preserve">문제 보고서를 토대로 </w:t>
      </w:r>
      <w:r>
        <w:rPr>
          <w:rFonts w:hint="eastAsia"/>
        </w:rPr>
        <w:t>유관 부서에 정보를 공유한다.</w:t>
      </w:r>
    </w:p>
    <w:p w14:paraId="1DD5B935" w14:textId="719B4AC6" w:rsidR="00A30046" w:rsidRDefault="00A30046" w:rsidP="00266B81">
      <w:pPr>
        <w:pStyle w:val="a8"/>
        <w:numPr>
          <w:ilvl w:val="0"/>
          <w:numId w:val="14"/>
        </w:numPr>
        <w:spacing w:after="0" w:line="240" w:lineRule="auto"/>
        <w:ind w:leftChars="0"/>
      </w:pPr>
      <w:r>
        <w:rPr>
          <w:rFonts w:hint="eastAsia"/>
        </w:rPr>
        <w:t>규제 당국 및 사용자</w:t>
      </w:r>
    </w:p>
    <w:p w14:paraId="66329487" w14:textId="21090FAC" w:rsidR="00A30046" w:rsidRDefault="00A30046" w:rsidP="00266B81">
      <w:pPr>
        <w:pStyle w:val="a8"/>
        <w:numPr>
          <w:ilvl w:val="0"/>
          <w:numId w:val="12"/>
        </w:numPr>
        <w:spacing w:after="0" w:line="240" w:lineRule="auto"/>
        <w:ind w:leftChars="0"/>
      </w:pPr>
      <w:r>
        <w:rPr>
          <w:rFonts w:hint="eastAsia"/>
        </w:rPr>
        <w:t xml:space="preserve">배포된 소프트웨어에서 발견된 문제와 그 소프트웨어를 변경하지 않고 사용했을 때 </w:t>
      </w:r>
      <w:r w:rsidR="003368D7">
        <w:rPr>
          <w:rFonts w:hint="eastAsia"/>
        </w:rPr>
        <w:t>예상되는 결과를</w:t>
      </w:r>
      <w:r w:rsidR="003368D7">
        <w:t xml:space="preserve"> </w:t>
      </w:r>
      <w:r w:rsidR="003368D7">
        <w:rPr>
          <w:rFonts w:hint="eastAsia"/>
        </w:rPr>
        <w:t>알려야 한다.</w:t>
      </w:r>
    </w:p>
    <w:p w14:paraId="73AAF0DB" w14:textId="77777777" w:rsidR="0027361B" w:rsidRDefault="0027361B" w:rsidP="0027361B">
      <w:pPr>
        <w:pStyle w:val="a8"/>
        <w:spacing w:after="0" w:line="240" w:lineRule="auto"/>
        <w:ind w:leftChars="0" w:left="1360"/>
      </w:pPr>
    </w:p>
    <w:p w14:paraId="4EF43478" w14:textId="77777777" w:rsidR="003C1C00" w:rsidRDefault="00ED6411" w:rsidP="00266B81">
      <w:pPr>
        <w:pStyle w:val="2"/>
        <w:numPr>
          <w:ilvl w:val="1"/>
          <w:numId w:val="7"/>
        </w:numPr>
        <w:spacing w:after="0" w:line="240" w:lineRule="auto"/>
      </w:pPr>
      <w:bookmarkStart w:id="36" w:name="_Toc149630679"/>
      <w:r>
        <w:rPr>
          <w:rFonts w:hint="eastAsia"/>
        </w:rPr>
        <w:t xml:space="preserve">소프트웨어 </w:t>
      </w:r>
      <w:r w:rsidR="003368D7">
        <w:rPr>
          <w:rFonts w:hint="eastAsia"/>
        </w:rPr>
        <w:t>문제 조사 활동</w:t>
      </w:r>
      <w:bookmarkEnd w:id="36"/>
    </w:p>
    <w:p w14:paraId="70A218D4" w14:textId="2D411892" w:rsidR="003368D7" w:rsidRDefault="003368D7" w:rsidP="00266B81">
      <w:pPr>
        <w:pStyle w:val="a8"/>
        <w:numPr>
          <w:ilvl w:val="0"/>
          <w:numId w:val="14"/>
        </w:numPr>
        <w:spacing w:after="0" w:line="240" w:lineRule="auto"/>
        <w:ind w:leftChars="0"/>
      </w:pPr>
      <w:r>
        <w:rPr>
          <w:rFonts w:hint="eastAsia"/>
        </w:rPr>
        <w:t>발견된 소프트웨어 문제를 조사하고 그 원인을 식별한다.</w:t>
      </w:r>
    </w:p>
    <w:p w14:paraId="608EF3E9" w14:textId="348A0340" w:rsidR="003368D7" w:rsidRDefault="003368D7" w:rsidP="00266B81">
      <w:pPr>
        <w:pStyle w:val="a8"/>
        <w:numPr>
          <w:ilvl w:val="0"/>
          <w:numId w:val="14"/>
        </w:numPr>
        <w:spacing w:after="0" w:line="240" w:lineRule="auto"/>
        <w:ind w:leftChars="0"/>
      </w:pPr>
      <w:r>
        <w:rPr>
          <w:rFonts w:hint="eastAsia"/>
        </w:rPr>
        <w:t>소프트웨어 위험 관리 절차</w:t>
      </w:r>
      <w:r w:rsidR="00992B42">
        <w:rPr>
          <w:rFonts w:hint="eastAsia"/>
        </w:rPr>
        <w:t xml:space="preserve">를 사용하여 발생한 문제의 </w:t>
      </w:r>
      <w:r>
        <w:rPr>
          <w:rFonts w:hint="eastAsia"/>
        </w:rPr>
        <w:t>위험평가를 진행한다.</w:t>
      </w:r>
    </w:p>
    <w:p w14:paraId="42E027A8" w14:textId="17308FEE" w:rsidR="003C1C00" w:rsidRDefault="003C1C00" w:rsidP="00266B81">
      <w:pPr>
        <w:pStyle w:val="a8"/>
        <w:numPr>
          <w:ilvl w:val="0"/>
          <w:numId w:val="14"/>
        </w:numPr>
        <w:spacing w:after="0" w:line="240" w:lineRule="auto"/>
        <w:ind w:leftChars="0"/>
      </w:pPr>
      <w:r>
        <w:rPr>
          <w:rFonts w:hint="eastAsia"/>
        </w:rPr>
        <w:t>문제 해결</w:t>
      </w:r>
      <w:r w:rsidR="00B972BB">
        <w:rPr>
          <w:rFonts w:hint="eastAsia"/>
        </w:rPr>
        <w:t xml:space="preserve"> 조치로 소프트웨어 변경이 필요할 경우 소프트웨어 변경활동에 따라 진행하고,</w:t>
      </w:r>
      <w:r>
        <w:t xml:space="preserve"> </w:t>
      </w:r>
      <w:r>
        <w:rPr>
          <w:rFonts w:hint="eastAsia"/>
        </w:rPr>
        <w:t>특별한 조치를 취하지 않을 경우 그 근거를 기록해 둔다.</w:t>
      </w:r>
    </w:p>
    <w:p w14:paraId="3D0E6492" w14:textId="23EC16C4" w:rsidR="0062041F" w:rsidRDefault="0062041F" w:rsidP="00266B81">
      <w:pPr>
        <w:pStyle w:val="a8"/>
        <w:numPr>
          <w:ilvl w:val="0"/>
          <w:numId w:val="14"/>
        </w:numPr>
        <w:spacing w:after="0" w:line="240" w:lineRule="auto"/>
        <w:ind w:leftChars="0"/>
      </w:pPr>
      <w:r>
        <w:rPr>
          <w:rFonts w:hint="eastAsia"/>
        </w:rPr>
        <w:t>소프트웨어 문제 조사 활동은 보고서로 그 기록을 남긴다</w:t>
      </w:r>
      <w:r>
        <w:t>.</w:t>
      </w:r>
    </w:p>
    <w:p w14:paraId="33323060" w14:textId="77777777" w:rsidR="0027361B" w:rsidRDefault="0027361B" w:rsidP="0027361B">
      <w:pPr>
        <w:pStyle w:val="a8"/>
        <w:spacing w:after="0" w:line="240" w:lineRule="auto"/>
        <w:ind w:leftChars="0" w:left="960"/>
      </w:pPr>
    </w:p>
    <w:p w14:paraId="2D0FEF8F" w14:textId="61A7A1EC" w:rsidR="00ED6411" w:rsidRDefault="00ED6411" w:rsidP="00266B81">
      <w:pPr>
        <w:pStyle w:val="2"/>
        <w:numPr>
          <w:ilvl w:val="1"/>
          <w:numId w:val="7"/>
        </w:numPr>
        <w:spacing w:after="0" w:line="240" w:lineRule="auto"/>
      </w:pPr>
      <w:bookmarkStart w:id="38" w:name="_Toc149630680"/>
      <w:r>
        <w:rPr>
          <w:rFonts w:hint="eastAsia"/>
        </w:rPr>
        <w:t xml:space="preserve">소프트웨어 변경 </w:t>
      </w:r>
      <w:r w:rsidR="00130A87">
        <w:rPr>
          <w:rFonts w:hint="eastAsia"/>
        </w:rPr>
        <w:t>프로세스의 사용</w:t>
      </w:r>
      <w:bookmarkEnd w:id="38"/>
    </w:p>
    <w:p w14:paraId="716E22CD" w14:textId="4DB204C5" w:rsidR="00B11B84" w:rsidRDefault="00A8432E" w:rsidP="00266B81">
      <w:pPr>
        <w:pStyle w:val="a8"/>
        <w:numPr>
          <w:ilvl w:val="0"/>
          <w:numId w:val="14"/>
        </w:numPr>
        <w:spacing w:after="0" w:line="240" w:lineRule="auto"/>
        <w:ind w:leftChars="0"/>
      </w:pPr>
      <w:r>
        <w:rPr>
          <w:rFonts w:hint="eastAsia"/>
        </w:rPr>
        <w:t>소프트웨어</w:t>
      </w:r>
      <w:r w:rsidR="00130A87">
        <w:rPr>
          <w:rFonts w:hint="eastAsia"/>
        </w:rPr>
        <w:t>의 변경이 필요한 경우 소프트웨어 변경 프로세스를 이용하여 소프트웨어의 변경을 진행한다.</w:t>
      </w:r>
      <w:r w:rsidR="00130A87">
        <w:t xml:space="preserve"> </w:t>
      </w:r>
    </w:p>
    <w:p w14:paraId="416DCBD7" w14:textId="77777777" w:rsidR="0027361B" w:rsidRPr="00A8432E" w:rsidRDefault="0027361B" w:rsidP="0027361B">
      <w:pPr>
        <w:pStyle w:val="a8"/>
        <w:spacing w:after="0" w:line="240" w:lineRule="auto"/>
        <w:ind w:leftChars="0" w:left="960"/>
      </w:pPr>
    </w:p>
    <w:p w14:paraId="10541E76" w14:textId="0023F778" w:rsidR="00B11B84" w:rsidRDefault="00AF6A38" w:rsidP="00266B81">
      <w:pPr>
        <w:pStyle w:val="2"/>
        <w:numPr>
          <w:ilvl w:val="1"/>
          <w:numId w:val="7"/>
        </w:numPr>
        <w:spacing w:after="0" w:line="240" w:lineRule="auto"/>
      </w:pPr>
      <w:bookmarkStart w:id="39" w:name="_Toc149630681"/>
      <w:r>
        <w:rPr>
          <w:rFonts w:hint="eastAsia"/>
        </w:rPr>
        <w:t xml:space="preserve">소프트웨어 </w:t>
      </w:r>
      <w:r w:rsidR="00ED6411">
        <w:rPr>
          <w:rFonts w:hint="eastAsia"/>
        </w:rPr>
        <w:t>문제해결 검증 활동</w:t>
      </w:r>
      <w:bookmarkEnd w:id="39"/>
    </w:p>
    <w:p w14:paraId="5304581B" w14:textId="6BD9BE05" w:rsidR="00130A87" w:rsidRPr="00130A87" w:rsidRDefault="00EB6AD0" w:rsidP="00266B81">
      <w:pPr>
        <w:spacing w:after="0" w:line="240" w:lineRule="auto"/>
        <w:ind w:leftChars="300" w:left="600"/>
      </w:pPr>
      <w:r>
        <w:rPr>
          <w:rFonts w:hint="eastAsia"/>
        </w:rPr>
        <w:t>소프트웨어 조사 활동의 결과 또는 소프트웨어 변경 프로세스 활동의 결과에 대해서 소프트웨어 문제 해결</w:t>
      </w:r>
      <w:r>
        <w:t xml:space="preserve"> </w:t>
      </w:r>
      <w:r>
        <w:rPr>
          <w:rFonts w:hint="eastAsia"/>
        </w:rPr>
        <w:t>검증 활동을 진행하여야 한다.</w:t>
      </w:r>
    </w:p>
    <w:p w14:paraId="40BF5CB1" w14:textId="1275FF41" w:rsidR="00130A87" w:rsidRDefault="00130A87" w:rsidP="00266B81">
      <w:pPr>
        <w:pStyle w:val="a8"/>
        <w:numPr>
          <w:ilvl w:val="0"/>
          <w:numId w:val="14"/>
        </w:numPr>
        <w:spacing w:after="0" w:line="240" w:lineRule="auto"/>
        <w:ind w:leftChars="0"/>
      </w:pPr>
      <w:r>
        <w:rPr>
          <w:rFonts w:hint="eastAsia"/>
        </w:rPr>
        <w:t>소프트웨어 문제 해결 보고서를 작성해야 하면 다음 내용을 검토하여 문제 해결의 검증을 진행한다</w:t>
      </w:r>
    </w:p>
    <w:p w14:paraId="1209D8DE" w14:textId="799A0CAB" w:rsidR="00E56DFA" w:rsidRDefault="00E56DFA" w:rsidP="00266B81">
      <w:pPr>
        <w:pStyle w:val="a8"/>
        <w:numPr>
          <w:ilvl w:val="1"/>
          <w:numId w:val="14"/>
        </w:numPr>
        <w:spacing w:after="0" w:line="240" w:lineRule="auto"/>
        <w:ind w:leftChars="0"/>
      </w:pPr>
      <w:r>
        <w:rPr>
          <w:rFonts w:hint="eastAsia"/>
        </w:rPr>
        <w:t>발견된 문제가 해결되었으며 문제 보고가 마감되었는가?</w:t>
      </w:r>
    </w:p>
    <w:p w14:paraId="25E4EF96" w14:textId="3DF8D19F" w:rsidR="00E56DFA" w:rsidRDefault="00E56DFA" w:rsidP="00266B81">
      <w:pPr>
        <w:pStyle w:val="a8"/>
        <w:numPr>
          <w:ilvl w:val="1"/>
          <w:numId w:val="14"/>
        </w:numPr>
        <w:spacing w:after="0" w:line="240" w:lineRule="auto"/>
        <w:ind w:leftChars="0"/>
      </w:pPr>
      <w:r>
        <w:rPr>
          <w:rFonts w:hint="eastAsia"/>
        </w:rPr>
        <w:t>부정적인 경향이 반전되었는가?</w:t>
      </w:r>
    </w:p>
    <w:p w14:paraId="0D8E8673" w14:textId="4E79B38C" w:rsidR="00E56DFA" w:rsidRDefault="00E56DFA" w:rsidP="00266B81">
      <w:pPr>
        <w:pStyle w:val="a8"/>
        <w:numPr>
          <w:ilvl w:val="1"/>
          <w:numId w:val="14"/>
        </w:numPr>
        <w:spacing w:after="0" w:line="240" w:lineRule="auto"/>
        <w:ind w:leftChars="0"/>
      </w:pPr>
      <w:r>
        <w:rPr>
          <w:rFonts w:hint="eastAsia"/>
        </w:rPr>
        <w:t>변경요청이 해당 소프트웨어 제품 및 활동에 구현되었는가?</w:t>
      </w:r>
    </w:p>
    <w:p w14:paraId="0569A742" w14:textId="0A1AA2C3" w:rsidR="00DB644D" w:rsidRPr="00E56DFA" w:rsidRDefault="00E56DFA" w:rsidP="00266B81">
      <w:pPr>
        <w:pStyle w:val="a8"/>
        <w:numPr>
          <w:ilvl w:val="1"/>
          <w:numId w:val="14"/>
        </w:numPr>
        <w:spacing w:after="0" w:line="240" w:lineRule="auto"/>
        <w:ind w:leftChars="0"/>
      </w:pPr>
      <w:r>
        <w:rPr>
          <w:rFonts w:hint="eastAsia"/>
        </w:rPr>
        <w:t>변경과정에서 추가로 발생된 문제는 없는가?</w:t>
      </w:r>
    </w:p>
    <w:p w14:paraId="61B140DE" w14:textId="3ADB6411" w:rsidR="00A17C2B" w:rsidRDefault="00307127" w:rsidP="00266B81">
      <w:pPr>
        <w:pStyle w:val="a8"/>
        <w:numPr>
          <w:ilvl w:val="0"/>
          <w:numId w:val="14"/>
        </w:numPr>
        <w:spacing w:after="0" w:line="240" w:lineRule="auto"/>
        <w:ind w:leftChars="0"/>
      </w:pPr>
      <w:r>
        <w:rPr>
          <w:rFonts w:hint="eastAsia"/>
        </w:rPr>
        <w:t xml:space="preserve">소프트웨어 문제 </w:t>
      </w:r>
      <w:r w:rsidR="00A17C2B">
        <w:rPr>
          <w:rFonts w:hint="eastAsia"/>
        </w:rPr>
        <w:t>추세</w:t>
      </w:r>
      <w:r>
        <w:rPr>
          <w:rFonts w:hint="eastAsia"/>
        </w:rPr>
        <w:t>(경향)</w:t>
      </w:r>
      <w:r w:rsidR="00A17C2B">
        <w:rPr>
          <w:rFonts w:hint="eastAsia"/>
        </w:rPr>
        <w:t>의 분석</w:t>
      </w:r>
      <w:r>
        <w:rPr>
          <w:rFonts w:hint="eastAsia"/>
        </w:rPr>
        <w:t xml:space="preserve">을 문제 해결 </w:t>
      </w:r>
      <w:r w:rsidR="00A17C2B">
        <w:rPr>
          <w:rFonts w:hint="eastAsia"/>
        </w:rPr>
        <w:t>보고서에 기록해야 한다.</w:t>
      </w:r>
    </w:p>
    <w:p w14:paraId="0D9ABB24" w14:textId="77777777" w:rsidR="0027361B" w:rsidRDefault="0027361B" w:rsidP="0027361B">
      <w:pPr>
        <w:pStyle w:val="a8"/>
        <w:spacing w:after="0" w:line="240" w:lineRule="auto"/>
        <w:ind w:leftChars="0" w:left="960"/>
      </w:pPr>
    </w:p>
    <w:p w14:paraId="37F48DAF" w14:textId="3F94D5A1" w:rsidR="00ED6411" w:rsidRDefault="00ED6411" w:rsidP="00266B81">
      <w:pPr>
        <w:pStyle w:val="2"/>
        <w:numPr>
          <w:ilvl w:val="1"/>
          <w:numId w:val="7"/>
        </w:numPr>
        <w:spacing w:after="0" w:line="240" w:lineRule="auto"/>
      </w:pPr>
      <w:bookmarkStart w:id="40" w:name="_Toc149630682"/>
      <w:r>
        <w:rPr>
          <w:rFonts w:hint="eastAsia"/>
        </w:rPr>
        <w:t xml:space="preserve">소프트웨어 문제 해결 </w:t>
      </w:r>
      <w:r w:rsidR="00307127">
        <w:rPr>
          <w:rFonts w:hint="eastAsia"/>
        </w:rPr>
        <w:t>통보 활동</w:t>
      </w:r>
      <w:bookmarkEnd w:id="40"/>
    </w:p>
    <w:p w14:paraId="755A027F" w14:textId="77777777" w:rsidR="00307127" w:rsidRDefault="00307127" w:rsidP="00266B81">
      <w:pPr>
        <w:pStyle w:val="a8"/>
        <w:numPr>
          <w:ilvl w:val="0"/>
          <w:numId w:val="15"/>
        </w:numPr>
        <w:spacing w:after="0" w:line="240" w:lineRule="auto"/>
        <w:ind w:leftChars="0"/>
      </w:pPr>
      <w:r>
        <w:rPr>
          <w:rFonts w:hint="eastAsia"/>
        </w:rPr>
        <w:t>유관 부서</w:t>
      </w:r>
    </w:p>
    <w:p w14:paraId="191EB3CE" w14:textId="77A03680" w:rsidR="00307127" w:rsidRDefault="00307127" w:rsidP="00266B81">
      <w:pPr>
        <w:pStyle w:val="a8"/>
        <w:numPr>
          <w:ilvl w:val="1"/>
          <w:numId w:val="14"/>
        </w:numPr>
        <w:spacing w:after="0" w:line="240" w:lineRule="auto"/>
        <w:ind w:leftChars="0"/>
      </w:pPr>
      <w:r>
        <w:rPr>
          <w:rFonts w:hint="eastAsia"/>
        </w:rPr>
        <w:t>소프트웨어 문제 해결 보고서를 토대로 유관 부서에 정보를 공유한다.</w:t>
      </w:r>
    </w:p>
    <w:p w14:paraId="49E4AE71" w14:textId="77777777" w:rsidR="00307127" w:rsidRDefault="00307127" w:rsidP="00266B81">
      <w:pPr>
        <w:pStyle w:val="a8"/>
        <w:numPr>
          <w:ilvl w:val="0"/>
          <w:numId w:val="14"/>
        </w:numPr>
        <w:spacing w:after="0" w:line="240" w:lineRule="auto"/>
        <w:ind w:leftChars="0"/>
      </w:pPr>
      <w:r>
        <w:rPr>
          <w:rFonts w:hint="eastAsia"/>
        </w:rPr>
        <w:t>규제 당국 및 사용자</w:t>
      </w:r>
    </w:p>
    <w:p w14:paraId="6504FF43" w14:textId="7C8E2D2C" w:rsidR="00307127" w:rsidRDefault="00307127" w:rsidP="00266B81">
      <w:pPr>
        <w:pStyle w:val="a8"/>
        <w:numPr>
          <w:ilvl w:val="0"/>
          <w:numId w:val="12"/>
        </w:numPr>
        <w:spacing w:after="0" w:line="240" w:lineRule="auto"/>
        <w:ind w:leftChars="0"/>
      </w:pPr>
      <w:r>
        <w:rPr>
          <w:rFonts w:hint="eastAsia"/>
        </w:rPr>
        <w:t>배포된 소프트웨어에서 발견된 문제와 그 소프트웨어를 변경하지 않고 사용했을 때 예상되는 결과를</w:t>
      </w:r>
      <w:r>
        <w:t xml:space="preserve"> </w:t>
      </w:r>
      <w:r>
        <w:rPr>
          <w:rFonts w:hint="eastAsia"/>
        </w:rPr>
        <w:t>알려야 한다.</w:t>
      </w:r>
    </w:p>
    <w:p w14:paraId="7567DA68" w14:textId="2464B49D" w:rsidR="00307127" w:rsidRDefault="00307127" w:rsidP="00266B81">
      <w:pPr>
        <w:pStyle w:val="a8"/>
        <w:numPr>
          <w:ilvl w:val="0"/>
          <w:numId w:val="12"/>
        </w:numPr>
        <w:spacing w:after="0" w:line="240" w:lineRule="auto"/>
        <w:ind w:leftChars="0"/>
      </w:pPr>
      <w:r>
        <w:rPr>
          <w:rFonts w:hint="eastAsia"/>
        </w:rPr>
        <w:t>문제가 해결된 소프트웨어의 변경 내용 및 변경된 소프트웨어를 확보하고 설치하는 방법을 알려야 한다.</w:t>
      </w:r>
    </w:p>
    <w:p w14:paraId="415DB4F5" w14:textId="77777777" w:rsidR="0027361B" w:rsidRPr="00ED6411" w:rsidRDefault="0027361B" w:rsidP="00266B81">
      <w:pPr>
        <w:spacing w:after="0" w:line="240" w:lineRule="auto"/>
      </w:pPr>
    </w:p>
    <w:p w14:paraId="57D580B9" w14:textId="77777777" w:rsidR="00C5400A" w:rsidRDefault="00C5400A" w:rsidP="00266B81">
      <w:pPr>
        <w:pStyle w:val="10"/>
        <w:numPr>
          <w:ilvl w:val="0"/>
          <w:numId w:val="7"/>
        </w:numPr>
        <w:spacing w:after="0" w:line="240" w:lineRule="auto"/>
        <w:ind w:leftChars="100" w:left="625"/>
      </w:pPr>
      <w:bookmarkStart w:id="41" w:name="_Toc149630683"/>
      <w:r>
        <w:rPr>
          <w:rFonts w:hint="eastAsia"/>
        </w:rPr>
        <w:t>소프트웨어 형상관리 프로세스의 사용</w:t>
      </w:r>
      <w:bookmarkEnd w:id="41"/>
    </w:p>
    <w:p w14:paraId="34B827BA" w14:textId="77777777" w:rsidR="00C5400A" w:rsidRDefault="00C5400A" w:rsidP="00266B81">
      <w:pPr>
        <w:spacing w:after="0" w:line="240" w:lineRule="auto"/>
        <w:ind w:leftChars="100" w:left="200"/>
      </w:pPr>
      <w:r>
        <w:rPr>
          <w:rFonts w:hint="eastAsia"/>
        </w:rPr>
        <w:t>문제해결 프로세스의 활동과정에서 생성되는 산출물은 형상관리 항목으로 식별하고 형상관리 프로그램의 저장소에 배치한다.</w:t>
      </w:r>
    </w:p>
    <w:tbl>
      <w:tblPr>
        <w:tblStyle w:val="a5"/>
        <w:tblW w:w="8083" w:type="dxa"/>
        <w:tblInd w:w="661" w:type="dxa"/>
        <w:tblLook w:val="04A0" w:firstRow="1" w:lastRow="0" w:firstColumn="1" w:lastColumn="0" w:noHBand="0" w:noVBand="1"/>
      </w:tblPr>
      <w:tblGrid>
        <w:gridCol w:w="835"/>
        <w:gridCol w:w="3402"/>
        <w:gridCol w:w="3846"/>
      </w:tblGrid>
      <w:tr w:rsidR="00C5400A" w14:paraId="672DE156" w14:textId="77777777" w:rsidTr="0027361B">
        <w:trPr>
          <w:trHeight w:val="412"/>
        </w:trPr>
        <w:tc>
          <w:tcPr>
            <w:tcW w:w="835" w:type="dxa"/>
            <w:shd w:val="clear" w:color="auto" w:fill="BFBFBF" w:themeFill="background1" w:themeFillShade="BF"/>
            <w:vAlign w:val="center"/>
          </w:tcPr>
          <w:p w14:paraId="17D8E157" w14:textId="77777777" w:rsidR="00C5400A" w:rsidRPr="0027361B" w:rsidRDefault="00C5400A" w:rsidP="00266B81">
            <w:pPr>
              <w:pStyle w:val="a8"/>
              <w:wordWrap/>
              <w:ind w:leftChars="0" w:left="0"/>
              <w:jc w:val="center"/>
              <w:rPr>
                <w:rStyle w:val="hps"/>
                <w:rFonts w:asciiTheme="majorHAnsi" w:eastAsiaTheme="majorHAnsi" w:hAnsiTheme="majorHAnsi" w:cs="Times New Roman"/>
                <w:color w:val="222222"/>
              </w:rPr>
            </w:pPr>
            <w:r w:rsidRPr="0027361B">
              <w:rPr>
                <w:rStyle w:val="hps"/>
                <w:rFonts w:asciiTheme="majorHAnsi" w:eastAsiaTheme="majorHAnsi" w:hAnsiTheme="majorHAnsi" w:cs="Times New Roman" w:hint="eastAsia"/>
                <w:color w:val="222222"/>
              </w:rPr>
              <w:t>구분</w:t>
            </w:r>
          </w:p>
        </w:tc>
        <w:tc>
          <w:tcPr>
            <w:tcW w:w="3402" w:type="dxa"/>
            <w:shd w:val="clear" w:color="auto" w:fill="BFBFBF" w:themeFill="background1" w:themeFillShade="BF"/>
            <w:vAlign w:val="center"/>
          </w:tcPr>
          <w:p w14:paraId="7649871E" w14:textId="4DED7D1A" w:rsidR="00C5400A" w:rsidRPr="0027361B" w:rsidRDefault="0063792E" w:rsidP="00266B81">
            <w:pPr>
              <w:pStyle w:val="a8"/>
              <w:wordWrap/>
              <w:ind w:leftChars="0" w:left="0"/>
              <w:jc w:val="center"/>
              <w:rPr>
                <w:rStyle w:val="hps"/>
                <w:rFonts w:asciiTheme="majorHAnsi" w:eastAsiaTheme="majorHAnsi" w:hAnsiTheme="majorHAnsi" w:cs="Times New Roman"/>
                <w:color w:val="222222"/>
              </w:rPr>
            </w:pPr>
            <w:r>
              <w:rPr>
                <w:rStyle w:val="hps"/>
                <w:rFonts w:asciiTheme="majorHAnsi" w:eastAsiaTheme="majorHAnsi" w:hAnsiTheme="majorHAnsi" w:cs="Times New Roman" w:hint="eastAsia"/>
                <w:color w:val="222222"/>
              </w:rPr>
              <w:t>문제해결 프로세스 활동</w:t>
            </w:r>
          </w:p>
        </w:tc>
        <w:tc>
          <w:tcPr>
            <w:tcW w:w="3846" w:type="dxa"/>
            <w:shd w:val="clear" w:color="auto" w:fill="BFBFBF" w:themeFill="background1" w:themeFillShade="BF"/>
            <w:vAlign w:val="center"/>
          </w:tcPr>
          <w:p w14:paraId="7DD172CB" w14:textId="149198D9" w:rsidR="00C5400A" w:rsidRPr="0027361B" w:rsidRDefault="0063792E" w:rsidP="00266B81">
            <w:pPr>
              <w:pStyle w:val="a8"/>
              <w:wordWrap/>
              <w:ind w:leftChars="0" w:left="0"/>
              <w:jc w:val="center"/>
              <w:rPr>
                <w:rStyle w:val="hps"/>
                <w:rFonts w:asciiTheme="majorHAnsi" w:eastAsiaTheme="majorHAnsi" w:hAnsiTheme="majorHAnsi" w:cs="Times New Roman"/>
                <w:color w:val="222222"/>
              </w:rPr>
            </w:pPr>
            <w:r>
              <w:rPr>
                <w:rStyle w:val="hps"/>
                <w:rFonts w:asciiTheme="majorHAnsi" w:eastAsiaTheme="majorHAnsi" w:hAnsiTheme="majorHAnsi" w:cs="Times New Roman" w:hint="eastAsia"/>
                <w:color w:val="222222"/>
              </w:rPr>
              <w:t>산출물</w:t>
            </w:r>
          </w:p>
        </w:tc>
      </w:tr>
      <w:tr w:rsidR="00C5400A" w14:paraId="4080EF60" w14:textId="77777777" w:rsidTr="0027361B">
        <w:trPr>
          <w:trHeight w:val="412"/>
        </w:trPr>
        <w:tc>
          <w:tcPr>
            <w:tcW w:w="835" w:type="dxa"/>
            <w:vAlign w:val="center"/>
          </w:tcPr>
          <w:p w14:paraId="662A895D" w14:textId="77777777" w:rsidR="00C5400A" w:rsidRPr="0027361B" w:rsidRDefault="00C5400A" w:rsidP="00266B81">
            <w:pPr>
              <w:pStyle w:val="a8"/>
              <w:wordWrap/>
              <w:ind w:leftChars="0" w:left="0"/>
              <w:jc w:val="center"/>
              <w:rPr>
                <w:rStyle w:val="hps"/>
                <w:rFonts w:asciiTheme="majorHAnsi" w:eastAsiaTheme="majorHAnsi" w:hAnsiTheme="majorHAnsi" w:cs="Times New Roman"/>
                <w:color w:val="222222"/>
              </w:rPr>
            </w:pPr>
            <w:r w:rsidRPr="0027361B">
              <w:rPr>
                <w:rStyle w:val="hps"/>
                <w:rFonts w:asciiTheme="majorHAnsi" w:eastAsiaTheme="majorHAnsi" w:hAnsiTheme="majorHAnsi" w:cs="Times New Roman" w:hint="eastAsia"/>
                <w:color w:val="222222"/>
              </w:rPr>
              <w:t>1</w:t>
            </w:r>
          </w:p>
        </w:tc>
        <w:tc>
          <w:tcPr>
            <w:tcW w:w="3402" w:type="dxa"/>
            <w:vAlign w:val="center"/>
          </w:tcPr>
          <w:p w14:paraId="08E4AEEC" w14:textId="2F8CE3F9" w:rsidR="00C5400A" w:rsidRPr="0063792E" w:rsidRDefault="0063792E" w:rsidP="0063792E">
            <w:pPr>
              <w:jc w:val="center"/>
              <w:rPr>
                <w:rStyle w:val="hps"/>
                <w:rFonts w:asciiTheme="majorHAnsi" w:eastAsiaTheme="majorHAnsi" w:hAnsiTheme="majorHAnsi" w:cs="Times New Roman"/>
                <w:color w:val="222222"/>
              </w:rPr>
            </w:pPr>
            <w:r>
              <w:rPr>
                <w:rFonts w:hint="eastAsia"/>
              </w:rPr>
              <w:t>소프트웨어 문제 보고 활동</w:t>
            </w:r>
          </w:p>
        </w:tc>
        <w:tc>
          <w:tcPr>
            <w:tcW w:w="3846" w:type="dxa"/>
            <w:vAlign w:val="center"/>
          </w:tcPr>
          <w:p w14:paraId="48174A0F" w14:textId="77777777" w:rsidR="00C5400A" w:rsidRPr="0027361B" w:rsidRDefault="00C5400A" w:rsidP="00266B81">
            <w:pPr>
              <w:pStyle w:val="a8"/>
              <w:wordWrap/>
              <w:ind w:leftChars="0" w:left="0"/>
              <w:jc w:val="center"/>
              <w:rPr>
                <w:rStyle w:val="hps"/>
                <w:rFonts w:asciiTheme="majorHAnsi" w:eastAsiaTheme="majorHAnsi" w:hAnsiTheme="majorHAnsi" w:cs="Times New Roman"/>
                <w:color w:val="222222"/>
              </w:rPr>
            </w:pPr>
            <w:r w:rsidRPr="0027361B">
              <w:rPr>
                <w:rFonts w:asciiTheme="majorHAnsi" w:eastAsiaTheme="majorHAnsi" w:hAnsiTheme="majorHAnsi" w:hint="eastAsia"/>
              </w:rPr>
              <w:t>소프트웨어 문제 보고서</w:t>
            </w:r>
          </w:p>
        </w:tc>
      </w:tr>
      <w:tr w:rsidR="00C5400A" w14:paraId="0F167872" w14:textId="77777777" w:rsidTr="0027361B">
        <w:trPr>
          <w:trHeight w:val="412"/>
        </w:trPr>
        <w:tc>
          <w:tcPr>
            <w:tcW w:w="835" w:type="dxa"/>
            <w:vAlign w:val="center"/>
          </w:tcPr>
          <w:p w14:paraId="2D6C0C1E" w14:textId="77777777" w:rsidR="00C5400A" w:rsidRPr="0027361B" w:rsidRDefault="00C5400A" w:rsidP="00266B81">
            <w:pPr>
              <w:pStyle w:val="a8"/>
              <w:wordWrap/>
              <w:ind w:leftChars="0" w:left="0"/>
              <w:jc w:val="center"/>
              <w:rPr>
                <w:rStyle w:val="hps"/>
                <w:rFonts w:asciiTheme="majorHAnsi" w:eastAsiaTheme="majorHAnsi" w:hAnsiTheme="majorHAnsi" w:cs="Times New Roman"/>
                <w:color w:val="222222"/>
              </w:rPr>
            </w:pPr>
            <w:r w:rsidRPr="0027361B">
              <w:rPr>
                <w:rStyle w:val="hps"/>
                <w:rFonts w:asciiTheme="majorHAnsi" w:eastAsiaTheme="majorHAnsi" w:hAnsiTheme="majorHAnsi" w:cs="Times New Roman" w:hint="eastAsia"/>
                <w:color w:val="222222"/>
              </w:rPr>
              <w:t>2</w:t>
            </w:r>
          </w:p>
        </w:tc>
        <w:tc>
          <w:tcPr>
            <w:tcW w:w="3402" w:type="dxa"/>
            <w:vAlign w:val="center"/>
          </w:tcPr>
          <w:p w14:paraId="2519B75D" w14:textId="32A8592F" w:rsidR="00C5400A" w:rsidRPr="0027361B" w:rsidRDefault="0063792E" w:rsidP="00266B81">
            <w:pPr>
              <w:pStyle w:val="a8"/>
              <w:wordWrap/>
              <w:ind w:leftChars="0" w:left="0"/>
              <w:jc w:val="center"/>
              <w:rPr>
                <w:rStyle w:val="hps"/>
                <w:rFonts w:asciiTheme="majorHAnsi" w:eastAsiaTheme="majorHAnsi" w:hAnsiTheme="majorHAnsi" w:cs="Times New Roman"/>
                <w:color w:val="222222"/>
              </w:rPr>
            </w:pPr>
            <w:r>
              <w:rPr>
                <w:rFonts w:hint="eastAsia"/>
              </w:rPr>
              <w:t>소프트웨어 문제 조사 활동</w:t>
            </w:r>
          </w:p>
        </w:tc>
        <w:tc>
          <w:tcPr>
            <w:tcW w:w="3846" w:type="dxa"/>
            <w:vAlign w:val="center"/>
          </w:tcPr>
          <w:p w14:paraId="669C23CE" w14:textId="77777777" w:rsidR="00C5400A" w:rsidRPr="0027361B" w:rsidRDefault="00C5400A" w:rsidP="00266B81">
            <w:pPr>
              <w:pStyle w:val="a8"/>
              <w:wordWrap/>
              <w:ind w:leftChars="0" w:left="0"/>
              <w:jc w:val="center"/>
              <w:rPr>
                <w:rStyle w:val="hps"/>
                <w:rFonts w:asciiTheme="majorHAnsi" w:eastAsiaTheme="majorHAnsi" w:hAnsiTheme="majorHAnsi" w:cs="Times New Roman"/>
                <w:color w:val="222222"/>
              </w:rPr>
            </w:pPr>
            <w:r w:rsidRPr="0027361B">
              <w:rPr>
                <w:rFonts w:asciiTheme="majorHAnsi" w:eastAsiaTheme="majorHAnsi" w:hAnsiTheme="majorHAnsi" w:hint="eastAsia"/>
              </w:rPr>
              <w:t>소프트웨어 문제 조사 보고서</w:t>
            </w:r>
          </w:p>
        </w:tc>
      </w:tr>
      <w:tr w:rsidR="00C5400A" w14:paraId="043C43DB" w14:textId="77777777" w:rsidTr="0027361B">
        <w:trPr>
          <w:trHeight w:val="412"/>
        </w:trPr>
        <w:tc>
          <w:tcPr>
            <w:tcW w:w="835" w:type="dxa"/>
            <w:vAlign w:val="center"/>
          </w:tcPr>
          <w:p w14:paraId="6C176263" w14:textId="77777777" w:rsidR="00C5400A" w:rsidRPr="0027361B" w:rsidRDefault="00C5400A" w:rsidP="00266B81">
            <w:pPr>
              <w:pStyle w:val="a8"/>
              <w:wordWrap/>
              <w:ind w:leftChars="0" w:left="0"/>
              <w:jc w:val="center"/>
              <w:rPr>
                <w:rStyle w:val="hps"/>
                <w:rFonts w:asciiTheme="majorHAnsi" w:eastAsiaTheme="majorHAnsi" w:hAnsiTheme="majorHAnsi" w:cs="Times New Roman"/>
                <w:color w:val="222222"/>
              </w:rPr>
            </w:pPr>
            <w:r w:rsidRPr="0027361B">
              <w:rPr>
                <w:rStyle w:val="hps"/>
                <w:rFonts w:asciiTheme="majorHAnsi" w:eastAsiaTheme="majorHAnsi" w:hAnsiTheme="majorHAnsi" w:cs="Times New Roman" w:hint="eastAsia"/>
                <w:color w:val="222222"/>
              </w:rPr>
              <w:t>3</w:t>
            </w:r>
          </w:p>
        </w:tc>
        <w:tc>
          <w:tcPr>
            <w:tcW w:w="3402" w:type="dxa"/>
            <w:vAlign w:val="center"/>
          </w:tcPr>
          <w:p w14:paraId="582659EA" w14:textId="4B4072A2" w:rsidR="00C5400A" w:rsidRPr="0027361B" w:rsidRDefault="0063792E" w:rsidP="00266B81">
            <w:pPr>
              <w:pStyle w:val="a8"/>
              <w:wordWrap/>
              <w:ind w:leftChars="0" w:left="0"/>
              <w:jc w:val="center"/>
              <w:rPr>
                <w:rStyle w:val="hps"/>
                <w:rFonts w:asciiTheme="majorHAnsi" w:eastAsiaTheme="majorHAnsi" w:hAnsiTheme="majorHAnsi" w:cs="Times New Roman"/>
                <w:color w:val="222222"/>
              </w:rPr>
            </w:pPr>
            <w:r>
              <w:rPr>
                <w:rStyle w:val="hps"/>
                <w:rFonts w:asciiTheme="majorHAnsi" w:eastAsiaTheme="majorHAnsi" w:hAnsiTheme="majorHAnsi" w:cs="Times New Roman" w:hint="eastAsia"/>
                <w:color w:val="222222"/>
              </w:rPr>
              <w:t>소프트웨어 문제 해결 검증 활동</w:t>
            </w:r>
          </w:p>
        </w:tc>
        <w:tc>
          <w:tcPr>
            <w:tcW w:w="3846" w:type="dxa"/>
            <w:vAlign w:val="center"/>
          </w:tcPr>
          <w:p w14:paraId="525439DA" w14:textId="77777777" w:rsidR="00C5400A" w:rsidRPr="0027361B" w:rsidRDefault="00C5400A" w:rsidP="00266B81">
            <w:pPr>
              <w:pStyle w:val="a8"/>
              <w:wordWrap/>
              <w:ind w:leftChars="0" w:left="0"/>
              <w:jc w:val="center"/>
              <w:rPr>
                <w:rStyle w:val="hps"/>
                <w:rFonts w:asciiTheme="majorHAnsi" w:eastAsiaTheme="majorHAnsi" w:hAnsiTheme="majorHAnsi" w:cs="Times New Roman"/>
                <w:color w:val="222222"/>
              </w:rPr>
            </w:pPr>
            <w:r w:rsidRPr="0027361B">
              <w:rPr>
                <w:rFonts w:asciiTheme="majorHAnsi" w:eastAsiaTheme="majorHAnsi" w:hAnsiTheme="majorHAnsi" w:hint="eastAsia"/>
              </w:rPr>
              <w:t>소프트웨어 문제 해결 보고서</w:t>
            </w:r>
          </w:p>
        </w:tc>
      </w:tr>
    </w:tbl>
    <w:p w14:paraId="50D6E47D" w14:textId="0EA32C4A" w:rsidR="00CA26E6" w:rsidRPr="00C5400A" w:rsidRDefault="00CA26E6" w:rsidP="00266B81">
      <w:pPr>
        <w:spacing w:after="0" w:line="240" w:lineRule="auto"/>
      </w:pPr>
    </w:p>
    <w:sectPr w:rsidR="00CA26E6" w:rsidRPr="00C5400A" w:rsidSect="00266B81">
      <w:footerReference w:type="default" r:id="rId13"/>
      <w:pgSz w:w="11906" w:h="16838" w:code="9"/>
      <w:pgMar w:top="1134" w:right="1134" w:bottom="851" w:left="1134" w:header="1020" w:footer="680"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97633" w14:textId="77777777" w:rsidR="00205BFD" w:rsidRDefault="00205BFD" w:rsidP="003325E9">
      <w:pPr>
        <w:spacing w:after="0" w:line="240" w:lineRule="auto"/>
      </w:pPr>
      <w:r>
        <w:separator/>
      </w:r>
    </w:p>
  </w:endnote>
  <w:endnote w:type="continuationSeparator" w:id="0">
    <w:p w14:paraId="3A09950F" w14:textId="77777777" w:rsidR="00205BFD" w:rsidRDefault="00205BFD" w:rsidP="003325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C6FEA" w14:textId="17D8F876" w:rsidR="00E56DFA" w:rsidRDefault="00E56DFA" w:rsidP="00EC1B78">
    <w:pPr>
      <w:pStyle w:val="a4"/>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C6D77" w14:textId="5127E229" w:rsidR="00E56DFA" w:rsidRDefault="00E56DFA" w:rsidP="0027361B">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A79815" w14:textId="77777777" w:rsidR="00205BFD" w:rsidRDefault="00205BFD" w:rsidP="003325E9">
      <w:pPr>
        <w:spacing w:after="0" w:line="240" w:lineRule="auto"/>
      </w:pPr>
      <w:r>
        <w:rPr>
          <w:rFonts w:hint="eastAsia"/>
        </w:rPr>
        <w:separator/>
      </w:r>
    </w:p>
  </w:footnote>
  <w:footnote w:type="continuationSeparator" w:id="0">
    <w:p w14:paraId="22FE6F1F" w14:textId="77777777" w:rsidR="00205BFD" w:rsidRDefault="00205BFD" w:rsidP="003325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86" w:type="dxa"/>
      <w:tblInd w:w="56" w:type="dxa"/>
      <w:tblBorders>
        <w:top w:val="thinThickSmallGap" w:sz="12" w:space="0" w:color="auto"/>
        <w:left w:val="thinThickSmallGap" w:sz="12" w:space="0" w:color="auto"/>
        <w:bottom w:val="thinThickSmallGap" w:sz="12" w:space="0" w:color="auto"/>
        <w:right w:val="thinThickSmallGap" w:sz="12" w:space="0" w:color="auto"/>
        <w:insideH w:val="single" w:sz="6" w:space="0" w:color="auto"/>
        <w:insideV w:val="single" w:sz="6" w:space="0" w:color="auto"/>
      </w:tblBorders>
      <w:tblLayout w:type="fixed"/>
      <w:tblCellMar>
        <w:left w:w="56" w:type="dxa"/>
        <w:right w:w="56" w:type="dxa"/>
      </w:tblCellMar>
      <w:tblLook w:val="0000" w:firstRow="0" w:lastRow="0" w:firstColumn="0" w:lastColumn="0" w:noHBand="0" w:noVBand="0"/>
    </w:tblPr>
    <w:tblGrid>
      <w:gridCol w:w="2248"/>
      <w:gridCol w:w="4308"/>
      <w:gridCol w:w="1438"/>
      <w:gridCol w:w="1692"/>
    </w:tblGrid>
    <w:tr w:rsidR="00FA493B" w14:paraId="7A0D3D52" w14:textId="77777777" w:rsidTr="00A81751">
      <w:trPr>
        <w:cantSplit/>
        <w:trHeight w:val="115"/>
      </w:trPr>
      <w:tc>
        <w:tcPr>
          <w:tcW w:w="2248" w:type="dxa"/>
          <w:vMerge w:val="restart"/>
          <w:vAlign w:val="center"/>
        </w:tcPr>
        <w:p w14:paraId="0FA7096A" w14:textId="77777777" w:rsidR="00FA493B" w:rsidRPr="00F91CD3" w:rsidRDefault="00FA493B" w:rsidP="00FA493B">
          <w:pPr>
            <w:spacing w:after="0"/>
            <w:rPr>
              <w:rFonts w:asciiTheme="majorHAnsi" w:eastAsiaTheme="majorHAnsi" w:hAnsiTheme="majorHAnsi"/>
              <w:b/>
              <w:bCs/>
              <w:sz w:val="32"/>
              <w:szCs w:val="32"/>
            </w:rPr>
          </w:pPr>
          <w:r>
            <w:rPr>
              <w:rFonts w:asciiTheme="majorHAnsi" w:eastAsiaTheme="majorHAnsi" w:hAnsiTheme="majorHAnsi"/>
              <w:b/>
              <w:bCs/>
              <w:noProof/>
              <w:sz w:val="32"/>
              <w:szCs w:val="32"/>
            </w:rPr>
            <w:drawing>
              <wp:inline distT="0" distB="0" distL="0" distR="0" wp14:anchorId="6FE9C3F3" wp14:editId="760F2F92">
                <wp:extent cx="1356360" cy="450215"/>
                <wp:effectExtent l="0" t="0" r="0" b="6985"/>
                <wp:docPr id="970602311" name="그림 970602311" descr="폰트, 로고, 그래픽, 상징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602311" name="그림 970602311" descr="폰트, 로고, 그래픽, 상징이(가) 표시된 사진&#10;&#10;자동 생성된 설명"/>
                        <pic:cNvPicPr/>
                      </pic:nvPicPr>
                      <pic:blipFill>
                        <a:blip r:embed="rId1">
                          <a:extLst>
                            <a:ext uri="{28A0092B-C50C-407E-A947-70E740481C1C}">
                              <a14:useLocalDpi xmlns:a14="http://schemas.microsoft.com/office/drawing/2010/main" val="0"/>
                            </a:ext>
                          </a:extLst>
                        </a:blip>
                        <a:stretch>
                          <a:fillRect/>
                        </a:stretch>
                      </pic:blipFill>
                      <pic:spPr>
                        <a:xfrm>
                          <a:off x="0" y="0"/>
                          <a:ext cx="1356360" cy="450215"/>
                        </a:xfrm>
                        <a:prstGeom prst="rect">
                          <a:avLst/>
                        </a:prstGeom>
                      </pic:spPr>
                    </pic:pic>
                  </a:graphicData>
                </a:graphic>
              </wp:inline>
            </w:drawing>
          </w:r>
        </w:p>
      </w:tc>
      <w:tc>
        <w:tcPr>
          <w:tcW w:w="4308" w:type="dxa"/>
          <w:vMerge w:val="restart"/>
          <w:vAlign w:val="center"/>
        </w:tcPr>
        <w:p w14:paraId="1620F0B7" w14:textId="6FC2C54B" w:rsidR="00FA493B" w:rsidRPr="00D1008A" w:rsidRDefault="00FA493B" w:rsidP="00FA493B">
          <w:pPr>
            <w:spacing w:after="0" w:line="240" w:lineRule="auto"/>
            <w:jc w:val="center"/>
            <w:rPr>
              <w:rFonts w:asciiTheme="minorEastAsia" w:hAnsiTheme="minorEastAsia"/>
              <w:b/>
              <w:bCs/>
              <w:sz w:val="30"/>
              <w:szCs w:val="30"/>
            </w:rPr>
          </w:pPr>
          <w:r>
            <w:rPr>
              <w:rFonts w:asciiTheme="minorEastAsia" w:hAnsiTheme="minorEastAsia" w:hint="eastAsia"/>
              <w:b/>
              <w:bCs/>
              <w:sz w:val="32"/>
              <w:szCs w:val="32"/>
            </w:rPr>
            <w:t>소프트웨어 문제해결 계획서</w:t>
          </w:r>
        </w:p>
      </w:tc>
      <w:tc>
        <w:tcPr>
          <w:tcW w:w="1438" w:type="dxa"/>
          <w:vAlign w:val="center"/>
        </w:tcPr>
        <w:p w14:paraId="08BF61B8" w14:textId="77777777" w:rsidR="00FA493B" w:rsidRPr="000F5030" w:rsidRDefault="00FA493B" w:rsidP="00FA493B">
          <w:pPr>
            <w:spacing w:after="0" w:line="240" w:lineRule="auto"/>
            <w:jc w:val="center"/>
            <w:rPr>
              <w:rFonts w:asciiTheme="minorEastAsia" w:hAnsiTheme="minorEastAsia"/>
              <w:b/>
              <w:bCs/>
            </w:rPr>
          </w:pPr>
          <w:r>
            <w:rPr>
              <w:rFonts w:asciiTheme="minorEastAsia" w:hAnsiTheme="minorEastAsia" w:hint="eastAsia"/>
              <w:b/>
              <w:bCs/>
            </w:rPr>
            <w:t>문서번호</w:t>
          </w:r>
        </w:p>
      </w:tc>
      <w:tc>
        <w:tcPr>
          <w:tcW w:w="1692" w:type="dxa"/>
          <w:vAlign w:val="center"/>
        </w:tcPr>
        <w:p w14:paraId="31147D07" w14:textId="3E16DAEF" w:rsidR="00FA493B" w:rsidRPr="00D355C6" w:rsidRDefault="00C21123" w:rsidP="00FA493B">
          <w:pPr>
            <w:spacing w:after="0" w:line="240" w:lineRule="auto"/>
            <w:rPr>
              <w:rFonts w:asciiTheme="minorEastAsia" w:hAnsiTheme="minorEastAsia"/>
              <w:sz w:val="16"/>
              <w:szCs w:val="16"/>
            </w:rPr>
          </w:pPr>
          <w:r w:rsidRPr="00C21123">
            <w:rPr>
              <w:rFonts w:asciiTheme="minorEastAsia" w:hAnsiTheme="minorEastAsia"/>
              <w:sz w:val="16"/>
              <w:szCs w:val="16"/>
            </w:rPr>
            <w:t>SPRP-FW-</w:t>
          </w:r>
          <w:del w:id="12" w:author="김은수" w:date="2026-09-28T14:23:00Z" w16du:dateUtc="2026-09-28T05:23:00Z">
            <w:r w:rsidRPr="00C21123">
              <w:rPr>
                <w:rFonts w:asciiTheme="minorEastAsia" w:hAnsiTheme="minorEastAsia"/>
                <w:sz w:val="16"/>
                <w:szCs w:val="16"/>
              </w:rPr>
              <w:delText>TD20B</w:delText>
            </w:r>
          </w:del>
          <w:ins w:id="13" w:author="김은수" w:date="2026-09-28T14:23:00Z" w16du:dateUtc="2026-09-28T05:23:00Z">
            <w:r w:rsidRPr="00C21123">
              <w:rPr>
                <w:rFonts w:asciiTheme="minorEastAsia" w:hAnsiTheme="minorEastAsia"/>
                <w:sz w:val="16"/>
                <w:szCs w:val="16"/>
              </w:rPr>
              <w:t>TD24A</w:t>
            </w:r>
          </w:ins>
        </w:p>
      </w:tc>
    </w:tr>
    <w:tr w:rsidR="00FA493B" w14:paraId="539DBE7B" w14:textId="77777777" w:rsidTr="00A81751">
      <w:trPr>
        <w:cantSplit/>
        <w:trHeight w:val="378"/>
      </w:trPr>
      <w:tc>
        <w:tcPr>
          <w:tcW w:w="2248" w:type="dxa"/>
          <w:vMerge/>
          <w:vAlign w:val="center"/>
        </w:tcPr>
        <w:p w14:paraId="68F67370" w14:textId="77777777" w:rsidR="00FA493B" w:rsidRPr="00F91CD3" w:rsidRDefault="00FA493B" w:rsidP="00FA493B">
          <w:pPr>
            <w:spacing w:after="0"/>
            <w:jc w:val="center"/>
            <w:rPr>
              <w:rFonts w:asciiTheme="majorHAnsi" w:eastAsiaTheme="majorHAnsi" w:hAnsiTheme="majorHAnsi"/>
            </w:rPr>
          </w:pPr>
        </w:p>
      </w:tc>
      <w:tc>
        <w:tcPr>
          <w:tcW w:w="4308" w:type="dxa"/>
          <w:vMerge/>
          <w:vAlign w:val="center"/>
        </w:tcPr>
        <w:p w14:paraId="51B78B3E" w14:textId="77777777" w:rsidR="00FA493B" w:rsidRPr="00D1008A" w:rsidRDefault="00FA493B" w:rsidP="00FA493B">
          <w:pPr>
            <w:spacing w:after="0" w:line="240" w:lineRule="auto"/>
            <w:jc w:val="center"/>
            <w:rPr>
              <w:rFonts w:asciiTheme="minorEastAsia" w:hAnsiTheme="minorEastAsia"/>
              <w:sz w:val="30"/>
              <w:szCs w:val="30"/>
            </w:rPr>
          </w:pPr>
        </w:p>
      </w:tc>
      <w:tc>
        <w:tcPr>
          <w:tcW w:w="1438" w:type="dxa"/>
          <w:vAlign w:val="center"/>
        </w:tcPr>
        <w:p w14:paraId="0965B786" w14:textId="77777777" w:rsidR="00FA493B" w:rsidRPr="00D1008A" w:rsidRDefault="00FA493B" w:rsidP="00FA493B">
          <w:pPr>
            <w:spacing w:after="0" w:line="240" w:lineRule="auto"/>
            <w:jc w:val="center"/>
            <w:rPr>
              <w:rFonts w:asciiTheme="minorEastAsia" w:hAnsiTheme="minorEastAsia"/>
            </w:rPr>
          </w:pPr>
          <w:r w:rsidRPr="00D1008A">
            <w:rPr>
              <w:rFonts w:asciiTheme="minorEastAsia" w:hAnsiTheme="minorEastAsia" w:hint="eastAsia"/>
              <w:b/>
              <w:bCs/>
            </w:rPr>
            <w:t>제(개)정일자</w:t>
          </w:r>
        </w:p>
      </w:tc>
      <w:tc>
        <w:tcPr>
          <w:tcW w:w="1692" w:type="dxa"/>
          <w:vAlign w:val="center"/>
        </w:tcPr>
        <w:p w14:paraId="1E3E35AC" w14:textId="76BC8446" w:rsidR="00FA493B" w:rsidRPr="00D1008A" w:rsidRDefault="00D173FC" w:rsidP="00FA493B">
          <w:pPr>
            <w:spacing w:after="0" w:line="240" w:lineRule="auto"/>
            <w:jc w:val="center"/>
            <w:rPr>
              <w:rFonts w:asciiTheme="minorEastAsia" w:hAnsiTheme="minorEastAsia"/>
            </w:rPr>
          </w:pPr>
          <w:del w:id="14" w:author="김은수" w:date="2026-09-28T14:23:00Z" w16du:dateUtc="2026-09-28T05:23:00Z">
            <w:r>
              <w:rPr>
                <w:rFonts w:asciiTheme="majorEastAsia" w:eastAsiaTheme="majorEastAsia" w:hAnsiTheme="majorEastAsia" w:cs="Tahoma" w:hint="eastAsia"/>
                <w:color w:val="000000" w:themeColor="text1"/>
                <w:szCs w:val="20"/>
              </w:rPr>
              <w:delText>2</w:delText>
            </w:r>
            <w:r>
              <w:rPr>
                <w:rFonts w:asciiTheme="majorEastAsia" w:eastAsiaTheme="majorEastAsia" w:hAnsiTheme="majorEastAsia" w:cs="Tahoma"/>
                <w:color w:val="000000" w:themeColor="text1"/>
                <w:szCs w:val="20"/>
              </w:rPr>
              <w:delText>020.</w:delText>
            </w:r>
            <w:r>
              <w:rPr>
                <w:rFonts w:asciiTheme="majorEastAsia" w:eastAsiaTheme="majorEastAsia" w:hAnsiTheme="majorEastAsia" w:cs="Tahoma" w:hint="eastAsia"/>
                <w:color w:val="000000" w:themeColor="text1"/>
                <w:szCs w:val="20"/>
              </w:rPr>
              <w:delText>09.22</w:delText>
            </w:r>
          </w:del>
        </w:p>
      </w:tc>
    </w:tr>
    <w:tr w:rsidR="00FA493B" w14:paraId="6FABDB4B" w14:textId="77777777" w:rsidTr="00A81751">
      <w:trPr>
        <w:cantSplit/>
        <w:trHeight w:val="115"/>
      </w:trPr>
      <w:tc>
        <w:tcPr>
          <w:tcW w:w="2248" w:type="dxa"/>
          <w:vMerge/>
          <w:vAlign w:val="center"/>
        </w:tcPr>
        <w:p w14:paraId="65A15AF5" w14:textId="77777777" w:rsidR="00FA493B" w:rsidRPr="00F91CD3" w:rsidRDefault="00FA493B" w:rsidP="00FA493B">
          <w:pPr>
            <w:spacing w:after="0"/>
            <w:jc w:val="center"/>
            <w:rPr>
              <w:rFonts w:asciiTheme="majorHAnsi" w:eastAsiaTheme="majorHAnsi" w:hAnsiTheme="majorHAnsi"/>
            </w:rPr>
          </w:pPr>
        </w:p>
      </w:tc>
      <w:tc>
        <w:tcPr>
          <w:tcW w:w="4308" w:type="dxa"/>
          <w:vMerge w:val="restart"/>
          <w:vAlign w:val="center"/>
        </w:tcPr>
        <w:p w14:paraId="7A2B66E1" w14:textId="77777777" w:rsidR="00FA493B" w:rsidRPr="00D1008A" w:rsidRDefault="00FA493B" w:rsidP="00FA493B">
          <w:pPr>
            <w:spacing w:after="0" w:line="240" w:lineRule="auto"/>
            <w:jc w:val="center"/>
            <w:rPr>
              <w:rFonts w:asciiTheme="minorEastAsia" w:hAnsiTheme="minorEastAsia"/>
              <w:sz w:val="30"/>
              <w:szCs w:val="30"/>
            </w:rPr>
          </w:pPr>
          <w:del w:id="15" w:author="김은수" w:date="2026-09-28T14:23:00Z" w16du:dateUtc="2026-09-28T05:23:00Z">
            <w:r>
              <w:rPr>
                <w:rFonts w:asciiTheme="minorEastAsia" w:hAnsiTheme="minorEastAsia" w:hint="eastAsia"/>
                <w:sz w:val="24"/>
                <w:szCs w:val="24"/>
              </w:rPr>
              <w:delText>T</w:delText>
            </w:r>
            <w:r>
              <w:rPr>
                <w:rFonts w:asciiTheme="minorEastAsia" w:hAnsiTheme="minorEastAsia"/>
                <w:sz w:val="24"/>
                <w:szCs w:val="24"/>
              </w:rPr>
              <w:delText>D20B</w:delText>
            </w:r>
          </w:del>
          <w:ins w:id="16" w:author="김은수" w:date="2026-09-28T14:23:00Z" w16du:dateUtc="2026-09-28T05:23:00Z">
            <w:r>
              <w:rPr>
                <w:rFonts w:asciiTheme="minorEastAsia" w:hAnsiTheme="minorEastAsia" w:hint="eastAsia"/>
                <w:sz w:val="24"/>
                <w:szCs w:val="24"/>
              </w:rPr>
              <w:t>TD24A</w:t>
            </w:r>
          </w:ins>
          <w:r>
            <w:rPr>
              <w:rFonts w:asciiTheme="minorEastAsia" w:hAnsiTheme="minorEastAsia" w:hint="eastAsia"/>
              <w:sz w:val="24"/>
              <w:szCs w:val="24"/>
            </w:rPr>
            <w:t>-A-EXT</w:t>
          </w:r>
        </w:p>
      </w:tc>
      <w:tc>
        <w:tcPr>
          <w:tcW w:w="1438" w:type="dxa"/>
          <w:vAlign w:val="center"/>
        </w:tcPr>
        <w:p w14:paraId="6E16CBEF" w14:textId="77777777" w:rsidR="00FA493B" w:rsidRPr="00D1008A" w:rsidRDefault="00FA493B" w:rsidP="00FA493B">
          <w:pPr>
            <w:spacing w:after="0" w:line="240" w:lineRule="auto"/>
            <w:jc w:val="center"/>
            <w:rPr>
              <w:rFonts w:asciiTheme="minorEastAsia" w:hAnsiTheme="minorEastAsia"/>
            </w:rPr>
          </w:pPr>
          <w:r w:rsidRPr="00D1008A">
            <w:rPr>
              <w:rFonts w:asciiTheme="minorEastAsia" w:hAnsiTheme="minorEastAsia" w:hint="eastAsia"/>
              <w:b/>
              <w:bCs/>
            </w:rPr>
            <w:t>제(개)정 번호</w:t>
          </w:r>
        </w:p>
      </w:tc>
      <w:tc>
        <w:tcPr>
          <w:tcW w:w="1692" w:type="dxa"/>
          <w:vAlign w:val="center"/>
        </w:tcPr>
        <w:p w14:paraId="7B9A75F3" w14:textId="77777777" w:rsidR="00FA493B" w:rsidRPr="00D1008A" w:rsidRDefault="00FA493B" w:rsidP="00FA493B">
          <w:pPr>
            <w:spacing w:after="0" w:line="240" w:lineRule="auto"/>
            <w:jc w:val="center"/>
            <w:rPr>
              <w:rFonts w:asciiTheme="minorEastAsia" w:hAnsiTheme="minorEastAsia"/>
            </w:rPr>
          </w:pPr>
          <w:r w:rsidRPr="00D1008A">
            <w:rPr>
              <w:rFonts w:asciiTheme="minorEastAsia" w:hAnsiTheme="minorEastAsia" w:hint="eastAsia"/>
              <w:sz w:val="22"/>
            </w:rPr>
            <w:t>0</w:t>
          </w:r>
        </w:p>
      </w:tc>
    </w:tr>
    <w:tr w:rsidR="00FA493B" w14:paraId="3CB7BD66" w14:textId="77777777" w:rsidTr="00A81751">
      <w:trPr>
        <w:cantSplit/>
        <w:trHeight w:val="123"/>
      </w:trPr>
      <w:tc>
        <w:tcPr>
          <w:tcW w:w="2248" w:type="dxa"/>
          <w:vMerge/>
          <w:vAlign w:val="center"/>
        </w:tcPr>
        <w:p w14:paraId="2F08BB5E" w14:textId="77777777" w:rsidR="00FA493B" w:rsidRPr="00F91CD3" w:rsidRDefault="00FA493B" w:rsidP="00FA493B">
          <w:pPr>
            <w:spacing w:after="0"/>
            <w:jc w:val="center"/>
            <w:rPr>
              <w:rFonts w:asciiTheme="majorHAnsi" w:eastAsiaTheme="majorHAnsi" w:hAnsiTheme="majorHAnsi"/>
            </w:rPr>
          </w:pPr>
        </w:p>
      </w:tc>
      <w:tc>
        <w:tcPr>
          <w:tcW w:w="4308" w:type="dxa"/>
          <w:vMerge/>
          <w:vAlign w:val="center"/>
        </w:tcPr>
        <w:p w14:paraId="7D08C702" w14:textId="77777777" w:rsidR="00FA493B" w:rsidRPr="00F91CD3" w:rsidRDefault="00FA493B" w:rsidP="00FA493B">
          <w:pPr>
            <w:spacing w:after="0" w:line="240" w:lineRule="auto"/>
            <w:jc w:val="center"/>
            <w:rPr>
              <w:rFonts w:asciiTheme="majorHAnsi" w:eastAsiaTheme="majorHAnsi" w:hAnsiTheme="majorHAnsi"/>
            </w:rPr>
          </w:pPr>
        </w:p>
      </w:tc>
      <w:tc>
        <w:tcPr>
          <w:tcW w:w="1438" w:type="dxa"/>
          <w:vAlign w:val="center"/>
        </w:tcPr>
        <w:p w14:paraId="54C78AF7" w14:textId="77777777" w:rsidR="00FA493B" w:rsidRPr="00D1008A" w:rsidRDefault="00FA493B" w:rsidP="00FA493B">
          <w:pPr>
            <w:spacing w:after="0" w:line="240" w:lineRule="auto"/>
            <w:jc w:val="center"/>
            <w:rPr>
              <w:rFonts w:asciiTheme="minorEastAsia" w:hAnsiTheme="minorEastAsia"/>
            </w:rPr>
          </w:pPr>
          <w:r w:rsidRPr="00D1008A">
            <w:rPr>
              <w:rFonts w:asciiTheme="minorEastAsia" w:hAnsiTheme="minorEastAsia" w:hint="eastAsia"/>
              <w:b/>
              <w:bCs/>
            </w:rPr>
            <w:t>페</w:t>
          </w:r>
          <w:r w:rsidRPr="00D1008A">
            <w:rPr>
              <w:rFonts w:asciiTheme="minorEastAsia" w:hAnsiTheme="minorEastAsia"/>
              <w:b/>
              <w:bCs/>
            </w:rPr>
            <w:t xml:space="preserve"> </w:t>
          </w:r>
          <w:r w:rsidRPr="00D1008A">
            <w:rPr>
              <w:rFonts w:asciiTheme="minorEastAsia" w:hAnsiTheme="minorEastAsia" w:hint="eastAsia"/>
              <w:b/>
              <w:bCs/>
            </w:rPr>
            <w:t>이</w:t>
          </w:r>
          <w:r w:rsidRPr="00D1008A">
            <w:rPr>
              <w:rFonts w:asciiTheme="minorEastAsia" w:hAnsiTheme="minorEastAsia"/>
              <w:b/>
              <w:bCs/>
            </w:rPr>
            <w:t xml:space="preserve"> </w:t>
          </w:r>
          <w:r w:rsidRPr="00D1008A">
            <w:rPr>
              <w:rFonts w:asciiTheme="minorEastAsia" w:hAnsiTheme="minorEastAsia" w:hint="eastAsia"/>
              <w:b/>
              <w:bCs/>
            </w:rPr>
            <w:t>지</w:t>
          </w:r>
        </w:p>
      </w:tc>
      <w:tc>
        <w:tcPr>
          <w:tcW w:w="1692" w:type="dxa"/>
          <w:vAlign w:val="center"/>
        </w:tcPr>
        <w:p w14:paraId="062B0DA9" w14:textId="77777777" w:rsidR="00FA493B" w:rsidRPr="00D1008A" w:rsidRDefault="00FA493B" w:rsidP="00FA493B">
          <w:pPr>
            <w:spacing w:after="0" w:line="240" w:lineRule="auto"/>
            <w:jc w:val="center"/>
            <w:rPr>
              <w:rFonts w:asciiTheme="minorEastAsia" w:hAnsiTheme="minorEastAsia"/>
            </w:rPr>
          </w:pPr>
          <w:r w:rsidRPr="00D1008A">
            <w:rPr>
              <w:rStyle w:val="ad"/>
              <w:rFonts w:asciiTheme="minorEastAsia" w:hAnsiTheme="minorEastAsia"/>
            </w:rPr>
            <w:fldChar w:fldCharType="begin"/>
          </w:r>
          <w:r w:rsidRPr="00D1008A">
            <w:rPr>
              <w:rStyle w:val="ad"/>
              <w:rFonts w:asciiTheme="minorEastAsia" w:hAnsiTheme="minorEastAsia"/>
            </w:rPr>
            <w:instrText xml:space="preserve"> PAGE </w:instrText>
          </w:r>
          <w:r w:rsidRPr="00D1008A">
            <w:rPr>
              <w:rStyle w:val="ad"/>
              <w:rFonts w:asciiTheme="minorEastAsia" w:hAnsiTheme="minorEastAsia"/>
            </w:rPr>
            <w:fldChar w:fldCharType="separate"/>
          </w:r>
          <w:r w:rsidRPr="00D1008A">
            <w:rPr>
              <w:rStyle w:val="ad"/>
              <w:rFonts w:asciiTheme="minorEastAsia" w:hAnsiTheme="minorEastAsia"/>
              <w:noProof/>
            </w:rPr>
            <w:t>2</w:t>
          </w:r>
          <w:r w:rsidRPr="00D1008A">
            <w:rPr>
              <w:rStyle w:val="ad"/>
              <w:rFonts w:asciiTheme="minorEastAsia" w:hAnsiTheme="minorEastAsia"/>
            </w:rPr>
            <w:fldChar w:fldCharType="end"/>
          </w:r>
          <w:r w:rsidRPr="00D1008A">
            <w:rPr>
              <w:rStyle w:val="ad"/>
              <w:rFonts w:asciiTheme="minorEastAsia" w:hAnsiTheme="minorEastAsia" w:hint="eastAsia"/>
            </w:rPr>
            <w:t>/</w:t>
          </w:r>
          <w:r w:rsidRPr="00D1008A">
            <w:rPr>
              <w:rStyle w:val="ad"/>
              <w:rFonts w:asciiTheme="minorEastAsia" w:hAnsiTheme="minorEastAsia"/>
            </w:rPr>
            <w:fldChar w:fldCharType="begin"/>
          </w:r>
          <w:r w:rsidRPr="00D1008A">
            <w:rPr>
              <w:rStyle w:val="ad"/>
              <w:rFonts w:asciiTheme="minorEastAsia" w:hAnsiTheme="minorEastAsia"/>
            </w:rPr>
            <w:instrText xml:space="preserve"> NUMPAGES </w:instrText>
          </w:r>
          <w:r w:rsidRPr="00D1008A">
            <w:rPr>
              <w:rStyle w:val="ad"/>
              <w:rFonts w:asciiTheme="minorEastAsia" w:hAnsiTheme="minorEastAsia"/>
            </w:rPr>
            <w:fldChar w:fldCharType="separate"/>
          </w:r>
          <w:r w:rsidRPr="00D1008A">
            <w:rPr>
              <w:rStyle w:val="ad"/>
              <w:rFonts w:asciiTheme="minorEastAsia" w:hAnsiTheme="minorEastAsia"/>
              <w:noProof/>
            </w:rPr>
            <w:t>120</w:t>
          </w:r>
          <w:r w:rsidRPr="00D1008A">
            <w:rPr>
              <w:rStyle w:val="ad"/>
              <w:rFonts w:asciiTheme="minorEastAsia" w:hAnsiTheme="minorEastAsia"/>
            </w:rPr>
            <w:fldChar w:fldCharType="end"/>
          </w:r>
        </w:p>
      </w:tc>
    </w:tr>
  </w:tbl>
  <w:p w14:paraId="56800F36" w14:textId="120799AF" w:rsidR="00E56DFA" w:rsidRPr="00266B81" w:rsidRDefault="00E56DFA" w:rsidP="00266B81">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5711D"/>
    <w:multiLevelType w:val="multilevel"/>
    <w:tmpl w:val="45645E5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73644F7"/>
    <w:multiLevelType w:val="multilevel"/>
    <w:tmpl w:val="0409001F"/>
    <w:lvl w:ilvl="0">
      <w:start w:val="1"/>
      <w:numFmt w:val="decimal"/>
      <w:lvlText w:val="%1."/>
      <w:lvlJc w:val="left"/>
      <w:pPr>
        <w:ind w:left="425" w:hanging="425"/>
      </w:pPr>
      <w:rPr>
        <w:rFonts w:hint="eastAsia"/>
      </w:r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 w15:restartNumberingAfterBreak="0">
    <w:nsid w:val="0BFB482E"/>
    <w:multiLevelType w:val="multilevel"/>
    <w:tmpl w:val="168C6D94"/>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b w:val="0"/>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 w15:restartNumberingAfterBreak="0">
    <w:nsid w:val="16D06415"/>
    <w:multiLevelType w:val="hybridMultilevel"/>
    <w:tmpl w:val="4F24A486"/>
    <w:lvl w:ilvl="0" w:tplc="644ACE20">
      <w:start w:val="3"/>
      <w:numFmt w:val="bullet"/>
      <w:lvlText w:val="-"/>
      <w:lvlJc w:val="left"/>
      <w:pPr>
        <w:ind w:left="760" w:hanging="360"/>
      </w:pPr>
      <w:rPr>
        <w:rFonts w:ascii="맑은 고딕" w:eastAsia="맑은 고딕" w:hAnsi="맑은 고딕" w:cstheme="minorBidi"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4" w15:restartNumberingAfterBreak="0">
    <w:nsid w:val="1D057774"/>
    <w:multiLevelType w:val="hybridMultilevel"/>
    <w:tmpl w:val="8C784AC0"/>
    <w:lvl w:ilvl="0" w:tplc="DCECEFE4">
      <w:start w:val="3"/>
      <w:numFmt w:val="bullet"/>
      <w:lvlText w:val="-"/>
      <w:lvlJc w:val="left"/>
      <w:pPr>
        <w:ind w:left="760" w:hanging="360"/>
      </w:pPr>
      <w:rPr>
        <w:rFonts w:ascii="맑은 고딕" w:eastAsia="맑은 고딕" w:hAnsi="맑은 고딕" w:cstheme="minorBidi"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 w15:restartNumberingAfterBreak="0">
    <w:nsid w:val="2A47179E"/>
    <w:multiLevelType w:val="hybridMultilevel"/>
    <w:tmpl w:val="3A5653D0"/>
    <w:lvl w:ilvl="0" w:tplc="246EE89C">
      <w:start w:val="1"/>
      <w:numFmt w:val="bullet"/>
      <w:lvlText w:val="•"/>
      <w:lvlJc w:val="left"/>
      <w:pPr>
        <w:ind w:left="960" w:hanging="360"/>
      </w:pPr>
      <w:rPr>
        <w:rFonts w:ascii="Arial" w:hAnsi="Arial" w:hint="default"/>
      </w:rPr>
    </w:lvl>
    <w:lvl w:ilvl="1" w:tplc="04090009">
      <w:start w:val="1"/>
      <w:numFmt w:val="bullet"/>
      <w:lvlText w:val=""/>
      <w:lvlJc w:val="left"/>
      <w:pPr>
        <w:ind w:left="1400" w:hanging="400"/>
      </w:pPr>
      <w:rPr>
        <w:rFonts w:ascii="Wingdings" w:hAnsi="Wingdings" w:hint="default"/>
      </w:rPr>
    </w:lvl>
    <w:lvl w:ilvl="2" w:tplc="04090005" w:tentative="1">
      <w:start w:val="1"/>
      <w:numFmt w:val="bullet"/>
      <w:lvlText w:val=""/>
      <w:lvlJc w:val="left"/>
      <w:pPr>
        <w:ind w:left="1800" w:hanging="400"/>
      </w:pPr>
      <w:rPr>
        <w:rFonts w:ascii="Wingdings" w:hAnsi="Wingdings" w:hint="default"/>
      </w:rPr>
    </w:lvl>
    <w:lvl w:ilvl="3" w:tplc="04090001" w:tentative="1">
      <w:start w:val="1"/>
      <w:numFmt w:val="bullet"/>
      <w:lvlText w:val=""/>
      <w:lvlJc w:val="left"/>
      <w:pPr>
        <w:ind w:left="2200" w:hanging="400"/>
      </w:pPr>
      <w:rPr>
        <w:rFonts w:ascii="Wingdings" w:hAnsi="Wingdings" w:hint="default"/>
      </w:rPr>
    </w:lvl>
    <w:lvl w:ilvl="4" w:tplc="04090003" w:tentative="1">
      <w:start w:val="1"/>
      <w:numFmt w:val="bullet"/>
      <w:lvlText w:val=""/>
      <w:lvlJc w:val="left"/>
      <w:pPr>
        <w:ind w:left="2600" w:hanging="400"/>
      </w:pPr>
      <w:rPr>
        <w:rFonts w:ascii="Wingdings" w:hAnsi="Wingdings" w:hint="default"/>
      </w:rPr>
    </w:lvl>
    <w:lvl w:ilvl="5" w:tplc="04090005" w:tentative="1">
      <w:start w:val="1"/>
      <w:numFmt w:val="bullet"/>
      <w:lvlText w:val=""/>
      <w:lvlJc w:val="left"/>
      <w:pPr>
        <w:ind w:left="3000" w:hanging="400"/>
      </w:pPr>
      <w:rPr>
        <w:rFonts w:ascii="Wingdings" w:hAnsi="Wingdings" w:hint="default"/>
      </w:rPr>
    </w:lvl>
    <w:lvl w:ilvl="6" w:tplc="04090001" w:tentative="1">
      <w:start w:val="1"/>
      <w:numFmt w:val="bullet"/>
      <w:lvlText w:val=""/>
      <w:lvlJc w:val="left"/>
      <w:pPr>
        <w:ind w:left="3400" w:hanging="400"/>
      </w:pPr>
      <w:rPr>
        <w:rFonts w:ascii="Wingdings" w:hAnsi="Wingdings" w:hint="default"/>
      </w:rPr>
    </w:lvl>
    <w:lvl w:ilvl="7" w:tplc="04090003" w:tentative="1">
      <w:start w:val="1"/>
      <w:numFmt w:val="bullet"/>
      <w:lvlText w:val=""/>
      <w:lvlJc w:val="left"/>
      <w:pPr>
        <w:ind w:left="3800" w:hanging="400"/>
      </w:pPr>
      <w:rPr>
        <w:rFonts w:ascii="Wingdings" w:hAnsi="Wingdings" w:hint="default"/>
      </w:rPr>
    </w:lvl>
    <w:lvl w:ilvl="8" w:tplc="04090005" w:tentative="1">
      <w:start w:val="1"/>
      <w:numFmt w:val="bullet"/>
      <w:lvlText w:val=""/>
      <w:lvlJc w:val="left"/>
      <w:pPr>
        <w:ind w:left="4200" w:hanging="400"/>
      </w:pPr>
      <w:rPr>
        <w:rFonts w:ascii="Wingdings" w:hAnsi="Wingdings" w:hint="default"/>
      </w:rPr>
    </w:lvl>
  </w:abstractNum>
  <w:abstractNum w:abstractNumId="6" w15:restartNumberingAfterBreak="0">
    <w:nsid w:val="34D047A7"/>
    <w:multiLevelType w:val="multilevel"/>
    <w:tmpl w:val="0B26F5E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3EA86382"/>
    <w:multiLevelType w:val="multilevel"/>
    <w:tmpl w:val="168C6D94"/>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b w:val="0"/>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8" w15:restartNumberingAfterBreak="0">
    <w:nsid w:val="40567378"/>
    <w:multiLevelType w:val="hybridMultilevel"/>
    <w:tmpl w:val="8466CE7C"/>
    <w:lvl w:ilvl="0" w:tplc="5B08D9A0">
      <w:start w:val="4"/>
      <w:numFmt w:val="bullet"/>
      <w:lvlText w:val="•"/>
      <w:lvlJc w:val="left"/>
      <w:pPr>
        <w:ind w:left="960" w:hanging="360"/>
      </w:pPr>
      <w:rPr>
        <w:rFonts w:ascii="맑은 고딕" w:eastAsia="맑은 고딕" w:hAnsi="맑은 고딕" w:cstheme="minorBidi" w:hint="eastAsia"/>
      </w:rPr>
    </w:lvl>
    <w:lvl w:ilvl="1" w:tplc="04090003" w:tentative="1">
      <w:start w:val="1"/>
      <w:numFmt w:val="bullet"/>
      <w:lvlText w:val=""/>
      <w:lvlJc w:val="left"/>
      <w:pPr>
        <w:ind w:left="1400" w:hanging="400"/>
      </w:pPr>
      <w:rPr>
        <w:rFonts w:ascii="Wingdings" w:hAnsi="Wingdings" w:hint="default"/>
      </w:rPr>
    </w:lvl>
    <w:lvl w:ilvl="2" w:tplc="04090005" w:tentative="1">
      <w:start w:val="1"/>
      <w:numFmt w:val="bullet"/>
      <w:lvlText w:val=""/>
      <w:lvlJc w:val="left"/>
      <w:pPr>
        <w:ind w:left="1800" w:hanging="400"/>
      </w:pPr>
      <w:rPr>
        <w:rFonts w:ascii="Wingdings" w:hAnsi="Wingdings" w:hint="default"/>
      </w:rPr>
    </w:lvl>
    <w:lvl w:ilvl="3" w:tplc="04090001" w:tentative="1">
      <w:start w:val="1"/>
      <w:numFmt w:val="bullet"/>
      <w:lvlText w:val=""/>
      <w:lvlJc w:val="left"/>
      <w:pPr>
        <w:ind w:left="2200" w:hanging="400"/>
      </w:pPr>
      <w:rPr>
        <w:rFonts w:ascii="Wingdings" w:hAnsi="Wingdings" w:hint="default"/>
      </w:rPr>
    </w:lvl>
    <w:lvl w:ilvl="4" w:tplc="04090003" w:tentative="1">
      <w:start w:val="1"/>
      <w:numFmt w:val="bullet"/>
      <w:lvlText w:val=""/>
      <w:lvlJc w:val="left"/>
      <w:pPr>
        <w:ind w:left="2600" w:hanging="400"/>
      </w:pPr>
      <w:rPr>
        <w:rFonts w:ascii="Wingdings" w:hAnsi="Wingdings" w:hint="default"/>
      </w:rPr>
    </w:lvl>
    <w:lvl w:ilvl="5" w:tplc="04090005" w:tentative="1">
      <w:start w:val="1"/>
      <w:numFmt w:val="bullet"/>
      <w:lvlText w:val=""/>
      <w:lvlJc w:val="left"/>
      <w:pPr>
        <w:ind w:left="3000" w:hanging="400"/>
      </w:pPr>
      <w:rPr>
        <w:rFonts w:ascii="Wingdings" w:hAnsi="Wingdings" w:hint="default"/>
      </w:rPr>
    </w:lvl>
    <w:lvl w:ilvl="6" w:tplc="04090001" w:tentative="1">
      <w:start w:val="1"/>
      <w:numFmt w:val="bullet"/>
      <w:lvlText w:val=""/>
      <w:lvlJc w:val="left"/>
      <w:pPr>
        <w:ind w:left="3400" w:hanging="400"/>
      </w:pPr>
      <w:rPr>
        <w:rFonts w:ascii="Wingdings" w:hAnsi="Wingdings" w:hint="default"/>
      </w:rPr>
    </w:lvl>
    <w:lvl w:ilvl="7" w:tplc="04090003" w:tentative="1">
      <w:start w:val="1"/>
      <w:numFmt w:val="bullet"/>
      <w:lvlText w:val=""/>
      <w:lvlJc w:val="left"/>
      <w:pPr>
        <w:ind w:left="3800" w:hanging="400"/>
      </w:pPr>
      <w:rPr>
        <w:rFonts w:ascii="Wingdings" w:hAnsi="Wingdings" w:hint="default"/>
      </w:rPr>
    </w:lvl>
    <w:lvl w:ilvl="8" w:tplc="04090005" w:tentative="1">
      <w:start w:val="1"/>
      <w:numFmt w:val="bullet"/>
      <w:lvlText w:val=""/>
      <w:lvlJc w:val="left"/>
      <w:pPr>
        <w:ind w:left="4200" w:hanging="400"/>
      </w:pPr>
      <w:rPr>
        <w:rFonts w:ascii="Wingdings" w:hAnsi="Wingdings" w:hint="default"/>
      </w:rPr>
    </w:lvl>
  </w:abstractNum>
  <w:abstractNum w:abstractNumId="9" w15:restartNumberingAfterBreak="0">
    <w:nsid w:val="51295868"/>
    <w:multiLevelType w:val="hybridMultilevel"/>
    <w:tmpl w:val="35184F58"/>
    <w:lvl w:ilvl="0" w:tplc="04090009">
      <w:start w:val="1"/>
      <w:numFmt w:val="bullet"/>
      <w:lvlText w:val=""/>
      <w:lvlJc w:val="left"/>
      <w:pPr>
        <w:ind w:left="1360" w:hanging="360"/>
      </w:pPr>
      <w:rPr>
        <w:rFonts w:ascii="Wingdings" w:hAnsi="Wingdings" w:hint="default"/>
      </w:rPr>
    </w:lvl>
    <w:lvl w:ilvl="1" w:tplc="04090003" w:tentative="1">
      <w:start w:val="1"/>
      <w:numFmt w:val="bullet"/>
      <w:lvlText w:val=""/>
      <w:lvlJc w:val="left"/>
      <w:pPr>
        <w:ind w:left="1800" w:hanging="400"/>
      </w:pPr>
      <w:rPr>
        <w:rFonts w:ascii="Wingdings" w:hAnsi="Wingdings" w:hint="default"/>
      </w:rPr>
    </w:lvl>
    <w:lvl w:ilvl="2" w:tplc="04090005" w:tentative="1">
      <w:start w:val="1"/>
      <w:numFmt w:val="bullet"/>
      <w:lvlText w:val=""/>
      <w:lvlJc w:val="left"/>
      <w:pPr>
        <w:ind w:left="2200" w:hanging="400"/>
      </w:pPr>
      <w:rPr>
        <w:rFonts w:ascii="Wingdings" w:hAnsi="Wingdings" w:hint="default"/>
      </w:rPr>
    </w:lvl>
    <w:lvl w:ilvl="3" w:tplc="04090001" w:tentative="1">
      <w:start w:val="1"/>
      <w:numFmt w:val="bullet"/>
      <w:lvlText w:val=""/>
      <w:lvlJc w:val="left"/>
      <w:pPr>
        <w:ind w:left="2600" w:hanging="400"/>
      </w:pPr>
      <w:rPr>
        <w:rFonts w:ascii="Wingdings" w:hAnsi="Wingdings" w:hint="default"/>
      </w:rPr>
    </w:lvl>
    <w:lvl w:ilvl="4" w:tplc="04090003" w:tentative="1">
      <w:start w:val="1"/>
      <w:numFmt w:val="bullet"/>
      <w:lvlText w:val=""/>
      <w:lvlJc w:val="left"/>
      <w:pPr>
        <w:ind w:left="3000" w:hanging="400"/>
      </w:pPr>
      <w:rPr>
        <w:rFonts w:ascii="Wingdings" w:hAnsi="Wingdings" w:hint="default"/>
      </w:rPr>
    </w:lvl>
    <w:lvl w:ilvl="5" w:tplc="04090005" w:tentative="1">
      <w:start w:val="1"/>
      <w:numFmt w:val="bullet"/>
      <w:lvlText w:val=""/>
      <w:lvlJc w:val="left"/>
      <w:pPr>
        <w:ind w:left="3400" w:hanging="400"/>
      </w:pPr>
      <w:rPr>
        <w:rFonts w:ascii="Wingdings" w:hAnsi="Wingdings" w:hint="default"/>
      </w:rPr>
    </w:lvl>
    <w:lvl w:ilvl="6" w:tplc="04090001" w:tentative="1">
      <w:start w:val="1"/>
      <w:numFmt w:val="bullet"/>
      <w:lvlText w:val=""/>
      <w:lvlJc w:val="left"/>
      <w:pPr>
        <w:ind w:left="3800" w:hanging="400"/>
      </w:pPr>
      <w:rPr>
        <w:rFonts w:ascii="Wingdings" w:hAnsi="Wingdings" w:hint="default"/>
      </w:rPr>
    </w:lvl>
    <w:lvl w:ilvl="7" w:tplc="04090003" w:tentative="1">
      <w:start w:val="1"/>
      <w:numFmt w:val="bullet"/>
      <w:lvlText w:val=""/>
      <w:lvlJc w:val="left"/>
      <w:pPr>
        <w:ind w:left="4200" w:hanging="400"/>
      </w:pPr>
      <w:rPr>
        <w:rFonts w:ascii="Wingdings" w:hAnsi="Wingdings" w:hint="default"/>
      </w:rPr>
    </w:lvl>
    <w:lvl w:ilvl="8" w:tplc="04090005" w:tentative="1">
      <w:start w:val="1"/>
      <w:numFmt w:val="bullet"/>
      <w:lvlText w:val=""/>
      <w:lvlJc w:val="left"/>
      <w:pPr>
        <w:ind w:left="4600" w:hanging="400"/>
      </w:pPr>
      <w:rPr>
        <w:rFonts w:ascii="Wingdings" w:hAnsi="Wingdings" w:hint="default"/>
      </w:rPr>
    </w:lvl>
  </w:abstractNum>
  <w:abstractNum w:abstractNumId="10" w15:restartNumberingAfterBreak="0">
    <w:nsid w:val="53E95247"/>
    <w:multiLevelType w:val="hybridMultilevel"/>
    <w:tmpl w:val="8160BCE4"/>
    <w:lvl w:ilvl="0" w:tplc="246EE89C">
      <w:start w:val="1"/>
      <w:numFmt w:val="bullet"/>
      <w:lvlText w:val="•"/>
      <w:lvlJc w:val="left"/>
      <w:pPr>
        <w:ind w:left="825" w:hanging="400"/>
      </w:pPr>
      <w:rPr>
        <w:rFonts w:ascii="Arial" w:hAnsi="Arial" w:hint="default"/>
      </w:rPr>
    </w:lvl>
    <w:lvl w:ilvl="1" w:tplc="04090003" w:tentative="1">
      <w:start w:val="1"/>
      <w:numFmt w:val="bullet"/>
      <w:lvlText w:val=""/>
      <w:lvlJc w:val="left"/>
      <w:pPr>
        <w:ind w:left="1225" w:hanging="400"/>
      </w:pPr>
      <w:rPr>
        <w:rFonts w:ascii="Wingdings" w:hAnsi="Wingdings" w:hint="default"/>
      </w:rPr>
    </w:lvl>
    <w:lvl w:ilvl="2" w:tplc="04090005" w:tentative="1">
      <w:start w:val="1"/>
      <w:numFmt w:val="bullet"/>
      <w:lvlText w:val=""/>
      <w:lvlJc w:val="left"/>
      <w:pPr>
        <w:ind w:left="1625" w:hanging="400"/>
      </w:pPr>
      <w:rPr>
        <w:rFonts w:ascii="Wingdings" w:hAnsi="Wingdings" w:hint="default"/>
      </w:rPr>
    </w:lvl>
    <w:lvl w:ilvl="3" w:tplc="04090001" w:tentative="1">
      <w:start w:val="1"/>
      <w:numFmt w:val="bullet"/>
      <w:lvlText w:val=""/>
      <w:lvlJc w:val="left"/>
      <w:pPr>
        <w:ind w:left="2025" w:hanging="400"/>
      </w:pPr>
      <w:rPr>
        <w:rFonts w:ascii="Wingdings" w:hAnsi="Wingdings" w:hint="default"/>
      </w:rPr>
    </w:lvl>
    <w:lvl w:ilvl="4" w:tplc="04090003" w:tentative="1">
      <w:start w:val="1"/>
      <w:numFmt w:val="bullet"/>
      <w:lvlText w:val=""/>
      <w:lvlJc w:val="left"/>
      <w:pPr>
        <w:ind w:left="2425" w:hanging="400"/>
      </w:pPr>
      <w:rPr>
        <w:rFonts w:ascii="Wingdings" w:hAnsi="Wingdings" w:hint="default"/>
      </w:rPr>
    </w:lvl>
    <w:lvl w:ilvl="5" w:tplc="04090005" w:tentative="1">
      <w:start w:val="1"/>
      <w:numFmt w:val="bullet"/>
      <w:lvlText w:val=""/>
      <w:lvlJc w:val="left"/>
      <w:pPr>
        <w:ind w:left="2825" w:hanging="400"/>
      </w:pPr>
      <w:rPr>
        <w:rFonts w:ascii="Wingdings" w:hAnsi="Wingdings" w:hint="default"/>
      </w:rPr>
    </w:lvl>
    <w:lvl w:ilvl="6" w:tplc="04090001" w:tentative="1">
      <w:start w:val="1"/>
      <w:numFmt w:val="bullet"/>
      <w:lvlText w:val=""/>
      <w:lvlJc w:val="left"/>
      <w:pPr>
        <w:ind w:left="3225" w:hanging="400"/>
      </w:pPr>
      <w:rPr>
        <w:rFonts w:ascii="Wingdings" w:hAnsi="Wingdings" w:hint="default"/>
      </w:rPr>
    </w:lvl>
    <w:lvl w:ilvl="7" w:tplc="04090003" w:tentative="1">
      <w:start w:val="1"/>
      <w:numFmt w:val="bullet"/>
      <w:lvlText w:val=""/>
      <w:lvlJc w:val="left"/>
      <w:pPr>
        <w:ind w:left="3625" w:hanging="400"/>
      </w:pPr>
      <w:rPr>
        <w:rFonts w:ascii="Wingdings" w:hAnsi="Wingdings" w:hint="default"/>
      </w:rPr>
    </w:lvl>
    <w:lvl w:ilvl="8" w:tplc="04090005" w:tentative="1">
      <w:start w:val="1"/>
      <w:numFmt w:val="bullet"/>
      <w:lvlText w:val=""/>
      <w:lvlJc w:val="left"/>
      <w:pPr>
        <w:ind w:left="4025" w:hanging="400"/>
      </w:pPr>
      <w:rPr>
        <w:rFonts w:ascii="Wingdings" w:hAnsi="Wingdings" w:hint="default"/>
      </w:rPr>
    </w:lvl>
  </w:abstractNum>
  <w:abstractNum w:abstractNumId="11" w15:restartNumberingAfterBreak="0">
    <w:nsid w:val="57BF01EC"/>
    <w:multiLevelType w:val="multilevel"/>
    <w:tmpl w:val="168C6D94"/>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b w:val="0"/>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2" w15:restartNumberingAfterBreak="0">
    <w:nsid w:val="5F43661E"/>
    <w:multiLevelType w:val="hybridMultilevel"/>
    <w:tmpl w:val="C34CC280"/>
    <w:lvl w:ilvl="0" w:tplc="4522B704">
      <w:start w:val="3"/>
      <w:numFmt w:val="bullet"/>
      <w:lvlText w:val="•"/>
      <w:lvlJc w:val="left"/>
      <w:pPr>
        <w:ind w:left="1760" w:hanging="360"/>
      </w:pPr>
      <w:rPr>
        <w:rFonts w:ascii="맑은 고딕" w:eastAsia="맑은 고딕" w:hAnsi="맑은 고딕" w:cstheme="minorBidi" w:hint="eastAsia"/>
      </w:rPr>
    </w:lvl>
    <w:lvl w:ilvl="1" w:tplc="04090003">
      <w:start w:val="1"/>
      <w:numFmt w:val="bullet"/>
      <w:lvlText w:val=""/>
      <w:lvlJc w:val="left"/>
      <w:pPr>
        <w:ind w:left="2200" w:hanging="400"/>
      </w:pPr>
      <w:rPr>
        <w:rFonts w:ascii="Wingdings" w:hAnsi="Wingdings" w:hint="default"/>
      </w:rPr>
    </w:lvl>
    <w:lvl w:ilvl="2" w:tplc="04090005" w:tentative="1">
      <w:start w:val="1"/>
      <w:numFmt w:val="bullet"/>
      <w:lvlText w:val=""/>
      <w:lvlJc w:val="left"/>
      <w:pPr>
        <w:ind w:left="2600" w:hanging="400"/>
      </w:pPr>
      <w:rPr>
        <w:rFonts w:ascii="Wingdings" w:hAnsi="Wingdings" w:hint="default"/>
      </w:rPr>
    </w:lvl>
    <w:lvl w:ilvl="3" w:tplc="04090001" w:tentative="1">
      <w:start w:val="1"/>
      <w:numFmt w:val="bullet"/>
      <w:lvlText w:val=""/>
      <w:lvlJc w:val="left"/>
      <w:pPr>
        <w:ind w:left="3000" w:hanging="400"/>
      </w:pPr>
      <w:rPr>
        <w:rFonts w:ascii="Wingdings" w:hAnsi="Wingdings" w:hint="default"/>
      </w:rPr>
    </w:lvl>
    <w:lvl w:ilvl="4" w:tplc="04090003" w:tentative="1">
      <w:start w:val="1"/>
      <w:numFmt w:val="bullet"/>
      <w:lvlText w:val=""/>
      <w:lvlJc w:val="left"/>
      <w:pPr>
        <w:ind w:left="3400" w:hanging="400"/>
      </w:pPr>
      <w:rPr>
        <w:rFonts w:ascii="Wingdings" w:hAnsi="Wingdings" w:hint="default"/>
      </w:rPr>
    </w:lvl>
    <w:lvl w:ilvl="5" w:tplc="04090005" w:tentative="1">
      <w:start w:val="1"/>
      <w:numFmt w:val="bullet"/>
      <w:lvlText w:val=""/>
      <w:lvlJc w:val="left"/>
      <w:pPr>
        <w:ind w:left="3800" w:hanging="400"/>
      </w:pPr>
      <w:rPr>
        <w:rFonts w:ascii="Wingdings" w:hAnsi="Wingdings" w:hint="default"/>
      </w:rPr>
    </w:lvl>
    <w:lvl w:ilvl="6" w:tplc="04090001" w:tentative="1">
      <w:start w:val="1"/>
      <w:numFmt w:val="bullet"/>
      <w:lvlText w:val=""/>
      <w:lvlJc w:val="left"/>
      <w:pPr>
        <w:ind w:left="4200" w:hanging="400"/>
      </w:pPr>
      <w:rPr>
        <w:rFonts w:ascii="Wingdings" w:hAnsi="Wingdings" w:hint="default"/>
      </w:rPr>
    </w:lvl>
    <w:lvl w:ilvl="7" w:tplc="04090003" w:tentative="1">
      <w:start w:val="1"/>
      <w:numFmt w:val="bullet"/>
      <w:lvlText w:val=""/>
      <w:lvlJc w:val="left"/>
      <w:pPr>
        <w:ind w:left="4600" w:hanging="400"/>
      </w:pPr>
      <w:rPr>
        <w:rFonts w:ascii="Wingdings" w:hAnsi="Wingdings" w:hint="default"/>
      </w:rPr>
    </w:lvl>
    <w:lvl w:ilvl="8" w:tplc="04090005" w:tentative="1">
      <w:start w:val="1"/>
      <w:numFmt w:val="bullet"/>
      <w:lvlText w:val=""/>
      <w:lvlJc w:val="left"/>
      <w:pPr>
        <w:ind w:left="5000" w:hanging="400"/>
      </w:pPr>
      <w:rPr>
        <w:rFonts w:ascii="Wingdings" w:hAnsi="Wingdings" w:hint="default"/>
      </w:rPr>
    </w:lvl>
  </w:abstractNum>
  <w:abstractNum w:abstractNumId="13" w15:restartNumberingAfterBreak="0">
    <w:nsid w:val="6E272402"/>
    <w:multiLevelType w:val="multilevel"/>
    <w:tmpl w:val="0409001F"/>
    <w:styleLink w:val="1"/>
    <w:lvl w:ilvl="0">
      <w:start w:val="1"/>
      <w:numFmt w:val="decimal"/>
      <w:lvlText w:val="%1."/>
      <w:lvlJc w:val="left"/>
      <w:pPr>
        <w:ind w:left="425" w:hanging="425"/>
      </w:pPr>
      <w:rPr>
        <w:rFonts w:hint="eastAsia"/>
      </w:rPr>
    </w:lvl>
    <w:lvl w:ilvl="1">
      <w:start w:val="1"/>
      <w:numFmt w:val="decimal"/>
      <w:lvlText w:val="%1.%2."/>
      <w:lvlJc w:val="left"/>
      <w:pPr>
        <w:ind w:left="767" w:hanging="567"/>
      </w:pPr>
      <w:rPr>
        <w:rFonts w:hint="eastAsia"/>
      </w:rPr>
    </w:lvl>
    <w:lvl w:ilvl="2">
      <w:start w:val="1"/>
      <w:numFmt w:val="decimal"/>
      <w:lvlText w:val="%1.%2.%3."/>
      <w:lvlJc w:val="left"/>
      <w:pPr>
        <w:ind w:left="1109" w:hanging="709"/>
      </w:pPr>
      <w:rPr>
        <w:rFonts w:hint="eastAsia"/>
      </w:rPr>
    </w:lvl>
    <w:lvl w:ilvl="3">
      <w:start w:val="1"/>
      <w:numFmt w:val="decimal"/>
      <w:lvlText w:val="%1.%2.%3.%4."/>
      <w:lvlJc w:val="left"/>
      <w:pPr>
        <w:ind w:left="1400" w:hanging="851"/>
      </w:pPr>
      <w:rPr>
        <w:rFonts w:hint="eastAsia"/>
      </w:rPr>
    </w:lvl>
    <w:lvl w:ilvl="4">
      <w:start w:val="1"/>
      <w:numFmt w:val="decimal"/>
      <w:lvlText w:val="%1.%2.%3.%4.%5."/>
      <w:lvlJc w:val="left"/>
      <w:pPr>
        <w:ind w:left="1592" w:hanging="992"/>
      </w:pPr>
      <w:rPr>
        <w:rFonts w:hint="eastAsia"/>
      </w:rPr>
    </w:lvl>
    <w:lvl w:ilvl="5">
      <w:start w:val="1"/>
      <w:numFmt w:val="decimal"/>
      <w:lvlText w:val="%1.%2.%3.%4.%5.%6."/>
      <w:lvlJc w:val="left"/>
      <w:pPr>
        <w:ind w:left="1934" w:hanging="1134"/>
      </w:pPr>
      <w:rPr>
        <w:rFonts w:hint="eastAsia"/>
      </w:rPr>
    </w:lvl>
    <w:lvl w:ilvl="6">
      <w:start w:val="1"/>
      <w:numFmt w:val="decimal"/>
      <w:lvlText w:val="%1.%2.%3.%4.%5.%6.%7."/>
      <w:lvlJc w:val="left"/>
      <w:pPr>
        <w:ind w:left="2276" w:hanging="1276"/>
      </w:pPr>
      <w:rPr>
        <w:rFonts w:hint="eastAsia"/>
      </w:rPr>
    </w:lvl>
    <w:lvl w:ilvl="7">
      <w:start w:val="1"/>
      <w:numFmt w:val="decimal"/>
      <w:lvlText w:val="%1.%2.%3.%4.%5.%6.%7.%8."/>
      <w:lvlJc w:val="left"/>
      <w:pPr>
        <w:ind w:left="2618" w:hanging="1418"/>
      </w:pPr>
      <w:rPr>
        <w:rFonts w:hint="eastAsia"/>
      </w:rPr>
    </w:lvl>
    <w:lvl w:ilvl="8">
      <w:start w:val="1"/>
      <w:numFmt w:val="decimal"/>
      <w:lvlText w:val="%1.%2.%3.%4.%5.%6.%7.%8.%9."/>
      <w:lvlJc w:val="left"/>
      <w:pPr>
        <w:ind w:left="2959" w:hanging="1559"/>
      </w:pPr>
      <w:rPr>
        <w:rFonts w:hint="eastAsia"/>
      </w:rPr>
    </w:lvl>
  </w:abstractNum>
  <w:abstractNum w:abstractNumId="14" w15:restartNumberingAfterBreak="0">
    <w:nsid w:val="71EF38E4"/>
    <w:multiLevelType w:val="multilevel"/>
    <w:tmpl w:val="0409001F"/>
    <w:numStyleLink w:val="1"/>
  </w:abstractNum>
  <w:abstractNum w:abstractNumId="15" w15:restartNumberingAfterBreak="0">
    <w:nsid w:val="72B37BC3"/>
    <w:multiLevelType w:val="hybridMultilevel"/>
    <w:tmpl w:val="CF848AE2"/>
    <w:lvl w:ilvl="0" w:tplc="F858CABA">
      <w:start w:val="4"/>
      <w:numFmt w:val="bullet"/>
      <w:lvlText w:val="-"/>
      <w:lvlJc w:val="left"/>
      <w:pPr>
        <w:ind w:left="1360" w:hanging="360"/>
      </w:pPr>
      <w:rPr>
        <w:rFonts w:ascii="맑은 고딕" w:eastAsia="맑은 고딕" w:hAnsi="맑은 고딕" w:cstheme="minorBidi" w:hint="eastAsia"/>
      </w:rPr>
    </w:lvl>
    <w:lvl w:ilvl="1" w:tplc="04090003" w:tentative="1">
      <w:start w:val="1"/>
      <w:numFmt w:val="bullet"/>
      <w:lvlText w:val=""/>
      <w:lvlJc w:val="left"/>
      <w:pPr>
        <w:ind w:left="1800" w:hanging="400"/>
      </w:pPr>
      <w:rPr>
        <w:rFonts w:ascii="Wingdings" w:hAnsi="Wingdings" w:hint="default"/>
      </w:rPr>
    </w:lvl>
    <w:lvl w:ilvl="2" w:tplc="04090005" w:tentative="1">
      <w:start w:val="1"/>
      <w:numFmt w:val="bullet"/>
      <w:lvlText w:val=""/>
      <w:lvlJc w:val="left"/>
      <w:pPr>
        <w:ind w:left="2200" w:hanging="400"/>
      </w:pPr>
      <w:rPr>
        <w:rFonts w:ascii="Wingdings" w:hAnsi="Wingdings" w:hint="default"/>
      </w:rPr>
    </w:lvl>
    <w:lvl w:ilvl="3" w:tplc="04090001" w:tentative="1">
      <w:start w:val="1"/>
      <w:numFmt w:val="bullet"/>
      <w:lvlText w:val=""/>
      <w:lvlJc w:val="left"/>
      <w:pPr>
        <w:ind w:left="2600" w:hanging="400"/>
      </w:pPr>
      <w:rPr>
        <w:rFonts w:ascii="Wingdings" w:hAnsi="Wingdings" w:hint="default"/>
      </w:rPr>
    </w:lvl>
    <w:lvl w:ilvl="4" w:tplc="04090003" w:tentative="1">
      <w:start w:val="1"/>
      <w:numFmt w:val="bullet"/>
      <w:lvlText w:val=""/>
      <w:lvlJc w:val="left"/>
      <w:pPr>
        <w:ind w:left="3000" w:hanging="400"/>
      </w:pPr>
      <w:rPr>
        <w:rFonts w:ascii="Wingdings" w:hAnsi="Wingdings" w:hint="default"/>
      </w:rPr>
    </w:lvl>
    <w:lvl w:ilvl="5" w:tplc="04090005" w:tentative="1">
      <w:start w:val="1"/>
      <w:numFmt w:val="bullet"/>
      <w:lvlText w:val=""/>
      <w:lvlJc w:val="left"/>
      <w:pPr>
        <w:ind w:left="3400" w:hanging="400"/>
      </w:pPr>
      <w:rPr>
        <w:rFonts w:ascii="Wingdings" w:hAnsi="Wingdings" w:hint="default"/>
      </w:rPr>
    </w:lvl>
    <w:lvl w:ilvl="6" w:tplc="04090001" w:tentative="1">
      <w:start w:val="1"/>
      <w:numFmt w:val="bullet"/>
      <w:lvlText w:val=""/>
      <w:lvlJc w:val="left"/>
      <w:pPr>
        <w:ind w:left="3800" w:hanging="400"/>
      </w:pPr>
      <w:rPr>
        <w:rFonts w:ascii="Wingdings" w:hAnsi="Wingdings" w:hint="default"/>
      </w:rPr>
    </w:lvl>
    <w:lvl w:ilvl="7" w:tplc="04090003" w:tentative="1">
      <w:start w:val="1"/>
      <w:numFmt w:val="bullet"/>
      <w:lvlText w:val=""/>
      <w:lvlJc w:val="left"/>
      <w:pPr>
        <w:ind w:left="4200" w:hanging="400"/>
      </w:pPr>
      <w:rPr>
        <w:rFonts w:ascii="Wingdings" w:hAnsi="Wingdings" w:hint="default"/>
      </w:rPr>
    </w:lvl>
    <w:lvl w:ilvl="8" w:tplc="04090005" w:tentative="1">
      <w:start w:val="1"/>
      <w:numFmt w:val="bullet"/>
      <w:lvlText w:val=""/>
      <w:lvlJc w:val="left"/>
      <w:pPr>
        <w:ind w:left="4600" w:hanging="400"/>
      </w:pPr>
      <w:rPr>
        <w:rFonts w:ascii="Wingdings" w:hAnsi="Wingdings" w:hint="default"/>
      </w:rPr>
    </w:lvl>
  </w:abstractNum>
  <w:num w:numId="1" w16cid:durableId="598567197">
    <w:abstractNumId w:val="6"/>
  </w:num>
  <w:num w:numId="2" w16cid:durableId="1402604067">
    <w:abstractNumId w:val="0"/>
  </w:num>
  <w:num w:numId="3" w16cid:durableId="205802922">
    <w:abstractNumId w:val="4"/>
  </w:num>
  <w:num w:numId="4" w16cid:durableId="690104499">
    <w:abstractNumId w:val="14"/>
  </w:num>
  <w:num w:numId="5" w16cid:durableId="1854688641">
    <w:abstractNumId w:val="1"/>
  </w:num>
  <w:num w:numId="6" w16cid:durableId="850492335">
    <w:abstractNumId w:val="13"/>
  </w:num>
  <w:num w:numId="7" w16cid:durableId="1314791177">
    <w:abstractNumId w:val="2"/>
  </w:num>
  <w:num w:numId="8" w16cid:durableId="1366296886">
    <w:abstractNumId w:val="11"/>
  </w:num>
  <w:num w:numId="9" w16cid:durableId="86731626">
    <w:abstractNumId w:val="12"/>
  </w:num>
  <w:num w:numId="10" w16cid:durableId="1814986617">
    <w:abstractNumId w:val="3"/>
  </w:num>
  <w:num w:numId="11" w16cid:durableId="126434582">
    <w:abstractNumId w:val="7"/>
  </w:num>
  <w:num w:numId="12" w16cid:durableId="971713449">
    <w:abstractNumId w:val="9"/>
  </w:num>
  <w:num w:numId="13" w16cid:durableId="202986152">
    <w:abstractNumId w:val="15"/>
  </w:num>
  <w:num w:numId="14" w16cid:durableId="410197695">
    <w:abstractNumId w:val="5"/>
  </w:num>
  <w:num w:numId="15" w16cid:durableId="989869247">
    <w:abstractNumId w:val="8"/>
  </w:num>
  <w:num w:numId="16" w16cid:durableId="898172585">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김은수">
    <w15:presenceInfo w15:providerId="AD" w15:userId="S::kes0481@to-doc.com::b0dce216-3cf2-4a38-8361-f3e3bb1865f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bordersDoNotSurroundHeader/>
  <w:bordersDoNotSurroundFooter/>
  <w:trackRevisions/>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41A6"/>
    <w:rsid w:val="00001120"/>
    <w:rsid w:val="000130B6"/>
    <w:rsid w:val="00016F3E"/>
    <w:rsid w:val="00041970"/>
    <w:rsid w:val="00097D94"/>
    <w:rsid w:val="000A3650"/>
    <w:rsid w:val="000A7F4A"/>
    <w:rsid w:val="000D1FD1"/>
    <w:rsid w:val="000E1528"/>
    <w:rsid w:val="000E30B0"/>
    <w:rsid w:val="000F520F"/>
    <w:rsid w:val="00115637"/>
    <w:rsid w:val="00121E8C"/>
    <w:rsid w:val="00130A87"/>
    <w:rsid w:val="001316EF"/>
    <w:rsid w:val="00133409"/>
    <w:rsid w:val="00136C40"/>
    <w:rsid w:val="00172BC1"/>
    <w:rsid w:val="001A10A5"/>
    <w:rsid w:val="001C14CA"/>
    <w:rsid w:val="001D27EA"/>
    <w:rsid w:val="001D76DF"/>
    <w:rsid w:val="001E1111"/>
    <w:rsid w:val="001F2E86"/>
    <w:rsid w:val="001F3CD0"/>
    <w:rsid w:val="00200E43"/>
    <w:rsid w:val="00202AB0"/>
    <w:rsid w:val="00205BFD"/>
    <w:rsid w:val="002134EA"/>
    <w:rsid w:val="002159A2"/>
    <w:rsid w:val="00221288"/>
    <w:rsid w:val="00234444"/>
    <w:rsid w:val="0023742D"/>
    <w:rsid w:val="0024589F"/>
    <w:rsid w:val="00261D9C"/>
    <w:rsid w:val="00265649"/>
    <w:rsid w:val="00266B81"/>
    <w:rsid w:val="00270A2F"/>
    <w:rsid w:val="0027361B"/>
    <w:rsid w:val="00274614"/>
    <w:rsid w:val="00276CBF"/>
    <w:rsid w:val="00291F0B"/>
    <w:rsid w:val="00292BF7"/>
    <w:rsid w:val="002B36F4"/>
    <w:rsid w:val="002B7B95"/>
    <w:rsid w:val="002C3103"/>
    <w:rsid w:val="002D105B"/>
    <w:rsid w:val="002E5195"/>
    <w:rsid w:val="0030405B"/>
    <w:rsid w:val="00306BAD"/>
    <w:rsid w:val="00307127"/>
    <w:rsid w:val="00320A5C"/>
    <w:rsid w:val="003325E9"/>
    <w:rsid w:val="003368D7"/>
    <w:rsid w:val="00337F45"/>
    <w:rsid w:val="003538FB"/>
    <w:rsid w:val="00360096"/>
    <w:rsid w:val="00366D61"/>
    <w:rsid w:val="00382401"/>
    <w:rsid w:val="003906EC"/>
    <w:rsid w:val="003C1C00"/>
    <w:rsid w:val="003D05BD"/>
    <w:rsid w:val="003D148E"/>
    <w:rsid w:val="003D56D0"/>
    <w:rsid w:val="003F7631"/>
    <w:rsid w:val="0040063C"/>
    <w:rsid w:val="00400728"/>
    <w:rsid w:val="00403883"/>
    <w:rsid w:val="00407B2B"/>
    <w:rsid w:val="00414026"/>
    <w:rsid w:val="00424DC9"/>
    <w:rsid w:val="00464142"/>
    <w:rsid w:val="0046679E"/>
    <w:rsid w:val="00470668"/>
    <w:rsid w:val="004848A3"/>
    <w:rsid w:val="00491AF1"/>
    <w:rsid w:val="00497583"/>
    <w:rsid w:val="004A0334"/>
    <w:rsid w:val="004A3D6C"/>
    <w:rsid w:val="004C1D39"/>
    <w:rsid w:val="004C233E"/>
    <w:rsid w:val="004C55F4"/>
    <w:rsid w:val="004D4EB0"/>
    <w:rsid w:val="00506942"/>
    <w:rsid w:val="00511DFF"/>
    <w:rsid w:val="0051690D"/>
    <w:rsid w:val="00523B1B"/>
    <w:rsid w:val="005500F9"/>
    <w:rsid w:val="005664EB"/>
    <w:rsid w:val="005902D1"/>
    <w:rsid w:val="005918E4"/>
    <w:rsid w:val="005A1469"/>
    <w:rsid w:val="005A6C63"/>
    <w:rsid w:val="005B173B"/>
    <w:rsid w:val="005C513A"/>
    <w:rsid w:val="0060421C"/>
    <w:rsid w:val="00604400"/>
    <w:rsid w:val="006057C8"/>
    <w:rsid w:val="00611714"/>
    <w:rsid w:val="006153C0"/>
    <w:rsid w:val="0062041F"/>
    <w:rsid w:val="006276B5"/>
    <w:rsid w:val="00627878"/>
    <w:rsid w:val="00631470"/>
    <w:rsid w:val="006354D2"/>
    <w:rsid w:val="0063792E"/>
    <w:rsid w:val="0064772C"/>
    <w:rsid w:val="0065764D"/>
    <w:rsid w:val="0066186F"/>
    <w:rsid w:val="006632E7"/>
    <w:rsid w:val="00665806"/>
    <w:rsid w:val="006865C0"/>
    <w:rsid w:val="00687F6D"/>
    <w:rsid w:val="006A229E"/>
    <w:rsid w:val="006A309D"/>
    <w:rsid w:val="006B336A"/>
    <w:rsid w:val="006C39EF"/>
    <w:rsid w:val="006D08E7"/>
    <w:rsid w:val="006D116F"/>
    <w:rsid w:val="006D1BCE"/>
    <w:rsid w:val="006D329B"/>
    <w:rsid w:val="006D4C4C"/>
    <w:rsid w:val="006E4133"/>
    <w:rsid w:val="006F1544"/>
    <w:rsid w:val="006F236D"/>
    <w:rsid w:val="006F50D5"/>
    <w:rsid w:val="00705267"/>
    <w:rsid w:val="00720122"/>
    <w:rsid w:val="00746495"/>
    <w:rsid w:val="00765C53"/>
    <w:rsid w:val="00772BC4"/>
    <w:rsid w:val="00775AC4"/>
    <w:rsid w:val="0078132F"/>
    <w:rsid w:val="00784A54"/>
    <w:rsid w:val="00796035"/>
    <w:rsid w:val="007A5235"/>
    <w:rsid w:val="007B63C1"/>
    <w:rsid w:val="007D4A6C"/>
    <w:rsid w:val="007E596F"/>
    <w:rsid w:val="007E5CD7"/>
    <w:rsid w:val="008042F9"/>
    <w:rsid w:val="00820B97"/>
    <w:rsid w:val="00822888"/>
    <w:rsid w:val="008257EA"/>
    <w:rsid w:val="0082702E"/>
    <w:rsid w:val="008476C1"/>
    <w:rsid w:val="008543CE"/>
    <w:rsid w:val="0087330E"/>
    <w:rsid w:val="00890C25"/>
    <w:rsid w:val="00895076"/>
    <w:rsid w:val="008B195C"/>
    <w:rsid w:val="008C30BF"/>
    <w:rsid w:val="008D783E"/>
    <w:rsid w:val="008F15BF"/>
    <w:rsid w:val="008F3FBC"/>
    <w:rsid w:val="00914F51"/>
    <w:rsid w:val="0091637C"/>
    <w:rsid w:val="0092307E"/>
    <w:rsid w:val="0092333C"/>
    <w:rsid w:val="0092382C"/>
    <w:rsid w:val="0093209E"/>
    <w:rsid w:val="00937307"/>
    <w:rsid w:val="009431E6"/>
    <w:rsid w:val="0094604B"/>
    <w:rsid w:val="009476AD"/>
    <w:rsid w:val="009649BF"/>
    <w:rsid w:val="00971DF2"/>
    <w:rsid w:val="00972E62"/>
    <w:rsid w:val="009779C8"/>
    <w:rsid w:val="00992B42"/>
    <w:rsid w:val="0099411C"/>
    <w:rsid w:val="009941A6"/>
    <w:rsid w:val="009945DA"/>
    <w:rsid w:val="009974EE"/>
    <w:rsid w:val="009B13B0"/>
    <w:rsid w:val="009C20B6"/>
    <w:rsid w:val="009D26B5"/>
    <w:rsid w:val="009F0D04"/>
    <w:rsid w:val="009F11C3"/>
    <w:rsid w:val="009F5081"/>
    <w:rsid w:val="00A037A1"/>
    <w:rsid w:val="00A06D9D"/>
    <w:rsid w:val="00A17C2B"/>
    <w:rsid w:val="00A30046"/>
    <w:rsid w:val="00A33B8C"/>
    <w:rsid w:val="00A3668F"/>
    <w:rsid w:val="00A459D5"/>
    <w:rsid w:val="00A51278"/>
    <w:rsid w:val="00A53B09"/>
    <w:rsid w:val="00A562A0"/>
    <w:rsid w:val="00A654AC"/>
    <w:rsid w:val="00A66B68"/>
    <w:rsid w:val="00A819FE"/>
    <w:rsid w:val="00A8432E"/>
    <w:rsid w:val="00A86F89"/>
    <w:rsid w:val="00A9171F"/>
    <w:rsid w:val="00AB7145"/>
    <w:rsid w:val="00AC0235"/>
    <w:rsid w:val="00AF01B4"/>
    <w:rsid w:val="00AF0CE6"/>
    <w:rsid w:val="00AF4D17"/>
    <w:rsid w:val="00AF6A38"/>
    <w:rsid w:val="00B01B49"/>
    <w:rsid w:val="00B05E67"/>
    <w:rsid w:val="00B11B84"/>
    <w:rsid w:val="00B23F2F"/>
    <w:rsid w:val="00B33966"/>
    <w:rsid w:val="00B427C8"/>
    <w:rsid w:val="00B46AE0"/>
    <w:rsid w:val="00B972BB"/>
    <w:rsid w:val="00BA7634"/>
    <w:rsid w:val="00BD1BF8"/>
    <w:rsid w:val="00BF13D5"/>
    <w:rsid w:val="00C0074D"/>
    <w:rsid w:val="00C21123"/>
    <w:rsid w:val="00C41441"/>
    <w:rsid w:val="00C425B2"/>
    <w:rsid w:val="00C46AA2"/>
    <w:rsid w:val="00C5400A"/>
    <w:rsid w:val="00C72697"/>
    <w:rsid w:val="00C7602B"/>
    <w:rsid w:val="00C93541"/>
    <w:rsid w:val="00C97B66"/>
    <w:rsid w:val="00CA1669"/>
    <w:rsid w:val="00CA26E6"/>
    <w:rsid w:val="00CA6E93"/>
    <w:rsid w:val="00CB7E99"/>
    <w:rsid w:val="00CD39D7"/>
    <w:rsid w:val="00CD4688"/>
    <w:rsid w:val="00CE4038"/>
    <w:rsid w:val="00D00C4A"/>
    <w:rsid w:val="00D079D2"/>
    <w:rsid w:val="00D173FC"/>
    <w:rsid w:val="00D234B7"/>
    <w:rsid w:val="00D250E0"/>
    <w:rsid w:val="00D47AC9"/>
    <w:rsid w:val="00D55B78"/>
    <w:rsid w:val="00D66A59"/>
    <w:rsid w:val="00D97490"/>
    <w:rsid w:val="00DA22DA"/>
    <w:rsid w:val="00DB644D"/>
    <w:rsid w:val="00DC4271"/>
    <w:rsid w:val="00DD5014"/>
    <w:rsid w:val="00DE2049"/>
    <w:rsid w:val="00DE4A9A"/>
    <w:rsid w:val="00DF287D"/>
    <w:rsid w:val="00E1006D"/>
    <w:rsid w:val="00E16FA3"/>
    <w:rsid w:val="00E209BF"/>
    <w:rsid w:val="00E4523C"/>
    <w:rsid w:val="00E524E1"/>
    <w:rsid w:val="00E526F8"/>
    <w:rsid w:val="00E53A87"/>
    <w:rsid w:val="00E5414C"/>
    <w:rsid w:val="00E56DFA"/>
    <w:rsid w:val="00E84D31"/>
    <w:rsid w:val="00E91E78"/>
    <w:rsid w:val="00EA11E5"/>
    <w:rsid w:val="00EB6AD0"/>
    <w:rsid w:val="00EC1B78"/>
    <w:rsid w:val="00EC5A64"/>
    <w:rsid w:val="00ED6411"/>
    <w:rsid w:val="00EF38D4"/>
    <w:rsid w:val="00F06FC6"/>
    <w:rsid w:val="00F07D42"/>
    <w:rsid w:val="00F21B5D"/>
    <w:rsid w:val="00F31E23"/>
    <w:rsid w:val="00F46FB8"/>
    <w:rsid w:val="00F47D22"/>
    <w:rsid w:val="00F51A77"/>
    <w:rsid w:val="00F57551"/>
    <w:rsid w:val="00F6447C"/>
    <w:rsid w:val="00F77A6F"/>
    <w:rsid w:val="00F834E8"/>
    <w:rsid w:val="00FA493B"/>
    <w:rsid w:val="00FB0F06"/>
    <w:rsid w:val="00FB1FAA"/>
    <w:rsid w:val="00FB6C88"/>
    <w:rsid w:val="00FD05C0"/>
    <w:rsid w:val="00FD5B5D"/>
    <w:rsid w:val="00FF417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183E8C"/>
  <w15:chartTrackingRefBased/>
  <w15:docId w15:val="{4A899B1C-EB5B-4DD6-BFC2-D9C3E1C84F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0">
    <w:name w:val="heading 1"/>
    <w:basedOn w:val="a"/>
    <w:next w:val="a"/>
    <w:link w:val="1Char"/>
    <w:uiPriority w:val="9"/>
    <w:qFormat/>
    <w:rsid w:val="0024589F"/>
    <w:pPr>
      <w:keepNext/>
      <w:outlineLvl w:val="0"/>
    </w:pPr>
    <w:rPr>
      <w:rFonts w:asciiTheme="majorHAnsi" w:eastAsiaTheme="majorEastAsia" w:hAnsiTheme="majorHAnsi" w:cstheme="majorBidi"/>
      <w:sz w:val="28"/>
      <w:szCs w:val="28"/>
    </w:rPr>
  </w:style>
  <w:style w:type="paragraph" w:styleId="2">
    <w:name w:val="heading 2"/>
    <w:basedOn w:val="a"/>
    <w:next w:val="a"/>
    <w:link w:val="2Char"/>
    <w:uiPriority w:val="9"/>
    <w:unhideWhenUsed/>
    <w:qFormat/>
    <w:rsid w:val="0024589F"/>
    <w:pPr>
      <w:keepNext/>
      <w:outlineLvl w:val="1"/>
    </w:pPr>
    <w:rPr>
      <w:rFonts w:asciiTheme="majorHAnsi" w:eastAsiaTheme="majorEastAsia" w:hAnsiTheme="majorHAnsi" w:cstheme="majorBidi"/>
    </w:rPr>
  </w:style>
  <w:style w:type="paragraph" w:styleId="3">
    <w:name w:val="heading 3"/>
    <w:basedOn w:val="a"/>
    <w:next w:val="a"/>
    <w:link w:val="3Char"/>
    <w:uiPriority w:val="9"/>
    <w:unhideWhenUsed/>
    <w:qFormat/>
    <w:rsid w:val="00E84D31"/>
    <w:pPr>
      <w:keepNext/>
      <w:ind w:leftChars="300" w:left="300" w:hangingChars="200" w:hanging="2000"/>
      <w:outlineLvl w:val="2"/>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3325E9"/>
    <w:pPr>
      <w:tabs>
        <w:tab w:val="center" w:pos="4513"/>
        <w:tab w:val="right" w:pos="9026"/>
      </w:tabs>
      <w:snapToGrid w:val="0"/>
    </w:pPr>
  </w:style>
  <w:style w:type="character" w:customStyle="1" w:styleId="Char">
    <w:name w:val="머리글 Char"/>
    <w:basedOn w:val="a0"/>
    <w:link w:val="a3"/>
    <w:uiPriority w:val="99"/>
    <w:rsid w:val="003325E9"/>
  </w:style>
  <w:style w:type="paragraph" w:styleId="a4">
    <w:name w:val="footer"/>
    <w:basedOn w:val="a"/>
    <w:link w:val="Char0"/>
    <w:uiPriority w:val="99"/>
    <w:unhideWhenUsed/>
    <w:rsid w:val="003325E9"/>
    <w:pPr>
      <w:tabs>
        <w:tab w:val="center" w:pos="4513"/>
        <w:tab w:val="right" w:pos="9026"/>
      </w:tabs>
      <w:snapToGrid w:val="0"/>
    </w:pPr>
  </w:style>
  <w:style w:type="character" w:customStyle="1" w:styleId="Char0">
    <w:name w:val="바닥글 Char"/>
    <w:basedOn w:val="a0"/>
    <w:link w:val="a4"/>
    <w:uiPriority w:val="99"/>
    <w:rsid w:val="003325E9"/>
  </w:style>
  <w:style w:type="table" w:styleId="a5">
    <w:name w:val="Table Grid"/>
    <w:basedOn w:val="a1"/>
    <w:uiPriority w:val="59"/>
    <w:rsid w:val="003325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Balloon Text"/>
    <w:basedOn w:val="a"/>
    <w:link w:val="Char1"/>
    <w:uiPriority w:val="99"/>
    <w:semiHidden/>
    <w:unhideWhenUsed/>
    <w:rsid w:val="003325E9"/>
    <w:pPr>
      <w:spacing w:after="0" w:line="240" w:lineRule="auto"/>
    </w:pPr>
    <w:rPr>
      <w:rFonts w:asciiTheme="majorHAnsi" w:eastAsiaTheme="majorEastAsia" w:hAnsiTheme="majorHAnsi" w:cstheme="majorBidi"/>
      <w:sz w:val="18"/>
      <w:szCs w:val="18"/>
    </w:rPr>
  </w:style>
  <w:style w:type="character" w:customStyle="1" w:styleId="Char1">
    <w:name w:val="풍선 도움말 텍스트 Char"/>
    <w:basedOn w:val="a0"/>
    <w:link w:val="a6"/>
    <w:uiPriority w:val="99"/>
    <w:semiHidden/>
    <w:rsid w:val="003325E9"/>
    <w:rPr>
      <w:rFonts w:asciiTheme="majorHAnsi" w:eastAsiaTheme="majorEastAsia" w:hAnsiTheme="majorHAnsi" w:cstheme="majorBidi"/>
      <w:sz w:val="18"/>
      <w:szCs w:val="18"/>
    </w:rPr>
  </w:style>
  <w:style w:type="character" w:styleId="a7">
    <w:name w:val="line number"/>
    <w:basedOn w:val="a0"/>
    <w:uiPriority w:val="99"/>
    <w:semiHidden/>
    <w:unhideWhenUsed/>
    <w:rsid w:val="00EC1B78"/>
  </w:style>
  <w:style w:type="paragraph" w:styleId="a8">
    <w:name w:val="List Paragraph"/>
    <w:basedOn w:val="a"/>
    <w:uiPriority w:val="34"/>
    <w:qFormat/>
    <w:rsid w:val="00366D61"/>
    <w:pPr>
      <w:ind w:leftChars="400" w:left="800"/>
    </w:pPr>
  </w:style>
  <w:style w:type="table" w:customStyle="1" w:styleId="11">
    <w:name w:val="표 구분선1"/>
    <w:basedOn w:val="a1"/>
    <w:next w:val="a5"/>
    <w:uiPriority w:val="59"/>
    <w:rsid w:val="005C51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9">
    <w:name w:val="바탕글"/>
    <w:basedOn w:val="a"/>
    <w:rsid w:val="0091637C"/>
    <w:pPr>
      <w:snapToGrid w:val="0"/>
      <w:spacing w:after="0" w:line="384" w:lineRule="auto"/>
      <w:textAlignment w:val="baseline"/>
    </w:pPr>
    <w:rPr>
      <w:rFonts w:ascii="바탕" w:eastAsia="굴림" w:hAnsi="굴림" w:cs="굴림"/>
      <w:color w:val="000000"/>
      <w:kern w:val="0"/>
      <w:szCs w:val="20"/>
    </w:rPr>
  </w:style>
  <w:style w:type="character" w:customStyle="1" w:styleId="1Char">
    <w:name w:val="제목 1 Char"/>
    <w:basedOn w:val="a0"/>
    <w:link w:val="10"/>
    <w:uiPriority w:val="9"/>
    <w:rsid w:val="0024589F"/>
    <w:rPr>
      <w:rFonts w:asciiTheme="majorHAnsi" w:eastAsiaTheme="majorEastAsia" w:hAnsiTheme="majorHAnsi" w:cstheme="majorBidi"/>
      <w:sz w:val="28"/>
      <w:szCs w:val="28"/>
    </w:rPr>
  </w:style>
  <w:style w:type="numbering" w:customStyle="1" w:styleId="1">
    <w:name w:val="스타일1"/>
    <w:uiPriority w:val="99"/>
    <w:rsid w:val="0024589F"/>
    <w:pPr>
      <w:numPr>
        <w:numId w:val="6"/>
      </w:numPr>
    </w:pPr>
  </w:style>
  <w:style w:type="character" w:customStyle="1" w:styleId="2Char">
    <w:name w:val="제목 2 Char"/>
    <w:basedOn w:val="a0"/>
    <w:link w:val="2"/>
    <w:uiPriority w:val="9"/>
    <w:rsid w:val="0024589F"/>
    <w:rPr>
      <w:rFonts w:asciiTheme="majorHAnsi" w:eastAsiaTheme="majorEastAsia" w:hAnsiTheme="majorHAnsi" w:cstheme="majorBidi"/>
    </w:rPr>
  </w:style>
  <w:style w:type="character" w:customStyle="1" w:styleId="3Char">
    <w:name w:val="제목 3 Char"/>
    <w:basedOn w:val="a0"/>
    <w:link w:val="3"/>
    <w:uiPriority w:val="9"/>
    <w:rsid w:val="00E84D31"/>
    <w:rPr>
      <w:rFonts w:asciiTheme="majorHAnsi" w:eastAsiaTheme="majorEastAsia" w:hAnsiTheme="majorHAnsi" w:cstheme="majorBidi"/>
    </w:rPr>
  </w:style>
  <w:style w:type="paragraph" w:styleId="TOC">
    <w:name w:val="TOC Heading"/>
    <w:basedOn w:val="10"/>
    <w:next w:val="a"/>
    <w:uiPriority w:val="39"/>
    <w:unhideWhenUsed/>
    <w:qFormat/>
    <w:rsid w:val="00C97B66"/>
    <w:pPr>
      <w:keepLines/>
      <w:widowControl/>
      <w:wordWrap/>
      <w:autoSpaceDE/>
      <w:autoSpaceDN/>
      <w:spacing w:before="240" w:after="0"/>
      <w:jc w:val="left"/>
      <w:outlineLvl w:val="9"/>
    </w:pPr>
    <w:rPr>
      <w:color w:val="2F5496" w:themeColor="accent1" w:themeShade="BF"/>
      <w:kern w:val="0"/>
      <w:sz w:val="32"/>
      <w:szCs w:val="32"/>
    </w:rPr>
  </w:style>
  <w:style w:type="paragraph" w:styleId="12">
    <w:name w:val="toc 1"/>
    <w:basedOn w:val="a"/>
    <w:next w:val="a"/>
    <w:autoRedefine/>
    <w:uiPriority w:val="39"/>
    <w:unhideWhenUsed/>
    <w:rsid w:val="00C97B66"/>
    <w:pPr>
      <w:tabs>
        <w:tab w:val="left" w:pos="425"/>
        <w:tab w:val="right" w:leader="dot" w:pos="9628"/>
      </w:tabs>
      <w:spacing w:after="0"/>
    </w:pPr>
  </w:style>
  <w:style w:type="paragraph" w:styleId="20">
    <w:name w:val="toc 2"/>
    <w:basedOn w:val="a"/>
    <w:next w:val="a"/>
    <w:autoRedefine/>
    <w:uiPriority w:val="39"/>
    <w:unhideWhenUsed/>
    <w:rsid w:val="00C97B66"/>
    <w:pPr>
      <w:ind w:leftChars="200" w:left="425"/>
    </w:pPr>
  </w:style>
  <w:style w:type="character" w:styleId="aa">
    <w:name w:val="Hyperlink"/>
    <w:basedOn w:val="a0"/>
    <w:uiPriority w:val="99"/>
    <w:unhideWhenUsed/>
    <w:rsid w:val="00C97B66"/>
    <w:rPr>
      <w:color w:val="0563C1" w:themeColor="hyperlink"/>
      <w:u w:val="single"/>
    </w:rPr>
  </w:style>
  <w:style w:type="paragraph" w:styleId="ab">
    <w:name w:val="caption"/>
    <w:basedOn w:val="a"/>
    <w:next w:val="a"/>
    <w:uiPriority w:val="35"/>
    <w:unhideWhenUsed/>
    <w:qFormat/>
    <w:rsid w:val="00464142"/>
    <w:rPr>
      <w:b/>
      <w:bCs/>
      <w:szCs w:val="20"/>
    </w:rPr>
  </w:style>
  <w:style w:type="paragraph" w:styleId="ac">
    <w:name w:val="No Spacing"/>
    <w:uiPriority w:val="1"/>
    <w:qFormat/>
    <w:rsid w:val="00EC5A64"/>
    <w:pPr>
      <w:widowControl w:val="0"/>
      <w:wordWrap w:val="0"/>
      <w:autoSpaceDE w:val="0"/>
      <w:autoSpaceDN w:val="0"/>
      <w:spacing w:after="0" w:line="240" w:lineRule="auto"/>
    </w:pPr>
  </w:style>
  <w:style w:type="paragraph" w:styleId="30">
    <w:name w:val="toc 3"/>
    <w:basedOn w:val="a"/>
    <w:next w:val="a"/>
    <w:autoRedefine/>
    <w:uiPriority w:val="39"/>
    <w:unhideWhenUsed/>
    <w:rsid w:val="001D27EA"/>
    <w:pPr>
      <w:ind w:leftChars="400" w:left="850"/>
    </w:pPr>
  </w:style>
  <w:style w:type="character" w:customStyle="1" w:styleId="hps">
    <w:name w:val="hps"/>
    <w:basedOn w:val="a0"/>
    <w:rsid w:val="00A459D5"/>
  </w:style>
  <w:style w:type="character" w:styleId="ad">
    <w:name w:val="page number"/>
    <w:basedOn w:val="a0"/>
    <w:rsid w:val="00FA493B"/>
  </w:style>
  <w:style w:type="paragraph" w:styleId="ae">
    <w:name w:val="Revision"/>
    <w:hidden/>
    <w:uiPriority w:val="99"/>
    <w:semiHidden/>
    <w:rsid w:val="007B63C1"/>
    <w:pPr>
      <w:spacing w:after="0" w:line="240" w:lineRule="auto"/>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598404">
      <w:bodyDiv w:val="1"/>
      <w:marLeft w:val="0"/>
      <w:marRight w:val="0"/>
      <w:marTop w:val="0"/>
      <w:marBottom w:val="0"/>
      <w:divBdr>
        <w:top w:val="none" w:sz="0" w:space="0" w:color="auto"/>
        <w:left w:val="none" w:sz="0" w:space="0" w:color="auto"/>
        <w:bottom w:val="none" w:sz="0" w:space="0" w:color="auto"/>
        <w:right w:val="none" w:sz="0" w:space="0" w:color="auto"/>
      </w:divBdr>
    </w:div>
    <w:div w:id="223152167">
      <w:bodyDiv w:val="1"/>
      <w:marLeft w:val="0"/>
      <w:marRight w:val="0"/>
      <w:marTop w:val="0"/>
      <w:marBottom w:val="0"/>
      <w:divBdr>
        <w:top w:val="none" w:sz="0" w:space="0" w:color="auto"/>
        <w:left w:val="none" w:sz="0" w:space="0" w:color="auto"/>
        <w:bottom w:val="none" w:sz="0" w:space="0" w:color="auto"/>
        <w:right w:val="none" w:sz="0" w:space="0" w:color="auto"/>
      </w:divBdr>
    </w:div>
    <w:div w:id="1005791929">
      <w:bodyDiv w:val="1"/>
      <w:marLeft w:val="0"/>
      <w:marRight w:val="0"/>
      <w:marTop w:val="0"/>
      <w:marBottom w:val="0"/>
      <w:divBdr>
        <w:top w:val="none" w:sz="0" w:space="0" w:color="auto"/>
        <w:left w:val="none" w:sz="0" w:space="0" w:color="auto"/>
        <w:bottom w:val="none" w:sz="0" w:space="0" w:color="auto"/>
        <w:right w:val="none" w:sz="0" w:space="0" w:color="auto"/>
      </w:divBdr>
    </w:div>
    <w:div w:id="1391727459">
      <w:bodyDiv w:val="1"/>
      <w:marLeft w:val="0"/>
      <w:marRight w:val="0"/>
      <w:marTop w:val="0"/>
      <w:marBottom w:val="0"/>
      <w:divBdr>
        <w:top w:val="none" w:sz="0" w:space="0" w:color="auto"/>
        <w:left w:val="none" w:sz="0" w:space="0" w:color="auto"/>
        <w:bottom w:val="none" w:sz="0" w:space="0" w:color="auto"/>
        <w:right w:val="none" w:sz="0" w:space="0" w:color="auto"/>
      </w:divBdr>
    </w:div>
    <w:div w:id="1417484606">
      <w:bodyDiv w:val="1"/>
      <w:marLeft w:val="0"/>
      <w:marRight w:val="0"/>
      <w:marTop w:val="0"/>
      <w:marBottom w:val="0"/>
      <w:divBdr>
        <w:top w:val="none" w:sz="0" w:space="0" w:color="auto"/>
        <w:left w:val="none" w:sz="0" w:space="0" w:color="auto"/>
        <w:bottom w:val="none" w:sz="0" w:space="0" w:color="auto"/>
        <w:right w:val="none" w:sz="0" w:space="0" w:color="auto"/>
      </w:divBdr>
    </w:div>
    <w:div w:id="1583375781">
      <w:bodyDiv w:val="1"/>
      <w:marLeft w:val="0"/>
      <w:marRight w:val="0"/>
      <w:marTop w:val="0"/>
      <w:marBottom w:val="0"/>
      <w:divBdr>
        <w:top w:val="none" w:sz="0" w:space="0" w:color="auto"/>
        <w:left w:val="none" w:sz="0" w:space="0" w:color="auto"/>
        <w:bottom w:val="none" w:sz="0" w:space="0" w:color="auto"/>
        <w:right w:val="none" w:sz="0" w:space="0" w:color="auto"/>
      </w:divBdr>
    </w:div>
    <w:div w:id="17727768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microsoft.com/office/2011/relationships/people" Target="peop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B80C0F-B798-462D-9893-F667FBACDF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339</TotalTime>
  <Pages>1</Pages>
  <Words>660</Words>
  <Characters>3768</Characters>
  <Application>Microsoft Office Word</Application>
  <DocSecurity>0</DocSecurity>
  <Lines>31</Lines>
  <Paragraphs>8</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4420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김은수</cp:lastModifiedBy>
  <cp:revision>1</cp:revision>
  <dcterms:created xsi:type="dcterms:W3CDTF">2026-09-28T05:23:00Z</dcterms:created>
  <dcterms:modified xsi:type="dcterms:W3CDTF">2026-09-28T05:23:00Z</dcterms:modified>
</cp:coreProperties>
</file>