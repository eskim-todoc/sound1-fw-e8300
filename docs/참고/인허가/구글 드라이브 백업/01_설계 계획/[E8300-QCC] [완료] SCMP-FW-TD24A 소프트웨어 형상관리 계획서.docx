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15DB03F9" w:rsidR="00F21B5D" w:rsidRDefault="00F21B5D" w:rsidP="00094EB4">
      <w:pPr>
        <w:spacing w:after="0" w:line="240" w:lineRule="auto"/>
        <w:rPr>
          <w:b/>
          <w:szCs w:val="20"/>
        </w:rPr>
      </w:pPr>
    </w:p>
    <w:p w14:paraId="0E342C18" w14:textId="14C46A4F" w:rsidR="00094EB4" w:rsidRDefault="00094EB4" w:rsidP="00094EB4">
      <w:pPr>
        <w:spacing w:after="0" w:line="240" w:lineRule="auto"/>
        <w:rPr>
          <w:b/>
          <w:szCs w:val="20"/>
        </w:rPr>
      </w:pPr>
    </w:p>
    <w:p w14:paraId="4E2F1611" w14:textId="77777777" w:rsidR="00094EB4" w:rsidRDefault="00094EB4" w:rsidP="00094EB4">
      <w:pPr>
        <w:spacing w:after="0" w:line="240" w:lineRule="auto"/>
        <w:rPr>
          <w:b/>
          <w:szCs w:val="20"/>
        </w:rPr>
      </w:pPr>
    </w:p>
    <w:p w14:paraId="64A658D8" w14:textId="77777777" w:rsidR="00F21B5D" w:rsidRDefault="00F21B5D" w:rsidP="00094EB4">
      <w:pPr>
        <w:spacing w:after="0" w:line="240" w:lineRule="auto"/>
        <w:rPr>
          <w:b/>
          <w:szCs w:val="20"/>
        </w:rPr>
      </w:pPr>
    </w:p>
    <w:p w14:paraId="5CAB2FEF" w14:textId="77777777" w:rsidR="00F21B5D" w:rsidRDefault="00F21B5D" w:rsidP="00094EB4">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3C4B816D" w14:textId="77777777" w:rsidR="00F05457" w:rsidRDefault="006865C0" w:rsidP="00094EB4">
            <w:pPr>
              <w:jc w:val="center"/>
              <w:rPr>
                <w:b/>
                <w:sz w:val="54"/>
                <w:szCs w:val="54"/>
              </w:rPr>
            </w:pPr>
            <w:r>
              <w:rPr>
                <w:rFonts w:hint="eastAsia"/>
                <w:b/>
                <w:sz w:val="54"/>
                <w:szCs w:val="54"/>
              </w:rPr>
              <w:t xml:space="preserve">소프트웨어 </w:t>
            </w:r>
            <w:r w:rsidR="00A73C84">
              <w:rPr>
                <w:rFonts w:hint="eastAsia"/>
                <w:b/>
                <w:sz w:val="54"/>
                <w:szCs w:val="54"/>
              </w:rPr>
              <w:t>형상관리</w:t>
            </w:r>
            <w:r>
              <w:rPr>
                <w:rFonts w:hint="eastAsia"/>
                <w:b/>
                <w:sz w:val="54"/>
                <w:szCs w:val="54"/>
              </w:rPr>
              <w:t xml:space="preserve"> 계획서</w:t>
            </w:r>
          </w:p>
          <w:p w14:paraId="2E5AB905" w14:textId="37B10C5D" w:rsidR="00F21B5D" w:rsidRPr="00D41DDB" w:rsidRDefault="00F05457" w:rsidP="00094EB4">
            <w:pPr>
              <w:jc w:val="center"/>
              <w:rPr>
                <w:b/>
                <w:sz w:val="54"/>
                <w:szCs w:val="5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r w:rsidR="00F21B5D" w:rsidRPr="00D41DDB">
              <w:rPr>
                <w:rFonts w:hint="eastAsia"/>
                <w:b/>
                <w:sz w:val="54"/>
                <w:szCs w:val="54"/>
              </w:rPr>
              <w:t xml:space="preserve"> </w:t>
            </w:r>
          </w:p>
        </w:tc>
      </w:tr>
    </w:tbl>
    <w:p w14:paraId="57E25421" w14:textId="77777777" w:rsidR="00F21B5D" w:rsidRDefault="00F21B5D" w:rsidP="00094EB4">
      <w:pPr>
        <w:spacing w:after="0" w:line="240" w:lineRule="auto"/>
        <w:jc w:val="left"/>
        <w:rPr>
          <w:b/>
          <w:szCs w:val="20"/>
        </w:rPr>
      </w:pPr>
    </w:p>
    <w:p w14:paraId="20C2535A" w14:textId="77777777" w:rsidR="00F21B5D" w:rsidRDefault="00F21B5D" w:rsidP="00094EB4">
      <w:pPr>
        <w:spacing w:after="0" w:line="240" w:lineRule="auto"/>
        <w:jc w:val="left"/>
        <w:rPr>
          <w:b/>
          <w:szCs w:val="20"/>
        </w:rPr>
      </w:pPr>
    </w:p>
    <w:p w14:paraId="29B03563" w14:textId="67A307BF" w:rsidR="00F21B5D" w:rsidRDefault="00F21B5D" w:rsidP="00094EB4">
      <w:pPr>
        <w:spacing w:after="0" w:line="240" w:lineRule="auto"/>
        <w:jc w:val="left"/>
        <w:rPr>
          <w:b/>
          <w:szCs w:val="20"/>
        </w:rPr>
      </w:pPr>
    </w:p>
    <w:p w14:paraId="746D1F32" w14:textId="54BBE805" w:rsidR="00094EB4" w:rsidRDefault="00094EB4" w:rsidP="00094EB4">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E30B51" w14:paraId="490C8BDF" w14:textId="77777777" w:rsidTr="00BB5E4A">
        <w:trPr>
          <w:trHeight w:val="456"/>
        </w:trPr>
        <w:tc>
          <w:tcPr>
            <w:tcW w:w="1362" w:type="dxa"/>
            <w:shd w:val="clear" w:color="auto" w:fill="E7E6E6" w:themeFill="background2"/>
          </w:tcPr>
          <w:p w14:paraId="719BC37A" w14:textId="77777777" w:rsidR="00E30B51" w:rsidRPr="00E2210A" w:rsidRDefault="00E30B51" w:rsidP="00BB5E4A">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7FA70ECF"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46F02631"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05F5FD8C"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E30B51" w14:paraId="2C36770D" w14:textId="77777777" w:rsidTr="00BB5E4A">
        <w:trPr>
          <w:trHeight w:val="456"/>
        </w:trPr>
        <w:tc>
          <w:tcPr>
            <w:tcW w:w="1362" w:type="dxa"/>
            <w:shd w:val="clear" w:color="auto" w:fill="E7E6E6" w:themeFill="background2"/>
            <w:vAlign w:val="center"/>
          </w:tcPr>
          <w:p w14:paraId="015EC3B4"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2B869421"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rPr>
            </w:pPr>
            <w:del w:id="2" w:author="김은수" w:date="2026-09-28T14:23:00Z" w16du:dateUtc="2026-09-28T05:23:00Z">
              <w:r w:rsidRPr="00E2210A">
                <w:rPr>
                  <w:rFonts w:asciiTheme="majorEastAsia" w:eastAsiaTheme="majorEastAsia" w:hAnsiTheme="majorEastAsia" w:cs="Tahoma" w:hint="eastAsia"/>
                  <w:szCs w:val="20"/>
                </w:rPr>
                <w:delText>임정우</w:delText>
              </w:r>
            </w:del>
            <w:ins w:id="3"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64ED7141"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041EC9F5" w14:textId="77777777" w:rsidR="00E30B51" w:rsidRPr="00E2210A" w:rsidRDefault="00E30B51" w:rsidP="00BB5E4A">
            <w:pPr>
              <w:wordWrap/>
              <w:spacing w:before="66" w:after="54" w:line="280" w:lineRule="exact"/>
              <w:jc w:val="center"/>
              <w:rPr>
                <w:rFonts w:asciiTheme="majorEastAsia" w:eastAsiaTheme="majorEastAsia" w:hAnsiTheme="majorEastAsia" w:cs="Tahoma"/>
                <w:color w:val="000000"/>
                <w:szCs w:val="20"/>
              </w:rPr>
            </w:pPr>
            <w:del w:id="4" w:author="김은수" w:date="2026-09-28T14:23:00Z" w16du:dateUtc="2026-09-28T05:23:00Z">
              <w:r w:rsidRPr="00E2210A">
                <w:rPr>
                  <w:rFonts w:asciiTheme="majorEastAsia" w:eastAsiaTheme="majorEastAsia" w:hAnsiTheme="majorEastAsia" w:cs="Tahoma" w:hint="eastAsia"/>
                  <w:szCs w:val="20"/>
                </w:rPr>
                <w:delText>이호승</w:delText>
              </w:r>
            </w:del>
          </w:p>
        </w:tc>
      </w:tr>
      <w:tr w:rsidR="00E30B51" w14:paraId="5691E36D" w14:textId="77777777" w:rsidTr="00BB5E4A">
        <w:trPr>
          <w:trHeight w:val="456"/>
        </w:trPr>
        <w:tc>
          <w:tcPr>
            <w:tcW w:w="1362" w:type="dxa"/>
            <w:shd w:val="clear" w:color="auto" w:fill="E7E6E6" w:themeFill="background2"/>
            <w:vAlign w:val="center"/>
          </w:tcPr>
          <w:p w14:paraId="4081E64B"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526CAA67"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lang w:val="x-none" w:bidi="en-US"/>
              </w:rPr>
            </w:pPr>
            <w:del w:id="5"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6"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2DD2257C"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71F4C762" w14:textId="77777777" w:rsidR="00E30B51" w:rsidRPr="00E2210A" w:rsidRDefault="00E30B51" w:rsidP="00BB5E4A">
            <w:pPr>
              <w:wordWrap/>
              <w:spacing w:before="66" w:after="54" w:line="280" w:lineRule="exact"/>
              <w:jc w:val="center"/>
              <w:rPr>
                <w:rFonts w:asciiTheme="majorEastAsia" w:eastAsiaTheme="majorEastAsia" w:hAnsiTheme="majorEastAsia" w:cs="Tahoma"/>
                <w:color w:val="000000"/>
                <w:szCs w:val="20"/>
              </w:rPr>
            </w:pPr>
            <w:del w:id="7"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E30B51" w14:paraId="46B3BA46" w14:textId="77777777" w:rsidTr="00BB5E4A">
        <w:trPr>
          <w:trHeight w:val="456"/>
        </w:trPr>
        <w:tc>
          <w:tcPr>
            <w:tcW w:w="1362" w:type="dxa"/>
            <w:shd w:val="clear" w:color="auto" w:fill="E7E6E6" w:themeFill="background2"/>
            <w:vAlign w:val="center"/>
          </w:tcPr>
          <w:p w14:paraId="35CEAAEF"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54806099" w14:textId="592B71B3" w:rsidR="00E30B51" w:rsidRPr="00E2210A" w:rsidRDefault="00C3699E" w:rsidP="00BB5E4A">
            <w:pPr>
              <w:wordWrap/>
              <w:spacing w:before="66" w:after="54" w:line="280" w:lineRule="exact"/>
              <w:jc w:val="center"/>
              <w:rPr>
                <w:rFonts w:asciiTheme="majorEastAsia" w:eastAsiaTheme="majorEastAsia" w:hAnsiTheme="majorEastAsia" w:cs="Tahoma"/>
                <w:color w:val="000000" w:themeColor="text1"/>
                <w:szCs w:val="20"/>
              </w:rPr>
            </w:pPr>
            <w:del w:id="8"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c>
          <w:tcPr>
            <w:tcW w:w="2581" w:type="dxa"/>
            <w:vAlign w:val="center"/>
          </w:tcPr>
          <w:p w14:paraId="5C06BC40" w14:textId="77777777" w:rsidR="00E30B51" w:rsidRPr="00E2210A" w:rsidRDefault="00E30B51" w:rsidP="00BB5E4A">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0970C7F5" w14:textId="3C17F7BF" w:rsidR="00E30B51" w:rsidRPr="00E2210A" w:rsidRDefault="00C3699E" w:rsidP="00BB5E4A">
            <w:pPr>
              <w:wordWrap/>
              <w:spacing w:after="0"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r>
      <w:tr w:rsidR="00E30B51" w14:paraId="67726FC7" w14:textId="77777777" w:rsidTr="00BB5E4A">
        <w:trPr>
          <w:trHeight w:val="1315"/>
        </w:trPr>
        <w:tc>
          <w:tcPr>
            <w:tcW w:w="1362" w:type="dxa"/>
            <w:shd w:val="clear" w:color="auto" w:fill="E7E6E6" w:themeFill="background2"/>
            <w:vAlign w:val="center"/>
          </w:tcPr>
          <w:p w14:paraId="77FDF913" w14:textId="77777777" w:rsidR="00E30B51" w:rsidRPr="00E2210A" w:rsidRDefault="00E30B51"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65495273"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rPr>
            </w:pPr>
            <w:del w:id="10"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2C370B59" wp14:editId="56BB17F1">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48ECEC0E" w14:textId="77777777" w:rsidR="00E30B51" w:rsidRPr="00E2210A" w:rsidRDefault="00E30B51"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4428AC9A" w14:textId="77777777" w:rsidR="00E30B51" w:rsidRPr="00E2210A" w:rsidRDefault="00E30B51" w:rsidP="00BB5E4A">
            <w:pPr>
              <w:wordWrap/>
              <w:spacing w:before="66" w:after="54" w:line="280" w:lineRule="exact"/>
              <w:jc w:val="center"/>
              <w:rPr>
                <w:rFonts w:asciiTheme="majorEastAsia" w:eastAsiaTheme="majorEastAsia" w:hAnsiTheme="majorEastAsia" w:cs="Tahoma"/>
                <w:color w:val="000000"/>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629264BF" wp14:editId="252FD851">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47C0F07E" w14:textId="77777777" w:rsidR="00094EB4" w:rsidRDefault="00094EB4" w:rsidP="00094EB4">
      <w:pPr>
        <w:spacing w:after="0" w:line="240" w:lineRule="auto"/>
        <w:jc w:val="left"/>
        <w:rPr>
          <w:b/>
          <w:szCs w:val="20"/>
        </w:rPr>
      </w:pPr>
    </w:p>
    <w:p w14:paraId="47E99C55" w14:textId="69421059" w:rsidR="00366D61" w:rsidRPr="00366D61" w:rsidRDefault="00366D61" w:rsidP="00094EB4">
      <w:pPr>
        <w:tabs>
          <w:tab w:val="left" w:pos="1215"/>
        </w:tabs>
        <w:spacing w:after="0" w:line="240" w:lineRule="auto"/>
        <w:sectPr w:rsidR="00366D61" w:rsidRPr="00366D61" w:rsidSect="00C41441">
          <w:headerReference w:type="default" r:id="rId10"/>
          <w:footerReference w:type="default" r:id="rId11"/>
          <w:pgSz w:w="11906" w:h="16838" w:code="9"/>
          <w:pgMar w:top="1134" w:right="1134" w:bottom="851" w:left="1134" w:header="1020" w:footer="680" w:gutter="0"/>
          <w:cols w:space="425"/>
          <w:docGrid w:linePitch="360"/>
        </w:sectPr>
      </w:pPr>
    </w:p>
    <w:p w14:paraId="361869D8" w14:textId="09ADB517" w:rsidR="00C97B66" w:rsidRDefault="00C97B66" w:rsidP="00DE026C">
      <w:pPr>
        <w:spacing w:after="0" w:line="240" w:lineRule="auto"/>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648"/>
        <w:gridCol w:w="2693"/>
        <w:gridCol w:w="1580"/>
      </w:tblGrid>
      <w:tr w:rsidR="0036100D" w:rsidRPr="00B312B3" w14:paraId="2588B908" w14:textId="77777777" w:rsidTr="000633E1">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6FAE775B" w14:textId="77777777" w:rsidR="0036100D" w:rsidRPr="002B7B95" w:rsidRDefault="0036100D" w:rsidP="00094EB4">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648"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1325E216" w14:textId="77777777" w:rsidR="0036100D" w:rsidRPr="002B7B95" w:rsidRDefault="0036100D" w:rsidP="00094EB4">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693"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2F5F1B91" w14:textId="77777777" w:rsidR="0036100D" w:rsidRPr="002B7B95" w:rsidRDefault="0036100D" w:rsidP="00094EB4">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6EB15EA4" w14:textId="77777777" w:rsidR="0036100D" w:rsidRPr="002B7B95" w:rsidRDefault="0036100D" w:rsidP="00094EB4">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36100D" w:rsidRPr="00B312B3" w14:paraId="45F3ED56" w14:textId="77777777" w:rsidTr="000633E1">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092F40B3"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0</w:t>
            </w:r>
          </w:p>
        </w:tc>
        <w:tc>
          <w:tcPr>
            <w:tcW w:w="4648" w:type="dxa"/>
            <w:tcBorders>
              <w:top w:val="double" w:sz="4" w:space="0" w:color="auto"/>
              <w:left w:val="single" w:sz="6" w:space="0" w:color="auto"/>
              <w:bottom w:val="single" w:sz="6" w:space="0" w:color="auto"/>
              <w:right w:val="single" w:sz="6" w:space="0" w:color="auto"/>
            </w:tcBorders>
            <w:vAlign w:val="center"/>
          </w:tcPr>
          <w:p w14:paraId="74D1CFDE" w14:textId="77777777" w:rsidR="0036100D" w:rsidRPr="002B7B95" w:rsidRDefault="0036100D" w:rsidP="00094EB4">
            <w:pPr>
              <w:pStyle w:val="a9"/>
              <w:spacing w:line="240" w:lineRule="auto"/>
              <w:ind w:leftChars="50" w:left="100" w:rightChars="50" w:right="100"/>
              <w:jc w:val="left"/>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최초 제정</w:t>
            </w:r>
          </w:p>
        </w:tc>
        <w:tc>
          <w:tcPr>
            <w:tcW w:w="2693" w:type="dxa"/>
            <w:tcBorders>
              <w:top w:val="double" w:sz="4" w:space="0" w:color="auto"/>
              <w:left w:val="single" w:sz="6" w:space="0" w:color="auto"/>
              <w:bottom w:val="single" w:sz="6" w:space="0" w:color="auto"/>
              <w:right w:val="single" w:sz="6" w:space="0" w:color="auto"/>
            </w:tcBorders>
            <w:vAlign w:val="center"/>
          </w:tcPr>
          <w:p w14:paraId="3020645F" w14:textId="3E449EB6" w:rsidR="0036100D" w:rsidRPr="002B7B95" w:rsidRDefault="00094EB4" w:rsidP="00094EB4">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w:t>
            </w:r>
          </w:p>
        </w:tc>
        <w:tc>
          <w:tcPr>
            <w:tcW w:w="1580" w:type="dxa"/>
            <w:tcBorders>
              <w:top w:val="double" w:sz="4" w:space="0" w:color="auto"/>
              <w:left w:val="single" w:sz="6" w:space="0" w:color="auto"/>
              <w:bottom w:val="single" w:sz="6" w:space="0" w:color="auto"/>
              <w:right w:val="single" w:sz="12" w:space="0" w:color="auto"/>
            </w:tcBorders>
            <w:vAlign w:val="center"/>
          </w:tcPr>
          <w:p w14:paraId="65B75991" w14:textId="634E5F04" w:rsidR="0036100D" w:rsidRPr="002B7B95" w:rsidRDefault="00C3699E" w:rsidP="00094EB4">
            <w:pPr>
              <w:pStyle w:val="a9"/>
              <w:spacing w:line="240" w:lineRule="auto"/>
              <w:jc w:val="center"/>
              <w:rPr>
                <w:rFonts w:asciiTheme="minorHAnsi" w:eastAsiaTheme="minorHAnsi" w:hAnsiTheme="minorHAnsi" w:cs="Times New Roman"/>
                <w:color w:val="000000" w:themeColor="text1"/>
              </w:rPr>
            </w:pPr>
            <w:del w:id="17" w:author="김은수" w:date="2026-09-28T14:23:00Z" w16du:dateUtc="2026-09-28T05:23:00Z">
              <w:r>
                <w:rPr>
                  <w:rFonts w:asciiTheme="majorEastAsia" w:eastAsiaTheme="majorEastAsia" w:hAnsiTheme="majorEastAsia" w:cs="Tahoma" w:hint="eastAsia"/>
                  <w:color w:val="000000" w:themeColor="text1"/>
                </w:rPr>
                <w:delText>2</w:delText>
              </w:r>
              <w:r>
                <w:rPr>
                  <w:rFonts w:asciiTheme="majorEastAsia" w:eastAsiaTheme="majorEastAsia" w:hAnsiTheme="majorEastAsia" w:cs="Tahoma"/>
                  <w:color w:val="000000" w:themeColor="text1"/>
                </w:rPr>
                <w:delText>020.</w:delText>
              </w:r>
              <w:r>
                <w:rPr>
                  <w:rFonts w:asciiTheme="majorEastAsia" w:eastAsiaTheme="majorEastAsia" w:hAnsiTheme="majorEastAsia" w:cs="Tahoma" w:hint="eastAsia"/>
                  <w:color w:val="000000" w:themeColor="text1"/>
                </w:rPr>
                <w:delText>09.21</w:delText>
              </w:r>
            </w:del>
          </w:p>
        </w:tc>
      </w:tr>
      <w:tr w:rsidR="0036100D" w:rsidRPr="00B312B3" w14:paraId="67BF686F"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9E4D808" w14:textId="77777777" w:rsidR="0036100D" w:rsidRPr="002B7B95" w:rsidRDefault="0036100D" w:rsidP="00094EB4">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w:t>
            </w:r>
          </w:p>
        </w:tc>
        <w:tc>
          <w:tcPr>
            <w:tcW w:w="4648" w:type="dxa"/>
            <w:tcBorders>
              <w:top w:val="single" w:sz="6" w:space="0" w:color="auto"/>
              <w:left w:val="single" w:sz="6" w:space="0" w:color="auto"/>
              <w:bottom w:val="single" w:sz="6" w:space="0" w:color="auto"/>
              <w:right w:val="single" w:sz="6" w:space="0" w:color="auto"/>
            </w:tcBorders>
            <w:vAlign w:val="center"/>
          </w:tcPr>
          <w:p w14:paraId="1B4071F1" w14:textId="77777777" w:rsidR="0036100D" w:rsidRPr="002B7B95" w:rsidRDefault="0036100D" w:rsidP="00094EB4">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125FE586" w14:textId="77777777" w:rsidR="0036100D" w:rsidRPr="002B7B95" w:rsidRDefault="0036100D" w:rsidP="00094EB4">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3F4F749"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65F1194A"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5165E04" w14:textId="77777777" w:rsidR="0036100D" w:rsidRPr="002B7B95" w:rsidRDefault="0036100D" w:rsidP="00094EB4">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2</w:t>
            </w:r>
          </w:p>
        </w:tc>
        <w:tc>
          <w:tcPr>
            <w:tcW w:w="4648" w:type="dxa"/>
            <w:tcBorders>
              <w:top w:val="single" w:sz="6" w:space="0" w:color="auto"/>
              <w:left w:val="single" w:sz="6" w:space="0" w:color="auto"/>
              <w:bottom w:val="single" w:sz="6" w:space="0" w:color="auto"/>
              <w:right w:val="single" w:sz="6" w:space="0" w:color="auto"/>
            </w:tcBorders>
            <w:vAlign w:val="center"/>
          </w:tcPr>
          <w:p w14:paraId="36218450" w14:textId="77777777" w:rsidR="0036100D" w:rsidRPr="00BE47D2" w:rsidRDefault="0036100D" w:rsidP="00094EB4">
            <w:pPr>
              <w:pStyle w:val="a9"/>
              <w:spacing w:line="240" w:lineRule="auto"/>
              <w:ind w:leftChars="50" w:left="100" w:rightChars="50" w:right="100"/>
              <w:jc w:val="left"/>
              <w:rPr>
                <w:rFonts w:asciiTheme="minorHAnsi" w:eastAsiaTheme="minorHAnsi" w:hAnsiTheme="minorHAnsi" w:cs="Times New Roman"/>
                <w:bCs/>
                <w:iCs/>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EDDC821" w14:textId="77777777" w:rsidR="0036100D" w:rsidRPr="00BE47D2" w:rsidRDefault="0036100D" w:rsidP="00094EB4">
            <w:pPr>
              <w:pStyle w:val="a9"/>
              <w:spacing w:line="240" w:lineRule="auto"/>
              <w:ind w:leftChars="50" w:left="100" w:rightChars="50" w:right="100"/>
              <w:jc w:val="center"/>
              <w:rPr>
                <w:rFonts w:asciiTheme="minorHAnsi" w:eastAsiaTheme="minorHAnsi" w:hAnsiTheme="minorHAnsi" w:cs="Times New Roman"/>
                <w:bCs/>
                <w:iCs/>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D537660" w14:textId="77777777" w:rsidR="0036100D" w:rsidRPr="00BE47D2" w:rsidRDefault="0036100D" w:rsidP="00094EB4">
            <w:pPr>
              <w:pStyle w:val="a9"/>
              <w:spacing w:line="240" w:lineRule="auto"/>
              <w:jc w:val="center"/>
              <w:rPr>
                <w:rFonts w:asciiTheme="minorHAnsi" w:eastAsiaTheme="minorHAnsi" w:hAnsiTheme="minorHAnsi" w:cs="Times New Roman"/>
                <w:bCs/>
                <w:iCs/>
                <w:color w:val="000000" w:themeColor="text1"/>
              </w:rPr>
            </w:pPr>
          </w:p>
        </w:tc>
      </w:tr>
      <w:tr w:rsidR="0036100D" w:rsidRPr="00B312B3" w14:paraId="6987F0FB"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D64129B"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3</w:t>
            </w:r>
          </w:p>
        </w:tc>
        <w:tc>
          <w:tcPr>
            <w:tcW w:w="4648" w:type="dxa"/>
            <w:tcBorders>
              <w:top w:val="single" w:sz="6" w:space="0" w:color="auto"/>
              <w:left w:val="single" w:sz="6" w:space="0" w:color="auto"/>
              <w:bottom w:val="single" w:sz="6" w:space="0" w:color="auto"/>
              <w:right w:val="single" w:sz="6" w:space="0" w:color="auto"/>
            </w:tcBorders>
            <w:vAlign w:val="center"/>
          </w:tcPr>
          <w:p w14:paraId="332AC5A3" w14:textId="77777777" w:rsidR="0036100D" w:rsidRPr="002B7B95" w:rsidRDefault="0036100D" w:rsidP="00094EB4">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AECC57A"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86082D5"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63DAB39F"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F34B197"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4</w:t>
            </w:r>
          </w:p>
        </w:tc>
        <w:tc>
          <w:tcPr>
            <w:tcW w:w="4648" w:type="dxa"/>
            <w:tcBorders>
              <w:top w:val="single" w:sz="6" w:space="0" w:color="auto"/>
              <w:left w:val="single" w:sz="6" w:space="0" w:color="auto"/>
              <w:bottom w:val="single" w:sz="6" w:space="0" w:color="auto"/>
              <w:right w:val="single" w:sz="6" w:space="0" w:color="auto"/>
            </w:tcBorders>
            <w:vAlign w:val="center"/>
          </w:tcPr>
          <w:p w14:paraId="438DB09E"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2DBD712B"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7AB5B4E"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35D111A4"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829D75E"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5</w:t>
            </w:r>
          </w:p>
        </w:tc>
        <w:tc>
          <w:tcPr>
            <w:tcW w:w="4648" w:type="dxa"/>
            <w:tcBorders>
              <w:top w:val="single" w:sz="6" w:space="0" w:color="auto"/>
              <w:left w:val="single" w:sz="6" w:space="0" w:color="auto"/>
              <w:bottom w:val="single" w:sz="6" w:space="0" w:color="auto"/>
              <w:right w:val="single" w:sz="6" w:space="0" w:color="auto"/>
            </w:tcBorders>
            <w:vAlign w:val="center"/>
          </w:tcPr>
          <w:p w14:paraId="58380D9C"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796EF90D"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15570B1"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7C379088"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09E842A"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6</w:t>
            </w:r>
          </w:p>
        </w:tc>
        <w:tc>
          <w:tcPr>
            <w:tcW w:w="4648" w:type="dxa"/>
            <w:tcBorders>
              <w:top w:val="single" w:sz="6" w:space="0" w:color="auto"/>
              <w:left w:val="single" w:sz="6" w:space="0" w:color="auto"/>
              <w:bottom w:val="single" w:sz="6" w:space="0" w:color="auto"/>
              <w:right w:val="single" w:sz="6" w:space="0" w:color="auto"/>
            </w:tcBorders>
            <w:vAlign w:val="center"/>
          </w:tcPr>
          <w:p w14:paraId="4C4112F4"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7780F05B"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891CB78"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005D56EF"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AB0BEB8"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7</w:t>
            </w:r>
          </w:p>
        </w:tc>
        <w:tc>
          <w:tcPr>
            <w:tcW w:w="4648" w:type="dxa"/>
            <w:tcBorders>
              <w:top w:val="single" w:sz="6" w:space="0" w:color="auto"/>
              <w:left w:val="single" w:sz="6" w:space="0" w:color="auto"/>
              <w:bottom w:val="single" w:sz="6" w:space="0" w:color="auto"/>
              <w:right w:val="single" w:sz="6" w:space="0" w:color="auto"/>
            </w:tcBorders>
            <w:vAlign w:val="center"/>
          </w:tcPr>
          <w:p w14:paraId="699188DC"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b/>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F3C4F0B" w14:textId="77777777" w:rsidR="0036100D" w:rsidRPr="002B7B95" w:rsidRDefault="0036100D" w:rsidP="00094EB4">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7B11AC9"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2AD5BE1E"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7DCADFF"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8</w:t>
            </w:r>
          </w:p>
        </w:tc>
        <w:tc>
          <w:tcPr>
            <w:tcW w:w="4648" w:type="dxa"/>
            <w:tcBorders>
              <w:top w:val="single" w:sz="6" w:space="0" w:color="auto"/>
              <w:left w:val="single" w:sz="6" w:space="0" w:color="auto"/>
              <w:bottom w:val="single" w:sz="6" w:space="0" w:color="auto"/>
              <w:right w:val="single" w:sz="6" w:space="0" w:color="auto"/>
            </w:tcBorders>
            <w:vAlign w:val="center"/>
          </w:tcPr>
          <w:p w14:paraId="080BD8B2"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984EA54"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B1E775C"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55BFCE2B"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4EB597E"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9</w:t>
            </w:r>
          </w:p>
        </w:tc>
        <w:tc>
          <w:tcPr>
            <w:tcW w:w="4648" w:type="dxa"/>
            <w:tcBorders>
              <w:top w:val="single" w:sz="6" w:space="0" w:color="auto"/>
              <w:left w:val="single" w:sz="6" w:space="0" w:color="auto"/>
              <w:bottom w:val="single" w:sz="6" w:space="0" w:color="auto"/>
              <w:right w:val="single" w:sz="6" w:space="0" w:color="auto"/>
            </w:tcBorders>
            <w:vAlign w:val="center"/>
          </w:tcPr>
          <w:p w14:paraId="33D51363"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105583ED"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BB2CF19"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1C16A56D"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A552A87"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10</w:t>
            </w:r>
          </w:p>
        </w:tc>
        <w:tc>
          <w:tcPr>
            <w:tcW w:w="4648" w:type="dxa"/>
            <w:tcBorders>
              <w:top w:val="single" w:sz="6" w:space="0" w:color="auto"/>
              <w:left w:val="single" w:sz="6" w:space="0" w:color="auto"/>
              <w:bottom w:val="single" w:sz="6" w:space="0" w:color="auto"/>
              <w:right w:val="single" w:sz="6" w:space="0" w:color="auto"/>
            </w:tcBorders>
            <w:vAlign w:val="center"/>
          </w:tcPr>
          <w:p w14:paraId="704D4DE3" w14:textId="77777777" w:rsidR="0036100D" w:rsidRPr="002B7B95" w:rsidRDefault="0036100D" w:rsidP="00094EB4">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0B1FD4A"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74EFB97"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6D2CE120"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BD50AB6"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11</w:t>
            </w:r>
          </w:p>
        </w:tc>
        <w:tc>
          <w:tcPr>
            <w:tcW w:w="4648" w:type="dxa"/>
            <w:tcBorders>
              <w:top w:val="single" w:sz="6" w:space="0" w:color="auto"/>
              <w:left w:val="single" w:sz="6" w:space="0" w:color="auto"/>
              <w:bottom w:val="single" w:sz="6" w:space="0" w:color="auto"/>
              <w:right w:val="single" w:sz="6" w:space="0" w:color="auto"/>
            </w:tcBorders>
            <w:vAlign w:val="center"/>
          </w:tcPr>
          <w:p w14:paraId="27089FDE"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10E9C086"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28B82FC"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22779AF5"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DC571E6"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12</w:t>
            </w:r>
          </w:p>
        </w:tc>
        <w:tc>
          <w:tcPr>
            <w:tcW w:w="4648" w:type="dxa"/>
            <w:tcBorders>
              <w:top w:val="single" w:sz="6" w:space="0" w:color="auto"/>
              <w:left w:val="single" w:sz="6" w:space="0" w:color="auto"/>
              <w:bottom w:val="single" w:sz="6" w:space="0" w:color="auto"/>
              <w:right w:val="single" w:sz="6" w:space="0" w:color="auto"/>
            </w:tcBorders>
            <w:vAlign w:val="center"/>
          </w:tcPr>
          <w:p w14:paraId="4AAF6656"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5F5CCBB"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1BBF376"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40225BB0"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1807F79"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13</w:t>
            </w:r>
          </w:p>
        </w:tc>
        <w:tc>
          <w:tcPr>
            <w:tcW w:w="4648" w:type="dxa"/>
            <w:tcBorders>
              <w:top w:val="single" w:sz="6" w:space="0" w:color="auto"/>
              <w:left w:val="single" w:sz="6" w:space="0" w:color="auto"/>
              <w:bottom w:val="single" w:sz="6" w:space="0" w:color="auto"/>
              <w:right w:val="single" w:sz="6" w:space="0" w:color="auto"/>
            </w:tcBorders>
            <w:vAlign w:val="center"/>
          </w:tcPr>
          <w:p w14:paraId="19A726F7"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C8E9BAF"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5F76D21"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5C52E70C"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1243A78"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14</w:t>
            </w:r>
          </w:p>
        </w:tc>
        <w:tc>
          <w:tcPr>
            <w:tcW w:w="4648" w:type="dxa"/>
            <w:tcBorders>
              <w:top w:val="single" w:sz="6" w:space="0" w:color="auto"/>
              <w:left w:val="single" w:sz="6" w:space="0" w:color="auto"/>
              <w:bottom w:val="single" w:sz="6" w:space="0" w:color="auto"/>
              <w:right w:val="single" w:sz="6" w:space="0" w:color="auto"/>
            </w:tcBorders>
            <w:vAlign w:val="center"/>
          </w:tcPr>
          <w:p w14:paraId="65E3C4AA"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DFC9B00"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ED3543A"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1A553E61"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376971D"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15</w:t>
            </w:r>
          </w:p>
        </w:tc>
        <w:tc>
          <w:tcPr>
            <w:tcW w:w="4648" w:type="dxa"/>
            <w:tcBorders>
              <w:top w:val="single" w:sz="6" w:space="0" w:color="auto"/>
              <w:left w:val="single" w:sz="6" w:space="0" w:color="auto"/>
              <w:bottom w:val="single" w:sz="6" w:space="0" w:color="auto"/>
              <w:right w:val="single" w:sz="6" w:space="0" w:color="auto"/>
            </w:tcBorders>
            <w:vAlign w:val="center"/>
          </w:tcPr>
          <w:p w14:paraId="279038FC"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2E6E25A"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E86897C"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r w:rsidR="0036100D" w:rsidRPr="00B312B3" w14:paraId="4F8E490F" w14:textId="77777777" w:rsidTr="000633E1">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5346CB08"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16</w:t>
            </w:r>
          </w:p>
        </w:tc>
        <w:tc>
          <w:tcPr>
            <w:tcW w:w="4648" w:type="dxa"/>
            <w:tcBorders>
              <w:top w:val="single" w:sz="6" w:space="0" w:color="auto"/>
              <w:left w:val="single" w:sz="6" w:space="0" w:color="auto"/>
              <w:bottom w:val="single" w:sz="12" w:space="0" w:color="auto"/>
              <w:right w:val="single" w:sz="6" w:space="0" w:color="auto"/>
            </w:tcBorders>
            <w:vAlign w:val="center"/>
          </w:tcPr>
          <w:p w14:paraId="5DE7C9CC" w14:textId="77777777" w:rsidR="0036100D" w:rsidRPr="002B7B95" w:rsidRDefault="0036100D" w:rsidP="00094EB4">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12" w:space="0" w:color="auto"/>
              <w:right w:val="single" w:sz="6" w:space="0" w:color="auto"/>
            </w:tcBorders>
            <w:vAlign w:val="center"/>
          </w:tcPr>
          <w:p w14:paraId="2035736C"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3D99C7AF" w14:textId="77777777" w:rsidR="0036100D" w:rsidRPr="002B7B95" w:rsidRDefault="0036100D" w:rsidP="00094EB4">
            <w:pPr>
              <w:pStyle w:val="a9"/>
              <w:spacing w:line="240" w:lineRule="auto"/>
              <w:jc w:val="center"/>
              <w:rPr>
                <w:rFonts w:asciiTheme="minorHAnsi" w:eastAsiaTheme="minorHAnsi" w:hAnsiTheme="minorHAnsi" w:cs="Times New Roman"/>
                <w:color w:val="000000" w:themeColor="text1"/>
              </w:rPr>
            </w:pPr>
          </w:p>
        </w:tc>
      </w:tr>
    </w:tbl>
    <w:p w14:paraId="75169AE2" w14:textId="337D3D3F" w:rsidR="002B7B95" w:rsidRDefault="002B7B95" w:rsidP="00094EB4">
      <w:pPr>
        <w:spacing w:after="0" w:line="240" w:lineRule="auto"/>
      </w:pPr>
    </w:p>
    <w:p w14:paraId="66A35DB2" w14:textId="6808D7FE" w:rsidR="00050514" w:rsidRDefault="00050514">
      <w:pPr>
        <w:widowControl/>
        <w:wordWrap/>
        <w:autoSpaceDE/>
        <w:autoSpaceDN/>
      </w:pPr>
      <w:r>
        <w:br w:type="page"/>
      </w:r>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4131E288" w14:textId="77777777" w:rsidR="00050514" w:rsidRPr="00C46AA2" w:rsidRDefault="00050514" w:rsidP="00FB0916">
          <w:pPr>
            <w:pStyle w:val="TOC"/>
            <w:spacing w:before="0" w:line="240" w:lineRule="auto"/>
            <w:rPr>
              <w:b/>
              <w:color w:val="000000" w:themeColor="text1"/>
              <w:sz w:val="24"/>
              <w:szCs w:val="24"/>
            </w:rPr>
          </w:pPr>
          <w:r w:rsidRPr="00C46AA2">
            <w:rPr>
              <w:rFonts w:hint="eastAsia"/>
              <w:b/>
              <w:color w:val="000000" w:themeColor="text1"/>
              <w:sz w:val="24"/>
              <w:szCs w:val="24"/>
              <w:lang w:val="ko-KR"/>
            </w:rPr>
            <w:t>목차</w:t>
          </w:r>
        </w:p>
        <w:p w14:paraId="24E7CD91" w14:textId="60A35047" w:rsidR="00E30B51" w:rsidRDefault="00050514">
          <w:pPr>
            <w:pStyle w:val="12"/>
            <w:rPr>
              <w:noProof/>
              <w14:ligatures w14:val="standardContextual"/>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hyperlink w:anchor="_Toc149630033" w:history="1">
            <w:r w:rsidR="00E30B51" w:rsidRPr="00D446D9">
              <w:rPr>
                <w:rStyle w:val="aa"/>
                <w:noProof/>
              </w:rPr>
              <w:t>1.</w:t>
            </w:r>
            <w:r w:rsidR="00E30B51">
              <w:rPr>
                <w:noProof/>
                <w14:ligatures w14:val="standardContextual"/>
              </w:rPr>
              <w:tab/>
            </w:r>
            <w:r w:rsidR="00E30B51" w:rsidRPr="00D446D9">
              <w:rPr>
                <w:rStyle w:val="aa"/>
                <w:noProof/>
              </w:rPr>
              <w:t>서론</w:t>
            </w:r>
            <w:r w:rsidR="00E30B51">
              <w:rPr>
                <w:noProof/>
                <w:webHidden/>
              </w:rPr>
              <w:tab/>
            </w:r>
            <w:r w:rsidR="00E30B51">
              <w:rPr>
                <w:noProof/>
                <w:webHidden/>
              </w:rPr>
              <w:fldChar w:fldCharType="begin"/>
            </w:r>
            <w:r w:rsidR="00E30B51">
              <w:rPr>
                <w:noProof/>
                <w:webHidden/>
              </w:rPr>
              <w:instrText xml:space="preserve"> PAGEREF _Toc149630033 \h </w:instrText>
            </w:r>
            <w:r w:rsidR="00E30B51">
              <w:rPr>
                <w:noProof/>
                <w:webHidden/>
              </w:rPr>
            </w:r>
            <w:r w:rsidR="00E30B51">
              <w:rPr>
                <w:noProof/>
                <w:webHidden/>
              </w:rPr>
              <w:fldChar w:fldCharType="separate"/>
            </w:r>
            <w:r w:rsidR="00E30B51">
              <w:rPr>
                <w:noProof/>
                <w:webHidden/>
              </w:rPr>
              <w:t>5</w:t>
            </w:r>
            <w:r w:rsidR="00E30B51">
              <w:rPr>
                <w:noProof/>
                <w:webHidden/>
              </w:rPr>
              <w:fldChar w:fldCharType="end"/>
            </w:r>
          </w:hyperlink>
        </w:p>
        <w:p w14:paraId="6BC60A11" w14:textId="425720DB" w:rsidR="00E30B51" w:rsidRDefault="00E30B51">
          <w:pPr>
            <w:pStyle w:val="20"/>
            <w:tabs>
              <w:tab w:val="left" w:pos="1000"/>
              <w:tab w:val="right" w:leader="dot" w:pos="9628"/>
            </w:tabs>
            <w:ind w:left="400"/>
            <w:rPr>
              <w:noProof/>
              <w14:ligatures w14:val="standardContextual"/>
            </w:rPr>
          </w:pPr>
          <w:hyperlink w:anchor="_Toc149630034" w:history="1">
            <w:r w:rsidRPr="00D446D9">
              <w:rPr>
                <w:rStyle w:val="aa"/>
                <w:noProof/>
              </w:rPr>
              <w:t>1.1.</w:t>
            </w:r>
            <w:r>
              <w:rPr>
                <w:noProof/>
                <w14:ligatures w14:val="standardContextual"/>
              </w:rPr>
              <w:tab/>
            </w:r>
            <w:r w:rsidRPr="00D446D9">
              <w:rPr>
                <w:rStyle w:val="aa"/>
                <w:noProof/>
              </w:rPr>
              <w:t>개요</w:t>
            </w:r>
            <w:r>
              <w:rPr>
                <w:noProof/>
                <w:webHidden/>
              </w:rPr>
              <w:tab/>
            </w:r>
            <w:r>
              <w:rPr>
                <w:noProof/>
                <w:webHidden/>
              </w:rPr>
              <w:fldChar w:fldCharType="begin"/>
            </w:r>
            <w:r>
              <w:rPr>
                <w:noProof/>
                <w:webHidden/>
              </w:rPr>
              <w:instrText xml:space="preserve"> PAGEREF _Toc149630034 \h </w:instrText>
            </w:r>
            <w:r>
              <w:rPr>
                <w:noProof/>
                <w:webHidden/>
              </w:rPr>
            </w:r>
            <w:r>
              <w:rPr>
                <w:noProof/>
                <w:webHidden/>
              </w:rPr>
              <w:fldChar w:fldCharType="separate"/>
            </w:r>
            <w:r>
              <w:rPr>
                <w:noProof/>
                <w:webHidden/>
              </w:rPr>
              <w:t>5</w:t>
            </w:r>
            <w:r>
              <w:rPr>
                <w:noProof/>
                <w:webHidden/>
              </w:rPr>
              <w:fldChar w:fldCharType="end"/>
            </w:r>
          </w:hyperlink>
        </w:p>
        <w:p w14:paraId="277D1893" w14:textId="2D5B05D2" w:rsidR="00E30B51" w:rsidRDefault="00E30B51">
          <w:pPr>
            <w:pStyle w:val="20"/>
            <w:tabs>
              <w:tab w:val="left" w:pos="1000"/>
              <w:tab w:val="right" w:leader="dot" w:pos="9628"/>
            </w:tabs>
            <w:ind w:left="400"/>
            <w:rPr>
              <w:noProof/>
              <w14:ligatures w14:val="standardContextual"/>
            </w:rPr>
          </w:pPr>
          <w:hyperlink w:anchor="_Toc149630035" w:history="1">
            <w:r w:rsidRPr="00D446D9">
              <w:rPr>
                <w:rStyle w:val="aa"/>
                <w:noProof/>
              </w:rPr>
              <w:t>1.2.</w:t>
            </w:r>
            <w:r>
              <w:rPr>
                <w:noProof/>
                <w14:ligatures w14:val="standardContextual"/>
              </w:rPr>
              <w:tab/>
            </w:r>
            <w:r w:rsidRPr="00D446D9">
              <w:rPr>
                <w:rStyle w:val="aa"/>
                <w:noProof/>
              </w:rPr>
              <w:t>목적</w:t>
            </w:r>
            <w:r>
              <w:rPr>
                <w:noProof/>
                <w:webHidden/>
              </w:rPr>
              <w:tab/>
            </w:r>
            <w:r>
              <w:rPr>
                <w:noProof/>
                <w:webHidden/>
              </w:rPr>
              <w:fldChar w:fldCharType="begin"/>
            </w:r>
            <w:r>
              <w:rPr>
                <w:noProof/>
                <w:webHidden/>
              </w:rPr>
              <w:instrText xml:space="preserve"> PAGEREF _Toc149630035 \h </w:instrText>
            </w:r>
            <w:r>
              <w:rPr>
                <w:noProof/>
                <w:webHidden/>
              </w:rPr>
            </w:r>
            <w:r>
              <w:rPr>
                <w:noProof/>
                <w:webHidden/>
              </w:rPr>
              <w:fldChar w:fldCharType="separate"/>
            </w:r>
            <w:r>
              <w:rPr>
                <w:noProof/>
                <w:webHidden/>
              </w:rPr>
              <w:t>5</w:t>
            </w:r>
            <w:r>
              <w:rPr>
                <w:noProof/>
                <w:webHidden/>
              </w:rPr>
              <w:fldChar w:fldCharType="end"/>
            </w:r>
          </w:hyperlink>
        </w:p>
        <w:p w14:paraId="0524968C" w14:textId="0B8E3907" w:rsidR="00E30B51" w:rsidRDefault="00E30B51">
          <w:pPr>
            <w:pStyle w:val="20"/>
            <w:tabs>
              <w:tab w:val="left" w:pos="1000"/>
              <w:tab w:val="right" w:leader="dot" w:pos="9628"/>
            </w:tabs>
            <w:ind w:left="400"/>
            <w:rPr>
              <w:noProof/>
              <w14:ligatures w14:val="standardContextual"/>
            </w:rPr>
          </w:pPr>
          <w:hyperlink w:anchor="_Toc149630036" w:history="1">
            <w:r w:rsidRPr="00D446D9">
              <w:rPr>
                <w:rStyle w:val="aa"/>
                <w:noProof/>
              </w:rPr>
              <w:t>1.3.</w:t>
            </w:r>
            <w:r>
              <w:rPr>
                <w:noProof/>
                <w14:ligatures w14:val="standardContextual"/>
              </w:rPr>
              <w:tab/>
            </w:r>
            <w:r w:rsidRPr="00D446D9">
              <w:rPr>
                <w:rStyle w:val="aa"/>
                <w:noProof/>
              </w:rPr>
              <w:t>대상</w:t>
            </w:r>
            <w:r>
              <w:rPr>
                <w:noProof/>
                <w:webHidden/>
              </w:rPr>
              <w:tab/>
            </w:r>
            <w:r>
              <w:rPr>
                <w:noProof/>
                <w:webHidden/>
              </w:rPr>
              <w:fldChar w:fldCharType="begin"/>
            </w:r>
            <w:r>
              <w:rPr>
                <w:noProof/>
                <w:webHidden/>
              </w:rPr>
              <w:instrText xml:space="preserve"> PAGEREF _Toc149630036 \h </w:instrText>
            </w:r>
            <w:r>
              <w:rPr>
                <w:noProof/>
                <w:webHidden/>
              </w:rPr>
            </w:r>
            <w:r>
              <w:rPr>
                <w:noProof/>
                <w:webHidden/>
              </w:rPr>
              <w:fldChar w:fldCharType="separate"/>
            </w:r>
            <w:r>
              <w:rPr>
                <w:noProof/>
                <w:webHidden/>
              </w:rPr>
              <w:t>5</w:t>
            </w:r>
            <w:r>
              <w:rPr>
                <w:noProof/>
                <w:webHidden/>
              </w:rPr>
              <w:fldChar w:fldCharType="end"/>
            </w:r>
          </w:hyperlink>
        </w:p>
        <w:p w14:paraId="67B035D9" w14:textId="6036FD02" w:rsidR="00E30B51" w:rsidRDefault="00E30B51">
          <w:pPr>
            <w:pStyle w:val="20"/>
            <w:tabs>
              <w:tab w:val="left" w:pos="1000"/>
              <w:tab w:val="right" w:leader="dot" w:pos="9628"/>
            </w:tabs>
            <w:ind w:left="400"/>
            <w:rPr>
              <w:noProof/>
              <w14:ligatures w14:val="standardContextual"/>
            </w:rPr>
          </w:pPr>
          <w:hyperlink w:anchor="_Toc149630037" w:history="1">
            <w:r w:rsidRPr="00D446D9">
              <w:rPr>
                <w:rStyle w:val="aa"/>
                <w:noProof/>
              </w:rPr>
              <w:t>1.4.</w:t>
            </w:r>
            <w:r>
              <w:rPr>
                <w:noProof/>
                <w14:ligatures w14:val="standardContextual"/>
              </w:rPr>
              <w:tab/>
            </w:r>
            <w:r w:rsidRPr="00D446D9">
              <w:rPr>
                <w:rStyle w:val="aa"/>
                <w:noProof/>
              </w:rPr>
              <w:t>관련문서</w:t>
            </w:r>
            <w:r>
              <w:rPr>
                <w:noProof/>
                <w:webHidden/>
              </w:rPr>
              <w:tab/>
            </w:r>
            <w:r>
              <w:rPr>
                <w:noProof/>
                <w:webHidden/>
              </w:rPr>
              <w:fldChar w:fldCharType="begin"/>
            </w:r>
            <w:r>
              <w:rPr>
                <w:noProof/>
                <w:webHidden/>
              </w:rPr>
              <w:instrText xml:space="preserve"> PAGEREF _Toc149630037 \h </w:instrText>
            </w:r>
            <w:r>
              <w:rPr>
                <w:noProof/>
                <w:webHidden/>
              </w:rPr>
            </w:r>
            <w:r>
              <w:rPr>
                <w:noProof/>
                <w:webHidden/>
              </w:rPr>
              <w:fldChar w:fldCharType="separate"/>
            </w:r>
            <w:r>
              <w:rPr>
                <w:noProof/>
                <w:webHidden/>
              </w:rPr>
              <w:t>5</w:t>
            </w:r>
            <w:r>
              <w:rPr>
                <w:noProof/>
                <w:webHidden/>
              </w:rPr>
              <w:fldChar w:fldCharType="end"/>
            </w:r>
          </w:hyperlink>
        </w:p>
        <w:p w14:paraId="6E0EC07D" w14:textId="470144B3" w:rsidR="00E30B51" w:rsidRDefault="00E30B51">
          <w:pPr>
            <w:pStyle w:val="30"/>
            <w:tabs>
              <w:tab w:val="right" w:leader="dot" w:pos="9628"/>
            </w:tabs>
            <w:ind w:left="800"/>
            <w:rPr>
              <w:noProof/>
              <w14:ligatures w14:val="standardContextual"/>
            </w:rPr>
          </w:pPr>
          <w:hyperlink w:anchor="_Toc149630038" w:history="1">
            <w:r w:rsidRPr="00D446D9">
              <w:rPr>
                <w:rStyle w:val="aa"/>
                <w:noProof/>
              </w:rPr>
              <w:t>1.4.2. 표준 및 규제</w:t>
            </w:r>
            <w:r>
              <w:rPr>
                <w:noProof/>
                <w:webHidden/>
              </w:rPr>
              <w:tab/>
            </w:r>
            <w:r>
              <w:rPr>
                <w:noProof/>
                <w:webHidden/>
              </w:rPr>
              <w:fldChar w:fldCharType="begin"/>
            </w:r>
            <w:r>
              <w:rPr>
                <w:noProof/>
                <w:webHidden/>
              </w:rPr>
              <w:instrText xml:space="preserve"> PAGEREF _Toc149630038 \h </w:instrText>
            </w:r>
            <w:r>
              <w:rPr>
                <w:noProof/>
                <w:webHidden/>
              </w:rPr>
            </w:r>
            <w:r>
              <w:rPr>
                <w:noProof/>
                <w:webHidden/>
              </w:rPr>
              <w:fldChar w:fldCharType="separate"/>
            </w:r>
            <w:r>
              <w:rPr>
                <w:noProof/>
                <w:webHidden/>
              </w:rPr>
              <w:t>5</w:t>
            </w:r>
            <w:r>
              <w:rPr>
                <w:noProof/>
                <w:webHidden/>
              </w:rPr>
              <w:fldChar w:fldCharType="end"/>
            </w:r>
          </w:hyperlink>
        </w:p>
        <w:p w14:paraId="46FB6283" w14:textId="6B6A0DF9" w:rsidR="00E30B51" w:rsidRDefault="00E30B51">
          <w:pPr>
            <w:pStyle w:val="12"/>
            <w:rPr>
              <w:noProof/>
              <w14:ligatures w14:val="standardContextual"/>
            </w:rPr>
          </w:pPr>
          <w:hyperlink w:anchor="_Toc149630039" w:history="1">
            <w:r w:rsidRPr="00D446D9">
              <w:rPr>
                <w:rStyle w:val="aa"/>
                <w:noProof/>
              </w:rPr>
              <w:t>2.</w:t>
            </w:r>
            <w:r>
              <w:rPr>
                <w:noProof/>
                <w14:ligatures w14:val="standardContextual"/>
              </w:rPr>
              <w:tab/>
            </w:r>
            <w:r w:rsidRPr="00D446D9">
              <w:rPr>
                <w:rStyle w:val="aa"/>
                <w:noProof/>
              </w:rPr>
              <w:t>개발 대상 제품</w:t>
            </w:r>
            <w:r>
              <w:rPr>
                <w:noProof/>
                <w:webHidden/>
              </w:rPr>
              <w:tab/>
            </w:r>
            <w:r>
              <w:rPr>
                <w:noProof/>
                <w:webHidden/>
              </w:rPr>
              <w:fldChar w:fldCharType="begin"/>
            </w:r>
            <w:r>
              <w:rPr>
                <w:noProof/>
                <w:webHidden/>
              </w:rPr>
              <w:instrText xml:space="preserve"> PAGEREF _Toc149630039 \h </w:instrText>
            </w:r>
            <w:r>
              <w:rPr>
                <w:noProof/>
                <w:webHidden/>
              </w:rPr>
            </w:r>
            <w:r>
              <w:rPr>
                <w:noProof/>
                <w:webHidden/>
              </w:rPr>
              <w:fldChar w:fldCharType="separate"/>
            </w:r>
            <w:r>
              <w:rPr>
                <w:noProof/>
                <w:webHidden/>
              </w:rPr>
              <w:t>6</w:t>
            </w:r>
            <w:r>
              <w:rPr>
                <w:noProof/>
                <w:webHidden/>
              </w:rPr>
              <w:fldChar w:fldCharType="end"/>
            </w:r>
          </w:hyperlink>
        </w:p>
        <w:p w14:paraId="34FF1308" w14:textId="67B56A5E" w:rsidR="00E30B51" w:rsidRDefault="00E30B51">
          <w:pPr>
            <w:pStyle w:val="20"/>
            <w:tabs>
              <w:tab w:val="left" w:pos="1000"/>
              <w:tab w:val="right" w:leader="dot" w:pos="9628"/>
            </w:tabs>
            <w:ind w:left="400"/>
            <w:rPr>
              <w:noProof/>
              <w14:ligatures w14:val="standardContextual"/>
            </w:rPr>
          </w:pPr>
          <w:hyperlink w:anchor="_Toc149630040" w:history="1">
            <w:r w:rsidRPr="00D446D9">
              <w:rPr>
                <w:rStyle w:val="aa"/>
                <w:noProof/>
              </w:rPr>
              <w:t>2.1.</w:t>
            </w:r>
            <w:r>
              <w:rPr>
                <w:noProof/>
                <w14:ligatures w14:val="standardContextual"/>
              </w:rPr>
              <w:tab/>
            </w:r>
            <w:r w:rsidRPr="00D446D9">
              <w:rPr>
                <w:rStyle w:val="aa"/>
                <w:noProof/>
              </w:rPr>
              <w:t>품목명</w:t>
            </w:r>
            <w:r>
              <w:rPr>
                <w:noProof/>
                <w:webHidden/>
              </w:rPr>
              <w:tab/>
            </w:r>
            <w:r>
              <w:rPr>
                <w:noProof/>
                <w:webHidden/>
              </w:rPr>
              <w:fldChar w:fldCharType="begin"/>
            </w:r>
            <w:r>
              <w:rPr>
                <w:noProof/>
                <w:webHidden/>
              </w:rPr>
              <w:instrText xml:space="preserve"> PAGEREF _Toc149630040 \h </w:instrText>
            </w:r>
            <w:r>
              <w:rPr>
                <w:noProof/>
                <w:webHidden/>
              </w:rPr>
            </w:r>
            <w:r>
              <w:rPr>
                <w:noProof/>
                <w:webHidden/>
              </w:rPr>
              <w:fldChar w:fldCharType="separate"/>
            </w:r>
            <w:r>
              <w:rPr>
                <w:noProof/>
                <w:webHidden/>
              </w:rPr>
              <w:t>6</w:t>
            </w:r>
            <w:r>
              <w:rPr>
                <w:noProof/>
                <w:webHidden/>
              </w:rPr>
              <w:fldChar w:fldCharType="end"/>
            </w:r>
          </w:hyperlink>
        </w:p>
        <w:p w14:paraId="3889F2C6" w14:textId="61A4B72F" w:rsidR="00E30B51" w:rsidRDefault="00E30B51">
          <w:pPr>
            <w:pStyle w:val="20"/>
            <w:tabs>
              <w:tab w:val="left" w:pos="1000"/>
              <w:tab w:val="right" w:leader="dot" w:pos="9628"/>
            </w:tabs>
            <w:ind w:left="400"/>
            <w:rPr>
              <w:noProof/>
              <w14:ligatures w14:val="standardContextual"/>
            </w:rPr>
          </w:pPr>
          <w:hyperlink w:anchor="_Toc149630041" w:history="1">
            <w:r w:rsidRPr="00D446D9">
              <w:rPr>
                <w:rStyle w:val="aa"/>
                <w:noProof/>
              </w:rPr>
              <w:t>2.2.</w:t>
            </w:r>
            <w:r>
              <w:rPr>
                <w:noProof/>
                <w14:ligatures w14:val="standardContextual"/>
              </w:rPr>
              <w:tab/>
            </w:r>
            <w:r w:rsidRPr="00D446D9">
              <w:rPr>
                <w:rStyle w:val="aa"/>
                <w:noProof/>
              </w:rPr>
              <w:t>사용 목적(Intended Use)</w:t>
            </w:r>
            <w:r>
              <w:rPr>
                <w:noProof/>
                <w:webHidden/>
              </w:rPr>
              <w:tab/>
            </w:r>
            <w:r>
              <w:rPr>
                <w:noProof/>
                <w:webHidden/>
              </w:rPr>
              <w:fldChar w:fldCharType="begin"/>
            </w:r>
            <w:r>
              <w:rPr>
                <w:noProof/>
                <w:webHidden/>
              </w:rPr>
              <w:instrText xml:space="preserve"> PAGEREF _Toc149630041 \h </w:instrText>
            </w:r>
            <w:r>
              <w:rPr>
                <w:noProof/>
                <w:webHidden/>
              </w:rPr>
            </w:r>
            <w:r>
              <w:rPr>
                <w:noProof/>
                <w:webHidden/>
              </w:rPr>
              <w:fldChar w:fldCharType="separate"/>
            </w:r>
            <w:r>
              <w:rPr>
                <w:noProof/>
                <w:webHidden/>
              </w:rPr>
              <w:t>6</w:t>
            </w:r>
            <w:r>
              <w:rPr>
                <w:noProof/>
                <w:webHidden/>
              </w:rPr>
              <w:fldChar w:fldCharType="end"/>
            </w:r>
          </w:hyperlink>
        </w:p>
        <w:p w14:paraId="1F3359BE" w14:textId="7EC558D9" w:rsidR="00E30B51" w:rsidRDefault="00E30B51">
          <w:pPr>
            <w:pStyle w:val="20"/>
            <w:tabs>
              <w:tab w:val="left" w:pos="1000"/>
              <w:tab w:val="right" w:leader="dot" w:pos="9628"/>
            </w:tabs>
            <w:ind w:left="400"/>
            <w:rPr>
              <w:noProof/>
              <w14:ligatures w14:val="standardContextual"/>
            </w:rPr>
          </w:pPr>
          <w:hyperlink w:anchor="_Toc149630042" w:history="1">
            <w:r w:rsidRPr="00D446D9">
              <w:rPr>
                <w:rStyle w:val="aa"/>
                <w:noProof/>
              </w:rPr>
              <w:t>2.3.</w:t>
            </w:r>
            <w:r>
              <w:rPr>
                <w:noProof/>
                <w14:ligatures w14:val="standardContextual"/>
              </w:rPr>
              <w:tab/>
            </w:r>
            <w:r w:rsidRPr="00D446D9">
              <w:rPr>
                <w:rStyle w:val="aa"/>
                <w:noProof/>
              </w:rPr>
              <w:t>등급분류</w:t>
            </w:r>
            <w:r>
              <w:rPr>
                <w:noProof/>
                <w:webHidden/>
              </w:rPr>
              <w:tab/>
            </w:r>
            <w:r>
              <w:rPr>
                <w:noProof/>
                <w:webHidden/>
              </w:rPr>
              <w:fldChar w:fldCharType="begin"/>
            </w:r>
            <w:r>
              <w:rPr>
                <w:noProof/>
                <w:webHidden/>
              </w:rPr>
              <w:instrText xml:space="preserve"> PAGEREF _Toc149630042 \h </w:instrText>
            </w:r>
            <w:r>
              <w:rPr>
                <w:noProof/>
                <w:webHidden/>
              </w:rPr>
            </w:r>
            <w:r>
              <w:rPr>
                <w:noProof/>
                <w:webHidden/>
              </w:rPr>
              <w:fldChar w:fldCharType="separate"/>
            </w:r>
            <w:r>
              <w:rPr>
                <w:noProof/>
                <w:webHidden/>
              </w:rPr>
              <w:t>6</w:t>
            </w:r>
            <w:r>
              <w:rPr>
                <w:noProof/>
                <w:webHidden/>
              </w:rPr>
              <w:fldChar w:fldCharType="end"/>
            </w:r>
          </w:hyperlink>
        </w:p>
        <w:p w14:paraId="10069043" w14:textId="10E7A901" w:rsidR="00E30B51" w:rsidRDefault="00E30B51">
          <w:pPr>
            <w:pStyle w:val="12"/>
            <w:rPr>
              <w:noProof/>
              <w14:ligatures w14:val="standardContextual"/>
            </w:rPr>
          </w:pPr>
          <w:hyperlink w:anchor="_Toc149630043" w:history="1">
            <w:r w:rsidRPr="00D446D9">
              <w:rPr>
                <w:rStyle w:val="aa"/>
                <w:noProof/>
              </w:rPr>
              <w:t>3.</w:t>
            </w:r>
            <w:r>
              <w:rPr>
                <w:noProof/>
                <w14:ligatures w14:val="standardContextual"/>
              </w:rPr>
              <w:tab/>
            </w:r>
            <w:r w:rsidRPr="00D446D9">
              <w:rPr>
                <w:rStyle w:val="aa"/>
                <w:noProof/>
              </w:rPr>
              <w:t>조직</w:t>
            </w:r>
            <w:r>
              <w:rPr>
                <w:noProof/>
                <w:webHidden/>
              </w:rPr>
              <w:tab/>
            </w:r>
            <w:r>
              <w:rPr>
                <w:noProof/>
                <w:webHidden/>
              </w:rPr>
              <w:fldChar w:fldCharType="begin"/>
            </w:r>
            <w:r>
              <w:rPr>
                <w:noProof/>
                <w:webHidden/>
              </w:rPr>
              <w:instrText xml:space="preserve"> PAGEREF _Toc149630043 \h </w:instrText>
            </w:r>
            <w:r>
              <w:rPr>
                <w:noProof/>
                <w:webHidden/>
              </w:rPr>
            </w:r>
            <w:r>
              <w:rPr>
                <w:noProof/>
                <w:webHidden/>
              </w:rPr>
              <w:fldChar w:fldCharType="separate"/>
            </w:r>
            <w:r>
              <w:rPr>
                <w:noProof/>
                <w:webHidden/>
              </w:rPr>
              <w:t>6</w:t>
            </w:r>
            <w:r>
              <w:rPr>
                <w:noProof/>
                <w:webHidden/>
              </w:rPr>
              <w:fldChar w:fldCharType="end"/>
            </w:r>
          </w:hyperlink>
        </w:p>
        <w:p w14:paraId="66D923B1" w14:textId="00F2A91E" w:rsidR="00E30B51" w:rsidRDefault="00E30B51">
          <w:pPr>
            <w:pStyle w:val="12"/>
            <w:rPr>
              <w:noProof/>
              <w14:ligatures w14:val="standardContextual"/>
            </w:rPr>
          </w:pPr>
          <w:hyperlink w:anchor="_Toc149630044" w:history="1">
            <w:r w:rsidRPr="00D446D9">
              <w:rPr>
                <w:rStyle w:val="aa"/>
                <w:noProof/>
              </w:rPr>
              <w:t>4.</w:t>
            </w:r>
            <w:r>
              <w:rPr>
                <w:noProof/>
                <w14:ligatures w14:val="standardContextual"/>
              </w:rPr>
              <w:tab/>
            </w:r>
            <w:r w:rsidRPr="00D446D9">
              <w:rPr>
                <w:rStyle w:val="aa"/>
                <w:noProof/>
              </w:rPr>
              <w:t>형상관리 도구</w:t>
            </w:r>
            <w:r>
              <w:rPr>
                <w:noProof/>
                <w:webHidden/>
              </w:rPr>
              <w:tab/>
            </w:r>
            <w:r>
              <w:rPr>
                <w:noProof/>
                <w:webHidden/>
              </w:rPr>
              <w:fldChar w:fldCharType="begin"/>
            </w:r>
            <w:r>
              <w:rPr>
                <w:noProof/>
                <w:webHidden/>
              </w:rPr>
              <w:instrText xml:space="preserve"> PAGEREF _Toc149630044 \h </w:instrText>
            </w:r>
            <w:r>
              <w:rPr>
                <w:noProof/>
                <w:webHidden/>
              </w:rPr>
            </w:r>
            <w:r>
              <w:rPr>
                <w:noProof/>
                <w:webHidden/>
              </w:rPr>
              <w:fldChar w:fldCharType="separate"/>
            </w:r>
            <w:r>
              <w:rPr>
                <w:noProof/>
                <w:webHidden/>
              </w:rPr>
              <w:t>7</w:t>
            </w:r>
            <w:r>
              <w:rPr>
                <w:noProof/>
                <w:webHidden/>
              </w:rPr>
              <w:fldChar w:fldCharType="end"/>
            </w:r>
          </w:hyperlink>
        </w:p>
        <w:p w14:paraId="333B36D6" w14:textId="4BCDD9D7" w:rsidR="00E30B51" w:rsidRDefault="00E30B51">
          <w:pPr>
            <w:pStyle w:val="12"/>
            <w:rPr>
              <w:noProof/>
              <w14:ligatures w14:val="standardContextual"/>
            </w:rPr>
          </w:pPr>
          <w:hyperlink w:anchor="_Toc149630045" w:history="1">
            <w:r w:rsidRPr="00D446D9">
              <w:rPr>
                <w:rStyle w:val="aa"/>
                <w:noProof/>
              </w:rPr>
              <w:t>5.</w:t>
            </w:r>
            <w:r>
              <w:rPr>
                <w:noProof/>
                <w14:ligatures w14:val="standardContextual"/>
              </w:rPr>
              <w:tab/>
            </w:r>
            <w:r w:rsidRPr="00D446D9">
              <w:rPr>
                <w:rStyle w:val="aa"/>
                <w:noProof/>
              </w:rPr>
              <w:t>형상 관리 원칙</w:t>
            </w:r>
            <w:r>
              <w:rPr>
                <w:noProof/>
                <w:webHidden/>
              </w:rPr>
              <w:tab/>
            </w:r>
            <w:r>
              <w:rPr>
                <w:noProof/>
                <w:webHidden/>
              </w:rPr>
              <w:fldChar w:fldCharType="begin"/>
            </w:r>
            <w:r>
              <w:rPr>
                <w:noProof/>
                <w:webHidden/>
              </w:rPr>
              <w:instrText xml:space="preserve"> PAGEREF _Toc149630045 \h </w:instrText>
            </w:r>
            <w:r>
              <w:rPr>
                <w:noProof/>
                <w:webHidden/>
              </w:rPr>
            </w:r>
            <w:r>
              <w:rPr>
                <w:noProof/>
                <w:webHidden/>
              </w:rPr>
              <w:fldChar w:fldCharType="separate"/>
            </w:r>
            <w:r>
              <w:rPr>
                <w:noProof/>
                <w:webHidden/>
              </w:rPr>
              <w:t>7</w:t>
            </w:r>
            <w:r>
              <w:rPr>
                <w:noProof/>
                <w:webHidden/>
              </w:rPr>
              <w:fldChar w:fldCharType="end"/>
            </w:r>
          </w:hyperlink>
        </w:p>
        <w:p w14:paraId="01B37B0D" w14:textId="51450891" w:rsidR="00E30B51" w:rsidRDefault="00E30B51">
          <w:pPr>
            <w:pStyle w:val="20"/>
            <w:tabs>
              <w:tab w:val="left" w:pos="1000"/>
              <w:tab w:val="right" w:leader="dot" w:pos="9628"/>
            </w:tabs>
            <w:ind w:left="400"/>
            <w:rPr>
              <w:noProof/>
              <w14:ligatures w14:val="standardContextual"/>
            </w:rPr>
          </w:pPr>
          <w:hyperlink w:anchor="_Toc149630046" w:history="1">
            <w:r w:rsidRPr="00D446D9">
              <w:rPr>
                <w:rStyle w:val="aa"/>
                <w:noProof/>
              </w:rPr>
              <w:t>5.1.</w:t>
            </w:r>
            <w:r>
              <w:rPr>
                <w:noProof/>
                <w14:ligatures w14:val="standardContextual"/>
              </w:rPr>
              <w:tab/>
            </w:r>
            <w:r w:rsidRPr="00D446D9">
              <w:rPr>
                <w:rStyle w:val="aa"/>
                <w:noProof/>
              </w:rPr>
              <w:t>Trunk 또는 Main</w:t>
            </w:r>
            <w:r>
              <w:rPr>
                <w:noProof/>
                <w:webHidden/>
              </w:rPr>
              <w:tab/>
            </w:r>
            <w:r>
              <w:rPr>
                <w:noProof/>
                <w:webHidden/>
              </w:rPr>
              <w:fldChar w:fldCharType="begin"/>
            </w:r>
            <w:r>
              <w:rPr>
                <w:noProof/>
                <w:webHidden/>
              </w:rPr>
              <w:instrText xml:space="preserve"> PAGEREF _Toc149630046 \h </w:instrText>
            </w:r>
            <w:r>
              <w:rPr>
                <w:noProof/>
                <w:webHidden/>
              </w:rPr>
            </w:r>
            <w:r>
              <w:rPr>
                <w:noProof/>
                <w:webHidden/>
              </w:rPr>
              <w:fldChar w:fldCharType="separate"/>
            </w:r>
            <w:r>
              <w:rPr>
                <w:noProof/>
                <w:webHidden/>
              </w:rPr>
              <w:t>7</w:t>
            </w:r>
            <w:r>
              <w:rPr>
                <w:noProof/>
                <w:webHidden/>
              </w:rPr>
              <w:fldChar w:fldCharType="end"/>
            </w:r>
          </w:hyperlink>
        </w:p>
        <w:p w14:paraId="5D8443E3" w14:textId="7363E3E8" w:rsidR="00E30B51" w:rsidRDefault="00E30B51">
          <w:pPr>
            <w:pStyle w:val="20"/>
            <w:tabs>
              <w:tab w:val="left" w:pos="1000"/>
              <w:tab w:val="right" w:leader="dot" w:pos="9628"/>
            </w:tabs>
            <w:ind w:left="400"/>
            <w:rPr>
              <w:noProof/>
              <w14:ligatures w14:val="standardContextual"/>
            </w:rPr>
          </w:pPr>
          <w:hyperlink w:anchor="_Toc149630047" w:history="1">
            <w:r w:rsidRPr="00D446D9">
              <w:rPr>
                <w:rStyle w:val="aa"/>
                <w:noProof/>
              </w:rPr>
              <w:t>5.2.</w:t>
            </w:r>
            <w:r>
              <w:rPr>
                <w:noProof/>
                <w14:ligatures w14:val="standardContextual"/>
              </w:rPr>
              <w:tab/>
            </w:r>
            <w:r w:rsidRPr="00D446D9">
              <w:rPr>
                <w:rStyle w:val="aa"/>
                <w:noProof/>
              </w:rPr>
              <w:t>Branch</w:t>
            </w:r>
            <w:r>
              <w:rPr>
                <w:noProof/>
                <w:webHidden/>
              </w:rPr>
              <w:tab/>
            </w:r>
            <w:r>
              <w:rPr>
                <w:noProof/>
                <w:webHidden/>
              </w:rPr>
              <w:fldChar w:fldCharType="begin"/>
            </w:r>
            <w:r>
              <w:rPr>
                <w:noProof/>
                <w:webHidden/>
              </w:rPr>
              <w:instrText xml:space="preserve"> PAGEREF _Toc149630047 \h </w:instrText>
            </w:r>
            <w:r>
              <w:rPr>
                <w:noProof/>
                <w:webHidden/>
              </w:rPr>
            </w:r>
            <w:r>
              <w:rPr>
                <w:noProof/>
                <w:webHidden/>
              </w:rPr>
              <w:fldChar w:fldCharType="separate"/>
            </w:r>
            <w:r>
              <w:rPr>
                <w:noProof/>
                <w:webHidden/>
              </w:rPr>
              <w:t>8</w:t>
            </w:r>
            <w:r>
              <w:rPr>
                <w:noProof/>
                <w:webHidden/>
              </w:rPr>
              <w:fldChar w:fldCharType="end"/>
            </w:r>
          </w:hyperlink>
        </w:p>
        <w:p w14:paraId="362D5514" w14:textId="74286500" w:rsidR="00E30B51" w:rsidRDefault="00E30B51">
          <w:pPr>
            <w:pStyle w:val="20"/>
            <w:tabs>
              <w:tab w:val="left" w:pos="1000"/>
              <w:tab w:val="right" w:leader="dot" w:pos="9628"/>
            </w:tabs>
            <w:ind w:left="400"/>
            <w:rPr>
              <w:noProof/>
              <w14:ligatures w14:val="standardContextual"/>
            </w:rPr>
          </w:pPr>
          <w:hyperlink w:anchor="_Toc149630048" w:history="1">
            <w:r w:rsidRPr="00D446D9">
              <w:rPr>
                <w:rStyle w:val="aa"/>
                <w:noProof/>
              </w:rPr>
              <w:t>5.3.</w:t>
            </w:r>
            <w:r>
              <w:rPr>
                <w:noProof/>
                <w14:ligatures w14:val="standardContextual"/>
              </w:rPr>
              <w:tab/>
            </w:r>
            <w:r w:rsidRPr="00D446D9">
              <w:rPr>
                <w:rStyle w:val="aa"/>
                <w:noProof/>
              </w:rPr>
              <w:t>Tag</w:t>
            </w:r>
            <w:r>
              <w:rPr>
                <w:noProof/>
                <w:webHidden/>
              </w:rPr>
              <w:tab/>
            </w:r>
            <w:r>
              <w:rPr>
                <w:noProof/>
                <w:webHidden/>
              </w:rPr>
              <w:fldChar w:fldCharType="begin"/>
            </w:r>
            <w:r>
              <w:rPr>
                <w:noProof/>
                <w:webHidden/>
              </w:rPr>
              <w:instrText xml:space="preserve"> PAGEREF _Toc149630048 \h </w:instrText>
            </w:r>
            <w:r>
              <w:rPr>
                <w:noProof/>
                <w:webHidden/>
              </w:rPr>
            </w:r>
            <w:r>
              <w:rPr>
                <w:noProof/>
                <w:webHidden/>
              </w:rPr>
              <w:fldChar w:fldCharType="separate"/>
            </w:r>
            <w:r>
              <w:rPr>
                <w:noProof/>
                <w:webHidden/>
              </w:rPr>
              <w:t>8</w:t>
            </w:r>
            <w:r>
              <w:rPr>
                <w:noProof/>
                <w:webHidden/>
              </w:rPr>
              <w:fldChar w:fldCharType="end"/>
            </w:r>
          </w:hyperlink>
        </w:p>
        <w:p w14:paraId="0425A32E" w14:textId="0F493D12" w:rsidR="00E30B51" w:rsidRDefault="00E30B51">
          <w:pPr>
            <w:pStyle w:val="12"/>
            <w:rPr>
              <w:noProof/>
              <w14:ligatures w14:val="standardContextual"/>
            </w:rPr>
          </w:pPr>
          <w:hyperlink w:anchor="_Toc149630049" w:history="1">
            <w:r w:rsidRPr="00D446D9">
              <w:rPr>
                <w:rStyle w:val="aa"/>
                <w:noProof/>
              </w:rPr>
              <w:t>6.</w:t>
            </w:r>
            <w:r>
              <w:rPr>
                <w:noProof/>
                <w14:ligatures w14:val="standardContextual"/>
              </w:rPr>
              <w:tab/>
            </w:r>
            <w:r w:rsidRPr="00D446D9">
              <w:rPr>
                <w:rStyle w:val="aa"/>
                <w:noProof/>
              </w:rPr>
              <w:t>형상관리 항목</w:t>
            </w:r>
            <w:r>
              <w:rPr>
                <w:noProof/>
                <w:webHidden/>
              </w:rPr>
              <w:tab/>
            </w:r>
            <w:r>
              <w:rPr>
                <w:noProof/>
                <w:webHidden/>
              </w:rPr>
              <w:fldChar w:fldCharType="begin"/>
            </w:r>
            <w:r>
              <w:rPr>
                <w:noProof/>
                <w:webHidden/>
              </w:rPr>
              <w:instrText xml:space="preserve"> PAGEREF _Toc149630049 \h </w:instrText>
            </w:r>
            <w:r>
              <w:rPr>
                <w:noProof/>
                <w:webHidden/>
              </w:rPr>
            </w:r>
            <w:r>
              <w:rPr>
                <w:noProof/>
                <w:webHidden/>
              </w:rPr>
              <w:fldChar w:fldCharType="separate"/>
            </w:r>
            <w:r>
              <w:rPr>
                <w:noProof/>
                <w:webHidden/>
              </w:rPr>
              <w:t>8</w:t>
            </w:r>
            <w:r>
              <w:rPr>
                <w:noProof/>
                <w:webHidden/>
              </w:rPr>
              <w:fldChar w:fldCharType="end"/>
            </w:r>
          </w:hyperlink>
        </w:p>
        <w:p w14:paraId="32F1D70E" w14:textId="4F2CF27F" w:rsidR="00E30B51" w:rsidRDefault="00E30B51">
          <w:pPr>
            <w:pStyle w:val="20"/>
            <w:tabs>
              <w:tab w:val="left" w:pos="1000"/>
              <w:tab w:val="right" w:leader="dot" w:pos="9628"/>
            </w:tabs>
            <w:ind w:left="400"/>
            <w:rPr>
              <w:noProof/>
              <w14:ligatures w14:val="standardContextual"/>
            </w:rPr>
          </w:pPr>
          <w:hyperlink w:anchor="_Toc149630050" w:history="1">
            <w:r w:rsidRPr="00D446D9">
              <w:rPr>
                <w:rStyle w:val="aa"/>
                <w:noProof/>
              </w:rPr>
              <w:t>6.1.</w:t>
            </w:r>
            <w:r>
              <w:rPr>
                <w:noProof/>
                <w14:ligatures w14:val="standardContextual"/>
              </w:rPr>
              <w:tab/>
            </w:r>
            <w:r w:rsidRPr="00D446D9">
              <w:rPr>
                <w:rStyle w:val="aa"/>
                <w:noProof/>
              </w:rPr>
              <w:t>소프트웨어 개발 프로세스</w:t>
            </w:r>
            <w:r>
              <w:rPr>
                <w:noProof/>
                <w:webHidden/>
              </w:rPr>
              <w:tab/>
            </w:r>
            <w:r>
              <w:rPr>
                <w:noProof/>
                <w:webHidden/>
              </w:rPr>
              <w:fldChar w:fldCharType="begin"/>
            </w:r>
            <w:r>
              <w:rPr>
                <w:noProof/>
                <w:webHidden/>
              </w:rPr>
              <w:instrText xml:space="preserve"> PAGEREF _Toc149630050 \h </w:instrText>
            </w:r>
            <w:r>
              <w:rPr>
                <w:noProof/>
                <w:webHidden/>
              </w:rPr>
            </w:r>
            <w:r>
              <w:rPr>
                <w:noProof/>
                <w:webHidden/>
              </w:rPr>
              <w:fldChar w:fldCharType="separate"/>
            </w:r>
            <w:r>
              <w:rPr>
                <w:noProof/>
                <w:webHidden/>
              </w:rPr>
              <w:t>9</w:t>
            </w:r>
            <w:r>
              <w:rPr>
                <w:noProof/>
                <w:webHidden/>
              </w:rPr>
              <w:fldChar w:fldCharType="end"/>
            </w:r>
          </w:hyperlink>
        </w:p>
        <w:p w14:paraId="02D40889" w14:textId="3A629676" w:rsidR="00E30B51" w:rsidRDefault="00E30B51">
          <w:pPr>
            <w:pStyle w:val="30"/>
            <w:tabs>
              <w:tab w:val="left" w:pos="1600"/>
              <w:tab w:val="right" w:leader="dot" w:pos="9628"/>
            </w:tabs>
            <w:ind w:left="800"/>
            <w:rPr>
              <w:noProof/>
              <w14:ligatures w14:val="standardContextual"/>
            </w:rPr>
          </w:pPr>
          <w:hyperlink w:anchor="_Toc149630051" w:history="1">
            <w:r w:rsidRPr="00D446D9">
              <w:rPr>
                <w:rStyle w:val="aa"/>
                <w:noProof/>
              </w:rPr>
              <w:t>6.1.1.</w:t>
            </w:r>
            <w:r>
              <w:rPr>
                <w:noProof/>
                <w14:ligatures w14:val="standardContextual"/>
              </w:rPr>
              <w:tab/>
            </w:r>
            <w:r w:rsidRPr="00D446D9">
              <w:rPr>
                <w:rStyle w:val="aa"/>
                <w:noProof/>
              </w:rPr>
              <w:t>소프트웨어 개발 계획 활동의 형상관리 항목</w:t>
            </w:r>
            <w:r>
              <w:rPr>
                <w:noProof/>
                <w:webHidden/>
              </w:rPr>
              <w:tab/>
            </w:r>
            <w:r>
              <w:rPr>
                <w:noProof/>
                <w:webHidden/>
              </w:rPr>
              <w:fldChar w:fldCharType="begin"/>
            </w:r>
            <w:r>
              <w:rPr>
                <w:noProof/>
                <w:webHidden/>
              </w:rPr>
              <w:instrText xml:space="preserve"> PAGEREF _Toc149630051 \h </w:instrText>
            </w:r>
            <w:r>
              <w:rPr>
                <w:noProof/>
                <w:webHidden/>
              </w:rPr>
            </w:r>
            <w:r>
              <w:rPr>
                <w:noProof/>
                <w:webHidden/>
              </w:rPr>
              <w:fldChar w:fldCharType="separate"/>
            </w:r>
            <w:r>
              <w:rPr>
                <w:noProof/>
                <w:webHidden/>
              </w:rPr>
              <w:t>9</w:t>
            </w:r>
            <w:r>
              <w:rPr>
                <w:noProof/>
                <w:webHidden/>
              </w:rPr>
              <w:fldChar w:fldCharType="end"/>
            </w:r>
          </w:hyperlink>
        </w:p>
        <w:p w14:paraId="1B581815" w14:textId="7F5FE690" w:rsidR="00E30B51" w:rsidRDefault="00E30B51">
          <w:pPr>
            <w:pStyle w:val="30"/>
            <w:tabs>
              <w:tab w:val="left" w:pos="1600"/>
              <w:tab w:val="right" w:leader="dot" w:pos="9628"/>
            </w:tabs>
            <w:ind w:left="800"/>
            <w:rPr>
              <w:noProof/>
              <w14:ligatures w14:val="standardContextual"/>
            </w:rPr>
          </w:pPr>
          <w:hyperlink w:anchor="_Toc149630052" w:history="1">
            <w:r w:rsidRPr="00D446D9">
              <w:rPr>
                <w:rStyle w:val="aa"/>
                <w:noProof/>
              </w:rPr>
              <w:t>6.1.2.</w:t>
            </w:r>
            <w:r>
              <w:rPr>
                <w:noProof/>
                <w14:ligatures w14:val="standardContextual"/>
              </w:rPr>
              <w:tab/>
            </w:r>
            <w:r w:rsidRPr="00D446D9">
              <w:rPr>
                <w:rStyle w:val="aa"/>
                <w:noProof/>
              </w:rPr>
              <w:t>소프트웨어 요구사항 분석 활동의 형상관리 항목</w:t>
            </w:r>
            <w:r>
              <w:rPr>
                <w:noProof/>
                <w:webHidden/>
              </w:rPr>
              <w:tab/>
            </w:r>
            <w:r>
              <w:rPr>
                <w:noProof/>
                <w:webHidden/>
              </w:rPr>
              <w:fldChar w:fldCharType="begin"/>
            </w:r>
            <w:r>
              <w:rPr>
                <w:noProof/>
                <w:webHidden/>
              </w:rPr>
              <w:instrText xml:space="preserve"> PAGEREF _Toc149630052 \h </w:instrText>
            </w:r>
            <w:r>
              <w:rPr>
                <w:noProof/>
                <w:webHidden/>
              </w:rPr>
            </w:r>
            <w:r>
              <w:rPr>
                <w:noProof/>
                <w:webHidden/>
              </w:rPr>
              <w:fldChar w:fldCharType="separate"/>
            </w:r>
            <w:r>
              <w:rPr>
                <w:noProof/>
                <w:webHidden/>
              </w:rPr>
              <w:t>10</w:t>
            </w:r>
            <w:r>
              <w:rPr>
                <w:noProof/>
                <w:webHidden/>
              </w:rPr>
              <w:fldChar w:fldCharType="end"/>
            </w:r>
          </w:hyperlink>
        </w:p>
        <w:p w14:paraId="1DA0ACD5" w14:textId="7F4E830A" w:rsidR="00E30B51" w:rsidRDefault="00E30B51">
          <w:pPr>
            <w:pStyle w:val="30"/>
            <w:tabs>
              <w:tab w:val="left" w:pos="1600"/>
              <w:tab w:val="right" w:leader="dot" w:pos="9628"/>
            </w:tabs>
            <w:ind w:left="800"/>
            <w:rPr>
              <w:noProof/>
              <w14:ligatures w14:val="standardContextual"/>
            </w:rPr>
          </w:pPr>
          <w:hyperlink w:anchor="_Toc149630053" w:history="1">
            <w:r w:rsidRPr="00D446D9">
              <w:rPr>
                <w:rStyle w:val="aa"/>
                <w:noProof/>
              </w:rPr>
              <w:t>6.1.3.</w:t>
            </w:r>
            <w:r>
              <w:rPr>
                <w:noProof/>
                <w14:ligatures w14:val="standardContextual"/>
              </w:rPr>
              <w:tab/>
            </w:r>
            <w:r w:rsidRPr="00D446D9">
              <w:rPr>
                <w:rStyle w:val="aa"/>
                <w:noProof/>
              </w:rPr>
              <w:t>소프트웨어 아키텍쳐 설계 활동의 형상관리 항목</w:t>
            </w:r>
            <w:r>
              <w:rPr>
                <w:noProof/>
                <w:webHidden/>
              </w:rPr>
              <w:tab/>
            </w:r>
            <w:r>
              <w:rPr>
                <w:noProof/>
                <w:webHidden/>
              </w:rPr>
              <w:fldChar w:fldCharType="begin"/>
            </w:r>
            <w:r>
              <w:rPr>
                <w:noProof/>
                <w:webHidden/>
              </w:rPr>
              <w:instrText xml:space="preserve"> PAGEREF _Toc149630053 \h </w:instrText>
            </w:r>
            <w:r>
              <w:rPr>
                <w:noProof/>
                <w:webHidden/>
              </w:rPr>
            </w:r>
            <w:r>
              <w:rPr>
                <w:noProof/>
                <w:webHidden/>
              </w:rPr>
              <w:fldChar w:fldCharType="separate"/>
            </w:r>
            <w:r>
              <w:rPr>
                <w:noProof/>
                <w:webHidden/>
              </w:rPr>
              <w:t>10</w:t>
            </w:r>
            <w:r>
              <w:rPr>
                <w:noProof/>
                <w:webHidden/>
              </w:rPr>
              <w:fldChar w:fldCharType="end"/>
            </w:r>
          </w:hyperlink>
        </w:p>
        <w:p w14:paraId="381331A2" w14:textId="50593385" w:rsidR="00E30B51" w:rsidRDefault="00E30B51">
          <w:pPr>
            <w:pStyle w:val="30"/>
            <w:tabs>
              <w:tab w:val="left" w:pos="1600"/>
              <w:tab w:val="right" w:leader="dot" w:pos="9628"/>
            </w:tabs>
            <w:ind w:left="800"/>
            <w:rPr>
              <w:noProof/>
              <w14:ligatures w14:val="standardContextual"/>
            </w:rPr>
          </w:pPr>
          <w:hyperlink w:anchor="_Toc149630054" w:history="1">
            <w:r w:rsidRPr="00D446D9">
              <w:rPr>
                <w:rStyle w:val="aa"/>
                <w:noProof/>
              </w:rPr>
              <w:t>6.1.4.</w:t>
            </w:r>
            <w:r>
              <w:rPr>
                <w:noProof/>
                <w14:ligatures w14:val="standardContextual"/>
              </w:rPr>
              <w:tab/>
            </w:r>
            <w:r w:rsidRPr="00D446D9">
              <w:rPr>
                <w:rStyle w:val="aa"/>
                <w:noProof/>
              </w:rPr>
              <w:t>소프트웨어 상세 설계 활동의 형상관리 항목</w:t>
            </w:r>
            <w:r>
              <w:rPr>
                <w:noProof/>
                <w:webHidden/>
              </w:rPr>
              <w:tab/>
            </w:r>
            <w:r>
              <w:rPr>
                <w:noProof/>
                <w:webHidden/>
              </w:rPr>
              <w:fldChar w:fldCharType="begin"/>
            </w:r>
            <w:r>
              <w:rPr>
                <w:noProof/>
                <w:webHidden/>
              </w:rPr>
              <w:instrText xml:space="preserve"> PAGEREF _Toc149630054 \h </w:instrText>
            </w:r>
            <w:r>
              <w:rPr>
                <w:noProof/>
                <w:webHidden/>
              </w:rPr>
            </w:r>
            <w:r>
              <w:rPr>
                <w:noProof/>
                <w:webHidden/>
              </w:rPr>
              <w:fldChar w:fldCharType="separate"/>
            </w:r>
            <w:r>
              <w:rPr>
                <w:noProof/>
                <w:webHidden/>
              </w:rPr>
              <w:t>10</w:t>
            </w:r>
            <w:r>
              <w:rPr>
                <w:noProof/>
                <w:webHidden/>
              </w:rPr>
              <w:fldChar w:fldCharType="end"/>
            </w:r>
          </w:hyperlink>
        </w:p>
        <w:p w14:paraId="5363EDEA" w14:textId="6976A06E" w:rsidR="00E30B51" w:rsidRDefault="00E30B51">
          <w:pPr>
            <w:pStyle w:val="30"/>
            <w:tabs>
              <w:tab w:val="left" w:pos="1600"/>
              <w:tab w:val="right" w:leader="dot" w:pos="9628"/>
            </w:tabs>
            <w:ind w:left="800"/>
            <w:rPr>
              <w:noProof/>
              <w14:ligatures w14:val="standardContextual"/>
            </w:rPr>
          </w:pPr>
          <w:hyperlink w:anchor="_Toc149630055" w:history="1">
            <w:r w:rsidRPr="00D446D9">
              <w:rPr>
                <w:rStyle w:val="aa"/>
                <w:noProof/>
              </w:rPr>
              <w:t>6.1.5.</w:t>
            </w:r>
            <w:r>
              <w:rPr>
                <w:noProof/>
                <w14:ligatures w14:val="standardContextual"/>
              </w:rPr>
              <w:tab/>
            </w:r>
            <w:r w:rsidRPr="00D446D9">
              <w:rPr>
                <w:rStyle w:val="aa"/>
                <w:noProof/>
              </w:rPr>
              <w:t>소프트웨어 유닛 구현 활동의 형상관리 항목</w:t>
            </w:r>
            <w:r>
              <w:rPr>
                <w:noProof/>
                <w:webHidden/>
              </w:rPr>
              <w:tab/>
            </w:r>
            <w:r>
              <w:rPr>
                <w:noProof/>
                <w:webHidden/>
              </w:rPr>
              <w:fldChar w:fldCharType="begin"/>
            </w:r>
            <w:r>
              <w:rPr>
                <w:noProof/>
                <w:webHidden/>
              </w:rPr>
              <w:instrText xml:space="preserve"> PAGEREF _Toc149630055 \h </w:instrText>
            </w:r>
            <w:r>
              <w:rPr>
                <w:noProof/>
                <w:webHidden/>
              </w:rPr>
            </w:r>
            <w:r>
              <w:rPr>
                <w:noProof/>
                <w:webHidden/>
              </w:rPr>
              <w:fldChar w:fldCharType="separate"/>
            </w:r>
            <w:r>
              <w:rPr>
                <w:noProof/>
                <w:webHidden/>
              </w:rPr>
              <w:t>10</w:t>
            </w:r>
            <w:r>
              <w:rPr>
                <w:noProof/>
                <w:webHidden/>
              </w:rPr>
              <w:fldChar w:fldCharType="end"/>
            </w:r>
          </w:hyperlink>
        </w:p>
        <w:p w14:paraId="3BAB1096" w14:textId="60A6B081" w:rsidR="00E30B51" w:rsidRDefault="00E30B51">
          <w:pPr>
            <w:pStyle w:val="30"/>
            <w:tabs>
              <w:tab w:val="left" w:pos="1600"/>
              <w:tab w:val="right" w:leader="dot" w:pos="9628"/>
            </w:tabs>
            <w:ind w:left="800"/>
            <w:rPr>
              <w:noProof/>
              <w14:ligatures w14:val="standardContextual"/>
            </w:rPr>
          </w:pPr>
          <w:hyperlink w:anchor="_Toc149630056" w:history="1">
            <w:r w:rsidRPr="00D446D9">
              <w:rPr>
                <w:rStyle w:val="aa"/>
                <w:noProof/>
              </w:rPr>
              <w:t>6.1.6.</w:t>
            </w:r>
            <w:r>
              <w:rPr>
                <w:noProof/>
                <w14:ligatures w14:val="standardContextual"/>
              </w:rPr>
              <w:tab/>
            </w:r>
            <w:r w:rsidRPr="00D446D9">
              <w:rPr>
                <w:rStyle w:val="aa"/>
                <w:noProof/>
              </w:rPr>
              <w:t>소프트웨어 통합 활동의 형상관리 항목</w:t>
            </w:r>
            <w:r>
              <w:rPr>
                <w:noProof/>
                <w:webHidden/>
              </w:rPr>
              <w:tab/>
            </w:r>
            <w:r>
              <w:rPr>
                <w:noProof/>
                <w:webHidden/>
              </w:rPr>
              <w:fldChar w:fldCharType="begin"/>
            </w:r>
            <w:r>
              <w:rPr>
                <w:noProof/>
                <w:webHidden/>
              </w:rPr>
              <w:instrText xml:space="preserve"> PAGEREF _Toc149630056 \h </w:instrText>
            </w:r>
            <w:r>
              <w:rPr>
                <w:noProof/>
                <w:webHidden/>
              </w:rPr>
            </w:r>
            <w:r>
              <w:rPr>
                <w:noProof/>
                <w:webHidden/>
              </w:rPr>
              <w:fldChar w:fldCharType="separate"/>
            </w:r>
            <w:r>
              <w:rPr>
                <w:noProof/>
                <w:webHidden/>
              </w:rPr>
              <w:t>10</w:t>
            </w:r>
            <w:r>
              <w:rPr>
                <w:noProof/>
                <w:webHidden/>
              </w:rPr>
              <w:fldChar w:fldCharType="end"/>
            </w:r>
          </w:hyperlink>
        </w:p>
        <w:p w14:paraId="2CA81785" w14:textId="4992CE86" w:rsidR="00E30B51" w:rsidRDefault="00E30B51">
          <w:pPr>
            <w:pStyle w:val="30"/>
            <w:tabs>
              <w:tab w:val="left" w:pos="1600"/>
              <w:tab w:val="right" w:leader="dot" w:pos="9628"/>
            </w:tabs>
            <w:ind w:left="800"/>
            <w:rPr>
              <w:noProof/>
              <w14:ligatures w14:val="standardContextual"/>
            </w:rPr>
          </w:pPr>
          <w:hyperlink w:anchor="_Toc149630057" w:history="1">
            <w:r w:rsidRPr="00D446D9">
              <w:rPr>
                <w:rStyle w:val="aa"/>
                <w:noProof/>
              </w:rPr>
              <w:t>6.1.7.</w:t>
            </w:r>
            <w:r>
              <w:rPr>
                <w:noProof/>
                <w14:ligatures w14:val="standardContextual"/>
              </w:rPr>
              <w:tab/>
            </w:r>
            <w:r w:rsidRPr="00D446D9">
              <w:rPr>
                <w:rStyle w:val="aa"/>
                <w:noProof/>
              </w:rPr>
              <w:t>소프트웨어 검증 활동의 형상 관리 항목</w:t>
            </w:r>
            <w:r>
              <w:rPr>
                <w:noProof/>
                <w:webHidden/>
              </w:rPr>
              <w:tab/>
            </w:r>
            <w:r>
              <w:rPr>
                <w:noProof/>
                <w:webHidden/>
              </w:rPr>
              <w:fldChar w:fldCharType="begin"/>
            </w:r>
            <w:r>
              <w:rPr>
                <w:noProof/>
                <w:webHidden/>
              </w:rPr>
              <w:instrText xml:space="preserve"> PAGEREF _Toc149630057 \h </w:instrText>
            </w:r>
            <w:r>
              <w:rPr>
                <w:noProof/>
                <w:webHidden/>
              </w:rPr>
            </w:r>
            <w:r>
              <w:rPr>
                <w:noProof/>
                <w:webHidden/>
              </w:rPr>
              <w:fldChar w:fldCharType="separate"/>
            </w:r>
            <w:r>
              <w:rPr>
                <w:noProof/>
                <w:webHidden/>
              </w:rPr>
              <w:t>10</w:t>
            </w:r>
            <w:r>
              <w:rPr>
                <w:noProof/>
                <w:webHidden/>
              </w:rPr>
              <w:fldChar w:fldCharType="end"/>
            </w:r>
          </w:hyperlink>
        </w:p>
        <w:p w14:paraId="479B18AA" w14:textId="5F70D08D" w:rsidR="00E30B51" w:rsidRDefault="00E30B51">
          <w:pPr>
            <w:pStyle w:val="30"/>
            <w:tabs>
              <w:tab w:val="left" w:pos="1600"/>
              <w:tab w:val="right" w:leader="dot" w:pos="9628"/>
            </w:tabs>
            <w:ind w:left="800"/>
            <w:rPr>
              <w:noProof/>
              <w14:ligatures w14:val="standardContextual"/>
            </w:rPr>
          </w:pPr>
          <w:hyperlink w:anchor="_Toc149630058" w:history="1">
            <w:r w:rsidRPr="00D446D9">
              <w:rPr>
                <w:rStyle w:val="aa"/>
                <w:noProof/>
              </w:rPr>
              <w:t>6.1.8.</w:t>
            </w:r>
            <w:r>
              <w:rPr>
                <w:noProof/>
                <w14:ligatures w14:val="standardContextual"/>
              </w:rPr>
              <w:tab/>
            </w:r>
            <w:r w:rsidRPr="00D446D9">
              <w:rPr>
                <w:rStyle w:val="aa"/>
                <w:noProof/>
              </w:rPr>
              <w:t>소프트웨어 배포 활동의 형상관리 항목</w:t>
            </w:r>
            <w:r>
              <w:rPr>
                <w:noProof/>
                <w:webHidden/>
              </w:rPr>
              <w:tab/>
            </w:r>
            <w:r>
              <w:rPr>
                <w:noProof/>
                <w:webHidden/>
              </w:rPr>
              <w:fldChar w:fldCharType="begin"/>
            </w:r>
            <w:r>
              <w:rPr>
                <w:noProof/>
                <w:webHidden/>
              </w:rPr>
              <w:instrText xml:space="preserve"> PAGEREF _Toc149630058 \h </w:instrText>
            </w:r>
            <w:r>
              <w:rPr>
                <w:noProof/>
                <w:webHidden/>
              </w:rPr>
            </w:r>
            <w:r>
              <w:rPr>
                <w:noProof/>
                <w:webHidden/>
              </w:rPr>
              <w:fldChar w:fldCharType="separate"/>
            </w:r>
            <w:r>
              <w:rPr>
                <w:noProof/>
                <w:webHidden/>
              </w:rPr>
              <w:t>10</w:t>
            </w:r>
            <w:r>
              <w:rPr>
                <w:noProof/>
                <w:webHidden/>
              </w:rPr>
              <w:fldChar w:fldCharType="end"/>
            </w:r>
          </w:hyperlink>
        </w:p>
        <w:p w14:paraId="240E1950" w14:textId="73C881F3" w:rsidR="00E30B51" w:rsidRDefault="00E30B51">
          <w:pPr>
            <w:pStyle w:val="20"/>
            <w:tabs>
              <w:tab w:val="left" w:pos="1000"/>
              <w:tab w:val="right" w:leader="dot" w:pos="9628"/>
            </w:tabs>
            <w:ind w:left="400"/>
            <w:rPr>
              <w:noProof/>
              <w14:ligatures w14:val="standardContextual"/>
            </w:rPr>
          </w:pPr>
          <w:hyperlink w:anchor="_Toc149630059" w:history="1">
            <w:r w:rsidRPr="00D446D9">
              <w:rPr>
                <w:rStyle w:val="aa"/>
                <w:noProof/>
              </w:rPr>
              <w:t>6.2.</w:t>
            </w:r>
            <w:r>
              <w:rPr>
                <w:noProof/>
                <w14:ligatures w14:val="standardContextual"/>
              </w:rPr>
              <w:tab/>
            </w:r>
            <w:r w:rsidRPr="00D446D9">
              <w:rPr>
                <w:rStyle w:val="aa"/>
                <w:noProof/>
              </w:rPr>
              <w:t>소프트웨어 위험관리 프로세스</w:t>
            </w:r>
            <w:r>
              <w:rPr>
                <w:noProof/>
                <w:webHidden/>
              </w:rPr>
              <w:tab/>
            </w:r>
            <w:r>
              <w:rPr>
                <w:noProof/>
                <w:webHidden/>
              </w:rPr>
              <w:fldChar w:fldCharType="begin"/>
            </w:r>
            <w:r>
              <w:rPr>
                <w:noProof/>
                <w:webHidden/>
              </w:rPr>
              <w:instrText xml:space="preserve"> PAGEREF _Toc149630059 \h </w:instrText>
            </w:r>
            <w:r>
              <w:rPr>
                <w:noProof/>
                <w:webHidden/>
              </w:rPr>
            </w:r>
            <w:r>
              <w:rPr>
                <w:noProof/>
                <w:webHidden/>
              </w:rPr>
              <w:fldChar w:fldCharType="separate"/>
            </w:r>
            <w:r>
              <w:rPr>
                <w:noProof/>
                <w:webHidden/>
              </w:rPr>
              <w:t>10</w:t>
            </w:r>
            <w:r>
              <w:rPr>
                <w:noProof/>
                <w:webHidden/>
              </w:rPr>
              <w:fldChar w:fldCharType="end"/>
            </w:r>
          </w:hyperlink>
        </w:p>
        <w:p w14:paraId="4BEDC696" w14:textId="2505DDB6" w:rsidR="00E30B51" w:rsidRDefault="00E30B51">
          <w:pPr>
            <w:pStyle w:val="20"/>
            <w:tabs>
              <w:tab w:val="left" w:pos="1000"/>
              <w:tab w:val="right" w:leader="dot" w:pos="9628"/>
            </w:tabs>
            <w:ind w:left="400"/>
            <w:rPr>
              <w:noProof/>
              <w14:ligatures w14:val="standardContextual"/>
            </w:rPr>
          </w:pPr>
          <w:hyperlink w:anchor="_Toc149630060" w:history="1">
            <w:r w:rsidRPr="00D446D9">
              <w:rPr>
                <w:rStyle w:val="aa"/>
                <w:noProof/>
              </w:rPr>
              <w:t>6.3.</w:t>
            </w:r>
            <w:r>
              <w:rPr>
                <w:noProof/>
                <w14:ligatures w14:val="standardContextual"/>
              </w:rPr>
              <w:tab/>
            </w:r>
            <w:r w:rsidRPr="00D446D9">
              <w:rPr>
                <w:rStyle w:val="aa"/>
                <w:noProof/>
              </w:rPr>
              <w:t>소프트웨어 문제해결 프로세스</w:t>
            </w:r>
            <w:r>
              <w:rPr>
                <w:noProof/>
                <w:webHidden/>
              </w:rPr>
              <w:tab/>
            </w:r>
            <w:r>
              <w:rPr>
                <w:noProof/>
                <w:webHidden/>
              </w:rPr>
              <w:fldChar w:fldCharType="begin"/>
            </w:r>
            <w:r>
              <w:rPr>
                <w:noProof/>
                <w:webHidden/>
              </w:rPr>
              <w:instrText xml:space="preserve"> PAGEREF _Toc149630060 \h </w:instrText>
            </w:r>
            <w:r>
              <w:rPr>
                <w:noProof/>
                <w:webHidden/>
              </w:rPr>
            </w:r>
            <w:r>
              <w:rPr>
                <w:noProof/>
                <w:webHidden/>
              </w:rPr>
              <w:fldChar w:fldCharType="separate"/>
            </w:r>
            <w:r>
              <w:rPr>
                <w:noProof/>
                <w:webHidden/>
              </w:rPr>
              <w:t>10</w:t>
            </w:r>
            <w:r>
              <w:rPr>
                <w:noProof/>
                <w:webHidden/>
              </w:rPr>
              <w:fldChar w:fldCharType="end"/>
            </w:r>
          </w:hyperlink>
        </w:p>
        <w:p w14:paraId="7BE84EFE" w14:textId="6BB870D7" w:rsidR="00E30B51" w:rsidRDefault="00E30B51">
          <w:pPr>
            <w:pStyle w:val="20"/>
            <w:tabs>
              <w:tab w:val="left" w:pos="1000"/>
              <w:tab w:val="right" w:leader="dot" w:pos="9628"/>
            </w:tabs>
            <w:ind w:left="400"/>
            <w:rPr>
              <w:noProof/>
              <w14:ligatures w14:val="standardContextual"/>
            </w:rPr>
          </w:pPr>
          <w:hyperlink w:anchor="_Toc149630061" w:history="1">
            <w:r w:rsidRPr="00D446D9">
              <w:rPr>
                <w:rStyle w:val="aa"/>
                <w:noProof/>
              </w:rPr>
              <w:t>6.4.</w:t>
            </w:r>
            <w:r>
              <w:rPr>
                <w:noProof/>
                <w14:ligatures w14:val="standardContextual"/>
              </w:rPr>
              <w:tab/>
            </w:r>
            <w:r w:rsidRPr="00D446D9">
              <w:rPr>
                <w:rStyle w:val="aa"/>
                <w:noProof/>
              </w:rPr>
              <w:t>소프트웨어 개발 환경</w:t>
            </w:r>
            <w:r>
              <w:rPr>
                <w:noProof/>
                <w:webHidden/>
              </w:rPr>
              <w:tab/>
            </w:r>
            <w:r>
              <w:rPr>
                <w:noProof/>
                <w:webHidden/>
              </w:rPr>
              <w:fldChar w:fldCharType="begin"/>
            </w:r>
            <w:r>
              <w:rPr>
                <w:noProof/>
                <w:webHidden/>
              </w:rPr>
              <w:instrText xml:space="preserve"> PAGEREF _Toc149630061 \h </w:instrText>
            </w:r>
            <w:r>
              <w:rPr>
                <w:noProof/>
                <w:webHidden/>
              </w:rPr>
            </w:r>
            <w:r>
              <w:rPr>
                <w:noProof/>
                <w:webHidden/>
              </w:rPr>
              <w:fldChar w:fldCharType="separate"/>
            </w:r>
            <w:r>
              <w:rPr>
                <w:noProof/>
                <w:webHidden/>
              </w:rPr>
              <w:t>11</w:t>
            </w:r>
            <w:r>
              <w:rPr>
                <w:noProof/>
                <w:webHidden/>
              </w:rPr>
              <w:fldChar w:fldCharType="end"/>
            </w:r>
          </w:hyperlink>
        </w:p>
        <w:p w14:paraId="1A2B52B3" w14:textId="7B9F36C9" w:rsidR="00E30B51" w:rsidRDefault="00E30B51">
          <w:pPr>
            <w:pStyle w:val="12"/>
            <w:rPr>
              <w:noProof/>
              <w14:ligatures w14:val="standardContextual"/>
            </w:rPr>
          </w:pPr>
          <w:hyperlink w:anchor="_Toc149630062" w:history="1">
            <w:r w:rsidRPr="00D446D9">
              <w:rPr>
                <w:rStyle w:val="aa"/>
                <w:noProof/>
              </w:rPr>
              <w:t>7.</w:t>
            </w:r>
            <w:r>
              <w:rPr>
                <w:noProof/>
                <w14:ligatures w14:val="standardContextual"/>
              </w:rPr>
              <w:tab/>
            </w:r>
            <w:r w:rsidRPr="00D446D9">
              <w:rPr>
                <w:rStyle w:val="aa"/>
                <w:noProof/>
              </w:rPr>
              <w:t>소프트웨어 형상관리 항목 식별</w:t>
            </w:r>
            <w:r>
              <w:rPr>
                <w:noProof/>
                <w:webHidden/>
              </w:rPr>
              <w:tab/>
            </w:r>
            <w:r>
              <w:rPr>
                <w:noProof/>
                <w:webHidden/>
              </w:rPr>
              <w:fldChar w:fldCharType="begin"/>
            </w:r>
            <w:r>
              <w:rPr>
                <w:noProof/>
                <w:webHidden/>
              </w:rPr>
              <w:instrText xml:space="preserve"> PAGEREF _Toc149630062 \h </w:instrText>
            </w:r>
            <w:r>
              <w:rPr>
                <w:noProof/>
                <w:webHidden/>
              </w:rPr>
            </w:r>
            <w:r>
              <w:rPr>
                <w:noProof/>
                <w:webHidden/>
              </w:rPr>
              <w:fldChar w:fldCharType="separate"/>
            </w:r>
            <w:r>
              <w:rPr>
                <w:noProof/>
                <w:webHidden/>
              </w:rPr>
              <w:t>11</w:t>
            </w:r>
            <w:r>
              <w:rPr>
                <w:noProof/>
                <w:webHidden/>
              </w:rPr>
              <w:fldChar w:fldCharType="end"/>
            </w:r>
          </w:hyperlink>
        </w:p>
        <w:p w14:paraId="0B104A36" w14:textId="2BAD46B0" w:rsidR="00E30B51" w:rsidRDefault="00E30B51">
          <w:pPr>
            <w:pStyle w:val="20"/>
            <w:tabs>
              <w:tab w:val="left" w:pos="1000"/>
              <w:tab w:val="right" w:leader="dot" w:pos="9628"/>
            </w:tabs>
            <w:ind w:left="400"/>
            <w:rPr>
              <w:noProof/>
              <w14:ligatures w14:val="standardContextual"/>
            </w:rPr>
          </w:pPr>
          <w:hyperlink w:anchor="_Toc149630063" w:history="1">
            <w:r w:rsidRPr="00D446D9">
              <w:rPr>
                <w:rStyle w:val="aa"/>
                <w:noProof/>
              </w:rPr>
              <w:t>7.1.</w:t>
            </w:r>
            <w:r>
              <w:rPr>
                <w:noProof/>
                <w14:ligatures w14:val="standardContextual"/>
              </w:rPr>
              <w:tab/>
            </w:r>
            <w:r w:rsidRPr="00D446D9">
              <w:rPr>
                <w:rStyle w:val="aa"/>
                <w:noProof/>
              </w:rPr>
              <w:t>형상관리 툴의 로그 내용</w:t>
            </w:r>
            <w:r>
              <w:rPr>
                <w:noProof/>
                <w:webHidden/>
              </w:rPr>
              <w:tab/>
            </w:r>
            <w:r>
              <w:rPr>
                <w:noProof/>
                <w:webHidden/>
              </w:rPr>
              <w:fldChar w:fldCharType="begin"/>
            </w:r>
            <w:r>
              <w:rPr>
                <w:noProof/>
                <w:webHidden/>
              </w:rPr>
              <w:instrText xml:space="preserve"> PAGEREF _Toc149630063 \h </w:instrText>
            </w:r>
            <w:r>
              <w:rPr>
                <w:noProof/>
                <w:webHidden/>
              </w:rPr>
            </w:r>
            <w:r>
              <w:rPr>
                <w:noProof/>
                <w:webHidden/>
              </w:rPr>
              <w:fldChar w:fldCharType="separate"/>
            </w:r>
            <w:r>
              <w:rPr>
                <w:noProof/>
                <w:webHidden/>
              </w:rPr>
              <w:t>11</w:t>
            </w:r>
            <w:r>
              <w:rPr>
                <w:noProof/>
                <w:webHidden/>
              </w:rPr>
              <w:fldChar w:fldCharType="end"/>
            </w:r>
          </w:hyperlink>
        </w:p>
        <w:p w14:paraId="0AFBC167" w14:textId="55945607" w:rsidR="00E30B51" w:rsidRDefault="00E30B51">
          <w:pPr>
            <w:pStyle w:val="20"/>
            <w:tabs>
              <w:tab w:val="left" w:pos="1000"/>
              <w:tab w:val="right" w:leader="dot" w:pos="9628"/>
            </w:tabs>
            <w:ind w:left="400"/>
            <w:rPr>
              <w:noProof/>
              <w14:ligatures w14:val="standardContextual"/>
            </w:rPr>
          </w:pPr>
          <w:hyperlink w:anchor="_Toc149630064" w:history="1">
            <w:r w:rsidRPr="00D446D9">
              <w:rPr>
                <w:rStyle w:val="aa"/>
                <w:noProof/>
              </w:rPr>
              <w:t>7.2.</w:t>
            </w:r>
            <w:r>
              <w:rPr>
                <w:noProof/>
                <w14:ligatures w14:val="standardContextual"/>
              </w:rPr>
              <w:tab/>
            </w:r>
            <w:r w:rsidRPr="00D446D9">
              <w:rPr>
                <w:rStyle w:val="aa"/>
                <w:noProof/>
              </w:rPr>
              <w:t>문서의 형상관리 식별</w:t>
            </w:r>
            <w:r>
              <w:rPr>
                <w:noProof/>
                <w:webHidden/>
              </w:rPr>
              <w:tab/>
            </w:r>
            <w:r>
              <w:rPr>
                <w:noProof/>
                <w:webHidden/>
              </w:rPr>
              <w:fldChar w:fldCharType="begin"/>
            </w:r>
            <w:r>
              <w:rPr>
                <w:noProof/>
                <w:webHidden/>
              </w:rPr>
              <w:instrText xml:space="preserve"> PAGEREF _Toc149630064 \h </w:instrText>
            </w:r>
            <w:r>
              <w:rPr>
                <w:noProof/>
                <w:webHidden/>
              </w:rPr>
            </w:r>
            <w:r>
              <w:rPr>
                <w:noProof/>
                <w:webHidden/>
              </w:rPr>
              <w:fldChar w:fldCharType="separate"/>
            </w:r>
            <w:r>
              <w:rPr>
                <w:noProof/>
                <w:webHidden/>
              </w:rPr>
              <w:t>11</w:t>
            </w:r>
            <w:r>
              <w:rPr>
                <w:noProof/>
                <w:webHidden/>
              </w:rPr>
              <w:fldChar w:fldCharType="end"/>
            </w:r>
          </w:hyperlink>
        </w:p>
        <w:p w14:paraId="77374057" w14:textId="5A27094C" w:rsidR="00E30B51" w:rsidRDefault="00E30B51">
          <w:pPr>
            <w:pStyle w:val="20"/>
            <w:tabs>
              <w:tab w:val="left" w:pos="1000"/>
              <w:tab w:val="right" w:leader="dot" w:pos="9628"/>
            </w:tabs>
            <w:ind w:left="400"/>
            <w:rPr>
              <w:noProof/>
              <w14:ligatures w14:val="standardContextual"/>
            </w:rPr>
          </w:pPr>
          <w:hyperlink w:anchor="_Toc149630065" w:history="1">
            <w:r w:rsidRPr="00D446D9">
              <w:rPr>
                <w:rStyle w:val="aa"/>
                <w:noProof/>
              </w:rPr>
              <w:t>7.3.</w:t>
            </w:r>
            <w:r>
              <w:rPr>
                <w:noProof/>
                <w14:ligatures w14:val="standardContextual"/>
              </w:rPr>
              <w:tab/>
            </w:r>
            <w:r w:rsidRPr="00D446D9">
              <w:rPr>
                <w:rStyle w:val="aa"/>
                <w:noProof/>
              </w:rPr>
              <w:t>아카이브 식별</w:t>
            </w:r>
            <w:r>
              <w:rPr>
                <w:noProof/>
                <w:webHidden/>
              </w:rPr>
              <w:tab/>
            </w:r>
            <w:r>
              <w:rPr>
                <w:noProof/>
                <w:webHidden/>
              </w:rPr>
              <w:fldChar w:fldCharType="begin"/>
            </w:r>
            <w:r>
              <w:rPr>
                <w:noProof/>
                <w:webHidden/>
              </w:rPr>
              <w:instrText xml:space="preserve"> PAGEREF _Toc149630065 \h </w:instrText>
            </w:r>
            <w:r>
              <w:rPr>
                <w:noProof/>
                <w:webHidden/>
              </w:rPr>
            </w:r>
            <w:r>
              <w:rPr>
                <w:noProof/>
                <w:webHidden/>
              </w:rPr>
              <w:fldChar w:fldCharType="separate"/>
            </w:r>
            <w:r>
              <w:rPr>
                <w:noProof/>
                <w:webHidden/>
              </w:rPr>
              <w:t>12</w:t>
            </w:r>
            <w:r>
              <w:rPr>
                <w:noProof/>
                <w:webHidden/>
              </w:rPr>
              <w:fldChar w:fldCharType="end"/>
            </w:r>
          </w:hyperlink>
        </w:p>
        <w:p w14:paraId="61586080" w14:textId="1DAC4517" w:rsidR="00050514" w:rsidRDefault="00050514" w:rsidP="00FB0916">
          <w:pPr>
            <w:spacing w:after="0" w:line="240" w:lineRule="auto"/>
            <w:rPr>
              <w:b/>
              <w:bCs/>
              <w:lang w:val="ko-KR"/>
            </w:rPr>
          </w:pPr>
          <w:r w:rsidRPr="00C46AA2">
            <w:rPr>
              <w:b/>
              <w:bCs/>
              <w:sz w:val="16"/>
              <w:szCs w:val="16"/>
              <w:lang w:val="ko-KR"/>
            </w:rPr>
            <w:fldChar w:fldCharType="end"/>
          </w:r>
        </w:p>
      </w:sdtContent>
    </w:sdt>
    <w:p w14:paraId="65ED2AD6" w14:textId="56914BDA" w:rsidR="00FB0916" w:rsidRDefault="00FB0916">
      <w:pPr>
        <w:widowControl/>
        <w:wordWrap/>
        <w:autoSpaceDE/>
        <w:autoSpaceDN/>
      </w:pPr>
      <w:r>
        <w:br w:type="page"/>
      </w:r>
    </w:p>
    <w:p w14:paraId="1F17CA8E" w14:textId="77777777" w:rsidR="00FB0916" w:rsidRDefault="00FB0916" w:rsidP="00FB0916"/>
    <w:p w14:paraId="6A744EE1" w14:textId="7F9A84FF" w:rsidR="0024589F" w:rsidRDefault="009974EE" w:rsidP="00094EB4">
      <w:pPr>
        <w:pStyle w:val="10"/>
        <w:numPr>
          <w:ilvl w:val="0"/>
          <w:numId w:val="7"/>
        </w:numPr>
        <w:spacing w:after="0" w:line="240" w:lineRule="auto"/>
      </w:pPr>
      <w:bookmarkStart w:id="18" w:name="_Toc149630033"/>
      <w:r>
        <w:rPr>
          <w:rFonts w:hint="eastAsia"/>
        </w:rPr>
        <w:t>서론</w:t>
      </w:r>
      <w:bookmarkEnd w:id="18"/>
    </w:p>
    <w:p w14:paraId="044BA7A8" w14:textId="38CD33DF" w:rsidR="0024589F" w:rsidRDefault="0024589F" w:rsidP="00094EB4">
      <w:pPr>
        <w:pStyle w:val="2"/>
        <w:numPr>
          <w:ilvl w:val="1"/>
          <w:numId w:val="7"/>
        </w:numPr>
        <w:spacing w:after="0" w:line="240" w:lineRule="auto"/>
      </w:pPr>
      <w:bookmarkStart w:id="19" w:name="_Toc149630034"/>
      <w:r>
        <w:rPr>
          <w:rFonts w:hint="eastAsia"/>
        </w:rPr>
        <w:t>개요</w:t>
      </w:r>
      <w:bookmarkEnd w:id="19"/>
    </w:p>
    <w:p w14:paraId="334BD239" w14:textId="0E952403" w:rsidR="0024589F" w:rsidRDefault="0024589F" w:rsidP="00DE026C">
      <w:pPr>
        <w:spacing w:after="0" w:line="240" w:lineRule="auto"/>
        <w:ind w:leftChars="300" w:left="600"/>
        <w:jc w:val="left"/>
      </w:pPr>
      <w:r>
        <w:rPr>
          <w:rFonts w:hint="eastAsia"/>
        </w:rPr>
        <w:t>인공와우</w:t>
      </w:r>
      <w:r>
        <w:t xml:space="preserve"> </w:t>
      </w:r>
      <w:r>
        <w:rPr>
          <w:rFonts w:hint="eastAsia"/>
        </w:rPr>
        <w:t>제품의</w:t>
      </w:r>
      <w:r w:rsidR="00380491">
        <w:rPr>
          <w:rFonts w:hint="eastAsia"/>
        </w:rPr>
        <w:t xml:space="preserve"> 외부기 </w:t>
      </w:r>
      <w:r w:rsidR="006865C0">
        <w:rPr>
          <w:rFonts w:hint="eastAsia"/>
        </w:rPr>
        <w:t>소프트웨어</w:t>
      </w:r>
      <w:r w:rsidR="0092382C">
        <w:rPr>
          <w:rFonts w:hint="eastAsia"/>
        </w:rPr>
        <w:t xml:space="preserve"> 수명주기 동안 생산되는 출력물의 형상관리 절차</w:t>
      </w:r>
      <w:r w:rsidR="009974EE">
        <w:rPr>
          <w:rFonts w:hint="eastAsia"/>
        </w:rPr>
        <w:t xml:space="preserve">를 </w:t>
      </w:r>
      <w:r w:rsidR="0092382C">
        <w:rPr>
          <w:rFonts w:hint="eastAsia"/>
        </w:rPr>
        <w:t>다룬다.</w:t>
      </w:r>
    </w:p>
    <w:p w14:paraId="7C1D42FD" w14:textId="77777777" w:rsidR="00094EB4" w:rsidRPr="0024589F" w:rsidRDefault="00094EB4" w:rsidP="00094EB4">
      <w:pPr>
        <w:spacing w:after="0" w:line="240" w:lineRule="auto"/>
        <w:ind w:leftChars="300" w:left="600"/>
      </w:pPr>
    </w:p>
    <w:p w14:paraId="5F934AC0" w14:textId="14863624" w:rsidR="0024589F" w:rsidRDefault="0024589F" w:rsidP="00094EB4">
      <w:pPr>
        <w:pStyle w:val="2"/>
        <w:numPr>
          <w:ilvl w:val="1"/>
          <w:numId w:val="7"/>
        </w:numPr>
        <w:spacing w:after="0" w:line="240" w:lineRule="auto"/>
      </w:pPr>
      <w:bookmarkStart w:id="20" w:name="_Toc149630035"/>
      <w:r>
        <w:rPr>
          <w:rFonts w:hint="eastAsia"/>
        </w:rPr>
        <w:t>목적</w:t>
      </w:r>
      <w:bookmarkEnd w:id="20"/>
    </w:p>
    <w:p w14:paraId="7BD7C473" w14:textId="099FE697" w:rsidR="0092382C" w:rsidRDefault="009974EE" w:rsidP="00DE026C">
      <w:pPr>
        <w:spacing w:after="0" w:line="240" w:lineRule="auto"/>
        <w:ind w:leftChars="300" w:left="600"/>
        <w:jc w:val="left"/>
      </w:pPr>
      <w:r>
        <w:rPr>
          <w:rFonts w:hint="eastAsia"/>
        </w:rPr>
        <w:t>소프트웨어</w:t>
      </w:r>
      <w:r>
        <w:t xml:space="preserve"> 형상관리는 소프트웨어 수명주기 동안에 생성되는 시스템 내의 소프트웨어 항목</w:t>
      </w:r>
      <w:r>
        <w:rPr>
          <w:rFonts w:hint="eastAsia"/>
        </w:rPr>
        <w:t xml:space="preserve"> 및 문서를 기록하는 행위를 기술적인 절차를 적용하여 관리하는 프로세스이다.</w:t>
      </w:r>
      <w:r>
        <w:t xml:space="preserve"> </w:t>
      </w:r>
      <w:r>
        <w:rPr>
          <w:rFonts w:hint="eastAsia"/>
        </w:rPr>
        <w:t>이를 통하여 소프트웨어의 안전성,</w:t>
      </w:r>
      <w:r>
        <w:t xml:space="preserve"> </w:t>
      </w:r>
      <w:r>
        <w:rPr>
          <w:rFonts w:hint="eastAsia"/>
        </w:rPr>
        <w:t>일관성 및 정확성을 보장하는 것이 목적이며,</w:t>
      </w:r>
      <w:r>
        <w:t xml:space="preserve"> </w:t>
      </w:r>
      <w:r>
        <w:rPr>
          <w:rFonts w:hint="eastAsia"/>
        </w:rPr>
        <w:t>산출물의 품질 향상과</w:t>
      </w:r>
      <w:r>
        <w:t xml:space="preserve"> </w:t>
      </w:r>
      <w:r>
        <w:rPr>
          <w:rFonts w:hint="eastAsia"/>
        </w:rPr>
        <w:t>개발 및 유지보수 생산성의 향상이 이루어질 수 있다.</w:t>
      </w:r>
    </w:p>
    <w:p w14:paraId="565DD9F0" w14:textId="77777777" w:rsidR="00094EB4" w:rsidRPr="0092382C" w:rsidRDefault="00094EB4" w:rsidP="00094EB4">
      <w:pPr>
        <w:spacing w:after="0" w:line="240" w:lineRule="auto"/>
        <w:ind w:leftChars="300" w:left="600"/>
      </w:pPr>
    </w:p>
    <w:p w14:paraId="50D1BE62" w14:textId="50242B40" w:rsidR="004F4F8F" w:rsidRDefault="004F4F8F" w:rsidP="00094EB4">
      <w:pPr>
        <w:pStyle w:val="2"/>
        <w:numPr>
          <w:ilvl w:val="1"/>
          <w:numId w:val="7"/>
        </w:numPr>
        <w:spacing w:after="0" w:line="240" w:lineRule="auto"/>
      </w:pPr>
      <w:bookmarkStart w:id="21" w:name="_Toc149630036"/>
      <w:r>
        <w:rPr>
          <w:rFonts w:hint="eastAsia"/>
        </w:rPr>
        <w:t>대상</w:t>
      </w:r>
      <w:bookmarkEnd w:id="21"/>
    </w:p>
    <w:p w14:paraId="5B1CE48A" w14:textId="72AD1947" w:rsidR="004F4F8F" w:rsidRPr="00200E43" w:rsidRDefault="0043337D" w:rsidP="00DE026C">
      <w:pPr>
        <w:spacing w:after="0" w:line="240" w:lineRule="auto"/>
        <w:ind w:leftChars="300" w:left="600"/>
        <w:jc w:val="left"/>
      </w:pPr>
      <w:del w:id="22" w:author="김은수" w:date="2026-09-28T14:23:00Z" w16du:dateUtc="2026-09-28T05:23:00Z">
        <w:r w:rsidRPr="00C02B11">
          <w:rPr>
            <w:kern w:val="0"/>
          </w:rPr>
          <w:delText>TD20B</w:delText>
        </w:r>
      </w:del>
      <w:ins w:id="23" w:author="김은수" w:date="2026-09-28T14:23:00Z" w16du:dateUtc="2026-09-28T05:23:00Z">
        <w:r w:rsidRPr="00C02B11">
          <w:rPr>
            <w:kern w:val="0"/>
          </w:rPr>
          <w:t>TD24A</w:t>
        </w:r>
      </w:ins>
      <w:r w:rsidRPr="00C02B11">
        <w:rPr>
          <w:kern w:val="0"/>
        </w:rPr>
        <w:t>-A-EXT</w:t>
      </w:r>
      <w:r>
        <w:rPr>
          <w:kern w:val="0"/>
        </w:rPr>
        <w:t xml:space="preserve"> </w:t>
      </w:r>
      <w:r>
        <w:rPr>
          <w:rFonts w:hint="eastAsia"/>
          <w:kern w:val="0"/>
        </w:rPr>
        <w:t xml:space="preserve">제품의 </w:t>
      </w:r>
      <w:r w:rsidR="00380491">
        <w:rPr>
          <w:rFonts w:hint="eastAsia"/>
        </w:rPr>
        <w:t xml:space="preserve">펌웨어 </w:t>
      </w:r>
      <w:r w:rsidR="004F4F8F">
        <w:rPr>
          <w:rFonts w:hint="eastAsia"/>
        </w:rPr>
        <w:t>개발 프로젝트에 참여하는 모든 구성원은 이 계획서에 규정된 절차에 따라 소프트웨어 형상항목을 관리해야 한다.</w:t>
      </w:r>
    </w:p>
    <w:p w14:paraId="7A220B47" w14:textId="77777777" w:rsidR="0092382C" w:rsidRPr="004F4F8F" w:rsidRDefault="0092382C" w:rsidP="00094EB4">
      <w:pPr>
        <w:spacing w:after="0" w:line="240" w:lineRule="auto"/>
      </w:pPr>
    </w:p>
    <w:p w14:paraId="5166B6F0" w14:textId="34E530A9" w:rsidR="0024589F" w:rsidRDefault="0024589F" w:rsidP="00094EB4">
      <w:pPr>
        <w:pStyle w:val="2"/>
        <w:numPr>
          <w:ilvl w:val="1"/>
          <w:numId w:val="7"/>
        </w:numPr>
        <w:spacing w:after="0" w:line="240" w:lineRule="auto"/>
      </w:pPr>
      <w:bookmarkStart w:id="24" w:name="_Toc149630037"/>
      <w:r>
        <w:rPr>
          <w:rFonts w:hint="eastAsia"/>
        </w:rPr>
        <w:t>관련문서</w:t>
      </w:r>
      <w:bookmarkEnd w:id="24"/>
    </w:p>
    <w:p w14:paraId="2C8998FB" w14:textId="1F889FF3" w:rsidR="00202AB0" w:rsidRDefault="00DE026C" w:rsidP="00DE026C">
      <w:pPr>
        <w:pStyle w:val="3"/>
        <w:ind w:leftChars="0" w:left="0" w:firstLineChars="400" w:firstLine="800"/>
      </w:pPr>
      <w:bookmarkStart w:id="25" w:name="_Toc149630038"/>
      <w:r>
        <w:rPr>
          <w:rFonts w:hint="eastAsia"/>
        </w:rPr>
        <w:t>1</w:t>
      </w:r>
      <w:r>
        <w:t xml:space="preserve">.4.2. </w:t>
      </w:r>
      <w:r w:rsidR="00202AB0">
        <w:rPr>
          <w:rFonts w:hint="eastAsia"/>
        </w:rPr>
        <w:t>표준 및 규제</w:t>
      </w:r>
      <w:bookmarkEnd w:id="25"/>
    </w:p>
    <w:tbl>
      <w:tblPr>
        <w:tblStyle w:val="a5"/>
        <w:tblW w:w="0" w:type="auto"/>
        <w:tblInd w:w="1440" w:type="dxa"/>
        <w:tblLook w:val="04A0" w:firstRow="1" w:lastRow="0" w:firstColumn="1" w:lastColumn="0" w:noHBand="0" w:noVBand="1"/>
      </w:tblPr>
      <w:tblGrid>
        <w:gridCol w:w="682"/>
        <w:gridCol w:w="1559"/>
        <w:gridCol w:w="5358"/>
      </w:tblGrid>
      <w:tr w:rsidR="00202AB0" w:rsidRPr="005D4343" w14:paraId="41BE5FE6" w14:textId="77777777" w:rsidTr="00094EB4">
        <w:trPr>
          <w:trHeight w:val="424"/>
        </w:trPr>
        <w:tc>
          <w:tcPr>
            <w:tcW w:w="682" w:type="dxa"/>
            <w:vAlign w:val="center"/>
          </w:tcPr>
          <w:p w14:paraId="6B79F2C5" w14:textId="77777777" w:rsidR="00202AB0" w:rsidRPr="005D4343" w:rsidRDefault="00202AB0" w:rsidP="00094EB4">
            <w:pPr>
              <w:pStyle w:val="a8"/>
              <w:wordWrap/>
              <w:ind w:leftChars="0" w:left="0"/>
              <w:jc w:val="center"/>
              <w:rPr>
                <w:rFonts w:ascii="Times New Roman" w:eastAsiaTheme="majorHAnsi" w:hAnsi="Times New Roman" w:cs="Times New Roman"/>
                <w:szCs w:val="20"/>
              </w:rPr>
            </w:pPr>
            <w:bookmarkStart w:id="26" w:name="_Hlk41473148"/>
            <w:r w:rsidRPr="005D4343">
              <w:rPr>
                <w:rFonts w:ascii="Times New Roman" w:eastAsiaTheme="majorHAnsi" w:hAnsi="Times New Roman" w:cs="Times New Roman"/>
                <w:szCs w:val="20"/>
              </w:rPr>
              <w:t>No</w:t>
            </w:r>
          </w:p>
        </w:tc>
        <w:tc>
          <w:tcPr>
            <w:tcW w:w="1559" w:type="dxa"/>
            <w:vAlign w:val="center"/>
          </w:tcPr>
          <w:p w14:paraId="40636880" w14:textId="77777777" w:rsidR="00202AB0" w:rsidRPr="005D4343"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358" w:type="dxa"/>
            <w:vAlign w:val="center"/>
          </w:tcPr>
          <w:p w14:paraId="40ACD6EF" w14:textId="77777777" w:rsidR="00202AB0" w:rsidRPr="005D4343"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202AB0" w:rsidRPr="005D4343" w14:paraId="3BA1B951" w14:textId="77777777" w:rsidTr="00094EB4">
        <w:trPr>
          <w:trHeight w:val="424"/>
        </w:trPr>
        <w:tc>
          <w:tcPr>
            <w:tcW w:w="682" w:type="dxa"/>
            <w:vAlign w:val="center"/>
          </w:tcPr>
          <w:p w14:paraId="3F71C290" w14:textId="77777777" w:rsidR="00202AB0" w:rsidRPr="005D4343"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1559" w:type="dxa"/>
            <w:vAlign w:val="center"/>
          </w:tcPr>
          <w:p w14:paraId="0A41D725" w14:textId="0CD2881D" w:rsidR="00202AB0" w:rsidRPr="005D4343"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358" w:type="dxa"/>
            <w:vAlign w:val="center"/>
          </w:tcPr>
          <w:p w14:paraId="1AE76F33" w14:textId="54424B77" w:rsidR="00202AB0" w:rsidRPr="005D4343" w:rsidRDefault="00202AB0" w:rsidP="00094EB4">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202AB0" w:rsidRPr="005D4343" w14:paraId="50821D84" w14:textId="77777777" w:rsidTr="00094EB4">
        <w:trPr>
          <w:trHeight w:val="424"/>
        </w:trPr>
        <w:tc>
          <w:tcPr>
            <w:tcW w:w="682" w:type="dxa"/>
            <w:vAlign w:val="center"/>
          </w:tcPr>
          <w:p w14:paraId="2422112E" w14:textId="28F43032" w:rsidR="00202AB0"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1559" w:type="dxa"/>
            <w:vAlign w:val="center"/>
          </w:tcPr>
          <w:p w14:paraId="49F9C7F5" w14:textId="5143792A" w:rsidR="00202AB0" w:rsidRDefault="00202AB0" w:rsidP="00094EB4">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358" w:type="dxa"/>
            <w:vAlign w:val="center"/>
          </w:tcPr>
          <w:p w14:paraId="0E78EF54" w14:textId="17B268EF" w:rsidR="00202AB0" w:rsidRPr="005D4343" w:rsidRDefault="00202AB0" w:rsidP="00094EB4">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bookmarkEnd w:id="26"/>
    </w:tbl>
    <w:p w14:paraId="53B8CA61" w14:textId="77EEF581" w:rsidR="00094EB4" w:rsidRDefault="00094EB4" w:rsidP="00094EB4">
      <w:pPr>
        <w:pStyle w:val="a8"/>
        <w:spacing w:after="0" w:line="240" w:lineRule="auto"/>
        <w:ind w:leftChars="0" w:left="1418"/>
      </w:pPr>
    </w:p>
    <w:p w14:paraId="254D5757" w14:textId="77777777" w:rsidR="00094EB4" w:rsidRDefault="00094EB4">
      <w:pPr>
        <w:widowControl/>
        <w:wordWrap/>
        <w:autoSpaceDE/>
        <w:autoSpaceDN/>
      </w:pPr>
      <w:r>
        <w:br w:type="page"/>
      </w:r>
    </w:p>
    <w:p w14:paraId="333C0129" w14:textId="04BDF988" w:rsidR="0024589F" w:rsidRDefault="0024589F" w:rsidP="00094EB4">
      <w:pPr>
        <w:pStyle w:val="10"/>
        <w:numPr>
          <w:ilvl w:val="0"/>
          <w:numId w:val="7"/>
        </w:numPr>
        <w:spacing w:after="0" w:line="240" w:lineRule="auto"/>
      </w:pPr>
      <w:bookmarkStart w:id="27" w:name="_Toc149630039"/>
      <w:r>
        <w:rPr>
          <w:rFonts w:hint="eastAsia"/>
        </w:rPr>
        <w:t>개발 대상 제품</w:t>
      </w:r>
      <w:bookmarkEnd w:id="27"/>
    </w:p>
    <w:p w14:paraId="1964ABFE" w14:textId="5103C536" w:rsidR="0024589F" w:rsidRDefault="0024589F" w:rsidP="00094EB4">
      <w:pPr>
        <w:pStyle w:val="2"/>
        <w:numPr>
          <w:ilvl w:val="1"/>
          <w:numId w:val="7"/>
        </w:numPr>
        <w:spacing w:after="0" w:line="240" w:lineRule="auto"/>
      </w:pPr>
      <w:bookmarkStart w:id="28" w:name="_Toc149630040"/>
      <w:bookmarkStart w:id="29" w:name="_Hlk7115793"/>
      <w:r>
        <w:rPr>
          <w:rFonts w:hint="eastAsia"/>
        </w:rPr>
        <w:t>품목명</w:t>
      </w:r>
      <w:bookmarkEnd w:id="28"/>
    </w:p>
    <w:p w14:paraId="4E64E882" w14:textId="77777777" w:rsidR="0024589F" w:rsidRDefault="0024589F" w:rsidP="00094EB4">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10388FA8" w14:textId="77777777" w:rsidR="0024589F" w:rsidRDefault="0024589F" w:rsidP="00094EB4">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64EBDDFF" w14:textId="231C79A7" w:rsidR="0024589F" w:rsidRDefault="0024589F" w:rsidP="00094EB4">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1673B55E" w14:textId="77777777" w:rsidR="00094EB4" w:rsidRDefault="00094EB4" w:rsidP="00094EB4">
      <w:pPr>
        <w:spacing w:after="0" w:line="240" w:lineRule="auto"/>
        <w:ind w:leftChars="300" w:left="600"/>
      </w:pPr>
    </w:p>
    <w:p w14:paraId="2693A5C9" w14:textId="4B741316" w:rsidR="0024589F" w:rsidRDefault="0024589F" w:rsidP="00094EB4">
      <w:pPr>
        <w:pStyle w:val="2"/>
        <w:numPr>
          <w:ilvl w:val="1"/>
          <w:numId w:val="7"/>
        </w:numPr>
        <w:spacing w:after="0" w:line="240" w:lineRule="auto"/>
      </w:pPr>
      <w:bookmarkStart w:id="30" w:name="_Toc149630041"/>
      <w:r>
        <w:rPr>
          <w:rFonts w:hint="eastAsia"/>
        </w:rPr>
        <w:t>사용 목적(Intended</w:t>
      </w:r>
      <w:r>
        <w:t xml:space="preserve"> </w:t>
      </w:r>
      <w:r>
        <w:rPr>
          <w:rFonts w:hint="eastAsia"/>
        </w:rPr>
        <w:t>Use)</w:t>
      </w:r>
      <w:bookmarkEnd w:id="30"/>
    </w:p>
    <w:p w14:paraId="0B06EEAD" w14:textId="77777777" w:rsidR="0024589F" w:rsidRDefault="0024589F" w:rsidP="00DE026C">
      <w:pPr>
        <w:spacing w:after="0" w:line="240" w:lineRule="auto"/>
        <w:ind w:leftChars="300" w:left="600"/>
        <w:jc w:val="left"/>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기기</w:t>
      </w:r>
    </w:p>
    <w:p w14:paraId="23FF0E62" w14:textId="1ABD6F68" w:rsidR="0024589F" w:rsidRDefault="0024589F" w:rsidP="00DE026C">
      <w:pPr>
        <w:spacing w:after="0" w:line="240" w:lineRule="auto"/>
        <w:ind w:leftChars="300" w:left="600"/>
        <w:jc w:val="left"/>
      </w:pPr>
      <w:r>
        <w:rPr>
          <w:rFonts w:hint="eastAsia"/>
        </w:rPr>
        <w:t>(</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3F0D1FB7" w14:textId="77777777" w:rsidR="0024589F" w:rsidRPr="0024589F" w:rsidRDefault="0024589F" w:rsidP="00094EB4">
      <w:pPr>
        <w:spacing w:after="0" w:line="240" w:lineRule="auto"/>
      </w:pPr>
    </w:p>
    <w:p w14:paraId="7D361F0F" w14:textId="225FA194" w:rsidR="0024589F" w:rsidRDefault="0024589F" w:rsidP="00094EB4">
      <w:pPr>
        <w:pStyle w:val="2"/>
        <w:numPr>
          <w:ilvl w:val="1"/>
          <w:numId w:val="7"/>
        </w:numPr>
        <w:spacing w:after="0" w:line="240" w:lineRule="auto"/>
      </w:pPr>
      <w:bookmarkStart w:id="31" w:name="_Toc149630042"/>
      <w:r>
        <w:rPr>
          <w:rFonts w:hint="eastAsia"/>
        </w:rPr>
        <w:t>등급분류</w:t>
      </w:r>
      <w:bookmarkEnd w:id="31"/>
    </w:p>
    <w:p w14:paraId="00E6373A" w14:textId="77777777" w:rsidR="0024589F" w:rsidRDefault="0024589F" w:rsidP="00094EB4">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1AE14EC4" w14:textId="77777777" w:rsidR="0024589F" w:rsidRDefault="0024589F" w:rsidP="00094EB4">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50976C80" w14:textId="77777777" w:rsidR="0024589F" w:rsidRDefault="0024589F" w:rsidP="00094EB4">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p>
    <w:bookmarkEnd w:id="29"/>
    <w:p w14:paraId="17E2ED0D" w14:textId="50819027" w:rsidR="0024589F" w:rsidRDefault="0024589F" w:rsidP="00094EB4">
      <w:pPr>
        <w:spacing w:after="0" w:line="240" w:lineRule="auto"/>
      </w:pPr>
    </w:p>
    <w:p w14:paraId="15840289" w14:textId="3A0F070F" w:rsidR="00094EB4" w:rsidRDefault="00094EB4" w:rsidP="00094EB4">
      <w:pPr>
        <w:spacing w:after="0" w:line="240" w:lineRule="auto"/>
      </w:pPr>
    </w:p>
    <w:p w14:paraId="6D8EA3E9" w14:textId="77777777" w:rsidR="00094EB4" w:rsidRPr="0024589F" w:rsidRDefault="00094EB4" w:rsidP="00094EB4">
      <w:pPr>
        <w:spacing w:after="0" w:line="240" w:lineRule="auto"/>
      </w:pPr>
    </w:p>
    <w:p w14:paraId="22DC44C5" w14:textId="06530F3E" w:rsidR="0024589F" w:rsidRDefault="001F3CD0" w:rsidP="00094EB4">
      <w:pPr>
        <w:pStyle w:val="10"/>
        <w:numPr>
          <w:ilvl w:val="0"/>
          <w:numId w:val="7"/>
        </w:numPr>
        <w:spacing w:after="0" w:line="240" w:lineRule="auto"/>
      </w:pPr>
      <w:bookmarkStart w:id="32" w:name="_Toc149630043"/>
      <w:r>
        <w:rPr>
          <w:rFonts w:hint="eastAsia"/>
        </w:rPr>
        <w:t>조직</w:t>
      </w:r>
      <w:bookmarkEnd w:id="32"/>
    </w:p>
    <w:p w14:paraId="3BBA9100" w14:textId="36C32B5B" w:rsidR="00AF0CE6" w:rsidRDefault="00AF0CE6" w:rsidP="00DE026C">
      <w:pPr>
        <w:spacing w:after="0" w:line="240" w:lineRule="auto"/>
        <w:ind w:leftChars="100" w:left="200"/>
        <w:jc w:val="left"/>
      </w:pPr>
      <w:r>
        <w:rPr>
          <w:rFonts w:hint="eastAsia"/>
        </w:rPr>
        <w:t xml:space="preserve">제품 개발 프로젝트의 소프트웨어 개발 인원은 특정 </w:t>
      </w:r>
      <w:r w:rsidR="00B33966">
        <w:rPr>
          <w:rFonts w:hint="eastAsia"/>
        </w:rPr>
        <w:t>도구</w:t>
      </w:r>
      <w:r w:rsidR="005A6C63">
        <w:rPr>
          <w:rFonts w:hint="eastAsia"/>
        </w:rPr>
        <w:t>를</w:t>
      </w:r>
      <w:r>
        <w:rPr>
          <w:rFonts w:hint="eastAsia"/>
        </w:rPr>
        <w:t xml:space="preserve"> 사용하여 소프</w:t>
      </w:r>
      <w:r w:rsidR="00094EB4">
        <w:rPr>
          <w:rFonts w:hint="eastAsia"/>
        </w:rPr>
        <w:t>트</w:t>
      </w:r>
      <w:r>
        <w:rPr>
          <w:rFonts w:hint="eastAsia"/>
        </w:rPr>
        <w:t>웨어 형상관리에 참여한다.</w:t>
      </w:r>
    </w:p>
    <w:tbl>
      <w:tblPr>
        <w:tblStyle w:val="a5"/>
        <w:tblW w:w="0" w:type="auto"/>
        <w:tblInd w:w="200" w:type="dxa"/>
        <w:tblLook w:val="04A0" w:firstRow="1" w:lastRow="0" w:firstColumn="1" w:lastColumn="0" w:noHBand="0" w:noVBand="1"/>
      </w:tblPr>
      <w:tblGrid>
        <w:gridCol w:w="4714"/>
        <w:gridCol w:w="4714"/>
      </w:tblGrid>
      <w:tr w:rsidR="001F3CD0" w14:paraId="62A966E6" w14:textId="77777777" w:rsidTr="00094EB4">
        <w:trPr>
          <w:trHeight w:val="501"/>
        </w:trPr>
        <w:tc>
          <w:tcPr>
            <w:tcW w:w="4714" w:type="dxa"/>
            <w:vAlign w:val="center"/>
          </w:tcPr>
          <w:p w14:paraId="7FEC66DD" w14:textId="704800DF" w:rsidR="001F3CD0" w:rsidRDefault="00AF0CE6" w:rsidP="00094EB4">
            <w:r>
              <w:rPr>
                <w:rFonts w:hint="eastAsia"/>
              </w:rPr>
              <w:t>담당자</w:t>
            </w:r>
          </w:p>
        </w:tc>
        <w:tc>
          <w:tcPr>
            <w:tcW w:w="4714" w:type="dxa"/>
            <w:vAlign w:val="center"/>
          </w:tcPr>
          <w:p w14:paraId="2B331B41" w14:textId="38C06933" w:rsidR="001F3CD0" w:rsidRDefault="001F3CD0" w:rsidP="00094EB4">
            <w:r>
              <w:rPr>
                <w:rFonts w:hint="eastAsia"/>
              </w:rPr>
              <w:t>책임 및 권한</w:t>
            </w:r>
          </w:p>
        </w:tc>
      </w:tr>
      <w:tr w:rsidR="001F3CD0" w14:paraId="71D695B4" w14:textId="77777777" w:rsidTr="00094EB4">
        <w:trPr>
          <w:trHeight w:val="1557"/>
        </w:trPr>
        <w:tc>
          <w:tcPr>
            <w:tcW w:w="4714" w:type="dxa"/>
            <w:vAlign w:val="center"/>
          </w:tcPr>
          <w:p w14:paraId="0092F206" w14:textId="696EDC45" w:rsidR="001F3CD0" w:rsidRDefault="00AF0CE6" w:rsidP="00094EB4">
            <w:r>
              <w:rPr>
                <w:rFonts w:hint="eastAsia"/>
              </w:rPr>
              <w:t>소프트웨어 프로젝트 관리자</w:t>
            </w:r>
          </w:p>
        </w:tc>
        <w:tc>
          <w:tcPr>
            <w:tcW w:w="4714" w:type="dxa"/>
            <w:vAlign w:val="center"/>
          </w:tcPr>
          <w:p w14:paraId="5CA89D20" w14:textId="785A9782" w:rsidR="001F3CD0" w:rsidRDefault="00AF0CE6" w:rsidP="00094EB4">
            <w:r>
              <w:rPr>
                <w:rFonts w:hint="eastAsia"/>
              </w:rPr>
              <w:t xml:space="preserve">소프트웨어 형상관리 절차의 </w:t>
            </w:r>
            <w:r w:rsidR="00B33966">
              <w:rPr>
                <w:rFonts w:hint="eastAsia"/>
              </w:rPr>
              <w:t>전반적인 관리</w:t>
            </w:r>
          </w:p>
          <w:p w14:paraId="3EB50FE6" w14:textId="36A5EBA8" w:rsidR="00B33966" w:rsidRDefault="00AF0CE6" w:rsidP="00094EB4">
            <w:r>
              <w:rPr>
                <w:rFonts w:hint="eastAsia"/>
              </w:rPr>
              <w:t>소프트웨어 형상</w:t>
            </w:r>
            <w:r w:rsidR="00B33966">
              <w:rPr>
                <w:rFonts w:hint="eastAsia"/>
              </w:rPr>
              <w:t xml:space="preserve"> 아이템 수정/변경 승인</w:t>
            </w:r>
          </w:p>
          <w:p w14:paraId="507830C6" w14:textId="73F907C3" w:rsidR="00AF0CE6" w:rsidRDefault="00B33966" w:rsidP="00094EB4">
            <w:r>
              <w:rPr>
                <w:rFonts w:hint="eastAsia"/>
              </w:rPr>
              <w:t>소프트웨어 형상 아이템 작성</w:t>
            </w:r>
          </w:p>
          <w:p w14:paraId="205B83A8" w14:textId="4ECDC156" w:rsidR="00B33966" w:rsidRDefault="00B33966" w:rsidP="00094EB4">
            <w:r>
              <w:rPr>
                <w:rFonts w:hint="eastAsia"/>
              </w:rPr>
              <w:t>소프트웨어 형상 아이템 수정/변경</w:t>
            </w:r>
          </w:p>
        </w:tc>
      </w:tr>
      <w:tr w:rsidR="001F3CD0" w14:paraId="10ECBD16" w14:textId="77777777" w:rsidTr="00094EB4">
        <w:trPr>
          <w:trHeight w:val="829"/>
        </w:trPr>
        <w:tc>
          <w:tcPr>
            <w:tcW w:w="4714" w:type="dxa"/>
            <w:vAlign w:val="center"/>
          </w:tcPr>
          <w:p w14:paraId="17DD810A" w14:textId="13BC9F22" w:rsidR="001F3CD0" w:rsidRDefault="00B33966" w:rsidP="00094EB4">
            <w:r>
              <w:rPr>
                <w:rFonts w:hint="eastAsia"/>
              </w:rPr>
              <w:t>소프트웨어 프로젝트 참여자</w:t>
            </w:r>
          </w:p>
        </w:tc>
        <w:tc>
          <w:tcPr>
            <w:tcW w:w="4714" w:type="dxa"/>
            <w:vAlign w:val="center"/>
          </w:tcPr>
          <w:p w14:paraId="5395F502" w14:textId="4B2A7FA9" w:rsidR="00B33966" w:rsidRDefault="00B33966" w:rsidP="00094EB4">
            <w:r>
              <w:rPr>
                <w:rFonts w:hint="eastAsia"/>
              </w:rPr>
              <w:t>소프트웨어 형상 아이템 작성</w:t>
            </w:r>
          </w:p>
          <w:p w14:paraId="27AC1D4C" w14:textId="440F3CC5" w:rsidR="001F3CD0" w:rsidRPr="00B33966" w:rsidRDefault="00B33966" w:rsidP="00094EB4">
            <w:r>
              <w:rPr>
                <w:rFonts w:hint="eastAsia"/>
              </w:rPr>
              <w:t xml:space="preserve">소프트웨어 형상 아이템 수정/변경 </w:t>
            </w:r>
          </w:p>
        </w:tc>
      </w:tr>
    </w:tbl>
    <w:p w14:paraId="32106134" w14:textId="3B390307" w:rsidR="001F3CD0" w:rsidRDefault="001F3CD0" w:rsidP="00094EB4">
      <w:pPr>
        <w:spacing w:after="0" w:line="240" w:lineRule="auto"/>
        <w:ind w:leftChars="100" w:left="200"/>
      </w:pPr>
    </w:p>
    <w:p w14:paraId="153602EE" w14:textId="541B20B4" w:rsidR="00094EB4" w:rsidRDefault="00094EB4" w:rsidP="00094EB4">
      <w:pPr>
        <w:spacing w:after="0" w:line="240" w:lineRule="auto"/>
        <w:ind w:leftChars="100" w:left="200"/>
      </w:pPr>
    </w:p>
    <w:p w14:paraId="2FC274BB" w14:textId="77777777" w:rsidR="00094EB4" w:rsidRDefault="00094EB4" w:rsidP="00094EB4">
      <w:pPr>
        <w:spacing w:after="0" w:line="240" w:lineRule="auto"/>
        <w:ind w:leftChars="100" w:left="200"/>
      </w:pPr>
    </w:p>
    <w:p w14:paraId="7696324E" w14:textId="4D4A67A9" w:rsidR="004C233E" w:rsidRDefault="005A6C63" w:rsidP="00094EB4">
      <w:pPr>
        <w:pStyle w:val="10"/>
        <w:numPr>
          <w:ilvl w:val="0"/>
          <w:numId w:val="7"/>
        </w:numPr>
        <w:spacing w:after="0" w:line="240" w:lineRule="auto"/>
      </w:pPr>
      <w:bookmarkStart w:id="33" w:name="_Toc149630044"/>
      <w:r>
        <w:rPr>
          <w:rFonts w:hint="eastAsia"/>
        </w:rPr>
        <w:t>형상관리 도구</w:t>
      </w:r>
      <w:bookmarkEnd w:id="33"/>
    </w:p>
    <w:p w14:paraId="3A77A532" w14:textId="7AFEE217" w:rsidR="005A6C63" w:rsidRDefault="005A6C63" w:rsidP="00094EB4">
      <w:pPr>
        <w:spacing w:after="0" w:line="240" w:lineRule="auto"/>
        <w:ind w:leftChars="100" w:left="200"/>
      </w:pPr>
      <w:r>
        <w:rPr>
          <w:rFonts w:hint="eastAsia"/>
        </w:rPr>
        <w:t>소프트웨어 형상 아이템은 전용 프로그램을 사용하여 관리한다. SVN, GIT 등을 이용할 수 있으며 프로젝트의 개발 인력의 구성에 따라라 적합한 프로그램 도구를 선택한다.</w:t>
      </w:r>
    </w:p>
    <w:p w14:paraId="74C2ED3B" w14:textId="09A77D46" w:rsidR="00094EB4" w:rsidRDefault="00094EB4" w:rsidP="00094EB4">
      <w:pPr>
        <w:spacing w:after="0" w:line="240" w:lineRule="auto"/>
      </w:pPr>
    </w:p>
    <w:p w14:paraId="797D92C9" w14:textId="77777777" w:rsidR="00094EB4" w:rsidRDefault="00094EB4" w:rsidP="00094EB4">
      <w:pPr>
        <w:spacing w:after="0" w:line="240" w:lineRule="auto"/>
      </w:pPr>
    </w:p>
    <w:p w14:paraId="724B2A12" w14:textId="5834077D" w:rsidR="005A6C63" w:rsidRDefault="005A6C63" w:rsidP="00094EB4">
      <w:pPr>
        <w:pStyle w:val="10"/>
        <w:numPr>
          <w:ilvl w:val="0"/>
          <w:numId w:val="7"/>
        </w:numPr>
        <w:spacing w:after="0" w:line="240" w:lineRule="auto"/>
      </w:pPr>
      <w:bookmarkStart w:id="35" w:name="_Toc149630045"/>
      <w:r>
        <w:rPr>
          <w:rFonts w:hint="eastAsia"/>
        </w:rPr>
        <w:t xml:space="preserve">형상 관리 </w:t>
      </w:r>
      <w:r w:rsidR="001A10A5">
        <w:rPr>
          <w:rFonts w:hint="eastAsia"/>
        </w:rPr>
        <w:t>원칙</w:t>
      </w:r>
      <w:bookmarkEnd w:id="35"/>
    </w:p>
    <w:p w14:paraId="7815702B" w14:textId="413B6EDF" w:rsidR="001A10A5" w:rsidRDefault="00800D6F" w:rsidP="00094EB4">
      <w:pPr>
        <w:spacing w:after="0" w:line="240" w:lineRule="auto"/>
        <w:ind w:leftChars="100" w:left="200"/>
      </w:pPr>
      <w:r>
        <w:rPr>
          <w:rFonts w:hint="eastAsia"/>
        </w:rPr>
        <w:t>형상관리 툴을 사용하여 이력을 관리하는 방식은 아래 그림과 같다.</w:t>
      </w:r>
    </w:p>
    <w:p w14:paraId="258B86A7" w14:textId="77777777" w:rsidR="00800D6F" w:rsidRDefault="00800D6F" w:rsidP="00094EB4">
      <w:pPr>
        <w:spacing w:after="0" w:line="240" w:lineRule="auto"/>
        <w:ind w:leftChars="100" w:left="200"/>
      </w:pPr>
    </w:p>
    <w:p w14:paraId="08899D5B" w14:textId="13D912DA" w:rsidR="00800D6F" w:rsidRDefault="000C44AC" w:rsidP="00094EB4">
      <w:pPr>
        <w:spacing w:after="0" w:line="240" w:lineRule="auto"/>
        <w:ind w:leftChars="100" w:left="200"/>
      </w:pPr>
      <w:del w:id="61" w:author="김은수" w:date="2026-09-28T07:07:12Z">
        <w:r w:rsidRPr="000C44AC">
          <w:rPr>
            <w:noProof/>
          </w:rPr>
          <w:drawing>
            <wp:inline distT="0" distB="0" distL="0" distR="0" wp14:anchorId="09B4F770" wp14:editId="649C4C30">
              <wp:extent cx="6120130" cy="3964305"/>
              <wp:effectExtent l="0" t="0" r="0" b="0"/>
              <wp:docPr id="977" name="그림 976" descr="스크린샷, 텍스트, 도표, 지도이(가) 표시된 사진&#10;&#10;자동 생성된 설명">
                <a:extLst xmlns:a="http://schemas.openxmlformats.org/drawingml/2006/main">
                  <a:ext uri="{FF2B5EF4-FFF2-40B4-BE49-F238E27FC236}">
                    <a16:creationId xmlns:a16="http://schemas.microsoft.com/office/drawing/2014/main" id="{AC626066-BA59-5A98-13B2-C7DA1EF32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그림 976" descr="스크린샷, 텍스트, 도표, 지도이(가) 표시된 사진&#10;&#10;자동 생성된 설명">
                        <a:extLst>
                          <a:ext uri="{FF2B5EF4-FFF2-40B4-BE49-F238E27FC236}">
                            <a16:creationId xmlns:a16="http://schemas.microsoft.com/office/drawing/2014/main" id="{AC626066-BA59-5A98-13B2-C7DA1EF328BF}"/>
                          </a:ext>
                        </a:extLst>
                      </pic:cNvPr>
                      <pic:cNvPicPr>
                        <a:picLocks noChangeAspect="1"/>
                      </pic:cNvPicPr>
                    </pic:nvPicPr>
                    <pic:blipFill>
                      <a:blip r:embed="rId12"/>
                      <a:stretch>
                        <a:fillRect/>
                      </a:stretch>
                    </pic:blipFill>
                    <pic:spPr>
                      <a:xfrm>
                        <a:off x="0" y="0"/>
                        <a:ext cx="6120130" cy="3964305"/>
                      </a:xfrm>
                      <a:prstGeom prst="rect">
                        <a:avLst/>
                      </a:prstGeom>
                    </pic:spPr>
                  </pic:pic>
                </a:graphicData>
              </a:graphic>
            </wp:inline>
          </w:drawing>
        </w:r>
      </w:del>
      <w:ins w:id="62" w:author="김은수" w:date="2026-09-28T07:07:12Z">
        <w:r w:rsidRPr="000C44AC">
          <w:rPr>
            <w:noProof/>
          </w:rPr>
          <w:drawing>
            <wp:inline distT="0" distB="0" distL="0" distR="0" wp14:anchorId="09B4F770" wp14:editId="649C4C30">
              <wp:extent cx="6120130" cy="3964305"/>
              <wp:effectExtent l="0" t="0" r="0" b="0"/>
              <wp:docPr id="978" name="QCC 형상관리 분기 구성" descr="스크린샷, 텍스트, 도표, 지도이(가) 표시된 사진&#10;&#10;자동 생성된 설명">
                <a:extLst xmlns:a="http://schemas.openxmlformats.org/drawingml/2006/main">
                  <a:ext uri="{FF2B5EF4-FFF2-40B4-BE49-F238E27FC236}">
                    <a16:creationId xmlns:a16="http://schemas.microsoft.com/office/drawing/2014/main" id="{AC626066-BA59-5A98-13B2-C7DA1EF32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그림 976" descr="스크린샷, 텍스트, 도표, 지도이(가) 표시된 사진&#10;&#10;자동 생성된 설명">
                        <a:extLst>
                          <a:ext uri="{FF2B5EF4-FFF2-40B4-BE49-F238E27FC236}">
                            <a16:creationId xmlns:a16="http://schemas.microsoft.com/office/drawing/2014/main" id="{AC626066-BA59-5A98-13B2-C7DA1EF328BF}"/>
                          </a:ext>
                        </a:extLst>
                      </pic:cNvPr>
                      <pic:cNvPicPr>
                        <a:picLocks noChangeAspect="1"/>
                      </pic:cNvPicPr>
                    </pic:nvPicPr>
                    <pic:blipFill>
                      <a:blip r:embed="rIdQCCDiagram"/>
                      <a:stretch>
                        <a:fillRect/>
                      </a:stretch>
                    </pic:blipFill>
                    <pic:spPr>
                      <a:xfrm>
                        <a:off x="0" y="0"/>
                        <a:ext cx="6120130" cy="3964305"/>
                      </a:xfrm>
                      <a:prstGeom prst="rect">
                        <a:avLst/>
                      </a:prstGeom>
                    </pic:spPr>
                  </pic:pic>
                </a:graphicData>
              </a:graphic>
            </wp:inline>
          </w:drawing>
        </w:r>
      </w:ins>
    </w:p>
    <w:p w14:paraId="4F90B83B" w14:textId="77777777" w:rsidR="00800D6F" w:rsidRDefault="00800D6F" w:rsidP="00094EB4">
      <w:pPr>
        <w:spacing w:after="0" w:line="240" w:lineRule="auto"/>
        <w:ind w:leftChars="100" w:left="200"/>
      </w:pPr>
    </w:p>
    <w:p w14:paraId="4232DA0D" w14:textId="77777777" w:rsidR="00800D6F" w:rsidRDefault="00800D6F" w:rsidP="00094EB4">
      <w:pPr>
        <w:spacing w:after="0" w:line="240" w:lineRule="auto"/>
        <w:ind w:leftChars="100" w:left="200"/>
      </w:pPr>
    </w:p>
    <w:p w14:paraId="4C4230A4" w14:textId="77777777" w:rsidR="00800D6F" w:rsidRDefault="00800D6F" w:rsidP="00094EB4">
      <w:pPr>
        <w:spacing w:after="0" w:line="240" w:lineRule="auto"/>
        <w:ind w:leftChars="100" w:left="200"/>
      </w:pPr>
    </w:p>
    <w:p w14:paraId="1DB34E96" w14:textId="56DC74F7" w:rsidR="005A6C63" w:rsidRDefault="005A6C63" w:rsidP="00094EB4">
      <w:pPr>
        <w:spacing w:after="0" w:line="240" w:lineRule="auto"/>
        <w:ind w:leftChars="100" w:left="200"/>
        <w:jc w:val="center"/>
      </w:pPr>
    </w:p>
    <w:p w14:paraId="39D1459F" w14:textId="14D57939" w:rsidR="00971DF2" w:rsidRDefault="001A10A5" w:rsidP="00094EB4">
      <w:pPr>
        <w:spacing w:after="0" w:line="240" w:lineRule="auto"/>
        <w:ind w:leftChars="100" w:left="200"/>
        <w:jc w:val="center"/>
        <w:rPr>
          <w:b/>
          <w:bCs/>
        </w:rPr>
      </w:pPr>
      <w:r w:rsidRPr="001A10A5">
        <w:rPr>
          <w:rFonts w:hint="eastAsia"/>
          <w:b/>
          <w:bCs/>
        </w:rPr>
        <w:t>&lt;</w:t>
      </w:r>
      <w:r w:rsidRPr="001A10A5">
        <w:rPr>
          <w:b/>
          <w:bCs/>
        </w:rPr>
        <w:t xml:space="preserve"> </w:t>
      </w:r>
      <w:r w:rsidR="002B1AB3">
        <w:rPr>
          <w:rFonts w:hint="eastAsia"/>
          <w:b/>
          <w:bCs/>
        </w:rPr>
        <w:t xml:space="preserve">형상관리 </w:t>
      </w:r>
      <w:r w:rsidRPr="001A10A5">
        <w:rPr>
          <w:rFonts w:hint="eastAsia"/>
          <w:b/>
          <w:bCs/>
        </w:rPr>
        <w:t>툴의 Trunk,</w:t>
      </w:r>
      <w:r w:rsidRPr="001A10A5">
        <w:rPr>
          <w:b/>
          <w:bCs/>
        </w:rPr>
        <w:t xml:space="preserve"> </w:t>
      </w:r>
      <w:r w:rsidRPr="001A10A5">
        <w:rPr>
          <w:rFonts w:hint="eastAsia"/>
          <w:b/>
          <w:bCs/>
        </w:rPr>
        <w:t>Branch,</w:t>
      </w:r>
      <w:r w:rsidRPr="001A10A5">
        <w:rPr>
          <w:b/>
          <w:bCs/>
        </w:rPr>
        <w:t xml:space="preserve"> </w:t>
      </w:r>
      <w:r w:rsidRPr="001A10A5">
        <w:rPr>
          <w:rFonts w:hint="eastAsia"/>
          <w:b/>
          <w:bCs/>
        </w:rPr>
        <w:t>Tag</w:t>
      </w:r>
      <w:r w:rsidRPr="001A10A5">
        <w:rPr>
          <w:b/>
          <w:bCs/>
        </w:rPr>
        <w:t xml:space="preserve"> </w:t>
      </w:r>
      <w:r w:rsidRPr="001A10A5">
        <w:rPr>
          <w:rFonts w:hint="eastAsia"/>
          <w:b/>
          <w:bCs/>
        </w:rPr>
        <w:t>구성 예시&gt;</w:t>
      </w:r>
    </w:p>
    <w:p w14:paraId="130D8B58" w14:textId="77777777" w:rsidR="00094EB4" w:rsidRDefault="00094EB4" w:rsidP="00094EB4">
      <w:pPr>
        <w:spacing w:after="0" w:line="240" w:lineRule="auto"/>
        <w:ind w:leftChars="100" w:left="200"/>
        <w:jc w:val="center"/>
        <w:rPr>
          <w:b/>
          <w:bCs/>
        </w:rPr>
      </w:pPr>
    </w:p>
    <w:p w14:paraId="50C47826" w14:textId="0B58ABB5" w:rsidR="00240273" w:rsidRDefault="00240273" w:rsidP="00094EB4">
      <w:pPr>
        <w:pStyle w:val="2"/>
        <w:numPr>
          <w:ilvl w:val="1"/>
          <w:numId w:val="7"/>
        </w:numPr>
        <w:spacing w:after="0" w:line="240" w:lineRule="auto"/>
      </w:pPr>
      <w:bookmarkStart w:id="37" w:name="_Toc149630046"/>
      <w:r>
        <w:rPr>
          <w:rFonts w:hint="eastAsia"/>
        </w:rPr>
        <w:t>T</w:t>
      </w:r>
      <w:r>
        <w:t>runk</w:t>
      </w:r>
      <w:r w:rsidR="002B1AB3">
        <w:t xml:space="preserve"> </w:t>
      </w:r>
      <w:r w:rsidR="002B1AB3">
        <w:rPr>
          <w:rFonts w:hint="eastAsia"/>
        </w:rPr>
        <w:t>또는 M</w:t>
      </w:r>
      <w:r w:rsidR="002B1AB3">
        <w:t>ain</w:t>
      </w:r>
      <w:bookmarkEnd w:id="37"/>
    </w:p>
    <w:p w14:paraId="011265C1" w14:textId="29949283" w:rsidR="00240273" w:rsidRDefault="002B1AB3" w:rsidP="002B1AB3">
      <w:pPr>
        <w:spacing w:after="0" w:line="240" w:lineRule="auto"/>
        <w:ind w:leftChars="600" w:left="1200"/>
      </w:pPr>
      <w:r>
        <w:rPr>
          <w:rFonts w:hint="eastAsia"/>
        </w:rPr>
        <w:t>형상 관리 버전의 시작이 되는 지점이며 여기에서 B</w:t>
      </w:r>
      <w:r>
        <w:t>ranch</w:t>
      </w:r>
      <w:r>
        <w:rPr>
          <w:rFonts w:hint="eastAsia"/>
        </w:rPr>
        <w:t>를 생성하여 개별</w:t>
      </w:r>
      <w:r>
        <w:t xml:space="preserve"> </w:t>
      </w:r>
      <w:r>
        <w:rPr>
          <w:rFonts w:hint="eastAsia"/>
        </w:rPr>
        <w:t>형상을 관리한다.</w:t>
      </w:r>
      <w:r>
        <w:t xml:space="preserve"> </w:t>
      </w:r>
      <w:r w:rsidR="000C44AC">
        <w:rPr>
          <w:rFonts w:hint="eastAsia"/>
        </w:rPr>
        <w:t>개발이 완료되면 개발</w:t>
      </w:r>
      <w:r w:rsidR="000C44AC">
        <w:t xml:space="preserve"> </w:t>
      </w:r>
      <w:r w:rsidR="000C44AC">
        <w:rPr>
          <w:rFonts w:hint="eastAsia"/>
        </w:rPr>
        <w:t>과정의 B</w:t>
      </w:r>
      <w:r w:rsidR="000C44AC">
        <w:t>ranch</w:t>
      </w:r>
      <w:r w:rsidR="000C44AC">
        <w:rPr>
          <w:rFonts w:hint="eastAsia"/>
        </w:rPr>
        <w:t xml:space="preserve">들을 </w:t>
      </w:r>
      <w:r w:rsidR="000C44AC">
        <w:t>Main</w:t>
      </w:r>
      <w:r w:rsidR="000C44AC">
        <w:rPr>
          <w:rFonts w:hint="eastAsia"/>
        </w:rPr>
        <w:t>으로 합친다.</w:t>
      </w:r>
      <w:r>
        <w:rPr>
          <w:rFonts w:hint="eastAsia"/>
        </w:rPr>
        <w:t xml:space="preserve"> </w:t>
      </w:r>
    </w:p>
    <w:p w14:paraId="4261CAF1" w14:textId="77777777" w:rsidR="00094EB4" w:rsidRDefault="00094EB4" w:rsidP="00094EB4">
      <w:pPr>
        <w:spacing w:after="0" w:line="240" w:lineRule="auto"/>
        <w:ind w:leftChars="600" w:left="1200"/>
      </w:pPr>
    </w:p>
    <w:p w14:paraId="0B1584B7" w14:textId="22F02E4D" w:rsidR="000C44AC" w:rsidRDefault="000C44AC" w:rsidP="00094EB4">
      <w:pPr>
        <w:pStyle w:val="2"/>
        <w:numPr>
          <w:ilvl w:val="1"/>
          <w:numId w:val="7"/>
        </w:numPr>
        <w:spacing w:after="0" w:line="240" w:lineRule="auto"/>
      </w:pPr>
      <w:bookmarkStart w:id="38" w:name="_Toc149630047"/>
      <w:r>
        <w:rPr>
          <w:rFonts w:hint="eastAsia"/>
        </w:rPr>
        <w:t>B</w:t>
      </w:r>
      <w:r>
        <w:t>ranch</w:t>
      </w:r>
      <w:bookmarkEnd w:id="38"/>
    </w:p>
    <w:p w14:paraId="77BA4413" w14:textId="4A81ECD3" w:rsidR="000C44AC" w:rsidRDefault="000C44AC" w:rsidP="000C44AC">
      <w:pPr>
        <w:ind w:left="992"/>
      </w:pPr>
      <w:r>
        <w:rPr>
          <w:rFonts w:hint="eastAsia"/>
        </w:rPr>
        <w:t>인공달팽이관 외부기 장치의 소프트웨어의 형상관리에 있어</w:t>
      </w:r>
      <w:r>
        <w:t xml:space="preserve"> </w:t>
      </w:r>
      <w:r>
        <w:rPr>
          <w:rFonts w:hint="eastAsia"/>
        </w:rPr>
        <w:t>문서,</w:t>
      </w:r>
      <w:r>
        <w:t xml:space="preserve"> </w:t>
      </w:r>
      <w:r>
        <w:rPr>
          <w:rFonts w:hint="eastAsia"/>
        </w:rPr>
        <w:t>개발환경 또는 T</w:t>
      </w:r>
      <w:r>
        <w:t>ool</w:t>
      </w:r>
      <w:r>
        <w:rPr>
          <w:rFonts w:hint="eastAsia"/>
        </w:rPr>
        <w:t>,</w:t>
      </w:r>
      <w:r>
        <w:t xml:space="preserve"> </w:t>
      </w:r>
      <w:r>
        <w:rPr>
          <w:rFonts w:hint="eastAsia"/>
        </w:rPr>
        <w:t>선행연구,</w:t>
      </w:r>
      <w:r>
        <w:t xml:space="preserve"> </w:t>
      </w:r>
      <w:r>
        <w:rPr>
          <w:rFonts w:hint="eastAsia"/>
        </w:rPr>
        <w:t xml:space="preserve">소스 코드 등의 </w:t>
      </w:r>
      <w:r>
        <w:t>Branch</w:t>
      </w:r>
      <w:r>
        <w:rPr>
          <w:rFonts w:hint="eastAsia"/>
        </w:rPr>
        <w:t>를 생성하여 개발을 진행한다.</w:t>
      </w:r>
    </w:p>
    <w:p w14:paraId="2404D515" w14:textId="627E47F1" w:rsidR="000C44AC" w:rsidRDefault="000C44AC" w:rsidP="000C44AC">
      <w:pPr>
        <w:ind w:left="992"/>
      </w:pPr>
      <w:r>
        <w:rPr>
          <w:rFonts w:hint="eastAsia"/>
        </w:rPr>
        <w:t>소스 코드는 소프트웨어 운용환경에 따라 플랫폼 B</w:t>
      </w:r>
      <w:r>
        <w:t>ranch</w:t>
      </w:r>
      <w:r>
        <w:rPr>
          <w:rFonts w:hint="eastAsia"/>
        </w:rPr>
        <w:t>로 생성하고,</w:t>
      </w:r>
      <w:r>
        <w:t xml:space="preserve"> </w:t>
      </w:r>
      <w:r>
        <w:rPr>
          <w:rFonts w:hint="eastAsia"/>
        </w:rPr>
        <w:t>이를 다시</w:t>
      </w:r>
      <w:r>
        <w:t xml:space="preserve"> MCU</w:t>
      </w:r>
      <w:r>
        <w:rPr>
          <w:rFonts w:hint="eastAsia"/>
        </w:rPr>
        <w:t xml:space="preserve">별로 </w:t>
      </w:r>
      <w:r>
        <w:t>Branch</w:t>
      </w:r>
      <w:r>
        <w:rPr>
          <w:rFonts w:hint="eastAsia"/>
        </w:rPr>
        <w:t>를 생성하여 개발한다.</w:t>
      </w:r>
    </w:p>
    <w:p w14:paraId="4A903772" w14:textId="2FF00B8E" w:rsidR="000C44AC" w:rsidRDefault="000C44AC" w:rsidP="000C44AC">
      <w:pPr>
        <w:ind w:left="992"/>
      </w:pPr>
      <w:r>
        <w:rPr>
          <w:rFonts w:hint="eastAsia"/>
        </w:rPr>
        <w:t>M</w:t>
      </w:r>
      <w:r>
        <w:t>CU</w:t>
      </w:r>
      <w:r>
        <w:rPr>
          <w:rFonts w:hint="eastAsia"/>
        </w:rPr>
        <w:t>별 생성된 B</w:t>
      </w:r>
      <w:r>
        <w:t>ranch</w:t>
      </w:r>
      <w:r>
        <w:rPr>
          <w:rFonts w:hint="eastAsia"/>
        </w:rPr>
        <w:t>는 소프트웨어 아키텍쳐</w:t>
      </w:r>
      <w:r>
        <w:t xml:space="preserve"> </w:t>
      </w:r>
      <w:r>
        <w:rPr>
          <w:rFonts w:hint="eastAsia"/>
        </w:rPr>
        <w:t xml:space="preserve">설계서에 따라 모듈 또는 최상위 아이템별로 </w:t>
      </w:r>
    </w:p>
    <w:p w14:paraId="187F4195" w14:textId="4EACB81B" w:rsidR="000C44AC" w:rsidRPr="000C44AC" w:rsidRDefault="000C44AC" w:rsidP="000C44AC">
      <w:pPr>
        <w:ind w:left="992"/>
      </w:pPr>
      <w:r>
        <w:rPr>
          <w:rFonts w:hint="eastAsia"/>
        </w:rPr>
        <w:t>B</w:t>
      </w:r>
      <w:r>
        <w:t>ranch</w:t>
      </w:r>
      <w:r>
        <w:rPr>
          <w:rFonts w:hint="eastAsia"/>
        </w:rPr>
        <w:t xml:space="preserve">생성하고 </w:t>
      </w:r>
      <w:r w:rsidR="00976C0F">
        <w:rPr>
          <w:rFonts w:hint="eastAsia"/>
        </w:rPr>
        <w:t xml:space="preserve">소프트웨어 모듈 또는 최상위 아이템의 검증이 완료되면 </w:t>
      </w:r>
      <w:r w:rsidR="00976C0F">
        <w:t xml:space="preserve">Branch </w:t>
      </w:r>
      <w:r w:rsidR="00976C0F">
        <w:rPr>
          <w:rFonts w:hint="eastAsia"/>
        </w:rPr>
        <w:t>생성의 역순으로 합치는 과정을 진행한다.</w:t>
      </w:r>
    </w:p>
    <w:p w14:paraId="3431A4C1" w14:textId="43C581E8" w:rsidR="00240273" w:rsidRDefault="00240273" w:rsidP="00094EB4">
      <w:pPr>
        <w:pStyle w:val="2"/>
        <w:numPr>
          <w:ilvl w:val="1"/>
          <w:numId w:val="7"/>
        </w:numPr>
        <w:spacing w:after="0" w:line="240" w:lineRule="auto"/>
      </w:pPr>
      <w:bookmarkStart w:id="39" w:name="_Toc149630048"/>
      <w:r>
        <w:rPr>
          <w:rFonts w:hint="eastAsia"/>
        </w:rPr>
        <w:t>T</w:t>
      </w:r>
      <w:r>
        <w:t>ag</w:t>
      </w:r>
      <w:bookmarkEnd w:id="39"/>
    </w:p>
    <w:p w14:paraId="0B2436C0" w14:textId="32AFC42F" w:rsidR="00240273" w:rsidRDefault="00240273" w:rsidP="00094EB4">
      <w:pPr>
        <w:spacing w:after="0" w:line="240" w:lineRule="auto"/>
        <w:ind w:leftChars="500" w:left="1000"/>
      </w:pPr>
      <w:r>
        <w:rPr>
          <w:rFonts w:hint="eastAsia"/>
        </w:rPr>
        <w:t>소프트웨어 개발</w:t>
      </w:r>
      <w:r w:rsidR="00BC325B">
        <w:rPr>
          <w:rFonts w:hint="eastAsia"/>
        </w:rPr>
        <w:t xml:space="preserve"> 활동 산출물의 </w:t>
      </w:r>
      <w:r>
        <w:rPr>
          <w:rFonts w:hint="eastAsia"/>
        </w:rPr>
        <w:t>특정</w:t>
      </w:r>
      <w:r w:rsidR="00BC325B">
        <w:rPr>
          <w:rFonts w:hint="eastAsia"/>
        </w:rPr>
        <w:t xml:space="preserve">한 시점에서 </w:t>
      </w:r>
      <w:r>
        <w:rPr>
          <w:rFonts w:hint="eastAsia"/>
        </w:rPr>
        <w:t>이미지를</w:t>
      </w:r>
      <w:r>
        <w:t xml:space="preserve"> </w:t>
      </w:r>
      <w:r>
        <w:rPr>
          <w:rFonts w:hint="eastAsia"/>
        </w:rPr>
        <w:t>관리하기 위한 저장소이다.</w:t>
      </w:r>
    </w:p>
    <w:p w14:paraId="6C11BB00" w14:textId="64A70803" w:rsidR="0043003D" w:rsidRDefault="0043003D" w:rsidP="00094EB4">
      <w:pPr>
        <w:pStyle w:val="a8"/>
        <w:numPr>
          <w:ilvl w:val="2"/>
          <w:numId w:val="10"/>
        </w:numPr>
        <w:spacing w:after="0" w:line="240" w:lineRule="auto"/>
        <w:ind w:leftChars="0"/>
      </w:pPr>
      <w:r>
        <w:rPr>
          <w:rFonts w:hint="eastAsia"/>
        </w:rPr>
        <w:t xml:space="preserve">스냅샷 </w:t>
      </w:r>
      <w:r>
        <w:t xml:space="preserve">Tag : </w:t>
      </w:r>
      <w:r w:rsidR="00976C0F">
        <w:rPr>
          <w:rFonts w:hint="eastAsia"/>
        </w:rPr>
        <w:t>소프트웨어 개발 과정 중 특정한 시점</w:t>
      </w:r>
      <w:r w:rsidR="00976C0F">
        <w:t xml:space="preserve">(ex, </w:t>
      </w:r>
      <w:r w:rsidR="00976C0F">
        <w:rPr>
          <w:rFonts w:hint="eastAsia"/>
        </w:rPr>
        <w:t>특정 시험용 버전)의 형상을 기록한다.</w:t>
      </w:r>
      <w:r w:rsidR="00976C0F">
        <w:t xml:space="preserve"> </w:t>
      </w:r>
    </w:p>
    <w:p w14:paraId="46F86A33" w14:textId="3CB34CE1" w:rsidR="0043003D" w:rsidRDefault="0043003D" w:rsidP="00094EB4">
      <w:pPr>
        <w:pStyle w:val="a8"/>
        <w:numPr>
          <w:ilvl w:val="2"/>
          <w:numId w:val="10"/>
        </w:numPr>
        <w:spacing w:after="0" w:line="240" w:lineRule="auto"/>
        <w:ind w:leftChars="0"/>
      </w:pPr>
      <w:r>
        <w:rPr>
          <w:rFonts w:hint="eastAsia"/>
        </w:rPr>
        <w:t>V</w:t>
      </w:r>
      <w:r>
        <w:t xml:space="preserve">ersion </w:t>
      </w:r>
      <w:r>
        <w:rPr>
          <w:rFonts w:hint="eastAsia"/>
        </w:rPr>
        <w:t>T</w:t>
      </w:r>
      <w:r>
        <w:t xml:space="preserve">ag : </w:t>
      </w:r>
      <w:r>
        <w:rPr>
          <w:rFonts w:hint="eastAsia"/>
        </w:rPr>
        <w:t xml:space="preserve">소프트웨어 개발 버전별 산출물 또는 배포된 특정 버전 산출물을 형상관리하기 위한 저장소  </w:t>
      </w:r>
    </w:p>
    <w:p w14:paraId="45991899" w14:textId="77777777" w:rsidR="00094EB4" w:rsidRDefault="00094EB4" w:rsidP="00094EB4">
      <w:pPr>
        <w:pStyle w:val="a8"/>
        <w:spacing w:after="0" w:line="240" w:lineRule="auto"/>
        <w:ind w:leftChars="0" w:left="1600"/>
      </w:pPr>
    </w:p>
    <w:p w14:paraId="304D8135" w14:textId="77777777" w:rsidR="00094EB4" w:rsidRPr="0043003D" w:rsidRDefault="00094EB4" w:rsidP="00094EB4">
      <w:pPr>
        <w:spacing w:after="0" w:line="240" w:lineRule="auto"/>
        <w:ind w:leftChars="500" w:left="1000"/>
        <w:jc w:val="center"/>
      </w:pPr>
    </w:p>
    <w:p w14:paraId="54BFED4F" w14:textId="7A612664" w:rsidR="00971DF2" w:rsidRDefault="00971DF2" w:rsidP="00094EB4">
      <w:pPr>
        <w:pStyle w:val="10"/>
        <w:numPr>
          <w:ilvl w:val="0"/>
          <w:numId w:val="7"/>
        </w:numPr>
        <w:spacing w:after="0" w:line="240" w:lineRule="auto"/>
      </w:pPr>
      <w:bookmarkStart w:id="40" w:name="_Toc149630049"/>
      <w:r>
        <w:rPr>
          <w:rFonts w:hint="eastAsia"/>
        </w:rPr>
        <w:t>형상관리 항목</w:t>
      </w:r>
      <w:bookmarkEnd w:id="40"/>
    </w:p>
    <w:p w14:paraId="204BEFB9" w14:textId="6E4CD777" w:rsidR="0085331B" w:rsidRDefault="00976C0F" w:rsidP="0085331B">
      <w:pPr>
        <w:spacing w:after="0" w:line="240" w:lineRule="auto"/>
        <w:ind w:leftChars="100" w:left="200"/>
      </w:pPr>
      <w:r>
        <w:rPr>
          <w:rFonts w:hint="eastAsia"/>
        </w:rPr>
        <w:t xml:space="preserve">인공달팽이관 외부기 장치 </w:t>
      </w:r>
      <w:r w:rsidR="00971DF2">
        <w:rPr>
          <w:rFonts w:hint="eastAsia"/>
        </w:rPr>
        <w:t>소프트웨어 수명주기는 그림</w:t>
      </w:r>
      <w:r w:rsidR="0085331B">
        <w:rPr>
          <w:rFonts w:hint="eastAsia"/>
        </w:rPr>
        <w:t xml:space="preserve"> </w:t>
      </w:r>
      <w:r>
        <w:t>2</w:t>
      </w:r>
      <w:r w:rsidR="00971DF2">
        <w:rPr>
          <w:rFonts w:hint="eastAsia"/>
        </w:rPr>
        <w:t>과 같으며,</w:t>
      </w:r>
      <w:r w:rsidR="00971DF2">
        <w:t xml:space="preserve"> </w:t>
      </w:r>
      <w:r w:rsidR="00971DF2">
        <w:rPr>
          <w:rFonts w:hint="eastAsia"/>
        </w:rPr>
        <w:t xml:space="preserve">이에 따라 산출되는 항목들은 형상관리로 배치되게 </w:t>
      </w:r>
      <w:r w:rsidR="00CA26E6">
        <w:rPr>
          <w:rFonts w:hint="eastAsia"/>
        </w:rPr>
        <w:t>되며 소프트웨어 개발 프로세스,</w:t>
      </w:r>
      <w:r w:rsidR="00CA26E6">
        <w:t xml:space="preserve"> </w:t>
      </w:r>
      <w:r w:rsidR="00CA26E6">
        <w:rPr>
          <w:rFonts w:hint="eastAsia"/>
        </w:rPr>
        <w:t>위험관리 프로세스,</w:t>
      </w:r>
      <w:r w:rsidR="00CA26E6">
        <w:t xml:space="preserve"> </w:t>
      </w:r>
      <w:r w:rsidR="00CA26E6">
        <w:rPr>
          <w:rFonts w:hint="eastAsia"/>
        </w:rPr>
        <w:t>문제해결 프로세스</w:t>
      </w:r>
      <w:r w:rsidR="00CA26E6">
        <w:t xml:space="preserve"> </w:t>
      </w:r>
      <w:r w:rsidR="00CA26E6">
        <w:rPr>
          <w:rFonts w:hint="eastAsia"/>
        </w:rPr>
        <w:t>활동에서 출력되는 산출물을 형상항목으로 관리한다.</w:t>
      </w:r>
    </w:p>
    <w:p w14:paraId="564F323B" w14:textId="14F1EE34" w:rsidR="00971DF2" w:rsidRDefault="0085331B" w:rsidP="0085331B">
      <w:pPr>
        <w:spacing w:after="0" w:line="240" w:lineRule="auto"/>
        <w:ind w:leftChars="100" w:left="200"/>
        <w:jc w:val="center"/>
      </w:pPr>
      <w:r w:rsidRPr="0085331B">
        <w:rPr>
          <w:noProof/>
        </w:rPr>
        <w:drawing>
          <wp:inline distT="0" distB="0" distL="0" distR="0" wp14:anchorId="1E52DE02" wp14:editId="3D6DBB4C">
            <wp:extent cx="5067300" cy="6752895"/>
            <wp:effectExtent l="0" t="0" r="0" b="0"/>
            <wp:docPr id="1" name="그림 1">
              <a:extLst xmlns:a="http://schemas.openxmlformats.org/drawingml/2006/main">
                <a:ext uri="{FF2B5EF4-FFF2-40B4-BE49-F238E27FC236}">
                  <a16:creationId xmlns:a16="http://schemas.microsoft.com/office/drawing/2014/main" id="{8FE107C4-FED3-4BC3-9CB1-BCE98C4C1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8FE107C4-FED3-4BC3-9CB1-BCE98C4C117E}"/>
                        </a:ext>
                      </a:extLst>
                    </pic:cNvPr>
                    <pic:cNvPicPr>
                      <a:picLocks noChangeAspect="1"/>
                    </pic:cNvPicPr>
                  </pic:nvPicPr>
                  <pic:blipFill>
                    <a:blip r:embed="rId13"/>
                    <a:stretch>
                      <a:fillRect/>
                    </a:stretch>
                  </pic:blipFill>
                  <pic:spPr>
                    <a:xfrm>
                      <a:off x="0" y="0"/>
                      <a:ext cx="5074364" cy="6762309"/>
                    </a:xfrm>
                    <a:prstGeom prst="rect">
                      <a:avLst/>
                    </a:prstGeom>
                  </pic:spPr>
                </pic:pic>
              </a:graphicData>
            </a:graphic>
          </wp:inline>
        </w:drawing>
      </w:r>
    </w:p>
    <w:p w14:paraId="2672CEEF" w14:textId="447DA0D6" w:rsidR="00050514" w:rsidRDefault="00050514" w:rsidP="00094EB4">
      <w:pPr>
        <w:spacing w:after="0" w:line="240" w:lineRule="auto"/>
        <w:ind w:leftChars="100" w:left="200"/>
        <w:jc w:val="center"/>
      </w:pPr>
      <w:r>
        <w:rPr>
          <w:rFonts w:hint="eastAsia"/>
        </w:rPr>
        <w:t>&lt;</w:t>
      </w:r>
      <w:r>
        <w:t xml:space="preserve"> </w:t>
      </w:r>
      <w:r>
        <w:rPr>
          <w:rFonts w:hint="eastAsia"/>
        </w:rPr>
        <w:t>그림</w:t>
      </w:r>
      <w:r>
        <w:t xml:space="preserve"> </w:t>
      </w:r>
      <w:r w:rsidR="00976C0F">
        <w:t>2</w:t>
      </w:r>
      <w:r>
        <w:t xml:space="preserve">. </w:t>
      </w:r>
      <w:r>
        <w:rPr>
          <w:rFonts w:hint="eastAsia"/>
        </w:rPr>
        <w:t>소프트웨어 수명주기 &gt;</w:t>
      </w:r>
    </w:p>
    <w:p w14:paraId="0D6A42AE" w14:textId="58C192F9" w:rsidR="0078132F" w:rsidRDefault="0078132F" w:rsidP="00094EB4">
      <w:pPr>
        <w:pStyle w:val="2"/>
        <w:numPr>
          <w:ilvl w:val="1"/>
          <w:numId w:val="7"/>
        </w:numPr>
        <w:spacing w:after="0" w:line="240" w:lineRule="auto"/>
      </w:pPr>
      <w:bookmarkStart w:id="41" w:name="_Toc149630050"/>
      <w:r>
        <w:rPr>
          <w:rFonts w:hint="eastAsia"/>
        </w:rPr>
        <w:t>소프트웨어 개발 프로세스</w:t>
      </w:r>
      <w:bookmarkEnd w:id="41"/>
    </w:p>
    <w:p w14:paraId="497F3D23" w14:textId="3306762F" w:rsidR="0078132F" w:rsidRDefault="0078132F" w:rsidP="00094EB4">
      <w:pPr>
        <w:pStyle w:val="3"/>
        <w:numPr>
          <w:ilvl w:val="2"/>
          <w:numId w:val="7"/>
        </w:numPr>
        <w:spacing w:after="0" w:line="240" w:lineRule="auto"/>
        <w:ind w:leftChars="0" w:firstLineChars="0"/>
      </w:pPr>
      <w:bookmarkStart w:id="42" w:name="_Toc149630051"/>
      <w:r>
        <w:rPr>
          <w:rFonts w:hint="eastAsia"/>
        </w:rPr>
        <w:t xml:space="preserve">소프트웨어 개발 계획 </w:t>
      </w:r>
      <w:r w:rsidR="00971DF2">
        <w:rPr>
          <w:rFonts w:hint="eastAsia"/>
        </w:rPr>
        <w:t>활동의 형상관리 항목</w:t>
      </w:r>
      <w:bookmarkEnd w:id="42"/>
    </w:p>
    <w:p w14:paraId="0A6125A1" w14:textId="536AD009" w:rsidR="0078132F" w:rsidRDefault="0078132F" w:rsidP="00094EB4">
      <w:pPr>
        <w:pStyle w:val="a8"/>
        <w:numPr>
          <w:ilvl w:val="0"/>
          <w:numId w:val="9"/>
        </w:numPr>
        <w:spacing w:after="0" w:line="240" w:lineRule="auto"/>
        <w:ind w:leftChars="0"/>
      </w:pPr>
      <w:r>
        <w:rPr>
          <w:rFonts w:hint="eastAsia"/>
        </w:rPr>
        <w:t>소프트웨어</w:t>
      </w:r>
      <w:r w:rsidR="00276CBF">
        <w:rPr>
          <w:rFonts w:hint="eastAsia"/>
        </w:rPr>
        <w:t xml:space="preserve"> 개발 계획서</w:t>
      </w:r>
    </w:p>
    <w:p w14:paraId="43BBD3F8" w14:textId="77777777" w:rsidR="00094EB4" w:rsidRPr="00094EB4" w:rsidRDefault="00094EB4" w:rsidP="00094EB4">
      <w:pPr>
        <w:pStyle w:val="a8"/>
        <w:spacing w:after="0" w:line="240" w:lineRule="auto"/>
        <w:ind w:leftChars="0" w:left="1760"/>
        <w:rPr>
          <w:sz w:val="18"/>
          <w:szCs w:val="20"/>
        </w:rPr>
      </w:pPr>
    </w:p>
    <w:p w14:paraId="442B5099" w14:textId="5F46F31C" w:rsidR="0078132F" w:rsidRDefault="0078132F" w:rsidP="00094EB4">
      <w:pPr>
        <w:pStyle w:val="3"/>
        <w:numPr>
          <w:ilvl w:val="2"/>
          <w:numId w:val="7"/>
        </w:numPr>
        <w:spacing w:after="0" w:line="240" w:lineRule="auto"/>
        <w:ind w:leftChars="0" w:firstLineChars="0"/>
      </w:pPr>
      <w:bookmarkStart w:id="43" w:name="_Toc149630052"/>
      <w:r>
        <w:rPr>
          <w:rFonts w:hint="eastAsia"/>
        </w:rPr>
        <w:t>소프트웨어 요구사항 분석 활동</w:t>
      </w:r>
      <w:r w:rsidR="00971DF2">
        <w:rPr>
          <w:rFonts w:hint="eastAsia"/>
        </w:rPr>
        <w:t>의 형상관리 항목</w:t>
      </w:r>
      <w:bookmarkEnd w:id="43"/>
    </w:p>
    <w:p w14:paraId="3278B8BC" w14:textId="77777777" w:rsidR="00094EB4" w:rsidRDefault="00276CBF" w:rsidP="00094EB4">
      <w:pPr>
        <w:pStyle w:val="a8"/>
        <w:numPr>
          <w:ilvl w:val="0"/>
          <w:numId w:val="9"/>
        </w:numPr>
        <w:spacing w:after="0" w:line="240" w:lineRule="auto"/>
        <w:ind w:leftChars="0"/>
      </w:pPr>
      <w:r>
        <w:rPr>
          <w:rFonts w:hint="eastAsia"/>
        </w:rPr>
        <w:t>소프트웨어 요구사항 사양서</w:t>
      </w:r>
    </w:p>
    <w:p w14:paraId="7010629E" w14:textId="5C53CE66" w:rsidR="00276CBF" w:rsidRDefault="002D105B" w:rsidP="00094EB4">
      <w:pPr>
        <w:pStyle w:val="a8"/>
        <w:numPr>
          <w:ilvl w:val="0"/>
          <w:numId w:val="9"/>
        </w:numPr>
        <w:spacing w:after="0" w:line="240" w:lineRule="auto"/>
        <w:ind w:leftChars="0"/>
      </w:pPr>
      <w:r>
        <w:rPr>
          <w:rFonts w:hint="eastAsia"/>
        </w:rPr>
        <w:t>소프트웨어 테스트 계획서</w:t>
      </w:r>
    </w:p>
    <w:p w14:paraId="1622118C" w14:textId="77777777" w:rsidR="00094EB4" w:rsidRPr="00094EB4" w:rsidRDefault="00094EB4" w:rsidP="00094EB4">
      <w:pPr>
        <w:pStyle w:val="a8"/>
        <w:spacing w:after="0" w:line="240" w:lineRule="auto"/>
        <w:ind w:leftChars="0" w:left="1760"/>
        <w:rPr>
          <w:sz w:val="18"/>
          <w:szCs w:val="20"/>
        </w:rPr>
      </w:pPr>
    </w:p>
    <w:p w14:paraId="7727B10F" w14:textId="198359E2" w:rsidR="0078132F" w:rsidRDefault="0078132F" w:rsidP="00094EB4">
      <w:pPr>
        <w:pStyle w:val="3"/>
        <w:numPr>
          <w:ilvl w:val="2"/>
          <w:numId w:val="7"/>
        </w:numPr>
        <w:spacing w:after="0" w:line="240" w:lineRule="auto"/>
        <w:ind w:leftChars="0" w:firstLineChars="0"/>
      </w:pPr>
      <w:bookmarkStart w:id="44" w:name="_Toc149630053"/>
      <w:r>
        <w:rPr>
          <w:rFonts w:hint="eastAsia"/>
        </w:rPr>
        <w:t>소프트웨어 아키텍쳐 설계 활동</w:t>
      </w:r>
      <w:r w:rsidR="00971DF2">
        <w:rPr>
          <w:rFonts w:hint="eastAsia"/>
        </w:rPr>
        <w:t>의 형상관리 항목</w:t>
      </w:r>
      <w:bookmarkEnd w:id="44"/>
    </w:p>
    <w:p w14:paraId="69096D0D" w14:textId="77777777" w:rsidR="00094EB4" w:rsidRDefault="00276CBF" w:rsidP="00094EB4">
      <w:pPr>
        <w:pStyle w:val="a8"/>
        <w:numPr>
          <w:ilvl w:val="0"/>
          <w:numId w:val="9"/>
        </w:numPr>
        <w:spacing w:after="0" w:line="240" w:lineRule="auto"/>
        <w:ind w:leftChars="0"/>
      </w:pPr>
      <w:r>
        <w:rPr>
          <w:rFonts w:hint="eastAsia"/>
        </w:rPr>
        <w:t>소프트웨어</w:t>
      </w:r>
      <w:r w:rsidR="002D105B">
        <w:t xml:space="preserve"> </w:t>
      </w:r>
      <w:r w:rsidR="002D105B">
        <w:rPr>
          <w:rFonts w:hint="eastAsia"/>
        </w:rPr>
        <w:t>아키텍쳐 기술서</w:t>
      </w:r>
    </w:p>
    <w:p w14:paraId="1569D7EF" w14:textId="77777777" w:rsidR="00094EB4" w:rsidRDefault="00F06FC6" w:rsidP="00094EB4">
      <w:pPr>
        <w:pStyle w:val="a8"/>
        <w:numPr>
          <w:ilvl w:val="0"/>
          <w:numId w:val="9"/>
        </w:numPr>
        <w:spacing w:after="0" w:line="240" w:lineRule="auto"/>
        <w:ind w:leftChars="0"/>
      </w:pPr>
      <w:r>
        <w:rPr>
          <w:rFonts w:hint="eastAsia"/>
        </w:rPr>
        <w:t>소프트웨어 통합 계획서</w:t>
      </w:r>
    </w:p>
    <w:p w14:paraId="78A4E7B7" w14:textId="188D9CE8" w:rsidR="00276CBF" w:rsidRDefault="002D105B" w:rsidP="00094EB4">
      <w:pPr>
        <w:pStyle w:val="a8"/>
        <w:numPr>
          <w:ilvl w:val="0"/>
          <w:numId w:val="9"/>
        </w:numPr>
        <w:spacing w:after="0" w:line="240" w:lineRule="auto"/>
        <w:ind w:leftChars="0"/>
      </w:pPr>
      <w:r>
        <w:rPr>
          <w:rFonts w:hint="eastAsia"/>
        </w:rPr>
        <w:t>소프트웨어 테스트 계획서</w:t>
      </w:r>
    </w:p>
    <w:p w14:paraId="0BC922C9" w14:textId="77777777" w:rsidR="00094EB4" w:rsidRPr="00094EB4" w:rsidRDefault="00094EB4" w:rsidP="00094EB4">
      <w:pPr>
        <w:pStyle w:val="a8"/>
        <w:spacing w:after="0" w:line="240" w:lineRule="auto"/>
        <w:ind w:leftChars="0" w:left="1760"/>
        <w:rPr>
          <w:sz w:val="18"/>
          <w:szCs w:val="20"/>
        </w:rPr>
      </w:pPr>
    </w:p>
    <w:p w14:paraId="75D608C8" w14:textId="645C1334" w:rsidR="0078132F" w:rsidRDefault="0078132F" w:rsidP="00094EB4">
      <w:pPr>
        <w:pStyle w:val="3"/>
        <w:numPr>
          <w:ilvl w:val="2"/>
          <w:numId w:val="7"/>
        </w:numPr>
        <w:spacing w:after="0" w:line="240" w:lineRule="auto"/>
        <w:ind w:leftChars="0" w:firstLineChars="0"/>
      </w:pPr>
      <w:bookmarkStart w:id="45" w:name="_Toc149630054"/>
      <w:r>
        <w:rPr>
          <w:rFonts w:hint="eastAsia"/>
        </w:rPr>
        <w:t>소프트웨어 상세 설계 활동</w:t>
      </w:r>
      <w:r w:rsidR="00971DF2">
        <w:rPr>
          <w:rFonts w:hint="eastAsia"/>
        </w:rPr>
        <w:t>의 형상관리 항목</w:t>
      </w:r>
      <w:bookmarkEnd w:id="45"/>
    </w:p>
    <w:p w14:paraId="1B106BC1" w14:textId="77777777" w:rsidR="00094EB4" w:rsidRDefault="002D105B" w:rsidP="00094EB4">
      <w:pPr>
        <w:pStyle w:val="a8"/>
        <w:numPr>
          <w:ilvl w:val="0"/>
          <w:numId w:val="9"/>
        </w:numPr>
        <w:spacing w:after="0" w:line="240" w:lineRule="auto"/>
        <w:ind w:leftChars="0"/>
      </w:pPr>
      <w:r>
        <w:rPr>
          <w:rFonts w:hint="eastAsia"/>
        </w:rPr>
        <w:t>소프트웨어</w:t>
      </w:r>
      <w:r>
        <w:t xml:space="preserve"> </w:t>
      </w:r>
      <w:r>
        <w:rPr>
          <w:rFonts w:hint="eastAsia"/>
        </w:rPr>
        <w:t>상세 설계 기술서</w:t>
      </w:r>
    </w:p>
    <w:p w14:paraId="0EADF04D" w14:textId="5F8201B1" w:rsidR="002D105B" w:rsidRDefault="002D105B" w:rsidP="00094EB4">
      <w:pPr>
        <w:pStyle w:val="a8"/>
        <w:numPr>
          <w:ilvl w:val="0"/>
          <w:numId w:val="9"/>
        </w:numPr>
        <w:spacing w:after="0" w:line="240" w:lineRule="auto"/>
        <w:ind w:leftChars="0"/>
      </w:pPr>
      <w:r>
        <w:rPr>
          <w:rFonts w:hint="eastAsia"/>
        </w:rPr>
        <w:t>소프트웨어 테스트 계획서</w:t>
      </w:r>
    </w:p>
    <w:p w14:paraId="1987CE14" w14:textId="77777777" w:rsidR="00094EB4" w:rsidRPr="00094EB4" w:rsidRDefault="00094EB4" w:rsidP="00094EB4">
      <w:pPr>
        <w:pStyle w:val="a8"/>
        <w:spacing w:after="0" w:line="240" w:lineRule="auto"/>
        <w:ind w:leftChars="0" w:left="1760"/>
        <w:rPr>
          <w:sz w:val="18"/>
          <w:szCs w:val="20"/>
        </w:rPr>
      </w:pPr>
    </w:p>
    <w:p w14:paraId="1070E57F" w14:textId="0DB8CA7F" w:rsidR="0078132F" w:rsidRDefault="0078132F" w:rsidP="00094EB4">
      <w:pPr>
        <w:pStyle w:val="3"/>
        <w:numPr>
          <w:ilvl w:val="2"/>
          <w:numId w:val="7"/>
        </w:numPr>
        <w:spacing w:after="0" w:line="240" w:lineRule="auto"/>
        <w:ind w:leftChars="0" w:firstLineChars="0"/>
      </w:pPr>
      <w:bookmarkStart w:id="46" w:name="_Toc149630055"/>
      <w:r>
        <w:rPr>
          <w:rFonts w:hint="eastAsia"/>
        </w:rPr>
        <w:t>소프트웨어 유닛</w:t>
      </w:r>
      <w:r w:rsidR="00342CC8">
        <w:rPr>
          <w:rFonts w:hint="eastAsia"/>
        </w:rPr>
        <w:t xml:space="preserve"> </w:t>
      </w:r>
      <w:r>
        <w:rPr>
          <w:rFonts w:hint="eastAsia"/>
        </w:rPr>
        <w:t>구현 활동</w:t>
      </w:r>
      <w:r w:rsidR="00971DF2">
        <w:rPr>
          <w:rFonts w:hint="eastAsia"/>
        </w:rPr>
        <w:t>의 형상관리 항목</w:t>
      </w:r>
      <w:bookmarkEnd w:id="46"/>
    </w:p>
    <w:p w14:paraId="05BD567C" w14:textId="77777777" w:rsidR="00094EB4" w:rsidRDefault="00D55B78" w:rsidP="00094EB4">
      <w:pPr>
        <w:pStyle w:val="a8"/>
        <w:numPr>
          <w:ilvl w:val="0"/>
          <w:numId w:val="9"/>
        </w:numPr>
        <w:spacing w:after="0" w:line="240" w:lineRule="auto"/>
        <w:ind w:leftChars="0"/>
      </w:pPr>
      <w:r>
        <w:rPr>
          <w:rFonts w:hint="eastAsia"/>
        </w:rPr>
        <w:t>프로그램 소스 코드</w:t>
      </w:r>
    </w:p>
    <w:p w14:paraId="53F26BF1" w14:textId="4BAB9030" w:rsidR="00D55B78" w:rsidRDefault="00D55B78" w:rsidP="00094EB4">
      <w:pPr>
        <w:pStyle w:val="a8"/>
        <w:numPr>
          <w:ilvl w:val="0"/>
          <w:numId w:val="9"/>
        </w:numPr>
        <w:spacing w:after="0" w:line="240" w:lineRule="auto"/>
        <w:ind w:leftChars="0"/>
      </w:pPr>
      <w:r>
        <w:rPr>
          <w:rFonts w:hint="eastAsia"/>
        </w:rPr>
        <w:t>소프트웨어 시험 보고서</w:t>
      </w:r>
    </w:p>
    <w:p w14:paraId="0FC763AC" w14:textId="77777777" w:rsidR="00094EB4" w:rsidRPr="00094EB4" w:rsidRDefault="00094EB4" w:rsidP="00094EB4">
      <w:pPr>
        <w:pStyle w:val="a8"/>
        <w:spacing w:after="0" w:line="240" w:lineRule="auto"/>
        <w:ind w:leftChars="0" w:left="1760"/>
        <w:rPr>
          <w:sz w:val="18"/>
          <w:szCs w:val="20"/>
        </w:rPr>
      </w:pPr>
    </w:p>
    <w:p w14:paraId="745F1BC3" w14:textId="0C5BFBEC" w:rsidR="0078132F" w:rsidRDefault="0078132F" w:rsidP="00094EB4">
      <w:pPr>
        <w:pStyle w:val="3"/>
        <w:numPr>
          <w:ilvl w:val="2"/>
          <w:numId w:val="7"/>
        </w:numPr>
        <w:spacing w:after="0" w:line="240" w:lineRule="auto"/>
        <w:ind w:leftChars="0" w:firstLineChars="0"/>
      </w:pPr>
      <w:bookmarkStart w:id="47" w:name="_Toc149630056"/>
      <w:r>
        <w:rPr>
          <w:rFonts w:hint="eastAsia"/>
        </w:rPr>
        <w:t>소프트웨어 통합 활동</w:t>
      </w:r>
      <w:r w:rsidR="00971DF2">
        <w:rPr>
          <w:rFonts w:hint="eastAsia"/>
        </w:rPr>
        <w:t>의 형상관리 항목</w:t>
      </w:r>
      <w:bookmarkEnd w:id="47"/>
    </w:p>
    <w:p w14:paraId="52907DDC" w14:textId="77777777" w:rsidR="00094EB4" w:rsidRDefault="00D55B78" w:rsidP="00094EB4">
      <w:pPr>
        <w:pStyle w:val="a8"/>
        <w:numPr>
          <w:ilvl w:val="0"/>
          <w:numId w:val="9"/>
        </w:numPr>
        <w:spacing w:after="0" w:line="240" w:lineRule="auto"/>
        <w:ind w:leftChars="0"/>
      </w:pPr>
      <w:r>
        <w:rPr>
          <w:rFonts w:hint="eastAsia"/>
        </w:rPr>
        <w:t>프로그램 소스 코드</w:t>
      </w:r>
    </w:p>
    <w:p w14:paraId="5528E057" w14:textId="77777777" w:rsidR="00094EB4" w:rsidRDefault="00D55B78" w:rsidP="00094EB4">
      <w:pPr>
        <w:pStyle w:val="a8"/>
        <w:numPr>
          <w:ilvl w:val="0"/>
          <w:numId w:val="9"/>
        </w:numPr>
        <w:spacing w:after="0" w:line="240" w:lineRule="auto"/>
        <w:ind w:leftChars="0"/>
      </w:pPr>
      <w:r>
        <w:rPr>
          <w:rFonts w:hint="eastAsia"/>
        </w:rPr>
        <w:t>소프트웨어 시험 보고서</w:t>
      </w:r>
    </w:p>
    <w:p w14:paraId="5525B793" w14:textId="75BABD91" w:rsidR="00D55B78" w:rsidRDefault="00D234B7" w:rsidP="00094EB4">
      <w:pPr>
        <w:pStyle w:val="a8"/>
        <w:numPr>
          <w:ilvl w:val="0"/>
          <w:numId w:val="9"/>
        </w:numPr>
        <w:spacing w:after="0" w:line="240" w:lineRule="auto"/>
        <w:ind w:leftChars="0"/>
      </w:pPr>
      <w:r>
        <w:rPr>
          <w:rFonts w:hint="eastAsia"/>
        </w:rPr>
        <w:t>사용설명서</w:t>
      </w:r>
    </w:p>
    <w:p w14:paraId="180752F2" w14:textId="77777777" w:rsidR="00094EB4" w:rsidRPr="00094EB4" w:rsidRDefault="00094EB4" w:rsidP="00094EB4">
      <w:pPr>
        <w:pStyle w:val="a8"/>
        <w:spacing w:after="0" w:line="240" w:lineRule="auto"/>
        <w:ind w:leftChars="0" w:left="1760"/>
        <w:rPr>
          <w:sz w:val="18"/>
          <w:szCs w:val="20"/>
        </w:rPr>
      </w:pPr>
    </w:p>
    <w:p w14:paraId="0DFA80EE" w14:textId="0B4C555A" w:rsidR="0078132F" w:rsidRDefault="0078132F" w:rsidP="00094EB4">
      <w:pPr>
        <w:pStyle w:val="3"/>
        <w:numPr>
          <w:ilvl w:val="2"/>
          <w:numId w:val="7"/>
        </w:numPr>
        <w:spacing w:after="0" w:line="240" w:lineRule="auto"/>
        <w:ind w:leftChars="0" w:firstLineChars="0"/>
      </w:pPr>
      <w:bookmarkStart w:id="48" w:name="_Toc149630057"/>
      <w:r>
        <w:rPr>
          <w:rFonts w:hint="eastAsia"/>
        </w:rPr>
        <w:t xml:space="preserve">소프트웨어 </w:t>
      </w:r>
      <w:r w:rsidR="0092307E">
        <w:rPr>
          <w:rFonts w:hint="eastAsia"/>
        </w:rPr>
        <w:t>검증 활동</w:t>
      </w:r>
      <w:r w:rsidR="00971DF2">
        <w:rPr>
          <w:rFonts w:hint="eastAsia"/>
        </w:rPr>
        <w:t>의 형상 관리 항목</w:t>
      </w:r>
      <w:bookmarkEnd w:id="48"/>
    </w:p>
    <w:p w14:paraId="4CF1D0E1" w14:textId="29D46EF8" w:rsidR="005918E4" w:rsidRDefault="0092307E" w:rsidP="00094EB4">
      <w:pPr>
        <w:pStyle w:val="a8"/>
        <w:numPr>
          <w:ilvl w:val="0"/>
          <w:numId w:val="9"/>
        </w:numPr>
        <w:spacing w:after="0" w:line="240" w:lineRule="auto"/>
        <w:ind w:leftChars="0"/>
      </w:pPr>
      <w:r>
        <w:rPr>
          <w:rFonts w:hint="eastAsia"/>
        </w:rPr>
        <w:t>공인기관 시험 성적서</w:t>
      </w:r>
    </w:p>
    <w:p w14:paraId="55B1F8F5" w14:textId="77777777" w:rsidR="00094EB4" w:rsidRPr="00094EB4" w:rsidRDefault="00094EB4" w:rsidP="00094EB4">
      <w:pPr>
        <w:pStyle w:val="a8"/>
        <w:spacing w:after="0" w:line="240" w:lineRule="auto"/>
        <w:ind w:leftChars="0" w:left="1760"/>
        <w:rPr>
          <w:sz w:val="18"/>
          <w:szCs w:val="20"/>
        </w:rPr>
      </w:pPr>
    </w:p>
    <w:p w14:paraId="1D66A1AA" w14:textId="5073F0C3" w:rsidR="0092307E" w:rsidRPr="0092307E" w:rsidRDefault="0092307E" w:rsidP="00094EB4">
      <w:pPr>
        <w:pStyle w:val="3"/>
        <w:numPr>
          <w:ilvl w:val="2"/>
          <w:numId w:val="7"/>
        </w:numPr>
        <w:spacing w:after="0" w:line="240" w:lineRule="auto"/>
        <w:ind w:leftChars="0" w:firstLineChars="0"/>
      </w:pPr>
      <w:bookmarkStart w:id="49" w:name="_Toc149630058"/>
      <w:r>
        <w:rPr>
          <w:rFonts w:hint="eastAsia"/>
        </w:rPr>
        <w:t>소프트웨어 배포 활동</w:t>
      </w:r>
      <w:r w:rsidR="00DE4A9A">
        <w:rPr>
          <w:rFonts w:hint="eastAsia"/>
        </w:rPr>
        <w:t>의 형상관리 항목</w:t>
      </w:r>
      <w:bookmarkEnd w:id="49"/>
    </w:p>
    <w:p w14:paraId="3263DEA7" w14:textId="77777777" w:rsidR="00094EB4" w:rsidRDefault="0092307E" w:rsidP="00094EB4">
      <w:pPr>
        <w:pStyle w:val="a8"/>
        <w:numPr>
          <w:ilvl w:val="0"/>
          <w:numId w:val="9"/>
        </w:numPr>
        <w:spacing w:after="0" w:line="240" w:lineRule="auto"/>
        <w:ind w:leftChars="0"/>
      </w:pPr>
      <w:r>
        <w:rPr>
          <w:rFonts w:hint="eastAsia"/>
        </w:rPr>
        <w:t>소프트웨어 배포 이력서</w:t>
      </w:r>
    </w:p>
    <w:p w14:paraId="4DD2DF95" w14:textId="3C6186E2" w:rsidR="0092307E" w:rsidRDefault="00382401" w:rsidP="00094EB4">
      <w:pPr>
        <w:pStyle w:val="a8"/>
        <w:numPr>
          <w:ilvl w:val="0"/>
          <w:numId w:val="9"/>
        </w:numPr>
        <w:spacing w:after="0" w:line="240" w:lineRule="auto"/>
        <w:ind w:leftChars="0"/>
      </w:pPr>
      <w:r>
        <w:rPr>
          <w:rFonts w:hint="eastAsia"/>
        </w:rPr>
        <w:t xml:space="preserve">배포되는 소프트웨어 바이너리 코드 </w:t>
      </w:r>
    </w:p>
    <w:p w14:paraId="04805A41" w14:textId="77777777" w:rsidR="00094EB4" w:rsidRPr="00094EB4" w:rsidRDefault="00094EB4" w:rsidP="00094EB4">
      <w:pPr>
        <w:pStyle w:val="a8"/>
        <w:spacing w:after="0" w:line="240" w:lineRule="auto"/>
        <w:ind w:leftChars="0" w:left="1760"/>
        <w:rPr>
          <w:sz w:val="18"/>
          <w:szCs w:val="20"/>
        </w:rPr>
      </w:pPr>
    </w:p>
    <w:p w14:paraId="2E6A1CEE" w14:textId="3E795635" w:rsidR="0078132F" w:rsidRDefault="0078132F" w:rsidP="00094EB4">
      <w:pPr>
        <w:pStyle w:val="2"/>
        <w:numPr>
          <w:ilvl w:val="1"/>
          <w:numId w:val="7"/>
        </w:numPr>
        <w:spacing w:after="0" w:line="240" w:lineRule="auto"/>
      </w:pPr>
      <w:bookmarkStart w:id="51" w:name="_Toc149630059"/>
      <w:r>
        <w:rPr>
          <w:rFonts w:hint="eastAsia"/>
        </w:rPr>
        <w:t>소프트웨어 위험관리 프로세스</w:t>
      </w:r>
      <w:bookmarkEnd w:id="51"/>
    </w:p>
    <w:p w14:paraId="4FED0CC4" w14:textId="47BD6A97" w:rsidR="00DE4A9A" w:rsidRPr="00DE4A9A" w:rsidRDefault="00DE4A9A" w:rsidP="00094EB4">
      <w:pPr>
        <w:spacing w:after="0" w:line="240" w:lineRule="auto"/>
        <w:ind w:leftChars="300" w:left="600"/>
      </w:pPr>
      <w:r>
        <w:rPr>
          <w:rFonts w:hint="eastAsia"/>
        </w:rPr>
        <w:t>위험관리 프로세의 형상관리 항목은 다음과 같다.</w:t>
      </w:r>
    </w:p>
    <w:p w14:paraId="3ACDFD27" w14:textId="3AC841E4" w:rsidR="00094EB4" w:rsidRDefault="00DE4A9A" w:rsidP="00094EB4">
      <w:pPr>
        <w:pStyle w:val="a8"/>
        <w:numPr>
          <w:ilvl w:val="0"/>
          <w:numId w:val="9"/>
        </w:numPr>
        <w:spacing w:after="0" w:line="240" w:lineRule="auto"/>
        <w:ind w:leftChars="0"/>
      </w:pPr>
      <w:r>
        <w:rPr>
          <w:rFonts w:hint="eastAsia"/>
        </w:rPr>
        <w:t>소프트웨어 위험관리 계획서</w:t>
      </w:r>
    </w:p>
    <w:p w14:paraId="3B4D7C44" w14:textId="16A1E583" w:rsidR="003538FB" w:rsidRDefault="003538FB" w:rsidP="00094EB4">
      <w:pPr>
        <w:pStyle w:val="a8"/>
        <w:numPr>
          <w:ilvl w:val="0"/>
          <w:numId w:val="9"/>
        </w:numPr>
        <w:spacing w:after="0" w:line="240" w:lineRule="auto"/>
        <w:ind w:leftChars="0"/>
      </w:pPr>
      <w:r>
        <w:rPr>
          <w:rFonts w:hint="eastAsia"/>
        </w:rPr>
        <w:t>소프트웨어 위험관리 보고서</w:t>
      </w:r>
      <w:r w:rsidR="00911BE4">
        <w:rPr>
          <w:rFonts w:hint="eastAsia"/>
        </w:rPr>
        <w:t>(제품 위험관리 보고서와 통합 가능)</w:t>
      </w:r>
    </w:p>
    <w:p w14:paraId="3A5BEA21" w14:textId="3E938FC7" w:rsidR="00464142" w:rsidRDefault="0078132F" w:rsidP="00094EB4">
      <w:pPr>
        <w:pStyle w:val="2"/>
        <w:numPr>
          <w:ilvl w:val="1"/>
          <w:numId w:val="7"/>
        </w:numPr>
        <w:spacing w:after="0" w:line="240" w:lineRule="auto"/>
      </w:pPr>
      <w:bookmarkStart w:id="52" w:name="_Toc149630060"/>
      <w:r>
        <w:rPr>
          <w:rFonts w:hint="eastAsia"/>
        </w:rPr>
        <w:t>소프트웨어 문제해결</w:t>
      </w:r>
      <w:r w:rsidR="00911BE4">
        <w:rPr>
          <w:rFonts w:hint="eastAsia"/>
        </w:rPr>
        <w:t xml:space="preserve"> 및 변경관리</w:t>
      </w:r>
      <w:r>
        <w:rPr>
          <w:rFonts w:hint="eastAsia"/>
        </w:rPr>
        <w:t xml:space="preserve"> 프로세스</w:t>
      </w:r>
      <w:bookmarkEnd w:id="52"/>
    </w:p>
    <w:p w14:paraId="64E34F05" w14:textId="556ECA67" w:rsidR="005A1469" w:rsidRDefault="003538FB" w:rsidP="00094EB4">
      <w:pPr>
        <w:spacing w:after="0" w:line="240" w:lineRule="auto"/>
        <w:ind w:leftChars="300" w:left="600"/>
      </w:pPr>
      <w:r>
        <w:rPr>
          <w:rFonts w:hint="eastAsia"/>
        </w:rPr>
        <w:t>문제 해결</w:t>
      </w:r>
      <w:r w:rsidR="00DE4A9A">
        <w:t xml:space="preserve"> </w:t>
      </w:r>
      <w:r w:rsidR="00DE4A9A">
        <w:rPr>
          <w:rFonts w:hint="eastAsia"/>
        </w:rPr>
        <w:t>프로세스의 형상관리 항목은 다음과 같다.</w:t>
      </w:r>
    </w:p>
    <w:p w14:paraId="5FFB3087" w14:textId="667451E7" w:rsidR="00094EB4" w:rsidRDefault="00DE4A9A" w:rsidP="00094EB4">
      <w:pPr>
        <w:pStyle w:val="a8"/>
        <w:numPr>
          <w:ilvl w:val="0"/>
          <w:numId w:val="9"/>
        </w:numPr>
        <w:spacing w:after="0" w:line="240" w:lineRule="auto"/>
        <w:ind w:leftChars="0"/>
      </w:pPr>
      <w:r>
        <w:rPr>
          <w:rFonts w:hint="eastAsia"/>
        </w:rPr>
        <w:t>소프트웨어 문제해결 계획서</w:t>
      </w:r>
    </w:p>
    <w:p w14:paraId="77C8D4B0" w14:textId="6E944AF6" w:rsidR="00094EB4" w:rsidRDefault="00DE4A9A" w:rsidP="00094EB4">
      <w:pPr>
        <w:pStyle w:val="a8"/>
        <w:numPr>
          <w:ilvl w:val="0"/>
          <w:numId w:val="9"/>
        </w:numPr>
        <w:spacing w:after="0" w:line="240" w:lineRule="auto"/>
        <w:ind w:leftChars="0"/>
      </w:pPr>
      <w:r>
        <w:rPr>
          <w:rFonts w:hint="eastAsia"/>
        </w:rPr>
        <w:t>소프트웨어 문제 보고서</w:t>
      </w:r>
    </w:p>
    <w:p w14:paraId="11B135BC" w14:textId="77777777" w:rsidR="00094EB4" w:rsidRDefault="00406079" w:rsidP="00094EB4">
      <w:pPr>
        <w:pStyle w:val="a8"/>
        <w:numPr>
          <w:ilvl w:val="0"/>
          <w:numId w:val="9"/>
        </w:numPr>
        <w:spacing w:after="0" w:line="240" w:lineRule="auto"/>
        <w:ind w:leftChars="0"/>
      </w:pPr>
      <w:r>
        <w:rPr>
          <w:rFonts w:hint="eastAsia"/>
        </w:rPr>
        <w:t>소프트웨어 문제 분석 보고서</w:t>
      </w:r>
    </w:p>
    <w:p w14:paraId="2247BB3B" w14:textId="77777777" w:rsidR="00094EB4" w:rsidRDefault="00406079" w:rsidP="00094EB4">
      <w:pPr>
        <w:pStyle w:val="a8"/>
        <w:numPr>
          <w:ilvl w:val="0"/>
          <w:numId w:val="9"/>
        </w:numPr>
        <w:spacing w:after="0" w:line="240" w:lineRule="auto"/>
        <w:ind w:leftChars="0"/>
      </w:pPr>
      <w:r>
        <w:rPr>
          <w:rFonts w:hint="eastAsia"/>
        </w:rPr>
        <w:t>소</w:t>
      </w:r>
      <w:r w:rsidR="00DE4A9A">
        <w:rPr>
          <w:rFonts w:hint="eastAsia"/>
        </w:rPr>
        <w:t>프트웨어 변경 의뢰/승인서</w:t>
      </w:r>
    </w:p>
    <w:p w14:paraId="11B3F699" w14:textId="53F23872" w:rsidR="00911BE4" w:rsidRDefault="00911BE4" w:rsidP="00094EB4">
      <w:pPr>
        <w:pStyle w:val="a8"/>
        <w:numPr>
          <w:ilvl w:val="0"/>
          <w:numId w:val="9"/>
        </w:numPr>
        <w:spacing w:after="0" w:line="240" w:lineRule="auto"/>
        <w:ind w:leftChars="0"/>
      </w:pPr>
      <w:r>
        <w:rPr>
          <w:rFonts w:hint="eastAsia"/>
        </w:rPr>
        <w:t>소프트웨어 변경 완료 보고서</w:t>
      </w:r>
    </w:p>
    <w:p w14:paraId="1DE90DD6" w14:textId="34E685C0" w:rsidR="00720122" w:rsidRDefault="00DE4A9A" w:rsidP="00094EB4">
      <w:pPr>
        <w:pStyle w:val="a8"/>
        <w:numPr>
          <w:ilvl w:val="0"/>
          <w:numId w:val="9"/>
        </w:numPr>
        <w:spacing w:after="0" w:line="240" w:lineRule="auto"/>
        <w:ind w:leftChars="0"/>
      </w:pPr>
      <w:r>
        <w:rPr>
          <w:rFonts w:hint="eastAsia"/>
        </w:rPr>
        <w:t xml:space="preserve">소프트웨어 문제 해결 보고서 </w:t>
      </w:r>
    </w:p>
    <w:p w14:paraId="0AA5DCE3" w14:textId="77777777" w:rsidR="00094EB4" w:rsidRPr="00094EB4" w:rsidRDefault="00094EB4" w:rsidP="00094EB4">
      <w:pPr>
        <w:spacing w:after="0" w:line="240" w:lineRule="auto"/>
        <w:rPr>
          <w:sz w:val="18"/>
          <w:szCs w:val="20"/>
        </w:rPr>
      </w:pPr>
    </w:p>
    <w:p w14:paraId="4E4CF8FA" w14:textId="4412E340" w:rsidR="00AF6A38" w:rsidRDefault="00AF6A38" w:rsidP="00094EB4">
      <w:pPr>
        <w:pStyle w:val="2"/>
        <w:numPr>
          <w:ilvl w:val="1"/>
          <w:numId w:val="7"/>
        </w:numPr>
        <w:spacing w:after="0" w:line="240" w:lineRule="auto"/>
      </w:pPr>
      <w:bookmarkStart w:id="53" w:name="_Toc149630061"/>
      <w:r>
        <w:rPr>
          <w:rFonts w:hint="eastAsia"/>
        </w:rPr>
        <w:t>소프트웨어 개발 환경</w:t>
      </w:r>
      <w:bookmarkEnd w:id="53"/>
    </w:p>
    <w:p w14:paraId="1FE62480" w14:textId="73B7C3DA" w:rsidR="00C425B2" w:rsidRDefault="00C425B2" w:rsidP="00094EB4">
      <w:pPr>
        <w:spacing w:after="0" w:line="240" w:lineRule="auto"/>
        <w:ind w:leftChars="200" w:left="400"/>
      </w:pPr>
      <w:r>
        <w:rPr>
          <w:rFonts w:hint="eastAsia"/>
        </w:rPr>
        <w:t>소프트웨어 개발에 필요한 환경들 또한 형상관리 항목으로</w:t>
      </w:r>
      <w:r>
        <w:t xml:space="preserve"> </w:t>
      </w:r>
      <w:r>
        <w:rPr>
          <w:rFonts w:hint="eastAsia"/>
        </w:rPr>
        <w:t>지정한다.</w:t>
      </w:r>
    </w:p>
    <w:p w14:paraId="29524E57" w14:textId="06B7B031" w:rsidR="00C425B2" w:rsidRDefault="00C425B2" w:rsidP="00094EB4">
      <w:pPr>
        <w:pStyle w:val="a8"/>
        <w:numPr>
          <w:ilvl w:val="0"/>
          <w:numId w:val="9"/>
        </w:numPr>
        <w:spacing w:after="0" w:line="240" w:lineRule="auto"/>
        <w:ind w:leftChars="0"/>
      </w:pPr>
      <w:r>
        <w:rPr>
          <w:rFonts w:hint="eastAsia"/>
        </w:rPr>
        <w:t>소프트웨어 개발용 프로그램의 설치 파일, 소프트웨어 개발 환경 설정 값 등</w:t>
      </w:r>
    </w:p>
    <w:p w14:paraId="4FEF06D1" w14:textId="69A3CE5E" w:rsidR="00400728" w:rsidRDefault="00400728" w:rsidP="00094EB4">
      <w:pPr>
        <w:pStyle w:val="a8"/>
        <w:numPr>
          <w:ilvl w:val="0"/>
          <w:numId w:val="9"/>
        </w:numPr>
        <w:spacing w:after="0" w:line="240" w:lineRule="auto"/>
        <w:ind w:leftChars="0"/>
      </w:pPr>
      <w:r>
        <w:rPr>
          <w:rFonts w:hint="eastAsia"/>
        </w:rPr>
        <w:t>S</w:t>
      </w:r>
      <w:r>
        <w:t xml:space="preserve">OUPs </w:t>
      </w:r>
      <w:r>
        <w:rPr>
          <w:rFonts w:hint="eastAsia"/>
        </w:rPr>
        <w:t>정보</w:t>
      </w:r>
      <w:r>
        <w:t>(</w:t>
      </w:r>
      <w:r>
        <w:rPr>
          <w:rFonts w:hint="eastAsia"/>
        </w:rPr>
        <w:t>제조사,</w:t>
      </w:r>
      <w:r>
        <w:t xml:space="preserve"> </w:t>
      </w:r>
      <w:r>
        <w:rPr>
          <w:rFonts w:hint="eastAsia"/>
        </w:rPr>
        <w:t>소프트웨어 버전 등)</w:t>
      </w:r>
    </w:p>
    <w:p w14:paraId="4C30DC04" w14:textId="7FAB57D5" w:rsidR="00094EB4" w:rsidRPr="00ED0453" w:rsidRDefault="00094EB4" w:rsidP="00094EB4">
      <w:pPr>
        <w:spacing w:after="0" w:line="240" w:lineRule="auto"/>
        <w:rPr>
          <w:sz w:val="18"/>
          <w:szCs w:val="20"/>
        </w:rPr>
      </w:pPr>
    </w:p>
    <w:p w14:paraId="6CB54CC8" w14:textId="3D871050" w:rsidR="00094EB4" w:rsidRPr="00ED0453" w:rsidRDefault="00094EB4" w:rsidP="00094EB4">
      <w:pPr>
        <w:spacing w:after="0" w:line="240" w:lineRule="auto"/>
        <w:rPr>
          <w:sz w:val="18"/>
          <w:szCs w:val="20"/>
        </w:rPr>
      </w:pPr>
    </w:p>
    <w:p w14:paraId="48E0B869" w14:textId="79C3A944" w:rsidR="00C425B2" w:rsidRDefault="000D1FD1" w:rsidP="00094EB4">
      <w:pPr>
        <w:pStyle w:val="10"/>
        <w:numPr>
          <w:ilvl w:val="0"/>
          <w:numId w:val="7"/>
        </w:numPr>
        <w:spacing w:after="0" w:line="240" w:lineRule="auto"/>
        <w:ind w:leftChars="100" w:left="625"/>
      </w:pPr>
      <w:bookmarkStart w:id="55" w:name="_Toc149630062"/>
      <w:r>
        <w:rPr>
          <w:rFonts w:hint="eastAsia"/>
        </w:rPr>
        <w:t xml:space="preserve">소프트웨어 </w:t>
      </w:r>
      <w:r w:rsidR="00C425B2">
        <w:rPr>
          <w:rFonts w:hint="eastAsia"/>
        </w:rPr>
        <w:t>형상관리 항목 식별</w:t>
      </w:r>
      <w:bookmarkEnd w:id="55"/>
    </w:p>
    <w:p w14:paraId="62418DD0" w14:textId="13D534E5" w:rsidR="00C425B2" w:rsidRDefault="00C425B2" w:rsidP="00094EB4">
      <w:pPr>
        <w:spacing w:after="0" w:line="240" w:lineRule="auto"/>
        <w:ind w:leftChars="100" w:left="200"/>
      </w:pPr>
      <w:r>
        <w:t>6</w:t>
      </w:r>
      <w:r>
        <w:rPr>
          <w:rFonts w:hint="eastAsia"/>
        </w:rPr>
        <w:t>절에서</w:t>
      </w:r>
      <w:r>
        <w:t xml:space="preserve"> </w:t>
      </w:r>
      <w:r>
        <w:rPr>
          <w:rFonts w:hint="eastAsia"/>
        </w:rPr>
        <w:t>언급된 형상관리 항목은 아래의 규정에 따라 관리하여 식별이 용이하게 한다.</w:t>
      </w:r>
    </w:p>
    <w:p w14:paraId="2B520E90" w14:textId="5D88FA1B" w:rsidR="00400728" w:rsidRDefault="00400728" w:rsidP="00094EB4">
      <w:pPr>
        <w:pStyle w:val="2"/>
        <w:numPr>
          <w:ilvl w:val="1"/>
          <w:numId w:val="7"/>
        </w:numPr>
        <w:spacing w:after="0" w:line="240" w:lineRule="auto"/>
      </w:pPr>
      <w:bookmarkStart w:id="56" w:name="_Toc149630063"/>
      <w:r>
        <w:rPr>
          <w:rFonts w:hint="eastAsia"/>
        </w:rPr>
        <w:t>형상관리 툴</w:t>
      </w:r>
      <w:r w:rsidR="00746495">
        <w:rPr>
          <w:rFonts w:hint="eastAsia"/>
        </w:rPr>
        <w:t xml:space="preserve">의 </w:t>
      </w:r>
      <w:r>
        <w:rPr>
          <w:rFonts w:hint="eastAsia"/>
        </w:rPr>
        <w:t xml:space="preserve">로그 </w:t>
      </w:r>
      <w:r w:rsidR="00746495">
        <w:rPr>
          <w:rFonts w:hint="eastAsia"/>
        </w:rPr>
        <w:t>내용</w:t>
      </w:r>
      <w:bookmarkEnd w:id="56"/>
    </w:p>
    <w:tbl>
      <w:tblPr>
        <w:tblStyle w:val="a5"/>
        <w:tblW w:w="8834" w:type="dxa"/>
        <w:tblInd w:w="800" w:type="dxa"/>
        <w:tblLook w:val="04A0" w:firstRow="1" w:lastRow="0" w:firstColumn="1" w:lastColumn="0" w:noHBand="0" w:noVBand="1"/>
      </w:tblPr>
      <w:tblGrid>
        <w:gridCol w:w="755"/>
        <w:gridCol w:w="1701"/>
        <w:gridCol w:w="6378"/>
      </w:tblGrid>
      <w:tr w:rsidR="00400728" w14:paraId="3D83A4C2" w14:textId="77777777" w:rsidTr="00ED0453">
        <w:tc>
          <w:tcPr>
            <w:tcW w:w="755" w:type="dxa"/>
            <w:vAlign w:val="center"/>
          </w:tcPr>
          <w:p w14:paraId="373B090C" w14:textId="00584DF4" w:rsidR="00400728" w:rsidRDefault="00400728" w:rsidP="00094EB4">
            <w:r>
              <w:rPr>
                <w:rFonts w:hint="eastAsia"/>
              </w:rPr>
              <w:t>구분</w:t>
            </w:r>
          </w:p>
        </w:tc>
        <w:tc>
          <w:tcPr>
            <w:tcW w:w="1701" w:type="dxa"/>
            <w:vAlign w:val="center"/>
          </w:tcPr>
          <w:p w14:paraId="6ED6E474" w14:textId="7589E4D6" w:rsidR="00400728" w:rsidRDefault="00400728" w:rsidP="00094EB4">
            <w:r>
              <w:rPr>
                <w:rFonts w:hint="eastAsia"/>
              </w:rPr>
              <w:t>로그 항목</w:t>
            </w:r>
          </w:p>
        </w:tc>
        <w:tc>
          <w:tcPr>
            <w:tcW w:w="6378" w:type="dxa"/>
            <w:vAlign w:val="center"/>
          </w:tcPr>
          <w:p w14:paraId="7D626562" w14:textId="3633F8BB" w:rsidR="00400728" w:rsidRDefault="00400728" w:rsidP="00094EB4">
            <w:r>
              <w:rPr>
                <w:rFonts w:hint="eastAsia"/>
              </w:rPr>
              <w:t>설명</w:t>
            </w:r>
          </w:p>
        </w:tc>
      </w:tr>
      <w:tr w:rsidR="00400728" w14:paraId="2E1FC232" w14:textId="77777777" w:rsidTr="00ED0453">
        <w:trPr>
          <w:trHeight w:val="4604"/>
        </w:trPr>
        <w:tc>
          <w:tcPr>
            <w:tcW w:w="755" w:type="dxa"/>
            <w:vAlign w:val="center"/>
          </w:tcPr>
          <w:p w14:paraId="7E547958" w14:textId="483F9409" w:rsidR="00400728" w:rsidRDefault="00400728" w:rsidP="00094EB4">
            <w:r>
              <w:rPr>
                <w:rFonts w:hint="eastAsia"/>
              </w:rPr>
              <w:t>1</w:t>
            </w:r>
          </w:p>
        </w:tc>
        <w:tc>
          <w:tcPr>
            <w:tcW w:w="1701" w:type="dxa"/>
            <w:vAlign w:val="center"/>
          </w:tcPr>
          <w:p w14:paraId="09C02121" w14:textId="497F07E2" w:rsidR="00400728" w:rsidRDefault="0087114B" w:rsidP="00094EB4">
            <w:r>
              <w:rPr>
                <w:rFonts w:hint="eastAsia"/>
              </w:rPr>
              <w:t>코드네임</w:t>
            </w:r>
            <w:r w:rsidR="00746495">
              <w:rPr>
                <w:rFonts w:hint="eastAsia"/>
              </w:rPr>
              <w:t>-V</w:t>
            </w:r>
            <w:r w:rsidR="00746495">
              <w:t>er</w:t>
            </w:r>
            <w:r w:rsidR="00094EB4">
              <w:t xml:space="preserve"> </w:t>
            </w:r>
            <w:r w:rsidR="00746495">
              <w:t>X.Y.Z</w:t>
            </w:r>
          </w:p>
        </w:tc>
        <w:tc>
          <w:tcPr>
            <w:tcW w:w="6378" w:type="dxa"/>
            <w:vAlign w:val="center"/>
          </w:tcPr>
          <w:p w14:paraId="1D22421E" w14:textId="77777777" w:rsidR="00400728" w:rsidRDefault="00746495" w:rsidP="00094EB4">
            <w:r>
              <w:rPr>
                <w:rFonts w:hint="eastAsia"/>
              </w:rPr>
              <w:t>프로젝트의 개발 버전을 표시</w:t>
            </w:r>
          </w:p>
          <w:p w14:paraId="2C1A6E2E" w14:textId="42CFC069" w:rsidR="00746495" w:rsidRDefault="00746495" w:rsidP="00094EB4">
            <w:pPr>
              <w:ind w:firstLineChars="100" w:firstLine="200"/>
            </w:pPr>
            <w:r>
              <w:rPr>
                <w:rFonts w:eastAsiaTheme="minorHAnsi"/>
              </w:rPr>
              <w:t>•</w:t>
            </w:r>
            <w:r>
              <w:t xml:space="preserve"> </w:t>
            </w:r>
            <w:r w:rsidR="00AF6187">
              <w:rPr>
                <w:rFonts w:hint="eastAsia"/>
              </w:rPr>
              <w:t>코드네임</w:t>
            </w:r>
            <w:r>
              <w:t xml:space="preserve">: </w:t>
            </w:r>
            <w:r>
              <w:rPr>
                <w:rFonts w:hint="eastAsia"/>
              </w:rPr>
              <w:t>소프트웨어 프로그램</w:t>
            </w:r>
            <w:r w:rsidR="009F0D04">
              <w:rPr>
                <w:rFonts w:hint="eastAsia"/>
              </w:rPr>
              <w:t xml:space="preserve">이 </w:t>
            </w:r>
            <w:r w:rsidR="00AF6187">
              <w:rPr>
                <w:rFonts w:hint="eastAsia"/>
              </w:rPr>
              <w:t>동작하는 하드웨어 시스템</w:t>
            </w:r>
          </w:p>
          <w:p w14:paraId="4928CF5D" w14:textId="28B0612F" w:rsidR="00AF6187" w:rsidRDefault="00D534CC" w:rsidP="00AF6187">
            <w:pPr>
              <w:ind w:leftChars="200" w:left="400" w:firstLineChars="100" w:firstLine="200"/>
            </w:pPr>
            <w:r>
              <w:rPr>
                <w:rFonts w:hint="eastAsia"/>
              </w:rPr>
              <w:t xml:space="preserve">예) </w:t>
            </w:r>
            <w:del w:id="57" w:author="김은수" w:date="2026-09-28T14:23:00Z" w16du:dateUtc="2026-09-28T05:23:00Z">
              <w:r w:rsidR="00AF6187">
                <w:rPr>
                  <w:rFonts w:hint="eastAsia"/>
                </w:rPr>
                <w:delText>D</w:delText>
              </w:r>
              <w:r w:rsidR="00AF6187">
                <w:delText>evBoard_1st</w:delText>
              </w:r>
            </w:del>
            <w:ins w:id="58" w:author="김은수" w:date="2026-09-28T14:23:00Z" w16du:dateUtc="2026-09-28T05:23:00Z">
              <w:r>
                <w:rPr>
                  <w:rFonts w:hint="eastAsia"/>
                </w:rPr>
                <w:t>Sound1 / TD24A-A-EXT</w:t>
              </w:r>
            </w:ins>
          </w:p>
          <w:p w14:paraId="17441865" w14:textId="77777777" w:rsidR="00AF6187" w:rsidRDefault="00AF6187" w:rsidP="00094EB4">
            <w:pPr>
              <w:ind w:firstLineChars="100" w:firstLine="200"/>
              <w:rPr>
                <w:rFonts w:eastAsiaTheme="minorHAnsi"/>
              </w:rPr>
            </w:pPr>
          </w:p>
          <w:p w14:paraId="450F8E91" w14:textId="0D8DE2D7" w:rsidR="00746495" w:rsidRDefault="00746495" w:rsidP="00094EB4">
            <w:pPr>
              <w:ind w:firstLineChars="100" w:firstLine="200"/>
            </w:pPr>
            <w:r>
              <w:rPr>
                <w:rFonts w:eastAsiaTheme="minorHAnsi"/>
              </w:rPr>
              <w:t xml:space="preserve">• </w:t>
            </w:r>
            <w:r>
              <w:t xml:space="preserve">Ver : </w:t>
            </w:r>
            <w:r>
              <w:rPr>
                <w:rFonts w:hint="eastAsia"/>
              </w:rPr>
              <w:t>버전을 나타내는 접두사</w:t>
            </w:r>
          </w:p>
          <w:p w14:paraId="03A6CC2B" w14:textId="2D16F08F" w:rsidR="00746495" w:rsidRDefault="00746495" w:rsidP="00094EB4">
            <w:pPr>
              <w:ind w:firstLineChars="100" w:firstLine="200"/>
            </w:pPr>
            <w:r>
              <w:rPr>
                <w:rFonts w:eastAsiaTheme="minorHAnsi"/>
              </w:rPr>
              <w:t>•</w:t>
            </w:r>
            <w:r>
              <w:t xml:space="preserve"> X  </w:t>
            </w:r>
          </w:p>
          <w:p w14:paraId="31A74F0E" w14:textId="0A55DC26" w:rsidR="00746495" w:rsidRDefault="00746495" w:rsidP="00094EB4">
            <w:pPr>
              <w:ind w:leftChars="200" w:left="600" w:hangingChars="100" w:hanging="200"/>
            </w:pPr>
            <w:r>
              <w:t xml:space="preserve">- </w:t>
            </w:r>
            <w:r>
              <w:rPr>
                <w:rFonts w:hint="eastAsia"/>
              </w:rPr>
              <w:t>주요 버전을 표시하며,</w:t>
            </w:r>
            <w:r>
              <w:t xml:space="preserve"> </w:t>
            </w:r>
            <w:r>
              <w:rPr>
                <w:rFonts w:hint="eastAsia"/>
              </w:rPr>
              <w:t>요구사항이 변경되어 시스템의 큰 변화가 발생할 경우 증분한다.</w:t>
            </w:r>
          </w:p>
          <w:p w14:paraId="6622634F" w14:textId="7117CF4D" w:rsidR="00746495" w:rsidRDefault="00746495" w:rsidP="00094EB4">
            <w:pPr>
              <w:ind w:leftChars="200" w:left="600" w:hangingChars="100" w:hanging="200"/>
            </w:pPr>
            <w:r>
              <w:rPr>
                <w:rFonts w:hint="eastAsia"/>
              </w:rPr>
              <w:t>-</w:t>
            </w:r>
            <w:r>
              <w:t xml:space="preserve"> 1~9</w:t>
            </w:r>
            <w:r>
              <w:rPr>
                <w:rFonts w:hint="eastAsia"/>
              </w:rPr>
              <w:t>의 숫자를 사용한다.</w:t>
            </w:r>
          </w:p>
          <w:p w14:paraId="1457D84B" w14:textId="38054CEA" w:rsidR="00746495" w:rsidRDefault="00746495" w:rsidP="00094EB4">
            <w:pPr>
              <w:ind w:firstLineChars="100" w:firstLine="200"/>
            </w:pPr>
            <w:r>
              <w:rPr>
                <w:rFonts w:eastAsiaTheme="minorHAnsi"/>
              </w:rPr>
              <w:t>•</w:t>
            </w:r>
            <w:r>
              <w:t xml:space="preserve"> </w:t>
            </w:r>
            <w:r>
              <w:rPr>
                <w:rFonts w:hint="eastAsia"/>
              </w:rPr>
              <w:t>Y</w:t>
            </w:r>
          </w:p>
          <w:p w14:paraId="69C58E5D" w14:textId="46EB8A99" w:rsidR="00746495" w:rsidRDefault="00746495" w:rsidP="00094EB4">
            <w:pPr>
              <w:ind w:leftChars="200" w:left="600" w:hangingChars="100" w:hanging="200"/>
            </w:pPr>
            <w:r>
              <w:t xml:space="preserve">- </w:t>
            </w:r>
            <w:r>
              <w:rPr>
                <w:rFonts w:hint="eastAsia"/>
              </w:rPr>
              <w:t>부 버전을 표시하며,</w:t>
            </w:r>
            <w:r>
              <w:t xml:space="preserve"> </w:t>
            </w:r>
            <w:r>
              <w:rPr>
                <w:rFonts w:hint="eastAsia"/>
              </w:rPr>
              <w:t xml:space="preserve">아키텍쳐의 </w:t>
            </w:r>
            <w:r w:rsidR="00FD05C0">
              <w:rPr>
                <w:rFonts w:hint="eastAsia"/>
              </w:rPr>
              <w:t>설계에 변경이 발생할 경우 증분한다.</w:t>
            </w:r>
          </w:p>
          <w:p w14:paraId="3E6490BD" w14:textId="1C60BE31" w:rsidR="00746495" w:rsidRDefault="00746495" w:rsidP="00094EB4">
            <w:pPr>
              <w:ind w:leftChars="200" w:left="600" w:hangingChars="100" w:hanging="200"/>
            </w:pPr>
            <w:r>
              <w:rPr>
                <w:rFonts w:hint="eastAsia"/>
              </w:rPr>
              <w:t>-</w:t>
            </w:r>
            <w:r>
              <w:t xml:space="preserve"> 1~9</w:t>
            </w:r>
            <w:r>
              <w:rPr>
                <w:rFonts w:hint="eastAsia"/>
              </w:rPr>
              <w:t>의 숫자를 사용한다.</w:t>
            </w:r>
          </w:p>
          <w:p w14:paraId="43D7B9D3" w14:textId="77777777" w:rsidR="00746495" w:rsidRDefault="00746495" w:rsidP="00094EB4">
            <w:pPr>
              <w:ind w:firstLineChars="100" w:firstLine="200"/>
            </w:pPr>
            <w:r>
              <w:rPr>
                <w:rFonts w:eastAsiaTheme="minorHAnsi"/>
              </w:rPr>
              <w:t>•</w:t>
            </w:r>
            <w:r>
              <w:t xml:space="preserve"> </w:t>
            </w:r>
            <w:r>
              <w:rPr>
                <w:rFonts w:hint="eastAsia"/>
              </w:rPr>
              <w:t xml:space="preserve">Z </w:t>
            </w:r>
          </w:p>
          <w:p w14:paraId="5FA73468" w14:textId="0D285C6A" w:rsidR="00FD05C0" w:rsidRDefault="00FD05C0" w:rsidP="00094EB4">
            <w:pPr>
              <w:ind w:leftChars="200" w:left="600" w:hangingChars="100" w:hanging="200"/>
            </w:pPr>
            <w:r>
              <w:t xml:space="preserve">- </w:t>
            </w:r>
            <w:r>
              <w:rPr>
                <w:rFonts w:hint="eastAsia"/>
              </w:rPr>
              <w:t>상세 버전을 표시하며,</w:t>
            </w:r>
            <w:r>
              <w:t xml:space="preserve"> </w:t>
            </w:r>
            <w:r>
              <w:rPr>
                <w:rFonts w:hint="eastAsia"/>
              </w:rPr>
              <w:t>상세 설계의 변경이 발생할 경우 증분한다.</w:t>
            </w:r>
          </w:p>
          <w:p w14:paraId="4D237732" w14:textId="7CDF44D6" w:rsidR="00FD05C0" w:rsidRDefault="00FD05C0" w:rsidP="00094EB4">
            <w:pPr>
              <w:ind w:leftChars="200" w:left="600" w:hangingChars="100" w:hanging="200"/>
            </w:pPr>
            <w:r>
              <w:rPr>
                <w:rFonts w:hint="eastAsia"/>
              </w:rPr>
              <w:t>-</w:t>
            </w:r>
            <w:r>
              <w:t xml:space="preserve"> 000~999</w:t>
            </w:r>
            <w:r>
              <w:rPr>
                <w:rFonts w:hint="eastAsia"/>
              </w:rPr>
              <w:t>의 숫자를 사용한다.</w:t>
            </w:r>
          </w:p>
        </w:tc>
      </w:tr>
      <w:tr w:rsidR="00400728" w14:paraId="4D0B09C3" w14:textId="77777777" w:rsidTr="00ED0453">
        <w:trPr>
          <w:trHeight w:val="387"/>
        </w:trPr>
        <w:tc>
          <w:tcPr>
            <w:tcW w:w="755" w:type="dxa"/>
            <w:vAlign w:val="center"/>
          </w:tcPr>
          <w:p w14:paraId="473237EF" w14:textId="476096DB" w:rsidR="00400728" w:rsidRDefault="00400728" w:rsidP="00094EB4">
            <w:r>
              <w:rPr>
                <w:rFonts w:hint="eastAsia"/>
              </w:rPr>
              <w:t>2</w:t>
            </w:r>
          </w:p>
        </w:tc>
        <w:tc>
          <w:tcPr>
            <w:tcW w:w="1701" w:type="dxa"/>
            <w:vAlign w:val="center"/>
          </w:tcPr>
          <w:p w14:paraId="6C9894A7" w14:textId="4660178B" w:rsidR="00400728" w:rsidRDefault="00400728" w:rsidP="00094EB4">
            <w:r>
              <w:rPr>
                <w:rFonts w:hint="eastAsia"/>
              </w:rPr>
              <w:t xml:space="preserve">이벤트 </w:t>
            </w:r>
            <w:r w:rsidR="003D05BD">
              <w:rPr>
                <w:rFonts w:hint="eastAsia"/>
              </w:rPr>
              <w:t>내역</w:t>
            </w:r>
          </w:p>
        </w:tc>
        <w:tc>
          <w:tcPr>
            <w:tcW w:w="6378" w:type="dxa"/>
            <w:vAlign w:val="center"/>
          </w:tcPr>
          <w:p w14:paraId="348BB9CA" w14:textId="15450EBF" w:rsidR="00400728" w:rsidRDefault="003D05BD" w:rsidP="00094EB4">
            <w:r>
              <w:rPr>
                <w:rFonts w:hint="eastAsia"/>
              </w:rPr>
              <w:t>작성,</w:t>
            </w:r>
            <w:r>
              <w:t xml:space="preserve"> </w:t>
            </w:r>
            <w:r>
              <w:rPr>
                <w:rFonts w:hint="eastAsia"/>
              </w:rPr>
              <w:t>수정/변경되는 내용을 기록한다.</w:t>
            </w:r>
          </w:p>
        </w:tc>
      </w:tr>
      <w:tr w:rsidR="00400728" w14:paraId="2CEB9336" w14:textId="77777777" w:rsidTr="00ED0453">
        <w:trPr>
          <w:trHeight w:val="387"/>
        </w:trPr>
        <w:tc>
          <w:tcPr>
            <w:tcW w:w="755" w:type="dxa"/>
            <w:vAlign w:val="center"/>
          </w:tcPr>
          <w:p w14:paraId="44F0D2FF" w14:textId="1FE5E092" w:rsidR="00400728" w:rsidRDefault="00400728" w:rsidP="00094EB4">
            <w:r>
              <w:rPr>
                <w:rFonts w:hint="eastAsia"/>
              </w:rPr>
              <w:t>3</w:t>
            </w:r>
          </w:p>
        </w:tc>
        <w:tc>
          <w:tcPr>
            <w:tcW w:w="1701" w:type="dxa"/>
            <w:vAlign w:val="center"/>
          </w:tcPr>
          <w:p w14:paraId="65DB55C1" w14:textId="329DA4CF" w:rsidR="00400728" w:rsidRDefault="003D05BD" w:rsidP="00094EB4">
            <w:r>
              <w:rPr>
                <w:rFonts w:hint="eastAsia"/>
              </w:rPr>
              <w:t xml:space="preserve">기타 </w:t>
            </w:r>
          </w:p>
        </w:tc>
        <w:tc>
          <w:tcPr>
            <w:tcW w:w="6378" w:type="dxa"/>
            <w:vAlign w:val="center"/>
          </w:tcPr>
          <w:p w14:paraId="2A75B424" w14:textId="77777777" w:rsidR="00400728" w:rsidRDefault="00400728" w:rsidP="00094EB4"/>
        </w:tc>
      </w:tr>
    </w:tbl>
    <w:p w14:paraId="665D3DB3" w14:textId="3F7E8324" w:rsidR="009F0D04" w:rsidRDefault="009F0D04" w:rsidP="00094EB4">
      <w:pPr>
        <w:pStyle w:val="2"/>
        <w:numPr>
          <w:ilvl w:val="1"/>
          <w:numId w:val="7"/>
        </w:numPr>
        <w:spacing w:after="0" w:line="240" w:lineRule="auto"/>
      </w:pPr>
      <w:bookmarkStart w:id="59" w:name="_Toc149630064"/>
      <w:r>
        <w:rPr>
          <w:rFonts w:hint="eastAsia"/>
        </w:rPr>
        <w:t>문서의 형상관리 식별</w:t>
      </w:r>
      <w:bookmarkEnd w:id="59"/>
    </w:p>
    <w:p w14:paraId="636F9A97" w14:textId="012A4E63" w:rsidR="009F0D04" w:rsidRDefault="009F0D04" w:rsidP="00094EB4">
      <w:pPr>
        <w:spacing w:after="0" w:line="240" w:lineRule="auto"/>
        <w:ind w:leftChars="200" w:left="400"/>
      </w:pPr>
      <w:r>
        <w:rPr>
          <w:rFonts w:hint="eastAsia"/>
        </w:rPr>
        <w:t>소프트웨어 수명주기 동안 생성되는 문서는 형상관리 툴로 배치되기 전에 문서 자체에</w:t>
      </w:r>
      <w:r w:rsidR="008F3FBC">
        <w:rPr>
          <w:rFonts w:hint="eastAsia"/>
        </w:rPr>
        <w:t xml:space="preserve"> </w:t>
      </w:r>
      <w:r>
        <w:rPr>
          <w:rFonts w:hint="eastAsia"/>
        </w:rPr>
        <w:t>소프트웨어 프로젝트 이름과 문서번호</w:t>
      </w:r>
      <w:r>
        <w:t xml:space="preserve">, </w:t>
      </w:r>
      <w:r>
        <w:rPr>
          <w:rFonts w:hint="eastAsia"/>
        </w:rPr>
        <w:t>버전을 기록한다.</w:t>
      </w:r>
    </w:p>
    <w:p w14:paraId="22F4E762" w14:textId="15DC12AA" w:rsidR="009F0D04" w:rsidRDefault="009F0D04" w:rsidP="00094EB4">
      <w:pPr>
        <w:spacing w:after="0" w:line="240" w:lineRule="auto"/>
        <w:ind w:leftChars="200" w:left="400"/>
      </w:pPr>
      <w:r>
        <w:rPr>
          <w:rFonts w:hint="eastAsia"/>
        </w:rPr>
        <w:t>적용이 가능하다면 머리말 또는 꼬리말을 사용하여 식별이 용이하도록 한다.</w:t>
      </w:r>
    </w:p>
    <w:p w14:paraId="36C4B0A4" w14:textId="77777777" w:rsidR="00ED0453" w:rsidRPr="009F0D04" w:rsidRDefault="00ED0453" w:rsidP="00094EB4">
      <w:pPr>
        <w:spacing w:after="0" w:line="240" w:lineRule="auto"/>
        <w:ind w:leftChars="200" w:left="400"/>
      </w:pPr>
    </w:p>
    <w:p w14:paraId="7EB0BA2E" w14:textId="03CBD82B" w:rsidR="009F0D04" w:rsidRDefault="009F0D04" w:rsidP="00094EB4">
      <w:pPr>
        <w:pStyle w:val="2"/>
        <w:numPr>
          <w:ilvl w:val="1"/>
          <w:numId w:val="7"/>
        </w:numPr>
        <w:spacing w:after="0" w:line="240" w:lineRule="auto"/>
      </w:pPr>
      <w:bookmarkStart w:id="60" w:name="_Toc149630065"/>
      <w:r>
        <w:rPr>
          <w:rFonts w:hint="eastAsia"/>
        </w:rPr>
        <w:t>아카이브 식별</w:t>
      </w:r>
      <w:bookmarkEnd w:id="60"/>
      <w:r>
        <w:rPr>
          <w:rFonts w:hint="eastAsia"/>
        </w:rPr>
        <w:t xml:space="preserve"> </w:t>
      </w:r>
    </w:p>
    <w:p w14:paraId="50D6E47D" w14:textId="74E862C6" w:rsidR="00CA26E6" w:rsidRDefault="00A037A1" w:rsidP="00094EB4">
      <w:pPr>
        <w:spacing w:after="0" w:line="240" w:lineRule="auto"/>
        <w:ind w:leftChars="200" w:left="400"/>
      </w:pPr>
      <w:r>
        <w:rPr>
          <w:rFonts w:hint="eastAsia"/>
        </w:rPr>
        <w:t>소프트웨어 형상 항목들이 보관되는 장소는 특정한 서버에 위치하도록 하며,</w:t>
      </w:r>
      <w:r>
        <w:t xml:space="preserve"> </w:t>
      </w:r>
      <w:r w:rsidR="008F3FBC">
        <w:rPr>
          <w:rFonts w:hint="eastAsia"/>
        </w:rPr>
        <w:t>보관장소(A</w:t>
      </w:r>
      <w:r w:rsidR="008F3FBC">
        <w:t>rchive</w:t>
      </w:r>
      <w:r w:rsidR="00F834E8">
        <w:t xml:space="preserve"> or Repository)</w:t>
      </w:r>
      <w:r>
        <w:rPr>
          <w:rFonts w:hint="eastAsia"/>
        </w:rPr>
        <w:t xml:space="preserve">의 이름은 </w:t>
      </w:r>
      <w:r w:rsidR="00EF2FA0">
        <w:rPr>
          <w:rFonts w:hint="eastAsia"/>
        </w:rPr>
        <w:t xml:space="preserve">코드네임과 </w:t>
      </w:r>
      <w:r w:rsidR="00F834E8">
        <w:rPr>
          <w:rFonts w:hint="eastAsia"/>
        </w:rPr>
        <w:t>동일</w:t>
      </w:r>
      <w:r>
        <w:rPr>
          <w:rFonts w:hint="eastAsia"/>
        </w:rPr>
        <w:t>하게</w:t>
      </w:r>
      <w:r>
        <w:t xml:space="preserve"> </w:t>
      </w:r>
      <w:r>
        <w:rPr>
          <w:rFonts w:hint="eastAsia"/>
        </w:rPr>
        <w:t>생성한다.</w:t>
      </w:r>
    </w:p>
    <w:sectPr w:rsidR="00CA26E6" w:rsidSect="00094EB4">
      <w:footerReference w:type="default" r:id="rId14"/>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0A72" w14:textId="77777777" w:rsidR="00AD2751" w:rsidRDefault="00AD2751" w:rsidP="003325E9">
      <w:pPr>
        <w:spacing w:after="0" w:line="240" w:lineRule="auto"/>
      </w:pPr>
      <w:r>
        <w:separator/>
      </w:r>
    </w:p>
  </w:endnote>
  <w:endnote w:type="continuationSeparator" w:id="0">
    <w:p w14:paraId="67607521" w14:textId="77777777" w:rsidR="00AD2751" w:rsidRDefault="00AD2751"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FEA" w14:textId="17D8F876" w:rsidR="00AF6A38" w:rsidRDefault="00AF6A38"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D77" w14:textId="3411E6ED" w:rsidR="00AF6A38" w:rsidRDefault="00AF6A38" w:rsidP="00EC1B78">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1DF3" w14:textId="77777777" w:rsidR="00AD2751" w:rsidRDefault="00AD2751" w:rsidP="003325E9">
      <w:pPr>
        <w:spacing w:after="0" w:line="240" w:lineRule="auto"/>
      </w:pPr>
      <w:r>
        <w:separator/>
      </w:r>
    </w:p>
  </w:footnote>
  <w:footnote w:type="continuationSeparator" w:id="0">
    <w:p w14:paraId="09EFF84D" w14:textId="77777777" w:rsidR="00AD2751" w:rsidRDefault="00AD2751"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F05457" w14:paraId="29BF7181" w14:textId="77777777" w:rsidTr="009F461F">
      <w:trPr>
        <w:cantSplit/>
        <w:trHeight w:val="115"/>
      </w:trPr>
      <w:tc>
        <w:tcPr>
          <w:tcW w:w="2248" w:type="dxa"/>
          <w:vMerge w:val="restart"/>
          <w:vAlign w:val="center"/>
        </w:tcPr>
        <w:p w14:paraId="4AEAA68A" w14:textId="77777777" w:rsidR="00F05457" w:rsidRPr="00F91CD3" w:rsidRDefault="00F05457" w:rsidP="00F05457">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2FD09484" wp14:editId="6FDE486B">
                <wp:extent cx="1356360" cy="450215"/>
                <wp:effectExtent l="0" t="0" r="0" b="6985"/>
                <wp:docPr id="970602311" name="그림 970602311"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02311" name="그림 970602311"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2703E1D0" w14:textId="770A87D2" w:rsidR="00F05457" w:rsidRPr="00D1008A" w:rsidRDefault="00F05457" w:rsidP="00F05457">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형상관리 계획서</w:t>
          </w:r>
        </w:p>
      </w:tc>
      <w:tc>
        <w:tcPr>
          <w:tcW w:w="1438" w:type="dxa"/>
          <w:vAlign w:val="center"/>
        </w:tcPr>
        <w:p w14:paraId="5AFAAEB2" w14:textId="77777777" w:rsidR="00F05457" w:rsidRPr="000F5030" w:rsidRDefault="00F05457" w:rsidP="00F05457">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5E0CBD1A" w14:textId="5063BF40" w:rsidR="00F05457" w:rsidRPr="00D355C6" w:rsidRDefault="00F60376" w:rsidP="00C3699E">
          <w:pPr>
            <w:spacing w:after="0" w:line="240" w:lineRule="auto"/>
            <w:jc w:val="center"/>
            <w:rPr>
              <w:rFonts w:asciiTheme="minorEastAsia" w:hAnsiTheme="minorEastAsia"/>
              <w:sz w:val="16"/>
              <w:szCs w:val="16"/>
            </w:rPr>
          </w:pPr>
          <w:r w:rsidRPr="00F60376">
            <w:rPr>
              <w:rFonts w:asciiTheme="minorEastAsia" w:hAnsiTheme="minorEastAsia"/>
              <w:sz w:val="16"/>
              <w:szCs w:val="16"/>
            </w:rPr>
            <w:t>SCMP-FW-</w:t>
          </w:r>
          <w:del w:id="12" w:author="김은수" w:date="2026-09-28T14:23:00Z" w16du:dateUtc="2026-09-28T05:23:00Z">
            <w:r w:rsidRPr="00F60376">
              <w:rPr>
                <w:rFonts w:asciiTheme="minorEastAsia" w:hAnsiTheme="minorEastAsia"/>
                <w:sz w:val="16"/>
                <w:szCs w:val="16"/>
              </w:rPr>
              <w:delText>TD20</w:delText>
            </w:r>
          </w:del>
          <w:ins w:id="13" w:author="김은수" w:date="2026-09-28T14:23:00Z" w16du:dateUtc="2026-09-28T05:23:00Z">
            <w:r w:rsidRPr="00F60376">
              <w:rPr>
                <w:rFonts w:asciiTheme="minorEastAsia" w:hAnsiTheme="minorEastAsia"/>
                <w:sz w:val="16"/>
                <w:szCs w:val="16"/>
              </w:rPr>
              <w:t>TD24A</w:t>
            </w:r>
          </w:ins>
        </w:p>
      </w:tc>
    </w:tr>
    <w:tr w:rsidR="00F05457" w14:paraId="47E54214" w14:textId="77777777" w:rsidTr="009F461F">
      <w:trPr>
        <w:cantSplit/>
        <w:trHeight w:val="378"/>
      </w:trPr>
      <w:tc>
        <w:tcPr>
          <w:tcW w:w="2248" w:type="dxa"/>
          <w:vMerge/>
          <w:vAlign w:val="center"/>
        </w:tcPr>
        <w:p w14:paraId="30721A49" w14:textId="77777777" w:rsidR="00F05457" w:rsidRPr="00F91CD3" w:rsidRDefault="00F05457" w:rsidP="00F05457">
          <w:pPr>
            <w:spacing w:after="0"/>
            <w:jc w:val="center"/>
            <w:rPr>
              <w:rFonts w:asciiTheme="majorHAnsi" w:eastAsiaTheme="majorHAnsi" w:hAnsiTheme="majorHAnsi"/>
            </w:rPr>
          </w:pPr>
        </w:p>
      </w:tc>
      <w:tc>
        <w:tcPr>
          <w:tcW w:w="4308" w:type="dxa"/>
          <w:vMerge/>
          <w:vAlign w:val="center"/>
        </w:tcPr>
        <w:p w14:paraId="246733BE" w14:textId="77777777" w:rsidR="00F05457" w:rsidRPr="00D1008A" w:rsidRDefault="00F05457" w:rsidP="00F05457">
          <w:pPr>
            <w:spacing w:after="0" w:line="240" w:lineRule="auto"/>
            <w:jc w:val="center"/>
            <w:rPr>
              <w:rFonts w:asciiTheme="minorEastAsia" w:hAnsiTheme="minorEastAsia"/>
              <w:sz w:val="30"/>
              <w:szCs w:val="30"/>
            </w:rPr>
          </w:pPr>
        </w:p>
      </w:tc>
      <w:tc>
        <w:tcPr>
          <w:tcW w:w="1438" w:type="dxa"/>
          <w:vAlign w:val="center"/>
        </w:tcPr>
        <w:p w14:paraId="2638D5F8" w14:textId="77777777" w:rsidR="00F05457" w:rsidRPr="00D1008A" w:rsidRDefault="00F05457" w:rsidP="00F05457">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6D754BAE" w14:textId="3FA83E08" w:rsidR="00F05457" w:rsidRPr="00D1008A" w:rsidRDefault="00C3699E" w:rsidP="00F05457">
          <w:pPr>
            <w:spacing w:after="0" w:line="240" w:lineRule="auto"/>
            <w:jc w:val="center"/>
            <w:rPr>
              <w:rFonts w:asciiTheme="minorEastAsia" w:hAnsiTheme="minorEastAsia"/>
            </w:rPr>
          </w:pPr>
          <w:del w:id="14"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r>
    <w:tr w:rsidR="00F05457" w14:paraId="22C6F6E8" w14:textId="77777777" w:rsidTr="009F461F">
      <w:trPr>
        <w:cantSplit/>
        <w:trHeight w:val="115"/>
      </w:trPr>
      <w:tc>
        <w:tcPr>
          <w:tcW w:w="2248" w:type="dxa"/>
          <w:vMerge/>
          <w:vAlign w:val="center"/>
        </w:tcPr>
        <w:p w14:paraId="4124DA73" w14:textId="77777777" w:rsidR="00F05457" w:rsidRPr="00F91CD3" w:rsidRDefault="00F05457" w:rsidP="00F05457">
          <w:pPr>
            <w:spacing w:after="0"/>
            <w:jc w:val="center"/>
            <w:rPr>
              <w:rFonts w:asciiTheme="majorHAnsi" w:eastAsiaTheme="majorHAnsi" w:hAnsiTheme="majorHAnsi"/>
            </w:rPr>
          </w:pPr>
        </w:p>
      </w:tc>
      <w:tc>
        <w:tcPr>
          <w:tcW w:w="4308" w:type="dxa"/>
          <w:vMerge w:val="restart"/>
          <w:vAlign w:val="center"/>
        </w:tcPr>
        <w:p w14:paraId="3DDD37CF" w14:textId="77777777" w:rsidR="00F05457" w:rsidRPr="00D1008A" w:rsidRDefault="00F05457" w:rsidP="00F05457">
          <w:pPr>
            <w:spacing w:after="0" w:line="240" w:lineRule="auto"/>
            <w:jc w:val="center"/>
            <w:rPr>
              <w:rFonts w:asciiTheme="minorEastAsia" w:hAnsiTheme="minorEastAsia"/>
              <w:sz w:val="30"/>
              <w:szCs w:val="30"/>
            </w:rPr>
          </w:pPr>
          <w:del w:id="15"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16"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6AB2C55B" w14:textId="77777777" w:rsidR="00F05457" w:rsidRPr="00D1008A" w:rsidRDefault="00F05457" w:rsidP="00F05457">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674A26FF" w14:textId="77777777" w:rsidR="00F05457" w:rsidRPr="00D1008A" w:rsidRDefault="00F05457" w:rsidP="00F05457">
          <w:pPr>
            <w:spacing w:after="0" w:line="240" w:lineRule="auto"/>
            <w:jc w:val="center"/>
            <w:rPr>
              <w:rFonts w:asciiTheme="minorEastAsia" w:hAnsiTheme="minorEastAsia"/>
            </w:rPr>
          </w:pPr>
          <w:r w:rsidRPr="00D1008A">
            <w:rPr>
              <w:rFonts w:asciiTheme="minorEastAsia" w:hAnsiTheme="minorEastAsia" w:hint="eastAsia"/>
              <w:sz w:val="22"/>
            </w:rPr>
            <w:t>0</w:t>
          </w:r>
        </w:p>
      </w:tc>
    </w:tr>
    <w:tr w:rsidR="00F05457" w14:paraId="7DFEB772" w14:textId="77777777" w:rsidTr="009F461F">
      <w:trPr>
        <w:cantSplit/>
        <w:trHeight w:val="123"/>
      </w:trPr>
      <w:tc>
        <w:tcPr>
          <w:tcW w:w="2248" w:type="dxa"/>
          <w:vMerge/>
          <w:vAlign w:val="center"/>
        </w:tcPr>
        <w:p w14:paraId="45FAD5D5" w14:textId="77777777" w:rsidR="00F05457" w:rsidRPr="00F91CD3" w:rsidRDefault="00F05457" w:rsidP="00F05457">
          <w:pPr>
            <w:spacing w:after="0"/>
            <w:jc w:val="center"/>
            <w:rPr>
              <w:rFonts w:asciiTheme="majorHAnsi" w:eastAsiaTheme="majorHAnsi" w:hAnsiTheme="majorHAnsi"/>
            </w:rPr>
          </w:pPr>
        </w:p>
      </w:tc>
      <w:tc>
        <w:tcPr>
          <w:tcW w:w="4308" w:type="dxa"/>
          <w:vMerge/>
          <w:vAlign w:val="center"/>
        </w:tcPr>
        <w:p w14:paraId="42EA2505" w14:textId="77777777" w:rsidR="00F05457" w:rsidRPr="00F91CD3" w:rsidRDefault="00F05457" w:rsidP="00F05457">
          <w:pPr>
            <w:spacing w:after="0" w:line="240" w:lineRule="auto"/>
            <w:jc w:val="center"/>
            <w:rPr>
              <w:rFonts w:asciiTheme="majorHAnsi" w:eastAsiaTheme="majorHAnsi" w:hAnsiTheme="majorHAnsi"/>
            </w:rPr>
          </w:pPr>
        </w:p>
      </w:tc>
      <w:tc>
        <w:tcPr>
          <w:tcW w:w="1438" w:type="dxa"/>
          <w:vAlign w:val="center"/>
        </w:tcPr>
        <w:p w14:paraId="2B9B0616" w14:textId="77777777" w:rsidR="00F05457" w:rsidRPr="00D1008A" w:rsidRDefault="00F05457" w:rsidP="00F05457">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75454897" w14:textId="77777777" w:rsidR="00F05457" w:rsidRPr="00D1008A" w:rsidRDefault="00F05457" w:rsidP="00F05457">
          <w:pPr>
            <w:spacing w:after="0" w:line="240" w:lineRule="auto"/>
            <w:jc w:val="center"/>
            <w:rPr>
              <w:rFonts w:asciiTheme="minorEastAsia" w:hAnsiTheme="minorEastAsia"/>
            </w:rPr>
          </w:pPr>
          <w:r w:rsidRPr="00D1008A">
            <w:rPr>
              <w:rStyle w:val="ad"/>
              <w:rFonts w:asciiTheme="minorEastAsia" w:hAnsiTheme="minorEastAsia"/>
            </w:rPr>
            <w:fldChar w:fldCharType="begin"/>
          </w:r>
          <w:r w:rsidRPr="00D1008A">
            <w:rPr>
              <w:rStyle w:val="ad"/>
              <w:rFonts w:asciiTheme="minorEastAsia" w:hAnsiTheme="minorEastAsia"/>
            </w:rPr>
            <w:instrText xml:space="preserve"> PAGE </w:instrText>
          </w:r>
          <w:r w:rsidRPr="00D1008A">
            <w:rPr>
              <w:rStyle w:val="ad"/>
              <w:rFonts w:asciiTheme="minorEastAsia" w:hAnsiTheme="minorEastAsia"/>
            </w:rPr>
            <w:fldChar w:fldCharType="separate"/>
          </w:r>
          <w:r w:rsidRPr="00D1008A">
            <w:rPr>
              <w:rStyle w:val="ad"/>
              <w:rFonts w:asciiTheme="minorEastAsia" w:hAnsiTheme="minorEastAsia"/>
              <w:noProof/>
            </w:rPr>
            <w:t>2</w:t>
          </w:r>
          <w:r w:rsidRPr="00D1008A">
            <w:rPr>
              <w:rStyle w:val="ad"/>
              <w:rFonts w:asciiTheme="minorEastAsia" w:hAnsiTheme="minorEastAsia"/>
            </w:rPr>
            <w:fldChar w:fldCharType="end"/>
          </w:r>
          <w:r w:rsidRPr="00D1008A">
            <w:rPr>
              <w:rStyle w:val="ad"/>
              <w:rFonts w:asciiTheme="minorEastAsia" w:hAnsiTheme="minorEastAsia" w:hint="eastAsia"/>
            </w:rPr>
            <w:t>/</w:t>
          </w:r>
          <w:r w:rsidRPr="00D1008A">
            <w:rPr>
              <w:rStyle w:val="ad"/>
              <w:rFonts w:asciiTheme="minorEastAsia" w:hAnsiTheme="minorEastAsia"/>
            </w:rPr>
            <w:fldChar w:fldCharType="begin"/>
          </w:r>
          <w:r w:rsidRPr="00D1008A">
            <w:rPr>
              <w:rStyle w:val="ad"/>
              <w:rFonts w:asciiTheme="minorEastAsia" w:hAnsiTheme="minorEastAsia"/>
            </w:rPr>
            <w:instrText xml:space="preserve"> NUMPAGES </w:instrText>
          </w:r>
          <w:r w:rsidRPr="00D1008A">
            <w:rPr>
              <w:rStyle w:val="ad"/>
              <w:rFonts w:asciiTheme="minorEastAsia" w:hAnsiTheme="minorEastAsia"/>
            </w:rPr>
            <w:fldChar w:fldCharType="separate"/>
          </w:r>
          <w:r w:rsidRPr="00D1008A">
            <w:rPr>
              <w:rStyle w:val="ad"/>
              <w:rFonts w:asciiTheme="minorEastAsia" w:hAnsiTheme="minorEastAsia"/>
              <w:noProof/>
            </w:rPr>
            <w:t>120</w:t>
          </w:r>
          <w:r w:rsidRPr="00D1008A">
            <w:rPr>
              <w:rStyle w:val="ad"/>
              <w:rFonts w:asciiTheme="minorEastAsia" w:hAnsiTheme="minorEastAsia"/>
            </w:rPr>
            <w:fldChar w:fldCharType="end"/>
          </w:r>
        </w:p>
      </w:tc>
    </w:tr>
  </w:tbl>
  <w:p w14:paraId="56800F36" w14:textId="120799AF" w:rsidR="00AF6A38" w:rsidRPr="003325E9" w:rsidRDefault="00AF6A38"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FB482E"/>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D06415"/>
    <w:multiLevelType w:val="hybridMultilevel"/>
    <w:tmpl w:val="B7326F36"/>
    <w:lvl w:ilvl="0" w:tplc="644ACE20">
      <w:start w:val="3"/>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04090009">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A8638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9"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0" w15:restartNumberingAfterBreak="0">
    <w:nsid w:val="71EF38E4"/>
    <w:multiLevelType w:val="multilevel"/>
    <w:tmpl w:val="0409001F"/>
    <w:numStyleLink w:val="1"/>
  </w:abstractNum>
  <w:num w:numId="1" w16cid:durableId="1796483764">
    <w:abstractNumId w:val="5"/>
  </w:num>
  <w:num w:numId="2" w16cid:durableId="2099523850">
    <w:abstractNumId w:val="0"/>
  </w:num>
  <w:num w:numId="3" w16cid:durableId="1301836772">
    <w:abstractNumId w:val="4"/>
  </w:num>
  <w:num w:numId="4" w16cid:durableId="1211379573">
    <w:abstractNumId w:val="10"/>
  </w:num>
  <w:num w:numId="5" w16cid:durableId="2027708163">
    <w:abstractNumId w:val="1"/>
  </w:num>
  <w:num w:numId="6" w16cid:durableId="173958905">
    <w:abstractNumId w:val="9"/>
  </w:num>
  <w:num w:numId="7" w16cid:durableId="563875877">
    <w:abstractNumId w:val="2"/>
  </w:num>
  <w:num w:numId="8" w16cid:durableId="784694797">
    <w:abstractNumId w:val="7"/>
  </w:num>
  <w:num w:numId="9" w16cid:durableId="144318903">
    <w:abstractNumId w:val="8"/>
  </w:num>
  <w:num w:numId="10" w16cid:durableId="223835513">
    <w:abstractNumId w:val="3"/>
  </w:num>
  <w:num w:numId="11" w16cid:durableId="40228984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048DC"/>
    <w:rsid w:val="000130B6"/>
    <w:rsid w:val="00041970"/>
    <w:rsid w:val="00050514"/>
    <w:rsid w:val="00094EB4"/>
    <w:rsid w:val="000A43A1"/>
    <w:rsid w:val="000C44AC"/>
    <w:rsid w:val="000D1FD1"/>
    <w:rsid w:val="000E1528"/>
    <w:rsid w:val="000E30B0"/>
    <w:rsid w:val="000F3B24"/>
    <w:rsid w:val="000F520F"/>
    <w:rsid w:val="0010742C"/>
    <w:rsid w:val="00115637"/>
    <w:rsid w:val="00121E8C"/>
    <w:rsid w:val="001316EF"/>
    <w:rsid w:val="00133409"/>
    <w:rsid w:val="0016094F"/>
    <w:rsid w:val="00172BC1"/>
    <w:rsid w:val="001A10A5"/>
    <w:rsid w:val="001B3AED"/>
    <w:rsid w:val="001D27EA"/>
    <w:rsid w:val="001E1111"/>
    <w:rsid w:val="001F2E86"/>
    <w:rsid w:val="001F3CD0"/>
    <w:rsid w:val="00202AB0"/>
    <w:rsid w:val="002134EA"/>
    <w:rsid w:val="002159A2"/>
    <w:rsid w:val="00234444"/>
    <w:rsid w:val="00240273"/>
    <w:rsid w:val="0024074B"/>
    <w:rsid w:val="0024589F"/>
    <w:rsid w:val="00261D9C"/>
    <w:rsid w:val="00265649"/>
    <w:rsid w:val="00276CBF"/>
    <w:rsid w:val="00291F0B"/>
    <w:rsid w:val="002B1AB3"/>
    <w:rsid w:val="002B7B95"/>
    <w:rsid w:val="002D105B"/>
    <w:rsid w:val="002E5195"/>
    <w:rsid w:val="002E6F4F"/>
    <w:rsid w:val="002F389D"/>
    <w:rsid w:val="00320A5C"/>
    <w:rsid w:val="003325E9"/>
    <w:rsid w:val="0033649F"/>
    <w:rsid w:val="00342CC8"/>
    <w:rsid w:val="003538FB"/>
    <w:rsid w:val="00360096"/>
    <w:rsid w:val="0036100D"/>
    <w:rsid w:val="00366D61"/>
    <w:rsid w:val="00366DAF"/>
    <w:rsid w:val="0037517D"/>
    <w:rsid w:val="00380491"/>
    <w:rsid w:val="00382401"/>
    <w:rsid w:val="003D05BD"/>
    <w:rsid w:val="003D148E"/>
    <w:rsid w:val="003D56D0"/>
    <w:rsid w:val="00400728"/>
    <w:rsid w:val="00406079"/>
    <w:rsid w:val="00406C5A"/>
    <w:rsid w:val="00407B2B"/>
    <w:rsid w:val="00414026"/>
    <w:rsid w:val="00424DC9"/>
    <w:rsid w:val="0043003D"/>
    <w:rsid w:val="0043337D"/>
    <w:rsid w:val="00464142"/>
    <w:rsid w:val="0046679E"/>
    <w:rsid w:val="00470668"/>
    <w:rsid w:val="00491AF1"/>
    <w:rsid w:val="00497583"/>
    <w:rsid w:val="004A0334"/>
    <w:rsid w:val="004B73FF"/>
    <w:rsid w:val="004C233E"/>
    <w:rsid w:val="004E5C86"/>
    <w:rsid w:val="004F4F8F"/>
    <w:rsid w:val="00503811"/>
    <w:rsid w:val="00506942"/>
    <w:rsid w:val="0051690D"/>
    <w:rsid w:val="005500F9"/>
    <w:rsid w:val="00552892"/>
    <w:rsid w:val="005664EB"/>
    <w:rsid w:val="00590EE7"/>
    <w:rsid w:val="005918E4"/>
    <w:rsid w:val="005A1469"/>
    <w:rsid w:val="005A6C63"/>
    <w:rsid w:val="005B173B"/>
    <w:rsid w:val="005C513A"/>
    <w:rsid w:val="0060421C"/>
    <w:rsid w:val="00604400"/>
    <w:rsid w:val="006057C8"/>
    <w:rsid w:val="00611714"/>
    <w:rsid w:val="00613152"/>
    <w:rsid w:val="006276B5"/>
    <w:rsid w:val="00627878"/>
    <w:rsid w:val="00631470"/>
    <w:rsid w:val="00646876"/>
    <w:rsid w:val="0064772C"/>
    <w:rsid w:val="0065764D"/>
    <w:rsid w:val="0066186F"/>
    <w:rsid w:val="006632E7"/>
    <w:rsid w:val="00665806"/>
    <w:rsid w:val="00667B6B"/>
    <w:rsid w:val="006865C0"/>
    <w:rsid w:val="00687F6D"/>
    <w:rsid w:val="006A229E"/>
    <w:rsid w:val="006A309D"/>
    <w:rsid w:val="006A5CF5"/>
    <w:rsid w:val="006B336A"/>
    <w:rsid w:val="006C39EF"/>
    <w:rsid w:val="006D116F"/>
    <w:rsid w:val="006D1BCE"/>
    <w:rsid w:val="006D1E87"/>
    <w:rsid w:val="006D329B"/>
    <w:rsid w:val="006E4133"/>
    <w:rsid w:val="006F1544"/>
    <w:rsid w:val="006F236D"/>
    <w:rsid w:val="00720122"/>
    <w:rsid w:val="00746495"/>
    <w:rsid w:val="00765C53"/>
    <w:rsid w:val="00772BC4"/>
    <w:rsid w:val="00775AC4"/>
    <w:rsid w:val="0078132F"/>
    <w:rsid w:val="00796035"/>
    <w:rsid w:val="007D4A6C"/>
    <w:rsid w:val="007E5CD7"/>
    <w:rsid w:val="00800D6F"/>
    <w:rsid w:val="008042F9"/>
    <w:rsid w:val="0081771C"/>
    <w:rsid w:val="00822888"/>
    <w:rsid w:val="008257EA"/>
    <w:rsid w:val="00842956"/>
    <w:rsid w:val="008476C1"/>
    <w:rsid w:val="0085331B"/>
    <w:rsid w:val="008543CE"/>
    <w:rsid w:val="0087114B"/>
    <w:rsid w:val="0087330E"/>
    <w:rsid w:val="00890C25"/>
    <w:rsid w:val="008D783E"/>
    <w:rsid w:val="008E0C26"/>
    <w:rsid w:val="008E57D6"/>
    <w:rsid w:val="008F15BF"/>
    <w:rsid w:val="008F3FBC"/>
    <w:rsid w:val="00911BE4"/>
    <w:rsid w:val="0091637C"/>
    <w:rsid w:val="00916DF0"/>
    <w:rsid w:val="0092307E"/>
    <w:rsid w:val="0092333C"/>
    <w:rsid w:val="0092382C"/>
    <w:rsid w:val="0093209E"/>
    <w:rsid w:val="00937307"/>
    <w:rsid w:val="00944E74"/>
    <w:rsid w:val="0094604B"/>
    <w:rsid w:val="009649BF"/>
    <w:rsid w:val="00971DF2"/>
    <w:rsid w:val="00972E62"/>
    <w:rsid w:val="00976C0F"/>
    <w:rsid w:val="009779C8"/>
    <w:rsid w:val="0098445A"/>
    <w:rsid w:val="0099411C"/>
    <w:rsid w:val="009941A6"/>
    <w:rsid w:val="009974EE"/>
    <w:rsid w:val="009A479D"/>
    <w:rsid w:val="009B13B0"/>
    <w:rsid w:val="009C20B6"/>
    <w:rsid w:val="009D26B5"/>
    <w:rsid w:val="009F0D04"/>
    <w:rsid w:val="009F5081"/>
    <w:rsid w:val="00A037A1"/>
    <w:rsid w:val="00A33B8C"/>
    <w:rsid w:val="00A459D5"/>
    <w:rsid w:val="00A51278"/>
    <w:rsid w:val="00A562A0"/>
    <w:rsid w:val="00A654AC"/>
    <w:rsid w:val="00A66B68"/>
    <w:rsid w:val="00A73C84"/>
    <w:rsid w:val="00A819FE"/>
    <w:rsid w:val="00A85AF8"/>
    <w:rsid w:val="00A9171F"/>
    <w:rsid w:val="00A92218"/>
    <w:rsid w:val="00A9397D"/>
    <w:rsid w:val="00AC0235"/>
    <w:rsid w:val="00AD2751"/>
    <w:rsid w:val="00AF01B4"/>
    <w:rsid w:val="00AF0CE6"/>
    <w:rsid w:val="00AF4D17"/>
    <w:rsid w:val="00AF6187"/>
    <w:rsid w:val="00AF6A38"/>
    <w:rsid w:val="00AF7B02"/>
    <w:rsid w:val="00B01B49"/>
    <w:rsid w:val="00B05B6B"/>
    <w:rsid w:val="00B05E67"/>
    <w:rsid w:val="00B21781"/>
    <w:rsid w:val="00B33966"/>
    <w:rsid w:val="00B427C8"/>
    <w:rsid w:val="00B46AE0"/>
    <w:rsid w:val="00B62FBA"/>
    <w:rsid w:val="00BA7634"/>
    <w:rsid w:val="00BC325B"/>
    <w:rsid w:val="00BF13D5"/>
    <w:rsid w:val="00C0074D"/>
    <w:rsid w:val="00C27E6B"/>
    <w:rsid w:val="00C3699E"/>
    <w:rsid w:val="00C41441"/>
    <w:rsid w:val="00C425B2"/>
    <w:rsid w:val="00C46AA2"/>
    <w:rsid w:val="00C7602B"/>
    <w:rsid w:val="00C93541"/>
    <w:rsid w:val="00C97B66"/>
    <w:rsid w:val="00CA1669"/>
    <w:rsid w:val="00CA26E6"/>
    <w:rsid w:val="00CA6E93"/>
    <w:rsid w:val="00CB3918"/>
    <w:rsid w:val="00CB7E99"/>
    <w:rsid w:val="00CD39D7"/>
    <w:rsid w:val="00CD4688"/>
    <w:rsid w:val="00D00C4A"/>
    <w:rsid w:val="00D079D2"/>
    <w:rsid w:val="00D234B7"/>
    <w:rsid w:val="00D250E0"/>
    <w:rsid w:val="00D534CC"/>
    <w:rsid w:val="00D55B78"/>
    <w:rsid w:val="00D66A59"/>
    <w:rsid w:val="00D97490"/>
    <w:rsid w:val="00DA22DA"/>
    <w:rsid w:val="00DD5014"/>
    <w:rsid w:val="00DE026C"/>
    <w:rsid w:val="00DE2049"/>
    <w:rsid w:val="00DE4A9A"/>
    <w:rsid w:val="00DF287D"/>
    <w:rsid w:val="00E209BF"/>
    <w:rsid w:val="00E276D6"/>
    <w:rsid w:val="00E30B51"/>
    <w:rsid w:val="00E340BD"/>
    <w:rsid w:val="00E36EF1"/>
    <w:rsid w:val="00E4523C"/>
    <w:rsid w:val="00E51540"/>
    <w:rsid w:val="00E524E1"/>
    <w:rsid w:val="00E526F8"/>
    <w:rsid w:val="00E53A87"/>
    <w:rsid w:val="00E5414C"/>
    <w:rsid w:val="00E70E7B"/>
    <w:rsid w:val="00E84D31"/>
    <w:rsid w:val="00E91E78"/>
    <w:rsid w:val="00EA11E5"/>
    <w:rsid w:val="00EC1B78"/>
    <w:rsid w:val="00EC5A64"/>
    <w:rsid w:val="00ED0453"/>
    <w:rsid w:val="00ED555E"/>
    <w:rsid w:val="00EF13EA"/>
    <w:rsid w:val="00EF2FA0"/>
    <w:rsid w:val="00F05457"/>
    <w:rsid w:val="00F06FC6"/>
    <w:rsid w:val="00F218BB"/>
    <w:rsid w:val="00F21B5D"/>
    <w:rsid w:val="00F31E23"/>
    <w:rsid w:val="00F36B86"/>
    <w:rsid w:val="00F37E80"/>
    <w:rsid w:val="00F47D22"/>
    <w:rsid w:val="00F51A77"/>
    <w:rsid w:val="00F57551"/>
    <w:rsid w:val="00F60376"/>
    <w:rsid w:val="00F6447C"/>
    <w:rsid w:val="00F834E8"/>
    <w:rsid w:val="00FB0916"/>
    <w:rsid w:val="00FB0F06"/>
    <w:rsid w:val="00FB1FAA"/>
    <w:rsid w:val="00FB5386"/>
    <w:rsid w:val="00FD05C0"/>
    <w:rsid w:val="00FD5B5D"/>
    <w:rsid w:val="00FE2444"/>
    <w:rsid w:val="00FF3549"/>
    <w:rsid w:val="00FF41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styleId="ad">
    <w:name w:val="page number"/>
    <w:basedOn w:val="a0"/>
    <w:rsid w:val="00F05457"/>
  </w:style>
  <w:style w:type="paragraph" w:styleId="ae">
    <w:name w:val="Revision"/>
    <w:hidden/>
    <w:uiPriority w:val="99"/>
    <w:semiHidden/>
    <w:rsid w:val="00C27E6B"/>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QCCDiagram" Type="http://schemas.openxmlformats.org/officeDocument/2006/relationships/image" Target="media/qcc_branch_diagram.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C5D45-772A-4173-9BB5-EF8AFB9BC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7103</TotalTime>
  <Pages>1</Pages>
  <Words>1032</Words>
  <Characters>5888</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dcterms:created xsi:type="dcterms:W3CDTF">2026-09-28T05:23:00Z</dcterms:created>
  <dcterms:modified xsi:type="dcterms:W3CDTF">2026-09-28T05:23:00Z</dcterms:modified>
</cp:coreProperties>
</file>