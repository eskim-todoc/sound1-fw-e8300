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4A0B" w14:textId="77777777" w:rsidR="00F21B5D" w:rsidRDefault="00F21B5D" w:rsidP="00F21B5D">
      <w:pPr>
        <w:rPr>
          <w:b/>
          <w:szCs w:val="20"/>
        </w:rPr>
      </w:pPr>
    </w:p>
    <w:p w14:paraId="64A658D8" w14:textId="77777777" w:rsidR="00F21B5D" w:rsidRDefault="00F21B5D" w:rsidP="00F21B5D">
      <w:pPr>
        <w:rPr>
          <w:b/>
          <w:szCs w:val="20"/>
        </w:rPr>
      </w:pPr>
    </w:p>
    <w:p w14:paraId="5CAB2FEF" w14:textId="77777777" w:rsidR="00F21B5D" w:rsidRDefault="00F21B5D" w:rsidP="00F21B5D">
      <w:pPr>
        <w:rPr>
          <w:b/>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7599"/>
      </w:tblGrid>
      <w:tr w:rsidR="00F21B5D" w14:paraId="6978BC72" w14:textId="77777777" w:rsidTr="0024589F">
        <w:trPr>
          <w:trHeight w:val="1225"/>
          <w:jc w:val="center"/>
        </w:trPr>
        <w:tc>
          <w:tcPr>
            <w:tcW w:w="7599" w:type="dxa"/>
            <w:shd w:val="clear" w:color="auto" w:fill="F2F2F2" w:themeFill="background1" w:themeFillShade="F2"/>
            <w:vAlign w:val="center"/>
          </w:tcPr>
          <w:p w14:paraId="5B81FA68" w14:textId="77777777" w:rsidR="00405E81" w:rsidRDefault="00184CC3" w:rsidP="00405E81">
            <w:pPr>
              <w:jc w:val="center"/>
              <w:rPr>
                <w:b/>
                <w:sz w:val="44"/>
                <w:szCs w:val="44"/>
              </w:rPr>
            </w:pPr>
            <w:r w:rsidRPr="00184CC3">
              <w:rPr>
                <w:rFonts w:hint="eastAsia"/>
                <w:b/>
                <w:sz w:val="44"/>
                <w:szCs w:val="44"/>
              </w:rPr>
              <w:t>소프트웨어 위험관리 계획서</w:t>
            </w:r>
          </w:p>
          <w:p w14:paraId="2E5AB905" w14:textId="24703C14" w:rsidR="001B451F" w:rsidRPr="00184CC3" w:rsidRDefault="001B451F" w:rsidP="00405E81">
            <w:pPr>
              <w:jc w:val="center"/>
              <w:rPr>
                <w:b/>
                <w:sz w:val="44"/>
                <w:szCs w:val="44"/>
              </w:rPr>
            </w:pPr>
            <w:r w:rsidRPr="007D50CE">
              <w:rPr>
                <w:rFonts w:hint="eastAsia"/>
                <w:b/>
                <w:sz w:val="40"/>
                <w:szCs w:val="40"/>
              </w:rPr>
              <w:t>(</w:t>
            </w:r>
            <w:del w:id="0" w:author="김은수" w:date="2026-09-28T14:23:00Z" w16du:dateUtc="2026-09-28T05:23:00Z">
              <w:r w:rsidRPr="00F35CE2">
                <w:rPr>
                  <w:b/>
                  <w:sz w:val="40"/>
                  <w:szCs w:val="40"/>
                </w:rPr>
                <w:delText>TD20B</w:delText>
              </w:r>
            </w:del>
            <w:ins w:id="1" w:author="김은수" w:date="2026-09-28T14:23:00Z" w16du:dateUtc="2026-09-28T05:23:00Z">
              <w:r w:rsidRPr="00F35CE2">
                <w:rPr>
                  <w:b/>
                  <w:sz w:val="40"/>
                  <w:szCs w:val="40"/>
                </w:rPr>
                <w:t>TD24A</w:t>
              </w:r>
            </w:ins>
            <w:r w:rsidRPr="00F35CE2">
              <w:rPr>
                <w:b/>
                <w:sz w:val="40"/>
                <w:szCs w:val="40"/>
              </w:rPr>
              <w:t>-A-EXT</w:t>
            </w:r>
            <w:r w:rsidRPr="007D50CE">
              <w:rPr>
                <w:rFonts w:hint="eastAsia"/>
                <w:b/>
                <w:sz w:val="40"/>
                <w:szCs w:val="40"/>
              </w:rPr>
              <w:t>)</w:t>
            </w:r>
          </w:p>
        </w:tc>
      </w:tr>
    </w:tbl>
    <w:p w14:paraId="57E25421" w14:textId="77777777" w:rsidR="00F21B5D" w:rsidRDefault="00F21B5D" w:rsidP="00F21B5D">
      <w:pPr>
        <w:jc w:val="left"/>
        <w:rPr>
          <w:b/>
          <w:szCs w:val="20"/>
        </w:rPr>
      </w:pPr>
    </w:p>
    <w:p w14:paraId="5A04639C" w14:textId="77777777" w:rsidR="00F21B5D" w:rsidRDefault="00F21B5D" w:rsidP="00F21B5D">
      <w:pPr>
        <w:jc w:val="left"/>
        <w:rPr>
          <w:b/>
          <w:szCs w:val="20"/>
        </w:rPr>
      </w:pPr>
    </w:p>
    <w:p w14:paraId="756E2F2F" w14:textId="77777777" w:rsidR="00F21B5D" w:rsidRDefault="00F21B5D" w:rsidP="00F21B5D">
      <w:pPr>
        <w:jc w:val="left"/>
        <w:rPr>
          <w:b/>
          <w:szCs w:val="20"/>
        </w:rPr>
      </w:pPr>
    </w:p>
    <w:p w14:paraId="676B0380" w14:textId="50DB7B84" w:rsidR="00F21B5D" w:rsidRDefault="00F21B5D" w:rsidP="00F21B5D">
      <w:pPr>
        <w:jc w:val="left"/>
        <w:rPr>
          <w:b/>
          <w:szCs w:val="20"/>
        </w:rPr>
      </w:pPr>
    </w:p>
    <w:p w14:paraId="0F1E4781" w14:textId="775F8BB4" w:rsidR="00F21B5D" w:rsidRDefault="00F21B5D" w:rsidP="00F21B5D">
      <w:pPr>
        <w:jc w:val="left"/>
        <w:rPr>
          <w:b/>
          <w:szCs w:val="20"/>
        </w:rPr>
      </w:pPr>
    </w:p>
    <w:p w14:paraId="277F65A3" w14:textId="5D6AF1C2" w:rsidR="0065697C" w:rsidRDefault="0065697C" w:rsidP="00F21B5D">
      <w:pPr>
        <w:jc w:val="left"/>
        <w:rPr>
          <w:b/>
          <w:szCs w:val="20"/>
        </w:rPr>
      </w:pPr>
    </w:p>
    <w:p w14:paraId="6AC98D9E" w14:textId="514AE70D" w:rsidR="0065697C" w:rsidRDefault="0065697C" w:rsidP="00F21B5D">
      <w:pPr>
        <w:jc w:val="left"/>
        <w:rPr>
          <w:b/>
          <w:szCs w:val="20"/>
        </w:rPr>
      </w:pPr>
    </w:p>
    <w:p w14:paraId="418EB2EB" w14:textId="1A72A901" w:rsidR="0065697C" w:rsidRDefault="0065697C" w:rsidP="00F21B5D">
      <w:pPr>
        <w:jc w:val="left"/>
        <w:rPr>
          <w:b/>
          <w:szCs w:val="20"/>
        </w:rPr>
      </w:pPr>
    </w:p>
    <w:p w14:paraId="3BCA57B7" w14:textId="5C93E4D7" w:rsidR="0065697C" w:rsidRDefault="0065697C" w:rsidP="00F21B5D">
      <w:pPr>
        <w:jc w:val="left"/>
        <w:rPr>
          <w:b/>
          <w:szCs w:val="20"/>
        </w:rPr>
      </w:pPr>
    </w:p>
    <w:p w14:paraId="30BEF262" w14:textId="77777777" w:rsidR="0065697C" w:rsidRDefault="0065697C" w:rsidP="00F21B5D">
      <w:pPr>
        <w:jc w:val="left"/>
        <w:rPr>
          <w:b/>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773222" w14:paraId="4E8FFCAF" w14:textId="77777777" w:rsidTr="005C2FC8">
        <w:trPr>
          <w:trHeight w:val="456"/>
        </w:trPr>
        <w:tc>
          <w:tcPr>
            <w:tcW w:w="1362" w:type="dxa"/>
            <w:shd w:val="clear" w:color="auto" w:fill="E7E6E6" w:themeFill="background2"/>
          </w:tcPr>
          <w:p w14:paraId="768DA4D6" w14:textId="77777777" w:rsidR="00773222" w:rsidRPr="00E2210A" w:rsidRDefault="00773222" w:rsidP="005C2FC8">
            <w:pPr>
              <w:wordWrap/>
              <w:spacing w:before="66" w:after="54" w:line="280" w:lineRule="exact"/>
              <w:rPr>
                <w:rFonts w:asciiTheme="majorEastAsia" w:eastAsiaTheme="majorEastAsia" w:hAnsiTheme="majorEastAsia" w:cs="Tahoma"/>
                <w:b/>
                <w:color w:val="000000"/>
                <w:szCs w:val="20"/>
              </w:rPr>
            </w:pPr>
          </w:p>
        </w:tc>
        <w:tc>
          <w:tcPr>
            <w:tcW w:w="2581" w:type="dxa"/>
            <w:shd w:val="clear" w:color="auto" w:fill="E7E6E6" w:themeFill="background2"/>
            <w:vAlign w:val="center"/>
          </w:tcPr>
          <w:p w14:paraId="32F99FE0" w14:textId="77777777" w:rsidR="00773222" w:rsidRPr="00E2210A" w:rsidRDefault="00773222"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작성</w:t>
            </w:r>
          </w:p>
        </w:tc>
        <w:tc>
          <w:tcPr>
            <w:tcW w:w="2581" w:type="dxa"/>
            <w:shd w:val="clear" w:color="auto" w:fill="E7E6E6" w:themeFill="background2"/>
            <w:vAlign w:val="center"/>
          </w:tcPr>
          <w:p w14:paraId="2D773136" w14:textId="77777777" w:rsidR="00773222" w:rsidRPr="00E2210A" w:rsidRDefault="00773222"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검토</w:t>
            </w:r>
          </w:p>
        </w:tc>
        <w:tc>
          <w:tcPr>
            <w:tcW w:w="2581" w:type="dxa"/>
            <w:shd w:val="clear" w:color="auto" w:fill="E7E6E6" w:themeFill="background2"/>
            <w:vAlign w:val="center"/>
          </w:tcPr>
          <w:p w14:paraId="50A7C07B" w14:textId="77777777" w:rsidR="00773222" w:rsidRPr="00E2210A" w:rsidRDefault="00773222"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승인</w:t>
            </w:r>
          </w:p>
        </w:tc>
      </w:tr>
      <w:tr w:rsidR="00773222" w14:paraId="00ECF5D9" w14:textId="77777777" w:rsidTr="005C2FC8">
        <w:trPr>
          <w:trHeight w:val="456"/>
        </w:trPr>
        <w:tc>
          <w:tcPr>
            <w:tcW w:w="1362" w:type="dxa"/>
            <w:shd w:val="clear" w:color="auto" w:fill="E7E6E6" w:themeFill="background2"/>
            <w:vAlign w:val="center"/>
          </w:tcPr>
          <w:p w14:paraId="04DDA2CA" w14:textId="77777777" w:rsidR="00773222" w:rsidRPr="00E2210A" w:rsidRDefault="00773222"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성함</w:t>
            </w:r>
          </w:p>
        </w:tc>
        <w:tc>
          <w:tcPr>
            <w:tcW w:w="2581" w:type="dxa"/>
            <w:vAlign w:val="center"/>
          </w:tcPr>
          <w:p w14:paraId="45BAD15C" w14:textId="77777777" w:rsidR="00773222" w:rsidRPr="00E2210A" w:rsidRDefault="00773222" w:rsidP="005C2FC8">
            <w:pPr>
              <w:wordWrap/>
              <w:spacing w:before="66" w:after="54" w:line="280" w:lineRule="exact"/>
              <w:jc w:val="center"/>
              <w:rPr>
                <w:rFonts w:asciiTheme="majorEastAsia" w:eastAsiaTheme="majorEastAsia" w:hAnsiTheme="majorEastAsia" w:cs="Tahoma"/>
                <w:szCs w:val="20"/>
              </w:rPr>
            </w:pPr>
            <w:del w:id="2" w:author="김은수" w:date="2026-09-28T14:23:00Z" w16du:dateUtc="2026-09-28T05:23:00Z">
              <w:r w:rsidRPr="00E2210A">
                <w:rPr>
                  <w:rFonts w:asciiTheme="majorEastAsia" w:eastAsiaTheme="majorEastAsia" w:hAnsiTheme="majorEastAsia" w:cs="Tahoma" w:hint="eastAsia"/>
                  <w:szCs w:val="20"/>
                </w:rPr>
                <w:delText>임정우</w:delText>
              </w:r>
            </w:del>
            <w:ins w:id="3" w:author="김은수" w:date="2026-09-28T14:23:00Z" w16du:dateUtc="2026-09-28T05:23:00Z">
              <w:r w:rsidRPr="00E2210A">
                <w:rPr>
                  <w:rFonts w:asciiTheme="majorEastAsia" w:eastAsiaTheme="majorEastAsia" w:hAnsiTheme="majorEastAsia" w:cs="Tahoma" w:hint="eastAsia"/>
                  <w:szCs w:val="20"/>
                </w:rPr>
                <w:t>김은수</w:t>
              </w:r>
            </w:ins>
          </w:p>
        </w:tc>
        <w:tc>
          <w:tcPr>
            <w:tcW w:w="2581" w:type="dxa"/>
            <w:vAlign w:val="center"/>
          </w:tcPr>
          <w:p w14:paraId="2AFE962F" w14:textId="77777777" w:rsidR="00773222" w:rsidRPr="00E2210A" w:rsidRDefault="00773222"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03D441CD" w14:textId="77777777" w:rsidR="00773222" w:rsidRPr="00E2210A" w:rsidRDefault="00773222" w:rsidP="005C2FC8">
            <w:pPr>
              <w:wordWrap/>
              <w:spacing w:before="66" w:after="54" w:line="280" w:lineRule="exact"/>
              <w:jc w:val="center"/>
              <w:rPr>
                <w:rFonts w:asciiTheme="majorEastAsia" w:eastAsiaTheme="majorEastAsia" w:hAnsiTheme="majorEastAsia" w:cs="Tahoma"/>
                <w:color w:val="000000"/>
                <w:szCs w:val="20"/>
              </w:rPr>
            </w:pPr>
            <w:del w:id="4" w:author="김은수" w:date="2026-09-28T14:23:00Z" w16du:dateUtc="2026-09-28T05:23:00Z">
              <w:r w:rsidRPr="00E2210A">
                <w:rPr>
                  <w:rFonts w:asciiTheme="majorEastAsia" w:eastAsiaTheme="majorEastAsia" w:hAnsiTheme="majorEastAsia" w:cs="Tahoma" w:hint="eastAsia"/>
                  <w:szCs w:val="20"/>
                </w:rPr>
                <w:delText>이호승</w:delText>
              </w:r>
            </w:del>
          </w:p>
        </w:tc>
      </w:tr>
      <w:tr w:rsidR="00773222" w14:paraId="14E58B0C" w14:textId="77777777" w:rsidTr="005C2FC8">
        <w:trPr>
          <w:trHeight w:val="456"/>
        </w:trPr>
        <w:tc>
          <w:tcPr>
            <w:tcW w:w="1362" w:type="dxa"/>
            <w:shd w:val="clear" w:color="auto" w:fill="E7E6E6" w:themeFill="background2"/>
            <w:vAlign w:val="center"/>
          </w:tcPr>
          <w:p w14:paraId="1DA024EE" w14:textId="77777777" w:rsidR="00773222" w:rsidRPr="00E2210A" w:rsidRDefault="00773222"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직책</w:t>
            </w:r>
          </w:p>
        </w:tc>
        <w:tc>
          <w:tcPr>
            <w:tcW w:w="2581" w:type="dxa"/>
            <w:vAlign w:val="center"/>
          </w:tcPr>
          <w:p w14:paraId="23B5808D" w14:textId="77777777" w:rsidR="00773222" w:rsidRPr="00E2210A" w:rsidRDefault="00773222" w:rsidP="005C2FC8">
            <w:pPr>
              <w:wordWrap/>
              <w:spacing w:before="66" w:after="54" w:line="280" w:lineRule="exact"/>
              <w:jc w:val="center"/>
              <w:rPr>
                <w:rFonts w:asciiTheme="majorEastAsia" w:eastAsiaTheme="majorEastAsia" w:hAnsiTheme="majorEastAsia" w:cs="Tahoma"/>
                <w:szCs w:val="20"/>
                <w:lang w:val="x-none" w:bidi="en-US"/>
              </w:rPr>
            </w:pPr>
            <w:del w:id="5" w:author="김은수" w:date="2026-09-28T14:23:00Z" w16du:dateUtc="2026-09-28T05:23:00Z">
              <w:r w:rsidRPr="00E2210A">
                <w:rPr>
                  <w:rFonts w:asciiTheme="majorEastAsia" w:eastAsiaTheme="majorEastAsia" w:hAnsiTheme="majorEastAsia" w:cs="Tahoma" w:hint="eastAsia"/>
                  <w:szCs w:val="20"/>
                  <w:lang w:val="x-none" w:bidi="en-US"/>
                </w:rPr>
                <w:delText>사업부장</w:delText>
              </w:r>
            </w:del>
            <w:ins w:id="6" w:author="김은수" w:date="2026-09-28T14:23:00Z" w16du:dateUtc="2026-09-28T05:23:00Z">
              <w:r w:rsidRPr="00E2210A">
                <w:rPr>
                  <w:rFonts w:asciiTheme="majorEastAsia" w:eastAsiaTheme="majorEastAsia" w:hAnsiTheme="majorEastAsia" w:cs="Tahoma" w:hint="eastAsia"/>
                  <w:szCs w:val="20"/>
                  <w:lang w:val="x-none" w:bidi="en-US"/>
                </w:rPr>
                <w:t>수석연구원</w:t>
              </w:r>
            </w:ins>
          </w:p>
        </w:tc>
        <w:tc>
          <w:tcPr>
            <w:tcW w:w="2581" w:type="dxa"/>
            <w:vAlign w:val="center"/>
          </w:tcPr>
          <w:p w14:paraId="05116825" w14:textId="77777777" w:rsidR="00773222" w:rsidRPr="00E2210A" w:rsidRDefault="00773222" w:rsidP="005C2FC8">
            <w:pPr>
              <w:wordWrap/>
              <w:spacing w:before="66" w:after="54" w:line="280" w:lineRule="exact"/>
              <w:jc w:val="center"/>
              <w:rPr>
                <w:rFonts w:asciiTheme="majorEastAsia" w:eastAsiaTheme="majorEastAsia" w:hAnsiTheme="majorEastAsia" w:cs="Tahoma"/>
                <w:szCs w:val="20"/>
                <w:lang w:val="x-none" w:eastAsia="en-US" w:bidi="en-US"/>
              </w:rPr>
            </w:pPr>
          </w:p>
        </w:tc>
        <w:tc>
          <w:tcPr>
            <w:tcW w:w="2581" w:type="dxa"/>
            <w:vAlign w:val="center"/>
          </w:tcPr>
          <w:p w14:paraId="07D51725" w14:textId="77777777" w:rsidR="00773222" w:rsidRPr="00E2210A" w:rsidRDefault="00773222" w:rsidP="005C2FC8">
            <w:pPr>
              <w:wordWrap/>
              <w:spacing w:before="66" w:after="54" w:line="280" w:lineRule="exact"/>
              <w:jc w:val="center"/>
              <w:rPr>
                <w:rFonts w:asciiTheme="majorEastAsia" w:eastAsiaTheme="majorEastAsia" w:hAnsiTheme="majorEastAsia" w:cs="Tahoma"/>
                <w:color w:val="000000"/>
                <w:szCs w:val="20"/>
              </w:rPr>
            </w:pPr>
            <w:del w:id="7" w:author="김은수" w:date="2026-09-28T14:23:00Z" w16du:dateUtc="2026-09-28T05:23:00Z">
              <w:r w:rsidRPr="00E2210A">
                <w:rPr>
                  <w:rFonts w:asciiTheme="majorEastAsia" w:eastAsiaTheme="majorEastAsia" w:hAnsiTheme="majorEastAsia" w:cs="Tahoma" w:hint="eastAsia"/>
                  <w:szCs w:val="20"/>
                  <w:lang w:val="x-none" w:bidi="en-US"/>
                </w:rPr>
                <w:delText>기술이사</w:delText>
              </w:r>
            </w:del>
          </w:p>
        </w:tc>
      </w:tr>
      <w:tr w:rsidR="00773222" w14:paraId="2F865B95" w14:textId="77777777" w:rsidTr="005C2FC8">
        <w:trPr>
          <w:trHeight w:val="456"/>
        </w:trPr>
        <w:tc>
          <w:tcPr>
            <w:tcW w:w="1362" w:type="dxa"/>
            <w:shd w:val="clear" w:color="auto" w:fill="E7E6E6" w:themeFill="background2"/>
            <w:vAlign w:val="center"/>
          </w:tcPr>
          <w:p w14:paraId="451407B7" w14:textId="77777777" w:rsidR="00773222" w:rsidRPr="00E2210A" w:rsidRDefault="00773222"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일자</w:t>
            </w:r>
          </w:p>
        </w:tc>
        <w:tc>
          <w:tcPr>
            <w:tcW w:w="2581" w:type="dxa"/>
            <w:vAlign w:val="center"/>
          </w:tcPr>
          <w:p w14:paraId="2C78CA17" w14:textId="389E40F1" w:rsidR="00773222" w:rsidRPr="00E2210A" w:rsidRDefault="003163DD" w:rsidP="005C2FC8">
            <w:pPr>
              <w:wordWrap/>
              <w:spacing w:before="66" w:after="54" w:line="280" w:lineRule="exact"/>
              <w:jc w:val="center"/>
              <w:rPr>
                <w:rFonts w:asciiTheme="majorEastAsia" w:eastAsiaTheme="majorEastAsia" w:hAnsiTheme="majorEastAsia" w:cs="Tahoma"/>
                <w:color w:val="000000" w:themeColor="text1"/>
                <w:szCs w:val="20"/>
              </w:rPr>
            </w:pPr>
            <w:del w:id="8"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09.18</w:delText>
              </w:r>
            </w:del>
          </w:p>
        </w:tc>
        <w:tc>
          <w:tcPr>
            <w:tcW w:w="2581" w:type="dxa"/>
            <w:vAlign w:val="center"/>
          </w:tcPr>
          <w:p w14:paraId="30EDA4FB" w14:textId="77777777" w:rsidR="00773222" w:rsidRPr="00E2210A" w:rsidRDefault="00773222" w:rsidP="005C2FC8">
            <w:pPr>
              <w:wordWrap/>
              <w:spacing w:after="0" w:line="280" w:lineRule="exact"/>
              <w:jc w:val="center"/>
              <w:rPr>
                <w:rFonts w:asciiTheme="majorEastAsia" w:eastAsiaTheme="majorEastAsia" w:hAnsiTheme="majorEastAsia" w:cs="Tahoma"/>
                <w:color w:val="000000" w:themeColor="text1"/>
                <w:szCs w:val="20"/>
              </w:rPr>
            </w:pPr>
          </w:p>
        </w:tc>
        <w:tc>
          <w:tcPr>
            <w:tcW w:w="2581" w:type="dxa"/>
            <w:vAlign w:val="center"/>
          </w:tcPr>
          <w:p w14:paraId="27DEF5BF" w14:textId="5D8C0C73" w:rsidR="00773222" w:rsidRPr="00E2210A" w:rsidRDefault="00CE2224" w:rsidP="005C2FC8">
            <w:pPr>
              <w:wordWrap/>
              <w:spacing w:after="0" w:line="280" w:lineRule="exact"/>
              <w:jc w:val="center"/>
              <w:rPr>
                <w:rFonts w:asciiTheme="majorEastAsia" w:eastAsiaTheme="majorEastAsia" w:hAnsiTheme="majorEastAsia" w:cs="Tahoma"/>
                <w:color w:val="000000" w:themeColor="text1"/>
                <w:szCs w:val="20"/>
              </w:rPr>
            </w:pPr>
            <w:del w:id="9"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w:delText>
              </w:r>
              <w:r w:rsidR="003163DD">
                <w:rPr>
                  <w:rFonts w:asciiTheme="majorEastAsia" w:eastAsiaTheme="majorEastAsia" w:hAnsiTheme="majorEastAsia" w:cs="Tahoma" w:hint="eastAsia"/>
                  <w:color w:val="000000" w:themeColor="text1"/>
                  <w:szCs w:val="20"/>
                </w:rPr>
                <w:delText>18</w:delText>
              </w:r>
            </w:del>
          </w:p>
        </w:tc>
      </w:tr>
      <w:tr w:rsidR="00773222" w14:paraId="40A8CFF7" w14:textId="77777777" w:rsidTr="005C2FC8">
        <w:trPr>
          <w:trHeight w:val="1315"/>
        </w:trPr>
        <w:tc>
          <w:tcPr>
            <w:tcW w:w="1362" w:type="dxa"/>
            <w:shd w:val="clear" w:color="auto" w:fill="E7E6E6" w:themeFill="background2"/>
            <w:vAlign w:val="center"/>
          </w:tcPr>
          <w:p w14:paraId="507429A3" w14:textId="77777777" w:rsidR="00773222" w:rsidRPr="00E2210A" w:rsidRDefault="00773222"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서명</w:t>
            </w:r>
          </w:p>
        </w:tc>
        <w:tc>
          <w:tcPr>
            <w:tcW w:w="2581" w:type="dxa"/>
            <w:vAlign w:val="center"/>
          </w:tcPr>
          <w:p w14:paraId="136E2922" w14:textId="77777777" w:rsidR="00773222" w:rsidRPr="00E2210A" w:rsidRDefault="00773222" w:rsidP="005C2FC8">
            <w:pPr>
              <w:wordWrap/>
              <w:spacing w:before="66" w:after="54" w:line="280" w:lineRule="exact"/>
              <w:jc w:val="center"/>
              <w:rPr>
                <w:rFonts w:asciiTheme="majorEastAsia" w:eastAsiaTheme="majorEastAsia" w:hAnsiTheme="majorEastAsia" w:cs="Tahoma"/>
                <w:szCs w:val="20"/>
              </w:rPr>
            </w:pPr>
            <w:del w:id="10" w:author="김은수" w:date="2026-09-28T14:23:00Z" w16du:dateUtc="2026-09-28T05:23:00Z">
              <w:r w:rsidRPr="00E2210A">
                <w:rPr>
                  <w:rFonts w:asciiTheme="majorEastAsia" w:eastAsiaTheme="majorEastAsia" w:hAnsiTheme="majorEastAsia"/>
                  <w:noProof/>
                </w:rPr>
                <w:drawing>
                  <wp:anchor distT="0" distB="0" distL="114300" distR="114300" simplePos="0" relativeHeight="251659264" behindDoc="0" locked="0" layoutInCell="1" allowOverlap="1" wp14:anchorId="273F18BD" wp14:editId="3AA4D49D">
                    <wp:simplePos x="0" y="0"/>
                    <wp:positionH relativeFrom="column">
                      <wp:posOffset>-5715</wp:posOffset>
                    </wp:positionH>
                    <wp:positionV relativeFrom="paragraph">
                      <wp:posOffset>-20320</wp:posOffset>
                    </wp:positionV>
                    <wp:extent cx="1504950" cy="676275"/>
                    <wp:effectExtent l="0" t="0" r="0" b="9525"/>
                    <wp:wrapNone/>
                    <wp:docPr id="3" name="그림 3" descr="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라인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6762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c>
          <w:tcPr>
            <w:tcW w:w="2581" w:type="dxa"/>
            <w:vAlign w:val="center"/>
          </w:tcPr>
          <w:p w14:paraId="042CCBCE" w14:textId="77777777" w:rsidR="00773222" w:rsidRPr="00E2210A" w:rsidRDefault="00773222"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45935821" w14:textId="77777777" w:rsidR="00773222" w:rsidRPr="00E2210A" w:rsidRDefault="00773222" w:rsidP="005C2FC8">
            <w:pPr>
              <w:wordWrap/>
              <w:spacing w:before="66" w:after="54" w:line="280" w:lineRule="exact"/>
              <w:jc w:val="center"/>
              <w:rPr>
                <w:rFonts w:asciiTheme="majorEastAsia" w:eastAsiaTheme="majorEastAsia" w:hAnsiTheme="majorEastAsia" w:cs="Tahoma"/>
                <w:color w:val="000000"/>
                <w:szCs w:val="20"/>
              </w:rPr>
            </w:pPr>
            <w:del w:id="11" w:author="김은수" w:date="2026-09-28T14:23:00Z" w16du:dateUtc="2026-09-28T05:23:00Z">
              <w:r w:rsidRPr="00E2210A">
                <w:rPr>
                  <w:rFonts w:asciiTheme="majorEastAsia" w:eastAsiaTheme="majorEastAsia" w:hAnsiTheme="majorEastAsia"/>
                  <w:noProof/>
                </w:rPr>
                <w:drawing>
                  <wp:anchor distT="0" distB="0" distL="114300" distR="114300" simplePos="0" relativeHeight="251661312" behindDoc="0" locked="0" layoutInCell="1" allowOverlap="1" wp14:anchorId="607D6F96" wp14:editId="472EC48E">
                    <wp:simplePos x="0" y="0"/>
                    <wp:positionH relativeFrom="column">
                      <wp:posOffset>-24765</wp:posOffset>
                    </wp:positionH>
                    <wp:positionV relativeFrom="paragraph">
                      <wp:posOffset>-38735</wp:posOffset>
                    </wp:positionV>
                    <wp:extent cx="1504950" cy="714375"/>
                    <wp:effectExtent l="0" t="0" r="0" b="9525"/>
                    <wp:wrapNone/>
                    <wp:docPr id="2" name="그림 2" descr="스케치, 그림, 라인 아트, 아동 미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스케치, 그림, 라인 아트, 아동 미술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7143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r>
    </w:tbl>
    <w:p w14:paraId="29B03563" w14:textId="0D360156" w:rsidR="00F21B5D" w:rsidRDefault="00F21B5D" w:rsidP="00F21B5D">
      <w:pPr>
        <w:jc w:val="left"/>
        <w:rPr>
          <w:b/>
          <w:szCs w:val="20"/>
        </w:rPr>
      </w:pPr>
    </w:p>
    <w:p w14:paraId="436FF0F0" w14:textId="77777777" w:rsidR="00BC3703" w:rsidRDefault="00BC3703">
      <w:pPr>
        <w:widowControl/>
        <w:wordWrap/>
        <w:autoSpaceDE/>
        <w:autoSpaceDN/>
        <w:sectPr w:rsidR="00BC3703" w:rsidSect="00773222">
          <w:headerReference w:type="default" r:id="rId10"/>
          <w:footerReference w:type="default" r:id="rId11"/>
          <w:headerReference w:type="first" r:id="rId12"/>
          <w:pgSz w:w="11906" w:h="16838" w:code="9"/>
          <w:pgMar w:top="1134" w:right="1134" w:bottom="851" w:left="1134" w:header="1020" w:footer="680" w:gutter="0"/>
          <w:pgNumType w:start="1"/>
          <w:cols w:space="425"/>
          <w:docGrid w:linePitch="360"/>
        </w:sectPr>
      </w:pPr>
    </w:p>
    <w:tbl>
      <w:tblPr>
        <w:tblW w:w="9600"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4A0" w:firstRow="1" w:lastRow="0" w:firstColumn="1" w:lastColumn="0" w:noHBand="0" w:noVBand="1"/>
      </w:tblPr>
      <w:tblGrid>
        <w:gridCol w:w="684"/>
        <w:gridCol w:w="4787"/>
        <w:gridCol w:w="2550"/>
        <w:gridCol w:w="1579"/>
      </w:tblGrid>
      <w:tr w:rsidR="008232CA" w14:paraId="1FE1393B" w14:textId="77777777" w:rsidTr="008232CA">
        <w:trPr>
          <w:trHeight w:hRule="exact" w:val="710"/>
        </w:trPr>
        <w:tc>
          <w:tcPr>
            <w:tcW w:w="684" w:type="dxa"/>
            <w:tcBorders>
              <w:top w:val="single" w:sz="12" w:space="0" w:color="auto"/>
              <w:left w:val="single" w:sz="12" w:space="0" w:color="auto"/>
              <w:bottom w:val="double" w:sz="4" w:space="0" w:color="auto"/>
              <w:right w:val="single" w:sz="6" w:space="0" w:color="auto"/>
            </w:tcBorders>
            <w:shd w:val="clear" w:color="auto" w:fill="F2F2F2" w:themeFill="background1" w:themeFillShade="F2"/>
            <w:vAlign w:val="center"/>
            <w:hideMark/>
          </w:tcPr>
          <w:p w14:paraId="01B3740D" w14:textId="77777777" w:rsidR="008232CA" w:rsidRDefault="008232CA">
            <w:pPr>
              <w:pStyle w:val="a9"/>
              <w:spacing w:line="240" w:lineRule="auto"/>
              <w:jc w:val="center"/>
              <w:rPr>
                <w:rFonts w:asciiTheme="minorHAnsi" w:eastAsiaTheme="minorHAnsi" w:hAnsiTheme="minorHAnsi" w:cs="Times New Roman"/>
                <w:b/>
                <w:color w:val="000000" w:themeColor="text1"/>
                <w:kern w:val="2"/>
              </w:rPr>
            </w:pPr>
            <w:bookmarkStart w:id="22" w:name="_Hlk32939183"/>
            <w:r>
              <w:rPr>
                <w:rFonts w:eastAsiaTheme="minorHAnsi" w:hint="eastAsia"/>
                <w:color w:val="000000" w:themeColor="text1"/>
              </w:rPr>
              <w:br w:type="page"/>
            </w:r>
            <w:r>
              <w:rPr>
                <w:rFonts w:asciiTheme="minorHAnsi" w:eastAsiaTheme="minorHAnsi" w:hAnsiTheme="minorHAnsi" w:cs="Times New Roman" w:hint="eastAsia"/>
                <w:b/>
                <w:color w:val="000000" w:themeColor="text1"/>
                <w:kern w:val="2"/>
              </w:rPr>
              <w:t>No.</w:t>
            </w:r>
          </w:p>
        </w:tc>
        <w:tc>
          <w:tcPr>
            <w:tcW w:w="4790"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hideMark/>
          </w:tcPr>
          <w:p w14:paraId="5C77B73E" w14:textId="77777777" w:rsidR="008232CA" w:rsidRDefault="008232CA">
            <w:pPr>
              <w:pStyle w:val="a9"/>
              <w:spacing w:line="240" w:lineRule="auto"/>
              <w:jc w:val="center"/>
              <w:rPr>
                <w:rFonts w:asciiTheme="minorHAnsi" w:eastAsiaTheme="minorHAnsi" w:hAnsiTheme="minorHAnsi" w:cs="Times New Roman"/>
                <w:b/>
                <w:color w:val="000000" w:themeColor="text1"/>
                <w:kern w:val="2"/>
              </w:rPr>
            </w:pPr>
            <w:r>
              <w:rPr>
                <w:rFonts w:asciiTheme="minorHAnsi" w:eastAsiaTheme="minorHAnsi" w:hAnsiTheme="minorHAnsi" w:cs="Times New Roman" w:hint="eastAsia"/>
                <w:b/>
                <w:color w:val="000000" w:themeColor="text1"/>
                <w:kern w:val="2"/>
              </w:rPr>
              <w:t>개정 내용</w:t>
            </w:r>
          </w:p>
        </w:tc>
        <w:tc>
          <w:tcPr>
            <w:tcW w:w="2551"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hideMark/>
          </w:tcPr>
          <w:p w14:paraId="77BDA46A" w14:textId="77777777" w:rsidR="008232CA" w:rsidRDefault="008232CA">
            <w:pPr>
              <w:pStyle w:val="a9"/>
              <w:spacing w:line="240" w:lineRule="auto"/>
              <w:jc w:val="center"/>
              <w:rPr>
                <w:rFonts w:asciiTheme="minorHAnsi" w:eastAsiaTheme="minorHAnsi" w:hAnsiTheme="minorHAnsi" w:cs="Times New Roman"/>
                <w:b/>
                <w:color w:val="000000" w:themeColor="text1"/>
                <w:kern w:val="2"/>
              </w:rPr>
            </w:pPr>
            <w:r>
              <w:rPr>
                <w:rFonts w:asciiTheme="minorHAnsi" w:eastAsiaTheme="minorHAnsi" w:hAnsiTheme="minorHAnsi" w:cs="Times New Roman" w:hint="eastAsia"/>
                <w:b/>
                <w:color w:val="000000" w:themeColor="text1"/>
                <w:kern w:val="2"/>
              </w:rPr>
              <w:t xml:space="preserve">개정 위치 </w:t>
            </w:r>
          </w:p>
        </w:tc>
        <w:tc>
          <w:tcPr>
            <w:tcW w:w="1580" w:type="dxa"/>
            <w:tcBorders>
              <w:top w:val="single" w:sz="12" w:space="0" w:color="auto"/>
              <w:left w:val="single" w:sz="6" w:space="0" w:color="auto"/>
              <w:bottom w:val="double" w:sz="4" w:space="0" w:color="auto"/>
              <w:right w:val="single" w:sz="12" w:space="0" w:color="auto"/>
            </w:tcBorders>
            <w:shd w:val="clear" w:color="auto" w:fill="F2F2F2" w:themeFill="background1" w:themeFillShade="F2"/>
            <w:vAlign w:val="center"/>
            <w:hideMark/>
          </w:tcPr>
          <w:p w14:paraId="415974C3" w14:textId="77777777" w:rsidR="008232CA" w:rsidRDefault="008232CA">
            <w:pPr>
              <w:pStyle w:val="a9"/>
              <w:spacing w:line="240" w:lineRule="auto"/>
              <w:jc w:val="center"/>
              <w:rPr>
                <w:rFonts w:asciiTheme="minorHAnsi" w:eastAsiaTheme="minorHAnsi" w:hAnsiTheme="minorHAnsi" w:cs="Times New Roman"/>
                <w:b/>
                <w:color w:val="000000" w:themeColor="text1"/>
                <w:kern w:val="2"/>
              </w:rPr>
            </w:pPr>
            <w:r>
              <w:rPr>
                <w:rFonts w:asciiTheme="minorHAnsi" w:eastAsiaTheme="minorHAnsi" w:hAnsiTheme="minorHAnsi" w:cs="Times New Roman" w:hint="eastAsia"/>
                <w:b/>
                <w:color w:val="000000" w:themeColor="text1"/>
                <w:kern w:val="2"/>
              </w:rPr>
              <w:t>개정 날짜</w:t>
            </w:r>
          </w:p>
        </w:tc>
      </w:tr>
      <w:tr w:rsidR="008232CA" w14:paraId="3AE1FEA7" w14:textId="77777777" w:rsidTr="008232CA">
        <w:trPr>
          <w:trHeight w:val="611"/>
        </w:trPr>
        <w:tc>
          <w:tcPr>
            <w:tcW w:w="684" w:type="dxa"/>
            <w:tcBorders>
              <w:top w:val="double" w:sz="4"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1E5D3E7D"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0</w:t>
            </w:r>
          </w:p>
        </w:tc>
        <w:tc>
          <w:tcPr>
            <w:tcW w:w="4790" w:type="dxa"/>
            <w:tcBorders>
              <w:top w:val="double" w:sz="4"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7A3301C5" w14:textId="77777777" w:rsidR="008232CA" w:rsidRDefault="008232CA">
            <w:pPr>
              <w:spacing w:after="0" w:line="240" w:lineRule="auto"/>
            </w:pPr>
            <w:r>
              <w:rPr>
                <w:rFonts w:hint="eastAsia"/>
              </w:rPr>
              <w:t>최초 제정</w:t>
            </w:r>
          </w:p>
        </w:tc>
        <w:tc>
          <w:tcPr>
            <w:tcW w:w="2551" w:type="dxa"/>
            <w:tcBorders>
              <w:top w:val="double" w:sz="4"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11D7E3E5"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w:t>
            </w:r>
          </w:p>
        </w:tc>
        <w:tc>
          <w:tcPr>
            <w:tcW w:w="1580" w:type="dxa"/>
            <w:tcBorders>
              <w:top w:val="double" w:sz="4"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224E8F73" w14:textId="163CB333" w:rsidR="008232CA" w:rsidRDefault="003163DD">
            <w:pPr>
              <w:pStyle w:val="a9"/>
              <w:spacing w:line="240" w:lineRule="auto"/>
              <w:jc w:val="center"/>
              <w:rPr>
                <w:rFonts w:asciiTheme="minorHAnsi" w:eastAsiaTheme="minorHAnsi" w:hAnsiTheme="minorHAnsi" w:cs="Times New Roman"/>
                <w:color w:val="000000" w:themeColor="text1"/>
                <w:kern w:val="2"/>
              </w:rPr>
            </w:pPr>
            <w:del w:id="23" w:author="김은수" w:date="2026-09-28T14:23:00Z" w16du:dateUtc="2026-09-28T05:23:00Z">
              <w:r>
                <w:rPr>
                  <w:rFonts w:asciiTheme="majorEastAsia" w:eastAsiaTheme="majorEastAsia" w:hAnsiTheme="majorEastAsia" w:cs="Tahoma" w:hint="eastAsia"/>
                  <w:color w:val="000000" w:themeColor="text1"/>
                </w:rPr>
                <w:delText>2</w:delText>
              </w:r>
              <w:r>
                <w:rPr>
                  <w:rFonts w:asciiTheme="majorEastAsia" w:eastAsiaTheme="majorEastAsia" w:hAnsiTheme="majorEastAsia" w:cs="Tahoma"/>
                  <w:color w:val="000000" w:themeColor="text1"/>
                </w:rPr>
                <w:delText>020.</w:delText>
              </w:r>
              <w:r>
                <w:rPr>
                  <w:rFonts w:asciiTheme="majorEastAsia" w:eastAsiaTheme="majorEastAsia" w:hAnsiTheme="majorEastAsia" w:cs="Tahoma" w:hint="eastAsia"/>
                  <w:color w:val="000000" w:themeColor="text1"/>
                </w:rPr>
                <w:delText>09.18</w:delText>
              </w:r>
            </w:del>
          </w:p>
        </w:tc>
      </w:tr>
      <w:tr w:rsidR="008232CA" w14:paraId="3B3534B9"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0AF31846" w14:textId="77777777" w:rsidR="008232CA" w:rsidRDefault="008232CA">
            <w:pPr>
              <w:pStyle w:val="a9"/>
              <w:spacing w:line="240" w:lineRule="auto"/>
              <w:ind w:leftChars="50" w:left="100" w:rightChars="50" w:right="100"/>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1</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2AF6F379"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5EE72BB7" w14:textId="77777777" w:rsidR="008232CA" w:rsidRDefault="008232CA">
            <w:pPr>
              <w:pStyle w:val="a9"/>
              <w:spacing w:line="240" w:lineRule="auto"/>
              <w:ind w:leftChars="50" w:left="100" w:rightChars="50" w:right="100"/>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6585059D"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471BAC26"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03346B23" w14:textId="77777777" w:rsidR="008232CA" w:rsidRDefault="008232CA">
            <w:pPr>
              <w:pStyle w:val="a9"/>
              <w:spacing w:line="240" w:lineRule="auto"/>
              <w:ind w:leftChars="50" w:left="100" w:rightChars="50" w:right="100"/>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2</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0CFECD99" w14:textId="77777777" w:rsidR="008232CA" w:rsidRDefault="008232CA">
            <w:pPr>
              <w:spacing w:after="0" w:line="240" w:lineRule="auto"/>
              <w:rPr>
                <w:bCs/>
                <w:iCs/>
              </w:rPr>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26221CAF" w14:textId="77777777" w:rsidR="008232CA" w:rsidRDefault="008232CA">
            <w:pPr>
              <w:pStyle w:val="a9"/>
              <w:spacing w:line="240" w:lineRule="auto"/>
              <w:ind w:leftChars="50" w:left="100" w:rightChars="50" w:right="100"/>
              <w:jc w:val="center"/>
              <w:rPr>
                <w:rFonts w:asciiTheme="minorHAnsi" w:eastAsiaTheme="minorHAnsi" w:hAnsiTheme="minorHAnsi" w:cs="Times New Roman"/>
                <w:bCs/>
                <w:iCs/>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05B33598"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679E5DCE"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0BA7F82D"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3</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45E8815B"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03B763F1"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2D81CCE6"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4FED0AF8"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4181A843"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4</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2620F8EB"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59FA1C65"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6B204467"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18F665BA"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53CAA721"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5</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207A916E"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1929E6C8"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77873482"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7A79E159"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3FA945D8"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6</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5BE94EED"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2085C3AD"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46B074B3"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48E37A5A"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30C709DF"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7</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5ED27146" w14:textId="77777777" w:rsidR="008232CA" w:rsidRDefault="008232CA">
            <w:pPr>
              <w:spacing w:after="0" w:line="240" w:lineRule="auto"/>
              <w:rPr>
                <w:b/>
              </w:rPr>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4A506C49" w14:textId="77777777" w:rsidR="008232CA" w:rsidRDefault="008232CA">
            <w:pPr>
              <w:pStyle w:val="a9"/>
              <w:spacing w:line="240" w:lineRule="auto"/>
              <w:jc w:val="center"/>
              <w:rPr>
                <w:rFonts w:asciiTheme="minorHAnsi" w:eastAsiaTheme="minorHAnsi" w:hAnsiTheme="minorHAnsi" w:cs="Times New Roman"/>
                <w:b/>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0A570EE7"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5086F8D6"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59D99EA4"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8</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0CA7F284"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220F6BE0"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44AA3383"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71C488D0"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6505182F"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9</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0F7DB93D"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65381DCB"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34DBDD46"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08418373"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1BC19138"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10</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6BECDC58"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78CE1559"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1516016E"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195DDBEC"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545C85E1"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11</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7C88DDEE"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29B6E175"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67F411DB"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0A427C0A"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40CAACA6"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12</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3A4E33D2"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6526DF1F"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1F4A8E51"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718735F5"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339D5178"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13</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354B2729"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1F2A1D13"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2DAA18D4"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49803011"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6B2DFA01"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14</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5DDCD7E5"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7C535CCE"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251C4B44"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3ECB4280" w14:textId="77777777" w:rsidTr="008232CA">
        <w:trPr>
          <w:trHeight w:val="611"/>
        </w:trPr>
        <w:tc>
          <w:tcPr>
            <w:tcW w:w="684"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hideMark/>
          </w:tcPr>
          <w:p w14:paraId="55C0D723"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15</w:t>
            </w:r>
          </w:p>
        </w:tc>
        <w:tc>
          <w:tcPr>
            <w:tcW w:w="47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620A472F" w14:textId="77777777" w:rsidR="008232CA" w:rsidRDefault="008232C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3F59BE60"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6" w:space="0" w:color="auto"/>
              <w:right w:val="single" w:sz="12" w:space="0" w:color="auto"/>
            </w:tcBorders>
            <w:tcMar>
              <w:top w:w="0" w:type="dxa"/>
              <w:left w:w="108" w:type="dxa"/>
              <w:bottom w:w="0" w:type="dxa"/>
              <w:right w:w="108" w:type="dxa"/>
            </w:tcMar>
            <w:vAlign w:val="center"/>
          </w:tcPr>
          <w:p w14:paraId="70E93CB8"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r>
      <w:tr w:rsidR="008232CA" w14:paraId="4CA7DE7F" w14:textId="77777777" w:rsidTr="008232CA">
        <w:trPr>
          <w:trHeight w:val="611"/>
        </w:trPr>
        <w:tc>
          <w:tcPr>
            <w:tcW w:w="684" w:type="dxa"/>
            <w:tcBorders>
              <w:top w:val="single" w:sz="6" w:space="0" w:color="auto"/>
              <w:left w:val="single" w:sz="12" w:space="0" w:color="auto"/>
              <w:bottom w:val="single" w:sz="12" w:space="0" w:color="auto"/>
              <w:right w:val="single" w:sz="6" w:space="0" w:color="auto"/>
            </w:tcBorders>
            <w:tcMar>
              <w:top w:w="0" w:type="dxa"/>
              <w:left w:w="108" w:type="dxa"/>
              <w:bottom w:w="0" w:type="dxa"/>
              <w:right w:w="108" w:type="dxa"/>
            </w:tcMar>
            <w:vAlign w:val="center"/>
            <w:hideMark/>
          </w:tcPr>
          <w:p w14:paraId="16C2F275"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r>
              <w:rPr>
                <w:rFonts w:asciiTheme="minorHAnsi" w:eastAsiaTheme="minorHAnsi" w:hAnsiTheme="minorHAnsi" w:cs="Times New Roman" w:hint="eastAsia"/>
                <w:color w:val="000000" w:themeColor="text1"/>
                <w:kern w:val="2"/>
              </w:rPr>
              <w:t>16</w:t>
            </w:r>
          </w:p>
        </w:tc>
        <w:tc>
          <w:tcPr>
            <w:tcW w:w="4790" w:type="dxa"/>
            <w:tcBorders>
              <w:top w:val="single" w:sz="6" w:space="0" w:color="auto"/>
              <w:left w:val="single" w:sz="6" w:space="0" w:color="auto"/>
              <w:bottom w:val="single" w:sz="12" w:space="0" w:color="auto"/>
              <w:right w:val="single" w:sz="6" w:space="0" w:color="auto"/>
            </w:tcBorders>
            <w:tcMar>
              <w:top w:w="0" w:type="dxa"/>
              <w:left w:w="108" w:type="dxa"/>
              <w:bottom w:w="0" w:type="dxa"/>
              <w:right w:w="108" w:type="dxa"/>
            </w:tcMar>
            <w:vAlign w:val="center"/>
          </w:tcPr>
          <w:p w14:paraId="4FDC30B2" w14:textId="77777777" w:rsidR="008232CA" w:rsidRDefault="008232CA">
            <w:pPr>
              <w:spacing w:after="0" w:line="240" w:lineRule="auto"/>
            </w:pPr>
          </w:p>
        </w:tc>
        <w:tc>
          <w:tcPr>
            <w:tcW w:w="2551" w:type="dxa"/>
            <w:tcBorders>
              <w:top w:val="single" w:sz="6" w:space="0" w:color="auto"/>
              <w:left w:val="single" w:sz="6" w:space="0" w:color="auto"/>
              <w:bottom w:val="single" w:sz="12" w:space="0" w:color="auto"/>
              <w:right w:val="single" w:sz="6" w:space="0" w:color="auto"/>
            </w:tcBorders>
            <w:tcMar>
              <w:top w:w="0" w:type="dxa"/>
              <w:left w:w="108" w:type="dxa"/>
              <w:bottom w:w="0" w:type="dxa"/>
              <w:right w:w="108" w:type="dxa"/>
            </w:tcMar>
            <w:vAlign w:val="center"/>
          </w:tcPr>
          <w:p w14:paraId="4D44ED5D"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tc>
          <w:tcPr>
            <w:tcW w:w="1580" w:type="dxa"/>
            <w:tcBorders>
              <w:top w:val="single" w:sz="6" w:space="0" w:color="auto"/>
              <w:left w:val="single" w:sz="6" w:space="0" w:color="auto"/>
              <w:bottom w:val="single" w:sz="12" w:space="0" w:color="auto"/>
              <w:right w:val="single" w:sz="12" w:space="0" w:color="auto"/>
            </w:tcBorders>
            <w:tcMar>
              <w:top w:w="0" w:type="dxa"/>
              <w:left w:w="108" w:type="dxa"/>
              <w:bottom w:w="0" w:type="dxa"/>
              <w:right w:w="108" w:type="dxa"/>
            </w:tcMar>
            <w:vAlign w:val="center"/>
          </w:tcPr>
          <w:p w14:paraId="6852D450" w14:textId="77777777" w:rsidR="008232CA" w:rsidRDefault="008232CA">
            <w:pPr>
              <w:pStyle w:val="a9"/>
              <w:spacing w:line="240" w:lineRule="auto"/>
              <w:jc w:val="center"/>
              <w:rPr>
                <w:rFonts w:asciiTheme="minorHAnsi" w:eastAsiaTheme="minorHAnsi" w:hAnsiTheme="minorHAnsi" w:cs="Times New Roman"/>
                <w:color w:val="000000" w:themeColor="text1"/>
                <w:kern w:val="2"/>
              </w:rPr>
            </w:pPr>
          </w:p>
        </w:tc>
        <w:bookmarkEnd w:id="22"/>
      </w:tr>
    </w:tbl>
    <w:p w14:paraId="605107A8" w14:textId="50B4CED7" w:rsidR="00BC3703" w:rsidRDefault="00BC3703">
      <w:pPr>
        <w:widowControl/>
        <w:wordWrap/>
        <w:autoSpaceDE/>
        <w:autoSpaceDN/>
      </w:pPr>
    </w:p>
    <w:sdt>
      <w:sdtPr>
        <w:rPr>
          <w:rFonts w:asciiTheme="minorHAnsi" w:eastAsiaTheme="minorEastAsia" w:hAnsiTheme="minorHAnsi" w:cstheme="minorBidi"/>
          <w:color w:val="auto"/>
          <w:kern w:val="2"/>
          <w:sz w:val="20"/>
          <w:szCs w:val="22"/>
          <w:lang w:val="ko-KR"/>
        </w:rPr>
        <w:id w:val="799798479"/>
        <w:docPartObj>
          <w:docPartGallery w:val="Table of Contents"/>
          <w:docPartUnique/>
        </w:docPartObj>
      </w:sdtPr>
      <w:sdtEndPr>
        <w:rPr>
          <w:b/>
          <w:bCs/>
        </w:rPr>
      </w:sdtEndPr>
      <w:sdtContent>
        <w:p w14:paraId="4446D854" w14:textId="359937AF" w:rsidR="00D75F8E" w:rsidRDefault="00D75F8E">
          <w:pPr>
            <w:pStyle w:val="TOC"/>
          </w:pPr>
          <w:r>
            <w:rPr>
              <w:rFonts w:hint="eastAsia"/>
              <w:lang w:val="ko-KR"/>
            </w:rPr>
            <w:t>목차</w:t>
          </w:r>
        </w:p>
        <w:p w14:paraId="4F76E69F" w14:textId="12E5DDFA" w:rsidR="00773222" w:rsidRDefault="00D75F8E">
          <w:pPr>
            <w:pStyle w:val="12"/>
            <w:rPr>
              <w:noProof/>
              <w14:ligatures w14:val="standardContextual"/>
            </w:rPr>
          </w:pPr>
          <w:r>
            <w:fldChar w:fldCharType="begin"/>
          </w:r>
          <w:r>
            <w:instrText xml:space="preserve"> TOC \o "1-3" \h \z \u </w:instrText>
          </w:r>
          <w:r>
            <w:fldChar w:fldCharType="separate"/>
          </w:r>
          <w:hyperlink w:anchor="_Toc149630775" w:history="1">
            <w:r w:rsidR="00773222" w:rsidRPr="009B4187">
              <w:rPr>
                <w:rStyle w:val="aa"/>
                <w:rFonts w:eastAsiaTheme="minorHAnsi"/>
                <w:noProof/>
              </w:rPr>
              <w:t>1.</w:t>
            </w:r>
            <w:r w:rsidR="00773222">
              <w:rPr>
                <w:noProof/>
                <w14:ligatures w14:val="standardContextual"/>
              </w:rPr>
              <w:tab/>
            </w:r>
            <w:r w:rsidR="00773222" w:rsidRPr="009B4187">
              <w:rPr>
                <w:rStyle w:val="aa"/>
                <w:rFonts w:eastAsiaTheme="minorHAnsi"/>
                <w:noProof/>
              </w:rPr>
              <w:t>서론(</w:t>
            </w:r>
            <w:r w:rsidR="00773222" w:rsidRPr="009B4187">
              <w:rPr>
                <w:rStyle w:val="aa"/>
                <w:rFonts w:eastAsiaTheme="minorHAnsi"/>
                <w:b/>
                <w:bCs/>
                <w:noProof/>
              </w:rPr>
              <w:t>Introduction)</w:t>
            </w:r>
            <w:r w:rsidR="00773222">
              <w:rPr>
                <w:noProof/>
                <w:webHidden/>
              </w:rPr>
              <w:tab/>
            </w:r>
            <w:r w:rsidR="00773222">
              <w:rPr>
                <w:noProof/>
                <w:webHidden/>
              </w:rPr>
              <w:fldChar w:fldCharType="begin"/>
            </w:r>
            <w:r w:rsidR="00773222">
              <w:rPr>
                <w:noProof/>
                <w:webHidden/>
              </w:rPr>
              <w:instrText xml:space="preserve"> PAGEREF _Toc149630775 \h </w:instrText>
            </w:r>
            <w:r w:rsidR="00773222">
              <w:rPr>
                <w:noProof/>
                <w:webHidden/>
              </w:rPr>
            </w:r>
            <w:r w:rsidR="00773222">
              <w:rPr>
                <w:noProof/>
                <w:webHidden/>
              </w:rPr>
              <w:fldChar w:fldCharType="separate"/>
            </w:r>
            <w:r w:rsidR="00773222">
              <w:rPr>
                <w:noProof/>
                <w:webHidden/>
              </w:rPr>
              <w:t>4</w:t>
            </w:r>
            <w:r w:rsidR="00773222">
              <w:rPr>
                <w:noProof/>
                <w:webHidden/>
              </w:rPr>
              <w:fldChar w:fldCharType="end"/>
            </w:r>
          </w:hyperlink>
        </w:p>
        <w:p w14:paraId="1F7A2F9D" w14:textId="0122CA3C" w:rsidR="00773222" w:rsidRDefault="00773222">
          <w:pPr>
            <w:pStyle w:val="20"/>
            <w:tabs>
              <w:tab w:val="left" w:pos="1000"/>
              <w:tab w:val="right" w:leader="dot" w:pos="9628"/>
            </w:tabs>
            <w:ind w:left="400"/>
            <w:rPr>
              <w:noProof/>
              <w14:ligatures w14:val="standardContextual"/>
            </w:rPr>
          </w:pPr>
          <w:hyperlink w:anchor="_Toc149630776" w:history="1">
            <w:r w:rsidRPr="009B4187">
              <w:rPr>
                <w:rStyle w:val="aa"/>
                <w:rFonts w:eastAsiaTheme="minorHAnsi"/>
                <w:noProof/>
              </w:rPr>
              <w:t>1.1.</w:t>
            </w:r>
            <w:r>
              <w:rPr>
                <w:noProof/>
                <w14:ligatures w14:val="standardContextual"/>
              </w:rPr>
              <w:tab/>
            </w:r>
            <w:r w:rsidRPr="009B4187">
              <w:rPr>
                <w:rStyle w:val="aa"/>
                <w:rFonts w:eastAsiaTheme="minorHAnsi"/>
                <w:noProof/>
              </w:rPr>
              <w:t>목적(Purpose)</w:t>
            </w:r>
            <w:r>
              <w:rPr>
                <w:noProof/>
                <w:webHidden/>
              </w:rPr>
              <w:tab/>
            </w:r>
            <w:r>
              <w:rPr>
                <w:noProof/>
                <w:webHidden/>
              </w:rPr>
              <w:fldChar w:fldCharType="begin"/>
            </w:r>
            <w:r>
              <w:rPr>
                <w:noProof/>
                <w:webHidden/>
              </w:rPr>
              <w:instrText xml:space="preserve"> PAGEREF _Toc149630776 \h </w:instrText>
            </w:r>
            <w:r>
              <w:rPr>
                <w:noProof/>
                <w:webHidden/>
              </w:rPr>
            </w:r>
            <w:r>
              <w:rPr>
                <w:noProof/>
                <w:webHidden/>
              </w:rPr>
              <w:fldChar w:fldCharType="separate"/>
            </w:r>
            <w:r>
              <w:rPr>
                <w:noProof/>
                <w:webHidden/>
              </w:rPr>
              <w:t>4</w:t>
            </w:r>
            <w:r>
              <w:rPr>
                <w:noProof/>
                <w:webHidden/>
              </w:rPr>
              <w:fldChar w:fldCharType="end"/>
            </w:r>
          </w:hyperlink>
        </w:p>
        <w:p w14:paraId="2D816950" w14:textId="338DF8A6" w:rsidR="00773222" w:rsidRDefault="00773222">
          <w:pPr>
            <w:pStyle w:val="20"/>
            <w:tabs>
              <w:tab w:val="left" w:pos="1000"/>
              <w:tab w:val="right" w:leader="dot" w:pos="9628"/>
            </w:tabs>
            <w:ind w:left="400"/>
            <w:rPr>
              <w:noProof/>
              <w14:ligatures w14:val="standardContextual"/>
            </w:rPr>
          </w:pPr>
          <w:hyperlink w:anchor="_Toc149630777" w:history="1">
            <w:r w:rsidRPr="009B4187">
              <w:rPr>
                <w:rStyle w:val="aa"/>
                <w:rFonts w:eastAsiaTheme="minorHAnsi"/>
                <w:noProof/>
              </w:rPr>
              <w:t>1.2.</w:t>
            </w:r>
            <w:r>
              <w:rPr>
                <w:noProof/>
                <w14:ligatures w14:val="standardContextual"/>
              </w:rPr>
              <w:tab/>
            </w:r>
            <w:r w:rsidRPr="009B4187">
              <w:rPr>
                <w:rStyle w:val="aa"/>
                <w:rFonts w:eastAsiaTheme="minorHAnsi"/>
                <w:noProof/>
              </w:rPr>
              <w:t>적용범위(Scope)</w:t>
            </w:r>
            <w:r>
              <w:rPr>
                <w:noProof/>
                <w:webHidden/>
              </w:rPr>
              <w:tab/>
            </w:r>
            <w:r>
              <w:rPr>
                <w:noProof/>
                <w:webHidden/>
              </w:rPr>
              <w:fldChar w:fldCharType="begin"/>
            </w:r>
            <w:r>
              <w:rPr>
                <w:noProof/>
                <w:webHidden/>
              </w:rPr>
              <w:instrText xml:space="preserve"> PAGEREF _Toc149630777 \h </w:instrText>
            </w:r>
            <w:r>
              <w:rPr>
                <w:noProof/>
                <w:webHidden/>
              </w:rPr>
            </w:r>
            <w:r>
              <w:rPr>
                <w:noProof/>
                <w:webHidden/>
              </w:rPr>
              <w:fldChar w:fldCharType="separate"/>
            </w:r>
            <w:r>
              <w:rPr>
                <w:noProof/>
                <w:webHidden/>
              </w:rPr>
              <w:t>4</w:t>
            </w:r>
            <w:r>
              <w:rPr>
                <w:noProof/>
                <w:webHidden/>
              </w:rPr>
              <w:fldChar w:fldCharType="end"/>
            </w:r>
          </w:hyperlink>
        </w:p>
        <w:p w14:paraId="58B1DC48" w14:textId="560A0DE1" w:rsidR="00773222" w:rsidRDefault="00773222">
          <w:pPr>
            <w:pStyle w:val="20"/>
            <w:tabs>
              <w:tab w:val="left" w:pos="1000"/>
              <w:tab w:val="right" w:leader="dot" w:pos="9628"/>
            </w:tabs>
            <w:ind w:left="400"/>
            <w:rPr>
              <w:noProof/>
              <w14:ligatures w14:val="standardContextual"/>
            </w:rPr>
          </w:pPr>
          <w:hyperlink w:anchor="_Toc149630778" w:history="1">
            <w:r w:rsidRPr="009B4187">
              <w:rPr>
                <w:rStyle w:val="aa"/>
                <w:rFonts w:eastAsiaTheme="minorHAnsi"/>
                <w:noProof/>
              </w:rPr>
              <w:t>1.3.</w:t>
            </w:r>
            <w:r>
              <w:rPr>
                <w:noProof/>
                <w14:ligatures w14:val="standardContextual"/>
              </w:rPr>
              <w:tab/>
            </w:r>
            <w:r w:rsidRPr="009B4187">
              <w:rPr>
                <w:rStyle w:val="aa"/>
                <w:rFonts w:eastAsiaTheme="minorHAnsi"/>
                <w:noProof/>
              </w:rPr>
              <w:t>관련문서(Reference Doc)</w:t>
            </w:r>
            <w:r>
              <w:rPr>
                <w:noProof/>
                <w:webHidden/>
              </w:rPr>
              <w:tab/>
            </w:r>
            <w:r>
              <w:rPr>
                <w:noProof/>
                <w:webHidden/>
              </w:rPr>
              <w:fldChar w:fldCharType="begin"/>
            </w:r>
            <w:r>
              <w:rPr>
                <w:noProof/>
                <w:webHidden/>
              </w:rPr>
              <w:instrText xml:space="preserve"> PAGEREF _Toc149630778 \h </w:instrText>
            </w:r>
            <w:r>
              <w:rPr>
                <w:noProof/>
                <w:webHidden/>
              </w:rPr>
            </w:r>
            <w:r>
              <w:rPr>
                <w:noProof/>
                <w:webHidden/>
              </w:rPr>
              <w:fldChar w:fldCharType="separate"/>
            </w:r>
            <w:r>
              <w:rPr>
                <w:noProof/>
                <w:webHidden/>
              </w:rPr>
              <w:t>4</w:t>
            </w:r>
            <w:r>
              <w:rPr>
                <w:noProof/>
                <w:webHidden/>
              </w:rPr>
              <w:fldChar w:fldCharType="end"/>
            </w:r>
          </w:hyperlink>
        </w:p>
        <w:p w14:paraId="3A5C952A" w14:textId="417B56E2" w:rsidR="00773222" w:rsidRDefault="00773222">
          <w:pPr>
            <w:pStyle w:val="12"/>
            <w:rPr>
              <w:noProof/>
              <w14:ligatures w14:val="standardContextual"/>
            </w:rPr>
          </w:pPr>
          <w:hyperlink w:anchor="_Toc149630779" w:history="1">
            <w:r w:rsidRPr="009B4187">
              <w:rPr>
                <w:rStyle w:val="aa"/>
                <w:rFonts w:eastAsiaTheme="minorHAnsi"/>
                <w:noProof/>
              </w:rPr>
              <w:t>2.</w:t>
            </w:r>
            <w:r>
              <w:rPr>
                <w:noProof/>
                <w14:ligatures w14:val="standardContextual"/>
              </w:rPr>
              <w:tab/>
            </w:r>
            <w:r w:rsidRPr="009B4187">
              <w:rPr>
                <w:rStyle w:val="aa"/>
                <w:rFonts w:eastAsiaTheme="minorHAnsi"/>
                <w:noProof/>
              </w:rPr>
              <w:t>용어 및 정의 (</w:t>
            </w:r>
            <w:r w:rsidRPr="009B4187">
              <w:rPr>
                <w:rStyle w:val="aa"/>
                <w:rFonts w:eastAsiaTheme="minorHAnsi"/>
                <w:b/>
                <w:bCs/>
                <w:noProof/>
              </w:rPr>
              <w:t>Terms and definitions)</w:t>
            </w:r>
            <w:r>
              <w:rPr>
                <w:noProof/>
                <w:webHidden/>
              </w:rPr>
              <w:tab/>
            </w:r>
            <w:r>
              <w:rPr>
                <w:noProof/>
                <w:webHidden/>
              </w:rPr>
              <w:fldChar w:fldCharType="begin"/>
            </w:r>
            <w:r>
              <w:rPr>
                <w:noProof/>
                <w:webHidden/>
              </w:rPr>
              <w:instrText xml:space="preserve"> PAGEREF _Toc149630779 \h </w:instrText>
            </w:r>
            <w:r>
              <w:rPr>
                <w:noProof/>
                <w:webHidden/>
              </w:rPr>
            </w:r>
            <w:r>
              <w:rPr>
                <w:noProof/>
                <w:webHidden/>
              </w:rPr>
              <w:fldChar w:fldCharType="separate"/>
            </w:r>
            <w:r>
              <w:rPr>
                <w:noProof/>
                <w:webHidden/>
              </w:rPr>
              <w:t>4</w:t>
            </w:r>
            <w:r>
              <w:rPr>
                <w:noProof/>
                <w:webHidden/>
              </w:rPr>
              <w:fldChar w:fldCharType="end"/>
            </w:r>
          </w:hyperlink>
        </w:p>
        <w:p w14:paraId="0CD35263" w14:textId="7C9BBE06" w:rsidR="00773222" w:rsidRDefault="00773222">
          <w:pPr>
            <w:pStyle w:val="12"/>
            <w:rPr>
              <w:noProof/>
              <w14:ligatures w14:val="standardContextual"/>
            </w:rPr>
          </w:pPr>
          <w:hyperlink w:anchor="_Toc149630780" w:history="1">
            <w:r w:rsidRPr="009B4187">
              <w:rPr>
                <w:rStyle w:val="aa"/>
                <w:noProof/>
              </w:rPr>
              <w:t>3.</w:t>
            </w:r>
            <w:r>
              <w:rPr>
                <w:noProof/>
                <w14:ligatures w14:val="standardContextual"/>
              </w:rPr>
              <w:tab/>
            </w:r>
            <w:r w:rsidRPr="009B4187">
              <w:rPr>
                <w:rStyle w:val="aa"/>
                <w:noProof/>
              </w:rPr>
              <w:t>제품 설명</w:t>
            </w:r>
            <w:r>
              <w:rPr>
                <w:noProof/>
                <w:webHidden/>
              </w:rPr>
              <w:tab/>
            </w:r>
            <w:r>
              <w:rPr>
                <w:noProof/>
                <w:webHidden/>
              </w:rPr>
              <w:fldChar w:fldCharType="begin"/>
            </w:r>
            <w:r>
              <w:rPr>
                <w:noProof/>
                <w:webHidden/>
              </w:rPr>
              <w:instrText xml:space="preserve"> PAGEREF _Toc149630780 \h </w:instrText>
            </w:r>
            <w:r>
              <w:rPr>
                <w:noProof/>
                <w:webHidden/>
              </w:rPr>
            </w:r>
            <w:r>
              <w:rPr>
                <w:noProof/>
                <w:webHidden/>
              </w:rPr>
              <w:fldChar w:fldCharType="separate"/>
            </w:r>
            <w:r>
              <w:rPr>
                <w:noProof/>
                <w:webHidden/>
              </w:rPr>
              <w:t>7</w:t>
            </w:r>
            <w:r>
              <w:rPr>
                <w:noProof/>
                <w:webHidden/>
              </w:rPr>
              <w:fldChar w:fldCharType="end"/>
            </w:r>
          </w:hyperlink>
        </w:p>
        <w:p w14:paraId="220C698C" w14:textId="74E7C489" w:rsidR="00773222" w:rsidRDefault="00773222">
          <w:pPr>
            <w:pStyle w:val="20"/>
            <w:tabs>
              <w:tab w:val="left" w:pos="1000"/>
              <w:tab w:val="right" w:leader="dot" w:pos="9628"/>
            </w:tabs>
            <w:ind w:left="400"/>
            <w:rPr>
              <w:noProof/>
              <w14:ligatures w14:val="standardContextual"/>
            </w:rPr>
          </w:pPr>
          <w:hyperlink w:anchor="_Toc149630781" w:history="1">
            <w:r w:rsidRPr="009B4187">
              <w:rPr>
                <w:rStyle w:val="aa"/>
                <w:noProof/>
              </w:rPr>
              <w:t>3.1.</w:t>
            </w:r>
            <w:r>
              <w:rPr>
                <w:noProof/>
                <w14:ligatures w14:val="standardContextual"/>
              </w:rPr>
              <w:tab/>
            </w:r>
            <w:r w:rsidRPr="009B4187">
              <w:rPr>
                <w:rStyle w:val="aa"/>
                <w:noProof/>
              </w:rPr>
              <w:t>품목명</w:t>
            </w:r>
            <w:r>
              <w:rPr>
                <w:noProof/>
                <w:webHidden/>
              </w:rPr>
              <w:tab/>
            </w:r>
            <w:r>
              <w:rPr>
                <w:noProof/>
                <w:webHidden/>
              </w:rPr>
              <w:fldChar w:fldCharType="begin"/>
            </w:r>
            <w:r>
              <w:rPr>
                <w:noProof/>
                <w:webHidden/>
              </w:rPr>
              <w:instrText xml:space="preserve"> PAGEREF _Toc149630781 \h </w:instrText>
            </w:r>
            <w:r>
              <w:rPr>
                <w:noProof/>
                <w:webHidden/>
              </w:rPr>
            </w:r>
            <w:r>
              <w:rPr>
                <w:noProof/>
                <w:webHidden/>
              </w:rPr>
              <w:fldChar w:fldCharType="separate"/>
            </w:r>
            <w:r>
              <w:rPr>
                <w:noProof/>
                <w:webHidden/>
              </w:rPr>
              <w:t>7</w:t>
            </w:r>
            <w:r>
              <w:rPr>
                <w:noProof/>
                <w:webHidden/>
              </w:rPr>
              <w:fldChar w:fldCharType="end"/>
            </w:r>
          </w:hyperlink>
        </w:p>
        <w:p w14:paraId="5139E192" w14:textId="6180A22A" w:rsidR="00773222" w:rsidRDefault="00773222">
          <w:pPr>
            <w:pStyle w:val="20"/>
            <w:tabs>
              <w:tab w:val="left" w:pos="1000"/>
              <w:tab w:val="right" w:leader="dot" w:pos="9628"/>
            </w:tabs>
            <w:ind w:left="400"/>
            <w:rPr>
              <w:noProof/>
              <w14:ligatures w14:val="standardContextual"/>
            </w:rPr>
          </w:pPr>
          <w:hyperlink w:anchor="_Toc149630782" w:history="1">
            <w:r w:rsidRPr="009B4187">
              <w:rPr>
                <w:rStyle w:val="aa"/>
                <w:noProof/>
              </w:rPr>
              <w:t>3.2.</w:t>
            </w:r>
            <w:r>
              <w:rPr>
                <w:noProof/>
                <w14:ligatures w14:val="standardContextual"/>
              </w:rPr>
              <w:tab/>
            </w:r>
            <w:r w:rsidRPr="009B4187">
              <w:rPr>
                <w:rStyle w:val="aa"/>
                <w:noProof/>
              </w:rPr>
              <w:t>사용 목적(Intended Use)</w:t>
            </w:r>
            <w:r>
              <w:rPr>
                <w:noProof/>
                <w:webHidden/>
              </w:rPr>
              <w:tab/>
            </w:r>
            <w:r>
              <w:rPr>
                <w:noProof/>
                <w:webHidden/>
              </w:rPr>
              <w:fldChar w:fldCharType="begin"/>
            </w:r>
            <w:r>
              <w:rPr>
                <w:noProof/>
                <w:webHidden/>
              </w:rPr>
              <w:instrText xml:space="preserve"> PAGEREF _Toc149630782 \h </w:instrText>
            </w:r>
            <w:r>
              <w:rPr>
                <w:noProof/>
                <w:webHidden/>
              </w:rPr>
            </w:r>
            <w:r>
              <w:rPr>
                <w:noProof/>
                <w:webHidden/>
              </w:rPr>
              <w:fldChar w:fldCharType="separate"/>
            </w:r>
            <w:r>
              <w:rPr>
                <w:noProof/>
                <w:webHidden/>
              </w:rPr>
              <w:t>7</w:t>
            </w:r>
            <w:r>
              <w:rPr>
                <w:noProof/>
                <w:webHidden/>
              </w:rPr>
              <w:fldChar w:fldCharType="end"/>
            </w:r>
          </w:hyperlink>
        </w:p>
        <w:p w14:paraId="348F8358" w14:textId="5283D93F" w:rsidR="00773222" w:rsidRDefault="00773222">
          <w:pPr>
            <w:pStyle w:val="20"/>
            <w:tabs>
              <w:tab w:val="left" w:pos="1000"/>
              <w:tab w:val="right" w:leader="dot" w:pos="9628"/>
            </w:tabs>
            <w:ind w:left="400"/>
            <w:rPr>
              <w:noProof/>
              <w14:ligatures w14:val="standardContextual"/>
            </w:rPr>
          </w:pPr>
          <w:hyperlink w:anchor="_Toc149630783" w:history="1">
            <w:r w:rsidRPr="009B4187">
              <w:rPr>
                <w:rStyle w:val="aa"/>
                <w:noProof/>
              </w:rPr>
              <w:t>3.3.</w:t>
            </w:r>
            <w:r>
              <w:rPr>
                <w:noProof/>
                <w14:ligatures w14:val="standardContextual"/>
              </w:rPr>
              <w:tab/>
            </w:r>
            <w:r w:rsidRPr="009B4187">
              <w:rPr>
                <w:rStyle w:val="aa"/>
                <w:noProof/>
              </w:rPr>
              <w:t>등급분류</w:t>
            </w:r>
            <w:r>
              <w:rPr>
                <w:noProof/>
                <w:webHidden/>
              </w:rPr>
              <w:tab/>
            </w:r>
            <w:r>
              <w:rPr>
                <w:noProof/>
                <w:webHidden/>
              </w:rPr>
              <w:fldChar w:fldCharType="begin"/>
            </w:r>
            <w:r>
              <w:rPr>
                <w:noProof/>
                <w:webHidden/>
              </w:rPr>
              <w:instrText xml:space="preserve"> PAGEREF _Toc149630783 \h </w:instrText>
            </w:r>
            <w:r>
              <w:rPr>
                <w:noProof/>
                <w:webHidden/>
              </w:rPr>
            </w:r>
            <w:r>
              <w:rPr>
                <w:noProof/>
                <w:webHidden/>
              </w:rPr>
              <w:fldChar w:fldCharType="separate"/>
            </w:r>
            <w:r>
              <w:rPr>
                <w:noProof/>
                <w:webHidden/>
              </w:rPr>
              <w:t>7</w:t>
            </w:r>
            <w:r>
              <w:rPr>
                <w:noProof/>
                <w:webHidden/>
              </w:rPr>
              <w:fldChar w:fldCharType="end"/>
            </w:r>
          </w:hyperlink>
        </w:p>
        <w:p w14:paraId="00AE90A1" w14:textId="14C7DA8A" w:rsidR="00773222" w:rsidRDefault="00773222">
          <w:pPr>
            <w:pStyle w:val="12"/>
            <w:rPr>
              <w:noProof/>
              <w14:ligatures w14:val="standardContextual"/>
            </w:rPr>
          </w:pPr>
          <w:hyperlink w:anchor="_Toc149630784" w:history="1">
            <w:r w:rsidRPr="009B4187">
              <w:rPr>
                <w:rStyle w:val="aa"/>
                <w:noProof/>
              </w:rPr>
              <w:t>4.</w:t>
            </w:r>
            <w:r>
              <w:rPr>
                <w:noProof/>
                <w14:ligatures w14:val="standardContextual"/>
              </w:rPr>
              <w:tab/>
            </w:r>
            <w:r w:rsidRPr="009B4187">
              <w:rPr>
                <w:rStyle w:val="aa"/>
                <w:noProof/>
              </w:rPr>
              <w:t>위험관리 일반 요구사항</w:t>
            </w:r>
            <w:r>
              <w:rPr>
                <w:noProof/>
                <w:webHidden/>
              </w:rPr>
              <w:tab/>
            </w:r>
            <w:r>
              <w:rPr>
                <w:noProof/>
                <w:webHidden/>
              </w:rPr>
              <w:fldChar w:fldCharType="begin"/>
            </w:r>
            <w:r>
              <w:rPr>
                <w:noProof/>
                <w:webHidden/>
              </w:rPr>
              <w:instrText xml:space="preserve"> PAGEREF _Toc149630784 \h </w:instrText>
            </w:r>
            <w:r>
              <w:rPr>
                <w:noProof/>
                <w:webHidden/>
              </w:rPr>
            </w:r>
            <w:r>
              <w:rPr>
                <w:noProof/>
                <w:webHidden/>
              </w:rPr>
              <w:fldChar w:fldCharType="separate"/>
            </w:r>
            <w:r>
              <w:rPr>
                <w:noProof/>
                <w:webHidden/>
              </w:rPr>
              <w:t>8</w:t>
            </w:r>
            <w:r>
              <w:rPr>
                <w:noProof/>
                <w:webHidden/>
              </w:rPr>
              <w:fldChar w:fldCharType="end"/>
            </w:r>
          </w:hyperlink>
        </w:p>
        <w:p w14:paraId="43EF12CE" w14:textId="76E5A671" w:rsidR="00773222" w:rsidRDefault="00773222">
          <w:pPr>
            <w:pStyle w:val="12"/>
            <w:rPr>
              <w:noProof/>
              <w14:ligatures w14:val="standardContextual"/>
            </w:rPr>
          </w:pPr>
          <w:hyperlink w:anchor="_Toc149630785" w:history="1">
            <w:r w:rsidRPr="009B4187">
              <w:rPr>
                <w:rStyle w:val="aa"/>
                <w:noProof/>
              </w:rPr>
              <w:t>4.1.</w:t>
            </w:r>
            <w:r>
              <w:rPr>
                <w:noProof/>
                <w14:ligatures w14:val="standardContextual"/>
              </w:rPr>
              <w:tab/>
            </w:r>
            <w:r w:rsidRPr="009B4187">
              <w:rPr>
                <w:rStyle w:val="aa"/>
                <w:noProof/>
              </w:rPr>
              <w:t>위험관리 프로세스</w:t>
            </w:r>
            <w:r>
              <w:rPr>
                <w:noProof/>
                <w:webHidden/>
              </w:rPr>
              <w:tab/>
            </w:r>
            <w:r>
              <w:rPr>
                <w:noProof/>
                <w:webHidden/>
              </w:rPr>
              <w:fldChar w:fldCharType="begin"/>
            </w:r>
            <w:r>
              <w:rPr>
                <w:noProof/>
                <w:webHidden/>
              </w:rPr>
              <w:instrText xml:space="preserve"> PAGEREF _Toc149630785 \h </w:instrText>
            </w:r>
            <w:r>
              <w:rPr>
                <w:noProof/>
                <w:webHidden/>
              </w:rPr>
            </w:r>
            <w:r>
              <w:rPr>
                <w:noProof/>
                <w:webHidden/>
              </w:rPr>
              <w:fldChar w:fldCharType="separate"/>
            </w:r>
            <w:r>
              <w:rPr>
                <w:noProof/>
                <w:webHidden/>
              </w:rPr>
              <w:t>8</w:t>
            </w:r>
            <w:r>
              <w:rPr>
                <w:noProof/>
                <w:webHidden/>
              </w:rPr>
              <w:fldChar w:fldCharType="end"/>
            </w:r>
          </w:hyperlink>
        </w:p>
        <w:p w14:paraId="45B14A05" w14:textId="00D9D0E9" w:rsidR="00773222" w:rsidRDefault="00773222">
          <w:pPr>
            <w:pStyle w:val="12"/>
            <w:rPr>
              <w:noProof/>
              <w14:ligatures w14:val="standardContextual"/>
            </w:rPr>
          </w:pPr>
          <w:hyperlink w:anchor="_Toc149630786" w:history="1">
            <w:r w:rsidRPr="009B4187">
              <w:rPr>
                <w:rStyle w:val="aa"/>
                <w:noProof/>
              </w:rPr>
              <w:t>5.</w:t>
            </w:r>
            <w:r>
              <w:rPr>
                <w:noProof/>
                <w14:ligatures w14:val="standardContextual"/>
              </w:rPr>
              <w:tab/>
            </w:r>
            <w:r w:rsidRPr="009B4187">
              <w:rPr>
                <w:rStyle w:val="aa"/>
                <w:noProof/>
              </w:rPr>
              <w:t>관리 책임 및 권한</w:t>
            </w:r>
            <w:r>
              <w:rPr>
                <w:noProof/>
                <w:webHidden/>
              </w:rPr>
              <w:tab/>
            </w:r>
            <w:r>
              <w:rPr>
                <w:noProof/>
                <w:webHidden/>
              </w:rPr>
              <w:fldChar w:fldCharType="begin"/>
            </w:r>
            <w:r>
              <w:rPr>
                <w:noProof/>
                <w:webHidden/>
              </w:rPr>
              <w:instrText xml:space="preserve"> PAGEREF _Toc149630786 \h </w:instrText>
            </w:r>
            <w:r>
              <w:rPr>
                <w:noProof/>
                <w:webHidden/>
              </w:rPr>
            </w:r>
            <w:r>
              <w:rPr>
                <w:noProof/>
                <w:webHidden/>
              </w:rPr>
              <w:fldChar w:fldCharType="separate"/>
            </w:r>
            <w:r>
              <w:rPr>
                <w:noProof/>
                <w:webHidden/>
              </w:rPr>
              <w:t>12</w:t>
            </w:r>
            <w:r>
              <w:rPr>
                <w:noProof/>
                <w:webHidden/>
              </w:rPr>
              <w:fldChar w:fldCharType="end"/>
            </w:r>
          </w:hyperlink>
        </w:p>
        <w:p w14:paraId="3D71774F" w14:textId="4E146044" w:rsidR="00773222" w:rsidRDefault="00773222">
          <w:pPr>
            <w:pStyle w:val="12"/>
            <w:rPr>
              <w:noProof/>
              <w14:ligatures w14:val="standardContextual"/>
            </w:rPr>
          </w:pPr>
          <w:hyperlink w:anchor="_Toc149630787" w:history="1">
            <w:r w:rsidRPr="009B4187">
              <w:rPr>
                <w:rStyle w:val="aa"/>
                <w:noProof/>
              </w:rPr>
              <w:t>6.</w:t>
            </w:r>
            <w:r>
              <w:rPr>
                <w:noProof/>
                <w14:ligatures w14:val="standardContextual"/>
              </w:rPr>
              <w:tab/>
            </w:r>
            <w:r w:rsidRPr="009B4187">
              <w:rPr>
                <w:rStyle w:val="aa"/>
                <w:noProof/>
              </w:rPr>
              <w:t>위험관리 활동의 세부검토 요구사항</w:t>
            </w:r>
            <w:r>
              <w:rPr>
                <w:noProof/>
                <w:webHidden/>
              </w:rPr>
              <w:tab/>
            </w:r>
            <w:r>
              <w:rPr>
                <w:noProof/>
                <w:webHidden/>
              </w:rPr>
              <w:fldChar w:fldCharType="begin"/>
            </w:r>
            <w:r>
              <w:rPr>
                <w:noProof/>
                <w:webHidden/>
              </w:rPr>
              <w:instrText xml:space="preserve"> PAGEREF _Toc149630787 \h </w:instrText>
            </w:r>
            <w:r>
              <w:rPr>
                <w:noProof/>
                <w:webHidden/>
              </w:rPr>
            </w:r>
            <w:r>
              <w:rPr>
                <w:noProof/>
                <w:webHidden/>
              </w:rPr>
              <w:fldChar w:fldCharType="separate"/>
            </w:r>
            <w:r>
              <w:rPr>
                <w:noProof/>
                <w:webHidden/>
              </w:rPr>
              <w:t>12</w:t>
            </w:r>
            <w:r>
              <w:rPr>
                <w:noProof/>
                <w:webHidden/>
              </w:rPr>
              <w:fldChar w:fldCharType="end"/>
            </w:r>
          </w:hyperlink>
        </w:p>
        <w:p w14:paraId="44FAF534" w14:textId="5B9AECC8" w:rsidR="00773222" w:rsidRDefault="00773222">
          <w:pPr>
            <w:pStyle w:val="12"/>
            <w:rPr>
              <w:noProof/>
              <w14:ligatures w14:val="standardContextual"/>
            </w:rPr>
          </w:pPr>
          <w:hyperlink w:anchor="_Toc149630788" w:history="1">
            <w:r w:rsidRPr="009B4187">
              <w:rPr>
                <w:rStyle w:val="aa"/>
                <w:noProof/>
              </w:rPr>
              <w:t>7.</w:t>
            </w:r>
            <w:r>
              <w:rPr>
                <w:noProof/>
                <w14:ligatures w14:val="standardContextual"/>
              </w:rPr>
              <w:tab/>
            </w:r>
            <w:r w:rsidRPr="009B4187">
              <w:rPr>
                <w:rStyle w:val="aa"/>
                <w:noProof/>
              </w:rPr>
              <w:t>검증 활동</w:t>
            </w:r>
            <w:r>
              <w:rPr>
                <w:noProof/>
                <w:webHidden/>
              </w:rPr>
              <w:tab/>
            </w:r>
            <w:r>
              <w:rPr>
                <w:noProof/>
                <w:webHidden/>
              </w:rPr>
              <w:fldChar w:fldCharType="begin"/>
            </w:r>
            <w:r>
              <w:rPr>
                <w:noProof/>
                <w:webHidden/>
              </w:rPr>
              <w:instrText xml:space="preserve"> PAGEREF _Toc149630788 \h </w:instrText>
            </w:r>
            <w:r>
              <w:rPr>
                <w:noProof/>
                <w:webHidden/>
              </w:rPr>
            </w:r>
            <w:r>
              <w:rPr>
                <w:noProof/>
                <w:webHidden/>
              </w:rPr>
              <w:fldChar w:fldCharType="separate"/>
            </w:r>
            <w:r>
              <w:rPr>
                <w:noProof/>
                <w:webHidden/>
              </w:rPr>
              <w:t>14</w:t>
            </w:r>
            <w:r>
              <w:rPr>
                <w:noProof/>
                <w:webHidden/>
              </w:rPr>
              <w:fldChar w:fldCharType="end"/>
            </w:r>
          </w:hyperlink>
        </w:p>
        <w:p w14:paraId="6A9DAE1F" w14:textId="0457CC55" w:rsidR="00773222" w:rsidRDefault="00773222">
          <w:pPr>
            <w:pStyle w:val="12"/>
            <w:rPr>
              <w:noProof/>
              <w14:ligatures w14:val="standardContextual"/>
            </w:rPr>
          </w:pPr>
          <w:hyperlink w:anchor="_Toc149630789" w:history="1">
            <w:r w:rsidRPr="009B4187">
              <w:rPr>
                <w:rStyle w:val="aa"/>
                <w:noProof/>
              </w:rPr>
              <w:t>8.</w:t>
            </w:r>
            <w:r>
              <w:rPr>
                <w:noProof/>
                <w14:ligatures w14:val="standardContextual"/>
              </w:rPr>
              <w:tab/>
            </w:r>
            <w:r w:rsidRPr="009B4187">
              <w:rPr>
                <w:rStyle w:val="aa"/>
                <w:noProof/>
              </w:rPr>
              <w:t>위험 허용 기준</w:t>
            </w:r>
            <w:r>
              <w:rPr>
                <w:noProof/>
                <w:webHidden/>
              </w:rPr>
              <w:tab/>
            </w:r>
            <w:r>
              <w:rPr>
                <w:noProof/>
                <w:webHidden/>
              </w:rPr>
              <w:fldChar w:fldCharType="begin"/>
            </w:r>
            <w:r>
              <w:rPr>
                <w:noProof/>
                <w:webHidden/>
              </w:rPr>
              <w:instrText xml:space="preserve"> PAGEREF _Toc149630789 \h </w:instrText>
            </w:r>
            <w:r>
              <w:rPr>
                <w:noProof/>
                <w:webHidden/>
              </w:rPr>
            </w:r>
            <w:r>
              <w:rPr>
                <w:noProof/>
                <w:webHidden/>
              </w:rPr>
              <w:fldChar w:fldCharType="separate"/>
            </w:r>
            <w:r>
              <w:rPr>
                <w:noProof/>
                <w:webHidden/>
              </w:rPr>
              <w:t>14</w:t>
            </w:r>
            <w:r>
              <w:rPr>
                <w:noProof/>
                <w:webHidden/>
              </w:rPr>
              <w:fldChar w:fldCharType="end"/>
            </w:r>
          </w:hyperlink>
        </w:p>
        <w:p w14:paraId="3E2DBA1F" w14:textId="56EE0FF1" w:rsidR="00773222" w:rsidRDefault="00773222">
          <w:pPr>
            <w:pStyle w:val="12"/>
            <w:rPr>
              <w:noProof/>
              <w14:ligatures w14:val="standardContextual"/>
            </w:rPr>
          </w:pPr>
          <w:hyperlink w:anchor="_Toc149630790" w:history="1">
            <w:r w:rsidRPr="009B4187">
              <w:rPr>
                <w:rStyle w:val="aa"/>
                <w:noProof/>
              </w:rPr>
              <w:t>9.</w:t>
            </w:r>
            <w:r>
              <w:rPr>
                <w:noProof/>
                <w14:ligatures w14:val="standardContextual"/>
              </w:rPr>
              <w:tab/>
            </w:r>
            <w:r w:rsidRPr="009B4187">
              <w:rPr>
                <w:rStyle w:val="aa"/>
                <w:noProof/>
              </w:rPr>
              <w:t>생산 및 생산 후 정보 수집 활동</w:t>
            </w:r>
            <w:r>
              <w:rPr>
                <w:noProof/>
                <w:webHidden/>
              </w:rPr>
              <w:tab/>
            </w:r>
            <w:r>
              <w:rPr>
                <w:noProof/>
                <w:webHidden/>
              </w:rPr>
              <w:fldChar w:fldCharType="begin"/>
            </w:r>
            <w:r>
              <w:rPr>
                <w:noProof/>
                <w:webHidden/>
              </w:rPr>
              <w:instrText xml:space="preserve"> PAGEREF _Toc149630790 \h </w:instrText>
            </w:r>
            <w:r>
              <w:rPr>
                <w:noProof/>
                <w:webHidden/>
              </w:rPr>
            </w:r>
            <w:r>
              <w:rPr>
                <w:noProof/>
                <w:webHidden/>
              </w:rPr>
              <w:fldChar w:fldCharType="separate"/>
            </w:r>
            <w:r>
              <w:rPr>
                <w:noProof/>
                <w:webHidden/>
              </w:rPr>
              <w:t>14</w:t>
            </w:r>
            <w:r>
              <w:rPr>
                <w:noProof/>
                <w:webHidden/>
              </w:rPr>
              <w:fldChar w:fldCharType="end"/>
            </w:r>
          </w:hyperlink>
        </w:p>
        <w:p w14:paraId="6CE5F996" w14:textId="7B4A0F73" w:rsidR="00D75F8E" w:rsidRDefault="00D75F8E">
          <w:r>
            <w:rPr>
              <w:b/>
              <w:bCs/>
              <w:lang w:val="ko-KR"/>
            </w:rPr>
            <w:fldChar w:fldCharType="end"/>
          </w:r>
        </w:p>
      </w:sdtContent>
    </w:sdt>
    <w:p w14:paraId="316C7129" w14:textId="3B809F2B" w:rsidR="00BC3703" w:rsidRDefault="00BC3703">
      <w:pPr>
        <w:widowControl/>
        <w:wordWrap/>
        <w:autoSpaceDE/>
        <w:autoSpaceDN/>
        <w:rPr>
          <w:rFonts w:eastAsiaTheme="minorHAnsi" w:cstheme="majorBidi"/>
          <w:sz w:val="28"/>
          <w:szCs w:val="28"/>
        </w:rPr>
      </w:pPr>
      <w:bookmarkStart w:id="24" w:name="_Toc7113784"/>
      <w:r>
        <w:rPr>
          <w:rFonts w:eastAsiaTheme="minorHAnsi" w:cstheme="majorBidi"/>
          <w:sz w:val="28"/>
          <w:szCs w:val="28"/>
        </w:rPr>
        <w:br w:type="page"/>
      </w:r>
    </w:p>
    <w:p w14:paraId="6A744EE1" w14:textId="589D9BBC" w:rsidR="0024589F" w:rsidRPr="00056821" w:rsidRDefault="00BB2DC2" w:rsidP="0024589F">
      <w:pPr>
        <w:pStyle w:val="10"/>
        <w:numPr>
          <w:ilvl w:val="0"/>
          <w:numId w:val="7"/>
        </w:numPr>
        <w:rPr>
          <w:rFonts w:asciiTheme="minorHAnsi" w:eastAsiaTheme="minorHAnsi" w:hAnsiTheme="minorHAnsi"/>
        </w:rPr>
      </w:pPr>
      <w:bookmarkStart w:id="25" w:name="_Toc149630775"/>
      <w:r w:rsidRPr="00056821">
        <w:rPr>
          <w:rFonts w:asciiTheme="minorHAnsi" w:eastAsiaTheme="minorHAnsi" w:hAnsiTheme="minorHAnsi" w:hint="eastAsia"/>
        </w:rPr>
        <w:t>서론</w:t>
      </w:r>
      <w:r w:rsidR="00056821" w:rsidRPr="00056821">
        <w:rPr>
          <w:rFonts w:asciiTheme="minorHAnsi" w:eastAsiaTheme="minorHAnsi" w:hAnsiTheme="minorHAnsi" w:hint="eastAsia"/>
          <w:sz w:val="24"/>
          <w:szCs w:val="24"/>
        </w:rPr>
        <w:t>(</w:t>
      </w:r>
      <w:r w:rsidR="00056821" w:rsidRPr="00056821">
        <w:rPr>
          <w:rFonts w:asciiTheme="minorHAnsi" w:eastAsiaTheme="minorHAnsi" w:hAnsiTheme="minorHAnsi"/>
          <w:b/>
          <w:bCs/>
          <w:sz w:val="24"/>
          <w:szCs w:val="24"/>
        </w:rPr>
        <w:t>Introduction</w:t>
      </w:r>
      <w:r w:rsidR="00056821" w:rsidRPr="00056821">
        <w:rPr>
          <w:rFonts w:asciiTheme="minorHAnsi" w:eastAsiaTheme="minorHAnsi" w:hAnsiTheme="minorHAnsi" w:hint="eastAsia"/>
          <w:b/>
          <w:bCs/>
          <w:sz w:val="24"/>
          <w:szCs w:val="24"/>
        </w:rPr>
        <w:t>)</w:t>
      </w:r>
      <w:bookmarkEnd w:id="24"/>
      <w:bookmarkEnd w:id="25"/>
    </w:p>
    <w:p w14:paraId="044BA7A8" w14:textId="3741E6E1" w:rsidR="0024589F" w:rsidRPr="00056821" w:rsidRDefault="00BB2DC2" w:rsidP="0024589F">
      <w:pPr>
        <w:pStyle w:val="2"/>
        <w:numPr>
          <w:ilvl w:val="1"/>
          <w:numId w:val="7"/>
        </w:numPr>
        <w:rPr>
          <w:rFonts w:asciiTheme="minorHAnsi" w:eastAsiaTheme="minorHAnsi" w:hAnsiTheme="minorHAnsi"/>
          <w:szCs w:val="20"/>
        </w:rPr>
      </w:pPr>
      <w:bookmarkStart w:id="26" w:name="_Toc7113785"/>
      <w:bookmarkStart w:id="27" w:name="_Toc149630776"/>
      <w:r w:rsidRPr="00056821">
        <w:rPr>
          <w:rFonts w:asciiTheme="minorHAnsi" w:eastAsiaTheme="minorHAnsi" w:hAnsiTheme="minorHAnsi" w:hint="eastAsia"/>
          <w:szCs w:val="20"/>
        </w:rPr>
        <w:t>목적</w:t>
      </w:r>
      <w:r w:rsidR="00056821" w:rsidRPr="00056821">
        <w:rPr>
          <w:rFonts w:asciiTheme="minorHAnsi" w:eastAsiaTheme="minorHAnsi" w:hAnsiTheme="minorHAnsi" w:hint="eastAsia"/>
          <w:szCs w:val="20"/>
        </w:rPr>
        <w:t>(</w:t>
      </w:r>
      <w:r w:rsidR="00056821" w:rsidRPr="00056821">
        <w:rPr>
          <w:rFonts w:asciiTheme="minorHAnsi" w:eastAsiaTheme="minorHAnsi" w:hAnsiTheme="minorHAnsi"/>
          <w:szCs w:val="20"/>
        </w:rPr>
        <w:t>Purpose</w:t>
      </w:r>
      <w:r w:rsidR="00056821" w:rsidRPr="00056821">
        <w:rPr>
          <w:rFonts w:asciiTheme="minorHAnsi" w:eastAsiaTheme="minorHAnsi" w:hAnsiTheme="minorHAnsi" w:hint="eastAsia"/>
          <w:szCs w:val="20"/>
        </w:rPr>
        <w:t>)</w:t>
      </w:r>
      <w:bookmarkEnd w:id="26"/>
      <w:bookmarkEnd w:id="27"/>
    </w:p>
    <w:p w14:paraId="334BD239" w14:textId="6A99CBBC" w:rsidR="0024589F" w:rsidRPr="00056821" w:rsidRDefault="0044074A" w:rsidP="00056821">
      <w:pPr>
        <w:ind w:leftChars="300" w:left="600"/>
        <w:rPr>
          <w:rFonts w:eastAsiaTheme="minorHAnsi"/>
        </w:rPr>
      </w:pPr>
      <w:r w:rsidRPr="00056821">
        <w:rPr>
          <w:rFonts w:eastAsiaTheme="minorHAnsi" w:hint="eastAsia"/>
        </w:rPr>
        <w:t>위험관리 활동의 일부인 위험관리 계획을 수립함으로써,</w:t>
      </w:r>
      <w:r w:rsidRPr="00056821">
        <w:rPr>
          <w:rFonts w:eastAsiaTheme="minorHAnsi"/>
        </w:rPr>
        <w:t xml:space="preserve"> </w:t>
      </w:r>
      <w:r w:rsidR="00056821" w:rsidRPr="00056821">
        <w:rPr>
          <w:rFonts w:eastAsiaTheme="minorHAnsi" w:hint="eastAsia"/>
        </w:rPr>
        <w:t>당사의 제품이 ISO</w:t>
      </w:r>
      <w:r w:rsidR="00056821" w:rsidRPr="00056821">
        <w:rPr>
          <w:rFonts w:eastAsiaTheme="minorHAnsi"/>
        </w:rPr>
        <w:t xml:space="preserve"> </w:t>
      </w:r>
      <w:r w:rsidR="00056821" w:rsidRPr="00056821">
        <w:rPr>
          <w:rFonts w:eastAsiaTheme="minorHAnsi" w:hint="eastAsia"/>
        </w:rPr>
        <w:t xml:space="preserve">14971에 따라 설계되고 제조되어 의도된 사용을 위하여 </w:t>
      </w:r>
      <w:r w:rsidRPr="00056821">
        <w:rPr>
          <w:rFonts w:eastAsiaTheme="minorHAnsi" w:hint="eastAsia"/>
        </w:rPr>
        <w:t xml:space="preserve">요구되는 성능 및 안전을 </w:t>
      </w:r>
      <w:r w:rsidR="00056821" w:rsidRPr="00056821">
        <w:rPr>
          <w:rFonts w:eastAsiaTheme="minorHAnsi" w:hint="eastAsia"/>
        </w:rPr>
        <w:t>보장할 수 있도록 하는 것을 목적으로 한다.</w:t>
      </w:r>
    </w:p>
    <w:p w14:paraId="5F934AC0" w14:textId="16E2700B" w:rsidR="0024589F" w:rsidRPr="00056821" w:rsidRDefault="00BB2DC2" w:rsidP="0024589F">
      <w:pPr>
        <w:pStyle w:val="2"/>
        <w:numPr>
          <w:ilvl w:val="1"/>
          <w:numId w:val="7"/>
        </w:numPr>
        <w:rPr>
          <w:rFonts w:asciiTheme="minorHAnsi" w:eastAsiaTheme="minorHAnsi" w:hAnsiTheme="minorHAnsi"/>
          <w:szCs w:val="20"/>
        </w:rPr>
      </w:pPr>
      <w:bookmarkStart w:id="28" w:name="_Toc7113786"/>
      <w:bookmarkStart w:id="29" w:name="_Toc149630777"/>
      <w:r w:rsidRPr="00056821">
        <w:rPr>
          <w:rFonts w:asciiTheme="minorHAnsi" w:eastAsiaTheme="minorHAnsi" w:hAnsiTheme="minorHAnsi" w:hint="eastAsia"/>
          <w:szCs w:val="20"/>
        </w:rPr>
        <w:t>적용범위</w:t>
      </w:r>
      <w:r w:rsidR="00056821" w:rsidRPr="00056821">
        <w:rPr>
          <w:rFonts w:asciiTheme="minorHAnsi" w:eastAsiaTheme="minorHAnsi" w:hAnsiTheme="minorHAnsi" w:hint="eastAsia"/>
          <w:szCs w:val="20"/>
        </w:rPr>
        <w:t>(</w:t>
      </w:r>
      <w:r w:rsidR="00056821" w:rsidRPr="00056821">
        <w:rPr>
          <w:rFonts w:asciiTheme="minorHAnsi" w:eastAsiaTheme="minorHAnsi" w:hAnsiTheme="minorHAnsi"/>
          <w:szCs w:val="20"/>
        </w:rPr>
        <w:t>Scope</w:t>
      </w:r>
      <w:r w:rsidR="00056821" w:rsidRPr="00056821">
        <w:rPr>
          <w:rFonts w:asciiTheme="minorHAnsi" w:eastAsiaTheme="minorHAnsi" w:hAnsiTheme="minorHAnsi" w:hint="eastAsia"/>
          <w:szCs w:val="20"/>
        </w:rPr>
        <w:t>)</w:t>
      </w:r>
      <w:bookmarkEnd w:id="28"/>
      <w:bookmarkEnd w:id="29"/>
    </w:p>
    <w:p w14:paraId="5166B6F0" w14:textId="3FB3F0F7" w:rsidR="0024589F" w:rsidRPr="00056821" w:rsidRDefault="00A46140" w:rsidP="00FC0A18">
      <w:pPr>
        <w:ind w:leftChars="300" w:left="600"/>
      </w:pPr>
      <w:del w:id="30" w:author="김은수" w:date="2026-09-28T14:23:00Z" w16du:dateUtc="2026-09-28T05:23:00Z">
        <w:r>
          <w:rPr>
            <w:rFonts w:hint="eastAsia"/>
          </w:rPr>
          <w:delText>OTE</w:delText>
        </w:r>
      </w:del>
      <w:ins w:id="31" w:author="김은수" w:date="2026-09-28T14:23:00Z" w16du:dateUtc="2026-09-28T05:23:00Z">
        <w:r>
          <w:rPr>
            <w:rFonts w:hint="eastAsia"/>
          </w:rPr>
          <w:t>Sound1</w:t>
        </w:r>
      </w:ins>
      <w:r>
        <w:rPr>
          <w:rFonts w:hint="eastAsia"/>
        </w:rPr>
        <w:t xml:space="preserve"> 펌웨어 개발단계부터 소프트웨어 유지보수 단계를 포함한 소프트웨어 수명주기의 전 기간에 적용된다.</w:t>
      </w:r>
    </w:p>
    <w:p w14:paraId="246A5E4B" w14:textId="42775540" w:rsidR="0044074A" w:rsidRDefault="0044074A" w:rsidP="0044074A">
      <w:pPr>
        <w:pStyle w:val="2"/>
        <w:numPr>
          <w:ilvl w:val="1"/>
          <w:numId w:val="7"/>
        </w:numPr>
        <w:rPr>
          <w:rFonts w:asciiTheme="minorHAnsi" w:eastAsiaTheme="minorHAnsi" w:hAnsiTheme="minorHAnsi"/>
        </w:rPr>
      </w:pPr>
      <w:bookmarkStart w:id="33" w:name="_Toc7113787"/>
      <w:bookmarkStart w:id="34" w:name="_Toc149630778"/>
      <w:r w:rsidRPr="00056821">
        <w:rPr>
          <w:rFonts w:asciiTheme="minorHAnsi" w:eastAsiaTheme="minorHAnsi" w:hAnsiTheme="minorHAnsi" w:hint="eastAsia"/>
        </w:rPr>
        <w:t>관련문서</w:t>
      </w:r>
      <w:r w:rsidR="00056821" w:rsidRPr="00056821">
        <w:rPr>
          <w:rFonts w:asciiTheme="minorHAnsi" w:eastAsiaTheme="minorHAnsi" w:hAnsiTheme="minorHAnsi" w:hint="eastAsia"/>
        </w:rPr>
        <w:t>(Reference</w:t>
      </w:r>
      <w:r w:rsidR="00056821" w:rsidRPr="00056821">
        <w:rPr>
          <w:rFonts w:asciiTheme="minorHAnsi" w:eastAsiaTheme="minorHAnsi" w:hAnsiTheme="minorHAnsi"/>
        </w:rPr>
        <w:t xml:space="preserve"> </w:t>
      </w:r>
      <w:r w:rsidR="00056821" w:rsidRPr="00056821">
        <w:rPr>
          <w:rFonts w:asciiTheme="minorHAnsi" w:eastAsiaTheme="minorHAnsi" w:hAnsiTheme="minorHAnsi" w:hint="eastAsia"/>
        </w:rPr>
        <w:t>Doc)</w:t>
      </w:r>
      <w:bookmarkEnd w:id="33"/>
      <w:bookmarkEnd w:id="34"/>
    </w:p>
    <w:p w14:paraId="15FBAD29" w14:textId="688B2348" w:rsidR="0024589F" w:rsidRDefault="0044074A" w:rsidP="0024589F">
      <w:pPr>
        <w:ind w:leftChars="300" w:left="600"/>
        <w:rPr>
          <w:rFonts w:eastAsiaTheme="minorHAnsi"/>
        </w:rPr>
      </w:pPr>
      <w:r w:rsidRPr="00056821">
        <w:rPr>
          <w:rFonts w:eastAsiaTheme="minorHAnsi" w:hint="eastAsia"/>
        </w:rPr>
        <w:t>(</w:t>
      </w:r>
      <w:r w:rsidR="00C02C70">
        <w:rPr>
          <w:rFonts w:eastAsiaTheme="minorHAnsi"/>
        </w:rPr>
        <w:t>1</w:t>
      </w:r>
      <w:r w:rsidRPr="00056821">
        <w:rPr>
          <w:rFonts w:eastAsiaTheme="minorHAnsi" w:hint="eastAsia"/>
        </w:rPr>
        <w:t>)</w:t>
      </w:r>
      <w:r w:rsidRPr="00056821">
        <w:rPr>
          <w:rFonts w:eastAsiaTheme="minorHAnsi"/>
        </w:rPr>
        <w:t xml:space="preserve"> </w:t>
      </w:r>
      <w:r w:rsidR="009C01F0">
        <w:rPr>
          <w:rFonts w:eastAsiaTheme="minorHAnsi" w:hint="eastAsia"/>
        </w:rPr>
        <w:t>표준 및 규제</w:t>
      </w:r>
    </w:p>
    <w:tbl>
      <w:tblPr>
        <w:tblStyle w:val="a5"/>
        <w:tblW w:w="8194" w:type="dxa"/>
        <w:tblInd w:w="1440" w:type="dxa"/>
        <w:tblLook w:val="04A0" w:firstRow="1" w:lastRow="0" w:firstColumn="1" w:lastColumn="0" w:noHBand="0" w:noVBand="1"/>
      </w:tblPr>
      <w:tblGrid>
        <w:gridCol w:w="936"/>
        <w:gridCol w:w="2155"/>
        <w:gridCol w:w="5103"/>
      </w:tblGrid>
      <w:tr w:rsidR="00C02C70" w:rsidRPr="005D4343" w14:paraId="60C6578C" w14:textId="77777777" w:rsidTr="00AD1E49">
        <w:tc>
          <w:tcPr>
            <w:tcW w:w="936" w:type="dxa"/>
            <w:vAlign w:val="center"/>
          </w:tcPr>
          <w:p w14:paraId="39F86BDF" w14:textId="77777777" w:rsidR="00C02C70" w:rsidRPr="005D4343" w:rsidRDefault="00C02C70" w:rsidP="00AD1E49">
            <w:pPr>
              <w:pStyle w:val="a8"/>
              <w:wordWrap/>
              <w:ind w:leftChars="0" w:left="0"/>
              <w:jc w:val="center"/>
              <w:rPr>
                <w:rFonts w:ascii="Times New Roman" w:eastAsiaTheme="majorHAnsi" w:hAnsi="Times New Roman" w:cs="Times New Roman"/>
                <w:szCs w:val="20"/>
              </w:rPr>
            </w:pPr>
            <w:r w:rsidRPr="005D4343">
              <w:rPr>
                <w:rFonts w:ascii="Times New Roman" w:eastAsiaTheme="majorHAnsi" w:hAnsi="Times New Roman" w:cs="Times New Roman"/>
                <w:szCs w:val="20"/>
              </w:rPr>
              <w:t>No</w:t>
            </w:r>
          </w:p>
        </w:tc>
        <w:tc>
          <w:tcPr>
            <w:tcW w:w="2155" w:type="dxa"/>
            <w:vAlign w:val="center"/>
          </w:tcPr>
          <w:p w14:paraId="0A4F1A1E" w14:textId="77777777" w:rsidR="00C02C70" w:rsidRPr="005D4343" w:rsidRDefault="00C02C70" w:rsidP="00AD1E49">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문서번호</w:t>
            </w:r>
          </w:p>
        </w:tc>
        <w:tc>
          <w:tcPr>
            <w:tcW w:w="5103" w:type="dxa"/>
            <w:vAlign w:val="center"/>
          </w:tcPr>
          <w:p w14:paraId="17A99BAF" w14:textId="77777777" w:rsidR="00C02C70" w:rsidRPr="005D4343" w:rsidRDefault="00C02C70" w:rsidP="00AD1E49">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제목</w:t>
            </w:r>
          </w:p>
        </w:tc>
      </w:tr>
      <w:tr w:rsidR="00C02C70" w:rsidRPr="005D4343" w14:paraId="250950BC" w14:textId="77777777" w:rsidTr="00AD1E49">
        <w:trPr>
          <w:trHeight w:val="56"/>
        </w:trPr>
        <w:tc>
          <w:tcPr>
            <w:tcW w:w="936" w:type="dxa"/>
            <w:vAlign w:val="center"/>
          </w:tcPr>
          <w:p w14:paraId="341980EF" w14:textId="77777777" w:rsidR="00C02C70" w:rsidRPr="005D4343" w:rsidRDefault="00C02C70" w:rsidP="00AD1E49">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1</w:t>
            </w:r>
          </w:p>
        </w:tc>
        <w:tc>
          <w:tcPr>
            <w:tcW w:w="2155" w:type="dxa"/>
            <w:vAlign w:val="center"/>
          </w:tcPr>
          <w:p w14:paraId="517419F4" w14:textId="77777777" w:rsidR="00C02C70" w:rsidRPr="005D4343" w:rsidRDefault="00C02C70" w:rsidP="00AD1E49">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EC 62304</w:t>
            </w:r>
          </w:p>
        </w:tc>
        <w:tc>
          <w:tcPr>
            <w:tcW w:w="5103" w:type="dxa"/>
            <w:vAlign w:val="center"/>
          </w:tcPr>
          <w:p w14:paraId="6E148A44" w14:textId="77777777" w:rsidR="00C02C70" w:rsidRPr="005D4343" w:rsidRDefault="00C02C70" w:rsidP="00AD1E49">
            <w:pPr>
              <w:wordWrap/>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 software –</w:t>
            </w:r>
            <w:r>
              <w:rPr>
                <w:rFonts w:ascii="Times New Roman" w:eastAsiaTheme="majorHAnsi" w:hAnsi="Times New Roman" w:cs="Times New Roman"/>
                <w:szCs w:val="20"/>
              </w:rPr>
              <w:t xml:space="preserve"> </w:t>
            </w:r>
            <w:r w:rsidRPr="005D4343">
              <w:rPr>
                <w:rFonts w:ascii="Times New Roman" w:eastAsiaTheme="majorHAnsi" w:hAnsi="Times New Roman" w:cs="Times New Roman"/>
                <w:szCs w:val="20"/>
              </w:rPr>
              <w:t>Software life cycle processes</w:t>
            </w:r>
          </w:p>
        </w:tc>
      </w:tr>
      <w:tr w:rsidR="00C02C70" w:rsidRPr="005D4343" w14:paraId="74B2508C" w14:textId="77777777" w:rsidTr="00AD1E49">
        <w:trPr>
          <w:trHeight w:val="56"/>
        </w:trPr>
        <w:tc>
          <w:tcPr>
            <w:tcW w:w="936" w:type="dxa"/>
            <w:vAlign w:val="center"/>
          </w:tcPr>
          <w:p w14:paraId="716B03DA" w14:textId="77777777" w:rsidR="00C02C70" w:rsidRDefault="00C02C70" w:rsidP="00AD1E49">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2</w:t>
            </w:r>
          </w:p>
        </w:tc>
        <w:tc>
          <w:tcPr>
            <w:tcW w:w="2155" w:type="dxa"/>
            <w:vAlign w:val="center"/>
          </w:tcPr>
          <w:p w14:paraId="317FADF2" w14:textId="77777777" w:rsidR="00C02C70" w:rsidRDefault="00C02C70" w:rsidP="00AD1E49">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SO 14971</w:t>
            </w:r>
          </w:p>
        </w:tc>
        <w:tc>
          <w:tcPr>
            <w:tcW w:w="5103" w:type="dxa"/>
            <w:vAlign w:val="center"/>
          </w:tcPr>
          <w:p w14:paraId="0A40D830" w14:textId="77777777" w:rsidR="00C02C70" w:rsidRPr="005D4343" w:rsidRDefault="00C02C70" w:rsidP="00AD1E49">
            <w:pPr>
              <w:pStyle w:val="a8"/>
              <w:wordWrap/>
              <w:ind w:leftChars="0" w:left="0"/>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devices – Application of risk management to medical</w:t>
            </w:r>
          </w:p>
        </w:tc>
      </w:tr>
    </w:tbl>
    <w:p w14:paraId="2C6FBA4A" w14:textId="77777777" w:rsidR="001B451F" w:rsidRDefault="001B451F" w:rsidP="0024589F">
      <w:pPr>
        <w:ind w:leftChars="300" w:left="600"/>
        <w:rPr>
          <w:rFonts w:eastAsiaTheme="minorHAnsi"/>
        </w:rPr>
      </w:pPr>
    </w:p>
    <w:p w14:paraId="635CDAE8" w14:textId="4A1F4390" w:rsidR="0024589F" w:rsidRDefault="001B451F" w:rsidP="0024589F">
      <w:pPr>
        <w:ind w:leftChars="300" w:left="600"/>
        <w:rPr>
          <w:rFonts w:eastAsiaTheme="minorHAnsi"/>
        </w:rPr>
      </w:pPr>
      <w:r>
        <w:rPr>
          <w:rFonts w:eastAsiaTheme="minorHAnsi" w:hint="eastAsia"/>
        </w:rPr>
        <w:t>(</w:t>
      </w:r>
      <w:r>
        <w:rPr>
          <w:rFonts w:eastAsiaTheme="minorHAnsi"/>
        </w:rPr>
        <w:t xml:space="preserve">2) </w:t>
      </w:r>
      <w:r>
        <w:rPr>
          <w:rFonts w:eastAsiaTheme="minorHAnsi" w:hint="eastAsia"/>
        </w:rPr>
        <w:t xml:space="preserve">프로젝트 </w:t>
      </w:r>
    </w:p>
    <w:tbl>
      <w:tblPr>
        <w:tblStyle w:val="a5"/>
        <w:tblW w:w="8194" w:type="dxa"/>
        <w:tblInd w:w="1440" w:type="dxa"/>
        <w:tblLook w:val="04A0" w:firstRow="1" w:lastRow="0" w:firstColumn="1" w:lastColumn="0" w:noHBand="0" w:noVBand="1"/>
      </w:tblPr>
      <w:tblGrid>
        <w:gridCol w:w="936"/>
        <w:gridCol w:w="2155"/>
        <w:gridCol w:w="5103"/>
      </w:tblGrid>
      <w:tr w:rsidR="001B451F" w:rsidRPr="005D4343" w14:paraId="73197E5F" w14:textId="77777777" w:rsidTr="00A81751">
        <w:tc>
          <w:tcPr>
            <w:tcW w:w="936" w:type="dxa"/>
            <w:vAlign w:val="center"/>
          </w:tcPr>
          <w:p w14:paraId="14FA1D03" w14:textId="77777777" w:rsidR="001B451F" w:rsidRPr="005D4343" w:rsidRDefault="001B451F" w:rsidP="00A81751">
            <w:pPr>
              <w:pStyle w:val="a8"/>
              <w:wordWrap/>
              <w:ind w:leftChars="0" w:left="0"/>
              <w:jc w:val="center"/>
              <w:rPr>
                <w:rFonts w:ascii="Times New Roman" w:eastAsiaTheme="majorHAnsi" w:hAnsi="Times New Roman" w:cs="Times New Roman"/>
                <w:szCs w:val="20"/>
              </w:rPr>
            </w:pPr>
            <w:r w:rsidRPr="005D4343">
              <w:rPr>
                <w:rFonts w:ascii="Times New Roman" w:eastAsiaTheme="majorHAnsi" w:hAnsi="Times New Roman" w:cs="Times New Roman"/>
                <w:szCs w:val="20"/>
              </w:rPr>
              <w:t>No</w:t>
            </w:r>
          </w:p>
        </w:tc>
        <w:tc>
          <w:tcPr>
            <w:tcW w:w="2155" w:type="dxa"/>
            <w:vAlign w:val="center"/>
          </w:tcPr>
          <w:p w14:paraId="5A37AA52" w14:textId="77777777" w:rsidR="001B451F" w:rsidRPr="005D4343" w:rsidRDefault="001B451F" w:rsidP="00A81751">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문서번호</w:t>
            </w:r>
          </w:p>
        </w:tc>
        <w:tc>
          <w:tcPr>
            <w:tcW w:w="5103" w:type="dxa"/>
            <w:vAlign w:val="center"/>
          </w:tcPr>
          <w:p w14:paraId="248DE867" w14:textId="77777777" w:rsidR="001B451F" w:rsidRPr="005D4343" w:rsidRDefault="001B451F" w:rsidP="00A81751">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제목</w:t>
            </w:r>
          </w:p>
        </w:tc>
      </w:tr>
      <w:tr w:rsidR="001B451F" w:rsidRPr="005D4343" w14:paraId="311E4660" w14:textId="77777777" w:rsidTr="00A81751">
        <w:trPr>
          <w:trHeight w:val="56"/>
        </w:trPr>
        <w:tc>
          <w:tcPr>
            <w:tcW w:w="936" w:type="dxa"/>
            <w:vAlign w:val="center"/>
          </w:tcPr>
          <w:p w14:paraId="3412033D" w14:textId="77777777" w:rsidR="001B451F" w:rsidRPr="005D4343" w:rsidRDefault="001B451F" w:rsidP="00A81751">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1</w:t>
            </w:r>
          </w:p>
        </w:tc>
        <w:tc>
          <w:tcPr>
            <w:tcW w:w="2155" w:type="dxa"/>
            <w:vAlign w:val="center"/>
          </w:tcPr>
          <w:p w14:paraId="32131766" w14:textId="1F01FC43" w:rsidR="001B451F" w:rsidRPr="005D4343" w:rsidRDefault="001B451F" w:rsidP="00A81751">
            <w:pPr>
              <w:pStyle w:val="a8"/>
              <w:wordWrap/>
              <w:ind w:leftChars="0" w:left="0"/>
              <w:jc w:val="center"/>
              <w:rPr>
                <w:rFonts w:ascii="Times New Roman" w:eastAsiaTheme="majorHAnsi" w:hAnsi="Times New Roman" w:cs="Times New Roman"/>
                <w:szCs w:val="20"/>
              </w:rPr>
            </w:pPr>
            <w:r w:rsidRPr="001B451F">
              <w:rPr>
                <w:rFonts w:eastAsiaTheme="minorHAnsi"/>
              </w:rPr>
              <w:t>RMP-</w:t>
            </w:r>
            <w:del w:id="35" w:author="김은수" w:date="2026-09-28T14:23:00Z" w16du:dateUtc="2026-09-28T05:23:00Z">
              <w:r w:rsidRPr="001B451F">
                <w:rPr>
                  <w:rFonts w:eastAsiaTheme="minorHAnsi"/>
                </w:rPr>
                <w:delText>TD20B</w:delText>
              </w:r>
            </w:del>
            <w:ins w:id="36" w:author="김은수" w:date="2026-09-28T14:23:00Z" w16du:dateUtc="2026-09-28T05:23:00Z">
              <w:r w:rsidRPr="001B451F">
                <w:rPr>
                  <w:rFonts w:eastAsiaTheme="minorHAnsi"/>
                </w:rPr>
                <w:t>TD24A</w:t>
              </w:r>
            </w:ins>
          </w:p>
        </w:tc>
        <w:tc>
          <w:tcPr>
            <w:tcW w:w="5103" w:type="dxa"/>
            <w:vAlign w:val="center"/>
          </w:tcPr>
          <w:p w14:paraId="21756E89" w14:textId="2E88C32C" w:rsidR="001B451F" w:rsidRPr="005D4343" w:rsidRDefault="001B451F" w:rsidP="00A81751">
            <w:pPr>
              <w:wordWrap/>
              <w:rPr>
                <w:rFonts w:ascii="Times New Roman" w:eastAsiaTheme="majorHAnsi" w:hAnsi="Times New Roman" w:cs="Times New Roman"/>
                <w:szCs w:val="20"/>
              </w:rPr>
            </w:pPr>
            <w:r>
              <w:rPr>
                <w:rFonts w:ascii="Times New Roman" w:eastAsiaTheme="majorHAnsi" w:hAnsi="Times New Roman" w:cs="Times New Roman" w:hint="eastAsia"/>
                <w:szCs w:val="20"/>
              </w:rPr>
              <w:t>위험관리계획서</w:t>
            </w:r>
          </w:p>
        </w:tc>
      </w:tr>
    </w:tbl>
    <w:p w14:paraId="41AABADB" w14:textId="77777777" w:rsidR="001B451F" w:rsidRDefault="001B451F" w:rsidP="0024589F">
      <w:pPr>
        <w:ind w:leftChars="300" w:left="600"/>
        <w:rPr>
          <w:rFonts w:eastAsiaTheme="minorHAnsi"/>
        </w:rPr>
      </w:pPr>
    </w:p>
    <w:p w14:paraId="333C0129" w14:textId="0EEC6EFE" w:rsidR="0024589F" w:rsidRPr="00056821" w:rsidRDefault="00056821" w:rsidP="0024589F">
      <w:pPr>
        <w:pStyle w:val="10"/>
        <w:numPr>
          <w:ilvl w:val="0"/>
          <w:numId w:val="7"/>
        </w:numPr>
        <w:rPr>
          <w:rFonts w:asciiTheme="minorHAnsi" w:eastAsiaTheme="minorHAnsi" w:hAnsiTheme="minorHAnsi"/>
        </w:rPr>
      </w:pPr>
      <w:bookmarkStart w:id="37" w:name="_Toc7113788"/>
      <w:bookmarkStart w:id="38" w:name="_Toc149630779"/>
      <w:r w:rsidRPr="00056821">
        <w:rPr>
          <w:rFonts w:asciiTheme="minorHAnsi" w:eastAsiaTheme="minorHAnsi" w:hAnsiTheme="minorHAnsi" w:hint="eastAsia"/>
        </w:rPr>
        <w:t xml:space="preserve">용어 및 정의 </w:t>
      </w:r>
      <w:r w:rsidRPr="00056821">
        <w:rPr>
          <w:rFonts w:asciiTheme="minorHAnsi" w:eastAsiaTheme="minorHAnsi" w:hAnsiTheme="minorHAnsi" w:hint="eastAsia"/>
          <w:sz w:val="24"/>
          <w:szCs w:val="24"/>
        </w:rPr>
        <w:t>(</w:t>
      </w:r>
      <w:r w:rsidRPr="00056821">
        <w:rPr>
          <w:rFonts w:asciiTheme="minorHAnsi" w:eastAsiaTheme="minorHAnsi" w:hAnsiTheme="minorHAnsi"/>
          <w:b/>
          <w:bCs/>
          <w:sz w:val="24"/>
          <w:szCs w:val="24"/>
        </w:rPr>
        <w:t>Terms and definitions</w:t>
      </w:r>
      <w:r w:rsidRPr="00056821">
        <w:rPr>
          <w:rFonts w:asciiTheme="minorHAnsi" w:eastAsiaTheme="minorHAnsi" w:hAnsiTheme="minorHAnsi" w:hint="eastAsia"/>
          <w:b/>
          <w:bCs/>
          <w:sz w:val="24"/>
          <w:szCs w:val="24"/>
        </w:rPr>
        <w:t>)</w:t>
      </w:r>
      <w:bookmarkEnd w:id="37"/>
      <w:bookmarkEnd w:id="38"/>
    </w:p>
    <w:p w14:paraId="1964ABFE" w14:textId="6B4AEC5C" w:rsidR="0024589F" w:rsidRDefault="00A10C3D" w:rsidP="00071532">
      <w:pPr>
        <w:pStyle w:val="4"/>
        <w:spacing w:after="0"/>
        <w:ind w:left="1200" w:hanging="400"/>
      </w:pPr>
      <w:bookmarkStart w:id="39" w:name="_Toc7113789"/>
      <w:r>
        <w:rPr>
          <w:rFonts w:hint="eastAsia"/>
        </w:rPr>
        <w:t>위해</w:t>
      </w:r>
      <w:r w:rsidR="00056821" w:rsidRPr="00A10C3D">
        <w:rPr>
          <w:rFonts w:hint="eastAsia"/>
        </w:rPr>
        <w:t>(Harm)</w:t>
      </w:r>
      <w:bookmarkEnd w:id="39"/>
    </w:p>
    <w:p w14:paraId="345A7A9C" w14:textId="39654464" w:rsidR="00A10C3D" w:rsidRPr="00A10C3D" w:rsidRDefault="00A10C3D" w:rsidP="00AB5B9C">
      <w:pPr>
        <w:ind w:leftChars="500" w:left="1000"/>
      </w:pPr>
      <w:r>
        <w:rPr>
          <w:rFonts w:hint="eastAsia"/>
        </w:rPr>
        <w:t>사람의</w:t>
      </w:r>
      <w:r>
        <w:t xml:space="preserve"> 건강에 대한 물리적 상해(injury)나 손상(damage), 또는 재산이나 환경에</w:t>
      </w:r>
      <w:r>
        <w:rPr>
          <w:rFonts w:hint="eastAsia"/>
        </w:rPr>
        <w:t xml:space="preserve"> 대한</w:t>
      </w:r>
      <w:r>
        <w:t xml:space="preserve"> 손상</w:t>
      </w:r>
    </w:p>
    <w:p w14:paraId="66A4F29C" w14:textId="0F8DA3D4" w:rsidR="00056821" w:rsidRDefault="00A10C3D" w:rsidP="00071532">
      <w:pPr>
        <w:pStyle w:val="4"/>
        <w:spacing w:after="0"/>
        <w:ind w:left="1200" w:hanging="400"/>
      </w:pPr>
      <w:bookmarkStart w:id="40" w:name="_Toc7113790"/>
      <w:r>
        <w:rPr>
          <w:rFonts w:hint="eastAsia"/>
        </w:rPr>
        <w:t>위해 요인</w:t>
      </w:r>
      <w:r w:rsidR="00056821" w:rsidRPr="00A10C3D">
        <w:rPr>
          <w:rFonts w:hint="eastAsia"/>
        </w:rPr>
        <w:t>(H</w:t>
      </w:r>
      <w:r w:rsidR="00056821" w:rsidRPr="00A10C3D">
        <w:rPr>
          <w:rFonts w:cs="바탕"/>
          <w:kern w:val="0"/>
        </w:rPr>
        <w:t>azard</w:t>
      </w:r>
      <w:r w:rsidR="00056821" w:rsidRPr="00A10C3D">
        <w:rPr>
          <w:rFonts w:hint="eastAsia"/>
        </w:rPr>
        <w:t>)</w:t>
      </w:r>
      <w:bookmarkEnd w:id="40"/>
    </w:p>
    <w:p w14:paraId="47D2B2CA" w14:textId="7B6FBD15" w:rsidR="00A10C3D" w:rsidRPr="00A10C3D" w:rsidRDefault="00A10C3D" w:rsidP="00AB5B9C">
      <w:pPr>
        <w:ind w:leftChars="500" w:left="1000"/>
        <w:rPr>
          <w:rFonts w:eastAsiaTheme="minorHAnsi"/>
          <w:szCs w:val="20"/>
        </w:rPr>
      </w:pPr>
      <w:r w:rsidRPr="00A10C3D">
        <w:rPr>
          <w:rFonts w:eastAsiaTheme="minorHAnsi" w:cs="바탕" w:hint="eastAsia"/>
          <w:kern w:val="0"/>
          <w:szCs w:val="20"/>
        </w:rPr>
        <w:t>위해의</w:t>
      </w:r>
      <w:r w:rsidRPr="00A10C3D">
        <w:rPr>
          <w:rFonts w:eastAsiaTheme="minorHAnsi" w:cs="바탕"/>
          <w:kern w:val="0"/>
          <w:szCs w:val="20"/>
        </w:rPr>
        <w:t xml:space="preserve"> </w:t>
      </w:r>
      <w:r w:rsidRPr="00A10C3D">
        <w:rPr>
          <w:rFonts w:eastAsiaTheme="minorHAnsi" w:cs="바탕" w:hint="eastAsia"/>
          <w:kern w:val="0"/>
          <w:szCs w:val="20"/>
        </w:rPr>
        <w:t>잠재적</w:t>
      </w:r>
      <w:r w:rsidRPr="00A10C3D">
        <w:rPr>
          <w:rFonts w:eastAsiaTheme="minorHAnsi" w:cs="바탕"/>
          <w:kern w:val="0"/>
          <w:szCs w:val="20"/>
        </w:rPr>
        <w:t xml:space="preserve"> </w:t>
      </w:r>
      <w:r w:rsidRPr="00A10C3D">
        <w:rPr>
          <w:rFonts w:eastAsiaTheme="minorHAnsi" w:cs="바탕" w:hint="eastAsia"/>
          <w:kern w:val="0"/>
          <w:szCs w:val="20"/>
        </w:rPr>
        <w:t>발생원천</w:t>
      </w:r>
    </w:p>
    <w:p w14:paraId="2BA607BB" w14:textId="4B57FCE6" w:rsidR="00056821" w:rsidRDefault="00A10C3D" w:rsidP="00071532">
      <w:pPr>
        <w:pStyle w:val="4"/>
        <w:spacing w:after="0"/>
        <w:ind w:left="1200" w:hanging="400"/>
      </w:pPr>
      <w:bookmarkStart w:id="41" w:name="_Toc7113791"/>
      <w:r w:rsidRPr="00A10C3D">
        <w:rPr>
          <w:rFonts w:hint="eastAsia"/>
        </w:rPr>
        <w:t>위해</w:t>
      </w:r>
      <w:r w:rsidRPr="00A10C3D">
        <w:t xml:space="preserve"> 상황</w:t>
      </w:r>
      <w:r w:rsidRPr="00A10C3D">
        <w:rPr>
          <w:rFonts w:hint="eastAsia"/>
        </w:rPr>
        <w:t xml:space="preserve"> </w:t>
      </w:r>
      <w:r w:rsidR="00056821" w:rsidRPr="00A10C3D">
        <w:rPr>
          <w:rFonts w:hint="eastAsia"/>
        </w:rPr>
        <w:t>(</w:t>
      </w:r>
      <w:r w:rsidR="00056821" w:rsidRPr="00A10C3D">
        <w:t>Hazardous situation</w:t>
      </w:r>
      <w:bookmarkEnd w:id="41"/>
    </w:p>
    <w:p w14:paraId="098DD681" w14:textId="35A06BD4" w:rsidR="00A10C3D" w:rsidRPr="00A10C3D" w:rsidRDefault="00A10C3D" w:rsidP="00AB5B9C">
      <w:pPr>
        <w:ind w:leftChars="500" w:left="1000"/>
      </w:pPr>
      <w:r w:rsidRPr="00A10C3D">
        <w:rPr>
          <w:rFonts w:hint="eastAsia"/>
        </w:rPr>
        <w:t>사람</w:t>
      </w:r>
      <w:r w:rsidRPr="00A10C3D">
        <w:t>, 재산 또는 환경이 하나 이상의 위해 요인에 노출되는 상태</w:t>
      </w:r>
    </w:p>
    <w:p w14:paraId="659F3FC9" w14:textId="56AD4537" w:rsidR="00056821" w:rsidRDefault="00A10C3D" w:rsidP="00071532">
      <w:pPr>
        <w:pStyle w:val="4"/>
        <w:spacing w:after="0"/>
        <w:ind w:left="1200" w:hanging="400"/>
      </w:pPr>
      <w:bookmarkStart w:id="42" w:name="_Toc7113792"/>
      <w:r>
        <w:rPr>
          <w:rFonts w:hint="eastAsia"/>
        </w:rPr>
        <w:t>의도된 용도,</w:t>
      </w:r>
      <w:r>
        <w:t xml:space="preserve"> </w:t>
      </w:r>
      <w:r>
        <w:rPr>
          <w:rFonts w:hint="eastAsia"/>
        </w:rPr>
        <w:t>의도된 목적</w:t>
      </w:r>
      <w:r w:rsidRPr="00A10C3D">
        <w:rPr>
          <w:rFonts w:hint="eastAsia"/>
        </w:rPr>
        <w:t>(</w:t>
      </w:r>
      <w:r w:rsidRPr="00A10C3D">
        <w:t>Intended use</w:t>
      </w:r>
      <w:r>
        <w:rPr>
          <w:rFonts w:hint="eastAsia"/>
        </w:rPr>
        <w:t>,</w:t>
      </w:r>
      <w:r>
        <w:t xml:space="preserve"> </w:t>
      </w:r>
      <w:r w:rsidRPr="00A10C3D">
        <w:t>Intended purpose)</w:t>
      </w:r>
      <w:bookmarkEnd w:id="42"/>
    </w:p>
    <w:p w14:paraId="50453D20" w14:textId="5DE4B134" w:rsidR="00A10C3D" w:rsidRPr="00A10C3D" w:rsidRDefault="00A10C3D" w:rsidP="00AB5B9C">
      <w:pPr>
        <w:ind w:leftChars="500" w:left="1000"/>
      </w:pPr>
      <w:r>
        <w:rPr>
          <w:rFonts w:hint="eastAsia"/>
        </w:rPr>
        <w:t>제조자가</w:t>
      </w:r>
      <w:r>
        <w:t xml:space="preserve"> 제공하는 사양, 지시서 및 정보에 따라 의도된 제품, 프로세스 또는 서비</w:t>
      </w:r>
      <w:r>
        <w:rPr>
          <w:rFonts w:hint="eastAsia"/>
        </w:rPr>
        <w:t>스의</w:t>
      </w:r>
      <w:r>
        <w:t xml:space="preserve"> 사용</w:t>
      </w:r>
    </w:p>
    <w:p w14:paraId="58E987FD" w14:textId="7700DF0D" w:rsidR="00056821" w:rsidRDefault="00A10C3D" w:rsidP="00071532">
      <w:pPr>
        <w:pStyle w:val="4"/>
        <w:spacing w:after="0"/>
        <w:ind w:left="1200" w:hanging="400"/>
      </w:pPr>
      <w:bookmarkStart w:id="43" w:name="_Toc7113793"/>
      <w:r>
        <w:rPr>
          <w:rFonts w:hint="eastAsia"/>
        </w:rPr>
        <w:t>수명 주기(</w:t>
      </w:r>
      <w:r w:rsidRPr="00A10C3D">
        <w:t>Life Cycle</w:t>
      </w:r>
      <w:r>
        <w:rPr>
          <w:rFonts w:hint="eastAsia"/>
        </w:rPr>
        <w:t>)</w:t>
      </w:r>
      <w:bookmarkEnd w:id="43"/>
    </w:p>
    <w:p w14:paraId="7779DDCC" w14:textId="01B38A31" w:rsidR="00A10C3D" w:rsidRPr="00A10C3D" w:rsidRDefault="00A10C3D" w:rsidP="00AB5B9C">
      <w:pPr>
        <w:ind w:leftChars="500" w:left="1000"/>
      </w:pPr>
      <w:r w:rsidRPr="00A10C3D">
        <w:rPr>
          <w:rFonts w:hint="eastAsia"/>
        </w:rPr>
        <w:t>최초</w:t>
      </w:r>
      <w:r w:rsidRPr="00A10C3D">
        <w:t xml:space="preserve"> 개발 단계에서 최종 폐기까지 의료기기 수명의 모든 단계</w:t>
      </w:r>
    </w:p>
    <w:p w14:paraId="458FB108" w14:textId="3302087A" w:rsidR="00056821" w:rsidRDefault="00A10C3D" w:rsidP="00071532">
      <w:pPr>
        <w:pStyle w:val="4"/>
        <w:spacing w:after="0"/>
        <w:ind w:left="1200" w:hanging="400"/>
      </w:pPr>
      <w:bookmarkStart w:id="44" w:name="_Toc7113794"/>
      <w:r>
        <w:rPr>
          <w:rFonts w:hint="eastAsia"/>
        </w:rPr>
        <w:t>제조자(Manufacturer)</w:t>
      </w:r>
      <w:bookmarkEnd w:id="44"/>
    </w:p>
    <w:p w14:paraId="700C0E21" w14:textId="0ADF1481" w:rsidR="00A10C3D" w:rsidRPr="00A10C3D" w:rsidRDefault="00A10C3D" w:rsidP="00AB5B9C">
      <w:pPr>
        <w:ind w:leftChars="500" w:left="1000"/>
      </w:pPr>
      <w:r>
        <w:rPr>
          <w:rFonts w:hint="eastAsia"/>
        </w:rPr>
        <w:t>의료기기가</w:t>
      </w:r>
      <w:r>
        <w:t xml:space="preserve"> 시판되거나 사용하기 전에, 스스로 수행하든 혹은 위임하든지에 관계</w:t>
      </w:r>
      <w:r>
        <w:rPr>
          <w:rFonts w:hint="eastAsia"/>
        </w:rPr>
        <w:t xml:space="preserve"> 없이</w:t>
      </w:r>
      <w:r>
        <w:t xml:space="preserve"> 의료기기의 설계, 제조, 포장, 라벨링, 시스템의 조립 또는 의료기기 개작(adapting) 등에 대한 모든 책임을 지는 자연인 또는 법인</w:t>
      </w:r>
    </w:p>
    <w:p w14:paraId="19C82BF2" w14:textId="18DF3827" w:rsidR="00056821" w:rsidRDefault="00A10C3D" w:rsidP="00071532">
      <w:pPr>
        <w:pStyle w:val="4"/>
        <w:spacing w:after="0"/>
        <w:ind w:left="1200" w:hanging="400"/>
      </w:pPr>
      <w:bookmarkStart w:id="45" w:name="_Toc7113795"/>
      <w:r>
        <w:rPr>
          <w:rFonts w:hint="eastAsia"/>
        </w:rPr>
        <w:t>의료기기(Medical</w:t>
      </w:r>
      <w:r>
        <w:t xml:space="preserve"> </w:t>
      </w:r>
      <w:r>
        <w:rPr>
          <w:rFonts w:hint="eastAsia"/>
        </w:rPr>
        <w:t>Device)</w:t>
      </w:r>
      <w:bookmarkEnd w:id="45"/>
    </w:p>
    <w:p w14:paraId="4679DDB9" w14:textId="1520E6FF" w:rsidR="00DA4A77" w:rsidRDefault="00DA4A77" w:rsidP="00AB5B9C">
      <w:pPr>
        <w:ind w:leftChars="500" w:left="1000"/>
      </w:pPr>
      <w:r>
        <w:rPr>
          <w:rFonts w:hint="eastAsia"/>
        </w:rPr>
        <w:t>단독</w:t>
      </w:r>
      <w:r>
        <w:t xml:space="preserve"> 또는 조합하여 사용하며, 제조자가 인체에 사용되도록 의도한 것으로서, 사용</w:t>
      </w:r>
      <w:r>
        <w:rPr>
          <w:rFonts w:hint="eastAsia"/>
        </w:rPr>
        <w:t xml:space="preserve"> 목적이</w:t>
      </w:r>
      <w:r>
        <w:t xml:space="preserve"> </w:t>
      </w:r>
      <w:r>
        <w:rPr>
          <w:rFonts w:hint="eastAsia"/>
        </w:rPr>
        <w:t>아래</w:t>
      </w:r>
      <w:r>
        <w:t>과 같은 기구(instrument), 장치(apparatus), 도구(implement), 기계</w:t>
      </w:r>
      <w:r>
        <w:rPr>
          <w:rFonts w:hint="eastAsia"/>
        </w:rPr>
        <w:t xml:space="preserve"> </w:t>
      </w:r>
      <w:r>
        <w:t xml:space="preserve">(machine), 용품(appliance), 임플란트(implant), 체외용 시약, 교정기(calibrator), </w:t>
      </w:r>
      <w:r>
        <w:rPr>
          <w:rFonts w:hint="eastAsia"/>
        </w:rPr>
        <w:t>소프트웨어</w:t>
      </w:r>
      <w:r>
        <w:t>, 재료(material), 기타 이와 유사하거나 관련된 품목(article).</w:t>
      </w:r>
    </w:p>
    <w:p w14:paraId="6DDEAE0D" w14:textId="4C3BFF29" w:rsidR="00DA4A77" w:rsidRDefault="00DA4A77" w:rsidP="00AB5B9C">
      <w:pPr>
        <w:spacing w:after="0" w:line="240" w:lineRule="auto"/>
        <w:ind w:leftChars="600" w:left="1200"/>
      </w:pPr>
      <w:r>
        <w:rPr>
          <w:rFonts w:hint="eastAsia"/>
        </w:rPr>
        <w:t>-</w:t>
      </w:r>
      <w:r>
        <w:t xml:space="preserve"> </w:t>
      </w:r>
      <w:r>
        <w:rPr>
          <w:rFonts w:hint="eastAsia"/>
        </w:rPr>
        <w:t>질병의</w:t>
      </w:r>
      <w:r>
        <w:t xml:space="preserve"> 진단, 예방, 모니터링, 치료(treatment) 또는 완화(alleviation)</w:t>
      </w:r>
    </w:p>
    <w:p w14:paraId="2432D9B5" w14:textId="74ABCC2D" w:rsidR="00DA4A77" w:rsidRDefault="00DA4A77" w:rsidP="00AB5B9C">
      <w:pPr>
        <w:spacing w:after="0" w:line="240" w:lineRule="auto"/>
        <w:ind w:leftChars="600" w:left="1200"/>
      </w:pPr>
      <w:r>
        <w:t>- 상해(injury)의 진단, 모니터링, 치료(treatment), 완화(alleviation) 또는 보</w:t>
      </w:r>
      <w:r>
        <w:rPr>
          <w:rFonts w:hint="eastAsia"/>
        </w:rPr>
        <w:t>정</w:t>
      </w:r>
      <w:r>
        <w:t>(compensation)</w:t>
      </w:r>
    </w:p>
    <w:p w14:paraId="4336A09C" w14:textId="228DF5AF" w:rsidR="00DA4A77" w:rsidRDefault="00DA4A77" w:rsidP="00AB5B9C">
      <w:pPr>
        <w:spacing w:after="0" w:line="240" w:lineRule="auto"/>
        <w:ind w:leftChars="600" w:left="1200"/>
      </w:pPr>
      <w:r>
        <w:t>- 해부(anatomy)학 구조 또는 신진대사(physiological process)의 검사, 대체(replacement), 수정(modification) 또는 지지</w:t>
      </w:r>
    </w:p>
    <w:p w14:paraId="21BC4F33" w14:textId="77777777" w:rsidR="00DA4A77" w:rsidRDefault="00DA4A77" w:rsidP="00AB5B9C">
      <w:pPr>
        <w:spacing w:after="0" w:line="240" w:lineRule="auto"/>
        <w:ind w:leftChars="600" w:left="1200"/>
      </w:pPr>
      <w:r>
        <w:t>- 생명의 유지 또는 연명</w:t>
      </w:r>
    </w:p>
    <w:p w14:paraId="503718CA" w14:textId="77777777" w:rsidR="00DA4A77" w:rsidRDefault="00DA4A77" w:rsidP="00AB5B9C">
      <w:pPr>
        <w:spacing w:after="0" w:line="240" w:lineRule="auto"/>
        <w:ind w:leftChars="600" w:left="1200"/>
      </w:pPr>
      <w:r>
        <w:t>- 임신 조절</w:t>
      </w:r>
    </w:p>
    <w:p w14:paraId="6CBEDF3D" w14:textId="77777777" w:rsidR="00DA4A77" w:rsidRDefault="00DA4A77" w:rsidP="00AB5B9C">
      <w:pPr>
        <w:spacing w:after="0" w:line="240" w:lineRule="auto"/>
        <w:ind w:leftChars="600" w:left="1200"/>
      </w:pPr>
      <w:r>
        <w:t>- 의료기기의 소독(disinfection)</w:t>
      </w:r>
    </w:p>
    <w:p w14:paraId="6485E000" w14:textId="4489E1D5" w:rsidR="00DA4A77" w:rsidRDefault="00DA4A77" w:rsidP="00AB5B9C">
      <w:pPr>
        <w:spacing w:after="0" w:line="240" w:lineRule="auto"/>
        <w:ind w:leftChars="600" w:left="1200"/>
      </w:pPr>
      <w:r>
        <w:t>- 인체에서 나온 표본(specimens)의 체외 검사(in vitro examination)를 통해</w:t>
      </w:r>
      <w:r>
        <w:rPr>
          <w:rFonts w:hint="eastAsia"/>
        </w:rPr>
        <w:t xml:space="preserve"> 의술을</w:t>
      </w:r>
      <w:r>
        <w:t xml:space="preserve"> 위한 정보를</w:t>
      </w:r>
      <w:r>
        <w:rPr>
          <w:rFonts w:hint="eastAsia"/>
        </w:rPr>
        <w:t xml:space="preserve"> 제</w:t>
      </w:r>
      <w:r>
        <w:t>공하는 것과</w:t>
      </w:r>
    </w:p>
    <w:p w14:paraId="3FDD417A" w14:textId="2AD50F22" w:rsidR="00DA4A77" w:rsidRDefault="00DA4A77" w:rsidP="00AB5B9C">
      <w:pPr>
        <w:spacing w:after="0" w:line="240" w:lineRule="auto"/>
        <w:ind w:leftChars="600" w:left="1200"/>
      </w:pPr>
      <w:r>
        <w:rPr>
          <w:rFonts w:hint="eastAsia"/>
        </w:rPr>
        <w:t>-</w:t>
      </w:r>
      <w:r>
        <w:t xml:space="preserve"> </w:t>
      </w:r>
      <w:r>
        <w:rPr>
          <w:rFonts w:hint="eastAsia"/>
        </w:rPr>
        <w:t>약리학적</w:t>
      </w:r>
      <w:r>
        <w:t>, 면역학적 혹은 신진대사의 조치들에 의해 신체 내 혹은 신체상의 일차적</w:t>
      </w:r>
      <w:r>
        <w:rPr>
          <w:rFonts w:hint="eastAsia"/>
        </w:rPr>
        <w:t>으로</w:t>
      </w:r>
      <w:r>
        <w:t xml:space="preserve"> 의도된 작용을 성취하지 않는, 그러나 그런 조치들로 그 기능에 도움이 될 수</w:t>
      </w:r>
      <w:r>
        <w:rPr>
          <w:rFonts w:hint="eastAsia"/>
        </w:rPr>
        <w:t xml:space="preserve"> 있는 것</w:t>
      </w:r>
    </w:p>
    <w:p w14:paraId="353A884B" w14:textId="74550527" w:rsidR="00DA4A77" w:rsidRPr="00AB5B9C" w:rsidRDefault="00DA4A77" w:rsidP="00DA4A77"/>
    <w:p w14:paraId="214C6897" w14:textId="462D4BFE" w:rsidR="00056821" w:rsidRPr="00670A86" w:rsidRDefault="00DA4A77" w:rsidP="00071532">
      <w:pPr>
        <w:pStyle w:val="4"/>
        <w:spacing w:after="0"/>
        <w:ind w:left="1200" w:hanging="400"/>
        <w:rPr>
          <w:rFonts w:eastAsiaTheme="minorHAnsi"/>
        </w:rPr>
      </w:pPr>
      <w:bookmarkStart w:id="46" w:name="_Toc7113796"/>
      <w:r w:rsidRPr="00AB5B9C">
        <w:rPr>
          <w:rFonts w:hint="eastAsia"/>
        </w:rPr>
        <w:t>객관적 증거(O</w:t>
      </w:r>
      <w:r w:rsidRPr="00AB5B9C">
        <w:t>b</w:t>
      </w:r>
      <w:r w:rsidRPr="00670A86">
        <w:rPr>
          <w:rFonts w:eastAsiaTheme="minorHAnsi"/>
        </w:rPr>
        <w:t xml:space="preserve">jective </w:t>
      </w:r>
      <w:r w:rsidRPr="00670A86">
        <w:rPr>
          <w:rFonts w:eastAsiaTheme="minorHAnsi" w:hint="eastAsia"/>
        </w:rPr>
        <w:t>E</w:t>
      </w:r>
      <w:r w:rsidRPr="00670A86">
        <w:rPr>
          <w:rFonts w:eastAsiaTheme="minorHAnsi"/>
        </w:rPr>
        <w:t>vidence</w:t>
      </w:r>
      <w:r w:rsidRPr="00670A86">
        <w:rPr>
          <w:rFonts w:eastAsiaTheme="minorHAnsi" w:hint="eastAsia"/>
        </w:rPr>
        <w:t>)</w:t>
      </w:r>
      <w:bookmarkEnd w:id="46"/>
    </w:p>
    <w:p w14:paraId="52C921C5" w14:textId="6D61245E" w:rsidR="00DA4A77" w:rsidRPr="00670A86" w:rsidRDefault="00DA4A77" w:rsidP="00AB5B9C">
      <w:pPr>
        <w:ind w:leftChars="500" w:left="1000"/>
        <w:rPr>
          <w:rFonts w:eastAsiaTheme="minorHAnsi"/>
        </w:rPr>
      </w:pPr>
      <w:r w:rsidRPr="00670A86">
        <w:rPr>
          <w:rFonts w:eastAsiaTheme="minorHAnsi" w:hint="eastAsia"/>
        </w:rPr>
        <w:t>어떤 존재나 진실을 뒷받침하는 데이터</w:t>
      </w:r>
    </w:p>
    <w:p w14:paraId="52F7AAEC" w14:textId="193EF5A8" w:rsidR="00056821" w:rsidRPr="00670A86" w:rsidRDefault="00DA4A77" w:rsidP="00071532">
      <w:pPr>
        <w:pStyle w:val="4"/>
        <w:spacing w:after="0"/>
        <w:ind w:left="1200" w:hanging="400"/>
        <w:rPr>
          <w:rFonts w:eastAsiaTheme="minorHAnsi"/>
        </w:rPr>
      </w:pPr>
      <w:bookmarkStart w:id="47" w:name="_Hlk7113392"/>
      <w:bookmarkStart w:id="48" w:name="_Toc7113797"/>
      <w:r w:rsidRPr="00670A86">
        <w:rPr>
          <w:rFonts w:eastAsiaTheme="minorHAnsi" w:hint="eastAsia"/>
        </w:rPr>
        <w:t>생산</w:t>
      </w:r>
      <w:r w:rsidRPr="00670A86">
        <w:rPr>
          <w:rFonts w:eastAsiaTheme="minorHAnsi"/>
        </w:rPr>
        <w:t xml:space="preserve"> 후 (Post-production)</w:t>
      </w:r>
      <w:bookmarkEnd w:id="47"/>
      <w:bookmarkEnd w:id="48"/>
    </w:p>
    <w:p w14:paraId="1F62FBF6" w14:textId="2F888973" w:rsidR="00DA4A77" w:rsidRPr="00670A86" w:rsidRDefault="00DA4A77" w:rsidP="00071532">
      <w:pPr>
        <w:spacing w:after="0"/>
        <w:ind w:leftChars="500" w:left="1000"/>
        <w:rPr>
          <w:rFonts w:eastAsiaTheme="minorHAnsi"/>
        </w:rPr>
      </w:pPr>
      <w:r w:rsidRPr="00670A86">
        <w:rPr>
          <w:rFonts w:eastAsiaTheme="minorHAnsi" w:hint="eastAsia"/>
        </w:rPr>
        <w:t>설계가 완료되고 의료기기가 제조된 후의 제품 수명 주기</w:t>
      </w:r>
    </w:p>
    <w:p w14:paraId="419FA8FB" w14:textId="55A09521" w:rsidR="00056821" w:rsidRPr="00670A86" w:rsidRDefault="00DA4A77" w:rsidP="00AB5B9C">
      <w:pPr>
        <w:ind w:leftChars="600" w:left="1200"/>
        <w:rPr>
          <w:rFonts w:eastAsiaTheme="minorHAnsi"/>
        </w:rPr>
      </w:pPr>
      <w:r w:rsidRPr="00670A86">
        <w:rPr>
          <w:rFonts w:eastAsiaTheme="minorHAnsi" w:hint="eastAsia"/>
        </w:rPr>
        <w:t>-</w:t>
      </w:r>
      <w:r w:rsidRPr="00670A86">
        <w:rPr>
          <w:rFonts w:eastAsiaTheme="minorHAnsi"/>
        </w:rPr>
        <w:t xml:space="preserve"> </w:t>
      </w:r>
      <w:r w:rsidRPr="00670A86">
        <w:rPr>
          <w:rFonts w:eastAsiaTheme="minorHAnsi" w:hint="eastAsia"/>
        </w:rPr>
        <w:t>예)</w:t>
      </w:r>
      <w:r w:rsidRPr="00670A86">
        <w:rPr>
          <w:rFonts w:eastAsiaTheme="minorHAnsi"/>
        </w:rPr>
        <w:t>. 운송, 저장, 설치, 제품의 사용, 유지보수, 수리, 제품의 변경, 사용종료 및 처분</w:t>
      </w:r>
    </w:p>
    <w:p w14:paraId="3CC5C7E2" w14:textId="7EF0D251" w:rsidR="00DA4A77" w:rsidRPr="00670A86" w:rsidRDefault="00DA4A77" w:rsidP="00071532">
      <w:pPr>
        <w:pStyle w:val="4"/>
        <w:spacing w:after="0"/>
        <w:ind w:left="1200" w:hanging="400"/>
        <w:rPr>
          <w:rFonts w:eastAsiaTheme="minorHAnsi"/>
          <w:szCs w:val="20"/>
        </w:rPr>
      </w:pPr>
      <w:bookmarkStart w:id="49" w:name="_Toc7113798"/>
      <w:r w:rsidRPr="00670A86">
        <w:rPr>
          <w:rFonts w:eastAsiaTheme="minorHAnsi" w:hint="eastAsia"/>
          <w:szCs w:val="20"/>
        </w:rPr>
        <w:t>절차</w:t>
      </w:r>
      <w:r w:rsidRPr="00670A86">
        <w:rPr>
          <w:rFonts w:eastAsiaTheme="minorHAnsi"/>
          <w:szCs w:val="20"/>
        </w:rPr>
        <w:t xml:space="preserve"> (Procedure)</w:t>
      </w:r>
      <w:bookmarkEnd w:id="49"/>
    </w:p>
    <w:p w14:paraId="77C16BFA" w14:textId="09EAE633" w:rsidR="00AB5B9C" w:rsidRPr="00670A86" w:rsidRDefault="00670A86" w:rsidP="00670A86">
      <w:pPr>
        <w:ind w:leftChars="500" w:left="1000"/>
        <w:rPr>
          <w:rFonts w:eastAsiaTheme="minorHAnsi"/>
          <w:szCs w:val="20"/>
        </w:rPr>
      </w:pPr>
      <w:r w:rsidRPr="00670A86">
        <w:rPr>
          <w:rFonts w:eastAsiaTheme="minorHAnsi" w:cs="바탕" w:hint="eastAsia"/>
          <w:kern w:val="0"/>
          <w:szCs w:val="20"/>
        </w:rPr>
        <w:t>어떤</w:t>
      </w:r>
      <w:r w:rsidRPr="00670A86">
        <w:rPr>
          <w:rFonts w:eastAsiaTheme="minorHAnsi" w:cs="바탕"/>
          <w:kern w:val="0"/>
          <w:szCs w:val="20"/>
        </w:rPr>
        <w:t xml:space="preserve"> </w:t>
      </w:r>
      <w:r w:rsidRPr="00670A86">
        <w:rPr>
          <w:rFonts w:eastAsiaTheme="minorHAnsi" w:cs="바탕" w:hint="eastAsia"/>
          <w:kern w:val="0"/>
          <w:szCs w:val="20"/>
        </w:rPr>
        <w:t>행위</w:t>
      </w:r>
      <w:r w:rsidRPr="00670A86">
        <w:rPr>
          <w:rFonts w:eastAsiaTheme="minorHAnsi" w:cs="바탕"/>
          <w:kern w:val="0"/>
          <w:szCs w:val="20"/>
        </w:rPr>
        <w:t xml:space="preserve"> </w:t>
      </w:r>
      <w:r w:rsidRPr="00670A86">
        <w:rPr>
          <w:rFonts w:eastAsiaTheme="minorHAnsi" w:cs="바탕" w:hint="eastAsia"/>
          <w:kern w:val="0"/>
          <w:szCs w:val="20"/>
        </w:rPr>
        <w:t>또는</w:t>
      </w:r>
      <w:r w:rsidRPr="00670A86">
        <w:rPr>
          <w:rFonts w:eastAsiaTheme="minorHAnsi" w:cs="바탕"/>
          <w:kern w:val="0"/>
          <w:szCs w:val="20"/>
        </w:rPr>
        <w:t xml:space="preserve"> </w:t>
      </w:r>
      <w:r w:rsidRPr="00670A86">
        <w:rPr>
          <w:rFonts w:eastAsiaTheme="minorHAnsi" w:cs="바탕" w:hint="eastAsia"/>
          <w:kern w:val="0"/>
          <w:szCs w:val="20"/>
        </w:rPr>
        <w:t>프로세스를</w:t>
      </w:r>
      <w:r w:rsidRPr="00670A86">
        <w:rPr>
          <w:rFonts w:eastAsiaTheme="minorHAnsi" w:cs="바탕"/>
          <w:kern w:val="0"/>
          <w:szCs w:val="20"/>
        </w:rPr>
        <w:t xml:space="preserve"> </w:t>
      </w:r>
      <w:r w:rsidRPr="00670A86">
        <w:rPr>
          <w:rFonts w:eastAsiaTheme="minorHAnsi" w:cs="바탕" w:hint="eastAsia"/>
          <w:kern w:val="0"/>
          <w:szCs w:val="20"/>
        </w:rPr>
        <w:t>수행하기</w:t>
      </w:r>
      <w:r w:rsidRPr="00670A86">
        <w:rPr>
          <w:rFonts w:eastAsiaTheme="minorHAnsi" w:cs="바탕"/>
          <w:kern w:val="0"/>
          <w:szCs w:val="20"/>
        </w:rPr>
        <w:t xml:space="preserve"> </w:t>
      </w:r>
      <w:r w:rsidRPr="00670A86">
        <w:rPr>
          <w:rFonts w:eastAsiaTheme="minorHAnsi" w:cs="바탕" w:hint="eastAsia"/>
          <w:kern w:val="0"/>
          <w:szCs w:val="20"/>
        </w:rPr>
        <w:t>위해</w:t>
      </w:r>
      <w:r w:rsidRPr="00670A86">
        <w:rPr>
          <w:rFonts w:eastAsiaTheme="minorHAnsi" w:cs="바탕"/>
          <w:kern w:val="0"/>
          <w:szCs w:val="20"/>
        </w:rPr>
        <w:t xml:space="preserve"> </w:t>
      </w:r>
      <w:r w:rsidRPr="00670A86">
        <w:rPr>
          <w:rFonts w:eastAsiaTheme="minorHAnsi" w:cs="바탕" w:hint="eastAsia"/>
          <w:kern w:val="0"/>
          <w:szCs w:val="20"/>
        </w:rPr>
        <w:t>규정된</w:t>
      </w:r>
      <w:r w:rsidRPr="00670A86">
        <w:rPr>
          <w:rFonts w:eastAsiaTheme="minorHAnsi" w:cs="바탕"/>
          <w:kern w:val="0"/>
          <w:szCs w:val="20"/>
        </w:rPr>
        <w:t xml:space="preserve"> </w:t>
      </w:r>
      <w:r w:rsidRPr="00670A86">
        <w:rPr>
          <w:rFonts w:eastAsiaTheme="minorHAnsi" w:cs="바탕" w:hint="eastAsia"/>
          <w:kern w:val="0"/>
          <w:szCs w:val="20"/>
        </w:rPr>
        <w:t>방법</w:t>
      </w:r>
    </w:p>
    <w:p w14:paraId="6F70FA8B" w14:textId="3EEAE060" w:rsidR="00DA4A77" w:rsidRPr="00670A86" w:rsidRDefault="00DA4A77" w:rsidP="00071532">
      <w:pPr>
        <w:pStyle w:val="4"/>
        <w:spacing w:after="0"/>
        <w:ind w:left="1200" w:hanging="400"/>
        <w:rPr>
          <w:rFonts w:eastAsiaTheme="minorHAnsi"/>
          <w:szCs w:val="20"/>
        </w:rPr>
      </w:pPr>
      <w:bookmarkStart w:id="50" w:name="_Toc7113799"/>
      <w:r w:rsidRPr="00670A86">
        <w:rPr>
          <w:rFonts w:eastAsiaTheme="minorHAnsi" w:hint="eastAsia"/>
          <w:szCs w:val="20"/>
        </w:rPr>
        <w:t>프로세스</w:t>
      </w:r>
      <w:r w:rsidRPr="00670A86">
        <w:rPr>
          <w:rFonts w:eastAsiaTheme="minorHAnsi"/>
          <w:szCs w:val="20"/>
        </w:rPr>
        <w:t xml:space="preserve"> (Process)</w:t>
      </w:r>
      <w:bookmarkEnd w:id="50"/>
    </w:p>
    <w:p w14:paraId="53AE8E07" w14:textId="53454A86" w:rsidR="00AB5B9C" w:rsidRPr="00670A86" w:rsidRDefault="00670A86" w:rsidP="00670A86">
      <w:pPr>
        <w:ind w:leftChars="500" w:left="1000"/>
        <w:rPr>
          <w:rFonts w:eastAsiaTheme="minorHAnsi"/>
          <w:szCs w:val="20"/>
        </w:rPr>
      </w:pPr>
      <w:r w:rsidRPr="00670A86">
        <w:rPr>
          <w:rFonts w:eastAsiaTheme="minorHAnsi" w:cs="바탕" w:hint="eastAsia"/>
          <w:kern w:val="0"/>
          <w:szCs w:val="20"/>
        </w:rPr>
        <w:t>입력을</w:t>
      </w:r>
      <w:r w:rsidRPr="00670A86">
        <w:rPr>
          <w:rFonts w:eastAsiaTheme="minorHAnsi" w:cs="바탕"/>
          <w:kern w:val="0"/>
          <w:szCs w:val="20"/>
        </w:rPr>
        <w:t xml:space="preserve"> </w:t>
      </w:r>
      <w:r w:rsidRPr="00670A86">
        <w:rPr>
          <w:rFonts w:eastAsiaTheme="minorHAnsi" w:cs="바탕" w:hint="eastAsia"/>
          <w:kern w:val="0"/>
          <w:szCs w:val="20"/>
        </w:rPr>
        <w:t>출력으로</w:t>
      </w:r>
      <w:r w:rsidRPr="00670A86">
        <w:rPr>
          <w:rFonts w:eastAsiaTheme="minorHAnsi" w:cs="바탕"/>
          <w:kern w:val="0"/>
          <w:szCs w:val="20"/>
        </w:rPr>
        <w:t xml:space="preserve"> </w:t>
      </w:r>
      <w:r w:rsidRPr="00670A86">
        <w:rPr>
          <w:rFonts w:eastAsiaTheme="minorHAnsi" w:cs="바탕" w:hint="eastAsia"/>
          <w:kern w:val="0"/>
          <w:szCs w:val="20"/>
        </w:rPr>
        <w:t>변환시키는</w:t>
      </w:r>
      <w:r w:rsidRPr="00670A86">
        <w:rPr>
          <w:rFonts w:eastAsiaTheme="minorHAnsi" w:cs="바탕"/>
          <w:kern w:val="0"/>
          <w:szCs w:val="20"/>
        </w:rPr>
        <w:t xml:space="preserve"> </w:t>
      </w:r>
      <w:r w:rsidRPr="00670A86">
        <w:rPr>
          <w:rFonts w:eastAsiaTheme="minorHAnsi" w:cs="바탕" w:hint="eastAsia"/>
          <w:kern w:val="0"/>
          <w:szCs w:val="20"/>
        </w:rPr>
        <w:t>일련의</w:t>
      </w:r>
      <w:r w:rsidRPr="00670A86">
        <w:rPr>
          <w:rFonts w:eastAsiaTheme="minorHAnsi" w:cs="바탕"/>
          <w:kern w:val="0"/>
          <w:szCs w:val="20"/>
        </w:rPr>
        <w:t xml:space="preserve"> </w:t>
      </w:r>
      <w:r w:rsidRPr="00670A86">
        <w:rPr>
          <w:rFonts w:eastAsiaTheme="minorHAnsi" w:cs="바탕" w:hint="eastAsia"/>
          <w:kern w:val="0"/>
          <w:szCs w:val="20"/>
        </w:rPr>
        <w:t>상호관련</w:t>
      </w:r>
      <w:r w:rsidRPr="00670A86">
        <w:rPr>
          <w:rFonts w:eastAsiaTheme="minorHAnsi" w:cs="바탕"/>
          <w:kern w:val="0"/>
          <w:szCs w:val="20"/>
        </w:rPr>
        <w:t xml:space="preserve"> </w:t>
      </w:r>
      <w:r w:rsidRPr="00670A86">
        <w:rPr>
          <w:rFonts w:eastAsiaTheme="minorHAnsi" w:cs="바탕" w:hint="eastAsia"/>
          <w:kern w:val="0"/>
          <w:szCs w:val="20"/>
        </w:rPr>
        <w:t>또는</w:t>
      </w:r>
      <w:r w:rsidRPr="00670A86">
        <w:rPr>
          <w:rFonts w:eastAsiaTheme="minorHAnsi" w:cs="바탕"/>
          <w:kern w:val="0"/>
          <w:szCs w:val="20"/>
        </w:rPr>
        <w:t xml:space="preserve"> </w:t>
      </w:r>
      <w:r w:rsidRPr="00670A86">
        <w:rPr>
          <w:rFonts w:eastAsiaTheme="minorHAnsi" w:cs="바탕" w:hint="eastAsia"/>
          <w:kern w:val="0"/>
          <w:szCs w:val="20"/>
        </w:rPr>
        <w:t>상호작용</w:t>
      </w:r>
      <w:r w:rsidRPr="00670A86">
        <w:rPr>
          <w:rFonts w:eastAsiaTheme="minorHAnsi" w:cs="바탕"/>
          <w:kern w:val="0"/>
          <w:szCs w:val="20"/>
        </w:rPr>
        <w:t xml:space="preserve"> </w:t>
      </w:r>
      <w:r w:rsidRPr="00670A86">
        <w:rPr>
          <w:rFonts w:eastAsiaTheme="minorHAnsi" w:cs="바탕" w:hint="eastAsia"/>
          <w:kern w:val="0"/>
          <w:szCs w:val="20"/>
        </w:rPr>
        <w:t>활동</w:t>
      </w:r>
    </w:p>
    <w:p w14:paraId="4AC04A67" w14:textId="0A613BB6" w:rsidR="00DA4A77" w:rsidRPr="00670A86" w:rsidRDefault="00AB5B9C" w:rsidP="00071532">
      <w:pPr>
        <w:pStyle w:val="4"/>
        <w:spacing w:after="0"/>
        <w:ind w:left="1200" w:hanging="400"/>
        <w:rPr>
          <w:rFonts w:eastAsiaTheme="minorHAnsi"/>
          <w:szCs w:val="20"/>
        </w:rPr>
      </w:pPr>
      <w:bookmarkStart w:id="51" w:name="_Toc7113800"/>
      <w:r w:rsidRPr="00670A86">
        <w:rPr>
          <w:rFonts w:eastAsiaTheme="minorHAnsi" w:hint="eastAsia"/>
          <w:szCs w:val="20"/>
        </w:rPr>
        <w:t>기록</w:t>
      </w:r>
      <w:r w:rsidRPr="00670A86">
        <w:rPr>
          <w:rFonts w:eastAsiaTheme="minorHAnsi"/>
          <w:szCs w:val="20"/>
        </w:rPr>
        <w:t xml:space="preserve"> (Record)</w:t>
      </w:r>
      <w:bookmarkEnd w:id="51"/>
    </w:p>
    <w:p w14:paraId="4F3C6B71" w14:textId="4E4D57C1" w:rsidR="00AB5B9C" w:rsidRPr="00670A86" w:rsidRDefault="00670A86" w:rsidP="00670A86">
      <w:pPr>
        <w:ind w:leftChars="500" w:left="1000"/>
        <w:rPr>
          <w:rFonts w:eastAsiaTheme="minorHAnsi"/>
          <w:szCs w:val="20"/>
        </w:rPr>
      </w:pPr>
      <w:r w:rsidRPr="00670A86">
        <w:rPr>
          <w:rFonts w:eastAsiaTheme="minorHAnsi" w:cs="바탕" w:hint="eastAsia"/>
          <w:kern w:val="0"/>
          <w:szCs w:val="20"/>
        </w:rPr>
        <w:t>달성된</w:t>
      </w:r>
      <w:r w:rsidRPr="00670A86">
        <w:rPr>
          <w:rFonts w:eastAsiaTheme="minorHAnsi" w:cs="바탕"/>
          <w:kern w:val="0"/>
          <w:szCs w:val="20"/>
        </w:rPr>
        <w:t xml:space="preserve"> </w:t>
      </w:r>
      <w:r w:rsidRPr="00670A86">
        <w:rPr>
          <w:rFonts w:eastAsiaTheme="minorHAnsi" w:cs="바탕" w:hint="eastAsia"/>
          <w:kern w:val="0"/>
          <w:szCs w:val="20"/>
        </w:rPr>
        <w:t>결과를</w:t>
      </w:r>
      <w:r w:rsidRPr="00670A86">
        <w:rPr>
          <w:rFonts w:eastAsiaTheme="minorHAnsi" w:cs="바탕"/>
          <w:kern w:val="0"/>
          <w:szCs w:val="20"/>
        </w:rPr>
        <w:t xml:space="preserve"> </w:t>
      </w:r>
      <w:r w:rsidRPr="00670A86">
        <w:rPr>
          <w:rFonts w:eastAsiaTheme="minorHAnsi" w:cs="바탕" w:hint="eastAsia"/>
          <w:kern w:val="0"/>
          <w:szCs w:val="20"/>
        </w:rPr>
        <w:t>기술하거나</w:t>
      </w:r>
      <w:r w:rsidRPr="00670A86">
        <w:rPr>
          <w:rFonts w:eastAsiaTheme="minorHAnsi" w:cs="바탕"/>
          <w:kern w:val="0"/>
          <w:szCs w:val="20"/>
        </w:rPr>
        <w:t xml:space="preserve"> </w:t>
      </w:r>
      <w:r w:rsidRPr="00670A86">
        <w:rPr>
          <w:rFonts w:eastAsiaTheme="minorHAnsi" w:cs="바탕" w:hint="eastAsia"/>
          <w:kern w:val="0"/>
          <w:szCs w:val="20"/>
        </w:rPr>
        <w:t>이행된</w:t>
      </w:r>
      <w:r w:rsidRPr="00670A86">
        <w:rPr>
          <w:rFonts w:eastAsiaTheme="minorHAnsi" w:cs="바탕"/>
          <w:kern w:val="0"/>
          <w:szCs w:val="20"/>
        </w:rPr>
        <w:t xml:space="preserve"> </w:t>
      </w:r>
      <w:r w:rsidRPr="00670A86">
        <w:rPr>
          <w:rFonts w:eastAsiaTheme="minorHAnsi" w:cs="바탕" w:hint="eastAsia"/>
          <w:kern w:val="0"/>
          <w:szCs w:val="20"/>
        </w:rPr>
        <w:t>활동을</w:t>
      </w:r>
      <w:r w:rsidRPr="00670A86">
        <w:rPr>
          <w:rFonts w:eastAsiaTheme="minorHAnsi" w:cs="바탕"/>
          <w:kern w:val="0"/>
          <w:szCs w:val="20"/>
        </w:rPr>
        <w:t xml:space="preserve"> </w:t>
      </w:r>
      <w:r w:rsidRPr="00670A86">
        <w:rPr>
          <w:rFonts w:eastAsiaTheme="minorHAnsi" w:cs="바탕" w:hint="eastAsia"/>
          <w:kern w:val="0"/>
          <w:szCs w:val="20"/>
        </w:rPr>
        <w:t>증명하는</w:t>
      </w:r>
      <w:r w:rsidRPr="00670A86">
        <w:rPr>
          <w:rFonts w:eastAsiaTheme="minorHAnsi" w:cs="바탕"/>
          <w:kern w:val="0"/>
          <w:szCs w:val="20"/>
        </w:rPr>
        <w:t xml:space="preserve"> </w:t>
      </w:r>
      <w:r w:rsidRPr="00670A86">
        <w:rPr>
          <w:rFonts w:eastAsiaTheme="minorHAnsi" w:cs="바탕" w:hint="eastAsia"/>
          <w:kern w:val="0"/>
          <w:szCs w:val="20"/>
        </w:rPr>
        <w:t>문서</w:t>
      </w:r>
    </w:p>
    <w:p w14:paraId="36712C35" w14:textId="5B4394C1" w:rsidR="00DA4A77" w:rsidRPr="00670A86" w:rsidRDefault="00AB5B9C" w:rsidP="00071532">
      <w:pPr>
        <w:pStyle w:val="4"/>
        <w:spacing w:after="0"/>
        <w:ind w:left="1200" w:hanging="400"/>
        <w:rPr>
          <w:rFonts w:eastAsiaTheme="minorHAnsi"/>
          <w:szCs w:val="20"/>
        </w:rPr>
      </w:pPr>
      <w:bookmarkStart w:id="52" w:name="_Toc7113801"/>
      <w:r w:rsidRPr="00670A86">
        <w:rPr>
          <w:rFonts w:eastAsiaTheme="minorHAnsi" w:hint="eastAsia"/>
          <w:szCs w:val="20"/>
        </w:rPr>
        <w:t>잔여위험</w:t>
      </w:r>
      <w:r w:rsidRPr="00670A86">
        <w:rPr>
          <w:rFonts w:eastAsiaTheme="minorHAnsi"/>
          <w:szCs w:val="20"/>
        </w:rPr>
        <w:t xml:space="preserve"> (Residual risk)</w:t>
      </w:r>
      <w:bookmarkEnd w:id="52"/>
    </w:p>
    <w:p w14:paraId="4AAE89A7" w14:textId="7B38A7E2" w:rsidR="00AB5B9C" w:rsidRPr="00670A86" w:rsidRDefault="00670A86" w:rsidP="00670A86">
      <w:pPr>
        <w:ind w:leftChars="500" w:left="1000"/>
        <w:rPr>
          <w:rFonts w:eastAsiaTheme="minorHAnsi"/>
          <w:szCs w:val="20"/>
        </w:rPr>
      </w:pPr>
      <w:r w:rsidRPr="00670A86">
        <w:rPr>
          <w:rFonts w:eastAsiaTheme="minorHAnsi" w:cs="바탕" w:hint="eastAsia"/>
          <w:kern w:val="0"/>
          <w:szCs w:val="20"/>
        </w:rPr>
        <w:t>위험통제조치가</w:t>
      </w:r>
      <w:r w:rsidRPr="00670A86">
        <w:rPr>
          <w:rFonts w:eastAsiaTheme="minorHAnsi" w:cs="바탕"/>
          <w:kern w:val="0"/>
          <w:szCs w:val="20"/>
        </w:rPr>
        <w:t xml:space="preserve"> </w:t>
      </w:r>
      <w:r w:rsidRPr="00670A86">
        <w:rPr>
          <w:rFonts w:eastAsiaTheme="minorHAnsi" w:cs="바탕" w:hint="eastAsia"/>
          <w:kern w:val="0"/>
          <w:szCs w:val="20"/>
        </w:rPr>
        <w:t>취해진</w:t>
      </w:r>
      <w:r w:rsidRPr="00670A86">
        <w:rPr>
          <w:rFonts w:eastAsiaTheme="minorHAnsi" w:cs="바탕"/>
          <w:kern w:val="0"/>
          <w:szCs w:val="20"/>
        </w:rPr>
        <w:t xml:space="preserve"> </w:t>
      </w:r>
      <w:r w:rsidRPr="00670A86">
        <w:rPr>
          <w:rFonts w:eastAsiaTheme="minorHAnsi" w:cs="바탕" w:hint="eastAsia"/>
          <w:kern w:val="0"/>
          <w:szCs w:val="20"/>
        </w:rPr>
        <w:t>후에도</w:t>
      </w:r>
      <w:r w:rsidRPr="00670A86">
        <w:rPr>
          <w:rFonts w:eastAsiaTheme="minorHAnsi" w:cs="바탕"/>
          <w:kern w:val="0"/>
          <w:szCs w:val="20"/>
        </w:rPr>
        <w:t xml:space="preserve"> </w:t>
      </w:r>
      <w:r w:rsidRPr="00670A86">
        <w:rPr>
          <w:rFonts w:eastAsiaTheme="minorHAnsi" w:cs="바탕" w:hint="eastAsia"/>
          <w:kern w:val="0"/>
          <w:szCs w:val="20"/>
        </w:rPr>
        <w:t>남아있는</w:t>
      </w:r>
      <w:r w:rsidRPr="00670A86">
        <w:rPr>
          <w:rFonts w:eastAsiaTheme="minorHAnsi" w:cs="바탕"/>
          <w:kern w:val="0"/>
          <w:szCs w:val="20"/>
        </w:rPr>
        <w:t xml:space="preserve"> </w:t>
      </w:r>
      <w:r w:rsidRPr="00670A86">
        <w:rPr>
          <w:rFonts w:eastAsiaTheme="minorHAnsi" w:cs="바탕" w:hint="eastAsia"/>
          <w:kern w:val="0"/>
          <w:szCs w:val="20"/>
        </w:rPr>
        <w:t>위험</w:t>
      </w:r>
    </w:p>
    <w:p w14:paraId="2D3F77A5" w14:textId="1C5283DF" w:rsidR="00DA4A77" w:rsidRPr="00670A86" w:rsidRDefault="00AB5B9C" w:rsidP="00071532">
      <w:pPr>
        <w:pStyle w:val="4"/>
        <w:spacing w:after="0"/>
        <w:ind w:left="1200" w:hanging="400"/>
        <w:rPr>
          <w:rFonts w:eastAsiaTheme="minorHAnsi"/>
          <w:szCs w:val="20"/>
        </w:rPr>
      </w:pPr>
      <w:bookmarkStart w:id="53" w:name="_Toc7113802"/>
      <w:r w:rsidRPr="00670A86">
        <w:rPr>
          <w:rFonts w:eastAsiaTheme="minorHAnsi" w:hint="eastAsia"/>
          <w:szCs w:val="20"/>
        </w:rPr>
        <w:t>위험</w:t>
      </w:r>
      <w:r w:rsidRPr="00670A86">
        <w:rPr>
          <w:rFonts w:eastAsiaTheme="minorHAnsi"/>
          <w:szCs w:val="20"/>
        </w:rPr>
        <w:t xml:space="preserve"> (Risk)</w:t>
      </w:r>
      <w:bookmarkEnd w:id="53"/>
    </w:p>
    <w:p w14:paraId="2499D483" w14:textId="0EDB8284" w:rsidR="00AB5B9C" w:rsidRPr="00670A86" w:rsidRDefault="00670A86" w:rsidP="00670A86">
      <w:pPr>
        <w:ind w:leftChars="500" w:left="1000"/>
        <w:rPr>
          <w:rFonts w:eastAsiaTheme="minorHAnsi"/>
          <w:szCs w:val="20"/>
        </w:rPr>
      </w:pPr>
      <w:r w:rsidRPr="00670A86">
        <w:rPr>
          <w:rFonts w:eastAsiaTheme="minorHAnsi" w:cs="바탕" w:hint="eastAsia"/>
          <w:kern w:val="0"/>
          <w:szCs w:val="20"/>
        </w:rPr>
        <w:t>위해의</w:t>
      </w:r>
      <w:r w:rsidRPr="00670A86">
        <w:rPr>
          <w:rFonts w:eastAsiaTheme="minorHAnsi" w:cs="바탕"/>
          <w:kern w:val="0"/>
          <w:szCs w:val="20"/>
        </w:rPr>
        <w:t xml:space="preserve"> </w:t>
      </w:r>
      <w:r w:rsidRPr="00670A86">
        <w:rPr>
          <w:rFonts w:eastAsiaTheme="minorHAnsi" w:cs="바탕" w:hint="eastAsia"/>
          <w:kern w:val="0"/>
          <w:szCs w:val="20"/>
        </w:rPr>
        <w:t>발생가능성과</w:t>
      </w:r>
      <w:r w:rsidRPr="00670A86">
        <w:rPr>
          <w:rFonts w:eastAsiaTheme="minorHAnsi" w:cs="바탕"/>
          <w:kern w:val="0"/>
          <w:szCs w:val="20"/>
        </w:rPr>
        <w:t xml:space="preserve"> </w:t>
      </w:r>
      <w:r w:rsidRPr="00670A86">
        <w:rPr>
          <w:rFonts w:eastAsiaTheme="minorHAnsi" w:cs="바탕" w:hint="eastAsia"/>
          <w:kern w:val="0"/>
          <w:szCs w:val="20"/>
        </w:rPr>
        <w:t>그</w:t>
      </w:r>
      <w:r w:rsidRPr="00670A86">
        <w:rPr>
          <w:rFonts w:eastAsiaTheme="minorHAnsi" w:cs="바탕"/>
          <w:kern w:val="0"/>
          <w:szCs w:val="20"/>
        </w:rPr>
        <w:t xml:space="preserve"> </w:t>
      </w:r>
      <w:r w:rsidRPr="00670A86">
        <w:rPr>
          <w:rFonts w:eastAsiaTheme="minorHAnsi" w:cs="바탕" w:hint="eastAsia"/>
          <w:kern w:val="0"/>
          <w:szCs w:val="20"/>
        </w:rPr>
        <w:t>위해의</w:t>
      </w:r>
      <w:r w:rsidRPr="00670A86">
        <w:rPr>
          <w:rFonts w:eastAsiaTheme="minorHAnsi" w:cs="바탕"/>
          <w:kern w:val="0"/>
          <w:szCs w:val="20"/>
        </w:rPr>
        <w:t xml:space="preserve"> </w:t>
      </w:r>
      <w:r w:rsidRPr="00670A86">
        <w:rPr>
          <w:rFonts w:eastAsiaTheme="minorHAnsi" w:cs="바탕" w:hint="eastAsia"/>
          <w:kern w:val="0"/>
          <w:szCs w:val="20"/>
        </w:rPr>
        <w:t>심각성의</w:t>
      </w:r>
      <w:r w:rsidRPr="00670A86">
        <w:rPr>
          <w:rFonts w:eastAsiaTheme="minorHAnsi" w:cs="바탕"/>
          <w:kern w:val="0"/>
          <w:szCs w:val="20"/>
        </w:rPr>
        <w:t xml:space="preserve"> </w:t>
      </w:r>
      <w:r w:rsidRPr="00670A86">
        <w:rPr>
          <w:rFonts w:eastAsiaTheme="minorHAnsi" w:cs="바탕" w:hint="eastAsia"/>
          <w:kern w:val="0"/>
          <w:szCs w:val="20"/>
        </w:rPr>
        <w:t>조합</w:t>
      </w:r>
    </w:p>
    <w:p w14:paraId="264D2492" w14:textId="122F4683" w:rsidR="00DA4A77" w:rsidRPr="00670A86" w:rsidRDefault="00AB5B9C" w:rsidP="00071532">
      <w:pPr>
        <w:pStyle w:val="4"/>
        <w:spacing w:after="0"/>
        <w:ind w:left="1200" w:hanging="400"/>
        <w:rPr>
          <w:rFonts w:eastAsiaTheme="minorHAnsi"/>
          <w:szCs w:val="20"/>
        </w:rPr>
      </w:pPr>
      <w:bookmarkStart w:id="54" w:name="_Toc7113803"/>
      <w:r w:rsidRPr="00670A86">
        <w:rPr>
          <w:rFonts w:eastAsiaTheme="minorHAnsi" w:hint="eastAsia"/>
          <w:szCs w:val="20"/>
        </w:rPr>
        <w:t>위험분석</w:t>
      </w:r>
      <w:r w:rsidRPr="00670A86">
        <w:rPr>
          <w:rFonts w:eastAsiaTheme="minorHAnsi"/>
          <w:szCs w:val="20"/>
        </w:rPr>
        <w:t xml:space="preserve"> (Risk analysis)</w:t>
      </w:r>
      <w:bookmarkEnd w:id="54"/>
    </w:p>
    <w:p w14:paraId="3AB0BDF9" w14:textId="2065ED53" w:rsidR="00AB5B9C" w:rsidRPr="00670A86" w:rsidRDefault="00670A86" w:rsidP="00670A86">
      <w:pPr>
        <w:ind w:leftChars="500" w:left="1000"/>
        <w:rPr>
          <w:rFonts w:eastAsiaTheme="minorHAnsi"/>
          <w:szCs w:val="20"/>
        </w:rPr>
      </w:pPr>
      <w:r w:rsidRPr="00670A86">
        <w:rPr>
          <w:rFonts w:eastAsiaTheme="minorHAnsi" w:cs="바탕" w:hint="eastAsia"/>
          <w:kern w:val="0"/>
          <w:szCs w:val="20"/>
        </w:rPr>
        <w:t>위해</w:t>
      </w:r>
      <w:r w:rsidRPr="00670A86">
        <w:rPr>
          <w:rFonts w:eastAsiaTheme="minorHAnsi" w:cs="바탕"/>
          <w:kern w:val="0"/>
          <w:szCs w:val="20"/>
        </w:rPr>
        <w:t xml:space="preserve"> </w:t>
      </w:r>
      <w:r w:rsidRPr="00670A86">
        <w:rPr>
          <w:rFonts w:eastAsiaTheme="minorHAnsi" w:cs="바탕" w:hint="eastAsia"/>
          <w:kern w:val="0"/>
          <w:szCs w:val="20"/>
        </w:rPr>
        <w:t>요인을</w:t>
      </w:r>
      <w:r w:rsidRPr="00670A86">
        <w:rPr>
          <w:rFonts w:eastAsiaTheme="minorHAnsi" w:cs="바탕"/>
          <w:kern w:val="0"/>
          <w:szCs w:val="20"/>
        </w:rPr>
        <w:t xml:space="preserve"> </w:t>
      </w:r>
      <w:r w:rsidRPr="00670A86">
        <w:rPr>
          <w:rFonts w:eastAsiaTheme="minorHAnsi" w:cs="바탕" w:hint="eastAsia"/>
          <w:kern w:val="0"/>
          <w:szCs w:val="20"/>
        </w:rPr>
        <w:t>식별하고</w:t>
      </w:r>
      <w:r w:rsidRPr="00670A86">
        <w:rPr>
          <w:rFonts w:eastAsiaTheme="minorHAnsi" w:cs="바탕"/>
          <w:kern w:val="0"/>
          <w:szCs w:val="20"/>
        </w:rPr>
        <w:t xml:space="preserve"> </w:t>
      </w:r>
      <w:r w:rsidRPr="00670A86">
        <w:rPr>
          <w:rFonts w:eastAsiaTheme="minorHAnsi" w:cs="바탕" w:hint="eastAsia"/>
          <w:kern w:val="0"/>
          <w:szCs w:val="20"/>
        </w:rPr>
        <w:t>위험을</w:t>
      </w:r>
      <w:r w:rsidRPr="00670A86">
        <w:rPr>
          <w:rFonts w:eastAsiaTheme="minorHAnsi" w:cs="바탕"/>
          <w:kern w:val="0"/>
          <w:szCs w:val="20"/>
        </w:rPr>
        <w:t xml:space="preserve"> </w:t>
      </w:r>
      <w:r w:rsidRPr="00670A86">
        <w:rPr>
          <w:rFonts w:eastAsiaTheme="minorHAnsi" w:cs="바탕" w:hint="eastAsia"/>
          <w:kern w:val="0"/>
          <w:szCs w:val="20"/>
        </w:rPr>
        <w:t>산정하기</w:t>
      </w:r>
      <w:r w:rsidRPr="00670A86">
        <w:rPr>
          <w:rFonts w:eastAsiaTheme="minorHAnsi" w:cs="바탕"/>
          <w:kern w:val="0"/>
          <w:szCs w:val="20"/>
        </w:rPr>
        <w:t xml:space="preserve"> </w:t>
      </w:r>
      <w:r w:rsidRPr="00670A86">
        <w:rPr>
          <w:rFonts w:eastAsiaTheme="minorHAnsi" w:cs="바탕" w:hint="eastAsia"/>
          <w:kern w:val="0"/>
          <w:szCs w:val="20"/>
        </w:rPr>
        <w:t>위해</w:t>
      </w:r>
      <w:r w:rsidRPr="00670A86">
        <w:rPr>
          <w:rFonts w:eastAsiaTheme="minorHAnsi" w:cs="바탕"/>
          <w:kern w:val="0"/>
          <w:szCs w:val="20"/>
        </w:rPr>
        <w:t xml:space="preserve"> </w:t>
      </w:r>
      <w:r w:rsidRPr="00670A86">
        <w:rPr>
          <w:rFonts w:eastAsiaTheme="minorHAnsi" w:cs="바탕" w:hint="eastAsia"/>
          <w:kern w:val="0"/>
          <w:szCs w:val="20"/>
        </w:rPr>
        <w:t>가용정보를</w:t>
      </w:r>
      <w:r w:rsidRPr="00670A86">
        <w:rPr>
          <w:rFonts w:eastAsiaTheme="minorHAnsi" w:cs="바탕"/>
          <w:kern w:val="0"/>
          <w:szCs w:val="20"/>
        </w:rPr>
        <w:t xml:space="preserve"> </w:t>
      </w:r>
      <w:r w:rsidRPr="00670A86">
        <w:rPr>
          <w:rFonts w:eastAsiaTheme="minorHAnsi" w:cs="바탕" w:hint="eastAsia"/>
          <w:kern w:val="0"/>
          <w:szCs w:val="20"/>
        </w:rPr>
        <w:t>체계적으로</w:t>
      </w:r>
      <w:r w:rsidRPr="00670A86">
        <w:rPr>
          <w:rFonts w:eastAsiaTheme="minorHAnsi" w:cs="바탕"/>
          <w:kern w:val="0"/>
          <w:szCs w:val="20"/>
        </w:rPr>
        <w:t xml:space="preserve"> </w:t>
      </w:r>
      <w:r w:rsidRPr="00670A86">
        <w:rPr>
          <w:rFonts w:eastAsiaTheme="minorHAnsi" w:cs="바탕" w:hint="eastAsia"/>
          <w:kern w:val="0"/>
          <w:szCs w:val="20"/>
        </w:rPr>
        <w:t>사용하는</w:t>
      </w:r>
      <w:r w:rsidRPr="00670A86">
        <w:rPr>
          <w:rFonts w:eastAsiaTheme="minorHAnsi" w:cs="바탕"/>
          <w:kern w:val="0"/>
          <w:szCs w:val="20"/>
        </w:rPr>
        <w:t xml:space="preserve"> </w:t>
      </w:r>
      <w:r w:rsidRPr="00670A86">
        <w:rPr>
          <w:rFonts w:eastAsiaTheme="minorHAnsi" w:cs="바탕" w:hint="eastAsia"/>
          <w:kern w:val="0"/>
          <w:szCs w:val="20"/>
        </w:rPr>
        <w:t>것</w:t>
      </w:r>
    </w:p>
    <w:p w14:paraId="4491E7F9" w14:textId="32511286" w:rsidR="00DA4A77" w:rsidRPr="00670A86" w:rsidRDefault="00AB5B9C" w:rsidP="00071532">
      <w:pPr>
        <w:pStyle w:val="4"/>
        <w:spacing w:after="0"/>
        <w:ind w:left="1200" w:hanging="400"/>
        <w:rPr>
          <w:rFonts w:eastAsiaTheme="minorHAnsi"/>
          <w:szCs w:val="20"/>
        </w:rPr>
      </w:pPr>
      <w:bookmarkStart w:id="55" w:name="_Toc7113804"/>
      <w:r w:rsidRPr="00670A86">
        <w:rPr>
          <w:rFonts w:eastAsiaTheme="minorHAnsi" w:hint="eastAsia"/>
          <w:szCs w:val="20"/>
        </w:rPr>
        <w:t>위험사정</w:t>
      </w:r>
      <w:r w:rsidRPr="00670A86">
        <w:rPr>
          <w:rFonts w:eastAsiaTheme="minorHAnsi"/>
          <w:szCs w:val="20"/>
        </w:rPr>
        <w:t xml:space="preserve"> (Risk assessment)</w:t>
      </w:r>
      <w:bookmarkEnd w:id="55"/>
    </w:p>
    <w:p w14:paraId="6B4067A8" w14:textId="29528A12" w:rsidR="00AB5B9C" w:rsidRPr="00670A86" w:rsidRDefault="00670A86" w:rsidP="00670A86">
      <w:pPr>
        <w:ind w:leftChars="500" w:left="1000"/>
        <w:rPr>
          <w:rFonts w:eastAsiaTheme="minorHAnsi"/>
          <w:szCs w:val="20"/>
        </w:rPr>
      </w:pPr>
      <w:r w:rsidRPr="00670A86">
        <w:rPr>
          <w:rFonts w:eastAsiaTheme="minorHAnsi" w:cs="바탕" w:hint="eastAsia"/>
          <w:kern w:val="0"/>
          <w:szCs w:val="20"/>
        </w:rPr>
        <w:t>위험분석과</w:t>
      </w:r>
      <w:r w:rsidRPr="00670A86">
        <w:rPr>
          <w:rFonts w:eastAsiaTheme="minorHAnsi" w:cs="바탕"/>
          <w:kern w:val="0"/>
          <w:szCs w:val="20"/>
        </w:rPr>
        <w:t xml:space="preserve"> </w:t>
      </w:r>
      <w:r w:rsidRPr="00670A86">
        <w:rPr>
          <w:rFonts w:eastAsiaTheme="minorHAnsi" w:cs="바탕" w:hint="eastAsia"/>
          <w:kern w:val="0"/>
          <w:szCs w:val="20"/>
        </w:rPr>
        <w:t>위험평가를</w:t>
      </w:r>
      <w:r w:rsidRPr="00670A86">
        <w:rPr>
          <w:rFonts w:eastAsiaTheme="minorHAnsi" w:cs="바탕"/>
          <w:kern w:val="0"/>
          <w:szCs w:val="20"/>
        </w:rPr>
        <w:t xml:space="preserve"> </w:t>
      </w:r>
      <w:r w:rsidRPr="00670A86">
        <w:rPr>
          <w:rFonts w:eastAsiaTheme="minorHAnsi" w:cs="바탕" w:hint="eastAsia"/>
          <w:kern w:val="0"/>
          <w:szCs w:val="20"/>
        </w:rPr>
        <w:t>포함하는</w:t>
      </w:r>
      <w:r w:rsidRPr="00670A86">
        <w:rPr>
          <w:rFonts w:eastAsiaTheme="minorHAnsi" w:cs="바탕"/>
          <w:kern w:val="0"/>
          <w:szCs w:val="20"/>
        </w:rPr>
        <w:t xml:space="preserve"> </w:t>
      </w:r>
      <w:r w:rsidRPr="00670A86">
        <w:rPr>
          <w:rFonts w:eastAsiaTheme="minorHAnsi" w:cs="바탕" w:hint="eastAsia"/>
          <w:kern w:val="0"/>
          <w:szCs w:val="20"/>
        </w:rPr>
        <w:t>전반적</w:t>
      </w:r>
      <w:r w:rsidRPr="00670A86">
        <w:rPr>
          <w:rFonts w:eastAsiaTheme="minorHAnsi" w:cs="바탕"/>
          <w:kern w:val="0"/>
          <w:szCs w:val="20"/>
        </w:rPr>
        <w:t xml:space="preserve"> </w:t>
      </w:r>
      <w:r w:rsidRPr="00670A86">
        <w:rPr>
          <w:rFonts w:eastAsiaTheme="minorHAnsi" w:cs="바탕" w:hint="eastAsia"/>
          <w:kern w:val="0"/>
          <w:szCs w:val="20"/>
        </w:rPr>
        <w:t>과정</w:t>
      </w:r>
    </w:p>
    <w:p w14:paraId="4D69A29F" w14:textId="24E63F73" w:rsidR="00DA4A77" w:rsidRPr="00670A86" w:rsidRDefault="00AB5B9C" w:rsidP="00071532">
      <w:pPr>
        <w:pStyle w:val="4"/>
        <w:spacing w:after="0"/>
        <w:ind w:left="1200" w:hanging="400"/>
        <w:rPr>
          <w:rFonts w:eastAsiaTheme="minorHAnsi"/>
          <w:szCs w:val="20"/>
        </w:rPr>
      </w:pPr>
      <w:bookmarkStart w:id="56" w:name="_Toc7113805"/>
      <w:r w:rsidRPr="00670A86">
        <w:rPr>
          <w:rFonts w:eastAsiaTheme="minorHAnsi" w:hint="eastAsia"/>
          <w:szCs w:val="20"/>
        </w:rPr>
        <w:t>위험통제</w:t>
      </w:r>
      <w:r w:rsidRPr="00670A86">
        <w:rPr>
          <w:rFonts w:eastAsiaTheme="minorHAnsi"/>
          <w:szCs w:val="20"/>
        </w:rPr>
        <w:t xml:space="preserve"> (Risk control)</w:t>
      </w:r>
      <w:bookmarkEnd w:id="56"/>
    </w:p>
    <w:p w14:paraId="301CE73C" w14:textId="36626F54" w:rsidR="00AB5B9C" w:rsidRPr="00670A86" w:rsidRDefault="00670A86" w:rsidP="00670A86">
      <w:pPr>
        <w:ind w:leftChars="500" w:left="1000"/>
      </w:pPr>
      <w:r w:rsidRPr="00670A86">
        <w:rPr>
          <w:rFonts w:hint="eastAsia"/>
        </w:rPr>
        <w:t>위험을</w:t>
      </w:r>
      <w:r w:rsidRPr="00670A86">
        <w:t xml:space="preserve"> </w:t>
      </w:r>
      <w:r w:rsidRPr="00670A86">
        <w:rPr>
          <w:rFonts w:hint="eastAsia"/>
        </w:rPr>
        <w:t>규정된</w:t>
      </w:r>
      <w:r w:rsidRPr="00670A86">
        <w:t xml:space="preserve"> </w:t>
      </w:r>
      <w:r w:rsidRPr="00670A86">
        <w:rPr>
          <w:rFonts w:hint="eastAsia"/>
        </w:rPr>
        <w:t>수준</w:t>
      </w:r>
      <w:r w:rsidRPr="00670A86">
        <w:t xml:space="preserve"> </w:t>
      </w:r>
      <w:r w:rsidRPr="00670A86">
        <w:rPr>
          <w:rFonts w:hint="eastAsia"/>
        </w:rPr>
        <w:t>이하로</w:t>
      </w:r>
      <w:r w:rsidRPr="00670A86">
        <w:t xml:space="preserve"> </w:t>
      </w:r>
      <w:r w:rsidRPr="00670A86">
        <w:rPr>
          <w:rFonts w:hint="eastAsia"/>
        </w:rPr>
        <w:t>감소시키거나</w:t>
      </w:r>
      <w:r w:rsidRPr="00670A86">
        <w:t xml:space="preserve"> </w:t>
      </w:r>
      <w:r w:rsidRPr="00670A86">
        <w:rPr>
          <w:rFonts w:hint="eastAsia"/>
        </w:rPr>
        <w:t>유지하도록</w:t>
      </w:r>
      <w:r w:rsidRPr="00670A86">
        <w:t xml:space="preserve"> </w:t>
      </w:r>
      <w:r w:rsidRPr="00670A86">
        <w:rPr>
          <w:rFonts w:hint="eastAsia"/>
        </w:rPr>
        <w:t>하는</w:t>
      </w:r>
      <w:r w:rsidRPr="00670A86">
        <w:t xml:space="preserve"> </w:t>
      </w:r>
      <w:r w:rsidRPr="00670A86">
        <w:rPr>
          <w:rFonts w:hint="eastAsia"/>
        </w:rPr>
        <w:t>결정과</w:t>
      </w:r>
      <w:r w:rsidRPr="00670A86">
        <w:t xml:space="preserve"> </w:t>
      </w:r>
      <w:r w:rsidRPr="00670A86">
        <w:rPr>
          <w:rFonts w:hint="eastAsia"/>
        </w:rPr>
        <w:t>조치가</w:t>
      </w:r>
      <w:r w:rsidRPr="00670A86">
        <w:t xml:space="preserve"> </w:t>
      </w:r>
      <w:r w:rsidRPr="00670A86">
        <w:rPr>
          <w:rFonts w:hint="eastAsia"/>
        </w:rPr>
        <w:t>이루어지는</w:t>
      </w:r>
      <w:r w:rsidRPr="00670A86">
        <w:t xml:space="preserve"> </w:t>
      </w:r>
      <w:r w:rsidRPr="00670A86">
        <w:rPr>
          <w:rFonts w:hint="eastAsia"/>
        </w:rPr>
        <w:t>과정</w:t>
      </w:r>
    </w:p>
    <w:p w14:paraId="35EBAE16" w14:textId="07011569" w:rsidR="00DA4A77" w:rsidRPr="00670A86" w:rsidRDefault="00AB5B9C" w:rsidP="00071532">
      <w:pPr>
        <w:pStyle w:val="4"/>
        <w:spacing w:after="0"/>
        <w:ind w:left="1200" w:hanging="400"/>
        <w:rPr>
          <w:rFonts w:eastAsiaTheme="minorHAnsi"/>
          <w:szCs w:val="20"/>
        </w:rPr>
      </w:pPr>
      <w:bookmarkStart w:id="57" w:name="_Toc7113806"/>
      <w:r w:rsidRPr="00670A86">
        <w:rPr>
          <w:rFonts w:eastAsiaTheme="minorHAnsi" w:hint="eastAsia"/>
          <w:szCs w:val="20"/>
        </w:rPr>
        <w:t>위험산정</w:t>
      </w:r>
      <w:r w:rsidRPr="00670A86">
        <w:rPr>
          <w:rFonts w:eastAsiaTheme="minorHAnsi"/>
          <w:szCs w:val="20"/>
        </w:rPr>
        <w:t xml:space="preserve"> (Risk estimation)</w:t>
      </w:r>
      <w:bookmarkEnd w:id="57"/>
    </w:p>
    <w:p w14:paraId="4F9F0D2C" w14:textId="411EBC43" w:rsidR="00AB5B9C" w:rsidRPr="00670A86" w:rsidRDefault="00670A86" w:rsidP="00670A86">
      <w:pPr>
        <w:ind w:leftChars="500" w:left="1000"/>
        <w:rPr>
          <w:rFonts w:eastAsiaTheme="minorHAnsi"/>
          <w:szCs w:val="20"/>
        </w:rPr>
      </w:pPr>
      <w:r w:rsidRPr="00670A86">
        <w:rPr>
          <w:rFonts w:eastAsiaTheme="minorHAnsi" w:cs="바탕" w:hint="eastAsia"/>
          <w:kern w:val="0"/>
          <w:szCs w:val="20"/>
        </w:rPr>
        <w:t>위해의</w:t>
      </w:r>
      <w:r w:rsidRPr="00670A86">
        <w:rPr>
          <w:rFonts w:eastAsiaTheme="minorHAnsi" w:cs="바탕"/>
          <w:kern w:val="0"/>
          <w:szCs w:val="20"/>
        </w:rPr>
        <w:t xml:space="preserve"> </w:t>
      </w:r>
      <w:r w:rsidRPr="00670A86">
        <w:rPr>
          <w:rFonts w:eastAsiaTheme="minorHAnsi" w:cs="바탕" w:hint="eastAsia"/>
          <w:kern w:val="0"/>
          <w:szCs w:val="20"/>
        </w:rPr>
        <w:t>발생가능성과</w:t>
      </w:r>
      <w:r w:rsidRPr="00670A86">
        <w:rPr>
          <w:rFonts w:eastAsiaTheme="minorHAnsi" w:cs="바탕"/>
          <w:kern w:val="0"/>
          <w:szCs w:val="20"/>
        </w:rPr>
        <w:t xml:space="preserve"> </w:t>
      </w:r>
      <w:r w:rsidRPr="00670A86">
        <w:rPr>
          <w:rFonts w:eastAsiaTheme="minorHAnsi" w:cs="바탕" w:hint="eastAsia"/>
          <w:kern w:val="0"/>
          <w:szCs w:val="20"/>
        </w:rPr>
        <w:t>그</w:t>
      </w:r>
      <w:r w:rsidRPr="00670A86">
        <w:rPr>
          <w:rFonts w:eastAsiaTheme="minorHAnsi" w:cs="바탕"/>
          <w:kern w:val="0"/>
          <w:szCs w:val="20"/>
        </w:rPr>
        <w:t xml:space="preserve"> </w:t>
      </w:r>
      <w:r w:rsidRPr="00670A86">
        <w:rPr>
          <w:rFonts w:eastAsiaTheme="minorHAnsi" w:cs="바탕" w:hint="eastAsia"/>
          <w:kern w:val="0"/>
          <w:szCs w:val="20"/>
        </w:rPr>
        <w:t>위해의</w:t>
      </w:r>
      <w:r w:rsidRPr="00670A86">
        <w:rPr>
          <w:rFonts w:eastAsiaTheme="minorHAnsi" w:cs="바탕"/>
          <w:kern w:val="0"/>
          <w:szCs w:val="20"/>
        </w:rPr>
        <w:t xml:space="preserve"> </w:t>
      </w:r>
      <w:r w:rsidRPr="00670A86">
        <w:rPr>
          <w:rFonts w:eastAsiaTheme="minorHAnsi" w:cs="바탕" w:hint="eastAsia"/>
          <w:kern w:val="0"/>
          <w:szCs w:val="20"/>
        </w:rPr>
        <w:t>심각성의</w:t>
      </w:r>
      <w:r w:rsidRPr="00670A86">
        <w:rPr>
          <w:rFonts w:eastAsiaTheme="minorHAnsi" w:cs="바탕"/>
          <w:kern w:val="0"/>
          <w:szCs w:val="20"/>
        </w:rPr>
        <w:t xml:space="preserve"> </w:t>
      </w:r>
      <w:r w:rsidRPr="00670A86">
        <w:rPr>
          <w:rFonts w:eastAsiaTheme="minorHAnsi" w:cs="바탕" w:hint="eastAsia"/>
          <w:kern w:val="0"/>
          <w:szCs w:val="20"/>
        </w:rPr>
        <w:t>값을</w:t>
      </w:r>
      <w:r w:rsidRPr="00670A86">
        <w:rPr>
          <w:rFonts w:eastAsiaTheme="minorHAnsi" w:cs="바탕"/>
          <w:kern w:val="0"/>
          <w:szCs w:val="20"/>
        </w:rPr>
        <w:t xml:space="preserve"> </w:t>
      </w:r>
      <w:r w:rsidRPr="00670A86">
        <w:rPr>
          <w:rFonts w:eastAsiaTheme="minorHAnsi" w:cs="바탕" w:hint="eastAsia"/>
          <w:kern w:val="0"/>
          <w:szCs w:val="20"/>
        </w:rPr>
        <w:t>정하기</w:t>
      </w:r>
      <w:r w:rsidRPr="00670A86">
        <w:rPr>
          <w:rFonts w:eastAsiaTheme="minorHAnsi" w:cs="바탕"/>
          <w:kern w:val="0"/>
          <w:szCs w:val="20"/>
        </w:rPr>
        <w:t xml:space="preserve"> </w:t>
      </w:r>
      <w:r w:rsidRPr="00670A86">
        <w:rPr>
          <w:rFonts w:eastAsiaTheme="minorHAnsi" w:cs="바탕" w:hint="eastAsia"/>
          <w:kern w:val="0"/>
          <w:szCs w:val="20"/>
        </w:rPr>
        <w:t>위해</w:t>
      </w:r>
      <w:r w:rsidRPr="00670A86">
        <w:rPr>
          <w:rFonts w:eastAsiaTheme="minorHAnsi" w:cs="바탕"/>
          <w:kern w:val="0"/>
          <w:szCs w:val="20"/>
        </w:rPr>
        <w:t xml:space="preserve"> </w:t>
      </w:r>
      <w:r w:rsidRPr="00670A86">
        <w:rPr>
          <w:rFonts w:eastAsiaTheme="minorHAnsi" w:cs="바탕" w:hint="eastAsia"/>
          <w:kern w:val="0"/>
          <w:szCs w:val="20"/>
        </w:rPr>
        <w:t>사용되는</w:t>
      </w:r>
      <w:r w:rsidRPr="00670A86">
        <w:rPr>
          <w:rFonts w:eastAsiaTheme="minorHAnsi" w:cs="바탕"/>
          <w:kern w:val="0"/>
          <w:szCs w:val="20"/>
        </w:rPr>
        <w:t xml:space="preserve"> </w:t>
      </w:r>
      <w:r w:rsidRPr="00670A86">
        <w:rPr>
          <w:rFonts w:eastAsiaTheme="minorHAnsi" w:cs="바탕" w:hint="eastAsia"/>
          <w:kern w:val="0"/>
          <w:szCs w:val="20"/>
        </w:rPr>
        <w:t>과정</w:t>
      </w:r>
    </w:p>
    <w:p w14:paraId="15D87887" w14:textId="51B583D6" w:rsidR="00DA4A77" w:rsidRPr="00670A86" w:rsidRDefault="00AB5B9C" w:rsidP="00071532">
      <w:pPr>
        <w:pStyle w:val="4"/>
        <w:spacing w:after="0"/>
        <w:ind w:left="1200" w:hanging="400"/>
        <w:rPr>
          <w:rFonts w:eastAsiaTheme="minorHAnsi"/>
          <w:szCs w:val="20"/>
        </w:rPr>
      </w:pPr>
      <w:bookmarkStart w:id="58" w:name="_Toc7113807"/>
      <w:r w:rsidRPr="00670A86">
        <w:rPr>
          <w:rFonts w:eastAsiaTheme="minorHAnsi" w:hint="eastAsia"/>
          <w:szCs w:val="20"/>
        </w:rPr>
        <w:t>위험평가</w:t>
      </w:r>
      <w:r w:rsidRPr="00670A86">
        <w:rPr>
          <w:rFonts w:eastAsiaTheme="minorHAnsi"/>
          <w:szCs w:val="20"/>
        </w:rPr>
        <w:t xml:space="preserve"> (Risk evaluation)</w:t>
      </w:r>
      <w:bookmarkEnd w:id="58"/>
    </w:p>
    <w:p w14:paraId="3B8F9BFC" w14:textId="791D6D4D" w:rsidR="00AB5B9C" w:rsidRPr="00670A86" w:rsidRDefault="00670A86" w:rsidP="00670A86">
      <w:pPr>
        <w:ind w:leftChars="500" w:left="1000"/>
      </w:pPr>
      <w:r w:rsidRPr="00670A86">
        <w:rPr>
          <w:rFonts w:hint="eastAsia"/>
        </w:rPr>
        <w:t>위험의</w:t>
      </w:r>
      <w:r w:rsidRPr="00670A86">
        <w:t xml:space="preserve"> </w:t>
      </w:r>
      <w:r w:rsidRPr="00670A86">
        <w:rPr>
          <w:rFonts w:hint="eastAsia"/>
        </w:rPr>
        <w:t>허용가능성을</w:t>
      </w:r>
      <w:r w:rsidRPr="00670A86">
        <w:t xml:space="preserve"> </w:t>
      </w:r>
      <w:r w:rsidRPr="00670A86">
        <w:rPr>
          <w:rFonts w:hint="eastAsia"/>
        </w:rPr>
        <w:t>결정하기</w:t>
      </w:r>
      <w:r w:rsidRPr="00670A86">
        <w:t xml:space="preserve"> </w:t>
      </w:r>
      <w:r w:rsidRPr="00670A86">
        <w:rPr>
          <w:rFonts w:hint="eastAsia"/>
        </w:rPr>
        <w:t>위해</w:t>
      </w:r>
      <w:r w:rsidRPr="00670A86">
        <w:t xml:space="preserve">, </w:t>
      </w:r>
      <w:r w:rsidRPr="00670A86">
        <w:rPr>
          <w:rFonts w:hint="eastAsia"/>
        </w:rPr>
        <w:t>정해진</w:t>
      </w:r>
      <w:r w:rsidRPr="00670A86">
        <w:t xml:space="preserve"> </w:t>
      </w:r>
      <w:r w:rsidRPr="00670A86">
        <w:rPr>
          <w:rFonts w:hint="eastAsia"/>
        </w:rPr>
        <w:t>위험</w:t>
      </w:r>
      <w:r w:rsidRPr="00670A86">
        <w:t xml:space="preserve"> </w:t>
      </w:r>
      <w:r w:rsidRPr="00670A86">
        <w:rPr>
          <w:rFonts w:hint="eastAsia"/>
        </w:rPr>
        <w:t>기준과</w:t>
      </w:r>
      <w:r w:rsidRPr="00670A86">
        <w:t xml:space="preserve"> </w:t>
      </w:r>
      <w:r w:rsidRPr="00670A86">
        <w:rPr>
          <w:rFonts w:hint="eastAsia"/>
        </w:rPr>
        <w:t>산정된</w:t>
      </w:r>
      <w:r w:rsidRPr="00670A86">
        <w:t xml:space="preserve"> </w:t>
      </w:r>
      <w:r w:rsidRPr="00670A86">
        <w:rPr>
          <w:rFonts w:hint="eastAsia"/>
        </w:rPr>
        <w:t>위험을</w:t>
      </w:r>
      <w:r w:rsidRPr="00670A86">
        <w:t xml:space="preserve"> </w:t>
      </w:r>
      <w:r w:rsidRPr="00670A86">
        <w:rPr>
          <w:rFonts w:hint="eastAsia"/>
        </w:rPr>
        <w:t>비교하는 과정</w:t>
      </w:r>
    </w:p>
    <w:p w14:paraId="70B40FDB" w14:textId="35A26DA3" w:rsidR="00DA4A77" w:rsidRPr="00670A86" w:rsidRDefault="00AB5B9C" w:rsidP="00071532">
      <w:pPr>
        <w:pStyle w:val="4"/>
        <w:spacing w:after="0"/>
        <w:ind w:left="1200" w:hanging="400"/>
        <w:rPr>
          <w:rFonts w:eastAsiaTheme="minorHAnsi"/>
          <w:szCs w:val="20"/>
        </w:rPr>
      </w:pPr>
      <w:bookmarkStart w:id="59" w:name="_Toc7113808"/>
      <w:r w:rsidRPr="00670A86">
        <w:rPr>
          <w:rFonts w:eastAsiaTheme="minorHAnsi" w:hint="eastAsia"/>
          <w:szCs w:val="20"/>
        </w:rPr>
        <w:t>위험관리</w:t>
      </w:r>
      <w:r w:rsidRPr="00670A86">
        <w:rPr>
          <w:rFonts w:eastAsiaTheme="minorHAnsi"/>
          <w:szCs w:val="20"/>
        </w:rPr>
        <w:t xml:space="preserve"> (Risk management)</w:t>
      </w:r>
      <w:bookmarkEnd w:id="59"/>
    </w:p>
    <w:p w14:paraId="3354CD2C" w14:textId="7356E283" w:rsidR="00AB5B9C" w:rsidRPr="00670A86" w:rsidRDefault="00670A86" w:rsidP="00670A86">
      <w:pPr>
        <w:ind w:leftChars="500" w:left="1000"/>
      </w:pPr>
      <w:r w:rsidRPr="00670A86">
        <w:rPr>
          <w:rFonts w:hint="eastAsia"/>
        </w:rPr>
        <w:t>위험을</w:t>
      </w:r>
      <w:r w:rsidRPr="00670A86">
        <w:t xml:space="preserve"> </w:t>
      </w:r>
      <w:r w:rsidRPr="00670A86">
        <w:rPr>
          <w:rFonts w:hint="eastAsia"/>
        </w:rPr>
        <w:t>분석</w:t>
      </w:r>
      <w:r w:rsidRPr="00670A86">
        <w:t xml:space="preserve">, </w:t>
      </w:r>
      <w:r w:rsidRPr="00670A86">
        <w:rPr>
          <w:rFonts w:hint="eastAsia"/>
        </w:rPr>
        <w:t>평가</w:t>
      </w:r>
      <w:r w:rsidRPr="00670A86">
        <w:t xml:space="preserve">, </w:t>
      </w:r>
      <w:r w:rsidRPr="00670A86">
        <w:rPr>
          <w:rFonts w:hint="eastAsia"/>
        </w:rPr>
        <w:t>통제하고</w:t>
      </w:r>
      <w:r w:rsidRPr="00670A86">
        <w:t xml:space="preserve"> </w:t>
      </w:r>
      <w:r w:rsidRPr="00670A86">
        <w:rPr>
          <w:rFonts w:hint="eastAsia"/>
        </w:rPr>
        <w:t>모니터링하는</w:t>
      </w:r>
      <w:r w:rsidRPr="00670A86">
        <w:t xml:space="preserve"> </w:t>
      </w:r>
      <w:r w:rsidRPr="00670A86">
        <w:rPr>
          <w:rFonts w:hint="eastAsia"/>
        </w:rPr>
        <w:t>업무에</w:t>
      </w:r>
      <w:r w:rsidRPr="00670A86">
        <w:t xml:space="preserve"> </w:t>
      </w:r>
      <w:r w:rsidRPr="00670A86">
        <w:rPr>
          <w:rFonts w:hint="eastAsia"/>
        </w:rPr>
        <w:t>대한</w:t>
      </w:r>
      <w:r w:rsidRPr="00670A86">
        <w:t xml:space="preserve"> </w:t>
      </w:r>
      <w:r w:rsidRPr="00670A86">
        <w:rPr>
          <w:rFonts w:hint="eastAsia"/>
        </w:rPr>
        <w:t>관리정책</w:t>
      </w:r>
      <w:r w:rsidRPr="00670A86">
        <w:t xml:space="preserve">, </w:t>
      </w:r>
      <w:r w:rsidRPr="00670A86">
        <w:rPr>
          <w:rFonts w:hint="eastAsia"/>
        </w:rPr>
        <w:t>절차</w:t>
      </w:r>
      <w:r w:rsidRPr="00670A86">
        <w:t xml:space="preserve"> </w:t>
      </w:r>
      <w:r w:rsidRPr="00670A86">
        <w:rPr>
          <w:rFonts w:hint="eastAsia"/>
        </w:rPr>
        <w:t>및</w:t>
      </w:r>
      <w:r w:rsidRPr="00670A86">
        <w:t xml:space="preserve"> </w:t>
      </w:r>
      <w:r w:rsidRPr="00670A86">
        <w:rPr>
          <w:rFonts w:hint="eastAsia"/>
        </w:rPr>
        <w:t>실무의 체계적</w:t>
      </w:r>
      <w:r w:rsidRPr="00670A86">
        <w:t xml:space="preserve"> </w:t>
      </w:r>
      <w:r w:rsidRPr="00670A86">
        <w:rPr>
          <w:rFonts w:hint="eastAsia"/>
        </w:rPr>
        <w:t>적용</w:t>
      </w:r>
      <w:r w:rsidRPr="00670A86">
        <w:t>.</w:t>
      </w:r>
    </w:p>
    <w:p w14:paraId="15ADC7FC" w14:textId="4EDA6066" w:rsidR="00DA4A77" w:rsidRPr="00670A86" w:rsidRDefault="00AB5B9C" w:rsidP="00071532">
      <w:pPr>
        <w:pStyle w:val="4"/>
        <w:spacing w:after="0"/>
        <w:ind w:left="1200" w:hanging="400"/>
        <w:rPr>
          <w:rFonts w:eastAsiaTheme="minorHAnsi"/>
          <w:szCs w:val="20"/>
        </w:rPr>
      </w:pPr>
      <w:bookmarkStart w:id="60" w:name="_Toc7113809"/>
      <w:r w:rsidRPr="00670A86">
        <w:rPr>
          <w:rFonts w:eastAsiaTheme="minorHAnsi" w:hint="eastAsia"/>
          <w:szCs w:val="20"/>
        </w:rPr>
        <w:t>위험관리파일</w:t>
      </w:r>
      <w:r w:rsidRPr="00670A86">
        <w:rPr>
          <w:rFonts w:eastAsiaTheme="minorHAnsi"/>
          <w:szCs w:val="20"/>
        </w:rPr>
        <w:t xml:space="preserve"> (Risk management file)</w:t>
      </w:r>
      <w:bookmarkEnd w:id="60"/>
    </w:p>
    <w:p w14:paraId="2AB0F555" w14:textId="731A3D0B" w:rsidR="00AB5B9C" w:rsidRPr="00670A86" w:rsidRDefault="00670A86" w:rsidP="00670A86">
      <w:pPr>
        <w:ind w:leftChars="500" w:left="1000"/>
        <w:rPr>
          <w:rFonts w:eastAsiaTheme="minorHAnsi"/>
          <w:szCs w:val="20"/>
        </w:rPr>
      </w:pPr>
      <w:r w:rsidRPr="00670A86">
        <w:rPr>
          <w:rFonts w:eastAsiaTheme="minorHAnsi" w:cs="바탕" w:hint="eastAsia"/>
          <w:kern w:val="0"/>
          <w:szCs w:val="20"/>
        </w:rPr>
        <w:t>위험관리에</w:t>
      </w:r>
      <w:r w:rsidRPr="00670A86">
        <w:rPr>
          <w:rFonts w:eastAsiaTheme="minorHAnsi" w:cs="바탕"/>
          <w:kern w:val="0"/>
          <w:szCs w:val="20"/>
        </w:rPr>
        <w:t xml:space="preserve"> </w:t>
      </w:r>
      <w:r w:rsidRPr="00670A86">
        <w:rPr>
          <w:rFonts w:eastAsiaTheme="minorHAnsi" w:cs="바탕" w:hint="eastAsia"/>
          <w:kern w:val="0"/>
          <w:szCs w:val="20"/>
        </w:rPr>
        <w:t>의해</w:t>
      </w:r>
      <w:r w:rsidRPr="00670A86">
        <w:rPr>
          <w:rFonts w:eastAsiaTheme="minorHAnsi" w:cs="바탕"/>
          <w:kern w:val="0"/>
          <w:szCs w:val="20"/>
        </w:rPr>
        <w:t xml:space="preserve"> </w:t>
      </w:r>
      <w:r w:rsidRPr="00670A86">
        <w:rPr>
          <w:rFonts w:eastAsiaTheme="minorHAnsi" w:cs="바탕" w:hint="eastAsia"/>
          <w:kern w:val="0"/>
          <w:szCs w:val="20"/>
        </w:rPr>
        <w:t>생성되는</w:t>
      </w:r>
      <w:r w:rsidRPr="00670A86">
        <w:rPr>
          <w:rFonts w:eastAsiaTheme="minorHAnsi" w:cs="바탕"/>
          <w:kern w:val="0"/>
          <w:szCs w:val="20"/>
        </w:rPr>
        <w:t xml:space="preserve"> </w:t>
      </w:r>
      <w:r w:rsidRPr="00670A86">
        <w:rPr>
          <w:rFonts w:eastAsiaTheme="minorHAnsi" w:cs="바탕" w:hint="eastAsia"/>
          <w:kern w:val="0"/>
          <w:szCs w:val="20"/>
        </w:rPr>
        <w:t>기록</w:t>
      </w:r>
      <w:r w:rsidRPr="00670A86">
        <w:rPr>
          <w:rFonts w:eastAsiaTheme="minorHAnsi" w:cs="바탕"/>
          <w:kern w:val="0"/>
          <w:szCs w:val="20"/>
        </w:rPr>
        <w:t xml:space="preserve"> </w:t>
      </w:r>
      <w:r w:rsidRPr="00670A86">
        <w:rPr>
          <w:rFonts w:eastAsiaTheme="minorHAnsi" w:cs="바탕" w:hint="eastAsia"/>
          <w:kern w:val="0"/>
          <w:szCs w:val="20"/>
        </w:rPr>
        <w:t>및</w:t>
      </w:r>
      <w:r w:rsidRPr="00670A86">
        <w:rPr>
          <w:rFonts w:eastAsiaTheme="minorHAnsi" w:cs="바탕"/>
          <w:kern w:val="0"/>
          <w:szCs w:val="20"/>
        </w:rPr>
        <w:t xml:space="preserve"> </w:t>
      </w:r>
      <w:r w:rsidRPr="00670A86">
        <w:rPr>
          <w:rFonts w:eastAsiaTheme="minorHAnsi" w:cs="바탕" w:hint="eastAsia"/>
          <w:kern w:val="0"/>
          <w:szCs w:val="20"/>
        </w:rPr>
        <w:t>기타</w:t>
      </w:r>
      <w:r w:rsidRPr="00670A86">
        <w:rPr>
          <w:rFonts w:eastAsiaTheme="minorHAnsi" w:cs="바탕"/>
          <w:kern w:val="0"/>
          <w:szCs w:val="20"/>
        </w:rPr>
        <w:t xml:space="preserve"> </w:t>
      </w:r>
      <w:r w:rsidRPr="00670A86">
        <w:rPr>
          <w:rFonts w:eastAsiaTheme="minorHAnsi" w:cs="바탕" w:hint="eastAsia"/>
          <w:kern w:val="0"/>
          <w:szCs w:val="20"/>
        </w:rPr>
        <w:t>문서들</w:t>
      </w:r>
    </w:p>
    <w:p w14:paraId="7555B3AE" w14:textId="304CB071" w:rsidR="00AB5B9C" w:rsidRPr="00670A86" w:rsidRDefault="00AB5B9C" w:rsidP="00071532">
      <w:pPr>
        <w:pStyle w:val="4"/>
        <w:spacing w:after="0"/>
        <w:ind w:left="1200" w:hanging="400"/>
        <w:rPr>
          <w:rFonts w:eastAsiaTheme="minorHAnsi"/>
          <w:szCs w:val="20"/>
        </w:rPr>
      </w:pPr>
      <w:bookmarkStart w:id="61" w:name="_Toc7113810"/>
      <w:r w:rsidRPr="00670A86">
        <w:rPr>
          <w:rFonts w:eastAsiaTheme="minorHAnsi" w:hint="eastAsia"/>
          <w:szCs w:val="20"/>
        </w:rPr>
        <w:t>안전성</w:t>
      </w:r>
      <w:r w:rsidRPr="00670A86">
        <w:rPr>
          <w:rFonts w:eastAsiaTheme="minorHAnsi"/>
          <w:szCs w:val="20"/>
        </w:rPr>
        <w:t xml:space="preserve"> (Safety)</w:t>
      </w:r>
      <w:bookmarkEnd w:id="61"/>
    </w:p>
    <w:p w14:paraId="09199FDE" w14:textId="54A2F0A6" w:rsidR="00AB5B9C" w:rsidRPr="00670A86" w:rsidRDefault="00670A86" w:rsidP="00670A86">
      <w:pPr>
        <w:ind w:leftChars="500" w:left="1000"/>
        <w:rPr>
          <w:rFonts w:eastAsiaTheme="minorHAnsi"/>
          <w:szCs w:val="20"/>
        </w:rPr>
      </w:pPr>
      <w:r w:rsidRPr="00670A86">
        <w:rPr>
          <w:rFonts w:eastAsiaTheme="minorHAnsi" w:cs="바탕" w:hint="eastAsia"/>
          <w:kern w:val="0"/>
          <w:szCs w:val="20"/>
        </w:rPr>
        <w:t>허용할</w:t>
      </w:r>
      <w:r w:rsidRPr="00670A86">
        <w:rPr>
          <w:rFonts w:eastAsiaTheme="minorHAnsi" w:cs="바탕"/>
          <w:kern w:val="0"/>
          <w:szCs w:val="20"/>
        </w:rPr>
        <w:t xml:space="preserve"> </w:t>
      </w:r>
      <w:r w:rsidRPr="00670A86">
        <w:rPr>
          <w:rFonts w:eastAsiaTheme="minorHAnsi" w:cs="바탕" w:hint="eastAsia"/>
          <w:kern w:val="0"/>
          <w:szCs w:val="20"/>
        </w:rPr>
        <w:t>수</w:t>
      </w:r>
      <w:r w:rsidRPr="00670A86">
        <w:rPr>
          <w:rFonts w:eastAsiaTheme="minorHAnsi" w:cs="바탕"/>
          <w:kern w:val="0"/>
          <w:szCs w:val="20"/>
        </w:rPr>
        <w:t xml:space="preserve"> </w:t>
      </w:r>
      <w:r w:rsidRPr="00670A86">
        <w:rPr>
          <w:rFonts w:eastAsiaTheme="minorHAnsi" w:cs="바탕" w:hint="eastAsia"/>
          <w:kern w:val="0"/>
          <w:szCs w:val="20"/>
        </w:rPr>
        <w:t>없는</w:t>
      </w:r>
      <w:r w:rsidRPr="00670A86">
        <w:rPr>
          <w:rFonts w:eastAsiaTheme="minorHAnsi" w:cs="바탕"/>
          <w:kern w:val="0"/>
          <w:szCs w:val="20"/>
        </w:rPr>
        <w:t xml:space="preserve"> </w:t>
      </w:r>
      <w:r w:rsidRPr="00670A86">
        <w:rPr>
          <w:rFonts w:eastAsiaTheme="minorHAnsi" w:cs="바탕" w:hint="eastAsia"/>
          <w:kern w:val="0"/>
          <w:szCs w:val="20"/>
        </w:rPr>
        <w:t>위험이</w:t>
      </w:r>
      <w:r w:rsidRPr="00670A86">
        <w:rPr>
          <w:rFonts w:eastAsiaTheme="minorHAnsi" w:cs="바탕"/>
          <w:kern w:val="0"/>
          <w:szCs w:val="20"/>
        </w:rPr>
        <w:t xml:space="preserve"> </w:t>
      </w:r>
      <w:r w:rsidRPr="00670A86">
        <w:rPr>
          <w:rFonts w:eastAsiaTheme="minorHAnsi" w:cs="바탕" w:hint="eastAsia"/>
          <w:kern w:val="0"/>
          <w:szCs w:val="20"/>
        </w:rPr>
        <w:t>전혀</w:t>
      </w:r>
      <w:r w:rsidRPr="00670A86">
        <w:rPr>
          <w:rFonts w:eastAsiaTheme="minorHAnsi" w:cs="바탕"/>
          <w:kern w:val="0"/>
          <w:szCs w:val="20"/>
        </w:rPr>
        <w:t xml:space="preserve"> </w:t>
      </w:r>
      <w:r w:rsidRPr="00670A86">
        <w:rPr>
          <w:rFonts w:eastAsiaTheme="minorHAnsi" w:cs="바탕" w:hint="eastAsia"/>
          <w:kern w:val="0"/>
          <w:szCs w:val="20"/>
        </w:rPr>
        <w:t>없음</w:t>
      </w:r>
    </w:p>
    <w:p w14:paraId="4FE4E5CC" w14:textId="2BE290EE" w:rsidR="00AB5B9C" w:rsidRPr="00670A86" w:rsidRDefault="00AB5B9C" w:rsidP="00071532">
      <w:pPr>
        <w:pStyle w:val="4"/>
        <w:spacing w:after="0"/>
        <w:ind w:left="1200" w:hanging="400"/>
        <w:rPr>
          <w:rFonts w:eastAsiaTheme="minorHAnsi"/>
          <w:szCs w:val="20"/>
        </w:rPr>
      </w:pPr>
      <w:bookmarkStart w:id="62" w:name="_Toc7113811"/>
      <w:r w:rsidRPr="00670A86">
        <w:rPr>
          <w:rFonts w:eastAsiaTheme="minorHAnsi" w:hint="eastAsia"/>
          <w:szCs w:val="20"/>
        </w:rPr>
        <w:t>심각성</w:t>
      </w:r>
      <w:r w:rsidRPr="00670A86">
        <w:rPr>
          <w:rFonts w:eastAsiaTheme="minorHAnsi"/>
          <w:szCs w:val="20"/>
        </w:rPr>
        <w:t xml:space="preserve"> (Severity)</w:t>
      </w:r>
      <w:bookmarkEnd w:id="62"/>
    </w:p>
    <w:p w14:paraId="2DDECE75" w14:textId="7208CC0B" w:rsidR="00AB5B9C" w:rsidRPr="00670A86" w:rsidRDefault="00670A86" w:rsidP="00670A86">
      <w:pPr>
        <w:ind w:leftChars="500" w:left="1000"/>
        <w:rPr>
          <w:rFonts w:eastAsiaTheme="minorHAnsi"/>
          <w:szCs w:val="20"/>
        </w:rPr>
      </w:pPr>
      <w:r w:rsidRPr="00670A86">
        <w:rPr>
          <w:rFonts w:eastAsiaTheme="minorHAnsi" w:cs="바탕" w:hint="eastAsia"/>
          <w:kern w:val="0"/>
          <w:szCs w:val="20"/>
        </w:rPr>
        <w:t>위해</w:t>
      </w:r>
      <w:r w:rsidRPr="00670A86">
        <w:rPr>
          <w:rFonts w:eastAsiaTheme="minorHAnsi" w:cs="바탕"/>
          <w:kern w:val="0"/>
          <w:szCs w:val="20"/>
        </w:rPr>
        <w:t xml:space="preserve"> </w:t>
      </w:r>
      <w:r w:rsidRPr="00670A86">
        <w:rPr>
          <w:rFonts w:eastAsiaTheme="minorHAnsi" w:cs="바탕" w:hint="eastAsia"/>
          <w:kern w:val="0"/>
          <w:szCs w:val="20"/>
        </w:rPr>
        <w:t>요인으로</w:t>
      </w:r>
      <w:r w:rsidRPr="00670A86">
        <w:rPr>
          <w:rFonts w:eastAsiaTheme="minorHAnsi" w:cs="바탕"/>
          <w:kern w:val="0"/>
          <w:szCs w:val="20"/>
        </w:rPr>
        <w:t xml:space="preserve"> </w:t>
      </w:r>
      <w:r w:rsidRPr="00670A86">
        <w:rPr>
          <w:rFonts w:eastAsiaTheme="minorHAnsi" w:cs="바탕" w:hint="eastAsia"/>
          <w:kern w:val="0"/>
          <w:szCs w:val="20"/>
        </w:rPr>
        <w:t>인해</w:t>
      </w:r>
      <w:r w:rsidRPr="00670A86">
        <w:rPr>
          <w:rFonts w:eastAsiaTheme="minorHAnsi" w:cs="바탕"/>
          <w:kern w:val="0"/>
          <w:szCs w:val="20"/>
        </w:rPr>
        <w:t xml:space="preserve"> </w:t>
      </w:r>
      <w:r w:rsidRPr="00670A86">
        <w:rPr>
          <w:rFonts w:eastAsiaTheme="minorHAnsi" w:cs="바탕" w:hint="eastAsia"/>
          <w:kern w:val="0"/>
          <w:szCs w:val="20"/>
        </w:rPr>
        <w:t>발생</w:t>
      </w:r>
      <w:r w:rsidRPr="00670A86">
        <w:rPr>
          <w:rFonts w:eastAsiaTheme="minorHAnsi" w:cs="바탕"/>
          <w:kern w:val="0"/>
          <w:szCs w:val="20"/>
        </w:rPr>
        <w:t xml:space="preserve"> </w:t>
      </w:r>
      <w:r w:rsidRPr="00670A86">
        <w:rPr>
          <w:rFonts w:eastAsiaTheme="minorHAnsi" w:cs="바탕" w:hint="eastAsia"/>
          <w:kern w:val="0"/>
          <w:szCs w:val="20"/>
        </w:rPr>
        <w:t>가능한</w:t>
      </w:r>
      <w:r w:rsidRPr="00670A86">
        <w:rPr>
          <w:rFonts w:eastAsiaTheme="minorHAnsi" w:cs="바탕"/>
          <w:kern w:val="0"/>
          <w:szCs w:val="20"/>
        </w:rPr>
        <w:t xml:space="preserve"> </w:t>
      </w:r>
      <w:r w:rsidRPr="00670A86">
        <w:rPr>
          <w:rFonts w:eastAsiaTheme="minorHAnsi" w:cs="바탕" w:hint="eastAsia"/>
          <w:kern w:val="0"/>
          <w:szCs w:val="20"/>
        </w:rPr>
        <w:t>결과들의</w:t>
      </w:r>
      <w:r w:rsidRPr="00670A86">
        <w:rPr>
          <w:rFonts w:eastAsiaTheme="minorHAnsi" w:cs="바탕"/>
          <w:kern w:val="0"/>
          <w:szCs w:val="20"/>
        </w:rPr>
        <w:t xml:space="preserve"> </w:t>
      </w:r>
      <w:r w:rsidRPr="00670A86">
        <w:rPr>
          <w:rFonts w:eastAsiaTheme="minorHAnsi" w:cs="바탕" w:hint="eastAsia"/>
          <w:kern w:val="0"/>
          <w:szCs w:val="20"/>
        </w:rPr>
        <w:t>크기</w:t>
      </w:r>
    </w:p>
    <w:p w14:paraId="06BD8D11" w14:textId="40AD9467" w:rsidR="00AB5B9C" w:rsidRPr="00670A86" w:rsidRDefault="00AB5B9C" w:rsidP="00071532">
      <w:pPr>
        <w:pStyle w:val="4"/>
        <w:spacing w:after="0"/>
        <w:ind w:left="1200" w:hanging="400"/>
        <w:rPr>
          <w:rFonts w:eastAsiaTheme="minorHAnsi"/>
          <w:szCs w:val="20"/>
        </w:rPr>
      </w:pPr>
      <w:bookmarkStart w:id="63" w:name="_Toc7113812"/>
      <w:r w:rsidRPr="00670A86">
        <w:rPr>
          <w:rFonts w:eastAsiaTheme="minorHAnsi" w:hint="eastAsia"/>
          <w:szCs w:val="20"/>
        </w:rPr>
        <w:t>최고경영자</w:t>
      </w:r>
      <w:r w:rsidRPr="00670A86">
        <w:rPr>
          <w:rFonts w:eastAsiaTheme="minorHAnsi"/>
          <w:szCs w:val="20"/>
        </w:rPr>
        <w:t xml:space="preserve"> (Top management)</w:t>
      </w:r>
      <w:bookmarkEnd w:id="63"/>
    </w:p>
    <w:p w14:paraId="5E22FAD3" w14:textId="779061C1" w:rsidR="00AB5B9C" w:rsidRPr="00670A86" w:rsidRDefault="00670A86" w:rsidP="00670A86">
      <w:pPr>
        <w:ind w:leftChars="500" w:left="1000"/>
        <w:rPr>
          <w:rFonts w:eastAsiaTheme="minorHAnsi"/>
          <w:szCs w:val="20"/>
        </w:rPr>
      </w:pPr>
      <w:r w:rsidRPr="00670A86">
        <w:rPr>
          <w:rFonts w:eastAsiaTheme="minorHAnsi" w:cs="바탕" w:hint="eastAsia"/>
          <w:kern w:val="0"/>
          <w:szCs w:val="20"/>
        </w:rPr>
        <w:t>최고의</w:t>
      </w:r>
      <w:r w:rsidRPr="00670A86">
        <w:rPr>
          <w:rFonts w:eastAsiaTheme="minorHAnsi" w:cs="바탕"/>
          <w:kern w:val="0"/>
          <w:szCs w:val="20"/>
        </w:rPr>
        <w:t xml:space="preserve"> </w:t>
      </w:r>
      <w:r w:rsidRPr="00670A86">
        <w:rPr>
          <w:rFonts w:eastAsiaTheme="minorHAnsi" w:cs="바탕" w:hint="eastAsia"/>
          <w:kern w:val="0"/>
          <w:szCs w:val="20"/>
        </w:rPr>
        <w:t>위치에서</w:t>
      </w:r>
      <w:r w:rsidRPr="00670A86">
        <w:rPr>
          <w:rFonts w:eastAsiaTheme="minorHAnsi" w:cs="바탕"/>
          <w:kern w:val="0"/>
          <w:szCs w:val="20"/>
        </w:rPr>
        <w:t xml:space="preserve"> </w:t>
      </w:r>
      <w:r w:rsidRPr="00670A86">
        <w:rPr>
          <w:rFonts w:eastAsiaTheme="minorHAnsi" w:cs="바탕" w:hint="eastAsia"/>
          <w:kern w:val="0"/>
          <w:szCs w:val="20"/>
        </w:rPr>
        <w:t>제조자를</w:t>
      </w:r>
      <w:r w:rsidRPr="00670A86">
        <w:rPr>
          <w:rFonts w:eastAsiaTheme="minorHAnsi" w:cs="바탕"/>
          <w:kern w:val="0"/>
          <w:szCs w:val="20"/>
        </w:rPr>
        <w:t xml:space="preserve"> </w:t>
      </w:r>
      <w:r w:rsidRPr="00670A86">
        <w:rPr>
          <w:rFonts w:eastAsiaTheme="minorHAnsi" w:cs="바탕" w:hint="eastAsia"/>
          <w:kern w:val="0"/>
          <w:szCs w:val="20"/>
        </w:rPr>
        <w:t>지도하고</w:t>
      </w:r>
      <w:r w:rsidRPr="00670A86">
        <w:rPr>
          <w:rFonts w:eastAsiaTheme="minorHAnsi" w:cs="바탕"/>
          <w:kern w:val="0"/>
          <w:szCs w:val="20"/>
        </w:rPr>
        <w:t xml:space="preserve"> </w:t>
      </w:r>
      <w:r w:rsidRPr="00670A86">
        <w:rPr>
          <w:rFonts w:eastAsiaTheme="minorHAnsi" w:cs="바탕" w:hint="eastAsia"/>
          <w:kern w:val="0"/>
          <w:szCs w:val="20"/>
        </w:rPr>
        <w:t>통제하는</w:t>
      </w:r>
      <w:r w:rsidRPr="00670A86">
        <w:rPr>
          <w:rFonts w:eastAsiaTheme="minorHAnsi" w:cs="바탕"/>
          <w:kern w:val="0"/>
          <w:szCs w:val="20"/>
        </w:rPr>
        <w:t xml:space="preserve"> </w:t>
      </w:r>
      <w:r w:rsidRPr="00670A86">
        <w:rPr>
          <w:rFonts w:eastAsiaTheme="minorHAnsi" w:cs="바탕" w:hint="eastAsia"/>
          <w:kern w:val="0"/>
          <w:szCs w:val="20"/>
        </w:rPr>
        <w:t>사람</w:t>
      </w:r>
      <w:r w:rsidRPr="00670A86">
        <w:rPr>
          <w:rFonts w:eastAsiaTheme="minorHAnsi" w:cs="바탕"/>
          <w:kern w:val="0"/>
          <w:szCs w:val="20"/>
        </w:rPr>
        <w:t xml:space="preserve"> </w:t>
      </w:r>
      <w:r w:rsidRPr="00670A86">
        <w:rPr>
          <w:rFonts w:eastAsiaTheme="minorHAnsi" w:cs="바탕" w:hint="eastAsia"/>
          <w:kern w:val="0"/>
          <w:szCs w:val="20"/>
        </w:rPr>
        <w:t>또는</w:t>
      </w:r>
      <w:r w:rsidRPr="00670A86">
        <w:rPr>
          <w:rFonts w:eastAsiaTheme="minorHAnsi" w:cs="바탕"/>
          <w:kern w:val="0"/>
          <w:szCs w:val="20"/>
        </w:rPr>
        <w:t xml:space="preserve"> </w:t>
      </w:r>
      <w:r w:rsidRPr="00670A86">
        <w:rPr>
          <w:rFonts w:eastAsiaTheme="minorHAnsi" w:cs="바탕" w:hint="eastAsia"/>
          <w:kern w:val="0"/>
          <w:szCs w:val="20"/>
        </w:rPr>
        <w:t>사람의</w:t>
      </w:r>
      <w:r w:rsidRPr="00670A86">
        <w:rPr>
          <w:rFonts w:eastAsiaTheme="minorHAnsi" w:cs="바탕"/>
          <w:kern w:val="0"/>
          <w:szCs w:val="20"/>
        </w:rPr>
        <w:t xml:space="preserve"> </w:t>
      </w:r>
      <w:r w:rsidRPr="00670A86">
        <w:rPr>
          <w:rFonts w:eastAsiaTheme="minorHAnsi" w:cs="바탕" w:hint="eastAsia"/>
          <w:kern w:val="0"/>
          <w:szCs w:val="20"/>
        </w:rPr>
        <w:t>집단</w:t>
      </w:r>
    </w:p>
    <w:p w14:paraId="7CBDF7FF" w14:textId="2E3255E5" w:rsidR="00AB5B9C" w:rsidRPr="00670A86" w:rsidRDefault="00AB5B9C" w:rsidP="00071532">
      <w:pPr>
        <w:pStyle w:val="4"/>
        <w:spacing w:after="0"/>
        <w:ind w:left="1200" w:hanging="400"/>
        <w:rPr>
          <w:rFonts w:eastAsiaTheme="minorHAnsi"/>
          <w:szCs w:val="20"/>
        </w:rPr>
      </w:pPr>
      <w:bookmarkStart w:id="64" w:name="_Toc7113813"/>
      <w:r w:rsidRPr="00670A86">
        <w:rPr>
          <w:rFonts w:eastAsiaTheme="minorHAnsi" w:hint="eastAsia"/>
          <w:szCs w:val="20"/>
        </w:rPr>
        <w:t>사용오류</w:t>
      </w:r>
      <w:r w:rsidRPr="00670A86">
        <w:rPr>
          <w:rFonts w:eastAsiaTheme="minorHAnsi"/>
          <w:szCs w:val="20"/>
        </w:rPr>
        <w:t xml:space="preserve"> (Use error)</w:t>
      </w:r>
      <w:bookmarkEnd w:id="64"/>
    </w:p>
    <w:p w14:paraId="5C16061C" w14:textId="62E8D5E3" w:rsidR="00AB5B9C" w:rsidRPr="00670A86" w:rsidRDefault="00670A86" w:rsidP="00670A86">
      <w:pPr>
        <w:ind w:leftChars="500" w:left="1000"/>
      </w:pPr>
      <w:r w:rsidRPr="00670A86">
        <w:rPr>
          <w:rFonts w:hint="eastAsia"/>
        </w:rPr>
        <w:t>제조자가</w:t>
      </w:r>
      <w:r w:rsidRPr="00670A86">
        <w:t xml:space="preserve"> </w:t>
      </w:r>
      <w:r w:rsidRPr="00670A86">
        <w:rPr>
          <w:rFonts w:hint="eastAsia"/>
        </w:rPr>
        <w:t>의도하거나</w:t>
      </w:r>
      <w:r w:rsidRPr="00670A86">
        <w:t xml:space="preserve"> </w:t>
      </w:r>
      <w:r w:rsidRPr="00670A86">
        <w:rPr>
          <w:rFonts w:hint="eastAsia"/>
        </w:rPr>
        <w:t>사용자에</w:t>
      </w:r>
      <w:r w:rsidRPr="00670A86">
        <w:t xml:space="preserve"> </w:t>
      </w:r>
      <w:r w:rsidRPr="00670A86">
        <w:rPr>
          <w:rFonts w:hint="eastAsia"/>
        </w:rPr>
        <w:t>의해</w:t>
      </w:r>
      <w:r w:rsidRPr="00670A86">
        <w:t xml:space="preserve"> </w:t>
      </w:r>
      <w:r w:rsidRPr="00670A86">
        <w:rPr>
          <w:rFonts w:hint="eastAsia"/>
        </w:rPr>
        <w:t>기대되는</w:t>
      </w:r>
      <w:r w:rsidRPr="00670A86">
        <w:t xml:space="preserve"> </w:t>
      </w:r>
      <w:r w:rsidRPr="00670A86">
        <w:rPr>
          <w:rFonts w:hint="eastAsia"/>
        </w:rPr>
        <w:t>의료기기의</w:t>
      </w:r>
      <w:r w:rsidRPr="00670A86">
        <w:t xml:space="preserve"> </w:t>
      </w:r>
      <w:r w:rsidRPr="00670A86">
        <w:rPr>
          <w:rFonts w:hint="eastAsia"/>
        </w:rPr>
        <w:t>반응과</w:t>
      </w:r>
      <w:r w:rsidRPr="00670A86">
        <w:t xml:space="preserve"> </w:t>
      </w:r>
      <w:r w:rsidRPr="00670A86">
        <w:rPr>
          <w:rFonts w:hint="eastAsia"/>
        </w:rPr>
        <w:t>다른</w:t>
      </w:r>
      <w:r w:rsidRPr="00670A86">
        <w:t xml:space="preserve"> </w:t>
      </w:r>
      <w:r w:rsidRPr="00670A86">
        <w:rPr>
          <w:rFonts w:hint="eastAsia"/>
        </w:rPr>
        <w:t>결과를</w:t>
      </w:r>
      <w:r w:rsidRPr="00670A86">
        <w:t xml:space="preserve"> </w:t>
      </w:r>
      <w:r w:rsidRPr="00670A86">
        <w:rPr>
          <w:rFonts w:hint="eastAsia"/>
        </w:rPr>
        <w:t>초래하는</w:t>
      </w:r>
      <w:r w:rsidRPr="00670A86">
        <w:t xml:space="preserve"> </w:t>
      </w:r>
      <w:r w:rsidRPr="00670A86">
        <w:rPr>
          <w:rFonts w:hint="eastAsia"/>
        </w:rPr>
        <w:t>행위</w:t>
      </w:r>
      <w:r w:rsidRPr="00670A86">
        <w:t xml:space="preserve">(Act) </w:t>
      </w:r>
      <w:r w:rsidRPr="00670A86">
        <w:rPr>
          <w:rFonts w:hint="eastAsia"/>
        </w:rPr>
        <w:t>또는</w:t>
      </w:r>
      <w:r w:rsidRPr="00670A86">
        <w:t xml:space="preserve"> </w:t>
      </w:r>
      <w:r w:rsidRPr="00670A86">
        <w:rPr>
          <w:rFonts w:hint="eastAsia"/>
        </w:rPr>
        <w:t>행위의</w:t>
      </w:r>
      <w:r w:rsidRPr="00670A86">
        <w:t xml:space="preserve"> </w:t>
      </w:r>
      <w:r w:rsidRPr="00670A86">
        <w:rPr>
          <w:rFonts w:hint="eastAsia"/>
        </w:rPr>
        <w:t>누락</w:t>
      </w:r>
      <w:r w:rsidRPr="00670A86">
        <w:t>(</w:t>
      </w:r>
      <w:r w:rsidRPr="00670A86">
        <w:rPr>
          <w:rFonts w:hint="eastAsia"/>
        </w:rPr>
        <w:t>O</w:t>
      </w:r>
      <w:r w:rsidRPr="00670A86">
        <w:t>mission)</w:t>
      </w:r>
    </w:p>
    <w:p w14:paraId="780450BE" w14:textId="50FF3E2F" w:rsidR="00AB5B9C" w:rsidRPr="00670A86" w:rsidRDefault="00AB5B9C" w:rsidP="00071532">
      <w:pPr>
        <w:pStyle w:val="4"/>
        <w:spacing w:after="0"/>
        <w:ind w:left="1200" w:hanging="400"/>
        <w:rPr>
          <w:rFonts w:eastAsiaTheme="minorHAnsi"/>
          <w:szCs w:val="20"/>
        </w:rPr>
      </w:pPr>
      <w:bookmarkStart w:id="65" w:name="_Toc7113814"/>
      <w:r w:rsidRPr="00670A86">
        <w:rPr>
          <w:rFonts w:eastAsiaTheme="minorHAnsi" w:hint="eastAsia"/>
          <w:szCs w:val="20"/>
        </w:rPr>
        <w:t>검증</w:t>
      </w:r>
      <w:r w:rsidRPr="00670A86">
        <w:rPr>
          <w:rFonts w:eastAsiaTheme="minorHAnsi"/>
          <w:szCs w:val="20"/>
        </w:rPr>
        <w:t xml:space="preserve"> (Verification)</w:t>
      </w:r>
      <w:bookmarkEnd w:id="65"/>
    </w:p>
    <w:p w14:paraId="105E91CE" w14:textId="4DCC360C" w:rsidR="00DA4A77" w:rsidRPr="00670A86" w:rsidRDefault="00670A86" w:rsidP="00670A86">
      <w:pPr>
        <w:ind w:leftChars="400" w:left="800"/>
        <w:rPr>
          <w:rFonts w:eastAsiaTheme="minorHAnsi"/>
          <w:szCs w:val="20"/>
        </w:rPr>
      </w:pPr>
      <w:r w:rsidRPr="00670A86">
        <w:rPr>
          <w:rFonts w:eastAsiaTheme="minorHAnsi" w:cs="바탕" w:hint="eastAsia"/>
          <w:kern w:val="0"/>
          <w:szCs w:val="20"/>
        </w:rPr>
        <w:t>객관적인</w:t>
      </w:r>
      <w:r w:rsidRPr="00670A86">
        <w:rPr>
          <w:rFonts w:eastAsiaTheme="minorHAnsi" w:cs="바탕"/>
          <w:kern w:val="0"/>
          <w:szCs w:val="20"/>
        </w:rPr>
        <w:t xml:space="preserve"> </w:t>
      </w:r>
      <w:r w:rsidRPr="00670A86">
        <w:rPr>
          <w:rFonts w:eastAsiaTheme="minorHAnsi" w:cs="바탕" w:hint="eastAsia"/>
          <w:kern w:val="0"/>
          <w:szCs w:val="20"/>
        </w:rPr>
        <w:t>증거를</w:t>
      </w:r>
      <w:r w:rsidRPr="00670A86">
        <w:rPr>
          <w:rFonts w:eastAsiaTheme="minorHAnsi" w:cs="바탕"/>
          <w:kern w:val="0"/>
          <w:szCs w:val="20"/>
        </w:rPr>
        <w:t xml:space="preserve"> </w:t>
      </w:r>
      <w:r w:rsidRPr="00670A86">
        <w:rPr>
          <w:rFonts w:eastAsiaTheme="minorHAnsi" w:cs="바탕" w:hint="eastAsia"/>
          <w:kern w:val="0"/>
          <w:szCs w:val="20"/>
        </w:rPr>
        <w:t>통해</w:t>
      </w:r>
      <w:r w:rsidRPr="00670A86">
        <w:rPr>
          <w:rFonts w:eastAsiaTheme="minorHAnsi" w:cs="바탕"/>
          <w:kern w:val="0"/>
          <w:szCs w:val="20"/>
        </w:rPr>
        <w:t xml:space="preserve"> </w:t>
      </w:r>
      <w:r w:rsidRPr="00670A86">
        <w:rPr>
          <w:rFonts w:eastAsiaTheme="minorHAnsi" w:cs="바탕" w:hint="eastAsia"/>
          <w:kern w:val="0"/>
          <w:szCs w:val="20"/>
        </w:rPr>
        <w:t>규정된</w:t>
      </w:r>
      <w:r w:rsidRPr="00670A86">
        <w:rPr>
          <w:rFonts w:eastAsiaTheme="minorHAnsi" w:cs="바탕"/>
          <w:kern w:val="0"/>
          <w:szCs w:val="20"/>
        </w:rPr>
        <w:t xml:space="preserve"> </w:t>
      </w:r>
      <w:r w:rsidRPr="00670A86">
        <w:rPr>
          <w:rFonts w:eastAsiaTheme="minorHAnsi" w:cs="바탕" w:hint="eastAsia"/>
          <w:kern w:val="0"/>
          <w:szCs w:val="20"/>
        </w:rPr>
        <w:t>요구사항이</w:t>
      </w:r>
      <w:r w:rsidRPr="00670A86">
        <w:rPr>
          <w:rFonts w:eastAsiaTheme="minorHAnsi" w:cs="바탕"/>
          <w:kern w:val="0"/>
          <w:szCs w:val="20"/>
        </w:rPr>
        <w:t xml:space="preserve"> </w:t>
      </w:r>
      <w:r w:rsidRPr="00670A86">
        <w:rPr>
          <w:rFonts w:eastAsiaTheme="minorHAnsi" w:cs="바탕" w:hint="eastAsia"/>
          <w:kern w:val="0"/>
          <w:szCs w:val="20"/>
        </w:rPr>
        <w:t>충족되었음을</w:t>
      </w:r>
      <w:r w:rsidRPr="00670A86">
        <w:rPr>
          <w:rFonts w:eastAsiaTheme="minorHAnsi" w:cs="바탕"/>
          <w:kern w:val="0"/>
          <w:szCs w:val="20"/>
        </w:rPr>
        <w:t xml:space="preserve"> </w:t>
      </w:r>
      <w:r w:rsidRPr="00670A86">
        <w:rPr>
          <w:rFonts w:eastAsiaTheme="minorHAnsi" w:cs="바탕" w:hint="eastAsia"/>
          <w:kern w:val="0"/>
          <w:szCs w:val="20"/>
        </w:rPr>
        <w:t>확인하는</w:t>
      </w:r>
      <w:r w:rsidRPr="00670A86">
        <w:rPr>
          <w:rFonts w:eastAsiaTheme="minorHAnsi" w:cs="바탕"/>
          <w:kern w:val="0"/>
          <w:szCs w:val="20"/>
        </w:rPr>
        <w:t xml:space="preserve"> </w:t>
      </w:r>
      <w:r w:rsidRPr="00670A86">
        <w:rPr>
          <w:rFonts w:eastAsiaTheme="minorHAnsi" w:cs="바탕" w:hint="eastAsia"/>
          <w:kern w:val="0"/>
          <w:szCs w:val="20"/>
        </w:rPr>
        <w:t>것</w:t>
      </w:r>
      <w:r w:rsidRPr="00670A86">
        <w:rPr>
          <w:rFonts w:eastAsiaTheme="minorHAnsi" w:cs="바탕"/>
          <w:kern w:val="0"/>
          <w:szCs w:val="20"/>
        </w:rPr>
        <w:t>.</w:t>
      </w:r>
    </w:p>
    <w:p w14:paraId="17E2ED0D" w14:textId="77777777" w:rsidR="0024589F" w:rsidRPr="0024589F" w:rsidRDefault="0024589F" w:rsidP="0024589F"/>
    <w:p w14:paraId="22DC44C5" w14:textId="5620778E" w:rsidR="0024589F" w:rsidRDefault="00851E95" w:rsidP="0024589F">
      <w:pPr>
        <w:pStyle w:val="10"/>
        <w:numPr>
          <w:ilvl w:val="0"/>
          <w:numId w:val="7"/>
        </w:numPr>
      </w:pPr>
      <w:bookmarkStart w:id="66" w:name="_Toc7113815"/>
      <w:bookmarkStart w:id="67" w:name="_Toc149630780"/>
      <w:r>
        <w:rPr>
          <w:rFonts w:hint="eastAsia"/>
        </w:rPr>
        <w:t xml:space="preserve">제품 </w:t>
      </w:r>
      <w:bookmarkEnd w:id="66"/>
      <w:r w:rsidR="00DF57C9">
        <w:rPr>
          <w:rFonts w:hint="eastAsia"/>
        </w:rPr>
        <w:t>설명</w:t>
      </w:r>
      <w:bookmarkEnd w:id="67"/>
    </w:p>
    <w:p w14:paraId="4748D733" w14:textId="77777777" w:rsidR="00DF57C9" w:rsidRDefault="00DF57C9" w:rsidP="00DF57C9">
      <w:pPr>
        <w:pStyle w:val="2"/>
        <w:numPr>
          <w:ilvl w:val="1"/>
          <w:numId w:val="7"/>
        </w:numPr>
      </w:pPr>
      <w:bookmarkStart w:id="68" w:name="_Toc7108091"/>
      <w:bookmarkStart w:id="69" w:name="_Toc149630781"/>
      <w:r>
        <w:rPr>
          <w:rFonts w:hint="eastAsia"/>
        </w:rPr>
        <w:t>품목명</w:t>
      </w:r>
      <w:bookmarkEnd w:id="68"/>
      <w:bookmarkEnd w:id="69"/>
    </w:p>
    <w:p w14:paraId="5074A1AF" w14:textId="77777777" w:rsidR="00DF57C9" w:rsidRDefault="00DF57C9" w:rsidP="00DF57C9">
      <w:pPr>
        <w:ind w:leftChars="300" w:left="600"/>
      </w:pPr>
      <w:r>
        <w:rPr>
          <w:rFonts w:hint="eastAsia"/>
        </w:rPr>
        <w:t>(1)</w:t>
      </w:r>
      <w:r>
        <w:t xml:space="preserve"> </w:t>
      </w:r>
      <w:r>
        <w:rPr>
          <w:rFonts w:hint="eastAsia"/>
        </w:rPr>
        <w:t>MFDS</w:t>
      </w:r>
      <w:r>
        <w:t xml:space="preserve"> </w:t>
      </w:r>
      <w:r>
        <w:rPr>
          <w:rFonts w:hint="eastAsia"/>
        </w:rPr>
        <w:t>:</w:t>
      </w:r>
      <w:r>
        <w:t xml:space="preserve"> </w:t>
      </w:r>
      <w:r w:rsidRPr="008257EA">
        <w:rPr>
          <w:rFonts w:hint="eastAsia"/>
        </w:rPr>
        <w:t>인공달팽이관장치</w:t>
      </w:r>
      <w:r>
        <w:rPr>
          <w:rFonts w:hint="eastAsia"/>
        </w:rPr>
        <w:t>[Stimulator,</w:t>
      </w:r>
      <w:r>
        <w:t xml:space="preserve"> </w:t>
      </w:r>
      <w:r>
        <w:rPr>
          <w:rFonts w:hint="eastAsia"/>
        </w:rPr>
        <w:t>electrical,</w:t>
      </w:r>
      <w:r>
        <w:t xml:space="preserve"> </w:t>
      </w:r>
      <w:r>
        <w:rPr>
          <w:rFonts w:hint="eastAsia"/>
        </w:rPr>
        <w:t>auditory,</w:t>
      </w:r>
      <w:r>
        <w:t xml:space="preserve"> </w:t>
      </w:r>
      <w:r>
        <w:rPr>
          <w:rFonts w:hint="eastAsia"/>
        </w:rPr>
        <w:t>cochlear],</w:t>
      </w:r>
      <w:r>
        <w:t xml:space="preserve"> </w:t>
      </w:r>
      <w:r>
        <w:rPr>
          <w:rFonts w:hint="eastAsia"/>
        </w:rPr>
        <w:t>(</w:t>
      </w:r>
      <w:r w:rsidRPr="008257EA">
        <w:t>A09320.01</w:t>
      </w:r>
      <w:r>
        <w:rPr>
          <w:rFonts w:hint="eastAsia"/>
        </w:rPr>
        <w:t>)</w:t>
      </w:r>
    </w:p>
    <w:p w14:paraId="256B8E78" w14:textId="77777777" w:rsidR="00DF57C9" w:rsidRDefault="00DF57C9" w:rsidP="00DF57C9">
      <w:pPr>
        <w:ind w:leftChars="300" w:left="600"/>
      </w:pPr>
      <w:r>
        <w:rPr>
          <w:rFonts w:hint="eastAsia"/>
        </w:rPr>
        <w:t>(2)</w:t>
      </w:r>
      <w:r>
        <w:t xml:space="preserve"> </w:t>
      </w:r>
      <w:r>
        <w:rPr>
          <w:rFonts w:hint="eastAsia"/>
        </w:rPr>
        <w:t>FDA</w:t>
      </w:r>
      <w:r>
        <w:t xml:space="preserve"> </w:t>
      </w:r>
      <w:r>
        <w:rPr>
          <w:rFonts w:hint="eastAsia"/>
        </w:rPr>
        <w:t>:</w:t>
      </w:r>
      <w:r>
        <w:t xml:space="preserve"> </w:t>
      </w:r>
      <w:r w:rsidRPr="001316EF">
        <w:t>implant, cochlear</w:t>
      </w:r>
      <w:r>
        <w:t xml:space="preserve"> </w:t>
      </w:r>
      <w:r>
        <w:rPr>
          <w:rFonts w:hint="eastAsia"/>
        </w:rPr>
        <w:t>(</w:t>
      </w:r>
      <w:r>
        <w:t>MCM</w:t>
      </w:r>
      <w:r>
        <w:rPr>
          <w:rFonts w:hint="eastAsia"/>
        </w:rPr>
        <w:t>)</w:t>
      </w:r>
    </w:p>
    <w:p w14:paraId="2A45478B" w14:textId="77777777" w:rsidR="00DF57C9" w:rsidRDefault="00DF57C9" w:rsidP="00DF57C9">
      <w:pPr>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cochlear</w:t>
      </w:r>
      <w:r>
        <w:t xml:space="preserve"> </w:t>
      </w:r>
      <w:r>
        <w:rPr>
          <w:rFonts w:hint="eastAsia"/>
        </w:rPr>
        <w:t>implant</w:t>
      </w:r>
      <w:r>
        <w:t xml:space="preserve"> </w:t>
      </w:r>
    </w:p>
    <w:p w14:paraId="3ED670F2" w14:textId="77777777" w:rsidR="00DF57C9" w:rsidRDefault="00DF57C9" w:rsidP="00DF57C9">
      <w:pPr>
        <w:pStyle w:val="2"/>
        <w:numPr>
          <w:ilvl w:val="1"/>
          <w:numId w:val="7"/>
        </w:numPr>
      </w:pPr>
      <w:bookmarkStart w:id="70" w:name="_Toc7108092"/>
      <w:bookmarkStart w:id="71" w:name="_Toc149630782"/>
      <w:r>
        <w:rPr>
          <w:rFonts w:hint="eastAsia"/>
        </w:rPr>
        <w:t>사용 목적(Intended</w:t>
      </w:r>
      <w:r>
        <w:t xml:space="preserve"> </w:t>
      </w:r>
      <w:r>
        <w:rPr>
          <w:rFonts w:hint="eastAsia"/>
        </w:rPr>
        <w:t>Use)</w:t>
      </w:r>
      <w:bookmarkEnd w:id="70"/>
      <w:bookmarkEnd w:id="71"/>
    </w:p>
    <w:p w14:paraId="43B7B866" w14:textId="08FBA593" w:rsidR="00DF57C9" w:rsidRDefault="00DF57C9" w:rsidP="00DF57C9">
      <w:pPr>
        <w:ind w:leftChars="300" w:left="600"/>
      </w:pPr>
      <w:r w:rsidRPr="001316EF">
        <w:rPr>
          <w:rFonts w:hint="eastAsia"/>
        </w:rPr>
        <w:t>중증</w:t>
      </w:r>
      <w:r w:rsidRPr="001316EF">
        <w:t xml:space="preserve"> 청각 장애 환자의 청각</w:t>
      </w:r>
      <w:r>
        <w:rPr>
          <w:rFonts w:hint="eastAsia"/>
        </w:rPr>
        <w:t>세포에 전기자극을 전달함으로써 청각반응을 이끌어내어 청각의 일부를 회복할 목적으로 사용하는 기</w:t>
      </w:r>
      <w:r w:rsidR="00450F5E">
        <w:rPr>
          <w:rFonts w:hint="eastAsia"/>
        </w:rPr>
        <w:t>기</w:t>
      </w:r>
    </w:p>
    <w:p w14:paraId="7A29FBA4" w14:textId="77777777" w:rsidR="00DF57C9" w:rsidRDefault="00DF57C9" w:rsidP="00DF57C9">
      <w:pPr>
        <w:ind w:leftChars="300" w:left="600"/>
      </w:pPr>
      <w:r>
        <w:rPr>
          <w:rFonts w:hint="eastAsia"/>
        </w:rPr>
        <w:t>(</w:t>
      </w:r>
      <w:r>
        <w:t xml:space="preserve"> </w:t>
      </w:r>
      <w:r w:rsidRPr="00F6447C">
        <w:t>Cochlear Implant System is intended to evoke auditory sensation via electrical stimulation of the auditory pathways for severely to profoundly hearing impaired individuals who obtain little or no benefit from acoustic amplification in the best aided condition.</w:t>
      </w:r>
      <w:r>
        <w:rPr>
          <w:rFonts w:hint="eastAsia"/>
        </w:rPr>
        <w:t>)</w:t>
      </w:r>
    </w:p>
    <w:p w14:paraId="37A0BE95" w14:textId="77777777" w:rsidR="00DF57C9" w:rsidRDefault="00DF57C9" w:rsidP="00DF57C9">
      <w:pPr>
        <w:pStyle w:val="2"/>
        <w:numPr>
          <w:ilvl w:val="1"/>
          <w:numId w:val="7"/>
        </w:numPr>
      </w:pPr>
      <w:bookmarkStart w:id="72" w:name="_Toc7108093"/>
      <w:bookmarkStart w:id="73" w:name="_Toc149630783"/>
      <w:r>
        <w:rPr>
          <w:rFonts w:hint="eastAsia"/>
        </w:rPr>
        <w:t>등급분류</w:t>
      </w:r>
      <w:bookmarkEnd w:id="72"/>
      <w:bookmarkEnd w:id="73"/>
    </w:p>
    <w:p w14:paraId="2CBC2C1A" w14:textId="77777777" w:rsidR="00DF57C9" w:rsidRDefault="00DF57C9" w:rsidP="00DF57C9">
      <w:pPr>
        <w:ind w:leftChars="300" w:left="600"/>
      </w:pPr>
      <w:r>
        <w:rPr>
          <w:rFonts w:hint="eastAsia"/>
        </w:rPr>
        <w:t>(1)</w:t>
      </w:r>
      <w:r>
        <w:t xml:space="preserve"> </w:t>
      </w:r>
      <w:r>
        <w:rPr>
          <w:rFonts w:hint="eastAsia"/>
        </w:rPr>
        <w:t>MFDS</w:t>
      </w:r>
      <w:r>
        <w:t xml:space="preserve"> </w:t>
      </w:r>
      <w:r>
        <w:rPr>
          <w:rFonts w:hint="eastAsia"/>
        </w:rPr>
        <w:t>:</w:t>
      </w:r>
      <w:r>
        <w:t xml:space="preserve"> </w:t>
      </w:r>
      <w:r>
        <w:rPr>
          <w:rFonts w:hint="eastAsia"/>
        </w:rPr>
        <w:t>3등급</w:t>
      </w:r>
    </w:p>
    <w:p w14:paraId="49F4B058" w14:textId="77777777" w:rsidR="00DF57C9" w:rsidRDefault="00DF57C9" w:rsidP="00DF57C9">
      <w:pPr>
        <w:ind w:leftChars="300" w:left="600"/>
      </w:pPr>
      <w:r>
        <w:rPr>
          <w:rFonts w:hint="eastAsia"/>
        </w:rPr>
        <w:t>(2)</w:t>
      </w:r>
      <w:r>
        <w:t xml:space="preserve"> </w:t>
      </w:r>
      <w:r>
        <w:rPr>
          <w:rFonts w:hint="eastAsia"/>
        </w:rPr>
        <w:t>FDA</w:t>
      </w:r>
      <w:r>
        <w:t xml:space="preserve"> </w:t>
      </w:r>
      <w:r>
        <w:rPr>
          <w:rFonts w:hint="eastAsia"/>
        </w:rPr>
        <w:t>:</w:t>
      </w:r>
      <w:r>
        <w:t xml:space="preserve"> </w:t>
      </w:r>
      <w:r>
        <w:rPr>
          <w:rFonts w:hint="eastAsia"/>
        </w:rPr>
        <w:t>3등급</w:t>
      </w:r>
    </w:p>
    <w:p w14:paraId="1DAC15DF" w14:textId="68FA075C" w:rsidR="00C646CC" w:rsidRDefault="00DF57C9" w:rsidP="001B451F">
      <w:pPr>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3등급</w:t>
      </w:r>
      <w:r w:rsidR="00C646CC">
        <w:br w:type="page"/>
      </w:r>
    </w:p>
    <w:p w14:paraId="7A4E0245" w14:textId="2CF48916" w:rsidR="0024589F" w:rsidRDefault="009B346F" w:rsidP="0024589F">
      <w:pPr>
        <w:pStyle w:val="10"/>
        <w:numPr>
          <w:ilvl w:val="0"/>
          <w:numId w:val="7"/>
        </w:numPr>
      </w:pPr>
      <w:bookmarkStart w:id="74" w:name="_Toc149630784"/>
      <w:r>
        <w:rPr>
          <w:rFonts w:hint="eastAsia"/>
        </w:rPr>
        <w:t xml:space="preserve">위험관리 </w:t>
      </w:r>
      <w:r w:rsidR="002776DF">
        <w:rPr>
          <w:rFonts w:hint="eastAsia"/>
        </w:rPr>
        <w:t>일반 요구사항</w:t>
      </w:r>
      <w:bookmarkEnd w:id="74"/>
    </w:p>
    <w:p w14:paraId="7E743503" w14:textId="106A6118" w:rsidR="002776DF" w:rsidRDefault="002776DF" w:rsidP="002776DF">
      <w:pPr>
        <w:pStyle w:val="10"/>
        <w:numPr>
          <w:ilvl w:val="1"/>
          <w:numId w:val="7"/>
        </w:numPr>
        <w:rPr>
          <w:sz w:val="20"/>
          <w:szCs w:val="20"/>
        </w:rPr>
      </w:pPr>
      <w:bookmarkStart w:id="75" w:name="_Toc149630785"/>
      <w:r>
        <w:rPr>
          <w:rFonts w:hint="eastAsia"/>
          <w:sz w:val="20"/>
          <w:szCs w:val="20"/>
        </w:rPr>
        <w:t>위험관리 프로세스</w:t>
      </w:r>
      <w:bookmarkEnd w:id="75"/>
    </w:p>
    <w:p w14:paraId="056E50CC" w14:textId="6A7E42DA" w:rsidR="00DC594B" w:rsidRPr="002A7D2A" w:rsidRDefault="00DC594B" w:rsidP="00DC594B">
      <w:pPr>
        <w:ind w:leftChars="400" w:left="800"/>
      </w:pPr>
      <w:r>
        <w:rPr>
          <w:rFonts w:hint="eastAsia"/>
        </w:rPr>
        <w:t>제품의 위험 관리 절차가 소프트웨어에도 동일하게 적용되어야 한다.</w:t>
      </w:r>
      <w:r>
        <w:t xml:space="preserve"> </w:t>
      </w:r>
      <w:r>
        <w:rPr>
          <w:rFonts w:hint="eastAsia"/>
        </w:rPr>
        <w:t xml:space="preserve">제품 적용되는 위험관리 프로세스는 그림 </w:t>
      </w:r>
      <w:r>
        <w:t>1.</w:t>
      </w:r>
      <w:r>
        <w:rPr>
          <w:rFonts w:hint="eastAsia"/>
        </w:rPr>
        <w:t>과 같으며</w:t>
      </w:r>
    </w:p>
    <w:p w14:paraId="32D47407" w14:textId="741E47B8" w:rsidR="003E6F2B" w:rsidRDefault="003E6F2B" w:rsidP="00F00CBA">
      <w:pPr>
        <w:ind w:leftChars="400" w:left="800"/>
      </w:pPr>
    </w:p>
    <w:p w14:paraId="05F4B28A" w14:textId="5094D58D" w:rsidR="007F13FB" w:rsidRDefault="009B346F" w:rsidP="002A7D2A">
      <w:pPr>
        <w:ind w:leftChars="400" w:left="800"/>
        <w:jc w:val="center"/>
      </w:pPr>
      <w:r>
        <w:rPr>
          <w:noProof/>
        </w:rPr>
        <w:drawing>
          <wp:inline distT="0" distB="0" distL="0" distR="0" wp14:anchorId="198D4C12" wp14:editId="1B6D8EC6">
            <wp:extent cx="4302437" cy="5593053"/>
            <wp:effectExtent l="0" t="0" r="3175" b="825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2868" cy="5619613"/>
                    </a:xfrm>
                    <a:prstGeom prst="rect">
                      <a:avLst/>
                    </a:prstGeom>
                  </pic:spPr>
                </pic:pic>
              </a:graphicData>
            </a:graphic>
          </wp:inline>
        </w:drawing>
      </w:r>
    </w:p>
    <w:p w14:paraId="78D158E9" w14:textId="5F9EE277" w:rsidR="00F00CBA" w:rsidRDefault="00F00CBA" w:rsidP="002A7D2A">
      <w:pPr>
        <w:ind w:leftChars="400" w:left="800"/>
        <w:jc w:val="center"/>
      </w:pPr>
      <w:r>
        <w:rPr>
          <w:rFonts w:hint="eastAsia"/>
        </w:rPr>
        <w:t>&lt;</w:t>
      </w:r>
      <w:r>
        <w:t xml:space="preserve"> </w:t>
      </w:r>
      <w:r>
        <w:rPr>
          <w:rFonts w:hint="eastAsia"/>
        </w:rPr>
        <w:t>그림</w:t>
      </w:r>
      <w:r>
        <w:t xml:space="preserve"> 1. </w:t>
      </w:r>
      <w:r>
        <w:rPr>
          <w:rFonts w:hint="eastAsia"/>
        </w:rPr>
        <w:t xml:space="preserve">위험관리 프로세스 </w:t>
      </w:r>
      <w:r>
        <w:t>&gt;</w:t>
      </w:r>
    </w:p>
    <w:p w14:paraId="6AFFC0ED" w14:textId="4F400DBF" w:rsidR="00071532" w:rsidRDefault="003E6F2B" w:rsidP="003E6F2B">
      <w:pPr>
        <w:ind w:leftChars="400" w:left="800"/>
      </w:pPr>
      <w:r>
        <w:rPr>
          <w:rFonts w:hint="eastAsia"/>
        </w:rPr>
        <w:t xml:space="preserve">제품을 구성하는 소프트웨어의 수명 주기 모델은 아래 프로세스는 그림 </w:t>
      </w:r>
      <w:r>
        <w:t>2</w:t>
      </w:r>
      <w:r>
        <w:rPr>
          <w:rFonts w:hint="eastAsia"/>
        </w:rPr>
        <w:t>와 같다.</w:t>
      </w:r>
    </w:p>
    <w:p w14:paraId="4B0A1278" w14:textId="1CB4F690" w:rsidR="002776DF" w:rsidRDefault="00E92008" w:rsidP="002776DF">
      <w:pPr>
        <w:jc w:val="center"/>
      </w:pPr>
      <w:r w:rsidRPr="003573D9">
        <w:rPr>
          <w:noProof/>
        </w:rPr>
        <w:drawing>
          <wp:inline distT="0" distB="0" distL="0" distR="0" wp14:anchorId="6563A350" wp14:editId="684F2F29">
            <wp:extent cx="5160146" cy="6908212"/>
            <wp:effectExtent l="0" t="0" r="2540" b="6985"/>
            <wp:docPr id="603" name="그림 602" descr="텍스트, 스크린샷, 평행, 도표이(가) 표시된 사진&#10;&#10;자동 생성된 설명">
              <a:extLst xmlns:a="http://schemas.openxmlformats.org/drawingml/2006/main">
                <a:ext uri="{FF2B5EF4-FFF2-40B4-BE49-F238E27FC236}">
                  <a16:creationId xmlns:a16="http://schemas.microsoft.com/office/drawing/2014/main" id="{7D0DB404-6BF7-07D0-3A7B-9F3C4B0C41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그림 602" descr="텍스트, 스크린샷, 평행, 도표이(가) 표시된 사진&#10;&#10;자동 생성된 설명">
                      <a:extLst>
                        <a:ext uri="{FF2B5EF4-FFF2-40B4-BE49-F238E27FC236}">
                          <a16:creationId xmlns:a16="http://schemas.microsoft.com/office/drawing/2014/main" id="{7D0DB404-6BF7-07D0-3A7B-9F3C4B0C4173}"/>
                        </a:ext>
                      </a:extLst>
                    </pic:cNvPr>
                    <pic:cNvPicPr>
                      <a:picLocks noChangeAspect="1"/>
                    </pic:cNvPicPr>
                  </pic:nvPicPr>
                  <pic:blipFill>
                    <a:blip r:embed="rId14"/>
                    <a:stretch>
                      <a:fillRect/>
                    </a:stretch>
                  </pic:blipFill>
                  <pic:spPr>
                    <a:xfrm>
                      <a:off x="0" y="0"/>
                      <a:ext cx="5171787" cy="6923797"/>
                    </a:xfrm>
                    <a:prstGeom prst="rect">
                      <a:avLst/>
                    </a:prstGeom>
                  </pic:spPr>
                </pic:pic>
              </a:graphicData>
            </a:graphic>
          </wp:inline>
        </w:drawing>
      </w:r>
    </w:p>
    <w:p w14:paraId="5C735C36" w14:textId="185E1C24" w:rsidR="002776DF" w:rsidRDefault="002776DF" w:rsidP="002776DF">
      <w:pPr>
        <w:jc w:val="center"/>
      </w:pPr>
      <w:r>
        <w:rPr>
          <w:rFonts w:hint="eastAsia"/>
        </w:rPr>
        <w:t>&lt;</w:t>
      </w:r>
      <w:r>
        <w:t xml:space="preserve"> </w:t>
      </w:r>
      <w:r>
        <w:rPr>
          <w:rFonts w:hint="eastAsia"/>
        </w:rPr>
        <w:t xml:space="preserve">그림 </w:t>
      </w:r>
      <w:r w:rsidR="002A7D2A">
        <w:t>2</w:t>
      </w:r>
      <w:r>
        <w:t xml:space="preserve">. </w:t>
      </w:r>
      <w:r>
        <w:rPr>
          <w:rFonts w:hint="eastAsia"/>
        </w:rPr>
        <w:t>소프트웨어 수명 주기</w:t>
      </w:r>
      <w:r>
        <w:t xml:space="preserve"> &gt;</w:t>
      </w:r>
    </w:p>
    <w:p w14:paraId="72DCA4BA" w14:textId="624D3162" w:rsidR="002776DF" w:rsidRPr="00C646CC" w:rsidRDefault="00DC594B" w:rsidP="002776DF">
      <w:pPr>
        <w:ind w:leftChars="300" w:left="600"/>
      </w:pPr>
      <w:r>
        <w:rPr>
          <w:rFonts w:hint="eastAsia"/>
        </w:rPr>
        <w:t xml:space="preserve">제품의 </w:t>
      </w:r>
      <w:r w:rsidR="00F00CBA">
        <w:rPr>
          <w:rFonts w:hint="eastAsia"/>
        </w:rPr>
        <w:t xml:space="preserve">위험관리 프로세스를 소프트웨어 수명주기에 적용하면 표 </w:t>
      </w:r>
      <w:r w:rsidR="00F00CBA">
        <w:t>1.</w:t>
      </w:r>
      <w:r w:rsidR="00F00CBA">
        <w:rPr>
          <w:rFonts w:hint="eastAsia"/>
        </w:rPr>
        <w:t>과 같으며,</w:t>
      </w:r>
      <w:r w:rsidR="00F00CBA">
        <w:t xml:space="preserve"> </w:t>
      </w:r>
    </w:p>
    <w:tbl>
      <w:tblPr>
        <w:tblStyle w:val="a5"/>
        <w:tblW w:w="0" w:type="auto"/>
        <w:tblInd w:w="400" w:type="dxa"/>
        <w:tblLook w:val="04A0" w:firstRow="1" w:lastRow="0" w:firstColumn="1" w:lastColumn="0" w:noHBand="0" w:noVBand="1"/>
      </w:tblPr>
      <w:tblGrid>
        <w:gridCol w:w="552"/>
        <w:gridCol w:w="1453"/>
        <w:gridCol w:w="2126"/>
        <w:gridCol w:w="2410"/>
        <w:gridCol w:w="2126"/>
      </w:tblGrid>
      <w:tr w:rsidR="003E6F2B" w14:paraId="70048705" w14:textId="3F1AFD53" w:rsidTr="00E838D2">
        <w:tc>
          <w:tcPr>
            <w:tcW w:w="552" w:type="dxa"/>
            <w:shd w:val="clear" w:color="auto" w:fill="F2F2F2" w:themeFill="background1" w:themeFillShade="F2"/>
            <w:vAlign w:val="center"/>
          </w:tcPr>
          <w:p w14:paraId="15A8580D" w14:textId="77777777" w:rsidR="003E6F2B" w:rsidRPr="00D82260" w:rsidRDefault="003E6F2B" w:rsidP="003E6F2B">
            <w:pPr>
              <w:jc w:val="center"/>
              <w:rPr>
                <w:b/>
                <w:szCs w:val="20"/>
              </w:rPr>
            </w:pPr>
            <w:r w:rsidRPr="00D82260">
              <w:rPr>
                <w:rFonts w:hint="eastAsia"/>
                <w:b/>
                <w:szCs w:val="20"/>
              </w:rPr>
              <w:t>No.</w:t>
            </w:r>
          </w:p>
        </w:tc>
        <w:tc>
          <w:tcPr>
            <w:tcW w:w="3579" w:type="dxa"/>
            <w:gridSpan w:val="2"/>
            <w:shd w:val="clear" w:color="auto" w:fill="F2F2F2" w:themeFill="background1" w:themeFillShade="F2"/>
            <w:vAlign w:val="center"/>
          </w:tcPr>
          <w:p w14:paraId="7646B486" w14:textId="77777777" w:rsidR="003E6F2B" w:rsidRPr="00D82260" w:rsidRDefault="003E6F2B" w:rsidP="003E6F2B">
            <w:pPr>
              <w:jc w:val="center"/>
              <w:rPr>
                <w:b/>
                <w:szCs w:val="20"/>
              </w:rPr>
            </w:pPr>
            <w:r w:rsidRPr="00D82260">
              <w:rPr>
                <w:rFonts w:hint="eastAsia"/>
                <w:b/>
                <w:szCs w:val="20"/>
              </w:rPr>
              <w:t>No.</w:t>
            </w:r>
          </w:p>
          <w:p w14:paraId="118875AA" w14:textId="77777777" w:rsidR="003E6F2B" w:rsidRPr="00D82260" w:rsidRDefault="003E6F2B" w:rsidP="003E6F2B">
            <w:pPr>
              <w:jc w:val="center"/>
              <w:rPr>
                <w:b/>
                <w:szCs w:val="20"/>
              </w:rPr>
            </w:pPr>
            <w:r>
              <w:rPr>
                <w:rFonts w:hint="eastAsia"/>
                <w:b/>
                <w:szCs w:val="20"/>
              </w:rPr>
              <w:t xml:space="preserve">소프트웨어 </w:t>
            </w:r>
            <w:r w:rsidRPr="00D82260">
              <w:rPr>
                <w:rFonts w:hint="eastAsia"/>
                <w:b/>
                <w:szCs w:val="20"/>
              </w:rPr>
              <w:t>수명주기</w:t>
            </w:r>
          </w:p>
        </w:tc>
        <w:tc>
          <w:tcPr>
            <w:tcW w:w="2410" w:type="dxa"/>
            <w:shd w:val="clear" w:color="auto" w:fill="F2F2F2" w:themeFill="background1" w:themeFillShade="F2"/>
            <w:vAlign w:val="center"/>
          </w:tcPr>
          <w:p w14:paraId="3B16AD56" w14:textId="77777777" w:rsidR="003E6F2B" w:rsidRPr="00D82260" w:rsidRDefault="003E6F2B" w:rsidP="003E6F2B">
            <w:pPr>
              <w:jc w:val="center"/>
              <w:rPr>
                <w:b/>
                <w:szCs w:val="20"/>
              </w:rPr>
            </w:pPr>
            <w:r w:rsidRPr="00D82260">
              <w:rPr>
                <w:rFonts w:hint="eastAsia"/>
                <w:b/>
                <w:szCs w:val="20"/>
              </w:rPr>
              <w:t>위험</w:t>
            </w:r>
            <w:r>
              <w:rPr>
                <w:rFonts w:hint="eastAsia"/>
                <w:b/>
                <w:szCs w:val="20"/>
              </w:rPr>
              <w:t xml:space="preserve"> </w:t>
            </w:r>
            <w:r w:rsidRPr="00D82260">
              <w:rPr>
                <w:rFonts w:hint="eastAsia"/>
                <w:b/>
                <w:szCs w:val="20"/>
              </w:rPr>
              <w:t>관리 프로세스</w:t>
            </w:r>
          </w:p>
        </w:tc>
        <w:tc>
          <w:tcPr>
            <w:tcW w:w="2126" w:type="dxa"/>
            <w:shd w:val="clear" w:color="auto" w:fill="F2F2F2" w:themeFill="background1" w:themeFillShade="F2"/>
            <w:vAlign w:val="center"/>
          </w:tcPr>
          <w:p w14:paraId="0975359E" w14:textId="067FFDD2" w:rsidR="003E6F2B" w:rsidRPr="00D82260" w:rsidRDefault="003E6F2B" w:rsidP="003E6F2B">
            <w:pPr>
              <w:jc w:val="center"/>
              <w:rPr>
                <w:b/>
                <w:szCs w:val="20"/>
              </w:rPr>
            </w:pPr>
            <w:r>
              <w:rPr>
                <w:rFonts w:hint="eastAsia"/>
                <w:b/>
                <w:szCs w:val="20"/>
              </w:rPr>
              <w:t>비고</w:t>
            </w:r>
          </w:p>
        </w:tc>
      </w:tr>
      <w:tr w:rsidR="0094738B" w14:paraId="60636437" w14:textId="77777777" w:rsidTr="00E838D2">
        <w:tc>
          <w:tcPr>
            <w:tcW w:w="552" w:type="dxa"/>
            <w:vAlign w:val="center"/>
          </w:tcPr>
          <w:p w14:paraId="78BCAF4B" w14:textId="77777777" w:rsidR="0094738B" w:rsidRDefault="0094738B" w:rsidP="003E6F2B">
            <w:pPr>
              <w:jc w:val="center"/>
            </w:pPr>
            <w:r>
              <w:rPr>
                <w:rFonts w:hint="eastAsia"/>
              </w:rPr>
              <w:t>1</w:t>
            </w:r>
          </w:p>
        </w:tc>
        <w:tc>
          <w:tcPr>
            <w:tcW w:w="1453" w:type="dxa"/>
            <w:vMerge w:val="restart"/>
            <w:vAlign w:val="center"/>
          </w:tcPr>
          <w:p w14:paraId="6799370C" w14:textId="77777777" w:rsidR="00E838D2" w:rsidRDefault="0094738B" w:rsidP="003E6F2B">
            <w:pPr>
              <w:jc w:val="center"/>
            </w:pPr>
            <w:r>
              <w:rPr>
                <w:rFonts w:hint="eastAsia"/>
              </w:rPr>
              <w:t xml:space="preserve">소프트웨어 </w:t>
            </w:r>
          </w:p>
          <w:p w14:paraId="799DC069" w14:textId="0EB5981D" w:rsidR="0094738B" w:rsidRDefault="0094738B" w:rsidP="003E6F2B">
            <w:pPr>
              <w:jc w:val="center"/>
            </w:pPr>
            <w:r>
              <w:rPr>
                <w:rFonts w:hint="eastAsia"/>
              </w:rPr>
              <w:t>개발 절차</w:t>
            </w:r>
          </w:p>
        </w:tc>
        <w:tc>
          <w:tcPr>
            <w:tcW w:w="2126" w:type="dxa"/>
            <w:vAlign w:val="center"/>
          </w:tcPr>
          <w:p w14:paraId="33EB7933" w14:textId="77777777" w:rsidR="0094738B" w:rsidRDefault="0094738B" w:rsidP="003E6F2B">
            <w:pPr>
              <w:jc w:val="center"/>
            </w:pPr>
            <w:r>
              <w:rPr>
                <w:rFonts w:hint="eastAsia"/>
              </w:rPr>
              <w:t>개발 계획</w:t>
            </w:r>
          </w:p>
        </w:tc>
        <w:tc>
          <w:tcPr>
            <w:tcW w:w="2410" w:type="dxa"/>
            <w:vAlign w:val="center"/>
          </w:tcPr>
          <w:p w14:paraId="5EA1967A" w14:textId="4EDF9863" w:rsidR="0094738B" w:rsidRDefault="0094738B" w:rsidP="003E6F2B">
            <w:pPr>
              <w:jc w:val="center"/>
            </w:pPr>
            <w:r>
              <w:rPr>
                <w:rFonts w:hint="eastAsia"/>
              </w:rPr>
              <w:t>(위험 분석)</w:t>
            </w:r>
          </w:p>
        </w:tc>
        <w:tc>
          <w:tcPr>
            <w:tcW w:w="2126" w:type="dxa"/>
            <w:vMerge w:val="restart"/>
            <w:vAlign w:val="center"/>
          </w:tcPr>
          <w:p w14:paraId="6B957982" w14:textId="1441F2BB" w:rsidR="0094738B" w:rsidRDefault="00E838D2" w:rsidP="003E6F2B">
            <w:pPr>
              <w:jc w:val="center"/>
            </w:pPr>
            <w:r>
              <w:rPr>
                <w:rFonts w:hint="eastAsia"/>
              </w:rPr>
              <w:t xml:space="preserve">제품의 위험 </w:t>
            </w:r>
            <w:r w:rsidR="00DC594B">
              <w:rPr>
                <w:rFonts w:hint="eastAsia"/>
              </w:rPr>
              <w:t>관리</w:t>
            </w:r>
            <w:r>
              <w:rPr>
                <w:rFonts w:hint="eastAsia"/>
              </w:rPr>
              <w:t xml:space="preserve"> 절차에서</w:t>
            </w:r>
            <w:r w:rsidR="008333FB">
              <w:rPr>
                <w:rFonts w:hint="eastAsia"/>
              </w:rPr>
              <w:t xml:space="preserve"> </w:t>
            </w:r>
            <w:r>
              <w:rPr>
                <w:rFonts w:hint="eastAsia"/>
              </w:rPr>
              <w:t>완료된 상태로 소프트웨어 요구사항으로 입력됨</w:t>
            </w:r>
          </w:p>
        </w:tc>
      </w:tr>
      <w:tr w:rsidR="0094738B" w14:paraId="5FA33917" w14:textId="77777777" w:rsidTr="00E838D2">
        <w:tc>
          <w:tcPr>
            <w:tcW w:w="552" w:type="dxa"/>
            <w:vAlign w:val="center"/>
          </w:tcPr>
          <w:p w14:paraId="600872B6" w14:textId="77777777" w:rsidR="0094738B" w:rsidRDefault="0094738B" w:rsidP="003E6F2B">
            <w:pPr>
              <w:jc w:val="center"/>
            </w:pPr>
            <w:r>
              <w:rPr>
                <w:rFonts w:hint="eastAsia"/>
              </w:rPr>
              <w:t>2</w:t>
            </w:r>
          </w:p>
        </w:tc>
        <w:tc>
          <w:tcPr>
            <w:tcW w:w="1453" w:type="dxa"/>
            <w:vMerge/>
            <w:vAlign w:val="center"/>
          </w:tcPr>
          <w:p w14:paraId="3F259D10" w14:textId="77777777" w:rsidR="0094738B" w:rsidRDefault="0094738B" w:rsidP="003E6F2B">
            <w:pPr>
              <w:jc w:val="center"/>
            </w:pPr>
          </w:p>
        </w:tc>
        <w:tc>
          <w:tcPr>
            <w:tcW w:w="2126" w:type="dxa"/>
            <w:vAlign w:val="center"/>
          </w:tcPr>
          <w:p w14:paraId="21074CB3" w14:textId="77777777" w:rsidR="0094738B" w:rsidRDefault="0094738B" w:rsidP="003E6F2B">
            <w:pPr>
              <w:jc w:val="center"/>
            </w:pPr>
            <w:r>
              <w:rPr>
                <w:rFonts w:hint="eastAsia"/>
              </w:rPr>
              <w:t>요구사항분석</w:t>
            </w:r>
          </w:p>
        </w:tc>
        <w:tc>
          <w:tcPr>
            <w:tcW w:w="2410" w:type="dxa"/>
            <w:vAlign w:val="center"/>
          </w:tcPr>
          <w:p w14:paraId="174493FC" w14:textId="0A936B37" w:rsidR="0094738B" w:rsidRDefault="00E838D2" w:rsidP="003E6F2B">
            <w:pPr>
              <w:jc w:val="center"/>
            </w:pPr>
            <w:r>
              <w:rPr>
                <w:rFonts w:hint="eastAsia"/>
              </w:rPr>
              <w:t>(</w:t>
            </w:r>
            <w:r w:rsidR="0094738B">
              <w:rPr>
                <w:rFonts w:hint="eastAsia"/>
              </w:rPr>
              <w:t>위험 평가,</w:t>
            </w:r>
            <w:r w:rsidR="0094738B">
              <w:t xml:space="preserve"> </w:t>
            </w:r>
            <w:r w:rsidR="0094738B">
              <w:rPr>
                <w:rFonts w:hint="eastAsia"/>
              </w:rPr>
              <w:t>위험 통제</w:t>
            </w:r>
            <w:r>
              <w:rPr>
                <w:rFonts w:hint="eastAsia"/>
              </w:rPr>
              <w:t>)</w:t>
            </w:r>
          </w:p>
        </w:tc>
        <w:tc>
          <w:tcPr>
            <w:tcW w:w="2126" w:type="dxa"/>
            <w:vMerge/>
            <w:vAlign w:val="center"/>
          </w:tcPr>
          <w:p w14:paraId="3016395C" w14:textId="0F40C66A" w:rsidR="0094738B" w:rsidRDefault="0094738B" w:rsidP="003E6F2B">
            <w:pPr>
              <w:jc w:val="center"/>
            </w:pPr>
          </w:p>
        </w:tc>
      </w:tr>
      <w:tr w:rsidR="0094738B" w14:paraId="36C325F4" w14:textId="77777777" w:rsidTr="00E838D2">
        <w:tc>
          <w:tcPr>
            <w:tcW w:w="552" w:type="dxa"/>
            <w:vAlign w:val="center"/>
          </w:tcPr>
          <w:p w14:paraId="13D209D0" w14:textId="77777777" w:rsidR="0094738B" w:rsidRDefault="0094738B" w:rsidP="003E6F2B">
            <w:pPr>
              <w:jc w:val="center"/>
            </w:pPr>
            <w:r>
              <w:rPr>
                <w:rFonts w:hint="eastAsia"/>
              </w:rPr>
              <w:t>3</w:t>
            </w:r>
          </w:p>
        </w:tc>
        <w:tc>
          <w:tcPr>
            <w:tcW w:w="1453" w:type="dxa"/>
            <w:vMerge/>
            <w:vAlign w:val="center"/>
          </w:tcPr>
          <w:p w14:paraId="7BCF3DF6" w14:textId="77777777" w:rsidR="0094738B" w:rsidRDefault="0094738B" w:rsidP="003E6F2B">
            <w:pPr>
              <w:jc w:val="center"/>
            </w:pPr>
          </w:p>
        </w:tc>
        <w:tc>
          <w:tcPr>
            <w:tcW w:w="2126" w:type="dxa"/>
            <w:vAlign w:val="center"/>
          </w:tcPr>
          <w:p w14:paraId="5888F88F" w14:textId="77777777" w:rsidR="0094738B" w:rsidRDefault="0094738B" w:rsidP="003E6F2B">
            <w:pPr>
              <w:jc w:val="center"/>
            </w:pPr>
            <w:r>
              <w:rPr>
                <w:rFonts w:hint="eastAsia"/>
              </w:rPr>
              <w:t>아키텍쳐 설계</w:t>
            </w:r>
          </w:p>
        </w:tc>
        <w:tc>
          <w:tcPr>
            <w:tcW w:w="2410" w:type="dxa"/>
            <w:vMerge w:val="restart"/>
            <w:vAlign w:val="center"/>
          </w:tcPr>
          <w:p w14:paraId="0B856833" w14:textId="42B54859" w:rsidR="0094738B" w:rsidRDefault="0094738B" w:rsidP="003E6F2B">
            <w:pPr>
              <w:jc w:val="center"/>
            </w:pPr>
            <w:r>
              <w:rPr>
                <w:rFonts w:hint="eastAsia"/>
              </w:rPr>
              <w:t>위험 통제</w:t>
            </w:r>
          </w:p>
        </w:tc>
        <w:tc>
          <w:tcPr>
            <w:tcW w:w="2126" w:type="dxa"/>
            <w:vMerge w:val="restart"/>
            <w:vAlign w:val="center"/>
          </w:tcPr>
          <w:p w14:paraId="19B458E6" w14:textId="6714424F" w:rsidR="0094738B" w:rsidRDefault="0094738B" w:rsidP="003E6F2B">
            <w:pPr>
              <w:jc w:val="center"/>
            </w:pPr>
          </w:p>
        </w:tc>
      </w:tr>
      <w:tr w:rsidR="0094738B" w14:paraId="3CC454A2" w14:textId="77777777" w:rsidTr="00E838D2">
        <w:tc>
          <w:tcPr>
            <w:tcW w:w="552" w:type="dxa"/>
            <w:vAlign w:val="center"/>
          </w:tcPr>
          <w:p w14:paraId="7793D688" w14:textId="77777777" w:rsidR="0094738B" w:rsidRDefault="0094738B" w:rsidP="003E6F2B">
            <w:pPr>
              <w:jc w:val="center"/>
            </w:pPr>
            <w:r>
              <w:rPr>
                <w:rFonts w:hint="eastAsia"/>
              </w:rPr>
              <w:t>4</w:t>
            </w:r>
          </w:p>
        </w:tc>
        <w:tc>
          <w:tcPr>
            <w:tcW w:w="1453" w:type="dxa"/>
            <w:vMerge/>
            <w:vAlign w:val="center"/>
          </w:tcPr>
          <w:p w14:paraId="7D9A17E3" w14:textId="77777777" w:rsidR="0094738B" w:rsidRDefault="0094738B" w:rsidP="003E6F2B">
            <w:pPr>
              <w:jc w:val="center"/>
            </w:pPr>
          </w:p>
        </w:tc>
        <w:tc>
          <w:tcPr>
            <w:tcW w:w="2126" w:type="dxa"/>
            <w:vAlign w:val="center"/>
          </w:tcPr>
          <w:p w14:paraId="1B9362AB" w14:textId="77777777" w:rsidR="0094738B" w:rsidRDefault="0094738B" w:rsidP="003E6F2B">
            <w:pPr>
              <w:jc w:val="center"/>
            </w:pPr>
            <w:r>
              <w:rPr>
                <w:rFonts w:hint="eastAsia"/>
              </w:rPr>
              <w:t>상세 설계</w:t>
            </w:r>
          </w:p>
        </w:tc>
        <w:tc>
          <w:tcPr>
            <w:tcW w:w="2410" w:type="dxa"/>
            <w:vMerge/>
            <w:vAlign w:val="center"/>
          </w:tcPr>
          <w:p w14:paraId="1B603180" w14:textId="77777777" w:rsidR="0094738B" w:rsidRDefault="0094738B" w:rsidP="003E6F2B">
            <w:pPr>
              <w:jc w:val="center"/>
            </w:pPr>
          </w:p>
        </w:tc>
        <w:tc>
          <w:tcPr>
            <w:tcW w:w="2126" w:type="dxa"/>
            <w:vMerge/>
            <w:vAlign w:val="center"/>
          </w:tcPr>
          <w:p w14:paraId="003CEFB3" w14:textId="17FB3656" w:rsidR="0094738B" w:rsidRDefault="0094738B" w:rsidP="003E6F2B">
            <w:pPr>
              <w:jc w:val="center"/>
            </w:pPr>
          </w:p>
        </w:tc>
      </w:tr>
      <w:tr w:rsidR="003E6F2B" w14:paraId="7ED0B770" w14:textId="77777777" w:rsidTr="00E838D2">
        <w:tc>
          <w:tcPr>
            <w:tcW w:w="552" w:type="dxa"/>
            <w:vAlign w:val="center"/>
          </w:tcPr>
          <w:p w14:paraId="52EFA3F1" w14:textId="77777777" w:rsidR="003E6F2B" w:rsidRDefault="003E6F2B" w:rsidP="003E6F2B">
            <w:pPr>
              <w:jc w:val="center"/>
            </w:pPr>
            <w:r>
              <w:rPr>
                <w:rFonts w:hint="eastAsia"/>
              </w:rPr>
              <w:t>5</w:t>
            </w:r>
          </w:p>
        </w:tc>
        <w:tc>
          <w:tcPr>
            <w:tcW w:w="1453" w:type="dxa"/>
            <w:vMerge/>
            <w:vAlign w:val="center"/>
          </w:tcPr>
          <w:p w14:paraId="4E713BA7" w14:textId="77777777" w:rsidR="003E6F2B" w:rsidRDefault="003E6F2B" w:rsidP="003E6F2B">
            <w:pPr>
              <w:jc w:val="center"/>
            </w:pPr>
          </w:p>
        </w:tc>
        <w:tc>
          <w:tcPr>
            <w:tcW w:w="2126" w:type="dxa"/>
            <w:vAlign w:val="center"/>
          </w:tcPr>
          <w:p w14:paraId="690A4D1B" w14:textId="77777777" w:rsidR="003E6F2B" w:rsidRDefault="003E6F2B" w:rsidP="003E6F2B">
            <w:pPr>
              <w:jc w:val="center"/>
            </w:pPr>
            <w:r>
              <w:rPr>
                <w:rFonts w:hint="eastAsia"/>
              </w:rPr>
              <w:t>유닛 구현</w:t>
            </w:r>
          </w:p>
        </w:tc>
        <w:tc>
          <w:tcPr>
            <w:tcW w:w="2410" w:type="dxa"/>
            <w:vAlign w:val="center"/>
          </w:tcPr>
          <w:p w14:paraId="42BE000B" w14:textId="3FA543F1" w:rsidR="003E6F2B" w:rsidRDefault="003E6F2B" w:rsidP="003E6F2B">
            <w:pPr>
              <w:jc w:val="center"/>
            </w:pPr>
            <w:r>
              <w:rPr>
                <w:rFonts w:hint="eastAsia"/>
              </w:rPr>
              <w:t>-</w:t>
            </w:r>
          </w:p>
        </w:tc>
        <w:tc>
          <w:tcPr>
            <w:tcW w:w="2126" w:type="dxa"/>
            <w:vAlign w:val="center"/>
          </w:tcPr>
          <w:p w14:paraId="4B3D0409" w14:textId="5457AE13" w:rsidR="003E6F2B" w:rsidRDefault="003E6F2B" w:rsidP="003E6F2B">
            <w:pPr>
              <w:jc w:val="center"/>
            </w:pPr>
            <w:r>
              <w:rPr>
                <w:rFonts w:hint="eastAsia"/>
              </w:rPr>
              <w:t>-</w:t>
            </w:r>
          </w:p>
        </w:tc>
      </w:tr>
      <w:tr w:rsidR="003E6F2B" w14:paraId="575C3388" w14:textId="77777777" w:rsidTr="00E838D2">
        <w:tc>
          <w:tcPr>
            <w:tcW w:w="552" w:type="dxa"/>
            <w:vAlign w:val="center"/>
          </w:tcPr>
          <w:p w14:paraId="281A52A7" w14:textId="77777777" w:rsidR="003E6F2B" w:rsidRDefault="003E6F2B" w:rsidP="003E6F2B">
            <w:pPr>
              <w:jc w:val="center"/>
            </w:pPr>
            <w:r>
              <w:rPr>
                <w:rFonts w:hint="eastAsia"/>
              </w:rPr>
              <w:t>6</w:t>
            </w:r>
          </w:p>
        </w:tc>
        <w:tc>
          <w:tcPr>
            <w:tcW w:w="1453" w:type="dxa"/>
            <w:vMerge/>
            <w:vAlign w:val="center"/>
          </w:tcPr>
          <w:p w14:paraId="14E19A07" w14:textId="77777777" w:rsidR="003E6F2B" w:rsidRDefault="003E6F2B" w:rsidP="003E6F2B">
            <w:pPr>
              <w:jc w:val="center"/>
            </w:pPr>
          </w:p>
        </w:tc>
        <w:tc>
          <w:tcPr>
            <w:tcW w:w="2126" w:type="dxa"/>
            <w:vAlign w:val="center"/>
          </w:tcPr>
          <w:p w14:paraId="2DDEAB5A" w14:textId="77777777" w:rsidR="003E6F2B" w:rsidRDefault="003E6F2B" w:rsidP="003E6F2B">
            <w:pPr>
              <w:jc w:val="center"/>
            </w:pPr>
            <w:r>
              <w:rPr>
                <w:rFonts w:hint="eastAsia"/>
              </w:rPr>
              <w:t>소프트웨어 통합</w:t>
            </w:r>
          </w:p>
        </w:tc>
        <w:tc>
          <w:tcPr>
            <w:tcW w:w="2410" w:type="dxa"/>
            <w:vAlign w:val="center"/>
          </w:tcPr>
          <w:p w14:paraId="4511340D" w14:textId="422C4493" w:rsidR="003E6F2B" w:rsidRDefault="003E6F2B" w:rsidP="003E6F2B">
            <w:pPr>
              <w:jc w:val="center"/>
            </w:pPr>
            <w:r>
              <w:rPr>
                <w:rFonts w:hint="eastAsia"/>
              </w:rPr>
              <w:t>-</w:t>
            </w:r>
          </w:p>
        </w:tc>
        <w:tc>
          <w:tcPr>
            <w:tcW w:w="2126" w:type="dxa"/>
            <w:vAlign w:val="center"/>
          </w:tcPr>
          <w:p w14:paraId="526066FF" w14:textId="0E148A7A" w:rsidR="003E6F2B" w:rsidRDefault="003E6F2B" w:rsidP="003E6F2B">
            <w:pPr>
              <w:jc w:val="center"/>
            </w:pPr>
            <w:r>
              <w:rPr>
                <w:rFonts w:hint="eastAsia"/>
              </w:rPr>
              <w:t>-</w:t>
            </w:r>
          </w:p>
        </w:tc>
      </w:tr>
      <w:tr w:rsidR="003E6F2B" w14:paraId="0D3134AA" w14:textId="77777777" w:rsidTr="00E838D2">
        <w:tc>
          <w:tcPr>
            <w:tcW w:w="552" w:type="dxa"/>
            <w:vAlign w:val="center"/>
          </w:tcPr>
          <w:p w14:paraId="0731BBA8" w14:textId="77777777" w:rsidR="003E6F2B" w:rsidRDefault="003E6F2B" w:rsidP="003E6F2B">
            <w:pPr>
              <w:jc w:val="center"/>
            </w:pPr>
            <w:r>
              <w:rPr>
                <w:rFonts w:hint="eastAsia"/>
              </w:rPr>
              <w:t>7</w:t>
            </w:r>
          </w:p>
        </w:tc>
        <w:tc>
          <w:tcPr>
            <w:tcW w:w="1453" w:type="dxa"/>
            <w:vMerge/>
            <w:vAlign w:val="center"/>
          </w:tcPr>
          <w:p w14:paraId="19F8C7F1" w14:textId="77777777" w:rsidR="003E6F2B" w:rsidRDefault="003E6F2B" w:rsidP="003E6F2B">
            <w:pPr>
              <w:jc w:val="center"/>
            </w:pPr>
          </w:p>
        </w:tc>
        <w:tc>
          <w:tcPr>
            <w:tcW w:w="2126" w:type="dxa"/>
            <w:vAlign w:val="center"/>
          </w:tcPr>
          <w:p w14:paraId="781B2CF5" w14:textId="77777777" w:rsidR="003E6F2B" w:rsidRDefault="003E6F2B" w:rsidP="003E6F2B">
            <w:pPr>
              <w:jc w:val="center"/>
            </w:pPr>
            <w:r>
              <w:rPr>
                <w:rFonts w:hint="eastAsia"/>
              </w:rPr>
              <w:t>소프트웨어 검증</w:t>
            </w:r>
          </w:p>
        </w:tc>
        <w:tc>
          <w:tcPr>
            <w:tcW w:w="2410" w:type="dxa"/>
            <w:vAlign w:val="center"/>
          </w:tcPr>
          <w:p w14:paraId="5A296792" w14:textId="374F94F1" w:rsidR="003E6F2B" w:rsidRDefault="003E6F2B" w:rsidP="003E6F2B">
            <w:pPr>
              <w:jc w:val="center"/>
            </w:pPr>
            <w:r>
              <w:rPr>
                <w:rFonts w:hint="eastAsia"/>
              </w:rPr>
              <w:t>잔여 위험 평가</w:t>
            </w:r>
          </w:p>
        </w:tc>
        <w:tc>
          <w:tcPr>
            <w:tcW w:w="2126" w:type="dxa"/>
            <w:vAlign w:val="center"/>
          </w:tcPr>
          <w:p w14:paraId="4598ACFD" w14:textId="58E028FE" w:rsidR="003E6F2B" w:rsidRDefault="003E6F2B" w:rsidP="003E6F2B">
            <w:pPr>
              <w:jc w:val="center"/>
            </w:pPr>
          </w:p>
        </w:tc>
      </w:tr>
      <w:tr w:rsidR="003E6F2B" w14:paraId="702F2B22" w14:textId="77777777" w:rsidTr="00E838D2">
        <w:tc>
          <w:tcPr>
            <w:tcW w:w="552" w:type="dxa"/>
            <w:vAlign w:val="center"/>
          </w:tcPr>
          <w:p w14:paraId="33BE0D90" w14:textId="77777777" w:rsidR="003E6F2B" w:rsidRDefault="003E6F2B" w:rsidP="003E6F2B">
            <w:pPr>
              <w:jc w:val="center"/>
            </w:pPr>
            <w:r>
              <w:rPr>
                <w:rFonts w:hint="eastAsia"/>
              </w:rPr>
              <w:t>8</w:t>
            </w:r>
          </w:p>
        </w:tc>
        <w:tc>
          <w:tcPr>
            <w:tcW w:w="1453" w:type="dxa"/>
            <w:vMerge/>
            <w:vAlign w:val="center"/>
          </w:tcPr>
          <w:p w14:paraId="1D1B22CF" w14:textId="77777777" w:rsidR="003E6F2B" w:rsidRDefault="003E6F2B" w:rsidP="003E6F2B">
            <w:pPr>
              <w:jc w:val="center"/>
            </w:pPr>
          </w:p>
        </w:tc>
        <w:tc>
          <w:tcPr>
            <w:tcW w:w="2126" w:type="dxa"/>
            <w:vAlign w:val="center"/>
          </w:tcPr>
          <w:p w14:paraId="35131C57" w14:textId="77777777" w:rsidR="003E6F2B" w:rsidRDefault="003E6F2B" w:rsidP="003E6F2B">
            <w:pPr>
              <w:jc w:val="center"/>
            </w:pPr>
            <w:r>
              <w:rPr>
                <w:rFonts w:hint="eastAsia"/>
              </w:rPr>
              <w:t>소프트웨어 유효성 확인</w:t>
            </w:r>
          </w:p>
        </w:tc>
        <w:tc>
          <w:tcPr>
            <w:tcW w:w="2410" w:type="dxa"/>
            <w:vAlign w:val="center"/>
          </w:tcPr>
          <w:p w14:paraId="0311BDB7" w14:textId="77777777" w:rsidR="003E6F2B" w:rsidRDefault="003E6F2B" w:rsidP="003E6F2B">
            <w:pPr>
              <w:jc w:val="center"/>
            </w:pPr>
            <w:r>
              <w:rPr>
                <w:rFonts w:hint="eastAsia"/>
              </w:rPr>
              <w:t>전체 잔여위험 허용가능성 평가,</w:t>
            </w:r>
          </w:p>
          <w:p w14:paraId="566492D6" w14:textId="5AA7D8FD" w:rsidR="003E6F2B" w:rsidRDefault="003E6F2B" w:rsidP="003E6F2B">
            <w:pPr>
              <w:jc w:val="center"/>
            </w:pPr>
            <w:r>
              <w:rPr>
                <w:rFonts w:hint="eastAsia"/>
              </w:rPr>
              <w:t>위험 관리 보고서</w:t>
            </w:r>
          </w:p>
        </w:tc>
        <w:tc>
          <w:tcPr>
            <w:tcW w:w="2126" w:type="dxa"/>
            <w:vAlign w:val="center"/>
          </w:tcPr>
          <w:p w14:paraId="78264B99" w14:textId="2A916D65" w:rsidR="003E6F2B" w:rsidRDefault="003E6F2B" w:rsidP="003E6F2B">
            <w:pPr>
              <w:jc w:val="center"/>
            </w:pPr>
          </w:p>
        </w:tc>
      </w:tr>
      <w:tr w:rsidR="003E6F2B" w14:paraId="28AD6EB8" w14:textId="77777777" w:rsidTr="00E838D2">
        <w:tc>
          <w:tcPr>
            <w:tcW w:w="552" w:type="dxa"/>
            <w:vAlign w:val="center"/>
          </w:tcPr>
          <w:p w14:paraId="5C96AF9C" w14:textId="77777777" w:rsidR="003E6F2B" w:rsidRDefault="003E6F2B" w:rsidP="003E6F2B">
            <w:pPr>
              <w:jc w:val="center"/>
            </w:pPr>
            <w:r>
              <w:rPr>
                <w:rFonts w:hint="eastAsia"/>
              </w:rPr>
              <w:t>9</w:t>
            </w:r>
          </w:p>
        </w:tc>
        <w:tc>
          <w:tcPr>
            <w:tcW w:w="1453" w:type="dxa"/>
            <w:vMerge/>
            <w:vAlign w:val="center"/>
          </w:tcPr>
          <w:p w14:paraId="1BDBE20B" w14:textId="77777777" w:rsidR="003E6F2B" w:rsidRDefault="003E6F2B" w:rsidP="003E6F2B">
            <w:pPr>
              <w:jc w:val="center"/>
            </w:pPr>
          </w:p>
        </w:tc>
        <w:tc>
          <w:tcPr>
            <w:tcW w:w="2126" w:type="dxa"/>
            <w:vAlign w:val="center"/>
          </w:tcPr>
          <w:p w14:paraId="5D7B88D3" w14:textId="77777777" w:rsidR="003E6F2B" w:rsidRDefault="003E6F2B" w:rsidP="003E6F2B">
            <w:pPr>
              <w:jc w:val="center"/>
            </w:pPr>
            <w:r>
              <w:rPr>
                <w:rFonts w:hint="eastAsia"/>
              </w:rPr>
              <w:t>소프트웨어 배포</w:t>
            </w:r>
          </w:p>
        </w:tc>
        <w:tc>
          <w:tcPr>
            <w:tcW w:w="2410" w:type="dxa"/>
            <w:vAlign w:val="center"/>
          </w:tcPr>
          <w:p w14:paraId="28C3AA82" w14:textId="743C5500" w:rsidR="003E6F2B" w:rsidRDefault="003E6F2B" w:rsidP="003E6F2B">
            <w:pPr>
              <w:jc w:val="center"/>
            </w:pPr>
            <w:r>
              <w:rPr>
                <w:rFonts w:hint="eastAsia"/>
              </w:rPr>
              <w:t>-</w:t>
            </w:r>
          </w:p>
        </w:tc>
        <w:tc>
          <w:tcPr>
            <w:tcW w:w="2126" w:type="dxa"/>
            <w:vAlign w:val="center"/>
          </w:tcPr>
          <w:p w14:paraId="673CF5C5" w14:textId="281E7C5B" w:rsidR="003E6F2B" w:rsidRDefault="003E6F2B" w:rsidP="003E6F2B">
            <w:pPr>
              <w:jc w:val="center"/>
            </w:pPr>
          </w:p>
        </w:tc>
      </w:tr>
      <w:tr w:rsidR="003E6F2B" w14:paraId="4BA6976B" w14:textId="77777777" w:rsidTr="00E838D2">
        <w:tc>
          <w:tcPr>
            <w:tcW w:w="552" w:type="dxa"/>
            <w:vAlign w:val="center"/>
          </w:tcPr>
          <w:p w14:paraId="207D4EC1" w14:textId="77777777" w:rsidR="003E6F2B" w:rsidRDefault="003E6F2B" w:rsidP="003E6F2B">
            <w:pPr>
              <w:jc w:val="center"/>
            </w:pPr>
            <w:r>
              <w:rPr>
                <w:rFonts w:hint="eastAsia"/>
              </w:rPr>
              <w:t>1</w:t>
            </w:r>
            <w:r>
              <w:t>0</w:t>
            </w:r>
          </w:p>
        </w:tc>
        <w:tc>
          <w:tcPr>
            <w:tcW w:w="1453" w:type="dxa"/>
            <w:vAlign w:val="center"/>
          </w:tcPr>
          <w:p w14:paraId="1C089B26" w14:textId="77777777" w:rsidR="00E838D2" w:rsidRDefault="003E6F2B" w:rsidP="003E6F2B">
            <w:pPr>
              <w:jc w:val="center"/>
            </w:pPr>
            <w:r>
              <w:rPr>
                <w:rFonts w:hint="eastAsia"/>
              </w:rPr>
              <w:t xml:space="preserve">소프트웨어 </w:t>
            </w:r>
          </w:p>
          <w:p w14:paraId="6867D2F4" w14:textId="77777777" w:rsidR="00E838D2" w:rsidRDefault="003E6F2B" w:rsidP="003E6F2B">
            <w:pPr>
              <w:jc w:val="center"/>
            </w:pPr>
            <w:r>
              <w:rPr>
                <w:rFonts w:hint="eastAsia"/>
              </w:rPr>
              <w:t xml:space="preserve">문제해결 </w:t>
            </w:r>
          </w:p>
          <w:p w14:paraId="024307A7" w14:textId="5D9641D1" w:rsidR="003E6F2B" w:rsidRDefault="003E6F2B" w:rsidP="003E6F2B">
            <w:pPr>
              <w:jc w:val="center"/>
            </w:pPr>
            <w:r>
              <w:rPr>
                <w:rFonts w:hint="eastAsia"/>
              </w:rPr>
              <w:t>절차</w:t>
            </w:r>
          </w:p>
        </w:tc>
        <w:tc>
          <w:tcPr>
            <w:tcW w:w="2126" w:type="dxa"/>
            <w:vAlign w:val="center"/>
          </w:tcPr>
          <w:p w14:paraId="6089345C" w14:textId="77777777" w:rsidR="003E6F2B" w:rsidRDefault="003E6F2B" w:rsidP="003E6F2B">
            <w:pPr>
              <w:jc w:val="center"/>
            </w:pPr>
            <w:r>
              <w:rPr>
                <w:rFonts w:hint="eastAsia"/>
              </w:rPr>
              <w:t>소프트웨어 문제 조사활동</w:t>
            </w:r>
          </w:p>
        </w:tc>
        <w:tc>
          <w:tcPr>
            <w:tcW w:w="2410" w:type="dxa"/>
            <w:vAlign w:val="center"/>
          </w:tcPr>
          <w:p w14:paraId="0ABD64D2" w14:textId="4995D1D7" w:rsidR="003E6F2B" w:rsidRDefault="003E6F2B" w:rsidP="003E6F2B">
            <w:pPr>
              <w:jc w:val="center"/>
            </w:pPr>
            <w:r>
              <w:rPr>
                <w:rFonts w:hint="eastAsia"/>
              </w:rPr>
              <w:t>위험분석,</w:t>
            </w:r>
            <w:r>
              <w:t xml:space="preserve"> </w:t>
            </w:r>
            <w:r>
              <w:rPr>
                <w:rFonts w:hint="eastAsia"/>
              </w:rPr>
              <w:t>위험평가</w:t>
            </w:r>
          </w:p>
        </w:tc>
        <w:tc>
          <w:tcPr>
            <w:tcW w:w="2126" w:type="dxa"/>
            <w:vAlign w:val="center"/>
          </w:tcPr>
          <w:p w14:paraId="0AAA8B17" w14:textId="34957F88" w:rsidR="003E6F2B" w:rsidRDefault="003E6F2B" w:rsidP="003E6F2B">
            <w:pPr>
              <w:jc w:val="center"/>
            </w:pPr>
          </w:p>
        </w:tc>
      </w:tr>
      <w:tr w:rsidR="003E6F2B" w14:paraId="45F431F1" w14:textId="77777777" w:rsidTr="00E838D2">
        <w:tc>
          <w:tcPr>
            <w:tcW w:w="552" w:type="dxa"/>
            <w:vAlign w:val="center"/>
          </w:tcPr>
          <w:p w14:paraId="510BC833" w14:textId="77777777" w:rsidR="003E6F2B" w:rsidRDefault="003E6F2B" w:rsidP="003E6F2B">
            <w:pPr>
              <w:jc w:val="center"/>
            </w:pPr>
            <w:r>
              <w:rPr>
                <w:rFonts w:hint="eastAsia"/>
              </w:rPr>
              <w:t>1</w:t>
            </w:r>
            <w:r>
              <w:t>1</w:t>
            </w:r>
          </w:p>
        </w:tc>
        <w:tc>
          <w:tcPr>
            <w:tcW w:w="1453" w:type="dxa"/>
            <w:vAlign w:val="center"/>
          </w:tcPr>
          <w:p w14:paraId="222E23E6" w14:textId="77777777" w:rsidR="00E838D2" w:rsidRDefault="003E6F2B" w:rsidP="003E6F2B">
            <w:pPr>
              <w:jc w:val="center"/>
            </w:pPr>
            <w:r>
              <w:rPr>
                <w:rFonts w:hint="eastAsia"/>
              </w:rPr>
              <w:t>소프트웨어</w:t>
            </w:r>
          </w:p>
          <w:p w14:paraId="4C0C2EAF" w14:textId="5F23E314" w:rsidR="003E6F2B" w:rsidRDefault="003E6F2B" w:rsidP="003E6F2B">
            <w:pPr>
              <w:jc w:val="center"/>
            </w:pPr>
            <w:r>
              <w:rPr>
                <w:rFonts w:hint="eastAsia"/>
              </w:rPr>
              <w:t>변경 절차</w:t>
            </w:r>
          </w:p>
        </w:tc>
        <w:tc>
          <w:tcPr>
            <w:tcW w:w="2126" w:type="dxa"/>
            <w:vAlign w:val="center"/>
          </w:tcPr>
          <w:p w14:paraId="0A67C778" w14:textId="77777777" w:rsidR="003E6F2B" w:rsidRDefault="003E6F2B" w:rsidP="003E6F2B">
            <w:pPr>
              <w:jc w:val="center"/>
            </w:pPr>
            <w:r>
              <w:rPr>
                <w:rFonts w:hint="eastAsia"/>
              </w:rPr>
              <w:t>소프트웨어 변경 승인 활동</w:t>
            </w:r>
          </w:p>
        </w:tc>
        <w:tc>
          <w:tcPr>
            <w:tcW w:w="2410" w:type="dxa"/>
            <w:vAlign w:val="center"/>
          </w:tcPr>
          <w:p w14:paraId="691631BB" w14:textId="13A0143A" w:rsidR="003E6F2B" w:rsidRDefault="003E6F2B" w:rsidP="003E6F2B">
            <w:pPr>
              <w:jc w:val="center"/>
            </w:pPr>
            <w:r>
              <w:rPr>
                <w:rFonts w:hint="eastAsia"/>
              </w:rPr>
              <w:t>위험 분석,</w:t>
            </w:r>
            <w:r>
              <w:t xml:space="preserve"> </w:t>
            </w:r>
            <w:r>
              <w:rPr>
                <w:rFonts w:hint="eastAsia"/>
              </w:rPr>
              <w:t>위험평가</w:t>
            </w:r>
          </w:p>
        </w:tc>
        <w:tc>
          <w:tcPr>
            <w:tcW w:w="2126" w:type="dxa"/>
            <w:vAlign w:val="center"/>
          </w:tcPr>
          <w:p w14:paraId="4A5BFC8B" w14:textId="664A6164" w:rsidR="003E6F2B" w:rsidRDefault="003E6F2B" w:rsidP="003E6F2B">
            <w:pPr>
              <w:jc w:val="center"/>
            </w:pPr>
          </w:p>
        </w:tc>
      </w:tr>
      <w:tr w:rsidR="003E6F2B" w14:paraId="4B03D91A" w14:textId="77777777" w:rsidTr="00E838D2">
        <w:tc>
          <w:tcPr>
            <w:tcW w:w="552" w:type="dxa"/>
            <w:vAlign w:val="center"/>
          </w:tcPr>
          <w:p w14:paraId="442CD566" w14:textId="77777777" w:rsidR="003E6F2B" w:rsidRDefault="003E6F2B" w:rsidP="003E6F2B">
            <w:pPr>
              <w:jc w:val="center"/>
            </w:pPr>
            <w:r>
              <w:rPr>
                <w:rFonts w:hint="eastAsia"/>
              </w:rPr>
              <w:t>1</w:t>
            </w:r>
            <w:r>
              <w:t>2</w:t>
            </w:r>
          </w:p>
        </w:tc>
        <w:tc>
          <w:tcPr>
            <w:tcW w:w="1453" w:type="dxa"/>
            <w:vAlign w:val="center"/>
          </w:tcPr>
          <w:p w14:paraId="5AB2B7A0" w14:textId="77777777" w:rsidR="00E838D2" w:rsidRDefault="003E6F2B" w:rsidP="003E6F2B">
            <w:pPr>
              <w:jc w:val="center"/>
            </w:pPr>
            <w:r>
              <w:rPr>
                <w:rFonts w:hint="eastAsia"/>
              </w:rPr>
              <w:t>소프트웨어</w:t>
            </w:r>
          </w:p>
          <w:p w14:paraId="1E5FB645" w14:textId="77777777" w:rsidR="00E838D2" w:rsidRDefault="003E6F2B" w:rsidP="003E6F2B">
            <w:pPr>
              <w:jc w:val="center"/>
            </w:pPr>
            <w:r>
              <w:rPr>
                <w:rFonts w:hint="eastAsia"/>
              </w:rPr>
              <w:t xml:space="preserve"> 유지보수 </w:t>
            </w:r>
          </w:p>
          <w:p w14:paraId="070384A6" w14:textId="153B48AC" w:rsidR="003E6F2B" w:rsidRDefault="003E6F2B" w:rsidP="003E6F2B">
            <w:pPr>
              <w:jc w:val="center"/>
            </w:pPr>
            <w:r>
              <w:rPr>
                <w:rFonts w:hint="eastAsia"/>
              </w:rPr>
              <w:t>절차</w:t>
            </w:r>
          </w:p>
        </w:tc>
        <w:tc>
          <w:tcPr>
            <w:tcW w:w="2126" w:type="dxa"/>
            <w:vAlign w:val="center"/>
          </w:tcPr>
          <w:p w14:paraId="2D047892" w14:textId="77777777" w:rsidR="003E6F2B" w:rsidRDefault="003E6F2B" w:rsidP="003E6F2B">
            <w:pPr>
              <w:jc w:val="center"/>
            </w:pPr>
            <w:r>
              <w:rPr>
                <w:rFonts w:hint="eastAsia"/>
              </w:rPr>
              <w:t>피드백 수집,</w:t>
            </w:r>
            <w:r>
              <w:t xml:space="preserve"> </w:t>
            </w:r>
            <w:r>
              <w:rPr>
                <w:rFonts w:hint="eastAsia"/>
              </w:rPr>
              <w:t>분석 활동</w:t>
            </w:r>
          </w:p>
        </w:tc>
        <w:tc>
          <w:tcPr>
            <w:tcW w:w="2410" w:type="dxa"/>
            <w:vAlign w:val="center"/>
          </w:tcPr>
          <w:p w14:paraId="01548FF6" w14:textId="7F34B6DB" w:rsidR="003E6F2B" w:rsidRDefault="003E6F2B" w:rsidP="003E6F2B">
            <w:pPr>
              <w:jc w:val="center"/>
            </w:pPr>
            <w:r>
              <w:rPr>
                <w:rFonts w:hint="eastAsia"/>
              </w:rPr>
              <w:t>생산 및 생산 후 정보</w:t>
            </w:r>
          </w:p>
        </w:tc>
        <w:tc>
          <w:tcPr>
            <w:tcW w:w="2126" w:type="dxa"/>
            <w:vAlign w:val="center"/>
          </w:tcPr>
          <w:p w14:paraId="1F924F95" w14:textId="4E872320" w:rsidR="003E6F2B" w:rsidRDefault="003E6F2B" w:rsidP="003E6F2B">
            <w:pPr>
              <w:jc w:val="center"/>
            </w:pPr>
          </w:p>
        </w:tc>
      </w:tr>
    </w:tbl>
    <w:p w14:paraId="6DAC8958" w14:textId="703F8A8D" w:rsidR="002776DF" w:rsidRDefault="00F00CBA" w:rsidP="00F00CBA">
      <w:pPr>
        <w:ind w:leftChars="200" w:left="400"/>
        <w:jc w:val="center"/>
      </w:pPr>
      <w:r>
        <w:rPr>
          <w:rFonts w:hint="eastAsia"/>
        </w:rPr>
        <w:t>&lt;</w:t>
      </w:r>
      <w:r>
        <w:t xml:space="preserve"> </w:t>
      </w:r>
      <w:r>
        <w:rPr>
          <w:rFonts w:hint="eastAsia"/>
        </w:rPr>
        <w:t xml:space="preserve">표 </w:t>
      </w:r>
      <w:r>
        <w:t xml:space="preserve">1. </w:t>
      </w:r>
      <w:r>
        <w:rPr>
          <w:rFonts w:hint="eastAsia"/>
        </w:rPr>
        <w:t xml:space="preserve">위험관리 프로세스와 소프트웨어 수명주기의 적용 관계 </w:t>
      </w:r>
      <w:r>
        <w:t>&gt;</w:t>
      </w:r>
    </w:p>
    <w:p w14:paraId="1BB47359" w14:textId="77777777" w:rsidR="00E838D2" w:rsidRDefault="00E838D2" w:rsidP="00F00CBA">
      <w:pPr>
        <w:ind w:leftChars="200" w:left="400"/>
      </w:pPr>
    </w:p>
    <w:p w14:paraId="32D3A1C7" w14:textId="315B6EBF" w:rsidR="00F00CBA" w:rsidRDefault="002A7D2A" w:rsidP="00F00CBA">
      <w:pPr>
        <w:ind w:leftChars="200" w:left="400"/>
      </w:pPr>
      <w:r>
        <w:rPr>
          <w:rFonts w:hint="eastAsia"/>
        </w:rPr>
        <w:t xml:space="preserve">표 </w:t>
      </w:r>
      <w:r>
        <w:t>1</w:t>
      </w:r>
      <w:r>
        <w:rPr>
          <w:rFonts w:hint="eastAsia"/>
        </w:rPr>
        <w:t>.을 구체적으로 기술 하면</w:t>
      </w:r>
      <w:r>
        <w:t xml:space="preserve">, </w:t>
      </w:r>
    </w:p>
    <w:p w14:paraId="0F1DD914" w14:textId="5EFEE0E3" w:rsidR="002776DF" w:rsidRDefault="002776DF" w:rsidP="002776DF">
      <w:pPr>
        <w:pStyle w:val="a8"/>
        <w:numPr>
          <w:ilvl w:val="0"/>
          <w:numId w:val="15"/>
        </w:numPr>
        <w:ind w:leftChars="0"/>
      </w:pPr>
      <w:r>
        <w:rPr>
          <w:rFonts w:hint="eastAsia"/>
        </w:rPr>
        <w:t xml:space="preserve">소프트웨어 개발 </w:t>
      </w:r>
      <w:r w:rsidR="00F00CBA">
        <w:rPr>
          <w:rFonts w:hint="eastAsia"/>
        </w:rPr>
        <w:t>프로세스에 위험관리 프로세스 적용</w:t>
      </w:r>
    </w:p>
    <w:p w14:paraId="4989F142" w14:textId="77777777" w:rsidR="00B93F2E" w:rsidRDefault="00B93F2E" w:rsidP="00B93F2E">
      <w:pPr>
        <w:pStyle w:val="a8"/>
        <w:numPr>
          <w:ilvl w:val="0"/>
          <w:numId w:val="16"/>
        </w:numPr>
        <w:spacing w:after="0"/>
        <w:ind w:left="1160"/>
      </w:pPr>
      <w:r>
        <w:rPr>
          <w:rFonts w:hint="eastAsia"/>
        </w:rPr>
        <w:t>소프트웨어 개발 계획</w:t>
      </w:r>
    </w:p>
    <w:p w14:paraId="4BF93D1A" w14:textId="77777777" w:rsidR="00B93F2E" w:rsidRDefault="00B93F2E" w:rsidP="00B93F2E">
      <w:pPr>
        <w:pStyle w:val="a8"/>
        <w:spacing w:after="0"/>
        <w:ind w:leftChars="0" w:left="1160"/>
      </w:pPr>
      <w:r>
        <w:rPr>
          <w:rFonts w:hint="eastAsia"/>
        </w:rPr>
        <w:t>위험관리 계획에 대한 검토는 개발 책임자,</w:t>
      </w:r>
      <w:r>
        <w:t xml:space="preserve"> </w:t>
      </w:r>
      <w:r>
        <w:rPr>
          <w:rFonts w:hint="eastAsia"/>
        </w:rPr>
        <w:t>품질관리책임자 및 기술 전무가에 의해 진행된다.</w:t>
      </w:r>
    </w:p>
    <w:p w14:paraId="33A9FD44" w14:textId="77777777" w:rsidR="00B93F2E" w:rsidRDefault="00B93F2E" w:rsidP="00B93F2E">
      <w:pPr>
        <w:pStyle w:val="a8"/>
        <w:numPr>
          <w:ilvl w:val="0"/>
          <w:numId w:val="16"/>
        </w:numPr>
        <w:spacing w:after="0"/>
        <w:ind w:left="1160"/>
      </w:pPr>
      <w:r>
        <w:rPr>
          <w:rFonts w:hint="eastAsia"/>
        </w:rPr>
        <w:t>소프트웨어 요구사항 분석</w:t>
      </w:r>
      <w:r>
        <w:t xml:space="preserve"> </w:t>
      </w:r>
    </w:p>
    <w:p w14:paraId="1B65E5FC" w14:textId="77777777" w:rsidR="00B93F2E" w:rsidRDefault="00B93F2E" w:rsidP="00B93F2E">
      <w:pPr>
        <w:pStyle w:val="a8"/>
        <w:ind w:leftChars="480" w:left="960"/>
      </w:pPr>
      <w:r>
        <w:rPr>
          <w:rFonts w:hint="eastAsia"/>
        </w:rPr>
        <w:t>소프트웨어 부분을 포함한 제품의 생명 주기에서 발생할 수 있는 모든 잠재적 위험을 식별하고 추정해야 하며, 식별된 위험 상황 및 위해를 기술해야 한다.</w:t>
      </w:r>
    </w:p>
    <w:p w14:paraId="2F34A494" w14:textId="77777777" w:rsidR="00B93F2E" w:rsidRDefault="00B93F2E" w:rsidP="00B93F2E">
      <w:pPr>
        <w:pStyle w:val="a8"/>
        <w:ind w:leftChars="480" w:left="960"/>
      </w:pPr>
      <w:r>
        <w:rPr>
          <w:rFonts w:hint="eastAsia"/>
        </w:rPr>
        <w:t xml:space="preserve">소프트웨어 부분을 포함한 </w:t>
      </w:r>
      <w:r w:rsidRPr="00AB4DF7">
        <w:t>모든 잠재적 위험은 의료 기기의 안전성, 의도된 사용 및 규제 요건과 관련된 요구 사항을 고려하여 통제되어야</w:t>
      </w:r>
      <w:r>
        <w:rPr>
          <w:rFonts w:hint="eastAsia"/>
        </w:rPr>
        <w:t xml:space="preserve"> </w:t>
      </w:r>
      <w:r w:rsidRPr="00AB4DF7">
        <w:t>하는 위험으로 평가 및 결정되어야</w:t>
      </w:r>
      <w:r>
        <w:rPr>
          <w:rFonts w:hint="eastAsia"/>
        </w:rPr>
        <w:t xml:space="preserve"> 하며</w:t>
      </w:r>
      <w:r w:rsidRPr="00146F63">
        <w:t xml:space="preserve"> </w:t>
      </w:r>
      <w:r w:rsidRPr="00AB4DF7">
        <w:t>결정된 위험 요소</w:t>
      </w:r>
      <w:r>
        <w:rPr>
          <w:rFonts w:hint="eastAsia"/>
        </w:rPr>
        <w:t xml:space="preserve">에 대하여 위험 통제 대안을 분석하여 </w:t>
      </w:r>
      <w:r w:rsidRPr="00AB4DF7">
        <w:t>설계 입력 요소</w:t>
      </w:r>
      <w:r>
        <w:rPr>
          <w:rFonts w:hint="eastAsia"/>
        </w:rPr>
        <w:t>로 적용하여야 한다.</w:t>
      </w:r>
    </w:p>
    <w:p w14:paraId="119A85CE" w14:textId="77777777" w:rsidR="00B93F2E" w:rsidRDefault="00B93F2E" w:rsidP="00B93F2E">
      <w:pPr>
        <w:pStyle w:val="a8"/>
        <w:numPr>
          <w:ilvl w:val="0"/>
          <w:numId w:val="20"/>
        </w:numPr>
        <w:ind w:leftChars="0"/>
      </w:pPr>
      <w:r>
        <w:rPr>
          <w:rFonts w:hint="eastAsia"/>
        </w:rPr>
        <w:t>소프트웨어 요구사항은 시스템 요구사항의 소프트웨어 부분을 포함하여 분석한다.</w:t>
      </w:r>
    </w:p>
    <w:p w14:paraId="1E403CD3" w14:textId="77777777" w:rsidR="002776DF" w:rsidRDefault="002776DF" w:rsidP="002776DF">
      <w:pPr>
        <w:pStyle w:val="a8"/>
        <w:numPr>
          <w:ilvl w:val="0"/>
          <w:numId w:val="16"/>
        </w:numPr>
        <w:ind w:left="1160"/>
      </w:pPr>
      <w:r>
        <w:rPr>
          <w:rFonts w:hint="eastAsia"/>
        </w:rPr>
        <w:t>소프트웨어 아키텍쳐 및 소프트웨어 상세 설계</w:t>
      </w:r>
    </w:p>
    <w:p w14:paraId="216A3FA0" w14:textId="2292DEE5" w:rsidR="002776DF" w:rsidRDefault="002776DF" w:rsidP="002A7D2A">
      <w:pPr>
        <w:ind w:leftChars="500" w:left="1000"/>
      </w:pPr>
      <w:r>
        <w:rPr>
          <w:rFonts w:hint="eastAsia"/>
        </w:rPr>
        <w:t>소프트웨어 설계 단계에서 위험 통제 방법(대안)을 도출해야 하며,</w:t>
      </w:r>
      <w:r>
        <w:t xml:space="preserve"> </w:t>
      </w:r>
      <w:r>
        <w:rPr>
          <w:rFonts w:hint="eastAsia"/>
        </w:rPr>
        <w:t>이 위험 통제 활동은 소프트웨어 아키텍쳐 및 상세 설계에 반영되</w:t>
      </w:r>
      <w:r w:rsidR="00DC594B">
        <w:rPr>
          <w:rFonts w:hint="eastAsia"/>
        </w:rPr>
        <w:t xml:space="preserve">어야 </w:t>
      </w:r>
      <w:r>
        <w:rPr>
          <w:rFonts w:hint="eastAsia"/>
        </w:rPr>
        <w:t>한다.</w:t>
      </w:r>
    </w:p>
    <w:p w14:paraId="04178FDB" w14:textId="77777777" w:rsidR="002776DF" w:rsidRDefault="002776DF" w:rsidP="002776DF">
      <w:pPr>
        <w:pStyle w:val="a8"/>
        <w:numPr>
          <w:ilvl w:val="0"/>
          <w:numId w:val="16"/>
        </w:numPr>
        <w:ind w:left="1160"/>
      </w:pPr>
      <w:r>
        <w:rPr>
          <w:rFonts w:hint="eastAsia"/>
        </w:rPr>
        <w:t xml:space="preserve">소프트웨어 검증 </w:t>
      </w:r>
    </w:p>
    <w:p w14:paraId="16F676EA" w14:textId="77777777" w:rsidR="002776DF" w:rsidRDefault="002776DF" w:rsidP="002A7D2A">
      <w:pPr>
        <w:ind w:leftChars="500" w:left="1000"/>
      </w:pPr>
      <w:r w:rsidRPr="00B741FA">
        <w:rPr>
          <w:rFonts w:hint="eastAsia"/>
        </w:rPr>
        <w:t>위험</w:t>
      </w:r>
      <w:r w:rsidRPr="00B741FA">
        <w:t xml:space="preserve"> 통제 활동이 위험 구역에서 허용 구역으로 위험을 감소시키는지 확인해야</w:t>
      </w:r>
      <w:r>
        <w:rPr>
          <w:rFonts w:hint="eastAsia"/>
        </w:rPr>
        <w:t xml:space="preserve"> </w:t>
      </w:r>
      <w:r w:rsidRPr="00B741FA">
        <w:t>하며, 이는 객관성 데이터로 문서화되어야</w:t>
      </w:r>
      <w:r>
        <w:rPr>
          <w:rFonts w:hint="eastAsia"/>
        </w:rPr>
        <w:t xml:space="preserve"> </w:t>
      </w:r>
      <w:r w:rsidRPr="00B741FA">
        <w:t>한다</w:t>
      </w:r>
      <w:r>
        <w:rPr>
          <w:rFonts w:hint="eastAsia"/>
        </w:rPr>
        <w:t>.</w:t>
      </w:r>
    </w:p>
    <w:p w14:paraId="083CA4E3" w14:textId="77777777" w:rsidR="002776DF" w:rsidRDefault="002776DF" w:rsidP="002776DF">
      <w:pPr>
        <w:pStyle w:val="a8"/>
        <w:numPr>
          <w:ilvl w:val="0"/>
          <w:numId w:val="16"/>
        </w:numPr>
        <w:ind w:left="1160"/>
      </w:pPr>
      <w:r>
        <w:rPr>
          <w:rFonts w:hint="eastAsia"/>
        </w:rPr>
        <w:t>소프트웨어 유효성 확인</w:t>
      </w:r>
    </w:p>
    <w:p w14:paraId="198E3C95" w14:textId="77777777" w:rsidR="002776DF" w:rsidRDefault="002776DF" w:rsidP="002A7D2A">
      <w:pPr>
        <w:pStyle w:val="a8"/>
        <w:ind w:leftChars="500" w:left="1000"/>
      </w:pPr>
      <w:r>
        <w:rPr>
          <w:rFonts w:hint="eastAsia"/>
        </w:rPr>
        <w:t xml:space="preserve">제품의 </w:t>
      </w:r>
      <w:r w:rsidRPr="00B741FA">
        <w:t xml:space="preserve">의도된 사용에 대한 만족도와 전반적인 잔여 위험에 대한 </w:t>
      </w:r>
      <w:r>
        <w:rPr>
          <w:rFonts w:hint="eastAsia"/>
        </w:rPr>
        <w:t>허용 가능성을 평가한다.</w:t>
      </w:r>
      <w:r w:rsidRPr="00B741FA">
        <w:t xml:space="preserve"> </w:t>
      </w:r>
    </w:p>
    <w:p w14:paraId="00B6E8BD" w14:textId="77777777" w:rsidR="002776DF" w:rsidRDefault="002776DF" w:rsidP="002776DF">
      <w:pPr>
        <w:ind w:leftChars="400" w:left="800"/>
      </w:pPr>
      <w:r>
        <w:rPr>
          <w:rFonts w:hint="eastAsia"/>
        </w:rPr>
        <w:t>위험관리 프로세스를 검토하여 그 결과를 위험 관리 보고서로 작성한다.</w:t>
      </w:r>
    </w:p>
    <w:p w14:paraId="040B4E84" w14:textId="77777777" w:rsidR="002776DF" w:rsidRPr="00D82260" w:rsidRDefault="002776DF" w:rsidP="002776DF">
      <w:pPr>
        <w:pStyle w:val="a8"/>
        <w:numPr>
          <w:ilvl w:val="0"/>
          <w:numId w:val="16"/>
        </w:numPr>
        <w:ind w:left="1160"/>
      </w:pPr>
      <w:r>
        <w:rPr>
          <w:rFonts w:hint="eastAsia"/>
        </w:rPr>
        <w:t>생산 및 생산 후</w:t>
      </w:r>
    </w:p>
    <w:p w14:paraId="40CFC5BE" w14:textId="77777777" w:rsidR="002776DF" w:rsidRDefault="002776DF" w:rsidP="002A7D2A">
      <w:pPr>
        <w:ind w:leftChars="500" w:left="1000"/>
      </w:pPr>
      <w:r>
        <w:rPr>
          <w:rFonts w:hint="eastAsia"/>
        </w:rPr>
        <w:t>고객불만,</w:t>
      </w:r>
      <w:r>
        <w:t xml:space="preserve"> </w:t>
      </w:r>
      <w:r>
        <w:rPr>
          <w:rFonts w:hint="eastAsia"/>
        </w:rPr>
        <w:t>유지보수 정보,</w:t>
      </w:r>
      <w:r>
        <w:t xml:space="preserve"> </w:t>
      </w:r>
      <w:r>
        <w:rPr>
          <w:rFonts w:hint="eastAsia"/>
        </w:rPr>
        <w:t>유사 의료기기의 공개된 정보 등을 수집하고 검토하여 위험 관리 파일에 업데이트해야 한다.</w:t>
      </w:r>
    </w:p>
    <w:p w14:paraId="7DE1DA4D" w14:textId="0E24BA68" w:rsidR="002776DF" w:rsidRDefault="002776DF" w:rsidP="002776DF">
      <w:pPr>
        <w:pStyle w:val="a8"/>
        <w:numPr>
          <w:ilvl w:val="0"/>
          <w:numId w:val="15"/>
        </w:numPr>
        <w:ind w:leftChars="0"/>
      </w:pPr>
      <w:r>
        <w:rPr>
          <w:rFonts w:hint="eastAsia"/>
        </w:rPr>
        <w:t xml:space="preserve">소프트웨어 문제 해결 </w:t>
      </w:r>
      <w:r w:rsidR="00F00CBA">
        <w:rPr>
          <w:rFonts w:hint="eastAsia"/>
        </w:rPr>
        <w:t>프로세스에 위험관리 프로세스 적용</w:t>
      </w:r>
    </w:p>
    <w:p w14:paraId="5C80B97A" w14:textId="77777777" w:rsidR="002776DF" w:rsidRDefault="002776DF" w:rsidP="002776DF">
      <w:pPr>
        <w:ind w:leftChars="400" w:left="800"/>
      </w:pPr>
      <w:r>
        <w:rPr>
          <w:rFonts w:eastAsiaTheme="minorHAnsi"/>
        </w:rPr>
        <w:t>•</w:t>
      </w:r>
      <w:r>
        <w:t xml:space="preserve"> </w:t>
      </w:r>
      <w:r>
        <w:rPr>
          <w:rFonts w:hint="eastAsia"/>
        </w:rPr>
        <w:t>소프트웨어 문제 조사 활동</w:t>
      </w:r>
    </w:p>
    <w:p w14:paraId="515860C0" w14:textId="77777777" w:rsidR="002776DF" w:rsidRDefault="002776DF" w:rsidP="002776DF">
      <w:pPr>
        <w:ind w:leftChars="500" w:left="1000"/>
      </w:pPr>
      <w:r>
        <w:rPr>
          <w:rFonts w:hint="eastAsia"/>
        </w:rPr>
        <w:t>발생한 소프트웨어 문제에 대해서 위험을 분석하고 평가한다.</w:t>
      </w:r>
      <w:r>
        <w:t xml:space="preserve"> </w:t>
      </w:r>
    </w:p>
    <w:p w14:paraId="46848103" w14:textId="77777777" w:rsidR="002776DF" w:rsidRDefault="002776DF" w:rsidP="002776DF">
      <w:pPr>
        <w:ind w:leftChars="500" w:left="1000"/>
      </w:pPr>
      <w:r>
        <w:t>(</w:t>
      </w:r>
      <w:r>
        <w:rPr>
          <w:rFonts w:hint="eastAsia"/>
        </w:rPr>
        <w:t>문제 해결조치로 소프트웨어 변경이 필요하면 소프트웨어 변경절차를 따른다.</w:t>
      </w:r>
      <w:r>
        <w:t xml:space="preserve">) </w:t>
      </w:r>
    </w:p>
    <w:p w14:paraId="64563311" w14:textId="26DF5331" w:rsidR="002776DF" w:rsidRDefault="002776DF" w:rsidP="002776DF">
      <w:pPr>
        <w:pStyle w:val="a8"/>
        <w:numPr>
          <w:ilvl w:val="0"/>
          <w:numId w:val="15"/>
        </w:numPr>
        <w:ind w:leftChars="0"/>
      </w:pPr>
      <w:r>
        <w:rPr>
          <w:rFonts w:hint="eastAsia"/>
        </w:rPr>
        <w:t xml:space="preserve">소프트웨어 변경 </w:t>
      </w:r>
      <w:r w:rsidR="00F00CBA">
        <w:rPr>
          <w:rFonts w:hint="eastAsia"/>
        </w:rPr>
        <w:t>프로세스에 위험관리 프로세스 적용</w:t>
      </w:r>
    </w:p>
    <w:p w14:paraId="59F2115B" w14:textId="77777777" w:rsidR="002776DF" w:rsidRDefault="002776DF" w:rsidP="002776DF">
      <w:pPr>
        <w:ind w:leftChars="400" w:left="800"/>
      </w:pPr>
      <w:r>
        <w:rPr>
          <w:rFonts w:eastAsiaTheme="minorHAnsi"/>
        </w:rPr>
        <w:t>•</w:t>
      </w:r>
      <w:r>
        <w:t xml:space="preserve"> </w:t>
      </w:r>
      <w:r>
        <w:rPr>
          <w:rFonts w:hint="eastAsia"/>
        </w:rPr>
        <w:t>소프트웨어 변경 승인 활동</w:t>
      </w:r>
    </w:p>
    <w:p w14:paraId="3690A567" w14:textId="77777777" w:rsidR="002776DF" w:rsidRDefault="002776DF" w:rsidP="002776DF">
      <w:pPr>
        <w:ind w:leftChars="500" w:left="1000"/>
      </w:pPr>
      <w:r>
        <w:rPr>
          <w:rFonts w:hint="eastAsia"/>
        </w:rPr>
        <w:t>소프트웨어 변경으로 인한 위험을 분석하고 평가한다.</w:t>
      </w:r>
      <w:r>
        <w:t xml:space="preserve"> </w:t>
      </w:r>
    </w:p>
    <w:p w14:paraId="662635FC" w14:textId="77777777" w:rsidR="002776DF" w:rsidRDefault="002776DF" w:rsidP="002776DF">
      <w:pPr>
        <w:ind w:leftChars="500" w:left="1000"/>
      </w:pPr>
      <w:r>
        <w:t>(</w:t>
      </w:r>
      <w:r>
        <w:rPr>
          <w:rFonts w:hint="eastAsia"/>
        </w:rPr>
        <w:t>변경이 승인되면 소프트웨어 개발절차를 따른다.</w:t>
      </w:r>
      <w:r>
        <w:t>)</w:t>
      </w:r>
    </w:p>
    <w:p w14:paraId="62F1EF05" w14:textId="406C5F43" w:rsidR="002776DF" w:rsidRDefault="002776DF" w:rsidP="002776DF">
      <w:pPr>
        <w:pStyle w:val="a8"/>
        <w:numPr>
          <w:ilvl w:val="0"/>
          <w:numId w:val="15"/>
        </w:numPr>
        <w:ind w:leftChars="0"/>
      </w:pPr>
      <w:r>
        <w:rPr>
          <w:rFonts w:hint="eastAsia"/>
        </w:rPr>
        <w:t xml:space="preserve">소프트웨어 유지/보수 </w:t>
      </w:r>
      <w:r w:rsidR="00F00CBA">
        <w:rPr>
          <w:rFonts w:hint="eastAsia"/>
        </w:rPr>
        <w:t>프로세스에 위험관리 프로세스 적용</w:t>
      </w:r>
    </w:p>
    <w:p w14:paraId="766B70EC" w14:textId="77777777" w:rsidR="002776DF" w:rsidRDefault="002776DF" w:rsidP="002776DF">
      <w:pPr>
        <w:pStyle w:val="a8"/>
        <w:ind w:leftChars="0" w:left="760"/>
      </w:pPr>
      <w:r w:rsidRPr="00233C95">
        <w:rPr>
          <w:rFonts w:eastAsiaTheme="minorHAnsi"/>
        </w:rPr>
        <w:t>•</w:t>
      </w:r>
      <w:r>
        <w:t xml:space="preserve"> </w:t>
      </w:r>
      <w:r>
        <w:rPr>
          <w:rFonts w:hint="eastAsia"/>
        </w:rPr>
        <w:t>소프트웨어 피드백 수집,</w:t>
      </w:r>
      <w:r>
        <w:t xml:space="preserve"> </w:t>
      </w:r>
      <w:r>
        <w:rPr>
          <w:rFonts w:hint="eastAsia"/>
        </w:rPr>
        <w:t>분석 활동</w:t>
      </w:r>
    </w:p>
    <w:p w14:paraId="12D81356" w14:textId="77777777" w:rsidR="002776DF" w:rsidRPr="00131520" w:rsidRDefault="002776DF" w:rsidP="002776DF">
      <w:pPr>
        <w:ind w:leftChars="400" w:left="800"/>
      </w:pPr>
      <w:r>
        <w:rPr>
          <w:rFonts w:hint="eastAsia"/>
        </w:rPr>
        <w:t>고객불만,</w:t>
      </w:r>
      <w:r>
        <w:t xml:space="preserve"> </w:t>
      </w:r>
      <w:r>
        <w:rPr>
          <w:rFonts w:hint="eastAsia"/>
        </w:rPr>
        <w:t>유지보수 정보,</w:t>
      </w:r>
      <w:r>
        <w:t xml:space="preserve"> </w:t>
      </w:r>
      <w:r>
        <w:rPr>
          <w:rFonts w:hint="eastAsia"/>
        </w:rPr>
        <w:t>유사 의료기기의 공개된 정보 등을 수집하고 검토하여 위험 관리 파일에 업데이트해야 한다</w:t>
      </w:r>
    </w:p>
    <w:p w14:paraId="1CA7272E" w14:textId="18E19AC4" w:rsidR="00F91A62" w:rsidRDefault="00F91A62" w:rsidP="00F91A62">
      <w:pPr>
        <w:pStyle w:val="10"/>
        <w:numPr>
          <w:ilvl w:val="0"/>
          <w:numId w:val="7"/>
        </w:numPr>
      </w:pPr>
      <w:bookmarkStart w:id="77" w:name="_Toc149630786"/>
      <w:r>
        <w:rPr>
          <w:rFonts w:hint="eastAsia"/>
        </w:rPr>
        <w:t>관리 책임 및 권한</w:t>
      </w:r>
      <w:bookmarkEnd w:id="77"/>
    </w:p>
    <w:p w14:paraId="5FC4B4DD" w14:textId="65F4771F" w:rsidR="00784A78" w:rsidRDefault="00D17507" w:rsidP="00D17507">
      <w:pPr>
        <w:ind w:firstLine="425"/>
      </w:pPr>
      <w:r>
        <w:rPr>
          <w:rFonts w:asciiTheme="minorEastAsia" w:hAnsiTheme="minorEastAsia" w:hint="eastAsia"/>
        </w:rPr>
        <w:t>※</w:t>
      </w:r>
      <w:r>
        <w:rPr>
          <w:rFonts w:hint="eastAsia"/>
        </w:rPr>
        <w:t xml:space="preserve"> 위험관리 계획서(</w:t>
      </w:r>
      <w:r>
        <w:t>RMP-</w:t>
      </w:r>
      <w:del w:id="78" w:author="김은수" w:date="2026-09-28T14:23:00Z" w16du:dateUtc="2026-09-28T05:23:00Z">
        <w:r>
          <w:delText>TD20B</w:delText>
        </w:r>
      </w:del>
      <w:ins w:id="79" w:author="김은수" w:date="2026-09-28T14:23:00Z" w16du:dateUtc="2026-09-28T05:23:00Z">
        <w:r>
          <w:t>TD24A</w:t>
        </w:r>
      </w:ins>
      <w:r>
        <w:t>)</w:t>
      </w:r>
      <w:r>
        <w:rPr>
          <w:rFonts w:hint="eastAsia"/>
        </w:rPr>
        <w:t xml:space="preserve">의 </w:t>
      </w:r>
      <w:r>
        <w:t>‘</w:t>
      </w:r>
      <w:r>
        <w:rPr>
          <w:rFonts w:hint="eastAsia"/>
        </w:rPr>
        <w:t>관리 및 권한</w:t>
      </w:r>
      <w:r>
        <w:t>’</w:t>
      </w:r>
      <w:r>
        <w:rPr>
          <w:rFonts w:hint="eastAsia"/>
        </w:rPr>
        <w:t>을 참조</w:t>
      </w:r>
    </w:p>
    <w:p w14:paraId="1CA0DFB1" w14:textId="3F38D09F" w:rsidR="00F91A62" w:rsidRDefault="00F91A62" w:rsidP="00F91A62">
      <w:pPr>
        <w:pStyle w:val="10"/>
        <w:numPr>
          <w:ilvl w:val="0"/>
          <w:numId w:val="7"/>
        </w:numPr>
      </w:pPr>
      <w:bookmarkStart w:id="80" w:name="_Toc149630787"/>
      <w:r>
        <w:rPr>
          <w:rFonts w:hint="eastAsia"/>
        </w:rPr>
        <w:t>위험관리 활동의</w:t>
      </w:r>
      <w:r w:rsidR="006F7393">
        <w:rPr>
          <w:rFonts w:hint="eastAsia"/>
        </w:rPr>
        <w:t xml:space="preserve"> 세부검토 요구사항</w:t>
      </w:r>
      <w:bookmarkEnd w:id="80"/>
    </w:p>
    <w:tbl>
      <w:tblPr>
        <w:tblStyle w:val="a5"/>
        <w:tblW w:w="9657" w:type="dxa"/>
        <w:jc w:val="right"/>
        <w:tblLook w:val="04A0" w:firstRow="1" w:lastRow="0" w:firstColumn="1" w:lastColumn="0" w:noHBand="0" w:noVBand="1"/>
      </w:tblPr>
      <w:tblGrid>
        <w:gridCol w:w="2289"/>
        <w:gridCol w:w="5277"/>
        <w:gridCol w:w="2091"/>
      </w:tblGrid>
      <w:tr w:rsidR="00682935" w14:paraId="2A849DB7" w14:textId="77777777" w:rsidTr="000A34B7">
        <w:trPr>
          <w:jc w:val="right"/>
        </w:trPr>
        <w:tc>
          <w:tcPr>
            <w:tcW w:w="2289" w:type="dxa"/>
            <w:vMerge w:val="restart"/>
            <w:shd w:val="clear" w:color="auto" w:fill="F2F2F2" w:themeFill="background1" w:themeFillShade="F2"/>
            <w:vAlign w:val="center"/>
          </w:tcPr>
          <w:p w14:paraId="34139205" w14:textId="4B9E7EEC" w:rsidR="00682935" w:rsidRDefault="00682935" w:rsidP="006F7393">
            <w:pPr>
              <w:jc w:val="center"/>
              <w:rPr>
                <w:b/>
              </w:rPr>
            </w:pPr>
            <w:r>
              <w:rPr>
                <w:rFonts w:hint="eastAsia"/>
                <w:b/>
              </w:rPr>
              <w:t>소프트웨어</w:t>
            </w:r>
          </w:p>
          <w:p w14:paraId="290147E4" w14:textId="3EBEAD85" w:rsidR="00682935" w:rsidRPr="001D788C" w:rsidRDefault="00682935" w:rsidP="006F7393">
            <w:pPr>
              <w:jc w:val="center"/>
              <w:rPr>
                <w:b/>
              </w:rPr>
            </w:pPr>
            <w:r>
              <w:rPr>
                <w:rFonts w:hint="eastAsia"/>
                <w:b/>
              </w:rPr>
              <w:t>수명주기 단계</w:t>
            </w:r>
          </w:p>
        </w:tc>
        <w:tc>
          <w:tcPr>
            <w:tcW w:w="7368" w:type="dxa"/>
            <w:gridSpan w:val="2"/>
            <w:shd w:val="clear" w:color="auto" w:fill="F2F2F2" w:themeFill="background1" w:themeFillShade="F2"/>
            <w:vAlign w:val="center"/>
          </w:tcPr>
          <w:p w14:paraId="5313D0A8" w14:textId="05CFE2E6" w:rsidR="00682935" w:rsidRPr="001D788C" w:rsidRDefault="00682935" w:rsidP="003F2F31">
            <w:pPr>
              <w:jc w:val="center"/>
              <w:rPr>
                <w:b/>
              </w:rPr>
            </w:pPr>
            <w:r>
              <w:rPr>
                <w:rFonts w:hint="eastAsia"/>
                <w:b/>
              </w:rPr>
              <w:t xml:space="preserve">위험관리 활동 </w:t>
            </w:r>
          </w:p>
        </w:tc>
      </w:tr>
      <w:tr w:rsidR="00682935" w14:paraId="6DA951F8" w14:textId="77777777" w:rsidTr="003F2F31">
        <w:trPr>
          <w:jc w:val="right"/>
        </w:trPr>
        <w:tc>
          <w:tcPr>
            <w:tcW w:w="2289" w:type="dxa"/>
            <w:vMerge/>
            <w:shd w:val="clear" w:color="auto" w:fill="F2F2F2" w:themeFill="background1" w:themeFillShade="F2"/>
            <w:vAlign w:val="center"/>
          </w:tcPr>
          <w:p w14:paraId="7DCBA2CD" w14:textId="77777777" w:rsidR="00682935" w:rsidRDefault="00682935" w:rsidP="006F7393">
            <w:pPr>
              <w:jc w:val="center"/>
              <w:rPr>
                <w:b/>
              </w:rPr>
            </w:pPr>
          </w:p>
        </w:tc>
        <w:tc>
          <w:tcPr>
            <w:tcW w:w="5277" w:type="dxa"/>
            <w:shd w:val="clear" w:color="auto" w:fill="F2F2F2" w:themeFill="background1" w:themeFillShade="F2"/>
            <w:vAlign w:val="center"/>
          </w:tcPr>
          <w:p w14:paraId="08317DD9" w14:textId="7A079C42" w:rsidR="00682935" w:rsidRDefault="00682935" w:rsidP="006F7393">
            <w:pPr>
              <w:jc w:val="center"/>
              <w:rPr>
                <w:b/>
              </w:rPr>
            </w:pPr>
            <w:r>
              <w:rPr>
                <w:rFonts w:hint="eastAsia"/>
                <w:b/>
              </w:rPr>
              <w:t>세부검토 요구사항</w:t>
            </w:r>
          </w:p>
        </w:tc>
        <w:tc>
          <w:tcPr>
            <w:tcW w:w="2091" w:type="dxa"/>
            <w:shd w:val="clear" w:color="auto" w:fill="F2F2F2" w:themeFill="background1" w:themeFillShade="F2"/>
            <w:vAlign w:val="center"/>
          </w:tcPr>
          <w:p w14:paraId="6DB5AC8B" w14:textId="779318A1" w:rsidR="00682935" w:rsidRPr="001D788C" w:rsidRDefault="00682935" w:rsidP="003F2F31">
            <w:pPr>
              <w:jc w:val="center"/>
              <w:rPr>
                <w:b/>
              </w:rPr>
            </w:pPr>
            <w:r w:rsidRPr="001D788C">
              <w:rPr>
                <w:rFonts w:hint="eastAsia"/>
                <w:b/>
              </w:rPr>
              <w:t>책임</w:t>
            </w:r>
            <w:r>
              <w:rPr>
                <w:rFonts w:hint="eastAsia"/>
                <w:b/>
              </w:rPr>
              <w:t>/담당</w:t>
            </w:r>
          </w:p>
        </w:tc>
      </w:tr>
      <w:tr w:rsidR="003F2F31" w14:paraId="1DF216C6" w14:textId="77777777" w:rsidTr="003F2F31">
        <w:trPr>
          <w:jc w:val="right"/>
        </w:trPr>
        <w:tc>
          <w:tcPr>
            <w:tcW w:w="2289" w:type="dxa"/>
            <w:vAlign w:val="center"/>
          </w:tcPr>
          <w:p w14:paraId="281C56D0" w14:textId="4A6F5815" w:rsidR="003F2F31" w:rsidRDefault="003F2F31" w:rsidP="006F7393">
            <w:r>
              <w:rPr>
                <w:rFonts w:hint="eastAsia"/>
              </w:rPr>
              <w:t>소프트웨어 개발 계획,</w:t>
            </w:r>
            <w:r>
              <w:t xml:space="preserve"> </w:t>
            </w:r>
          </w:p>
          <w:p w14:paraId="2C930A0D" w14:textId="77777777" w:rsidR="003F2F31" w:rsidRDefault="003F2F31" w:rsidP="006F7393"/>
          <w:p w14:paraId="55F8F699" w14:textId="576FE494" w:rsidR="003F2F31" w:rsidRDefault="003F2F31" w:rsidP="006F7393">
            <w:r>
              <w:rPr>
                <w:rFonts w:hint="eastAsia"/>
              </w:rPr>
              <w:t>소프트웨어 문제 해결 절차,</w:t>
            </w:r>
          </w:p>
          <w:p w14:paraId="24AB06FB" w14:textId="77777777" w:rsidR="003F2F31" w:rsidRPr="00013E1D" w:rsidRDefault="003F2F31" w:rsidP="006F7393"/>
          <w:p w14:paraId="1264031D" w14:textId="716B182F" w:rsidR="003F2F31" w:rsidRDefault="003F2F31" w:rsidP="00013E1D">
            <w:r>
              <w:rPr>
                <w:rFonts w:hint="eastAsia"/>
              </w:rPr>
              <w:t>소프트웨어 변경 절차</w:t>
            </w:r>
          </w:p>
        </w:tc>
        <w:tc>
          <w:tcPr>
            <w:tcW w:w="5277" w:type="dxa"/>
            <w:vAlign w:val="center"/>
          </w:tcPr>
          <w:p w14:paraId="40C04465" w14:textId="49673C79" w:rsidR="003F2F31" w:rsidRPr="00F53D95" w:rsidRDefault="003F2F31" w:rsidP="006F7393">
            <w:pPr>
              <w:rPr>
                <w:b/>
              </w:rPr>
            </w:pPr>
            <w:r w:rsidRPr="00F53D95">
              <w:rPr>
                <w:rFonts w:hint="eastAsia"/>
                <w:b/>
              </w:rPr>
              <w:t>위험 분석</w:t>
            </w:r>
          </w:p>
          <w:p w14:paraId="0692154B" w14:textId="77777777" w:rsidR="003F2F31" w:rsidRDefault="003F2F31" w:rsidP="00F53D95">
            <w:pPr>
              <w:ind w:leftChars="100" w:left="400" w:hangingChars="100" w:hanging="200"/>
            </w:pPr>
            <w:r>
              <w:rPr>
                <w:rFonts w:asciiTheme="minorEastAsia" w:hAnsiTheme="minorEastAsia" w:hint="eastAsia"/>
              </w:rPr>
              <w:t xml:space="preserve">• </w:t>
            </w:r>
            <w:r>
              <w:rPr>
                <w:rFonts w:hint="eastAsia"/>
              </w:rPr>
              <w:t>의도된 용도 및 의료기기의 안전성과 관련된 특성들의 식별</w:t>
            </w:r>
          </w:p>
          <w:p w14:paraId="2D479E29" w14:textId="77777777" w:rsidR="003F2F31" w:rsidRDefault="003F2F31" w:rsidP="00F53D95">
            <w:pPr>
              <w:ind w:leftChars="200" w:left="600" w:hangingChars="100" w:hanging="200"/>
            </w:pPr>
            <w:r>
              <w:rPr>
                <w:rFonts w:hint="eastAsia"/>
              </w:rPr>
              <w:t>-</w:t>
            </w:r>
            <w:r>
              <w:t xml:space="preserve"> </w:t>
            </w:r>
            <w:r>
              <w:rPr>
                <w:rFonts w:hint="eastAsia"/>
              </w:rPr>
              <w:t>의도된 용도와 합리적으로 예측 가능한 사용오류에 대하여 기록</w:t>
            </w:r>
          </w:p>
          <w:p w14:paraId="2F8B6269" w14:textId="77777777" w:rsidR="003F2F31" w:rsidRDefault="003F2F31" w:rsidP="00F53D95">
            <w:pPr>
              <w:ind w:leftChars="200" w:left="600" w:hangingChars="100" w:hanging="200"/>
            </w:pPr>
            <w:r>
              <w:rPr>
                <w:rFonts w:hint="eastAsia"/>
              </w:rPr>
              <w:t>-</w:t>
            </w:r>
            <w:r>
              <w:t xml:space="preserve"> </w:t>
            </w:r>
            <w:r>
              <w:rPr>
                <w:rFonts w:hint="eastAsia"/>
              </w:rPr>
              <w:t>의료기기의 안전성에 영향을 줄 수 있는 정성적 및 정량적 특성 및 한계를 파악하여 문서화</w:t>
            </w:r>
          </w:p>
          <w:p w14:paraId="114B35FB" w14:textId="77777777" w:rsidR="003F2F31" w:rsidRDefault="003F2F31" w:rsidP="00F53D95">
            <w:pPr>
              <w:ind w:leftChars="100" w:left="400" w:hangingChars="100" w:hanging="200"/>
            </w:pPr>
            <w:r>
              <w:rPr>
                <w:rFonts w:asciiTheme="minorEastAsia" w:hAnsiTheme="minorEastAsia" w:hint="eastAsia"/>
              </w:rPr>
              <w:t xml:space="preserve">• </w:t>
            </w:r>
            <w:r>
              <w:rPr>
                <w:rFonts w:hint="eastAsia"/>
              </w:rPr>
              <w:t>위해 요인의 식별</w:t>
            </w:r>
          </w:p>
          <w:p w14:paraId="0D629DE0" w14:textId="21F0111E" w:rsidR="003F2F31" w:rsidRDefault="003F2F31" w:rsidP="00F53D95">
            <w:pPr>
              <w:ind w:leftChars="200" w:left="600" w:hangingChars="100" w:hanging="200"/>
            </w:pPr>
            <w:r>
              <w:rPr>
                <w:rFonts w:hint="eastAsia"/>
              </w:rPr>
              <w:t>-</w:t>
            </w:r>
            <w:r>
              <w:t xml:space="preserve"> </w:t>
            </w:r>
            <w:r>
              <w:rPr>
                <w:rFonts w:hint="eastAsia"/>
              </w:rPr>
              <w:t>의료기기의 정상 및 고장 상태에 예측가능한 위해 요인들의 문서화</w:t>
            </w:r>
          </w:p>
          <w:p w14:paraId="1B4F5CFD" w14:textId="77777777" w:rsidR="003F2F31" w:rsidRDefault="003F2F31" w:rsidP="00F53D95">
            <w:pPr>
              <w:ind w:leftChars="100" w:left="400" w:hangingChars="100" w:hanging="200"/>
            </w:pPr>
            <w:r>
              <w:rPr>
                <w:rFonts w:asciiTheme="minorEastAsia" w:hAnsiTheme="minorEastAsia" w:hint="eastAsia"/>
              </w:rPr>
              <w:t xml:space="preserve">• </w:t>
            </w:r>
            <w:r>
              <w:rPr>
                <w:rFonts w:hint="eastAsia"/>
              </w:rPr>
              <w:t>각 위해 상황에서의 위험 산정</w:t>
            </w:r>
          </w:p>
          <w:p w14:paraId="5FB99360" w14:textId="4EAF1BBE" w:rsidR="003F2F31" w:rsidRDefault="003F2F31" w:rsidP="00F53D95">
            <w:pPr>
              <w:ind w:leftChars="100" w:left="200"/>
            </w:pPr>
            <w:r>
              <w:rPr>
                <w:rFonts w:hint="eastAsia"/>
              </w:rPr>
              <w:t>-</w:t>
            </w:r>
            <w:r>
              <w:t xml:space="preserve"> </w:t>
            </w:r>
            <w:r>
              <w:rPr>
                <w:rFonts w:hint="eastAsia"/>
              </w:rPr>
              <w:t>식별된 각 위해 상황에 대하여 가용 정보 및 데이터를 활용하여 위험을 산정</w:t>
            </w:r>
          </w:p>
        </w:tc>
        <w:tc>
          <w:tcPr>
            <w:tcW w:w="2091" w:type="dxa"/>
            <w:vAlign w:val="center"/>
          </w:tcPr>
          <w:p w14:paraId="6D57A669" w14:textId="51A501F7" w:rsidR="003F2F31" w:rsidRDefault="003F2F31" w:rsidP="003F2F31">
            <w:pPr>
              <w:jc w:val="center"/>
            </w:pPr>
            <w:r>
              <w:rPr>
                <w:rFonts w:hint="eastAsia"/>
              </w:rPr>
              <w:t>개발부</w:t>
            </w:r>
          </w:p>
        </w:tc>
      </w:tr>
      <w:tr w:rsidR="003F2F31" w14:paraId="1570353A" w14:textId="77777777" w:rsidTr="003F2F31">
        <w:trPr>
          <w:jc w:val="right"/>
        </w:trPr>
        <w:tc>
          <w:tcPr>
            <w:tcW w:w="2289" w:type="dxa"/>
            <w:vAlign w:val="center"/>
          </w:tcPr>
          <w:p w14:paraId="7F2AF493" w14:textId="174D724D" w:rsidR="003F2F31" w:rsidRDefault="003F2F31" w:rsidP="006F7393">
            <w:r>
              <w:rPr>
                <w:rFonts w:hint="eastAsia"/>
              </w:rPr>
              <w:t>소프트웨어 요구사항 분석</w:t>
            </w:r>
          </w:p>
        </w:tc>
        <w:tc>
          <w:tcPr>
            <w:tcW w:w="5277" w:type="dxa"/>
            <w:vAlign w:val="center"/>
          </w:tcPr>
          <w:p w14:paraId="1861F25B" w14:textId="77777777" w:rsidR="003F2F31" w:rsidRPr="00F53D95" w:rsidRDefault="003F2F31" w:rsidP="006F7393">
            <w:pPr>
              <w:rPr>
                <w:b/>
              </w:rPr>
            </w:pPr>
            <w:r w:rsidRPr="00F53D95">
              <w:rPr>
                <w:rFonts w:hint="eastAsia"/>
                <w:b/>
              </w:rPr>
              <w:t>위험 평가</w:t>
            </w:r>
          </w:p>
          <w:p w14:paraId="60C3376D" w14:textId="77777777" w:rsidR="003F2F31" w:rsidRDefault="003F2F31" w:rsidP="00F53D95">
            <w:pPr>
              <w:ind w:leftChars="100" w:left="200"/>
            </w:pPr>
            <w:r>
              <w:rPr>
                <w:rFonts w:hint="eastAsia"/>
              </w:rPr>
              <w:t>위험 관리계획에서 정의된 기준을 사용하여,</w:t>
            </w:r>
            <w:r>
              <w:t xml:space="preserve"> </w:t>
            </w:r>
            <w:r>
              <w:rPr>
                <w:rFonts w:hint="eastAsia"/>
              </w:rPr>
              <w:t>식별된 각 위해 상황에 대하여 위험 감소 여부가 필요한지를 결정</w:t>
            </w:r>
          </w:p>
          <w:p w14:paraId="3C323FCB" w14:textId="77777777" w:rsidR="00DC594B" w:rsidRPr="00F53D95" w:rsidRDefault="00DC594B" w:rsidP="00DC594B">
            <w:pPr>
              <w:ind w:left="100" w:hanging="100"/>
              <w:rPr>
                <w:rFonts w:asciiTheme="minorEastAsia" w:hAnsiTheme="minorEastAsia"/>
                <w:b/>
              </w:rPr>
            </w:pPr>
            <w:r w:rsidRPr="00F53D95">
              <w:rPr>
                <w:rFonts w:asciiTheme="minorEastAsia" w:hAnsiTheme="minorEastAsia" w:hint="eastAsia"/>
                <w:b/>
              </w:rPr>
              <w:t>위험 통제</w:t>
            </w:r>
          </w:p>
          <w:p w14:paraId="6EC61780" w14:textId="77777777" w:rsidR="00DC594B" w:rsidRDefault="00DC594B" w:rsidP="00DC594B">
            <w:pPr>
              <w:ind w:leftChars="100" w:left="300" w:hanging="100"/>
            </w:pPr>
            <w:r>
              <w:rPr>
                <w:rFonts w:asciiTheme="minorEastAsia" w:hAnsiTheme="minorEastAsia" w:hint="eastAsia"/>
              </w:rPr>
              <w:t xml:space="preserve">• </w:t>
            </w:r>
            <w:r>
              <w:rPr>
                <w:rFonts w:hint="eastAsia"/>
              </w:rPr>
              <w:t xml:space="preserve">위험 통제 대안 분석 </w:t>
            </w:r>
          </w:p>
          <w:p w14:paraId="408071A7" w14:textId="77777777" w:rsidR="00DC594B" w:rsidRDefault="00DC594B" w:rsidP="00DC594B">
            <w:pPr>
              <w:ind w:leftChars="200" w:left="600" w:hangingChars="100" w:hanging="200"/>
            </w:pPr>
            <w:r>
              <w:rPr>
                <w:rFonts w:hint="eastAsia"/>
              </w:rPr>
              <w:t>-</w:t>
            </w:r>
            <w:r>
              <w:t xml:space="preserve"> </w:t>
            </w:r>
            <w:r>
              <w:rPr>
                <w:rFonts w:hint="eastAsia"/>
              </w:rPr>
              <w:t>위험을 허용 가능한 수준까지 감소시키기에 적절한 위험 통제조치를 식별</w:t>
            </w:r>
          </w:p>
          <w:p w14:paraId="1A94D9BB" w14:textId="77777777" w:rsidR="00DC594B" w:rsidRDefault="00DC594B" w:rsidP="00DC594B">
            <w:pPr>
              <w:ind w:leftChars="300" w:left="800" w:hangingChars="100" w:hanging="200"/>
            </w:pPr>
            <w:r>
              <w:rPr>
                <w:rFonts w:hint="eastAsia"/>
              </w:rPr>
              <w:t>1)</w:t>
            </w:r>
            <w:r>
              <w:t xml:space="preserve"> </w:t>
            </w:r>
            <w:r>
              <w:rPr>
                <w:rFonts w:hint="eastAsia"/>
              </w:rPr>
              <w:t>설계에 의한 고유 안전성</w:t>
            </w:r>
          </w:p>
          <w:p w14:paraId="5B71880A" w14:textId="77777777" w:rsidR="00DC594B" w:rsidRDefault="00DC594B" w:rsidP="00DC594B">
            <w:pPr>
              <w:ind w:leftChars="400" w:left="1000" w:hangingChars="100" w:hanging="200"/>
            </w:pPr>
            <w:r>
              <w:rPr>
                <w:rFonts w:hint="eastAsia"/>
              </w:rPr>
              <w:t>예)</w:t>
            </w:r>
            <w:r>
              <w:t xml:space="preserve"> </w:t>
            </w:r>
            <w:r>
              <w:rPr>
                <w:rFonts w:hint="eastAsia"/>
              </w:rPr>
              <w:t>설계 변경 또는 개선</w:t>
            </w:r>
          </w:p>
          <w:p w14:paraId="2D7CCECF" w14:textId="77777777" w:rsidR="00DC594B" w:rsidRDefault="00DC594B" w:rsidP="00DC594B">
            <w:pPr>
              <w:ind w:leftChars="300" w:left="900" w:hangingChars="150" w:hanging="300"/>
            </w:pPr>
            <w:r>
              <w:rPr>
                <w:rFonts w:hint="eastAsia"/>
              </w:rPr>
              <w:t>2)</w:t>
            </w:r>
            <w:r>
              <w:t xml:space="preserve"> </w:t>
            </w:r>
            <w:r>
              <w:rPr>
                <w:rFonts w:hint="eastAsia"/>
              </w:rPr>
              <w:t>의료기기 자체 또는 제조 프로세스에서 예방 조치</w:t>
            </w:r>
          </w:p>
          <w:p w14:paraId="2816B99C" w14:textId="77777777" w:rsidR="00DC594B" w:rsidRDefault="00DC594B" w:rsidP="00DC594B">
            <w:pPr>
              <w:ind w:leftChars="400" w:left="1100" w:hangingChars="150" w:hanging="300"/>
            </w:pPr>
            <w:r>
              <w:rPr>
                <w:rFonts w:hint="eastAsia"/>
              </w:rPr>
              <w:t>예)</w:t>
            </w:r>
            <w:r>
              <w:t xml:space="preserve"> </w:t>
            </w:r>
            <w:r>
              <w:rPr>
                <w:rFonts w:hint="eastAsia"/>
              </w:rPr>
              <w:t>고장 방지 기능</w:t>
            </w:r>
          </w:p>
          <w:p w14:paraId="0ADB6A6B" w14:textId="77777777" w:rsidR="00DC594B" w:rsidRDefault="00DC594B" w:rsidP="00DC594B">
            <w:pPr>
              <w:ind w:leftChars="300" w:left="800" w:hangingChars="100" w:hanging="200"/>
            </w:pPr>
            <w:r>
              <w:rPr>
                <w:rFonts w:hint="eastAsia"/>
              </w:rPr>
              <w:t>3)</w:t>
            </w:r>
            <w:r>
              <w:t xml:space="preserve"> </w:t>
            </w:r>
            <w:r>
              <w:rPr>
                <w:rFonts w:hint="eastAsia"/>
              </w:rPr>
              <w:t>안전성에 관한 정보</w:t>
            </w:r>
          </w:p>
          <w:p w14:paraId="6D4AB52A" w14:textId="547BB12A" w:rsidR="00DC594B" w:rsidRDefault="00DC594B" w:rsidP="00DC594B">
            <w:pPr>
              <w:ind w:leftChars="400" w:left="900" w:hanging="100"/>
            </w:pPr>
            <w:r>
              <w:rPr>
                <w:rFonts w:hint="eastAsia"/>
              </w:rPr>
              <w:t>예)</w:t>
            </w:r>
            <w:r>
              <w:t xml:space="preserve"> </w:t>
            </w:r>
            <w:r>
              <w:rPr>
                <w:rFonts w:hint="eastAsia"/>
              </w:rPr>
              <w:t>사용 설명서 주의사항</w:t>
            </w:r>
          </w:p>
        </w:tc>
        <w:tc>
          <w:tcPr>
            <w:tcW w:w="2091" w:type="dxa"/>
            <w:vAlign w:val="center"/>
          </w:tcPr>
          <w:p w14:paraId="6614F288" w14:textId="60F13211" w:rsidR="003F2F31" w:rsidRDefault="003F2F31" w:rsidP="003F2F31">
            <w:pPr>
              <w:jc w:val="center"/>
            </w:pPr>
            <w:r>
              <w:rPr>
                <w:rFonts w:hint="eastAsia"/>
              </w:rPr>
              <w:t>개발부, 품질부</w:t>
            </w:r>
          </w:p>
        </w:tc>
      </w:tr>
      <w:tr w:rsidR="003F2F31" w14:paraId="6167A5D8" w14:textId="77777777" w:rsidTr="003F2F31">
        <w:trPr>
          <w:jc w:val="right"/>
        </w:trPr>
        <w:tc>
          <w:tcPr>
            <w:tcW w:w="2289" w:type="dxa"/>
            <w:vAlign w:val="center"/>
          </w:tcPr>
          <w:p w14:paraId="418C3019" w14:textId="4B92215E" w:rsidR="003F2F31" w:rsidRDefault="003F2F31" w:rsidP="006F7393">
            <w:r>
              <w:rPr>
                <w:rFonts w:hint="eastAsia"/>
              </w:rPr>
              <w:t>소프트웨어 아키텍쳐 설계,</w:t>
            </w:r>
            <w:r>
              <w:t xml:space="preserve"> </w:t>
            </w:r>
            <w:r>
              <w:rPr>
                <w:rFonts w:hint="eastAsia"/>
              </w:rPr>
              <w:t>소프트웨어 상세 설계,</w:t>
            </w:r>
            <w:r>
              <w:t xml:space="preserve"> </w:t>
            </w:r>
            <w:r>
              <w:rPr>
                <w:rFonts w:hint="eastAsia"/>
              </w:rPr>
              <w:t>소프트웨어 검증</w:t>
            </w:r>
          </w:p>
        </w:tc>
        <w:tc>
          <w:tcPr>
            <w:tcW w:w="5277" w:type="dxa"/>
            <w:vAlign w:val="center"/>
          </w:tcPr>
          <w:p w14:paraId="63469FA4" w14:textId="41B5911F" w:rsidR="00DC594B" w:rsidRPr="00DC594B" w:rsidRDefault="00DC594B" w:rsidP="00DC594B">
            <w:pPr>
              <w:ind w:left="100" w:hanging="100"/>
              <w:rPr>
                <w:rFonts w:asciiTheme="minorEastAsia" w:hAnsiTheme="minorEastAsia"/>
                <w:b/>
              </w:rPr>
            </w:pPr>
            <w:r w:rsidRPr="00F53D95">
              <w:rPr>
                <w:rFonts w:asciiTheme="minorEastAsia" w:hAnsiTheme="minorEastAsia" w:hint="eastAsia"/>
                <w:b/>
              </w:rPr>
              <w:t>위험 통제</w:t>
            </w:r>
          </w:p>
          <w:p w14:paraId="5FDF28B8" w14:textId="7E7ED88D" w:rsidR="003F2F31" w:rsidRDefault="003F2F31" w:rsidP="00F53D95">
            <w:pPr>
              <w:ind w:leftChars="100" w:left="300" w:hanging="100"/>
            </w:pPr>
            <w:r>
              <w:rPr>
                <w:rFonts w:asciiTheme="minorEastAsia" w:hAnsiTheme="minorEastAsia" w:hint="eastAsia"/>
              </w:rPr>
              <w:t xml:space="preserve">• </w:t>
            </w:r>
            <w:r>
              <w:rPr>
                <w:rFonts w:hint="eastAsia"/>
              </w:rPr>
              <w:t>위험 통제 조치의 실행</w:t>
            </w:r>
          </w:p>
          <w:p w14:paraId="0F2A13DB" w14:textId="77777777" w:rsidR="003F2F31" w:rsidRDefault="003F2F31" w:rsidP="00F53D95">
            <w:pPr>
              <w:ind w:leftChars="200" w:left="600" w:hangingChars="100" w:hanging="200"/>
            </w:pPr>
            <w:r>
              <w:rPr>
                <w:rFonts w:hint="eastAsia"/>
              </w:rPr>
              <w:t>-</w:t>
            </w:r>
            <w:r>
              <w:t xml:space="preserve"> </w:t>
            </w:r>
            <w:r>
              <w:rPr>
                <w:rFonts w:hint="eastAsia"/>
              </w:rPr>
              <w:t>위험 통제 조치를 실행하고 검증하여 위험관리파일에 기록</w:t>
            </w:r>
          </w:p>
          <w:p w14:paraId="5C487972" w14:textId="77777777" w:rsidR="003F2F31" w:rsidRDefault="003F2F31" w:rsidP="00F53D95">
            <w:pPr>
              <w:ind w:leftChars="100" w:left="300" w:hanging="100"/>
            </w:pPr>
            <w:r>
              <w:rPr>
                <w:rFonts w:asciiTheme="minorEastAsia" w:hAnsiTheme="minorEastAsia" w:hint="eastAsia"/>
              </w:rPr>
              <w:t xml:space="preserve">• </w:t>
            </w:r>
            <w:r>
              <w:rPr>
                <w:rFonts w:hint="eastAsia"/>
              </w:rPr>
              <w:t>잔여 위험 평가</w:t>
            </w:r>
          </w:p>
          <w:p w14:paraId="6367EFCA" w14:textId="77777777" w:rsidR="003F2F31" w:rsidRDefault="003F2F31" w:rsidP="00F53D95">
            <w:pPr>
              <w:ind w:leftChars="200" w:left="600" w:hangingChars="100" w:hanging="200"/>
            </w:pPr>
            <w:r>
              <w:rPr>
                <w:rFonts w:hint="eastAsia"/>
              </w:rPr>
              <w:t>-</w:t>
            </w:r>
            <w:r>
              <w:t xml:space="preserve"> </w:t>
            </w:r>
            <w:r>
              <w:rPr>
                <w:rFonts w:hint="eastAsia"/>
              </w:rPr>
              <w:t>위험 관리 계획에 정의된 기준에 따라 잔여위험을 평가하고</w:t>
            </w:r>
            <w:r>
              <w:t xml:space="preserve"> </w:t>
            </w:r>
            <w:r>
              <w:rPr>
                <w:rFonts w:hint="eastAsia"/>
              </w:rPr>
              <w:t>그 결과를 위험관리파일에 기록</w:t>
            </w:r>
          </w:p>
          <w:p w14:paraId="25670F5F" w14:textId="77777777" w:rsidR="003F2F31" w:rsidRDefault="003F2F31" w:rsidP="00F53D95">
            <w:pPr>
              <w:ind w:leftChars="200" w:left="600" w:hangingChars="100" w:hanging="200"/>
            </w:pPr>
            <w:r>
              <w:rPr>
                <w:rFonts w:hint="eastAsia"/>
              </w:rPr>
              <w:t>-</w:t>
            </w:r>
            <w:r>
              <w:t xml:space="preserve"> </w:t>
            </w:r>
            <w:r>
              <w:rPr>
                <w:rFonts w:hint="eastAsia"/>
              </w:rPr>
              <w:t>잔여 위험이 허용 불가한 것으로 판정된 경우에는 추가적인 위험 통제 조치를 적용</w:t>
            </w:r>
          </w:p>
          <w:p w14:paraId="7DC57411" w14:textId="77777777" w:rsidR="003F2F31" w:rsidRDefault="003F2F31" w:rsidP="00F53D95">
            <w:pPr>
              <w:ind w:leftChars="100" w:left="600" w:hangingChars="200" w:hanging="400"/>
            </w:pPr>
            <w:r>
              <w:rPr>
                <w:rFonts w:asciiTheme="minorEastAsia" w:hAnsiTheme="minorEastAsia" w:hint="eastAsia"/>
              </w:rPr>
              <w:t xml:space="preserve">• </w:t>
            </w:r>
            <w:r>
              <w:rPr>
                <w:rFonts w:hint="eastAsia"/>
              </w:rPr>
              <w:t>위험/이득 분석</w:t>
            </w:r>
          </w:p>
          <w:p w14:paraId="1B02B819" w14:textId="61516745" w:rsidR="003F2F31" w:rsidRDefault="003F2F31" w:rsidP="00F53D95">
            <w:pPr>
              <w:ind w:leftChars="200" w:left="600" w:hangingChars="100" w:hanging="200"/>
            </w:pPr>
            <w:r>
              <w:rPr>
                <w:rFonts w:hint="eastAsia"/>
              </w:rPr>
              <w:t>-</w:t>
            </w:r>
            <w:r>
              <w:t xml:space="preserve"> </w:t>
            </w:r>
            <w:r>
              <w:rPr>
                <w:rFonts w:hint="eastAsia"/>
              </w:rPr>
              <w:t>잔여 위험이 허용 될 수 없는 것으로 판정되었지만 더 이상의 위험 통제가 비현실적일 경우,</w:t>
            </w:r>
            <w:r>
              <w:t xml:space="preserve"> </w:t>
            </w:r>
            <w:r>
              <w:rPr>
                <w:rFonts w:hint="eastAsia"/>
              </w:rPr>
              <w:t>의도된 용도에 따른 의료 이득이 잔여위험을 초과하는지 검토</w:t>
            </w:r>
          </w:p>
          <w:p w14:paraId="525D5DBD" w14:textId="77777777" w:rsidR="003F2F31" w:rsidRDefault="003F2F31" w:rsidP="00F53D95">
            <w:pPr>
              <w:ind w:leftChars="100" w:left="300" w:hanging="100"/>
            </w:pPr>
            <w:r>
              <w:rPr>
                <w:rFonts w:asciiTheme="minorEastAsia" w:hAnsiTheme="minorEastAsia" w:hint="eastAsia"/>
              </w:rPr>
              <w:t xml:space="preserve">• </w:t>
            </w:r>
            <w:r>
              <w:rPr>
                <w:rFonts w:hint="eastAsia"/>
              </w:rPr>
              <w:t xml:space="preserve">위험 통제 조치로부터 발생하는 위험 </w:t>
            </w:r>
          </w:p>
          <w:p w14:paraId="62E20083" w14:textId="77777777" w:rsidR="003F2F31" w:rsidRDefault="003F2F31" w:rsidP="00F53D95">
            <w:pPr>
              <w:ind w:leftChars="200" w:left="600" w:hangingChars="100" w:hanging="200"/>
            </w:pPr>
            <w:r>
              <w:rPr>
                <w:rFonts w:hint="eastAsia"/>
              </w:rPr>
              <w:t>-</w:t>
            </w:r>
            <w:r>
              <w:t xml:space="preserve"> </w:t>
            </w:r>
            <w:r>
              <w:rPr>
                <w:rFonts w:hint="eastAsia"/>
              </w:rPr>
              <w:t>위험 통제 조치의 결과로 생성되거나 증가된 위험을 검토하고 관리</w:t>
            </w:r>
          </w:p>
          <w:p w14:paraId="133A8E2A" w14:textId="77777777" w:rsidR="003F2F31" w:rsidRDefault="003F2F31" w:rsidP="00F53D95">
            <w:pPr>
              <w:ind w:leftChars="100" w:left="300" w:hanging="100"/>
            </w:pPr>
            <w:r>
              <w:rPr>
                <w:rFonts w:asciiTheme="minorEastAsia" w:hAnsiTheme="minorEastAsia" w:hint="eastAsia"/>
              </w:rPr>
              <w:t xml:space="preserve">• </w:t>
            </w:r>
            <w:r>
              <w:rPr>
                <w:rFonts w:hint="eastAsia"/>
              </w:rPr>
              <w:t>위험 통제의 완료</w:t>
            </w:r>
          </w:p>
          <w:p w14:paraId="57302F90" w14:textId="1240C557" w:rsidR="003F2F31" w:rsidRPr="00F53D95" w:rsidRDefault="003F2F31" w:rsidP="00F53D95">
            <w:pPr>
              <w:ind w:leftChars="200" w:left="600" w:hangingChars="100" w:hanging="200"/>
            </w:pPr>
            <w:r>
              <w:rPr>
                <w:rFonts w:hint="eastAsia"/>
              </w:rPr>
              <w:t>-</w:t>
            </w:r>
            <w:r>
              <w:t xml:space="preserve"> </w:t>
            </w:r>
            <w:r>
              <w:rPr>
                <w:rFonts w:hint="eastAsia"/>
              </w:rPr>
              <w:t>식별된 위해 상황에서 나오는 위험을 모두 고려하였음을 보증해야 하며,</w:t>
            </w:r>
            <w:r>
              <w:t xml:space="preserve"> </w:t>
            </w:r>
            <w:r>
              <w:rPr>
                <w:rFonts w:hint="eastAsia"/>
              </w:rPr>
              <w:t>활동의 결과를 위험관리 파일에 기록하여야 한다.</w:t>
            </w:r>
          </w:p>
        </w:tc>
        <w:tc>
          <w:tcPr>
            <w:tcW w:w="2091" w:type="dxa"/>
            <w:vAlign w:val="center"/>
          </w:tcPr>
          <w:p w14:paraId="6E9D8FFC" w14:textId="0C1FCEDD" w:rsidR="003F2F31" w:rsidRDefault="003F2F31" w:rsidP="003F2F31">
            <w:pPr>
              <w:jc w:val="center"/>
            </w:pPr>
            <w:r>
              <w:rPr>
                <w:rFonts w:hint="eastAsia"/>
              </w:rPr>
              <w:t>개발부,</w:t>
            </w:r>
            <w:r>
              <w:t xml:space="preserve"> </w:t>
            </w:r>
            <w:r>
              <w:rPr>
                <w:rFonts w:hint="eastAsia"/>
              </w:rPr>
              <w:t>품질부,</w:t>
            </w:r>
            <w:r>
              <w:t xml:space="preserve"> </w:t>
            </w:r>
            <w:r>
              <w:rPr>
                <w:rFonts w:hint="eastAsia"/>
              </w:rPr>
              <w:t>생산부</w:t>
            </w:r>
          </w:p>
        </w:tc>
      </w:tr>
      <w:tr w:rsidR="003F2F31" w14:paraId="68568D61" w14:textId="77777777" w:rsidTr="003F2F31">
        <w:trPr>
          <w:jc w:val="right"/>
        </w:trPr>
        <w:tc>
          <w:tcPr>
            <w:tcW w:w="2289" w:type="dxa"/>
            <w:vAlign w:val="center"/>
          </w:tcPr>
          <w:p w14:paraId="2C3DC36F" w14:textId="1EA01380" w:rsidR="003F2F31" w:rsidRDefault="003F2F31" w:rsidP="006F7393">
            <w:r>
              <w:rPr>
                <w:rFonts w:hint="eastAsia"/>
              </w:rPr>
              <w:t>소프트웨어 유효성 확인</w:t>
            </w:r>
          </w:p>
        </w:tc>
        <w:tc>
          <w:tcPr>
            <w:tcW w:w="5277" w:type="dxa"/>
            <w:vAlign w:val="center"/>
          </w:tcPr>
          <w:p w14:paraId="3CC35377" w14:textId="274B0313" w:rsidR="003F2F31" w:rsidRDefault="003F2F31" w:rsidP="00F53D95">
            <w:pPr>
              <w:rPr>
                <w:rFonts w:asciiTheme="minorEastAsia" w:hAnsiTheme="minorEastAsia"/>
              </w:rPr>
            </w:pPr>
            <w:r w:rsidRPr="00DC253D">
              <w:rPr>
                <w:rFonts w:hint="eastAsia"/>
                <w:b/>
              </w:rPr>
              <w:t>전체 잔여위험 수용 가능성 평가</w:t>
            </w:r>
          </w:p>
          <w:p w14:paraId="5F8A63FB" w14:textId="06EF9E9B" w:rsidR="003F2F31" w:rsidRDefault="003F2F31" w:rsidP="00F53D95">
            <w:pPr>
              <w:ind w:leftChars="100" w:left="200"/>
            </w:pPr>
            <w:r>
              <w:rPr>
                <w:rFonts w:hint="eastAsia"/>
              </w:rPr>
              <w:t>의료기기에서 제기된 전체 잔여위험이 허용 가능한 지 여부를 결정</w:t>
            </w:r>
          </w:p>
          <w:p w14:paraId="16A06520" w14:textId="77777777" w:rsidR="003F2F31" w:rsidRPr="00F53D95" w:rsidRDefault="003F2F31" w:rsidP="00701C18">
            <w:pPr>
              <w:rPr>
                <w:b/>
              </w:rPr>
            </w:pPr>
            <w:r w:rsidRPr="00F53D95">
              <w:rPr>
                <w:rFonts w:hint="eastAsia"/>
                <w:b/>
              </w:rPr>
              <w:t>위험 관리 보고서</w:t>
            </w:r>
          </w:p>
          <w:p w14:paraId="4EA80399" w14:textId="225433A0" w:rsidR="003F2F31" w:rsidRDefault="003F2F31" w:rsidP="00701C18">
            <w:pPr>
              <w:ind w:leftChars="100" w:left="200"/>
            </w:pPr>
            <w:r>
              <w:rPr>
                <w:rFonts w:hint="eastAsia"/>
              </w:rPr>
              <w:t>위험 관리 프로세스를 검토하고 그 결과를 위험 관리 보고서에 기록하고 위험관리파일에 포함한다.</w:t>
            </w:r>
          </w:p>
        </w:tc>
        <w:tc>
          <w:tcPr>
            <w:tcW w:w="2091" w:type="dxa"/>
            <w:vAlign w:val="center"/>
          </w:tcPr>
          <w:p w14:paraId="1E9EE996" w14:textId="6A410637" w:rsidR="003F2F31" w:rsidRDefault="003F2F31" w:rsidP="003F2F31">
            <w:pPr>
              <w:jc w:val="center"/>
            </w:pPr>
            <w:r>
              <w:rPr>
                <w:rFonts w:hint="eastAsia"/>
              </w:rPr>
              <w:t>개발부,</w:t>
            </w:r>
            <w:r>
              <w:t xml:space="preserve"> </w:t>
            </w:r>
            <w:r>
              <w:rPr>
                <w:rFonts w:hint="eastAsia"/>
              </w:rPr>
              <w:t>품질부</w:t>
            </w:r>
          </w:p>
        </w:tc>
      </w:tr>
      <w:tr w:rsidR="003F2F31" w14:paraId="513D864C" w14:textId="77777777" w:rsidTr="003F2F31">
        <w:trPr>
          <w:jc w:val="right"/>
        </w:trPr>
        <w:tc>
          <w:tcPr>
            <w:tcW w:w="2289" w:type="dxa"/>
            <w:vAlign w:val="center"/>
          </w:tcPr>
          <w:p w14:paraId="2786A55B" w14:textId="07FBCE0F" w:rsidR="003F2F31" w:rsidRDefault="003F2F31" w:rsidP="006F7393">
            <w:r>
              <w:rPr>
                <w:rFonts w:hint="eastAsia"/>
              </w:rPr>
              <w:t>소프트웨어 유지 보수 절차</w:t>
            </w:r>
          </w:p>
        </w:tc>
        <w:tc>
          <w:tcPr>
            <w:tcW w:w="5277" w:type="dxa"/>
            <w:vAlign w:val="center"/>
          </w:tcPr>
          <w:p w14:paraId="339FE8D3" w14:textId="77777777" w:rsidR="003F2F31" w:rsidRPr="00F53D95" w:rsidRDefault="003F2F31" w:rsidP="006F7393">
            <w:pPr>
              <w:rPr>
                <w:b/>
              </w:rPr>
            </w:pPr>
            <w:r w:rsidRPr="00F53D95">
              <w:rPr>
                <w:rFonts w:hint="eastAsia"/>
                <w:b/>
              </w:rPr>
              <w:t>생산 및 생산 후 정보</w:t>
            </w:r>
          </w:p>
          <w:p w14:paraId="0AA2B2DB" w14:textId="731847C2" w:rsidR="003F2F31" w:rsidRDefault="003F2F31" w:rsidP="00F53D95">
            <w:pPr>
              <w:ind w:leftChars="100" w:left="200"/>
            </w:pPr>
            <w:r>
              <w:rPr>
                <w:rFonts w:hint="eastAsia"/>
              </w:rPr>
              <w:t>의료기기</w:t>
            </w:r>
            <w:r>
              <w:t xml:space="preserve"> 또는 생산 중인 유사기기에 관한</w:t>
            </w:r>
            <w:r>
              <w:rPr>
                <w:rFonts w:hint="eastAsia"/>
              </w:rPr>
              <w:t xml:space="preserve"> 정보를</w:t>
            </w:r>
            <w:r>
              <w:t xml:space="preserve"> </w:t>
            </w:r>
            <w:r w:rsidR="00AB1C5D">
              <w:rPr>
                <w:rFonts w:hint="eastAsia"/>
              </w:rPr>
              <w:t>수집하고,</w:t>
            </w:r>
            <w:r w:rsidR="00AB1C5D">
              <w:t xml:space="preserve"> </w:t>
            </w:r>
            <w:r w:rsidR="00AB1C5D">
              <w:rPr>
                <w:rFonts w:hint="eastAsia"/>
              </w:rPr>
              <w:t>사용자의 피드백을 수집하여 피드백 보고서를 작성한다.</w:t>
            </w:r>
          </w:p>
        </w:tc>
        <w:tc>
          <w:tcPr>
            <w:tcW w:w="2091" w:type="dxa"/>
            <w:vAlign w:val="center"/>
          </w:tcPr>
          <w:p w14:paraId="7F3E57CE" w14:textId="53092150" w:rsidR="003F2F31" w:rsidRDefault="003F2F31" w:rsidP="003F2F31">
            <w:pPr>
              <w:jc w:val="center"/>
            </w:pPr>
            <w:r>
              <w:rPr>
                <w:rFonts w:hint="eastAsia"/>
              </w:rPr>
              <w:t>개발부,</w:t>
            </w:r>
            <w:r>
              <w:t xml:space="preserve"> </w:t>
            </w:r>
            <w:r>
              <w:rPr>
                <w:rFonts w:hint="eastAsia"/>
              </w:rPr>
              <w:t>품질부,</w:t>
            </w:r>
            <w:r>
              <w:t xml:space="preserve"> </w:t>
            </w:r>
            <w:r>
              <w:rPr>
                <w:rFonts w:hint="eastAsia"/>
              </w:rPr>
              <w:t>영업부</w:t>
            </w:r>
          </w:p>
        </w:tc>
      </w:tr>
    </w:tbl>
    <w:p w14:paraId="4055F21E" w14:textId="51D0F6CE" w:rsidR="00F91A62" w:rsidRDefault="00F91A62" w:rsidP="00F91A62">
      <w:r>
        <w:rPr>
          <w:rFonts w:hint="eastAsia"/>
        </w:rPr>
        <w:t xml:space="preserve"> </w:t>
      </w:r>
    </w:p>
    <w:p w14:paraId="3C3640F1" w14:textId="469545FD" w:rsidR="00F91A62" w:rsidRDefault="00F91A62" w:rsidP="00F91A62">
      <w:pPr>
        <w:pStyle w:val="10"/>
        <w:numPr>
          <w:ilvl w:val="0"/>
          <w:numId w:val="7"/>
        </w:numPr>
      </w:pPr>
      <w:bookmarkStart w:id="81" w:name="_Toc149630788"/>
      <w:r>
        <w:rPr>
          <w:rFonts w:hint="eastAsia"/>
        </w:rPr>
        <w:t>검증 활동</w:t>
      </w:r>
      <w:bookmarkEnd w:id="81"/>
    </w:p>
    <w:p w14:paraId="33F949AF" w14:textId="35D348C4" w:rsidR="00D17507" w:rsidRDefault="00D17507" w:rsidP="00D17507">
      <w:pPr>
        <w:pStyle w:val="a8"/>
        <w:numPr>
          <w:ilvl w:val="0"/>
          <w:numId w:val="19"/>
        </w:numPr>
        <w:ind w:leftChars="0"/>
      </w:pPr>
      <w:r>
        <w:rPr>
          <w:rFonts w:hint="eastAsia"/>
        </w:rPr>
        <w:t>위험관리 계획서(</w:t>
      </w:r>
      <w:r>
        <w:t>RMP-</w:t>
      </w:r>
      <w:del w:id="82" w:author="김은수" w:date="2026-09-28T14:23:00Z" w16du:dateUtc="2026-09-28T05:23:00Z">
        <w:r>
          <w:delText>TD20B</w:delText>
        </w:r>
      </w:del>
      <w:ins w:id="83" w:author="김은수" w:date="2026-09-28T14:23:00Z" w16du:dateUtc="2026-09-28T05:23:00Z">
        <w:r>
          <w:t>TD24A</w:t>
        </w:r>
      </w:ins>
      <w:r>
        <w:t>)</w:t>
      </w:r>
      <w:r>
        <w:rPr>
          <w:rFonts w:hint="eastAsia"/>
        </w:rPr>
        <w:t xml:space="preserve">의 </w:t>
      </w:r>
      <w:r>
        <w:t>‘</w:t>
      </w:r>
      <w:r>
        <w:rPr>
          <w:rFonts w:hint="eastAsia"/>
        </w:rPr>
        <w:t>검증 활동</w:t>
      </w:r>
      <w:r>
        <w:t>’</w:t>
      </w:r>
      <w:r>
        <w:rPr>
          <w:rFonts w:hint="eastAsia"/>
        </w:rPr>
        <w:t>을 참조</w:t>
      </w:r>
    </w:p>
    <w:p w14:paraId="67A76907" w14:textId="35F51737" w:rsidR="00F91A62" w:rsidRDefault="00F91A62" w:rsidP="00F91A62">
      <w:pPr>
        <w:pStyle w:val="10"/>
        <w:numPr>
          <w:ilvl w:val="0"/>
          <w:numId w:val="7"/>
        </w:numPr>
      </w:pPr>
      <w:bookmarkStart w:id="84" w:name="_Toc149630789"/>
      <w:r>
        <w:rPr>
          <w:rFonts w:hint="eastAsia"/>
        </w:rPr>
        <w:t xml:space="preserve">위험 </w:t>
      </w:r>
      <w:r w:rsidR="008A1E88">
        <w:rPr>
          <w:rFonts w:hint="eastAsia"/>
        </w:rPr>
        <w:t>허용 기준</w:t>
      </w:r>
      <w:bookmarkEnd w:id="84"/>
    </w:p>
    <w:p w14:paraId="16887C1D" w14:textId="0130041D" w:rsidR="00FE08DF" w:rsidRDefault="00D17507" w:rsidP="00D17507">
      <w:pPr>
        <w:pStyle w:val="a8"/>
        <w:numPr>
          <w:ilvl w:val="0"/>
          <w:numId w:val="18"/>
        </w:numPr>
        <w:ind w:leftChars="0"/>
      </w:pPr>
      <w:r>
        <w:rPr>
          <w:rFonts w:hint="eastAsia"/>
        </w:rPr>
        <w:t>위험관리 계획서(</w:t>
      </w:r>
      <w:r>
        <w:t>RMP-</w:t>
      </w:r>
      <w:del w:id="85" w:author="김은수" w:date="2026-09-28T14:23:00Z" w16du:dateUtc="2026-09-28T05:23:00Z">
        <w:r>
          <w:delText>TD20B</w:delText>
        </w:r>
      </w:del>
      <w:ins w:id="86" w:author="김은수" w:date="2026-09-28T14:23:00Z" w16du:dateUtc="2026-09-28T05:23:00Z">
        <w:r>
          <w:t>TD24A</w:t>
        </w:r>
      </w:ins>
      <w:r>
        <w:t>)</w:t>
      </w:r>
      <w:r>
        <w:rPr>
          <w:rFonts w:hint="eastAsia"/>
        </w:rPr>
        <w:t xml:space="preserve">의 </w:t>
      </w:r>
      <w:r>
        <w:t>‘</w:t>
      </w:r>
      <w:r>
        <w:rPr>
          <w:rFonts w:hint="eastAsia"/>
        </w:rPr>
        <w:t>위험 허용기준</w:t>
      </w:r>
      <w:r>
        <w:t>’</w:t>
      </w:r>
      <w:r>
        <w:rPr>
          <w:rFonts w:hint="eastAsia"/>
        </w:rPr>
        <w:t>을 참조</w:t>
      </w:r>
    </w:p>
    <w:p w14:paraId="6C14388F" w14:textId="405E2983" w:rsidR="008A1E88" w:rsidRDefault="00BE3A60" w:rsidP="008A1E88">
      <w:pPr>
        <w:pStyle w:val="10"/>
        <w:numPr>
          <w:ilvl w:val="0"/>
          <w:numId w:val="7"/>
        </w:numPr>
      </w:pPr>
      <w:bookmarkStart w:id="87" w:name="_Toc149630790"/>
      <w:r>
        <w:rPr>
          <w:rFonts w:hint="eastAsia"/>
        </w:rPr>
        <w:t>생산 및 생산 후 정보 수집 활동</w:t>
      </w:r>
      <w:bookmarkEnd w:id="87"/>
    </w:p>
    <w:p w14:paraId="61A0C6F2" w14:textId="1D820167" w:rsidR="00D17507" w:rsidRDefault="00D17507" w:rsidP="00D17507">
      <w:pPr>
        <w:pStyle w:val="a8"/>
        <w:numPr>
          <w:ilvl w:val="0"/>
          <w:numId w:val="18"/>
        </w:numPr>
        <w:ind w:leftChars="0"/>
      </w:pPr>
      <w:r>
        <w:rPr>
          <w:rFonts w:hint="eastAsia"/>
        </w:rPr>
        <w:t>위험관리 계획서(</w:t>
      </w:r>
      <w:r>
        <w:t>RMP-</w:t>
      </w:r>
      <w:del w:id="88" w:author="김은수" w:date="2026-09-28T14:23:00Z" w16du:dateUtc="2026-09-28T05:23:00Z">
        <w:r>
          <w:delText>TD20B</w:delText>
        </w:r>
      </w:del>
      <w:ins w:id="89" w:author="김은수" w:date="2026-09-28T14:23:00Z" w16du:dateUtc="2026-09-28T05:23:00Z">
        <w:r>
          <w:t>TD24A</w:t>
        </w:r>
      </w:ins>
      <w:r>
        <w:t>)</w:t>
      </w:r>
      <w:r>
        <w:rPr>
          <w:rFonts w:hint="eastAsia"/>
        </w:rPr>
        <w:t xml:space="preserve">의 </w:t>
      </w:r>
      <w:r>
        <w:t>‘</w:t>
      </w:r>
      <w:r>
        <w:rPr>
          <w:rFonts w:hint="eastAsia"/>
        </w:rPr>
        <w:t>생산 및 생산 후 정보 수집 활동</w:t>
      </w:r>
      <w:r>
        <w:t>’</w:t>
      </w:r>
      <w:r>
        <w:rPr>
          <w:rFonts w:hint="eastAsia"/>
        </w:rPr>
        <w:t>을 참조</w:t>
      </w:r>
    </w:p>
    <w:p w14:paraId="1B594480" w14:textId="457504C5" w:rsidR="008A1E88" w:rsidRPr="008A1E88" w:rsidRDefault="008A1E88" w:rsidP="00FD5790">
      <w:pPr>
        <w:ind w:leftChars="300" w:left="600"/>
      </w:pPr>
      <w:r>
        <w:rPr>
          <w:rFonts w:hint="eastAsia"/>
        </w:rPr>
        <w:t xml:space="preserve"> </w:t>
      </w:r>
    </w:p>
    <w:sectPr w:rsidR="008A1E88" w:rsidRPr="008A1E88" w:rsidSect="00BC3703">
      <w:pgSz w:w="11906" w:h="16838" w:code="9"/>
      <w:pgMar w:top="1134" w:right="1134" w:bottom="851" w:left="1134" w:header="1020" w:footer="68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ED230" w14:textId="77777777" w:rsidR="00131B42" w:rsidRDefault="00131B42" w:rsidP="003325E9">
      <w:pPr>
        <w:spacing w:after="0" w:line="240" w:lineRule="auto"/>
      </w:pPr>
      <w:r>
        <w:separator/>
      </w:r>
    </w:p>
  </w:endnote>
  <w:endnote w:type="continuationSeparator" w:id="0">
    <w:p w14:paraId="5AC66925" w14:textId="77777777" w:rsidR="00131B42" w:rsidRDefault="00131B42" w:rsidP="0033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643713"/>
      <w:docPartObj>
        <w:docPartGallery w:val="Page Numbers (Bottom of Page)"/>
        <w:docPartUnique/>
      </w:docPartObj>
    </w:sdtPr>
    <w:sdtEndPr/>
    <w:sdtContent>
      <w:sdt>
        <w:sdtPr>
          <w:id w:val="-1705238520"/>
          <w:docPartObj>
            <w:docPartGallery w:val="Page Numbers (Top of Page)"/>
            <w:docPartUnique/>
          </w:docPartObj>
        </w:sdtPr>
        <w:sdtEndPr/>
        <w:sdtContent>
          <w:p w14:paraId="1C17DDA0" w14:textId="2AA04A7D" w:rsidR="002776DF" w:rsidRDefault="002776DF" w:rsidP="00184CC3">
            <w:pPr>
              <w:pStyle w:val="a4"/>
              <w:jc w:val="center"/>
            </w:pPr>
            <w:r w:rsidRPr="00184CC3">
              <w:rPr>
                <w:sz w:val="24"/>
                <w:szCs w:val="24"/>
              </w:rPr>
              <w:fldChar w:fldCharType="begin"/>
            </w:r>
            <w:r w:rsidRPr="00184CC3">
              <w:instrText>PAGE</w:instrText>
            </w:r>
            <w:r w:rsidRPr="00184CC3">
              <w:rPr>
                <w:sz w:val="24"/>
                <w:szCs w:val="24"/>
              </w:rPr>
              <w:fldChar w:fldCharType="separate"/>
            </w:r>
            <w:r w:rsidRPr="00184CC3">
              <w:rPr>
                <w:lang w:val="ko-KR"/>
              </w:rPr>
              <w:t>2</w:t>
            </w:r>
            <w:r w:rsidRPr="00184CC3">
              <w:rPr>
                <w:sz w:val="24"/>
                <w:szCs w:val="24"/>
              </w:rPr>
              <w:fldChar w:fldCharType="end"/>
            </w:r>
            <w:r w:rsidRPr="00184CC3">
              <w:rPr>
                <w:lang w:val="ko-KR"/>
              </w:rPr>
              <w:t xml:space="preserve"> / </w:t>
            </w:r>
            <w:r w:rsidRPr="00184CC3">
              <w:rPr>
                <w:sz w:val="24"/>
                <w:szCs w:val="24"/>
              </w:rPr>
              <w:fldChar w:fldCharType="begin"/>
            </w:r>
            <w:r w:rsidRPr="00184CC3">
              <w:instrText>NUMPAGES</w:instrText>
            </w:r>
            <w:r w:rsidRPr="00184CC3">
              <w:rPr>
                <w:sz w:val="24"/>
                <w:szCs w:val="24"/>
              </w:rPr>
              <w:fldChar w:fldCharType="separate"/>
            </w:r>
            <w:r w:rsidRPr="00184CC3">
              <w:rPr>
                <w:lang w:val="ko-KR"/>
              </w:rPr>
              <w:t>2</w:t>
            </w:r>
            <w:r w:rsidRPr="00184CC3">
              <w:rPr>
                <w:sz w:val="24"/>
                <w:szCs w:val="24"/>
              </w:rPr>
              <w:fldChar w:fldCharType="end"/>
            </w:r>
          </w:p>
        </w:sdtContent>
      </w:sdt>
    </w:sdtContent>
  </w:sdt>
  <w:p w14:paraId="334C6D77" w14:textId="35733798" w:rsidR="002776DF" w:rsidRPr="00BC3703" w:rsidRDefault="002776DF" w:rsidP="00BC370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CA4A9" w14:textId="77777777" w:rsidR="00131B42" w:rsidRDefault="00131B42" w:rsidP="003325E9">
      <w:pPr>
        <w:spacing w:after="0" w:line="240" w:lineRule="auto"/>
      </w:pPr>
      <w:r>
        <w:rPr>
          <w:rFonts w:hint="eastAsia"/>
        </w:rPr>
        <w:separator/>
      </w:r>
    </w:p>
  </w:footnote>
  <w:footnote w:type="continuationSeparator" w:id="0">
    <w:p w14:paraId="6CD513F8" w14:textId="77777777" w:rsidR="00131B42" w:rsidRDefault="00131B42" w:rsidP="0033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1B451F" w14:paraId="0B7AA78B" w14:textId="77777777" w:rsidTr="00A81751">
      <w:trPr>
        <w:cantSplit/>
        <w:trHeight w:val="115"/>
      </w:trPr>
      <w:tc>
        <w:tcPr>
          <w:tcW w:w="2248" w:type="dxa"/>
          <w:vMerge w:val="restart"/>
          <w:vAlign w:val="center"/>
        </w:tcPr>
        <w:p w14:paraId="441BDA98" w14:textId="77777777" w:rsidR="001B451F" w:rsidRPr="00F91CD3" w:rsidRDefault="001B451F" w:rsidP="001B451F">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2BAB8A75" wp14:editId="6EEB6578">
                <wp:extent cx="1356360" cy="450215"/>
                <wp:effectExtent l="0" t="0" r="0" b="6985"/>
                <wp:docPr id="2089118280" name="그림 2089118280"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7B9DE09E" w14:textId="77777777" w:rsidR="001B451F" w:rsidRPr="00D1008A" w:rsidRDefault="001B451F" w:rsidP="001B451F">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 위험관리 계획서</w:t>
          </w:r>
        </w:p>
      </w:tc>
      <w:tc>
        <w:tcPr>
          <w:tcW w:w="1438" w:type="dxa"/>
          <w:vAlign w:val="center"/>
        </w:tcPr>
        <w:p w14:paraId="72BF00B6" w14:textId="77777777" w:rsidR="001B451F" w:rsidRPr="000F5030" w:rsidRDefault="001B451F" w:rsidP="001B451F">
          <w:pPr>
            <w:spacing w:after="0" w:line="240" w:lineRule="auto"/>
            <w:jc w:val="center"/>
            <w:rPr>
              <w:rFonts w:asciiTheme="minorEastAsia" w:hAnsiTheme="minorEastAsia"/>
              <w:b/>
              <w:bCs/>
            </w:rPr>
          </w:pPr>
          <w:r>
            <w:rPr>
              <w:rFonts w:asciiTheme="minorEastAsia" w:hAnsiTheme="minorEastAsia" w:hint="eastAsia"/>
              <w:b/>
              <w:bCs/>
            </w:rPr>
            <w:t>문서번호</w:t>
          </w:r>
        </w:p>
      </w:tc>
      <w:tc>
        <w:tcPr>
          <w:tcW w:w="1692" w:type="dxa"/>
          <w:vAlign w:val="center"/>
        </w:tcPr>
        <w:p w14:paraId="248B34F0" w14:textId="5FC03D58" w:rsidR="001B451F" w:rsidRPr="00D355C6" w:rsidRDefault="00316801" w:rsidP="003163DD">
          <w:pPr>
            <w:spacing w:after="0" w:line="240" w:lineRule="auto"/>
            <w:jc w:val="center"/>
            <w:rPr>
              <w:rFonts w:asciiTheme="minorEastAsia" w:hAnsiTheme="minorEastAsia"/>
              <w:sz w:val="16"/>
              <w:szCs w:val="16"/>
            </w:rPr>
          </w:pPr>
          <w:r>
            <w:rPr>
              <w:rFonts w:asciiTheme="minorEastAsia" w:hAnsiTheme="minorEastAsia" w:hint="eastAsia"/>
              <w:sz w:val="16"/>
              <w:szCs w:val="16"/>
            </w:rPr>
            <w:t>S</w:t>
          </w:r>
          <w:r>
            <w:rPr>
              <w:rFonts w:asciiTheme="minorEastAsia" w:hAnsiTheme="minorEastAsia"/>
              <w:sz w:val="16"/>
              <w:szCs w:val="16"/>
            </w:rPr>
            <w:t>RMP-FW-</w:t>
          </w:r>
          <w:del w:id="12" w:author="김은수" w:date="2026-09-28T14:23:00Z" w16du:dateUtc="2026-09-28T05:23:00Z">
            <w:r>
              <w:rPr>
                <w:rFonts w:asciiTheme="minorEastAsia" w:hAnsiTheme="minorEastAsia"/>
                <w:sz w:val="16"/>
                <w:szCs w:val="16"/>
              </w:rPr>
              <w:delText>TD20B</w:delText>
            </w:r>
          </w:del>
          <w:ins w:id="13" w:author="김은수" w:date="2026-09-28T14:23:00Z" w16du:dateUtc="2026-09-28T05:23:00Z">
            <w:r>
              <w:rPr>
                <w:rFonts w:asciiTheme="minorEastAsia" w:hAnsiTheme="minorEastAsia"/>
                <w:sz w:val="16"/>
                <w:szCs w:val="16"/>
              </w:rPr>
              <w:t>TD24A</w:t>
            </w:r>
          </w:ins>
        </w:p>
      </w:tc>
    </w:tr>
    <w:tr w:rsidR="001B451F" w14:paraId="73080F37" w14:textId="77777777" w:rsidTr="00A81751">
      <w:trPr>
        <w:cantSplit/>
        <w:trHeight w:val="378"/>
      </w:trPr>
      <w:tc>
        <w:tcPr>
          <w:tcW w:w="2248" w:type="dxa"/>
          <w:vMerge/>
          <w:vAlign w:val="center"/>
        </w:tcPr>
        <w:p w14:paraId="7B7A367D" w14:textId="77777777" w:rsidR="001B451F" w:rsidRPr="00F91CD3" w:rsidRDefault="001B451F" w:rsidP="001B451F">
          <w:pPr>
            <w:spacing w:after="0"/>
            <w:jc w:val="center"/>
            <w:rPr>
              <w:rFonts w:asciiTheme="majorHAnsi" w:eastAsiaTheme="majorHAnsi" w:hAnsiTheme="majorHAnsi"/>
            </w:rPr>
          </w:pPr>
        </w:p>
      </w:tc>
      <w:tc>
        <w:tcPr>
          <w:tcW w:w="4308" w:type="dxa"/>
          <w:vMerge/>
          <w:vAlign w:val="center"/>
        </w:tcPr>
        <w:p w14:paraId="1A89660E" w14:textId="77777777" w:rsidR="001B451F" w:rsidRPr="00D1008A" w:rsidRDefault="001B451F" w:rsidP="001B451F">
          <w:pPr>
            <w:spacing w:after="0" w:line="240" w:lineRule="auto"/>
            <w:jc w:val="center"/>
            <w:rPr>
              <w:rFonts w:asciiTheme="minorEastAsia" w:hAnsiTheme="minorEastAsia"/>
              <w:sz w:val="30"/>
              <w:szCs w:val="30"/>
            </w:rPr>
          </w:pPr>
        </w:p>
      </w:tc>
      <w:tc>
        <w:tcPr>
          <w:tcW w:w="1438" w:type="dxa"/>
          <w:vAlign w:val="center"/>
        </w:tcPr>
        <w:p w14:paraId="241CD851" w14:textId="77777777" w:rsidR="001B451F" w:rsidRPr="00D1008A" w:rsidRDefault="001B451F" w:rsidP="001B451F">
          <w:pPr>
            <w:spacing w:after="0" w:line="240" w:lineRule="auto"/>
            <w:jc w:val="center"/>
            <w:rPr>
              <w:rFonts w:asciiTheme="minorEastAsia" w:hAnsiTheme="minorEastAsia"/>
            </w:rPr>
          </w:pPr>
          <w:r w:rsidRPr="00D1008A">
            <w:rPr>
              <w:rFonts w:asciiTheme="minorEastAsia" w:hAnsiTheme="minorEastAsia" w:hint="eastAsia"/>
              <w:b/>
              <w:bCs/>
            </w:rPr>
            <w:t>제(개)정일자</w:t>
          </w:r>
        </w:p>
      </w:tc>
      <w:tc>
        <w:tcPr>
          <w:tcW w:w="1692" w:type="dxa"/>
          <w:vAlign w:val="center"/>
        </w:tcPr>
        <w:p w14:paraId="01A35BDE" w14:textId="2D043C4A" w:rsidR="001B451F" w:rsidRPr="00D1008A" w:rsidRDefault="003163DD" w:rsidP="001B451F">
          <w:pPr>
            <w:spacing w:after="0" w:line="240" w:lineRule="auto"/>
            <w:jc w:val="center"/>
            <w:rPr>
              <w:rFonts w:asciiTheme="minorEastAsia" w:hAnsiTheme="minorEastAsia"/>
            </w:rPr>
          </w:pPr>
          <w:del w:id="14"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09.18</w:delText>
            </w:r>
          </w:del>
        </w:p>
      </w:tc>
    </w:tr>
    <w:tr w:rsidR="001B451F" w14:paraId="3FD286C0" w14:textId="77777777" w:rsidTr="00A81751">
      <w:trPr>
        <w:cantSplit/>
        <w:trHeight w:val="115"/>
      </w:trPr>
      <w:tc>
        <w:tcPr>
          <w:tcW w:w="2248" w:type="dxa"/>
          <w:vMerge/>
          <w:vAlign w:val="center"/>
        </w:tcPr>
        <w:p w14:paraId="173C9A55" w14:textId="77777777" w:rsidR="001B451F" w:rsidRPr="00F91CD3" w:rsidRDefault="001B451F" w:rsidP="001B451F">
          <w:pPr>
            <w:spacing w:after="0"/>
            <w:jc w:val="center"/>
            <w:rPr>
              <w:rFonts w:asciiTheme="majorHAnsi" w:eastAsiaTheme="majorHAnsi" w:hAnsiTheme="majorHAnsi"/>
            </w:rPr>
          </w:pPr>
        </w:p>
      </w:tc>
      <w:tc>
        <w:tcPr>
          <w:tcW w:w="4308" w:type="dxa"/>
          <w:vMerge w:val="restart"/>
          <w:vAlign w:val="center"/>
        </w:tcPr>
        <w:p w14:paraId="0AF97CBC" w14:textId="77777777" w:rsidR="001B451F" w:rsidRPr="00D1008A" w:rsidRDefault="001B451F" w:rsidP="001B451F">
          <w:pPr>
            <w:spacing w:after="0" w:line="240" w:lineRule="auto"/>
            <w:jc w:val="center"/>
            <w:rPr>
              <w:rFonts w:asciiTheme="minorEastAsia" w:hAnsiTheme="minorEastAsia"/>
              <w:sz w:val="30"/>
              <w:szCs w:val="30"/>
            </w:rPr>
          </w:pPr>
          <w:del w:id="15" w:author="김은수" w:date="2026-09-28T14:23:00Z" w16du:dateUtc="2026-09-28T05:23:00Z">
            <w:r>
              <w:rPr>
                <w:rFonts w:asciiTheme="minorEastAsia" w:hAnsiTheme="minorEastAsia" w:hint="eastAsia"/>
                <w:sz w:val="24"/>
                <w:szCs w:val="24"/>
              </w:rPr>
              <w:delText>T</w:delText>
            </w:r>
            <w:r>
              <w:rPr>
                <w:rFonts w:asciiTheme="minorEastAsia" w:hAnsiTheme="minorEastAsia"/>
                <w:sz w:val="24"/>
                <w:szCs w:val="24"/>
              </w:rPr>
              <w:delText>D20B</w:delText>
            </w:r>
          </w:del>
          <w:ins w:id="16" w:author="김은수" w:date="2026-09-28T14:23:00Z" w16du:dateUtc="2026-09-28T05:23:00Z">
            <w:r>
              <w:rPr>
                <w:rFonts w:asciiTheme="minorEastAsia" w:hAnsiTheme="minorEastAsia" w:hint="eastAsia"/>
                <w:sz w:val="24"/>
                <w:szCs w:val="24"/>
              </w:rPr>
              <w:t>TD24A</w:t>
            </w:r>
          </w:ins>
          <w:r>
            <w:rPr>
              <w:rFonts w:asciiTheme="minorEastAsia" w:hAnsiTheme="minorEastAsia" w:hint="eastAsia"/>
              <w:sz w:val="24"/>
              <w:szCs w:val="24"/>
            </w:rPr>
            <w:t>-A-EXT</w:t>
          </w:r>
        </w:p>
      </w:tc>
      <w:tc>
        <w:tcPr>
          <w:tcW w:w="1438" w:type="dxa"/>
          <w:vAlign w:val="center"/>
        </w:tcPr>
        <w:p w14:paraId="2032E136" w14:textId="77777777" w:rsidR="001B451F" w:rsidRPr="00D1008A" w:rsidRDefault="001B451F" w:rsidP="001B451F">
          <w:pPr>
            <w:spacing w:after="0" w:line="240" w:lineRule="auto"/>
            <w:jc w:val="center"/>
            <w:rPr>
              <w:rFonts w:asciiTheme="minorEastAsia" w:hAnsiTheme="minorEastAsia"/>
            </w:rPr>
          </w:pPr>
          <w:r w:rsidRPr="00D1008A">
            <w:rPr>
              <w:rFonts w:asciiTheme="minorEastAsia" w:hAnsiTheme="minorEastAsia" w:hint="eastAsia"/>
              <w:b/>
              <w:bCs/>
            </w:rPr>
            <w:t>제(개)정 번호</w:t>
          </w:r>
        </w:p>
      </w:tc>
      <w:tc>
        <w:tcPr>
          <w:tcW w:w="1692" w:type="dxa"/>
          <w:vAlign w:val="center"/>
        </w:tcPr>
        <w:p w14:paraId="5AF68ED6" w14:textId="77777777" w:rsidR="001B451F" w:rsidRPr="00D1008A" w:rsidRDefault="001B451F" w:rsidP="001B451F">
          <w:pPr>
            <w:spacing w:after="0" w:line="240" w:lineRule="auto"/>
            <w:jc w:val="center"/>
            <w:rPr>
              <w:rFonts w:asciiTheme="minorEastAsia" w:hAnsiTheme="minorEastAsia"/>
            </w:rPr>
          </w:pPr>
          <w:r w:rsidRPr="00D1008A">
            <w:rPr>
              <w:rFonts w:asciiTheme="minorEastAsia" w:hAnsiTheme="minorEastAsia" w:hint="eastAsia"/>
              <w:sz w:val="22"/>
            </w:rPr>
            <w:t>0</w:t>
          </w:r>
        </w:p>
      </w:tc>
    </w:tr>
    <w:tr w:rsidR="001B451F" w14:paraId="763D607D" w14:textId="77777777" w:rsidTr="00A81751">
      <w:trPr>
        <w:cantSplit/>
        <w:trHeight w:val="123"/>
      </w:trPr>
      <w:tc>
        <w:tcPr>
          <w:tcW w:w="2248" w:type="dxa"/>
          <w:vMerge/>
          <w:vAlign w:val="center"/>
        </w:tcPr>
        <w:p w14:paraId="0A8859E1" w14:textId="77777777" w:rsidR="001B451F" w:rsidRPr="00F91CD3" w:rsidRDefault="001B451F" w:rsidP="001B451F">
          <w:pPr>
            <w:spacing w:after="0"/>
            <w:jc w:val="center"/>
            <w:rPr>
              <w:rFonts w:asciiTheme="majorHAnsi" w:eastAsiaTheme="majorHAnsi" w:hAnsiTheme="majorHAnsi"/>
            </w:rPr>
          </w:pPr>
        </w:p>
      </w:tc>
      <w:tc>
        <w:tcPr>
          <w:tcW w:w="4308" w:type="dxa"/>
          <w:vMerge/>
          <w:vAlign w:val="center"/>
        </w:tcPr>
        <w:p w14:paraId="2BECD652" w14:textId="77777777" w:rsidR="001B451F" w:rsidRPr="00F91CD3" w:rsidRDefault="001B451F" w:rsidP="001B451F">
          <w:pPr>
            <w:spacing w:after="0" w:line="240" w:lineRule="auto"/>
            <w:jc w:val="center"/>
            <w:rPr>
              <w:rFonts w:asciiTheme="majorHAnsi" w:eastAsiaTheme="majorHAnsi" w:hAnsiTheme="majorHAnsi"/>
            </w:rPr>
          </w:pPr>
        </w:p>
      </w:tc>
      <w:tc>
        <w:tcPr>
          <w:tcW w:w="1438" w:type="dxa"/>
          <w:vAlign w:val="center"/>
        </w:tcPr>
        <w:p w14:paraId="37E6C981" w14:textId="77777777" w:rsidR="001B451F" w:rsidRPr="00D1008A" w:rsidRDefault="001B451F" w:rsidP="001B451F">
          <w:pPr>
            <w:spacing w:after="0" w:line="240" w:lineRule="auto"/>
            <w:jc w:val="center"/>
            <w:rPr>
              <w:rFonts w:asciiTheme="minorEastAsia" w:hAnsiTheme="minorEastAsia"/>
            </w:rPr>
          </w:pPr>
          <w:r w:rsidRPr="00D1008A">
            <w:rPr>
              <w:rFonts w:asciiTheme="minorEastAsia" w:hAnsiTheme="minorEastAsia" w:hint="eastAsia"/>
              <w:b/>
              <w:bCs/>
            </w:rPr>
            <w:t>페</w:t>
          </w:r>
          <w:r w:rsidRPr="00D1008A">
            <w:rPr>
              <w:rFonts w:asciiTheme="minorEastAsia" w:hAnsiTheme="minorEastAsia"/>
              <w:b/>
              <w:bCs/>
            </w:rPr>
            <w:t xml:space="preserve"> </w:t>
          </w:r>
          <w:r w:rsidRPr="00D1008A">
            <w:rPr>
              <w:rFonts w:asciiTheme="minorEastAsia" w:hAnsiTheme="minorEastAsia" w:hint="eastAsia"/>
              <w:b/>
              <w:bCs/>
            </w:rPr>
            <w:t>이</w:t>
          </w:r>
          <w:r w:rsidRPr="00D1008A">
            <w:rPr>
              <w:rFonts w:asciiTheme="minorEastAsia" w:hAnsiTheme="minorEastAsia"/>
              <w:b/>
              <w:bCs/>
            </w:rPr>
            <w:t xml:space="preserve"> </w:t>
          </w:r>
          <w:r w:rsidRPr="00D1008A">
            <w:rPr>
              <w:rFonts w:asciiTheme="minorEastAsia" w:hAnsiTheme="minorEastAsia" w:hint="eastAsia"/>
              <w:b/>
              <w:bCs/>
            </w:rPr>
            <w:t>지</w:t>
          </w:r>
        </w:p>
      </w:tc>
      <w:tc>
        <w:tcPr>
          <w:tcW w:w="1692" w:type="dxa"/>
          <w:vAlign w:val="center"/>
        </w:tcPr>
        <w:p w14:paraId="2BCD18CE" w14:textId="77777777" w:rsidR="001B451F" w:rsidRPr="00D1008A" w:rsidRDefault="001B451F" w:rsidP="001B451F">
          <w:pPr>
            <w:spacing w:after="0" w:line="240" w:lineRule="auto"/>
            <w:jc w:val="center"/>
            <w:rPr>
              <w:rFonts w:asciiTheme="minorEastAsia" w:hAnsiTheme="minorEastAsia"/>
            </w:rPr>
          </w:pPr>
          <w:r w:rsidRPr="00D1008A">
            <w:rPr>
              <w:rStyle w:val="ab"/>
              <w:rFonts w:asciiTheme="minorEastAsia" w:hAnsiTheme="minorEastAsia"/>
            </w:rPr>
            <w:fldChar w:fldCharType="begin"/>
          </w:r>
          <w:r w:rsidRPr="00D1008A">
            <w:rPr>
              <w:rStyle w:val="ab"/>
              <w:rFonts w:asciiTheme="minorEastAsia" w:hAnsiTheme="minorEastAsia"/>
            </w:rPr>
            <w:instrText xml:space="preserve"> PAGE </w:instrText>
          </w:r>
          <w:r w:rsidRPr="00D1008A">
            <w:rPr>
              <w:rStyle w:val="ab"/>
              <w:rFonts w:asciiTheme="minorEastAsia" w:hAnsiTheme="minorEastAsia"/>
            </w:rPr>
            <w:fldChar w:fldCharType="separate"/>
          </w:r>
          <w:r w:rsidRPr="00D1008A">
            <w:rPr>
              <w:rStyle w:val="ab"/>
              <w:rFonts w:asciiTheme="minorEastAsia" w:hAnsiTheme="minorEastAsia"/>
              <w:noProof/>
            </w:rPr>
            <w:t>2</w:t>
          </w:r>
          <w:r w:rsidRPr="00D1008A">
            <w:rPr>
              <w:rStyle w:val="ab"/>
              <w:rFonts w:asciiTheme="minorEastAsia" w:hAnsiTheme="minorEastAsia"/>
            </w:rPr>
            <w:fldChar w:fldCharType="end"/>
          </w:r>
          <w:r w:rsidRPr="00D1008A">
            <w:rPr>
              <w:rStyle w:val="ab"/>
              <w:rFonts w:asciiTheme="minorEastAsia" w:hAnsiTheme="minorEastAsia" w:hint="eastAsia"/>
            </w:rPr>
            <w:t>/</w:t>
          </w:r>
          <w:r w:rsidRPr="00D1008A">
            <w:rPr>
              <w:rStyle w:val="ab"/>
              <w:rFonts w:asciiTheme="minorEastAsia" w:hAnsiTheme="minorEastAsia"/>
            </w:rPr>
            <w:fldChar w:fldCharType="begin"/>
          </w:r>
          <w:r w:rsidRPr="00D1008A">
            <w:rPr>
              <w:rStyle w:val="ab"/>
              <w:rFonts w:asciiTheme="minorEastAsia" w:hAnsiTheme="minorEastAsia"/>
            </w:rPr>
            <w:instrText xml:space="preserve"> NUMPAGES </w:instrText>
          </w:r>
          <w:r w:rsidRPr="00D1008A">
            <w:rPr>
              <w:rStyle w:val="ab"/>
              <w:rFonts w:asciiTheme="minorEastAsia" w:hAnsiTheme="minorEastAsia"/>
            </w:rPr>
            <w:fldChar w:fldCharType="separate"/>
          </w:r>
          <w:r w:rsidRPr="00D1008A">
            <w:rPr>
              <w:rStyle w:val="ab"/>
              <w:rFonts w:asciiTheme="minorEastAsia" w:hAnsiTheme="minorEastAsia"/>
              <w:noProof/>
            </w:rPr>
            <w:t>120</w:t>
          </w:r>
          <w:r w:rsidRPr="00D1008A">
            <w:rPr>
              <w:rStyle w:val="ab"/>
              <w:rFonts w:asciiTheme="minorEastAsia" w:hAnsiTheme="minorEastAsia"/>
            </w:rPr>
            <w:fldChar w:fldCharType="end"/>
          </w:r>
        </w:p>
      </w:tc>
    </w:tr>
  </w:tbl>
  <w:p w14:paraId="3CC927DB" w14:textId="77777777" w:rsidR="002776DF" w:rsidRPr="00261D9C" w:rsidRDefault="002776DF" w:rsidP="003325E9">
    <w:pPr>
      <w:pStyle w:val="a3"/>
      <w:tabs>
        <w:tab w:val="clear" w:pos="4513"/>
        <w:tab w:val="clear" w:pos="9026"/>
        <w:tab w:val="left" w:pos="1530"/>
      </w:tabs>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1B451F" w14:paraId="33430E28" w14:textId="77777777" w:rsidTr="00A81751">
      <w:trPr>
        <w:cantSplit/>
        <w:trHeight w:val="115"/>
      </w:trPr>
      <w:tc>
        <w:tcPr>
          <w:tcW w:w="2248" w:type="dxa"/>
          <w:vMerge w:val="restart"/>
          <w:vAlign w:val="center"/>
        </w:tcPr>
        <w:p w14:paraId="3E06E8D7" w14:textId="77777777" w:rsidR="001B451F" w:rsidRPr="00F91CD3" w:rsidRDefault="001B451F" w:rsidP="001B451F">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3E816A13" wp14:editId="05CF3545">
                <wp:extent cx="1356360" cy="450215"/>
                <wp:effectExtent l="0" t="0" r="0" b="6985"/>
                <wp:docPr id="9" name="그림 9"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2A1F602A" w14:textId="729E1BE7" w:rsidR="001B451F" w:rsidRPr="00D1008A" w:rsidRDefault="001B451F" w:rsidP="001B451F">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 위험관리 계획서</w:t>
          </w:r>
        </w:p>
      </w:tc>
      <w:tc>
        <w:tcPr>
          <w:tcW w:w="1438" w:type="dxa"/>
          <w:vAlign w:val="center"/>
        </w:tcPr>
        <w:p w14:paraId="10B8FFDB" w14:textId="77777777" w:rsidR="001B451F" w:rsidRPr="000F5030" w:rsidRDefault="001B451F" w:rsidP="001B451F">
          <w:pPr>
            <w:spacing w:after="0" w:line="240" w:lineRule="auto"/>
            <w:jc w:val="center"/>
            <w:rPr>
              <w:rFonts w:asciiTheme="minorEastAsia" w:hAnsiTheme="minorEastAsia"/>
              <w:b/>
              <w:bCs/>
            </w:rPr>
          </w:pPr>
          <w:r>
            <w:rPr>
              <w:rFonts w:asciiTheme="minorEastAsia" w:hAnsiTheme="minorEastAsia" w:hint="eastAsia"/>
              <w:b/>
              <w:bCs/>
            </w:rPr>
            <w:t>문서번호</w:t>
          </w:r>
        </w:p>
      </w:tc>
      <w:tc>
        <w:tcPr>
          <w:tcW w:w="1692" w:type="dxa"/>
          <w:vAlign w:val="center"/>
        </w:tcPr>
        <w:p w14:paraId="243C2ACF" w14:textId="4BCEA6CE" w:rsidR="001B451F" w:rsidRPr="00D355C6" w:rsidRDefault="00316801" w:rsidP="001B451F">
          <w:pPr>
            <w:spacing w:after="0" w:line="240" w:lineRule="auto"/>
            <w:rPr>
              <w:rFonts w:asciiTheme="minorEastAsia" w:hAnsiTheme="minorEastAsia"/>
              <w:sz w:val="16"/>
              <w:szCs w:val="16"/>
            </w:rPr>
          </w:pPr>
          <w:r>
            <w:rPr>
              <w:rFonts w:asciiTheme="minorEastAsia" w:hAnsiTheme="minorEastAsia" w:hint="eastAsia"/>
              <w:sz w:val="16"/>
              <w:szCs w:val="16"/>
            </w:rPr>
            <w:t>S</w:t>
          </w:r>
          <w:r>
            <w:rPr>
              <w:rFonts w:asciiTheme="minorEastAsia" w:hAnsiTheme="minorEastAsia"/>
              <w:sz w:val="16"/>
              <w:szCs w:val="16"/>
            </w:rPr>
            <w:t>RMP-FW-</w:t>
          </w:r>
          <w:del w:id="17" w:author="김은수" w:date="2026-09-28T14:23:00Z" w16du:dateUtc="2026-09-28T05:23:00Z">
            <w:r>
              <w:rPr>
                <w:rFonts w:asciiTheme="minorEastAsia" w:hAnsiTheme="minorEastAsia"/>
                <w:sz w:val="16"/>
                <w:szCs w:val="16"/>
              </w:rPr>
              <w:delText>TD20B</w:delText>
            </w:r>
          </w:del>
          <w:ins w:id="18" w:author="김은수" w:date="2026-09-28T14:23:00Z" w16du:dateUtc="2026-09-28T05:23:00Z">
            <w:r>
              <w:rPr>
                <w:rFonts w:asciiTheme="minorEastAsia" w:hAnsiTheme="minorEastAsia"/>
                <w:sz w:val="16"/>
                <w:szCs w:val="16"/>
              </w:rPr>
              <w:t>TD24A</w:t>
            </w:r>
          </w:ins>
        </w:p>
      </w:tc>
    </w:tr>
    <w:tr w:rsidR="001B451F" w14:paraId="58E706D7" w14:textId="77777777" w:rsidTr="00A81751">
      <w:trPr>
        <w:cantSplit/>
        <w:trHeight w:val="378"/>
      </w:trPr>
      <w:tc>
        <w:tcPr>
          <w:tcW w:w="2248" w:type="dxa"/>
          <w:vMerge/>
          <w:vAlign w:val="center"/>
        </w:tcPr>
        <w:p w14:paraId="2E82EEE5" w14:textId="77777777" w:rsidR="001B451F" w:rsidRPr="00F91CD3" w:rsidRDefault="001B451F" w:rsidP="001B451F">
          <w:pPr>
            <w:spacing w:after="0"/>
            <w:jc w:val="center"/>
            <w:rPr>
              <w:rFonts w:asciiTheme="majorHAnsi" w:eastAsiaTheme="majorHAnsi" w:hAnsiTheme="majorHAnsi"/>
            </w:rPr>
          </w:pPr>
        </w:p>
      </w:tc>
      <w:tc>
        <w:tcPr>
          <w:tcW w:w="4308" w:type="dxa"/>
          <w:vMerge/>
          <w:vAlign w:val="center"/>
        </w:tcPr>
        <w:p w14:paraId="7013A347" w14:textId="77777777" w:rsidR="001B451F" w:rsidRPr="00D1008A" w:rsidRDefault="001B451F" w:rsidP="001B451F">
          <w:pPr>
            <w:spacing w:after="0" w:line="240" w:lineRule="auto"/>
            <w:jc w:val="center"/>
            <w:rPr>
              <w:rFonts w:asciiTheme="minorEastAsia" w:hAnsiTheme="minorEastAsia"/>
              <w:sz w:val="30"/>
              <w:szCs w:val="30"/>
            </w:rPr>
          </w:pPr>
        </w:p>
      </w:tc>
      <w:tc>
        <w:tcPr>
          <w:tcW w:w="1438" w:type="dxa"/>
          <w:vAlign w:val="center"/>
        </w:tcPr>
        <w:p w14:paraId="3C6BBDB3" w14:textId="77777777" w:rsidR="001B451F" w:rsidRPr="00D1008A" w:rsidRDefault="001B451F" w:rsidP="001B451F">
          <w:pPr>
            <w:spacing w:after="0" w:line="240" w:lineRule="auto"/>
            <w:jc w:val="center"/>
            <w:rPr>
              <w:rFonts w:asciiTheme="minorEastAsia" w:hAnsiTheme="minorEastAsia"/>
            </w:rPr>
          </w:pPr>
          <w:r w:rsidRPr="00D1008A">
            <w:rPr>
              <w:rFonts w:asciiTheme="minorEastAsia" w:hAnsiTheme="minorEastAsia" w:hint="eastAsia"/>
              <w:b/>
              <w:bCs/>
            </w:rPr>
            <w:t>제(개)정일자</w:t>
          </w:r>
        </w:p>
      </w:tc>
      <w:tc>
        <w:tcPr>
          <w:tcW w:w="1692" w:type="dxa"/>
          <w:vAlign w:val="center"/>
        </w:tcPr>
        <w:p w14:paraId="0C594CE1" w14:textId="48D22329" w:rsidR="001B451F" w:rsidRPr="00D1008A" w:rsidRDefault="00773222" w:rsidP="001B451F">
          <w:pPr>
            <w:spacing w:after="0" w:line="240" w:lineRule="auto"/>
            <w:jc w:val="center"/>
            <w:rPr>
              <w:rFonts w:asciiTheme="minorEastAsia" w:hAnsiTheme="minorEastAsia"/>
            </w:rPr>
          </w:pPr>
          <w:del w:id="19" w:author="김은수" w:date="2026-09-28T14:23:00Z" w16du:dateUtc="2026-09-28T05:23:00Z">
            <w:r>
              <w:rPr>
                <w:rFonts w:asciiTheme="minorEastAsia" w:hAnsiTheme="minorEastAsia" w:hint="eastAsia"/>
              </w:rPr>
              <w:delText>2</w:delText>
            </w:r>
            <w:r>
              <w:rPr>
                <w:rFonts w:asciiTheme="minorEastAsia" w:hAnsiTheme="minorEastAsia"/>
              </w:rPr>
              <w:delText>020.11.06</w:delText>
            </w:r>
          </w:del>
        </w:p>
      </w:tc>
    </w:tr>
    <w:tr w:rsidR="001B451F" w14:paraId="48ECC3E3" w14:textId="77777777" w:rsidTr="00A81751">
      <w:trPr>
        <w:cantSplit/>
        <w:trHeight w:val="115"/>
      </w:trPr>
      <w:tc>
        <w:tcPr>
          <w:tcW w:w="2248" w:type="dxa"/>
          <w:vMerge/>
          <w:vAlign w:val="center"/>
        </w:tcPr>
        <w:p w14:paraId="31FE3B4D" w14:textId="77777777" w:rsidR="001B451F" w:rsidRPr="00F91CD3" w:rsidRDefault="001B451F" w:rsidP="001B451F">
          <w:pPr>
            <w:spacing w:after="0"/>
            <w:jc w:val="center"/>
            <w:rPr>
              <w:rFonts w:asciiTheme="majorHAnsi" w:eastAsiaTheme="majorHAnsi" w:hAnsiTheme="majorHAnsi"/>
            </w:rPr>
          </w:pPr>
        </w:p>
      </w:tc>
      <w:tc>
        <w:tcPr>
          <w:tcW w:w="4308" w:type="dxa"/>
          <w:vMerge w:val="restart"/>
          <w:vAlign w:val="center"/>
        </w:tcPr>
        <w:p w14:paraId="0135C09C" w14:textId="77777777" w:rsidR="001B451F" w:rsidRPr="00D1008A" w:rsidRDefault="001B451F" w:rsidP="001B451F">
          <w:pPr>
            <w:spacing w:after="0" w:line="240" w:lineRule="auto"/>
            <w:jc w:val="center"/>
            <w:rPr>
              <w:rFonts w:asciiTheme="minorEastAsia" w:hAnsiTheme="minorEastAsia"/>
              <w:sz w:val="30"/>
              <w:szCs w:val="30"/>
            </w:rPr>
          </w:pPr>
          <w:del w:id="20" w:author="김은수" w:date="2026-09-28T14:23:00Z" w16du:dateUtc="2026-09-28T05:23:00Z">
            <w:r>
              <w:rPr>
                <w:rFonts w:asciiTheme="minorEastAsia" w:hAnsiTheme="minorEastAsia" w:hint="eastAsia"/>
                <w:sz w:val="24"/>
                <w:szCs w:val="24"/>
              </w:rPr>
              <w:delText>T</w:delText>
            </w:r>
            <w:r>
              <w:rPr>
                <w:rFonts w:asciiTheme="minorEastAsia" w:hAnsiTheme="minorEastAsia"/>
                <w:sz w:val="24"/>
                <w:szCs w:val="24"/>
              </w:rPr>
              <w:delText>D20B</w:delText>
            </w:r>
          </w:del>
          <w:ins w:id="21" w:author="김은수" w:date="2026-09-28T14:23:00Z" w16du:dateUtc="2026-09-28T05:23:00Z">
            <w:r>
              <w:rPr>
                <w:rFonts w:asciiTheme="minorEastAsia" w:hAnsiTheme="minorEastAsia" w:hint="eastAsia"/>
                <w:sz w:val="24"/>
                <w:szCs w:val="24"/>
              </w:rPr>
              <w:t>TD24A</w:t>
            </w:r>
          </w:ins>
          <w:r>
            <w:rPr>
              <w:rFonts w:asciiTheme="minorEastAsia" w:hAnsiTheme="minorEastAsia" w:hint="eastAsia"/>
              <w:sz w:val="24"/>
              <w:szCs w:val="24"/>
            </w:rPr>
            <w:t>-A-EXT</w:t>
          </w:r>
        </w:p>
      </w:tc>
      <w:tc>
        <w:tcPr>
          <w:tcW w:w="1438" w:type="dxa"/>
          <w:vAlign w:val="center"/>
        </w:tcPr>
        <w:p w14:paraId="062AC6AA" w14:textId="77777777" w:rsidR="001B451F" w:rsidRPr="00D1008A" w:rsidRDefault="001B451F" w:rsidP="001B451F">
          <w:pPr>
            <w:spacing w:after="0" w:line="240" w:lineRule="auto"/>
            <w:jc w:val="center"/>
            <w:rPr>
              <w:rFonts w:asciiTheme="minorEastAsia" w:hAnsiTheme="minorEastAsia"/>
            </w:rPr>
          </w:pPr>
          <w:r w:rsidRPr="00D1008A">
            <w:rPr>
              <w:rFonts w:asciiTheme="minorEastAsia" w:hAnsiTheme="minorEastAsia" w:hint="eastAsia"/>
              <w:b/>
              <w:bCs/>
            </w:rPr>
            <w:t>제(개)정 번호</w:t>
          </w:r>
        </w:p>
      </w:tc>
      <w:tc>
        <w:tcPr>
          <w:tcW w:w="1692" w:type="dxa"/>
          <w:vAlign w:val="center"/>
        </w:tcPr>
        <w:p w14:paraId="32141EC2" w14:textId="77777777" w:rsidR="001B451F" w:rsidRPr="00D1008A" w:rsidRDefault="001B451F" w:rsidP="001B451F">
          <w:pPr>
            <w:spacing w:after="0" w:line="240" w:lineRule="auto"/>
            <w:jc w:val="center"/>
            <w:rPr>
              <w:rFonts w:asciiTheme="minorEastAsia" w:hAnsiTheme="minorEastAsia"/>
            </w:rPr>
          </w:pPr>
          <w:r w:rsidRPr="00D1008A">
            <w:rPr>
              <w:rFonts w:asciiTheme="minorEastAsia" w:hAnsiTheme="minorEastAsia" w:hint="eastAsia"/>
              <w:sz w:val="22"/>
            </w:rPr>
            <w:t>0</w:t>
          </w:r>
        </w:p>
      </w:tc>
    </w:tr>
    <w:tr w:rsidR="001B451F" w14:paraId="36CF01B6" w14:textId="77777777" w:rsidTr="00A81751">
      <w:trPr>
        <w:cantSplit/>
        <w:trHeight w:val="123"/>
      </w:trPr>
      <w:tc>
        <w:tcPr>
          <w:tcW w:w="2248" w:type="dxa"/>
          <w:vMerge/>
          <w:vAlign w:val="center"/>
        </w:tcPr>
        <w:p w14:paraId="3E23B9FD" w14:textId="77777777" w:rsidR="001B451F" w:rsidRPr="00F91CD3" w:rsidRDefault="001B451F" w:rsidP="001B451F">
          <w:pPr>
            <w:spacing w:after="0"/>
            <w:jc w:val="center"/>
            <w:rPr>
              <w:rFonts w:asciiTheme="majorHAnsi" w:eastAsiaTheme="majorHAnsi" w:hAnsiTheme="majorHAnsi"/>
            </w:rPr>
          </w:pPr>
        </w:p>
      </w:tc>
      <w:tc>
        <w:tcPr>
          <w:tcW w:w="4308" w:type="dxa"/>
          <w:vMerge/>
          <w:vAlign w:val="center"/>
        </w:tcPr>
        <w:p w14:paraId="7BA2EAE2" w14:textId="77777777" w:rsidR="001B451F" w:rsidRPr="00F91CD3" w:rsidRDefault="001B451F" w:rsidP="001B451F">
          <w:pPr>
            <w:spacing w:after="0" w:line="240" w:lineRule="auto"/>
            <w:jc w:val="center"/>
            <w:rPr>
              <w:rFonts w:asciiTheme="majorHAnsi" w:eastAsiaTheme="majorHAnsi" w:hAnsiTheme="majorHAnsi"/>
            </w:rPr>
          </w:pPr>
        </w:p>
      </w:tc>
      <w:tc>
        <w:tcPr>
          <w:tcW w:w="1438" w:type="dxa"/>
          <w:vAlign w:val="center"/>
        </w:tcPr>
        <w:p w14:paraId="3419E759" w14:textId="77777777" w:rsidR="001B451F" w:rsidRPr="00D1008A" w:rsidRDefault="001B451F" w:rsidP="001B451F">
          <w:pPr>
            <w:spacing w:after="0" w:line="240" w:lineRule="auto"/>
            <w:jc w:val="center"/>
            <w:rPr>
              <w:rFonts w:asciiTheme="minorEastAsia" w:hAnsiTheme="minorEastAsia"/>
            </w:rPr>
          </w:pPr>
          <w:r w:rsidRPr="00D1008A">
            <w:rPr>
              <w:rFonts w:asciiTheme="minorEastAsia" w:hAnsiTheme="minorEastAsia" w:hint="eastAsia"/>
              <w:b/>
              <w:bCs/>
            </w:rPr>
            <w:t>페</w:t>
          </w:r>
          <w:r w:rsidRPr="00D1008A">
            <w:rPr>
              <w:rFonts w:asciiTheme="minorEastAsia" w:hAnsiTheme="minorEastAsia"/>
              <w:b/>
              <w:bCs/>
            </w:rPr>
            <w:t xml:space="preserve"> </w:t>
          </w:r>
          <w:r w:rsidRPr="00D1008A">
            <w:rPr>
              <w:rFonts w:asciiTheme="minorEastAsia" w:hAnsiTheme="minorEastAsia" w:hint="eastAsia"/>
              <w:b/>
              <w:bCs/>
            </w:rPr>
            <w:t>이</w:t>
          </w:r>
          <w:r w:rsidRPr="00D1008A">
            <w:rPr>
              <w:rFonts w:asciiTheme="minorEastAsia" w:hAnsiTheme="minorEastAsia"/>
              <w:b/>
              <w:bCs/>
            </w:rPr>
            <w:t xml:space="preserve"> </w:t>
          </w:r>
          <w:r w:rsidRPr="00D1008A">
            <w:rPr>
              <w:rFonts w:asciiTheme="minorEastAsia" w:hAnsiTheme="minorEastAsia" w:hint="eastAsia"/>
              <w:b/>
              <w:bCs/>
            </w:rPr>
            <w:t>지</w:t>
          </w:r>
        </w:p>
      </w:tc>
      <w:tc>
        <w:tcPr>
          <w:tcW w:w="1692" w:type="dxa"/>
          <w:vAlign w:val="center"/>
        </w:tcPr>
        <w:p w14:paraId="60CD15ED" w14:textId="77777777" w:rsidR="001B451F" w:rsidRPr="00D1008A" w:rsidRDefault="001B451F" w:rsidP="001B451F">
          <w:pPr>
            <w:spacing w:after="0" w:line="240" w:lineRule="auto"/>
            <w:jc w:val="center"/>
            <w:rPr>
              <w:rFonts w:asciiTheme="minorEastAsia" w:hAnsiTheme="minorEastAsia"/>
            </w:rPr>
          </w:pPr>
          <w:r w:rsidRPr="00D1008A">
            <w:rPr>
              <w:rStyle w:val="ab"/>
              <w:rFonts w:asciiTheme="minorEastAsia" w:hAnsiTheme="minorEastAsia"/>
            </w:rPr>
            <w:fldChar w:fldCharType="begin"/>
          </w:r>
          <w:r w:rsidRPr="00D1008A">
            <w:rPr>
              <w:rStyle w:val="ab"/>
              <w:rFonts w:asciiTheme="minorEastAsia" w:hAnsiTheme="minorEastAsia"/>
            </w:rPr>
            <w:instrText xml:space="preserve"> PAGE </w:instrText>
          </w:r>
          <w:r w:rsidRPr="00D1008A">
            <w:rPr>
              <w:rStyle w:val="ab"/>
              <w:rFonts w:asciiTheme="minorEastAsia" w:hAnsiTheme="minorEastAsia"/>
            </w:rPr>
            <w:fldChar w:fldCharType="separate"/>
          </w:r>
          <w:r w:rsidRPr="00D1008A">
            <w:rPr>
              <w:rStyle w:val="ab"/>
              <w:rFonts w:asciiTheme="minorEastAsia" w:hAnsiTheme="minorEastAsia"/>
              <w:noProof/>
            </w:rPr>
            <w:t>2</w:t>
          </w:r>
          <w:r w:rsidRPr="00D1008A">
            <w:rPr>
              <w:rStyle w:val="ab"/>
              <w:rFonts w:asciiTheme="minorEastAsia" w:hAnsiTheme="minorEastAsia"/>
            </w:rPr>
            <w:fldChar w:fldCharType="end"/>
          </w:r>
          <w:r w:rsidRPr="00D1008A">
            <w:rPr>
              <w:rStyle w:val="ab"/>
              <w:rFonts w:asciiTheme="minorEastAsia" w:hAnsiTheme="minorEastAsia" w:hint="eastAsia"/>
            </w:rPr>
            <w:t>/</w:t>
          </w:r>
          <w:r w:rsidRPr="00D1008A">
            <w:rPr>
              <w:rStyle w:val="ab"/>
              <w:rFonts w:asciiTheme="minorEastAsia" w:hAnsiTheme="minorEastAsia"/>
            </w:rPr>
            <w:fldChar w:fldCharType="begin"/>
          </w:r>
          <w:r w:rsidRPr="00D1008A">
            <w:rPr>
              <w:rStyle w:val="ab"/>
              <w:rFonts w:asciiTheme="minorEastAsia" w:hAnsiTheme="minorEastAsia"/>
            </w:rPr>
            <w:instrText xml:space="preserve"> NUMPAGES </w:instrText>
          </w:r>
          <w:r w:rsidRPr="00D1008A">
            <w:rPr>
              <w:rStyle w:val="ab"/>
              <w:rFonts w:asciiTheme="minorEastAsia" w:hAnsiTheme="minorEastAsia"/>
            </w:rPr>
            <w:fldChar w:fldCharType="separate"/>
          </w:r>
          <w:r w:rsidRPr="00D1008A">
            <w:rPr>
              <w:rStyle w:val="ab"/>
              <w:rFonts w:asciiTheme="minorEastAsia" w:hAnsiTheme="minorEastAsia"/>
              <w:noProof/>
            </w:rPr>
            <w:t>120</w:t>
          </w:r>
          <w:r w:rsidRPr="00D1008A">
            <w:rPr>
              <w:rStyle w:val="ab"/>
              <w:rFonts w:asciiTheme="minorEastAsia" w:hAnsiTheme="minorEastAsia"/>
            </w:rPr>
            <w:fldChar w:fldCharType="end"/>
          </w:r>
        </w:p>
      </w:tc>
    </w:tr>
  </w:tbl>
  <w:p w14:paraId="38A96190" w14:textId="77777777" w:rsidR="002776DF" w:rsidRDefault="002776D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11D"/>
    <w:multiLevelType w:val="multilevel"/>
    <w:tmpl w:val="45645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3644F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BFB482E"/>
    <w:multiLevelType w:val="multilevel"/>
    <w:tmpl w:val="0784AF6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z w:val="20"/>
        <w:szCs w:val="2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0333691"/>
    <w:multiLevelType w:val="hybridMultilevel"/>
    <w:tmpl w:val="5E8C92B4"/>
    <w:lvl w:ilvl="0" w:tplc="4FC492FC">
      <w:start w:val="1"/>
      <w:numFmt w:val="decimal"/>
      <w:lvlText w:val="(%1)"/>
      <w:lvlJc w:val="left"/>
      <w:pPr>
        <w:ind w:left="960" w:hanging="360"/>
      </w:pPr>
      <w:rPr>
        <w:rFonts w:hint="eastAsia"/>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4" w15:restartNumberingAfterBreak="0">
    <w:nsid w:val="12795352"/>
    <w:multiLevelType w:val="hybridMultilevel"/>
    <w:tmpl w:val="E354D446"/>
    <w:lvl w:ilvl="0" w:tplc="5D0C0186">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D057774"/>
    <w:multiLevelType w:val="hybridMultilevel"/>
    <w:tmpl w:val="8C784AC0"/>
    <w:lvl w:ilvl="0" w:tplc="DCECEFE4">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8962C12"/>
    <w:multiLevelType w:val="hybridMultilevel"/>
    <w:tmpl w:val="88D01404"/>
    <w:lvl w:ilvl="0" w:tplc="65527F92">
      <w:start w:val="4"/>
      <w:numFmt w:val="bullet"/>
      <w:lvlText w:val="-"/>
      <w:lvlJc w:val="left"/>
      <w:pPr>
        <w:ind w:left="960" w:hanging="360"/>
      </w:pPr>
      <w:rPr>
        <w:rFonts w:ascii="맑은 고딕" w:eastAsia="맑은 고딕" w:hAnsi="맑은 고딕" w:cstheme="minorBidi" w:hint="eastAsia"/>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7" w15:restartNumberingAfterBreak="0">
    <w:nsid w:val="34D047A7"/>
    <w:multiLevelType w:val="multilevel"/>
    <w:tmpl w:val="0B26F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1F7EF4"/>
    <w:multiLevelType w:val="hybridMultilevel"/>
    <w:tmpl w:val="F8CC58B8"/>
    <w:lvl w:ilvl="0" w:tplc="4A481C38">
      <w:start w:val="4"/>
      <w:numFmt w:val="bullet"/>
      <w:lvlText w:val="-"/>
      <w:lvlJc w:val="left"/>
      <w:pPr>
        <w:ind w:left="465" w:hanging="360"/>
      </w:pPr>
      <w:rPr>
        <w:rFonts w:ascii="맑은 고딕" w:eastAsia="맑은 고딕" w:hAnsi="맑은 고딕" w:cstheme="minorBidi" w:hint="eastAsia"/>
      </w:rPr>
    </w:lvl>
    <w:lvl w:ilvl="1" w:tplc="04090003" w:tentative="1">
      <w:start w:val="1"/>
      <w:numFmt w:val="bullet"/>
      <w:lvlText w:val=""/>
      <w:lvlJc w:val="left"/>
      <w:pPr>
        <w:ind w:left="905" w:hanging="400"/>
      </w:pPr>
      <w:rPr>
        <w:rFonts w:ascii="Wingdings" w:hAnsi="Wingdings" w:hint="default"/>
      </w:rPr>
    </w:lvl>
    <w:lvl w:ilvl="2" w:tplc="04090005" w:tentative="1">
      <w:start w:val="1"/>
      <w:numFmt w:val="bullet"/>
      <w:lvlText w:val=""/>
      <w:lvlJc w:val="left"/>
      <w:pPr>
        <w:ind w:left="1305" w:hanging="400"/>
      </w:pPr>
      <w:rPr>
        <w:rFonts w:ascii="Wingdings" w:hAnsi="Wingdings" w:hint="default"/>
      </w:rPr>
    </w:lvl>
    <w:lvl w:ilvl="3" w:tplc="04090001" w:tentative="1">
      <w:start w:val="1"/>
      <w:numFmt w:val="bullet"/>
      <w:lvlText w:val=""/>
      <w:lvlJc w:val="left"/>
      <w:pPr>
        <w:ind w:left="1705" w:hanging="400"/>
      </w:pPr>
      <w:rPr>
        <w:rFonts w:ascii="Wingdings" w:hAnsi="Wingdings" w:hint="default"/>
      </w:rPr>
    </w:lvl>
    <w:lvl w:ilvl="4" w:tplc="04090003" w:tentative="1">
      <w:start w:val="1"/>
      <w:numFmt w:val="bullet"/>
      <w:lvlText w:val=""/>
      <w:lvlJc w:val="left"/>
      <w:pPr>
        <w:ind w:left="2105" w:hanging="400"/>
      </w:pPr>
      <w:rPr>
        <w:rFonts w:ascii="Wingdings" w:hAnsi="Wingdings" w:hint="default"/>
      </w:rPr>
    </w:lvl>
    <w:lvl w:ilvl="5" w:tplc="04090005" w:tentative="1">
      <w:start w:val="1"/>
      <w:numFmt w:val="bullet"/>
      <w:lvlText w:val=""/>
      <w:lvlJc w:val="left"/>
      <w:pPr>
        <w:ind w:left="2505" w:hanging="400"/>
      </w:pPr>
      <w:rPr>
        <w:rFonts w:ascii="Wingdings" w:hAnsi="Wingdings" w:hint="default"/>
      </w:rPr>
    </w:lvl>
    <w:lvl w:ilvl="6" w:tplc="04090001" w:tentative="1">
      <w:start w:val="1"/>
      <w:numFmt w:val="bullet"/>
      <w:lvlText w:val=""/>
      <w:lvlJc w:val="left"/>
      <w:pPr>
        <w:ind w:left="2905" w:hanging="400"/>
      </w:pPr>
      <w:rPr>
        <w:rFonts w:ascii="Wingdings" w:hAnsi="Wingdings" w:hint="default"/>
      </w:rPr>
    </w:lvl>
    <w:lvl w:ilvl="7" w:tplc="04090003" w:tentative="1">
      <w:start w:val="1"/>
      <w:numFmt w:val="bullet"/>
      <w:lvlText w:val=""/>
      <w:lvlJc w:val="left"/>
      <w:pPr>
        <w:ind w:left="3305" w:hanging="400"/>
      </w:pPr>
      <w:rPr>
        <w:rFonts w:ascii="Wingdings" w:hAnsi="Wingdings" w:hint="default"/>
      </w:rPr>
    </w:lvl>
    <w:lvl w:ilvl="8" w:tplc="04090005" w:tentative="1">
      <w:start w:val="1"/>
      <w:numFmt w:val="bullet"/>
      <w:lvlText w:val=""/>
      <w:lvlJc w:val="left"/>
      <w:pPr>
        <w:ind w:left="3705" w:hanging="400"/>
      </w:pPr>
      <w:rPr>
        <w:rFonts w:ascii="Wingdings" w:hAnsi="Wingdings" w:hint="default"/>
      </w:rPr>
    </w:lvl>
  </w:abstractNum>
  <w:abstractNum w:abstractNumId="9" w15:restartNumberingAfterBreak="0">
    <w:nsid w:val="502E46F5"/>
    <w:multiLevelType w:val="hybridMultilevel"/>
    <w:tmpl w:val="2034E4E2"/>
    <w:lvl w:ilvl="0" w:tplc="79C4EFAC">
      <w:numFmt w:val="bullet"/>
      <w:lvlText w:val="-"/>
      <w:lvlJc w:val="left"/>
      <w:pPr>
        <w:ind w:left="1320" w:hanging="360"/>
      </w:pPr>
      <w:rPr>
        <w:rFonts w:ascii="맑은 고딕" w:eastAsia="맑은 고딕" w:hAnsi="맑은 고딕" w:cstheme="minorBidi" w:hint="eastAsia"/>
      </w:rPr>
    </w:lvl>
    <w:lvl w:ilvl="1" w:tplc="04090003" w:tentative="1">
      <w:start w:val="1"/>
      <w:numFmt w:val="bullet"/>
      <w:lvlText w:val=""/>
      <w:lvlJc w:val="left"/>
      <w:pPr>
        <w:ind w:left="1840" w:hanging="440"/>
      </w:pPr>
      <w:rPr>
        <w:rFonts w:ascii="Wingdings" w:hAnsi="Wingdings" w:hint="default"/>
      </w:rPr>
    </w:lvl>
    <w:lvl w:ilvl="2" w:tplc="04090005" w:tentative="1">
      <w:start w:val="1"/>
      <w:numFmt w:val="bullet"/>
      <w:lvlText w:val=""/>
      <w:lvlJc w:val="left"/>
      <w:pPr>
        <w:ind w:left="2280" w:hanging="440"/>
      </w:pPr>
      <w:rPr>
        <w:rFonts w:ascii="Wingdings" w:hAnsi="Wingdings" w:hint="default"/>
      </w:rPr>
    </w:lvl>
    <w:lvl w:ilvl="3" w:tplc="04090001" w:tentative="1">
      <w:start w:val="1"/>
      <w:numFmt w:val="bullet"/>
      <w:lvlText w:val=""/>
      <w:lvlJc w:val="left"/>
      <w:pPr>
        <w:ind w:left="2720" w:hanging="440"/>
      </w:pPr>
      <w:rPr>
        <w:rFonts w:ascii="Wingdings" w:hAnsi="Wingdings" w:hint="default"/>
      </w:rPr>
    </w:lvl>
    <w:lvl w:ilvl="4" w:tplc="04090003" w:tentative="1">
      <w:start w:val="1"/>
      <w:numFmt w:val="bullet"/>
      <w:lvlText w:val=""/>
      <w:lvlJc w:val="left"/>
      <w:pPr>
        <w:ind w:left="3160" w:hanging="440"/>
      </w:pPr>
      <w:rPr>
        <w:rFonts w:ascii="Wingdings" w:hAnsi="Wingdings" w:hint="default"/>
      </w:rPr>
    </w:lvl>
    <w:lvl w:ilvl="5" w:tplc="04090005" w:tentative="1">
      <w:start w:val="1"/>
      <w:numFmt w:val="bullet"/>
      <w:lvlText w:val=""/>
      <w:lvlJc w:val="left"/>
      <w:pPr>
        <w:ind w:left="3600" w:hanging="440"/>
      </w:pPr>
      <w:rPr>
        <w:rFonts w:ascii="Wingdings" w:hAnsi="Wingdings" w:hint="default"/>
      </w:rPr>
    </w:lvl>
    <w:lvl w:ilvl="6" w:tplc="04090001" w:tentative="1">
      <w:start w:val="1"/>
      <w:numFmt w:val="bullet"/>
      <w:lvlText w:val=""/>
      <w:lvlJc w:val="left"/>
      <w:pPr>
        <w:ind w:left="4040" w:hanging="440"/>
      </w:pPr>
      <w:rPr>
        <w:rFonts w:ascii="Wingdings" w:hAnsi="Wingdings" w:hint="default"/>
      </w:rPr>
    </w:lvl>
    <w:lvl w:ilvl="7" w:tplc="04090003" w:tentative="1">
      <w:start w:val="1"/>
      <w:numFmt w:val="bullet"/>
      <w:lvlText w:val=""/>
      <w:lvlJc w:val="left"/>
      <w:pPr>
        <w:ind w:left="4480" w:hanging="440"/>
      </w:pPr>
      <w:rPr>
        <w:rFonts w:ascii="Wingdings" w:hAnsi="Wingdings" w:hint="default"/>
      </w:rPr>
    </w:lvl>
    <w:lvl w:ilvl="8" w:tplc="04090005" w:tentative="1">
      <w:start w:val="1"/>
      <w:numFmt w:val="bullet"/>
      <w:lvlText w:val=""/>
      <w:lvlJc w:val="left"/>
      <w:pPr>
        <w:ind w:left="4920" w:hanging="440"/>
      </w:pPr>
      <w:rPr>
        <w:rFonts w:ascii="Wingdings" w:hAnsi="Wingdings" w:hint="default"/>
      </w:rPr>
    </w:lvl>
  </w:abstractNum>
  <w:abstractNum w:abstractNumId="10" w15:restartNumberingAfterBreak="0">
    <w:nsid w:val="52C76942"/>
    <w:multiLevelType w:val="hybridMultilevel"/>
    <w:tmpl w:val="A9CEB496"/>
    <w:lvl w:ilvl="0" w:tplc="EEAE519E">
      <w:start w:val="3"/>
      <w:numFmt w:val="bullet"/>
      <w:lvlText w:val="※"/>
      <w:lvlJc w:val="left"/>
      <w:pPr>
        <w:ind w:left="785" w:hanging="360"/>
      </w:pPr>
      <w:rPr>
        <w:rFonts w:ascii="맑은 고딕" w:eastAsia="맑은 고딕" w:hAnsi="맑은 고딕" w:cstheme="minorBidi" w:hint="eastAsia"/>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11" w15:restartNumberingAfterBreak="0">
    <w:nsid w:val="55531E56"/>
    <w:multiLevelType w:val="hybridMultilevel"/>
    <w:tmpl w:val="EE886532"/>
    <w:lvl w:ilvl="0" w:tplc="334A020C">
      <w:start w:val="8"/>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566526B1"/>
    <w:multiLevelType w:val="hybridMultilevel"/>
    <w:tmpl w:val="CD96A148"/>
    <w:lvl w:ilvl="0" w:tplc="1286118E">
      <w:start w:val="1"/>
      <w:numFmt w:val="ganada"/>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7BF01EC"/>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5AD55BDB"/>
    <w:multiLevelType w:val="hybridMultilevel"/>
    <w:tmpl w:val="4A700BFA"/>
    <w:lvl w:ilvl="0" w:tplc="8BAE1600">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6B4B5B80"/>
    <w:multiLevelType w:val="hybridMultilevel"/>
    <w:tmpl w:val="95042100"/>
    <w:lvl w:ilvl="0" w:tplc="00D411A6">
      <w:start w:val="1"/>
      <w:numFmt w:val="bullet"/>
      <w:lvlText w:val="-"/>
      <w:lvlJc w:val="left"/>
      <w:pPr>
        <w:ind w:left="465" w:hanging="360"/>
      </w:pPr>
      <w:rPr>
        <w:rFonts w:ascii="맑은 고딕" w:eastAsia="맑은 고딕" w:hAnsi="맑은 고딕" w:cstheme="minorBidi" w:hint="eastAsia"/>
      </w:rPr>
    </w:lvl>
    <w:lvl w:ilvl="1" w:tplc="04090003" w:tentative="1">
      <w:start w:val="1"/>
      <w:numFmt w:val="bullet"/>
      <w:lvlText w:val=""/>
      <w:lvlJc w:val="left"/>
      <w:pPr>
        <w:ind w:left="905" w:hanging="400"/>
      </w:pPr>
      <w:rPr>
        <w:rFonts w:ascii="Wingdings" w:hAnsi="Wingdings" w:hint="default"/>
      </w:rPr>
    </w:lvl>
    <w:lvl w:ilvl="2" w:tplc="04090005" w:tentative="1">
      <w:start w:val="1"/>
      <w:numFmt w:val="bullet"/>
      <w:lvlText w:val=""/>
      <w:lvlJc w:val="left"/>
      <w:pPr>
        <w:ind w:left="1305" w:hanging="400"/>
      </w:pPr>
      <w:rPr>
        <w:rFonts w:ascii="Wingdings" w:hAnsi="Wingdings" w:hint="default"/>
      </w:rPr>
    </w:lvl>
    <w:lvl w:ilvl="3" w:tplc="04090001" w:tentative="1">
      <w:start w:val="1"/>
      <w:numFmt w:val="bullet"/>
      <w:lvlText w:val=""/>
      <w:lvlJc w:val="left"/>
      <w:pPr>
        <w:ind w:left="1705" w:hanging="400"/>
      </w:pPr>
      <w:rPr>
        <w:rFonts w:ascii="Wingdings" w:hAnsi="Wingdings" w:hint="default"/>
      </w:rPr>
    </w:lvl>
    <w:lvl w:ilvl="4" w:tplc="04090003" w:tentative="1">
      <w:start w:val="1"/>
      <w:numFmt w:val="bullet"/>
      <w:lvlText w:val=""/>
      <w:lvlJc w:val="left"/>
      <w:pPr>
        <w:ind w:left="2105" w:hanging="400"/>
      </w:pPr>
      <w:rPr>
        <w:rFonts w:ascii="Wingdings" w:hAnsi="Wingdings" w:hint="default"/>
      </w:rPr>
    </w:lvl>
    <w:lvl w:ilvl="5" w:tplc="04090005" w:tentative="1">
      <w:start w:val="1"/>
      <w:numFmt w:val="bullet"/>
      <w:lvlText w:val=""/>
      <w:lvlJc w:val="left"/>
      <w:pPr>
        <w:ind w:left="2505" w:hanging="400"/>
      </w:pPr>
      <w:rPr>
        <w:rFonts w:ascii="Wingdings" w:hAnsi="Wingdings" w:hint="default"/>
      </w:rPr>
    </w:lvl>
    <w:lvl w:ilvl="6" w:tplc="04090001" w:tentative="1">
      <w:start w:val="1"/>
      <w:numFmt w:val="bullet"/>
      <w:lvlText w:val=""/>
      <w:lvlJc w:val="left"/>
      <w:pPr>
        <w:ind w:left="2905" w:hanging="400"/>
      </w:pPr>
      <w:rPr>
        <w:rFonts w:ascii="Wingdings" w:hAnsi="Wingdings" w:hint="default"/>
      </w:rPr>
    </w:lvl>
    <w:lvl w:ilvl="7" w:tplc="04090003" w:tentative="1">
      <w:start w:val="1"/>
      <w:numFmt w:val="bullet"/>
      <w:lvlText w:val=""/>
      <w:lvlJc w:val="left"/>
      <w:pPr>
        <w:ind w:left="3305" w:hanging="400"/>
      </w:pPr>
      <w:rPr>
        <w:rFonts w:ascii="Wingdings" w:hAnsi="Wingdings" w:hint="default"/>
      </w:rPr>
    </w:lvl>
    <w:lvl w:ilvl="8" w:tplc="04090005" w:tentative="1">
      <w:start w:val="1"/>
      <w:numFmt w:val="bullet"/>
      <w:lvlText w:val=""/>
      <w:lvlJc w:val="left"/>
      <w:pPr>
        <w:ind w:left="3705" w:hanging="400"/>
      </w:pPr>
      <w:rPr>
        <w:rFonts w:ascii="Wingdings" w:hAnsi="Wingdings" w:hint="default"/>
      </w:rPr>
    </w:lvl>
  </w:abstractNum>
  <w:abstractNum w:abstractNumId="16"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17" w15:restartNumberingAfterBreak="0">
    <w:nsid w:val="71EF38E4"/>
    <w:multiLevelType w:val="multilevel"/>
    <w:tmpl w:val="0409001F"/>
    <w:numStyleLink w:val="1"/>
  </w:abstractNum>
  <w:abstractNum w:abstractNumId="18" w15:restartNumberingAfterBreak="0">
    <w:nsid w:val="74996C59"/>
    <w:multiLevelType w:val="hybridMultilevel"/>
    <w:tmpl w:val="D5E65C02"/>
    <w:lvl w:ilvl="0" w:tplc="4FA02356">
      <w:start w:val="7"/>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7BD1562A"/>
    <w:multiLevelType w:val="hybridMultilevel"/>
    <w:tmpl w:val="E54C1FDC"/>
    <w:lvl w:ilvl="0" w:tplc="F13E7F6E">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057000888">
    <w:abstractNumId w:val="7"/>
  </w:num>
  <w:num w:numId="2" w16cid:durableId="1520776345">
    <w:abstractNumId w:val="0"/>
  </w:num>
  <w:num w:numId="3" w16cid:durableId="115753912">
    <w:abstractNumId w:val="5"/>
  </w:num>
  <w:num w:numId="4" w16cid:durableId="237442384">
    <w:abstractNumId w:val="17"/>
  </w:num>
  <w:num w:numId="5" w16cid:durableId="2103602015">
    <w:abstractNumId w:val="1"/>
  </w:num>
  <w:num w:numId="6" w16cid:durableId="133302">
    <w:abstractNumId w:val="16"/>
  </w:num>
  <w:num w:numId="7" w16cid:durableId="1963996955">
    <w:abstractNumId w:val="2"/>
  </w:num>
  <w:num w:numId="8" w16cid:durableId="1461341744">
    <w:abstractNumId w:val="13"/>
  </w:num>
  <w:num w:numId="9" w16cid:durableId="826555177">
    <w:abstractNumId w:val="8"/>
  </w:num>
  <w:num w:numId="10" w16cid:durableId="63182588">
    <w:abstractNumId w:val="19"/>
  </w:num>
  <w:num w:numId="11" w16cid:durableId="426002509">
    <w:abstractNumId w:val="15"/>
  </w:num>
  <w:num w:numId="12" w16cid:durableId="1015232057">
    <w:abstractNumId w:val="11"/>
  </w:num>
  <w:num w:numId="13" w16cid:durableId="693073099">
    <w:abstractNumId w:val="4"/>
  </w:num>
  <w:num w:numId="14" w16cid:durableId="1244948989">
    <w:abstractNumId w:val="18"/>
  </w:num>
  <w:num w:numId="15" w16cid:durableId="836455202">
    <w:abstractNumId w:val="12"/>
  </w:num>
  <w:num w:numId="16" w16cid:durableId="1699699750">
    <w:abstractNumId w:val="3"/>
  </w:num>
  <w:num w:numId="17" w16cid:durableId="901603100">
    <w:abstractNumId w:val="6"/>
  </w:num>
  <w:num w:numId="18" w16cid:durableId="1287200768">
    <w:abstractNumId w:val="14"/>
  </w:num>
  <w:num w:numId="19" w16cid:durableId="1957903867">
    <w:abstractNumId w:val="10"/>
  </w:num>
  <w:num w:numId="20" w16cid:durableId="75165864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A6"/>
    <w:rsid w:val="000139C2"/>
    <w:rsid w:val="00013E1D"/>
    <w:rsid w:val="00053E22"/>
    <w:rsid w:val="00056821"/>
    <w:rsid w:val="00066F8D"/>
    <w:rsid w:val="00071532"/>
    <w:rsid w:val="00071CF7"/>
    <w:rsid w:val="00076604"/>
    <w:rsid w:val="0009077B"/>
    <w:rsid w:val="000D1F16"/>
    <w:rsid w:val="000E213A"/>
    <w:rsid w:val="000E30B0"/>
    <w:rsid w:val="000E398D"/>
    <w:rsid w:val="000E7AB5"/>
    <w:rsid w:val="000F2968"/>
    <w:rsid w:val="00110D5D"/>
    <w:rsid w:val="00115637"/>
    <w:rsid w:val="00131520"/>
    <w:rsid w:val="001316EF"/>
    <w:rsid w:val="00131B42"/>
    <w:rsid w:val="00133409"/>
    <w:rsid w:val="00184CC3"/>
    <w:rsid w:val="001B1355"/>
    <w:rsid w:val="001B451F"/>
    <w:rsid w:val="001D788C"/>
    <w:rsid w:val="001E1804"/>
    <w:rsid w:val="001F2E86"/>
    <w:rsid w:val="00210154"/>
    <w:rsid w:val="0021131A"/>
    <w:rsid w:val="002134EA"/>
    <w:rsid w:val="00233C95"/>
    <w:rsid w:val="00234444"/>
    <w:rsid w:val="00242E6F"/>
    <w:rsid w:val="0024589F"/>
    <w:rsid w:val="00254D3C"/>
    <w:rsid w:val="00261D9C"/>
    <w:rsid w:val="00265087"/>
    <w:rsid w:val="00266E04"/>
    <w:rsid w:val="002776DF"/>
    <w:rsid w:val="002A3692"/>
    <w:rsid w:val="002A7D2A"/>
    <w:rsid w:val="002B29AD"/>
    <w:rsid w:val="002B7B95"/>
    <w:rsid w:val="002D02C4"/>
    <w:rsid w:val="002D6333"/>
    <w:rsid w:val="002E5195"/>
    <w:rsid w:val="002E6031"/>
    <w:rsid w:val="003163DD"/>
    <w:rsid w:val="00316801"/>
    <w:rsid w:val="003304B0"/>
    <w:rsid w:val="003325E9"/>
    <w:rsid w:val="00346163"/>
    <w:rsid w:val="00360096"/>
    <w:rsid w:val="00366D61"/>
    <w:rsid w:val="003A706B"/>
    <w:rsid w:val="003D148E"/>
    <w:rsid w:val="003D56D0"/>
    <w:rsid w:val="003E6F2B"/>
    <w:rsid w:val="003F2F31"/>
    <w:rsid w:val="003F4B37"/>
    <w:rsid w:val="003F7197"/>
    <w:rsid w:val="00405E81"/>
    <w:rsid w:val="00407B2B"/>
    <w:rsid w:val="00414026"/>
    <w:rsid w:val="00424DC9"/>
    <w:rsid w:val="00427ACB"/>
    <w:rsid w:val="0044074A"/>
    <w:rsid w:val="00450F5E"/>
    <w:rsid w:val="00451C52"/>
    <w:rsid w:val="0046679E"/>
    <w:rsid w:val="00470668"/>
    <w:rsid w:val="0047792A"/>
    <w:rsid w:val="00480AB6"/>
    <w:rsid w:val="00481482"/>
    <w:rsid w:val="00491AF1"/>
    <w:rsid w:val="00497583"/>
    <w:rsid w:val="004A5851"/>
    <w:rsid w:val="004B166B"/>
    <w:rsid w:val="004B1835"/>
    <w:rsid w:val="004B1E75"/>
    <w:rsid w:val="004B6089"/>
    <w:rsid w:val="004C1FEA"/>
    <w:rsid w:val="005024CA"/>
    <w:rsid w:val="00506942"/>
    <w:rsid w:val="0051690D"/>
    <w:rsid w:val="005251C0"/>
    <w:rsid w:val="005453DA"/>
    <w:rsid w:val="00547AA3"/>
    <w:rsid w:val="005519CA"/>
    <w:rsid w:val="00557118"/>
    <w:rsid w:val="0057251A"/>
    <w:rsid w:val="005725FB"/>
    <w:rsid w:val="00575BE1"/>
    <w:rsid w:val="005B594F"/>
    <w:rsid w:val="005C1F5F"/>
    <w:rsid w:val="005C513A"/>
    <w:rsid w:val="005D0F26"/>
    <w:rsid w:val="005F1BA3"/>
    <w:rsid w:val="0060421C"/>
    <w:rsid w:val="00611714"/>
    <w:rsid w:val="00627402"/>
    <w:rsid w:val="006346C3"/>
    <w:rsid w:val="006404F7"/>
    <w:rsid w:val="00643B50"/>
    <w:rsid w:val="006457C0"/>
    <w:rsid w:val="0064772C"/>
    <w:rsid w:val="0065697C"/>
    <w:rsid w:val="0065764D"/>
    <w:rsid w:val="006632E7"/>
    <w:rsid w:val="00665806"/>
    <w:rsid w:val="00670A86"/>
    <w:rsid w:val="006745D0"/>
    <w:rsid w:val="00682935"/>
    <w:rsid w:val="006A229E"/>
    <w:rsid w:val="006A309D"/>
    <w:rsid w:val="006B13C1"/>
    <w:rsid w:val="006B336A"/>
    <w:rsid w:val="006C39C7"/>
    <w:rsid w:val="006D116F"/>
    <w:rsid w:val="006D13DB"/>
    <w:rsid w:val="006D1BCE"/>
    <w:rsid w:val="006D329B"/>
    <w:rsid w:val="006E791C"/>
    <w:rsid w:val="006F1200"/>
    <w:rsid w:val="006F1544"/>
    <w:rsid w:val="006F236D"/>
    <w:rsid w:val="006F6CE7"/>
    <w:rsid w:val="006F7393"/>
    <w:rsid w:val="00701C18"/>
    <w:rsid w:val="00704CE2"/>
    <w:rsid w:val="00712BC9"/>
    <w:rsid w:val="00724428"/>
    <w:rsid w:val="00746EA4"/>
    <w:rsid w:val="00772BC4"/>
    <w:rsid w:val="00772D9E"/>
    <w:rsid w:val="00773222"/>
    <w:rsid w:val="007751A5"/>
    <w:rsid w:val="00775AC4"/>
    <w:rsid w:val="00784201"/>
    <w:rsid w:val="00784A78"/>
    <w:rsid w:val="007874AF"/>
    <w:rsid w:val="007A1D60"/>
    <w:rsid w:val="007C3D78"/>
    <w:rsid w:val="007E5CD7"/>
    <w:rsid w:val="007F13FB"/>
    <w:rsid w:val="008042F9"/>
    <w:rsid w:val="00822888"/>
    <w:rsid w:val="008232CA"/>
    <w:rsid w:val="008257EA"/>
    <w:rsid w:val="008333FB"/>
    <w:rsid w:val="00837185"/>
    <w:rsid w:val="008476C1"/>
    <w:rsid w:val="00851E95"/>
    <w:rsid w:val="00852488"/>
    <w:rsid w:val="008543CE"/>
    <w:rsid w:val="0087330E"/>
    <w:rsid w:val="00874FD3"/>
    <w:rsid w:val="0088476F"/>
    <w:rsid w:val="00894BD0"/>
    <w:rsid w:val="0089796C"/>
    <w:rsid w:val="008A1E88"/>
    <w:rsid w:val="008A5C15"/>
    <w:rsid w:val="008A7CF1"/>
    <w:rsid w:val="008B54A5"/>
    <w:rsid w:val="008C74B8"/>
    <w:rsid w:val="008E37B6"/>
    <w:rsid w:val="008F15BF"/>
    <w:rsid w:val="008F5571"/>
    <w:rsid w:val="008F6EB5"/>
    <w:rsid w:val="00905CF4"/>
    <w:rsid w:val="0091637C"/>
    <w:rsid w:val="00921AC7"/>
    <w:rsid w:val="0092333C"/>
    <w:rsid w:val="00932D42"/>
    <w:rsid w:val="00937307"/>
    <w:rsid w:val="0094604B"/>
    <w:rsid w:val="0094738B"/>
    <w:rsid w:val="00951BDC"/>
    <w:rsid w:val="009649BF"/>
    <w:rsid w:val="00972E62"/>
    <w:rsid w:val="009756F2"/>
    <w:rsid w:val="009838C1"/>
    <w:rsid w:val="009867CF"/>
    <w:rsid w:val="00992B88"/>
    <w:rsid w:val="0099411C"/>
    <w:rsid w:val="009941A6"/>
    <w:rsid w:val="009B346F"/>
    <w:rsid w:val="009B4E45"/>
    <w:rsid w:val="009C01F0"/>
    <w:rsid w:val="009D26B5"/>
    <w:rsid w:val="00A07AD0"/>
    <w:rsid w:val="00A10C3D"/>
    <w:rsid w:val="00A10F60"/>
    <w:rsid w:val="00A1550B"/>
    <w:rsid w:val="00A166B2"/>
    <w:rsid w:val="00A3680A"/>
    <w:rsid w:val="00A44A10"/>
    <w:rsid w:val="00A46140"/>
    <w:rsid w:val="00A564E5"/>
    <w:rsid w:val="00A74075"/>
    <w:rsid w:val="00AB1C5D"/>
    <w:rsid w:val="00AB4DF7"/>
    <w:rsid w:val="00AB5B9C"/>
    <w:rsid w:val="00AD4B01"/>
    <w:rsid w:val="00AF047B"/>
    <w:rsid w:val="00AF41AE"/>
    <w:rsid w:val="00AF4D17"/>
    <w:rsid w:val="00AF5847"/>
    <w:rsid w:val="00B05E67"/>
    <w:rsid w:val="00B13356"/>
    <w:rsid w:val="00B46AE0"/>
    <w:rsid w:val="00B638A9"/>
    <w:rsid w:val="00B67227"/>
    <w:rsid w:val="00B741FA"/>
    <w:rsid w:val="00B93F2E"/>
    <w:rsid w:val="00BB2DC2"/>
    <w:rsid w:val="00BB7447"/>
    <w:rsid w:val="00BC3703"/>
    <w:rsid w:val="00BD0BF0"/>
    <w:rsid w:val="00BE3A60"/>
    <w:rsid w:val="00BF13D5"/>
    <w:rsid w:val="00BF35AD"/>
    <w:rsid w:val="00C02C70"/>
    <w:rsid w:val="00C05119"/>
    <w:rsid w:val="00C2633B"/>
    <w:rsid w:val="00C41441"/>
    <w:rsid w:val="00C46AA2"/>
    <w:rsid w:val="00C55BD5"/>
    <w:rsid w:val="00C646CC"/>
    <w:rsid w:val="00C71FF3"/>
    <w:rsid w:val="00C75020"/>
    <w:rsid w:val="00C85925"/>
    <w:rsid w:val="00C93541"/>
    <w:rsid w:val="00C97B66"/>
    <w:rsid w:val="00CA1669"/>
    <w:rsid w:val="00CB6A07"/>
    <w:rsid w:val="00CB7E99"/>
    <w:rsid w:val="00CD39D7"/>
    <w:rsid w:val="00CD487A"/>
    <w:rsid w:val="00CD6B5E"/>
    <w:rsid w:val="00CE2224"/>
    <w:rsid w:val="00CF4B6C"/>
    <w:rsid w:val="00D00C4A"/>
    <w:rsid w:val="00D028A2"/>
    <w:rsid w:val="00D17507"/>
    <w:rsid w:val="00D2266C"/>
    <w:rsid w:val="00D250E0"/>
    <w:rsid w:val="00D256EE"/>
    <w:rsid w:val="00D65EB6"/>
    <w:rsid w:val="00D66A59"/>
    <w:rsid w:val="00D719F9"/>
    <w:rsid w:val="00D72CBE"/>
    <w:rsid w:val="00D75F8E"/>
    <w:rsid w:val="00D82260"/>
    <w:rsid w:val="00D97490"/>
    <w:rsid w:val="00DA4A77"/>
    <w:rsid w:val="00DC253D"/>
    <w:rsid w:val="00DC594B"/>
    <w:rsid w:val="00DD5014"/>
    <w:rsid w:val="00DE2049"/>
    <w:rsid w:val="00DE70E0"/>
    <w:rsid w:val="00DF287D"/>
    <w:rsid w:val="00DF57C9"/>
    <w:rsid w:val="00E209BF"/>
    <w:rsid w:val="00E25048"/>
    <w:rsid w:val="00E264C3"/>
    <w:rsid w:val="00E3311D"/>
    <w:rsid w:val="00E524E1"/>
    <w:rsid w:val="00E53A87"/>
    <w:rsid w:val="00E5414C"/>
    <w:rsid w:val="00E67ED1"/>
    <w:rsid w:val="00E838D2"/>
    <w:rsid w:val="00E84D31"/>
    <w:rsid w:val="00E84F78"/>
    <w:rsid w:val="00E85337"/>
    <w:rsid w:val="00E91E78"/>
    <w:rsid w:val="00E92008"/>
    <w:rsid w:val="00E976DD"/>
    <w:rsid w:val="00EA11E5"/>
    <w:rsid w:val="00EA66F4"/>
    <w:rsid w:val="00EB347C"/>
    <w:rsid w:val="00EC1B78"/>
    <w:rsid w:val="00ED433B"/>
    <w:rsid w:val="00EE13A7"/>
    <w:rsid w:val="00F00CBA"/>
    <w:rsid w:val="00F21B5D"/>
    <w:rsid w:val="00F26CE9"/>
    <w:rsid w:val="00F31E23"/>
    <w:rsid w:val="00F37F60"/>
    <w:rsid w:val="00F426CE"/>
    <w:rsid w:val="00F42EAC"/>
    <w:rsid w:val="00F43B3E"/>
    <w:rsid w:val="00F47D22"/>
    <w:rsid w:val="00F51A77"/>
    <w:rsid w:val="00F53D95"/>
    <w:rsid w:val="00F53EA4"/>
    <w:rsid w:val="00F6447C"/>
    <w:rsid w:val="00F87BC8"/>
    <w:rsid w:val="00F91A62"/>
    <w:rsid w:val="00F92416"/>
    <w:rsid w:val="00FC0A18"/>
    <w:rsid w:val="00FC5F80"/>
    <w:rsid w:val="00FD1F88"/>
    <w:rsid w:val="00FD39D0"/>
    <w:rsid w:val="00FD5790"/>
    <w:rsid w:val="00FD5B5D"/>
    <w:rsid w:val="00FD76D1"/>
    <w:rsid w:val="00FE08DF"/>
    <w:rsid w:val="00FE51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83E8C"/>
  <w15:chartTrackingRefBased/>
  <w15:docId w15:val="{4A899B1C-EB5B-4DD6-BFC2-D9C3E1C8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24589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4589F"/>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84D31"/>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unhideWhenUsed/>
    <w:qFormat/>
    <w:rsid w:val="00AB5B9C"/>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25E9"/>
    <w:pPr>
      <w:tabs>
        <w:tab w:val="center" w:pos="4513"/>
        <w:tab w:val="right" w:pos="9026"/>
      </w:tabs>
      <w:snapToGrid w:val="0"/>
    </w:pPr>
  </w:style>
  <w:style w:type="character" w:customStyle="1" w:styleId="Char">
    <w:name w:val="머리글 Char"/>
    <w:basedOn w:val="a0"/>
    <w:link w:val="a3"/>
    <w:uiPriority w:val="99"/>
    <w:rsid w:val="003325E9"/>
  </w:style>
  <w:style w:type="paragraph" w:styleId="a4">
    <w:name w:val="footer"/>
    <w:basedOn w:val="a"/>
    <w:link w:val="Char0"/>
    <w:uiPriority w:val="99"/>
    <w:unhideWhenUsed/>
    <w:rsid w:val="003325E9"/>
    <w:pPr>
      <w:tabs>
        <w:tab w:val="center" w:pos="4513"/>
        <w:tab w:val="right" w:pos="9026"/>
      </w:tabs>
      <w:snapToGrid w:val="0"/>
    </w:pPr>
  </w:style>
  <w:style w:type="character" w:customStyle="1" w:styleId="Char0">
    <w:name w:val="바닥글 Char"/>
    <w:basedOn w:val="a0"/>
    <w:link w:val="a4"/>
    <w:uiPriority w:val="99"/>
    <w:rsid w:val="003325E9"/>
  </w:style>
  <w:style w:type="table" w:styleId="a5">
    <w:name w:val="Table Grid"/>
    <w:basedOn w:val="a1"/>
    <w:uiPriority w:val="59"/>
    <w:rsid w:val="0033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3325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3325E9"/>
    <w:rPr>
      <w:rFonts w:asciiTheme="majorHAnsi" w:eastAsiaTheme="majorEastAsia" w:hAnsiTheme="majorHAnsi" w:cstheme="majorBidi"/>
      <w:sz w:val="18"/>
      <w:szCs w:val="18"/>
    </w:rPr>
  </w:style>
  <w:style w:type="character" w:styleId="a7">
    <w:name w:val="line number"/>
    <w:basedOn w:val="a0"/>
    <w:uiPriority w:val="99"/>
    <w:semiHidden/>
    <w:unhideWhenUsed/>
    <w:rsid w:val="00EC1B78"/>
  </w:style>
  <w:style w:type="paragraph" w:styleId="a8">
    <w:name w:val="List Paragraph"/>
    <w:basedOn w:val="a"/>
    <w:uiPriority w:val="34"/>
    <w:qFormat/>
    <w:rsid w:val="00366D61"/>
    <w:pPr>
      <w:ind w:leftChars="400" w:left="800"/>
    </w:pPr>
  </w:style>
  <w:style w:type="table" w:customStyle="1" w:styleId="11">
    <w:name w:val="표 구분선1"/>
    <w:basedOn w:val="a1"/>
    <w:next w:val="a5"/>
    <w:uiPriority w:val="59"/>
    <w:rsid w:val="005C5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rsid w:val="0091637C"/>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24589F"/>
    <w:rPr>
      <w:rFonts w:asciiTheme="majorHAnsi" w:eastAsiaTheme="majorEastAsia" w:hAnsiTheme="majorHAnsi" w:cstheme="majorBidi"/>
      <w:sz w:val="28"/>
      <w:szCs w:val="28"/>
    </w:rPr>
  </w:style>
  <w:style w:type="numbering" w:customStyle="1" w:styleId="1">
    <w:name w:val="스타일1"/>
    <w:uiPriority w:val="99"/>
    <w:rsid w:val="0024589F"/>
    <w:pPr>
      <w:numPr>
        <w:numId w:val="6"/>
      </w:numPr>
    </w:pPr>
  </w:style>
  <w:style w:type="character" w:customStyle="1" w:styleId="2Char">
    <w:name w:val="제목 2 Char"/>
    <w:basedOn w:val="a0"/>
    <w:link w:val="2"/>
    <w:uiPriority w:val="9"/>
    <w:rsid w:val="0024589F"/>
    <w:rPr>
      <w:rFonts w:asciiTheme="majorHAnsi" w:eastAsiaTheme="majorEastAsia" w:hAnsiTheme="majorHAnsi" w:cstheme="majorBidi"/>
    </w:rPr>
  </w:style>
  <w:style w:type="character" w:customStyle="1" w:styleId="3Char">
    <w:name w:val="제목 3 Char"/>
    <w:basedOn w:val="a0"/>
    <w:link w:val="3"/>
    <w:uiPriority w:val="9"/>
    <w:rsid w:val="00E84D31"/>
    <w:rPr>
      <w:rFonts w:asciiTheme="majorHAnsi" w:eastAsiaTheme="majorEastAsia" w:hAnsiTheme="majorHAnsi" w:cstheme="majorBidi"/>
    </w:rPr>
  </w:style>
  <w:style w:type="paragraph" w:styleId="TOC">
    <w:name w:val="TOC Heading"/>
    <w:basedOn w:val="10"/>
    <w:next w:val="a"/>
    <w:uiPriority w:val="39"/>
    <w:unhideWhenUsed/>
    <w:qFormat/>
    <w:rsid w:val="00C97B66"/>
    <w:pPr>
      <w:keepLines/>
      <w:widowControl/>
      <w:wordWrap/>
      <w:autoSpaceDE/>
      <w:autoSpaceDN/>
      <w:spacing w:before="240" w:after="0"/>
      <w:jc w:val="left"/>
      <w:outlineLvl w:val="9"/>
    </w:pPr>
    <w:rPr>
      <w:color w:val="2F5496" w:themeColor="accent1" w:themeShade="BF"/>
      <w:kern w:val="0"/>
      <w:sz w:val="32"/>
      <w:szCs w:val="32"/>
    </w:rPr>
  </w:style>
  <w:style w:type="paragraph" w:styleId="12">
    <w:name w:val="toc 1"/>
    <w:basedOn w:val="a"/>
    <w:next w:val="a"/>
    <w:autoRedefine/>
    <w:uiPriority w:val="39"/>
    <w:unhideWhenUsed/>
    <w:rsid w:val="00C97B66"/>
    <w:pPr>
      <w:tabs>
        <w:tab w:val="left" w:pos="425"/>
        <w:tab w:val="right" w:leader="dot" w:pos="9628"/>
      </w:tabs>
      <w:spacing w:after="0"/>
    </w:pPr>
  </w:style>
  <w:style w:type="paragraph" w:styleId="20">
    <w:name w:val="toc 2"/>
    <w:basedOn w:val="a"/>
    <w:next w:val="a"/>
    <w:autoRedefine/>
    <w:uiPriority w:val="39"/>
    <w:unhideWhenUsed/>
    <w:rsid w:val="00C97B66"/>
    <w:pPr>
      <w:ind w:leftChars="200" w:left="425"/>
    </w:pPr>
  </w:style>
  <w:style w:type="character" w:styleId="aa">
    <w:name w:val="Hyperlink"/>
    <w:basedOn w:val="a0"/>
    <w:uiPriority w:val="99"/>
    <w:unhideWhenUsed/>
    <w:rsid w:val="00C97B66"/>
    <w:rPr>
      <w:color w:val="0563C1" w:themeColor="hyperlink"/>
      <w:u w:val="single"/>
    </w:rPr>
  </w:style>
  <w:style w:type="paragraph" w:styleId="30">
    <w:name w:val="toc 3"/>
    <w:basedOn w:val="a"/>
    <w:next w:val="a"/>
    <w:autoRedefine/>
    <w:uiPriority w:val="39"/>
    <w:unhideWhenUsed/>
    <w:rsid w:val="00AB5B9C"/>
    <w:pPr>
      <w:widowControl/>
      <w:wordWrap/>
      <w:autoSpaceDE/>
      <w:autoSpaceDN/>
      <w:spacing w:after="100"/>
      <w:ind w:left="440"/>
      <w:jc w:val="left"/>
    </w:pPr>
    <w:rPr>
      <w:rFonts w:cs="Times New Roman"/>
      <w:kern w:val="0"/>
      <w:sz w:val="22"/>
    </w:rPr>
  </w:style>
  <w:style w:type="character" w:customStyle="1" w:styleId="4Char">
    <w:name w:val="제목 4 Char"/>
    <w:basedOn w:val="a0"/>
    <w:link w:val="4"/>
    <w:uiPriority w:val="9"/>
    <w:rsid w:val="00AB5B9C"/>
    <w:rPr>
      <w:b/>
      <w:bCs/>
    </w:rPr>
  </w:style>
  <w:style w:type="character" w:customStyle="1" w:styleId="etc">
    <w:name w:val="etc"/>
    <w:basedOn w:val="a0"/>
    <w:rsid w:val="00F92416"/>
  </w:style>
  <w:style w:type="character" w:styleId="ab">
    <w:name w:val="page number"/>
    <w:basedOn w:val="a0"/>
    <w:rsid w:val="00704CE2"/>
  </w:style>
  <w:style w:type="paragraph" w:styleId="ac">
    <w:name w:val="Revision"/>
    <w:hidden/>
    <w:uiPriority w:val="99"/>
    <w:semiHidden/>
    <w:rsid w:val="00627402"/>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8404">
      <w:bodyDiv w:val="1"/>
      <w:marLeft w:val="0"/>
      <w:marRight w:val="0"/>
      <w:marTop w:val="0"/>
      <w:marBottom w:val="0"/>
      <w:divBdr>
        <w:top w:val="none" w:sz="0" w:space="0" w:color="auto"/>
        <w:left w:val="none" w:sz="0" w:space="0" w:color="auto"/>
        <w:bottom w:val="none" w:sz="0" w:space="0" w:color="auto"/>
        <w:right w:val="none" w:sz="0" w:space="0" w:color="auto"/>
      </w:divBdr>
    </w:div>
    <w:div w:id="192958271">
      <w:bodyDiv w:val="1"/>
      <w:marLeft w:val="0"/>
      <w:marRight w:val="0"/>
      <w:marTop w:val="0"/>
      <w:marBottom w:val="0"/>
      <w:divBdr>
        <w:top w:val="none" w:sz="0" w:space="0" w:color="auto"/>
        <w:left w:val="none" w:sz="0" w:space="0" w:color="auto"/>
        <w:bottom w:val="none" w:sz="0" w:space="0" w:color="auto"/>
        <w:right w:val="none" w:sz="0" w:space="0" w:color="auto"/>
      </w:divBdr>
    </w:div>
    <w:div w:id="223152167">
      <w:bodyDiv w:val="1"/>
      <w:marLeft w:val="0"/>
      <w:marRight w:val="0"/>
      <w:marTop w:val="0"/>
      <w:marBottom w:val="0"/>
      <w:divBdr>
        <w:top w:val="none" w:sz="0" w:space="0" w:color="auto"/>
        <w:left w:val="none" w:sz="0" w:space="0" w:color="auto"/>
        <w:bottom w:val="none" w:sz="0" w:space="0" w:color="auto"/>
        <w:right w:val="none" w:sz="0" w:space="0" w:color="auto"/>
      </w:divBdr>
    </w:div>
    <w:div w:id="972520795">
      <w:bodyDiv w:val="1"/>
      <w:marLeft w:val="0"/>
      <w:marRight w:val="0"/>
      <w:marTop w:val="0"/>
      <w:marBottom w:val="0"/>
      <w:divBdr>
        <w:top w:val="none" w:sz="0" w:space="0" w:color="auto"/>
        <w:left w:val="none" w:sz="0" w:space="0" w:color="auto"/>
        <w:bottom w:val="none" w:sz="0" w:space="0" w:color="auto"/>
        <w:right w:val="none" w:sz="0" w:space="0" w:color="auto"/>
      </w:divBdr>
      <w:divsChild>
        <w:div w:id="2125230026">
          <w:marLeft w:val="0"/>
          <w:marRight w:val="0"/>
          <w:marTop w:val="0"/>
          <w:marBottom w:val="0"/>
          <w:divBdr>
            <w:top w:val="none" w:sz="0" w:space="0" w:color="auto"/>
            <w:left w:val="none" w:sz="0" w:space="0" w:color="auto"/>
            <w:bottom w:val="none" w:sz="0" w:space="0" w:color="auto"/>
            <w:right w:val="none" w:sz="0" w:space="0" w:color="auto"/>
          </w:divBdr>
          <w:divsChild>
            <w:div w:id="1476876674">
              <w:marLeft w:val="0"/>
              <w:marRight w:val="0"/>
              <w:marTop w:val="0"/>
              <w:marBottom w:val="0"/>
              <w:divBdr>
                <w:top w:val="none" w:sz="0" w:space="0" w:color="auto"/>
                <w:left w:val="none" w:sz="0" w:space="0" w:color="auto"/>
                <w:bottom w:val="none" w:sz="0" w:space="0" w:color="auto"/>
                <w:right w:val="none" w:sz="0" w:space="0" w:color="auto"/>
              </w:divBdr>
              <w:divsChild>
                <w:div w:id="908618488">
                  <w:marLeft w:val="0"/>
                  <w:marRight w:val="0"/>
                  <w:marTop w:val="0"/>
                  <w:marBottom w:val="0"/>
                  <w:divBdr>
                    <w:top w:val="none" w:sz="0" w:space="0" w:color="auto"/>
                    <w:left w:val="none" w:sz="0" w:space="0" w:color="auto"/>
                    <w:bottom w:val="none" w:sz="0" w:space="0" w:color="auto"/>
                    <w:right w:val="none" w:sz="0" w:space="0" w:color="auto"/>
                  </w:divBdr>
                  <w:divsChild>
                    <w:div w:id="512644073">
                      <w:marLeft w:val="0"/>
                      <w:marRight w:val="0"/>
                      <w:marTop w:val="0"/>
                      <w:marBottom w:val="0"/>
                      <w:divBdr>
                        <w:top w:val="none" w:sz="0" w:space="0" w:color="auto"/>
                        <w:left w:val="none" w:sz="0" w:space="0" w:color="auto"/>
                        <w:bottom w:val="none" w:sz="0" w:space="0" w:color="auto"/>
                        <w:right w:val="none" w:sz="0" w:space="0" w:color="auto"/>
                      </w:divBdr>
                      <w:divsChild>
                        <w:div w:id="1128745736">
                          <w:marLeft w:val="0"/>
                          <w:marRight w:val="0"/>
                          <w:marTop w:val="0"/>
                          <w:marBottom w:val="0"/>
                          <w:divBdr>
                            <w:top w:val="none" w:sz="0" w:space="0" w:color="auto"/>
                            <w:left w:val="none" w:sz="0" w:space="0" w:color="auto"/>
                            <w:bottom w:val="none" w:sz="0" w:space="0" w:color="auto"/>
                            <w:right w:val="none" w:sz="0" w:space="0" w:color="auto"/>
                          </w:divBdr>
                          <w:divsChild>
                            <w:div w:id="889852144">
                              <w:marLeft w:val="0"/>
                              <w:marRight w:val="0"/>
                              <w:marTop w:val="0"/>
                              <w:marBottom w:val="0"/>
                              <w:divBdr>
                                <w:top w:val="none" w:sz="0" w:space="0" w:color="auto"/>
                                <w:left w:val="none" w:sz="0" w:space="0" w:color="auto"/>
                                <w:bottom w:val="none" w:sz="0" w:space="0" w:color="auto"/>
                                <w:right w:val="none" w:sz="0" w:space="0" w:color="auto"/>
                              </w:divBdr>
                              <w:divsChild>
                                <w:div w:id="930703582">
                                  <w:marLeft w:val="0"/>
                                  <w:marRight w:val="0"/>
                                  <w:marTop w:val="0"/>
                                  <w:marBottom w:val="0"/>
                                  <w:divBdr>
                                    <w:top w:val="none" w:sz="0" w:space="0" w:color="auto"/>
                                    <w:left w:val="none" w:sz="0" w:space="0" w:color="auto"/>
                                    <w:bottom w:val="none" w:sz="0" w:space="0" w:color="auto"/>
                                    <w:right w:val="none" w:sz="0" w:space="0" w:color="auto"/>
                                  </w:divBdr>
                                  <w:divsChild>
                                    <w:div w:id="2077436195">
                                      <w:marLeft w:val="0"/>
                                      <w:marRight w:val="0"/>
                                      <w:marTop w:val="0"/>
                                      <w:marBottom w:val="0"/>
                                      <w:divBdr>
                                        <w:top w:val="none" w:sz="0" w:space="0" w:color="auto"/>
                                        <w:left w:val="none" w:sz="0" w:space="0" w:color="auto"/>
                                        <w:bottom w:val="none" w:sz="0" w:space="0" w:color="auto"/>
                                        <w:right w:val="none" w:sz="0" w:space="0" w:color="auto"/>
                                      </w:divBdr>
                                      <w:divsChild>
                                        <w:div w:id="518349203">
                                          <w:marLeft w:val="0"/>
                                          <w:marRight w:val="0"/>
                                          <w:marTop w:val="0"/>
                                          <w:marBottom w:val="495"/>
                                          <w:divBdr>
                                            <w:top w:val="none" w:sz="0" w:space="0" w:color="auto"/>
                                            <w:left w:val="none" w:sz="0" w:space="0" w:color="auto"/>
                                            <w:bottom w:val="none" w:sz="0" w:space="0" w:color="auto"/>
                                            <w:right w:val="none" w:sz="0" w:space="0" w:color="auto"/>
                                          </w:divBdr>
                                          <w:divsChild>
                                            <w:div w:id="91482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5791929">
      <w:bodyDiv w:val="1"/>
      <w:marLeft w:val="0"/>
      <w:marRight w:val="0"/>
      <w:marTop w:val="0"/>
      <w:marBottom w:val="0"/>
      <w:divBdr>
        <w:top w:val="none" w:sz="0" w:space="0" w:color="auto"/>
        <w:left w:val="none" w:sz="0" w:space="0" w:color="auto"/>
        <w:bottom w:val="none" w:sz="0" w:space="0" w:color="auto"/>
        <w:right w:val="none" w:sz="0" w:space="0" w:color="auto"/>
      </w:divBdr>
    </w:div>
    <w:div w:id="1340700304">
      <w:bodyDiv w:val="1"/>
      <w:marLeft w:val="0"/>
      <w:marRight w:val="0"/>
      <w:marTop w:val="0"/>
      <w:marBottom w:val="0"/>
      <w:divBdr>
        <w:top w:val="none" w:sz="0" w:space="0" w:color="auto"/>
        <w:left w:val="none" w:sz="0" w:space="0" w:color="auto"/>
        <w:bottom w:val="none" w:sz="0" w:space="0" w:color="auto"/>
        <w:right w:val="none" w:sz="0" w:space="0" w:color="auto"/>
      </w:divBdr>
      <w:divsChild>
        <w:div w:id="150946139">
          <w:marLeft w:val="0"/>
          <w:marRight w:val="0"/>
          <w:marTop w:val="0"/>
          <w:marBottom w:val="0"/>
          <w:divBdr>
            <w:top w:val="none" w:sz="0" w:space="0" w:color="auto"/>
            <w:left w:val="none" w:sz="0" w:space="0" w:color="auto"/>
            <w:bottom w:val="none" w:sz="0" w:space="0" w:color="auto"/>
            <w:right w:val="none" w:sz="0" w:space="0" w:color="auto"/>
          </w:divBdr>
          <w:divsChild>
            <w:div w:id="1712535810">
              <w:marLeft w:val="0"/>
              <w:marRight w:val="0"/>
              <w:marTop w:val="0"/>
              <w:marBottom w:val="0"/>
              <w:divBdr>
                <w:top w:val="none" w:sz="0" w:space="0" w:color="auto"/>
                <w:left w:val="none" w:sz="0" w:space="0" w:color="auto"/>
                <w:bottom w:val="none" w:sz="0" w:space="0" w:color="auto"/>
                <w:right w:val="none" w:sz="0" w:space="0" w:color="auto"/>
              </w:divBdr>
              <w:divsChild>
                <w:div w:id="1241451400">
                  <w:marLeft w:val="0"/>
                  <w:marRight w:val="0"/>
                  <w:marTop w:val="0"/>
                  <w:marBottom w:val="0"/>
                  <w:divBdr>
                    <w:top w:val="none" w:sz="0" w:space="0" w:color="auto"/>
                    <w:left w:val="none" w:sz="0" w:space="0" w:color="auto"/>
                    <w:bottom w:val="none" w:sz="0" w:space="0" w:color="auto"/>
                    <w:right w:val="none" w:sz="0" w:space="0" w:color="auto"/>
                  </w:divBdr>
                  <w:divsChild>
                    <w:div w:id="603727947">
                      <w:marLeft w:val="0"/>
                      <w:marRight w:val="0"/>
                      <w:marTop w:val="0"/>
                      <w:marBottom w:val="0"/>
                      <w:divBdr>
                        <w:top w:val="none" w:sz="0" w:space="0" w:color="auto"/>
                        <w:left w:val="none" w:sz="0" w:space="0" w:color="auto"/>
                        <w:bottom w:val="none" w:sz="0" w:space="0" w:color="auto"/>
                        <w:right w:val="none" w:sz="0" w:space="0" w:color="auto"/>
                      </w:divBdr>
                      <w:divsChild>
                        <w:div w:id="754786787">
                          <w:marLeft w:val="0"/>
                          <w:marRight w:val="0"/>
                          <w:marTop w:val="0"/>
                          <w:marBottom w:val="0"/>
                          <w:divBdr>
                            <w:top w:val="none" w:sz="0" w:space="0" w:color="auto"/>
                            <w:left w:val="none" w:sz="0" w:space="0" w:color="auto"/>
                            <w:bottom w:val="none" w:sz="0" w:space="0" w:color="auto"/>
                            <w:right w:val="none" w:sz="0" w:space="0" w:color="auto"/>
                          </w:divBdr>
                          <w:divsChild>
                            <w:div w:id="1452481622">
                              <w:marLeft w:val="0"/>
                              <w:marRight w:val="0"/>
                              <w:marTop w:val="0"/>
                              <w:marBottom w:val="0"/>
                              <w:divBdr>
                                <w:top w:val="none" w:sz="0" w:space="0" w:color="auto"/>
                                <w:left w:val="none" w:sz="0" w:space="0" w:color="auto"/>
                                <w:bottom w:val="none" w:sz="0" w:space="0" w:color="auto"/>
                                <w:right w:val="none" w:sz="0" w:space="0" w:color="auto"/>
                              </w:divBdr>
                              <w:divsChild>
                                <w:div w:id="1925337516">
                                  <w:marLeft w:val="0"/>
                                  <w:marRight w:val="0"/>
                                  <w:marTop w:val="0"/>
                                  <w:marBottom w:val="0"/>
                                  <w:divBdr>
                                    <w:top w:val="none" w:sz="0" w:space="0" w:color="auto"/>
                                    <w:left w:val="none" w:sz="0" w:space="0" w:color="auto"/>
                                    <w:bottom w:val="none" w:sz="0" w:space="0" w:color="auto"/>
                                    <w:right w:val="none" w:sz="0" w:space="0" w:color="auto"/>
                                  </w:divBdr>
                                  <w:divsChild>
                                    <w:div w:id="1095128493">
                                      <w:marLeft w:val="0"/>
                                      <w:marRight w:val="0"/>
                                      <w:marTop w:val="0"/>
                                      <w:marBottom w:val="0"/>
                                      <w:divBdr>
                                        <w:top w:val="none" w:sz="0" w:space="0" w:color="auto"/>
                                        <w:left w:val="none" w:sz="0" w:space="0" w:color="auto"/>
                                        <w:bottom w:val="none" w:sz="0" w:space="0" w:color="auto"/>
                                        <w:right w:val="none" w:sz="0" w:space="0" w:color="auto"/>
                                      </w:divBdr>
                                      <w:divsChild>
                                        <w:div w:id="199392630">
                                          <w:marLeft w:val="0"/>
                                          <w:marRight w:val="0"/>
                                          <w:marTop w:val="0"/>
                                          <w:marBottom w:val="495"/>
                                          <w:divBdr>
                                            <w:top w:val="none" w:sz="0" w:space="0" w:color="auto"/>
                                            <w:left w:val="none" w:sz="0" w:space="0" w:color="auto"/>
                                            <w:bottom w:val="none" w:sz="0" w:space="0" w:color="auto"/>
                                            <w:right w:val="none" w:sz="0" w:space="0" w:color="auto"/>
                                          </w:divBdr>
                                          <w:divsChild>
                                            <w:div w:id="31518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1727459">
      <w:bodyDiv w:val="1"/>
      <w:marLeft w:val="0"/>
      <w:marRight w:val="0"/>
      <w:marTop w:val="0"/>
      <w:marBottom w:val="0"/>
      <w:divBdr>
        <w:top w:val="none" w:sz="0" w:space="0" w:color="auto"/>
        <w:left w:val="none" w:sz="0" w:space="0" w:color="auto"/>
        <w:bottom w:val="none" w:sz="0" w:space="0" w:color="auto"/>
        <w:right w:val="none" w:sz="0" w:space="0" w:color="auto"/>
      </w:divBdr>
    </w:div>
    <w:div w:id="1417484606">
      <w:bodyDiv w:val="1"/>
      <w:marLeft w:val="0"/>
      <w:marRight w:val="0"/>
      <w:marTop w:val="0"/>
      <w:marBottom w:val="0"/>
      <w:divBdr>
        <w:top w:val="none" w:sz="0" w:space="0" w:color="auto"/>
        <w:left w:val="none" w:sz="0" w:space="0" w:color="auto"/>
        <w:bottom w:val="none" w:sz="0" w:space="0" w:color="auto"/>
        <w:right w:val="none" w:sz="0" w:space="0" w:color="auto"/>
      </w:divBdr>
    </w:div>
    <w:div w:id="177277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1740C-8931-4F2E-B340-261774977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1</Pages>
  <Words>1245</Words>
  <Characters>7099</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김은수</cp:lastModifiedBy>
  <cp:revision>1</cp:revision>
  <dcterms:created xsi:type="dcterms:W3CDTF">2026-09-28T05:23:00Z</dcterms:created>
  <dcterms:modified xsi:type="dcterms:W3CDTF">2026-09-28T05:23:00Z</dcterms:modified>
</cp:coreProperties>
</file>