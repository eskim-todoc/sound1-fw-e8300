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4A0B" w14:textId="73D5BF62" w:rsidR="00F21B5D" w:rsidRDefault="00F21B5D" w:rsidP="00B33E32">
      <w:pPr>
        <w:spacing w:after="0" w:line="240" w:lineRule="auto"/>
        <w:rPr>
          <w:b/>
          <w:szCs w:val="20"/>
        </w:rPr>
      </w:pPr>
    </w:p>
    <w:p w14:paraId="6A1C12E0" w14:textId="53AD8D89" w:rsidR="00B33E32" w:rsidRDefault="00B33E32" w:rsidP="00B33E32">
      <w:pPr>
        <w:spacing w:after="0" w:line="240" w:lineRule="auto"/>
        <w:rPr>
          <w:b/>
          <w:szCs w:val="20"/>
        </w:rPr>
      </w:pPr>
    </w:p>
    <w:p w14:paraId="441B9B0F" w14:textId="77777777" w:rsidR="00B33E32" w:rsidRDefault="00B33E32" w:rsidP="00B33E32">
      <w:pPr>
        <w:spacing w:after="0" w:line="240" w:lineRule="auto"/>
        <w:rPr>
          <w:b/>
          <w:szCs w:val="20"/>
        </w:rPr>
      </w:pPr>
    </w:p>
    <w:p w14:paraId="64A658D8" w14:textId="77777777" w:rsidR="00F21B5D" w:rsidRDefault="00F21B5D" w:rsidP="00B33E32">
      <w:pPr>
        <w:spacing w:after="0" w:line="240" w:lineRule="auto"/>
        <w:rPr>
          <w:b/>
          <w:szCs w:val="20"/>
        </w:rPr>
      </w:pPr>
    </w:p>
    <w:p w14:paraId="5CAB2FEF" w14:textId="77777777" w:rsidR="00F21B5D" w:rsidRDefault="00F21B5D" w:rsidP="00B33E32">
      <w:pPr>
        <w:spacing w:after="0" w:line="240" w:lineRule="auto"/>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F21B5D" w14:paraId="6978BC72" w14:textId="77777777" w:rsidTr="0024589F">
        <w:trPr>
          <w:trHeight w:val="1225"/>
          <w:jc w:val="center"/>
        </w:trPr>
        <w:tc>
          <w:tcPr>
            <w:tcW w:w="7599" w:type="dxa"/>
            <w:shd w:val="clear" w:color="auto" w:fill="F2F2F2" w:themeFill="background1" w:themeFillShade="F2"/>
            <w:vAlign w:val="center"/>
          </w:tcPr>
          <w:p w14:paraId="004E17A8" w14:textId="77777777" w:rsidR="007329D8" w:rsidRDefault="006865C0" w:rsidP="00B33E32">
            <w:pPr>
              <w:jc w:val="center"/>
              <w:rPr>
                <w:b/>
                <w:sz w:val="54"/>
                <w:szCs w:val="54"/>
              </w:rPr>
            </w:pPr>
            <w:r>
              <w:rPr>
                <w:rFonts w:hint="eastAsia"/>
                <w:b/>
                <w:sz w:val="54"/>
                <w:szCs w:val="54"/>
              </w:rPr>
              <w:t xml:space="preserve">소프트웨어 </w:t>
            </w:r>
            <w:r w:rsidR="00257778">
              <w:rPr>
                <w:rFonts w:hint="eastAsia"/>
                <w:b/>
                <w:sz w:val="54"/>
                <w:szCs w:val="54"/>
              </w:rPr>
              <w:t>유지보수</w:t>
            </w:r>
            <w:r>
              <w:rPr>
                <w:rFonts w:hint="eastAsia"/>
                <w:b/>
                <w:sz w:val="54"/>
                <w:szCs w:val="54"/>
              </w:rPr>
              <w:t xml:space="preserve"> 계획서</w:t>
            </w:r>
          </w:p>
          <w:p w14:paraId="2E5AB905" w14:textId="4EEE2AA6" w:rsidR="00F21B5D" w:rsidRPr="00D41DDB" w:rsidRDefault="007329D8" w:rsidP="00B33E32">
            <w:pPr>
              <w:jc w:val="center"/>
              <w:rPr>
                <w:b/>
                <w:sz w:val="54"/>
                <w:szCs w:val="54"/>
              </w:rPr>
            </w:pPr>
            <w:r w:rsidRPr="007D50CE">
              <w:rPr>
                <w:rFonts w:hint="eastAsia"/>
                <w:b/>
                <w:sz w:val="40"/>
                <w:szCs w:val="40"/>
              </w:rPr>
              <w:t>(</w:t>
            </w:r>
            <w:del w:id="0" w:author="김은수" w:date="2026-09-28T14:23:00Z" w16du:dateUtc="2026-09-28T05:23:00Z">
              <w:r w:rsidRPr="00F35CE2">
                <w:rPr>
                  <w:b/>
                  <w:sz w:val="40"/>
                  <w:szCs w:val="40"/>
                </w:rPr>
                <w:delText>TD20B</w:delText>
              </w:r>
            </w:del>
            <w:ins w:id="1" w:author="김은수" w:date="2026-09-28T14:23:00Z" w16du:dateUtc="2026-09-28T05:23:00Z">
              <w:r w:rsidRPr="00F35CE2">
                <w:rPr>
                  <w:b/>
                  <w:sz w:val="40"/>
                  <w:szCs w:val="40"/>
                </w:rPr>
                <w:t>TD24A</w:t>
              </w:r>
            </w:ins>
            <w:r w:rsidRPr="00F35CE2">
              <w:rPr>
                <w:b/>
                <w:sz w:val="40"/>
                <w:szCs w:val="40"/>
              </w:rPr>
              <w:t>-A-EXT</w:t>
            </w:r>
            <w:r w:rsidRPr="007D50CE">
              <w:rPr>
                <w:rFonts w:hint="eastAsia"/>
                <w:b/>
                <w:sz w:val="40"/>
                <w:szCs w:val="40"/>
              </w:rPr>
              <w:t>)</w:t>
            </w:r>
            <w:r w:rsidRPr="00D41DDB">
              <w:rPr>
                <w:rFonts w:hint="eastAsia"/>
                <w:b/>
                <w:sz w:val="54"/>
                <w:szCs w:val="54"/>
              </w:rPr>
              <w:t xml:space="preserve"> </w:t>
            </w:r>
            <w:r w:rsidR="00F21B5D" w:rsidRPr="00D41DDB">
              <w:rPr>
                <w:rFonts w:hint="eastAsia"/>
                <w:b/>
                <w:sz w:val="54"/>
                <w:szCs w:val="54"/>
              </w:rPr>
              <w:t xml:space="preserve"> </w:t>
            </w:r>
          </w:p>
        </w:tc>
      </w:tr>
    </w:tbl>
    <w:p w14:paraId="57E25421" w14:textId="77777777" w:rsidR="00F21B5D" w:rsidRDefault="00F21B5D" w:rsidP="00B33E32">
      <w:pPr>
        <w:spacing w:after="0" w:line="240" w:lineRule="auto"/>
        <w:jc w:val="left"/>
        <w:rPr>
          <w:b/>
          <w:szCs w:val="20"/>
        </w:rPr>
      </w:pPr>
    </w:p>
    <w:p w14:paraId="20C2535A" w14:textId="77777777" w:rsidR="00F21B5D" w:rsidRPr="004C1D39" w:rsidRDefault="00F21B5D" w:rsidP="00B33E32">
      <w:pPr>
        <w:spacing w:after="0" w:line="240" w:lineRule="auto"/>
        <w:jc w:val="left"/>
        <w:rPr>
          <w:b/>
          <w:szCs w:val="20"/>
        </w:rPr>
      </w:pPr>
    </w:p>
    <w:p w14:paraId="756E2F2F" w14:textId="77777777" w:rsidR="00F21B5D" w:rsidRDefault="00F21B5D" w:rsidP="00B33E32">
      <w:pPr>
        <w:spacing w:after="0" w:line="240" w:lineRule="auto"/>
        <w:jc w:val="left"/>
        <w:rPr>
          <w:b/>
          <w:szCs w:val="20"/>
        </w:rPr>
      </w:pPr>
    </w:p>
    <w:p w14:paraId="44C0B4BE" w14:textId="50910B4A" w:rsidR="00F21B5D" w:rsidRDefault="00F21B5D" w:rsidP="00B33E32">
      <w:pPr>
        <w:spacing w:after="0" w:line="240" w:lineRule="auto"/>
        <w:jc w:val="left"/>
        <w:rPr>
          <w:b/>
          <w:szCs w:val="20"/>
        </w:rPr>
      </w:pPr>
    </w:p>
    <w:p w14:paraId="676B0380" w14:textId="50DB7B84" w:rsidR="00F21B5D" w:rsidRDefault="00F21B5D" w:rsidP="00B33E32">
      <w:pPr>
        <w:spacing w:after="0" w:line="240" w:lineRule="auto"/>
        <w:jc w:val="left"/>
        <w:rPr>
          <w:b/>
          <w:szCs w:val="20"/>
        </w:rPr>
      </w:pPr>
    </w:p>
    <w:p w14:paraId="0F1E4781" w14:textId="57C9E4BA" w:rsidR="00F21B5D" w:rsidRDefault="00F21B5D" w:rsidP="00B33E32">
      <w:pPr>
        <w:spacing w:after="0" w:line="240" w:lineRule="auto"/>
        <w:jc w:val="left"/>
        <w:rPr>
          <w:b/>
          <w:szCs w:val="20"/>
        </w:rPr>
      </w:pPr>
    </w:p>
    <w:p w14:paraId="77589280" w14:textId="104EE581" w:rsidR="00B33E32" w:rsidRDefault="00B33E32" w:rsidP="00B33E32">
      <w:pPr>
        <w:spacing w:after="0" w:line="240" w:lineRule="auto"/>
        <w:jc w:val="left"/>
        <w:rPr>
          <w:b/>
          <w:szCs w:val="20"/>
        </w:rPr>
      </w:pPr>
    </w:p>
    <w:p w14:paraId="3DC7300C" w14:textId="77777777" w:rsidR="00B33E32" w:rsidRDefault="00B33E32" w:rsidP="00B33E32">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DC604C" w14:paraId="4D304BF1" w14:textId="77777777" w:rsidTr="00BB5E4A">
        <w:trPr>
          <w:trHeight w:val="456"/>
        </w:trPr>
        <w:tc>
          <w:tcPr>
            <w:tcW w:w="1362" w:type="dxa"/>
            <w:shd w:val="clear" w:color="auto" w:fill="E7E6E6" w:themeFill="background2"/>
          </w:tcPr>
          <w:p w14:paraId="60CCB27B" w14:textId="77777777" w:rsidR="00DC604C" w:rsidRPr="00E2210A" w:rsidRDefault="00DC604C" w:rsidP="00BB5E4A">
            <w:pPr>
              <w:wordWrap/>
              <w:spacing w:before="66" w:after="54" w:line="280" w:lineRule="exact"/>
              <w:rPr>
                <w:rFonts w:asciiTheme="majorEastAsia" w:eastAsiaTheme="majorEastAsia" w:hAnsiTheme="majorEastAsia" w:cs="Tahoma"/>
                <w:b/>
                <w:color w:val="000000"/>
                <w:szCs w:val="20"/>
              </w:rPr>
            </w:pPr>
          </w:p>
        </w:tc>
        <w:tc>
          <w:tcPr>
            <w:tcW w:w="2581" w:type="dxa"/>
            <w:shd w:val="clear" w:color="auto" w:fill="E7E6E6" w:themeFill="background2"/>
            <w:vAlign w:val="center"/>
          </w:tcPr>
          <w:p w14:paraId="27E80B8D" w14:textId="77777777" w:rsidR="00DC604C" w:rsidRPr="00E2210A" w:rsidRDefault="00DC604C"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0C0FE529" w14:textId="77777777" w:rsidR="00DC604C" w:rsidRPr="00E2210A" w:rsidRDefault="00DC604C"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58D70D91" w14:textId="77777777" w:rsidR="00DC604C" w:rsidRPr="00E2210A" w:rsidRDefault="00DC604C"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DC604C" w14:paraId="0F580B0C" w14:textId="77777777" w:rsidTr="00BB5E4A">
        <w:trPr>
          <w:trHeight w:val="456"/>
        </w:trPr>
        <w:tc>
          <w:tcPr>
            <w:tcW w:w="1362" w:type="dxa"/>
            <w:shd w:val="clear" w:color="auto" w:fill="E7E6E6" w:themeFill="background2"/>
            <w:vAlign w:val="center"/>
          </w:tcPr>
          <w:p w14:paraId="50DE3557" w14:textId="77777777" w:rsidR="00DC604C" w:rsidRPr="00E2210A" w:rsidRDefault="00DC604C"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77B12DCF" w14:textId="77777777" w:rsidR="00DC604C" w:rsidRPr="00E2210A" w:rsidRDefault="00DC604C" w:rsidP="00BB5E4A">
            <w:pPr>
              <w:wordWrap/>
              <w:spacing w:before="66" w:after="54" w:line="280" w:lineRule="exact"/>
              <w:jc w:val="center"/>
              <w:rPr>
                <w:rFonts w:asciiTheme="majorEastAsia" w:eastAsiaTheme="majorEastAsia" w:hAnsiTheme="majorEastAsia" w:cs="Tahoma"/>
                <w:szCs w:val="20"/>
              </w:rPr>
            </w:pPr>
            <w:del w:id="2" w:author="김은수" w:date="2026-09-28T14:23:00Z" w16du:dateUtc="2026-09-28T05:23:00Z">
              <w:r w:rsidRPr="00E2210A">
                <w:rPr>
                  <w:rFonts w:asciiTheme="majorEastAsia" w:eastAsiaTheme="majorEastAsia" w:hAnsiTheme="majorEastAsia" w:cs="Tahoma" w:hint="eastAsia"/>
                  <w:szCs w:val="20"/>
                </w:rPr>
                <w:delText>임정우</w:delText>
              </w:r>
            </w:del>
            <w:ins w:id="3" w:author="김은수" w:date="2026-09-28T14:23:00Z" w16du:dateUtc="2026-09-28T05:23:00Z">
              <w:r w:rsidRPr="00E2210A">
                <w:rPr>
                  <w:rFonts w:asciiTheme="majorEastAsia" w:eastAsiaTheme="majorEastAsia" w:hAnsiTheme="majorEastAsia" w:cs="Tahoma" w:hint="eastAsia"/>
                  <w:szCs w:val="20"/>
                </w:rPr>
                <w:t>김은수</w:t>
              </w:r>
            </w:ins>
          </w:p>
        </w:tc>
        <w:tc>
          <w:tcPr>
            <w:tcW w:w="2581" w:type="dxa"/>
            <w:vAlign w:val="center"/>
          </w:tcPr>
          <w:p w14:paraId="63374AEB" w14:textId="77777777" w:rsidR="00DC604C" w:rsidRPr="00E2210A" w:rsidRDefault="00DC604C" w:rsidP="00BB5E4A">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5B4208CA" w14:textId="77777777" w:rsidR="00DC604C" w:rsidRPr="00E2210A" w:rsidRDefault="00DC604C" w:rsidP="00BB5E4A">
            <w:pPr>
              <w:wordWrap/>
              <w:spacing w:before="66" w:after="54" w:line="280" w:lineRule="exact"/>
              <w:jc w:val="center"/>
              <w:rPr>
                <w:rFonts w:asciiTheme="majorEastAsia" w:eastAsiaTheme="majorEastAsia" w:hAnsiTheme="majorEastAsia" w:cs="Tahoma"/>
                <w:color w:val="000000"/>
                <w:szCs w:val="20"/>
              </w:rPr>
            </w:pPr>
            <w:del w:id="4" w:author="김은수" w:date="2026-09-28T14:23:00Z" w16du:dateUtc="2026-09-28T05:23:00Z">
              <w:r w:rsidRPr="00E2210A">
                <w:rPr>
                  <w:rFonts w:asciiTheme="majorEastAsia" w:eastAsiaTheme="majorEastAsia" w:hAnsiTheme="majorEastAsia" w:cs="Tahoma" w:hint="eastAsia"/>
                  <w:szCs w:val="20"/>
                </w:rPr>
                <w:delText>이호승</w:delText>
              </w:r>
            </w:del>
          </w:p>
        </w:tc>
      </w:tr>
      <w:tr w:rsidR="00DC604C" w14:paraId="0545D502" w14:textId="77777777" w:rsidTr="00BB5E4A">
        <w:trPr>
          <w:trHeight w:val="456"/>
        </w:trPr>
        <w:tc>
          <w:tcPr>
            <w:tcW w:w="1362" w:type="dxa"/>
            <w:shd w:val="clear" w:color="auto" w:fill="E7E6E6" w:themeFill="background2"/>
            <w:vAlign w:val="center"/>
          </w:tcPr>
          <w:p w14:paraId="3FAC80C9" w14:textId="77777777" w:rsidR="00DC604C" w:rsidRPr="00E2210A" w:rsidRDefault="00DC604C"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57D5660D" w14:textId="77777777" w:rsidR="00DC604C" w:rsidRPr="00E2210A" w:rsidRDefault="00DC604C" w:rsidP="00BB5E4A">
            <w:pPr>
              <w:wordWrap/>
              <w:spacing w:before="66" w:after="54" w:line="280" w:lineRule="exact"/>
              <w:jc w:val="center"/>
              <w:rPr>
                <w:rFonts w:asciiTheme="majorEastAsia" w:eastAsiaTheme="majorEastAsia" w:hAnsiTheme="majorEastAsia" w:cs="Tahoma"/>
                <w:szCs w:val="20"/>
                <w:lang w:val="x-none" w:bidi="en-US"/>
              </w:rPr>
            </w:pPr>
            <w:del w:id="5" w:author="김은수" w:date="2026-09-28T14:23:00Z" w16du:dateUtc="2026-09-28T05:23:00Z">
              <w:r w:rsidRPr="00E2210A">
                <w:rPr>
                  <w:rFonts w:asciiTheme="majorEastAsia" w:eastAsiaTheme="majorEastAsia" w:hAnsiTheme="majorEastAsia" w:cs="Tahoma" w:hint="eastAsia"/>
                  <w:szCs w:val="20"/>
                  <w:lang w:val="x-none" w:bidi="en-US"/>
                </w:rPr>
                <w:delText>사업부장</w:delText>
              </w:r>
            </w:del>
            <w:ins w:id="6" w:author="김은수" w:date="2026-09-28T14:23:00Z" w16du:dateUtc="2026-09-28T05:23:00Z">
              <w:r w:rsidRPr="00E2210A">
                <w:rPr>
                  <w:rFonts w:asciiTheme="majorEastAsia" w:eastAsiaTheme="majorEastAsia" w:hAnsiTheme="majorEastAsia" w:cs="Tahoma" w:hint="eastAsia"/>
                  <w:szCs w:val="20"/>
                  <w:lang w:val="x-none" w:bidi="en-US"/>
                </w:rPr>
                <w:t>수석연구원</w:t>
              </w:r>
            </w:ins>
          </w:p>
        </w:tc>
        <w:tc>
          <w:tcPr>
            <w:tcW w:w="2581" w:type="dxa"/>
            <w:vAlign w:val="center"/>
          </w:tcPr>
          <w:p w14:paraId="30B8E20E" w14:textId="77777777" w:rsidR="00DC604C" w:rsidRPr="00E2210A" w:rsidRDefault="00DC604C" w:rsidP="00BB5E4A">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3FC50B0D" w14:textId="77777777" w:rsidR="00DC604C" w:rsidRPr="00E2210A" w:rsidRDefault="00DC604C" w:rsidP="00BB5E4A">
            <w:pPr>
              <w:wordWrap/>
              <w:spacing w:before="66" w:after="54" w:line="280" w:lineRule="exact"/>
              <w:jc w:val="center"/>
              <w:rPr>
                <w:rFonts w:asciiTheme="majorEastAsia" w:eastAsiaTheme="majorEastAsia" w:hAnsiTheme="majorEastAsia" w:cs="Tahoma"/>
                <w:color w:val="000000"/>
                <w:szCs w:val="20"/>
              </w:rPr>
            </w:pPr>
            <w:del w:id="7" w:author="김은수" w:date="2026-09-28T14:23:00Z" w16du:dateUtc="2026-09-28T05:23:00Z">
              <w:r w:rsidRPr="00E2210A">
                <w:rPr>
                  <w:rFonts w:asciiTheme="majorEastAsia" w:eastAsiaTheme="majorEastAsia" w:hAnsiTheme="majorEastAsia" w:cs="Tahoma" w:hint="eastAsia"/>
                  <w:szCs w:val="20"/>
                  <w:lang w:val="x-none" w:bidi="en-US"/>
                </w:rPr>
                <w:delText>기술이사</w:delText>
              </w:r>
            </w:del>
          </w:p>
        </w:tc>
      </w:tr>
      <w:tr w:rsidR="00DC604C" w14:paraId="0EB1D746" w14:textId="77777777" w:rsidTr="00BB5E4A">
        <w:trPr>
          <w:trHeight w:val="456"/>
        </w:trPr>
        <w:tc>
          <w:tcPr>
            <w:tcW w:w="1362" w:type="dxa"/>
            <w:shd w:val="clear" w:color="auto" w:fill="E7E6E6" w:themeFill="background2"/>
            <w:vAlign w:val="center"/>
          </w:tcPr>
          <w:p w14:paraId="630954B0" w14:textId="77777777" w:rsidR="00DC604C" w:rsidRPr="00E2210A" w:rsidRDefault="00DC604C"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7802CF28" w14:textId="66C13935" w:rsidR="00DC604C" w:rsidRPr="00E2210A" w:rsidRDefault="002655E9" w:rsidP="00BB5E4A">
            <w:pPr>
              <w:wordWrap/>
              <w:spacing w:before="66" w:after="54" w:line="280" w:lineRule="exact"/>
              <w:jc w:val="center"/>
              <w:rPr>
                <w:rFonts w:asciiTheme="majorEastAsia" w:eastAsiaTheme="majorEastAsia" w:hAnsiTheme="majorEastAsia" w:cs="Tahoma"/>
                <w:color w:val="000000" w:themeColor="text1"/>
                <w:szCs w:val="20"/>
              </w:rPr>
            </w:pPr>
            <w:del w:id="8"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09.21</w:delText>
              </w:r>
            </w:del>
          </w:p>
        </w:tc>
        <w:tc>
          <w:tcPr>
            <w:tcW w:w="2581" w:type="dxa"/>
            <w:vAlign w:val="center"/>
          </w:tcPr>
          <w:p w14:paraId="1ED22EF7" w14:textId="77777777" w:rsidR="00DC604C" w:rsidRPr="00E2210A" w:rsidRDefault="00DC604C" w:rsidP="00BB5E4A">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00606FE8" w14:textId="534DCFD4" w:rsidR="00DC604C" w:rsidRPr="00E2210A" w:rsidRDefault="002655E9" w:rsidP="00BB5E4A">
            <w:pPr>
              <w:wordWrap/>
              <w:spacing w:after="0" w:line="280" w:lineRule="exact"/>
              <w:jc w:val="center"/>
              <w:rPr>
                <w:rFonts w:asciiTheme="majorEastAsia" w:eastAsiaTheme="majorEastAsia" w:hAnsiTheme="majorEastAsia" w:cs="Tahoma"/>
                <w:color w:val="000000" w:themeColor="text1"/>
                <w:szCs w:val="20"/>
              </w:rPr>
            </w:pPr>
            <w:del w:id="9"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09.21</w:delText>
              </w:r>
            </w:del>
          </w:p>
        </w:tc>
      </w:tr>
      <w:tr w:rsidR="00DC604C" w14:paraId="49677556" w14:textId="77777777" w:rsidTr="00BB5E4A">
        <w:trPr>
          <w:trHeight w:val="1315"/>
        </w:trPr>
        <w:tc>
          <w:tcPr>
            <w:tcW w:w="1362" w:type="dxa"/>
            <w:shd w:val="clear" w:color="auto" w:fill="E7E6E6" w:themeFill="background2"/>
            <w:vAlign w:val="center"/>
          </w:tcPr>
          <w:p w14:paraId="579C508D" w14:textId="77777777" w:rsidR="00DC604C" w:rsidRPr="00E2210A" w:rsidRDefault="00DC604C"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22CB1B4E" w14:textId="77777777" w:rsidR="00DC604C" w:rsidRPr="00E2210A" w:rsidRDefault="00DC604C" w:rsidP="00BB5E4A">
            <w:pPr>
              <w:wordWrap/>
              <w:spacing w:before="66" w:after="54" w:line="280" w:lineRule="exact"/>
              <w:jc w:val="center"/>
              <w:rPr>
                <w:rFonts w:asciiTheme="majorEastAsia" w:eastAsiaTheme="majorEastAsia" w:hAnsiTheme="majorEastAsia" w:cs="Tahoma"/>
                <w:szCs w:val="20"/>
              </w:rPr>
            </w:pPr>
            <w:del w:id="10" w:author="김은수" w:date="2026-09-28T14:23:00Z" w16du:dateUtc="2026-09-28T05:23:00Z">
              <w:r w:rsidRPr="00E2210A">
                <w:rPr>
                  <w:rFonts w:asciiTheme="majorEastAsia" w:eastAsiaTheme="majorEastAsia" w:hAnsiTheme="majorEastAsia"/>
                  <w:noProof/>
                </w:rPr>
                <w:drawing>
                  <wp:anchor distT="0" distB="0" distL="114300" distR="114300" simplePos="0" relativeHeight="251659264" behindDoc="0" locked="0" layoutInCell="1" allowOverlap="1" wp14:anchorId="210D3431" wp14:editId="12980E60">
                    <wp:simplePos x="0" y="0"/>
                    <wp:positionH relativeFrom="column">
                      <wp:posOffset>-5715</wp:posOffset>
                    </wp:positionH>
                    <wp:positionV relativeFrom="paragraph">
                      <wp:posOffset>-20320</wp:posOffset>
                    </wp:positionV>
                    <wp:extent cx="1504950" cy="676275"/>
                    <wp:effectExtent l="0" t="0" r="0" b="9525"/>
                    <wp:wrapNone/>
                    <wp:docPr id="3" name="그림 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64E34278" w14:textId="77777777" w:rsidR="00DC604C" w:rsidRPr="00E2210A" w:rsidRDefault="00DC604C" w:rsidP="00BB5E4A">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7D79EC34" w14:textId="77777777" w:rsidR="00DC604C" w:rsidRPr="00E2210A" w:rsidRDefault="00DC604C" w:rsidP="00BB5E4A">
            <w:pPr>
              <w:wordWrap/>
              <w:spacing w:before="66" w:after="54" w:line="280" w:lineRule="exact"/>
              <w:jc w:val="center"/>
              <w:rPr>
                <w:rFonts w:asciiTheme="majorEastAsia" w:eastAsiaTheme="majorEastAsia" w:hAnsiTheme="majorEastAsia" w:cs="Tahoma"/>
                <w:color w:val="000000"/>
                <w:szCs w:val="20"/>
              </w:rPr>
            </w:pPr>
            <w:del w:id="11" w:author="김은수" w:date="2026-09-28T14:23:00Z" w16du:dateUtc="2026-09-28T05:23:00Z">
              <w:r w:rsidRPr="00E2210A">
                <w:rPr>
                  <w:rFonts w:asciiTheme="majorEastAsia" w:eastAsiaTheme="majorEastAsia" w:hAnsiTheme="majorEastAsia"/>
                  <w:noProof/>
                </w:rPr>
                <w:drawing>
                  <wp:anchor distT="0" distB="0" distL="114300" distR="114300" simplePos="0" relativeHeight="251661312" behindDoc="0" locked="0" layoutInCell="1" allowOverlap="1" wp14:anchorId="6E6C32CB" wp14:editId="47E57F3F">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tbl>
    <w:p w14:paraId="29B03563" w14:textId="5AE25CCD" w:rsidR="00F21B5D" w:rsidRDefault="00F21B5D" w:rsidP="00B33E32">
      <w:pPr>
        <w:spacing w:after="0" w:line="240" w:lineRule="auto"/>
        <w:jc w:val="left"/>
        <w:rPr>
          <w:b/>
          <w:szCs w:val="20"/>
        </w:rPr>
      </w:pPr>
    </w:p>
    <w:p w14:paraId="390F1B4F" w14:textId="139782B0" w:rsidR="00E177E2" w:rsidRDefault="00E177E2">
      <w:pPr>
        <w:widowControl/>
        <w:wordWrap/>
        <w:autoSpaceDE/>
        <w:autoSpaceDN/>
        <w:rPr>
          <w:b/>
          <w:szCs w:val="20"/>
        </w:rPr>
      </w:pPr>
      <w:r>
        <w:rPr>
          <w:b/>
          <w:szCs w:val="20"/>
        </w:rPr>
        <w:br w:type="page"/>
      </w: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648"/>
        <w:gridCol w:w="2693"/>
        <w:gridCol w:w="1580"/>
      </w:tblGrid>
      <w:tr w:rsidR="00225805" w:rsidRPr="00B312B3" w14:paraId="7B7EB058" w14:textId="77777777" w:rsidTr="000633E1">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4DF33374" w14:textId="139782B0" w:rsidR="00225805" w:rsidRPr="002B7B95" w:rsidRDefault="00225805" w:rsidP="00B33E32">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648"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0609D9D6" w14:textId="77777777" w:rsidR="00225805" w:rsidRPr="002B7B95" w:rsidRDefault="00225805" w:rsidP="00B33E32">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693"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42F6A169" w14:textId="77777777" w:rsidR="00225805" w:rsidRPr="002B7B95" w:rsidRDefault="00225805" w:rsidP="00B33E32">
            <w:pPr>
              <w:pStyle w:val="a9"/>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0A9B1B9B" w14:textId="77777777" w:rsidR="00225805" w:rsidRPr="002B7B95" w:rsidRDefault="00225805" w:rsidP="00B33E32">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225805" w:rsidRPr="00B312B3" w14:paraId="2BA2F49E" w14:textId="77777777" w:rsidTr="000633E1">
        <w:trPr>
          <w:trHeight w:val="611"/>
        </w:trPr>
        <w:tc>
          <w:tcPr>
            <w:tcW w:w="684" w:type="dxa"/>
            <w:tcBorders>
              <w:top w:val="double" w:sz="4" w:space="0" w:color="auto"/>
              <w:left w:val="single" w:sz="12" w:space="0" w:color="auto"/>
              <w:bottom w:val="single" w:sz="6" w:space="0" w:color="auto"/>
              <w:right w:val="single" w:sz="6" w:space="0" w:color="auto"/>
            </w:tcBorders>
            <w:vAlign w:val="center"/>
          </w:tcPr>
          <w:p w14:paraId="46401229"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0</w:t>
            </w:r>
          </w:p>
        </w:tc>
        <w:tc>
          <w:tcPr>
            <w:tcW w:w="4648" w:type="dxa"/>
            <w:tcBorders>
              <w:top w:val="double" w:sz="4" w:space="0" w:color="auto"/>
              <w:left w:val="single" w:sz="6" w:space="0" w:color="auto"/>
              <w:bottom w:val="single" w:sz="6" w:space="0" w:color="auto"/>
              <w:right w:val="single" w:sz="6" w:space="0" w:color="auto"/>
            </w:tcBorders>
            <w:vAlign w:val="center"/>
          </w:tcPr>
          <w:p w14:paraId="230581D8" w14:textId="77777777" w:rsidR="00225805" w:rsidRPr="002B7B95" w:rsidRDefault="00225805" w:rsidP="00B33E32">
            <w:pPr>
              <w:pStyle w:val="a9"/>
              <w:spacing w:line="240" w:lineRule="auto"/>
              <w:ind w:leftChars="50" w:left="100" w:rightChars="50" w:right="100"/>
              <w:jc w:val="left"/>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최초 제정</w:t>
            </w:r>
          </w:p>
        </w:tc>
        <w:tc>
          <w:tcPr>
            <w:tcW w:w="2693" w:type="dxa"/>
            <w:tcBorders>
              <w:top w:val="double" w:sz="4" w:space="0" w:color="auto"/>
              <w:left w:val="single" w:sz="6" w:space="0" w:color="auto"/>
              <w:bottom w:val="single" w:sz="6" w:space="0" w:color="auto"/>
              <w:right w:val="single" w:sz="6" w:space="0" w:color="auto"/>
            </w:tcBorders>
            <w:vAlign w:val="center"/>
          </w:tcPr>
          <w:p w14:paraId="2552F1DE" w14:textId="75F27ECE" w:rsidR="00225805" w:rsidRPr="002B7B95" w:rsidRDefault="00B33E32" w:rsidP="00B33E32">
            <w:pPr>
              <w:pStyle w:val="a9"/>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w:t>
            </w:r>
          </w:p>
        </w:tc>
        <w:tc>
          <w:tcPr>
            <w:tcW w:w="1580" w:type="dxa"/>
            <w:tcBorders>
              <w:top w:val="double" w:sz="4" w:space="0" w:color="auto"/>
              <w:left w:val="single" w:sz="6" w:space="0" w:color="auto"/>
              <w:bottom w:val="single" w:sz="6" w:space="0" w:color="auto"/>
              <w:right w:val="single" w:sz="12" w:space="0" w:color="auto"/>
            </w:tcBorders>
            <w:vAlign w:val="center"/>
          </w:tcPr>
          <w:p w14:paraId="7A15A68A" w14:textId="6A28CB6B" w:rsidR="00225805" w:rsidRPr="002B7B95" w:rsidRDefault="002655E9" w:rsidP="00B33E32">
            <w:pPr>
              <w:pStyle w:val="a9"/>
              <w:spacing w:line="240" w:lineRule="auto"/>
              <w:jc w:val="center"/>
              <w:rPr>
                <w:rFonts w:asciiTheme="minorHAnsi" w:eastAsiaTheme="minorHAnsi" w:hAnsiTheme="minorHAnsi" w:cs="Times New Roman"/>
                <w:color w:val="000000" w:themeColor="text1"/>
              </w:rPr>
            </w:pPr>
            <w:del w:id="12" w:author="김은수" w:date="2026-09-28T14:23:00Z" w16du:dateUtc="2026-09-28T05:23:00Z">
              <w:r>
                <w:rPr>
                  <w:rFonts w:asciiTheme="majorEastAsia" w:eastAsiaTheme="majorEastAsia" w:hAnsiTheme="majorEastAsia" w:cs="Tahoma" w:hint="eastAsia"/>
                  <w:color w:val="000000" w:themeColor="text1"/>
                </w:rPr>
                <w:delText>2</w:delText>
              </w:r>
              <w:r>
                <w:rPr>
                  <w:rFonts w:asciiTheme="majorEastAsia" w:eastAsiaTheme="majorEastAsia" w:hAnsiTheme="majorEastAsia" w:cs="Tahoma"/>
                  <w:color w:val="000000" w:themeColor="text1"/>
                </w:rPr>
                <w:delText>020.</w:delText>
              </w:r>
              <w:r>
                <w:rPr>
                  <w:rFonts w:asciiTheme="majorEastAsia" w:eastAsiaTheme="majorEastAsia" w:hAnsiTheme="majorEastAsia" w:cs="Tahoma" w:hint="eastAsia"/>
                  <w:color w:val="000000" w:themeColor="text1"/>
                </w:rPr>
                <w:delText>09.21</w:delText>
              </w:r>
            </w:del>
          </w:p>
        </w:tc>
      </w:tr>
      <w:tr w:rsidR="00225805" w:rsidRPr="00B312B3" w14:paraId="2BDDD8C3"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58F2E3D" w14:textId="77777777" w:rsidR="00225805" w:rsidRPr="002B7B95" w:rsidRDefault="00225805" w:rsidP="00B33E32">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w:t>
            </w:r>
          </w:p>
        </w:tc>
        <w:tc>
          <w:tcPr>
            <w:tcW w:w="4648" w:type="dxa"/>
            <w:tcBorders>
              <w:top w:val="single" w:sz="6" w:space="0" w:color="auto"/>
              <w:left w:val="single" w:sz="6" w:space="0" w:color="auto"/>
              <w:bottom w:val="single" w:sz="6" w:space="0" w:color="auto"/>
              <w:right w:val="single" w:sz="6" w:space="0" w:color="auto"/>
            </w:tcBorders>
            <w:vAlign w:val="center"/>
          </w:tcPr>
          <w:p w14:paraId="00ED8FAA" w14:textId="77777777" w:rsidR="00225805" w:rsidRPr="002B7B95" w:rsidRDefault="00225805" w:rsidP="00B33E32">
            <w:pPr>
              <w:pStyle w:val="a9"/>
              <w:spacing w:line="240" w:lineRule="auto"/>
              <w:ind w:leftChars="50" w:left="100" w:rightChars="50" w:right="100"/>
              <w:jc w:val="left"/>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34AD1465" w14:textId="77777777" w:rsidR="00225805" w:rsidRPr="002B7B95" w:rsidRDefault="00225805" w:rsidP="00B33E32">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EF443E7"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4F38D173"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8D178FE" w14:textId="77777777" w:rsidR="00225805" w:rsidRPr="002B7B95" w:rsidRDefault="00225805" w:rsidP="00B33E32">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2</w:t>
            </w:r>
          </w:p>
        </w:tc>
        <w:tc>
          <w:tcPr>
            <w:tcW w:w="4648" w:type="dxa"/>
            <w:tcBorders>
              <w:top w:val="single" w:sz="6" w:space="0" w:color="auto"/>
              <w:left w:val="single" w:sz="6" w:space="0" w:color="auto"/>
              <w:bottom w:val="single" w:sz="6" w:space="0" w:color="auto"/>
              <w:right w:val="single" w:sz="6" w:space="0" w:color="auto"/>
            </w:tcBorders>
            <w:vAlign w:val="center"/>
          </w:tcPr>
          <w:p w14:paraId="171BA568" w14:textId="77777777" w:rsidR="00225805" w:rsidRPr="00BE47D2" w:rsidRDefault="00225805" w:rsidP="00B33E32">
            <w:pPr>
              <w:pStyle w:val="a9"/>
              <w:spacing w:line="240" w:lineRule="auto"/>
              <w:ind w:leftChars="50" w:left="100" w:rightChars="50" w:right="100"/>
              <w:jc w:val="left"/>
              <w:rPr>
                <w:rFonts w:asciiTheme="minorHAnsi" w:eastAsiaTheme="minorHAnsi" w:hAnsiTheme="minorHAnsi" w:cs="Times New Roman"/>
                <w:bCs/>
                <w:iCs/>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1AA54772" w14:textId="77777777" w:rsidR="00225805" w:rsidRPr="00BE47D2" w:rsidRDefault="00225805" w:rsidP="00B33E32">
            <w:pPr>
              <w:pStyle w:val="a9"/>
              <w:spacing w:line="240" w:lineRule="auto"/>
              <w:ind w:leftChars="50" w:left="100" w:rightChars="50" w:right="100"/>
              <w:jc w:val="center"/>
              <w:rPr>
                <w:rFonts w:asciiTheme="minorHAnsi" w:eastAsiaTheme="minorHAnsi" w:hAnsiTheme="minorHAnsi" w:cs="Times New Roman"/>
                <w:bCs/>
                <w:iCs/>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1B2B0E3" w14:textId="77777777" w:rsidR="00225805" w:rsidRPr="00BE47D2" w:rsidRDefault="00225805" w:rsidP="00B33E32">
            <w:pPr>
              <w:pStyle w:val="a9"/>
              <w:spacing w:line="240" w:lineRule="auto"/>
              <w:jc w:val="center"/>
              <w:rPr>
                <w:rFonts w:asciiTheme="minorHAnsi" w:eastAsiaTheme="minorHAnsi" w:hAnsiTheme="minorHAnsi" w:cs="Times New Roman"/>
                <w:bCs/>
                <w:iCs/>
                <w:color w:val="000000" w:themeColor="text1"/>
              </w:rPr>
            </w:pPr>
          </w:p>
        </w:tc>
      </w:tr>
      <w:tr w:rsidR="00225805" w:rsidRPr="00B312B3" w14:paraId="543F3549"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1C81293"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3</w:t>
            </w:r>
          </w:p>
        </w:tc>
        <w:tc>
          <w:tcPr>
            <w:tcW w:w="4648" w:type="dxa"/>
            <w:tcBorders>
              <w:top w:val="single" w:sz="6" w:space="0" w:color="auto"/>
              <w:left w:val="single" w:sz="6" w:space="0" w:color="auto"/>
              <w:bottom w:val="single" w:sz="6" w:space="0" w:color="auto"/>
              <w:right w:val="single" w:sz="6" w:space="0" w:color="auto"/>
            </w:tcBorders>
            <w:vAlign w:val="center"/>
          </w:tcPr>
          <w:p w14:paraId="037D7D87" w14:textId="77777777" w:rsidR="00225805" w:rsidRPr="002B7B95" w:rsidRDefault="00225805" w:rsidP="00B33E32">
            <w:pPr>
              <w:pStyle w:val="a9"/>
              <w:spacing w:line="240" w:lineRule="auto"/>
              <w:ind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00455BA5"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7FD973DF"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6E2213EE"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7EC22BD"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4</w:t>
            </w:r>
          </w:p>
        </w:tc>
        <w:tc>
          <w:tcPr>
            <w:tcW w:w="4648" w:type="dxa"/>
            <w:tcBorders>
              <w:top w:val="single" w:sz="6" w:space="0" w:color="auto"/>
              <w:left w:val="single" w:sz="6" w:space="0" w:color="auto"/>
              <w:bottom w:val="single" w:sz="6" w:space="0" w:color="auto"/>
              <w:right w:val="single" w:sz="6" w:space="0" w:color="auto"/>
            </w:tcBorders>
            <w:vAlign w:val="center"/>
          </w:tcPr>
          <w:p w14:paraId="58FD71BE"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0E017200"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87F13A8"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3B8C6C53"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C6393FD"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5</w:t>
            </w:r>
          </w:p>
        </w:tc>
        <w:tc>
          <w:tcPr>
            <w:tcW w:w="4648" w:type="dxa"/>
            <w:tcBorders>
              <w:top w:val="single" w:sz="6" w:space="0" w:color="auto"/>
              <w:left w:val="single" w:sz="6" w:space="0" w:color="auto"/>
              <w:bottom w:val="single" w:sz="6" w:space="0" w:color="auto"/>
              <w:right w:val="single" w:sz="6" w:space="0" w:color="auto"/>
            </w:tcBorders>
            <w:vAlign w:val="center"/>
          </w:tcPr>
          <w:p w14:paraId="03311493"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0CEEFFB5"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7D46DFD"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6478162A"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5248C83"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6</w:t>
            </w:r>
          </w:p>
        </w:tc>
        <w:tc>
          <w:tcPr>
            <w:tcW w:w="4648" w:type="dxa"/>
            <w:tcBorders>
              <w:top w:val="single" w:sz="6" w:space="0" w:color="auto"/>
              <w:left w:val="single" w:sz="6" w:space="0" w:color="auto"/>
              <w:bottom w:val="single" w:sz="6" w:space="0" w:color="auto"/>
              <w:right w:val="single" w:sz="6" w:space="0" w:color="auto"/>
            </w:tcBorders>
            <w:vAlign w:val="center"/>
          </w:tcPr>
          <w:p w14:paraId="362F47B2"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4EDE43CA"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FDB8B34"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2E9F0F10"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DF74603"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7</w:t>
            </w:r>
          </w:p>
        </w:tc>
        <w:tc>
          <w:tcPr>
            <w:tcW w:w="4648" w:type="dxa"/>
            <w:tcBorders>
              <w:top w:val="single" w:sz="6" w:space="0" w:color="auto"/>
              <w:left w:val="single" w:sz="6" w:space="0" w:color="auto"/>
              <w:bottom w:val="single" w:sz="6" w:space="0" w:color="auto"/>
              <w:right w:val="single" w:sz="6" w:space="0" w:color="auto"/>
            </w:tcBorders>
            <w:vAlign w:val="center"/>
          </w:tcPr>
          <w:p w14:paraId="4245CB7D"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b/>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0A9C518E" w14:textId="77777777" w:rsidR="00225805" w:rsidRPr="002B7B95" w:rsidRDefault="00225805" w:rsidP="00B33E32">
            <w:pPr>
              <w:pStyle w:val="a9"/>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9F17194"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488E856D"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711998D"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8</w:t>
            </w:r>
          </w:p>
        </w:tc>
        <w:tc>
          <w:tcPr>
            <w:tcW w:w="4648" w:type="dxa"/>
            <w:tcBorders>
              <w:top w:val="single" w:sz="6" w:space="0" w:color="auto"/>
              <w:left w:val="single" w:sz="6" w:space="0" w:color="auto"/>
              <w:bottom w:val="single" w:sz="6" w:space="0" w:color="auto"/>
              <w:right w:val="single" w:sz="6" w:space="0" w:color="auto"/>
            </w:tcBorders>
            <w:vAlign w:val="center"/>
          </w:tcPr>
          <w:p w14:paraId="693C8DA9"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53138B9F"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FE03CF0"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30A224F5"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EA16FF4"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9</w:t>
            </w:r>
          </w:p>
        </w:tc>
        <w:tc>
          <w:tcPr>
            <w:tcW w:w="4648" w:type="dxa"/>
            <w:tcBorders>
              <w:top w:val="single" w:sz="6" w:space="0" w:color="auto"/>
              <w:left w:val="single" w:sz="6" w:space="0" w:color="auto"/>
              <w:bottom w:val="single" w:sz="6" w:space="0" w:color="auto"/>
              <w:right w:val="single" w:sz="6" w:space="0" w:color="auto"/>
            </w:tcBorders>
            <w:vAlign w:val="center"/>
          </w:tcPr>
          <w:p w14:paraId="3250B6D0"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5D8214DD"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267512D"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7F28D2C5"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7709D46"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10</w:t>
            </w:r>
          </w:p>
        </w:tc>
        <w:tc>
          <w:tcPr>
            <w:tcW w:w="4648" w:type="dxa"/>
            <w:tcBorders>
              <w:top w:val="single" w:sz="6" w:space="0" w:color="auto"/>
              <w:left w:val="single" w:sz="6" w:space="0" w:color="auto"/>
              <w:bottom w:val="single" w:sz="6" w:space="0" w:color="auto"/>
              <w:right w:val="single" w:sz="6" w:space="0" w:color="auto"/>
            </w:tcBorders>
            <w:vAlign w:val="center"/>
          </w:tcPr>
          <w:p w14:paraId="164E7135" w14:textId="77777777" w:rsidR="00225805" w:rsidRPr="002B7B95" w:rsidRDefault="00225805" w:rsidP="00B33E32">
            <w:pPr>
              <w:pStyle w:val="a9"/>
              <w:spacing w:line="240" w:lineRule="auto"/>
              <w:ind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5A59AB82"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D158F57"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6EDBB654"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C2ACB6C"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11</w:t>
            </w:r>
          </w:p>
        </w:tc>
        <w:tc>
          <w:tcPr>
            <w:tcW w:w="4648" w:type="dxa"/>
            <w:tcBorders>
              <w:top w:val="single" w:sz="6" w:space="0" w:color="auto"/>
              <w:left w:val="single" w:sz="6" w:space="0" w:color="auto"/>
              <w:bottom w:val="single" w:sz="6" w:space="0" w:color="auto"/>
              <w:right w:val="single" w:sz="6" w:space="0" w:color="auto"/>
            </w:tcBorders>
            <w:vAlign w:val="center"/>
          </w:tcPr>
          <w:p w14:paraId="70CAD1D0"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2FE001C3"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FB07094"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22BD0C30"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DEEA92D"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12</w:t>
            </w:r>
          </w:p>
        </w:tc>
        <w:tc>
          <w:tcPr>
            <w:tcW w:w="4648" w:type="dxa"/>
            <w:tcBorders>
              <w:top w:val="single" w:sz="6" w:space="0" w:color="auto"/>
              <w:left w:val="single" w:sz="6" w:space="0" w:color="auto"/>
              <w:bottom w:val="single" w:sz="6" w:space="0" w:color="auto"/>
              <w:right w:val="single" w:sz="6" w:space="0" w:color="auto"/>
            </w:tcBorders>
            <w:vAlign w:val="center"/>
          </w:tcPr>
          <w:p w14:paraId="47DD1C82"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089B7621"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F0F8DBB"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7E156406"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9894B54"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13</w:t>
            </w:r>
          </w:p>
        </w:tc>
        <w:tc>
          <w:tcPr>
            <w:tcW w:w="4648" w:type="dxa"/>
            <w:tcBorders>
              <w:top w:val="single" w:sz="6" w:space="0" w:color="auto"/>
              <w:left w:val="single" w:sz="6" w:space="0" w:color="auto"/>
              <w:bottom w:val="single" w:sz="6" w:space="0" w:color="auto"/>
              <w:right w:val="single" w:sz="6" w:space="0" w:color="auto"/>
            </w:tcBorders>
            <w:vAlign w:val="center"/>
          </w:tcPr>
          <w:p w14:paraId="331BB0B4"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4856C567"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3DFDC5B"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23E04D4C"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5AB39A3"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14</w:t>
            </w:r>
          </w:p>
        </w:tc>
        <w:tc>
          <w:tcPr>
            <w:tcW w:w="4648" w:type="dxa"/>
            <w:tcBorders>
              <w:top w:val="single" w:sz="6" w:space="0" w:color="auto"/>
              <w:left w:val="single" w:sz="6" w:space="0" w:color="auto"/>
              <w:bottom w:val="single" w:sz="6" w:space="0" w:color="auto"/>
              <w:right w:val="single" w:sz="6" w:space="0" w:color="auto"/>
            </w:tcBorders>
            <w:vAlign w:val="center"/>
          </w:tcPr>
          <w:p w14:paraId="64CED4A4"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DC07AC8"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C333761"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738D9C5E" w14:textId="77777777" w:rsidTr="000633E1">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F0213E7"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15</w:t>
            </w:r>
          </w:p>
        </w:tc>
        <w:tc>
          <w:tcPr>
            <w:tcW w:w="4648" w:type="dxa"/>
            <w:tcBorders>
              <w:top w:val="single" w:sz="6" w:space="0" w:color="auto"/>
              <w:left w:val="single" w:sz="6" w:space="0" w:color="auto"/>
              <w:bottom w:val="single" w:sz="6" w:space="0" w:color="auto"/>
              <w:right w:val="single" w:sz="6" w:space="0" w:color="auto"/>
            </w:tcBorders>
            <w:vAlign w:val="center"/>
          </w:tcPr>
          <w:p w14:paraId="3DC28712"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AC484A5"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021963F"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r w:rsidR="00225805" w:rsidRPr="00B312B3" w14:paraId="399148FE" w14:textId="77777777" w:rsidTr="000633E1">
        <w:trPr>
          <w:trHeight w:val="611"/>
        </w:trPr>
        <w:tc>
          <w:tcPr>
            <w:tcW w:w="684" w:type="dxa"/>
            <w:tcBorders>
              <w:top w:val="single" w:sz="6" w:space="0" w:color="auto"/>
              <w:left w:val="single" w:sz="12" w:space="0" w:color="auto"/>
              <w:bottom w:val="single" w:sz="12" w:space="0" w:color="auto"/>
              <w:right w:val="single" w:sz="6" w:space="0" w:color="auto"/>
            </w:tcBorders>
            <w:vAlign w:val="center"/>
          </w:tcPr>
          <w:p w14:paraId="1AB4A5CE"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16</w:t>
            </w:r>
          </w:p>
        </w:tc>
        <w:tc>
          <w:tcPr>
            <w:tcW w:w="4648" w:type="dxa"/>
            <w:tcBorders>
              <w:top w:val="single" w:sz="6" w:space="0" w:color="auto"/>
              <w:left w:val="single" w:sz="6" w:space="0" w:color="auto"/>
              <w:bottom w:val="single" w:sz="12" w:space="0" w:color="auto"/>
              <w:right w:val="single" w:sz="6" w:space="0" w:color="auto"/>
            </w:tcBorders>
            <w:vAlign w:val="center"/>
          </w:tcPr>
          <w:p w14:paraId="1F4999CB" w14:textId="77777777" w:rsidR="00225805" w:rsidRPr="002B7B95" w:rsidRDefault="00225805" w:rsidP="00B33E32">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12" w:space="0" w:color="auto"/>
              <w:right w:val="single" w:sz="6" w:space="0" w:color="auto"/>
            </w:tcBorders>
            <w:vAlign w:val="center"/>
          </w:tcPr>
          <w:p w14:paraId="659DBEEF"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vAlign w:val="center"/>
          </w:tcPr>
          <w:p w14:paraId="6FB2CDE2" w14:textId="77777777" w:rsidR="00225805" w:rsidRPr="002B7B95" w:rsidRDefault="00225805" w:rsidP="00B33E32">
            <w:pPr>
              <w:pStyle w:val="a9"/>
              <w:spacing w:line="240" w:lineRule="auto"/>
              <w:jc w:val="center"/>
              <w:rPr>
                <w:rFonts w:asciiTheme="minorHAnsi" w:eastAsiaTheme="minorHAnsi" w:hAnsiTheme="minorHAnsi" w:cs="Times New Roman"/>
                <w:color w:val="000000" w:themeColor="text1"/>
              </w:rPr>
            </w:pPr>
          </w:p>
        </w:tc>
      </w:tr>
    </w:tbl>
    <w:p w14:paraId="75169AE2" w14:textId="337D3D3F" w:rsidR="002B7B95" w:rsidRDefault="002B7B95" w:rsidP="00B33E32">
      <w:pPr>
        <w:spacing w:after="0" w:line="240" w:lineRule="auto"/>
      </w:pPr>
    </w:p>
    <w:p w14:paraId="66A35DB2" w14:textId="7DDE3836" w:rsidR="00F900FC" w:rsidRDefault="00F900FC">
      <w:pPr>
        <w:widowControl/>
        <w:wordWrap/>
        <w:autoSpaceDE/>
        <w:autoSpaceDN/>
      </w:pPr>
      <w:r>
        <w:br w:type="page"/>
      </w:r>
    </w:p>
    <w:sdt>
      <w:sdtPr>
        <w:rPr>
          <w:rFonts w:asciiTheme="minorHAnsi" w:eastAsiaTheme="minorEastAsia" w:hAnsiTheme="minorHAnsi" w:cstheme="minorBidi"/>
          <w:color w:val="auto"/>
          <w:kern w:val="2"/>
          <w:sz w:val="20"/>
          <w:szCs w:val="22"/>
          <w:lang w:val="ko-KR"/>
        </w:rPr>
        <w:id w:val="1155724046"/>
        <w:docPartObj>
          <w:docPartGallery w:val="Table of Contents"/>
          <w:docPartUnique/>
        </w:docPartObj>
      </w:sdtPr>
      <w:sdtEndPr>
        <w:rPr>
          <w:b/>
          <w:bCs/>
        </w:rPr>
      </w:sdtEndPr>
      <w:sdtContent>
        <w:p w14:paraId="3E427AC3" w14:textId="77777777" w:rsidR="00F900FC" w:rsidRPr="00C46AA2" w:rsidRDefault="00F900FC" w:rsidP="00FC42B1">
          <w:pPr>
            <w:pStyle w:val="TOC"/>
            <w:spacing w:before="0" w:line="240" w:lineRule="auto"/>
            <w:rPr>
              <w:b/>
              <w:color w:val="000000" w:themeColor="text1"/>
              <w:sz w:val="24"/>
              <w:szCs w:val="24"/>
            </w:rPr>
          </w:pPr>
          <w:r w:rsidRPr="00C46AA2">
            <w:rPr>
              <w:rFonts w:hint="eastAsia"/>
              <w:b/>
              <w:color w:val="000000" w:themeColor="text1"/>
              <w:sz w:val="24"/>
              <w:szCs w:val="24"/>
              <w:lang w:val="ko-KR"/>
            </w:rPr>
            <w:t>목차</w:t>
          </w:r>
        </w:p>
        <w:p w14:paraId="477A7A54" w14:textId="56197C8F" w:rsidR="00E177E2" w:rsidRDefault="00F900FC">
          <w:pPr>
            <w:pStyle w:val="12"/>
            <w:rPr>
              <w:noProof/>
            </w:rPr>
          </w:pPr>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hyperlink w:anchor="_Toc41479073" w:history="1">
            <w:r w:rsidR="00E177E2" w:rsidRPr="00E701FF">
              <w:rPr>
                <w:rStyle w:val="aa"/>
                <w:noProof/>
              </w:rPr>
              <w:t>1.</w:t>
            </w:r>
            <w:r w:rsidR="00E177E2">
              <w:rPr>
                <w:noProof/>
              </w:rPr>
              <w:tab/>
            </w:r>
            <w:r w:rsidR="00E177E2" w:rsidRPr="00E701FF">
              <w:rPr>
                <w:rStyle w:val="aa"/>
                <w:noProof/>
              </w:rPr>
              <w:t>서론</w:t>
            </w:r>
            <w:r w:rsidR="00E177E2">
              <w:rPr>
                <w:noProof/>
                <w:webHidden/>
              </w:rPr>
              <w:tab/>
            </w:r>
            <w:r w:rsidR="00E177E2">
              <w:rPr>
                <w:noProof/>
                <w:webHidden/>
              </w:rPr>
              <w:fldChar w:fldCharType="begin"/>
            </w:r>
            <w:r w:rsidR="00E177E2">
              <w:rPr>
                <w:noProof/>
                <w:webHidden/>
              </w:rPr>
              <w:instrText xml:space="preserve"> PAGEREF _Toc41479073 \h </w:instrText>
            </w:r>
            <w:r w:rsidR="00E177E2">
              <w:rPr>
                <w:noProof/>
                <w:webHidden/>
              </w:rPr>
            </w:r>
            <w:r w:rsidR="00E177E2">
              <w:rPr>
                <w:noProof/>
                <w:webHidden/>
              </w:rPr>
              <w:fldChar w:fldCharType="separate"/>
            </w:r>
            <w:r w:rsidR="00E177E2">
              <w:rPr>
                <w:noProof/>
                <w:webHidden/>
              </w:rPr>
              <w:t>4</w:t>
            </w:r>
            <w:r w:rsidR="00E177E2">
              <w:rPr>
                <w:noProof/>
                <w:webHidden/>
              </w:rPr>
              <w:fldChar w:fldCharType="end"/>
            </w:r>
          </w:hyperlink>
        </w:p>
        <w:p w14:paraId="40B3B0D2" w14:textId="246CAF6A" w:rsidR="00E177E2" w:rsidRDefault="00E177E2">
          <w:pPr>
            <w:pStyle w:val="20"/>
            <w:tabs>
              <w:tab w:val="left" w:pos="1000"/>
              <w:tab w:val="right" w:leader="dot" w:pos="9628"/>
            </w:tabs>
            <w:ind w:left="400"/>
            <w:rPr>
              <w:noProof/>
            </w:rPr>
          </w:pPr>
          <w:hyperlink w:anchor="_Toc41479074" w:history="1">
            <w:r w:rsidRPr="00E701FF">
              <w:rPr>
                <w:rStyle w:val="aa"/>
                <w:noProof/>
              </w:rPr>
              <w:t>1.1.</w:t>
            </w:r>
            <w:r>
              <w:rPr>
                <w:noProof/>
              </w:rPr>
              <w:tab/>
            </w:r>
            <w:r w:rsidRPr="00E701FF">
              <w:rPr>
                <w:rStyle w:val="aa"/>
                <w:noProof/>
              </w:rPr>
              <w:t>개요</w:t>
            </w:r>
            <w:r>
              <w:rPr>
                <w:noProof/>
                <w:webHidden/>
              </w:rPr>
              <w:tab/>
            </w:r>
            <w:r>
              <w:rPr>
                <w:noProof/>
                <w:webHidden/>
              </w:rPr>
              <w:fldChar w:fldCharType="begin"/>
            </w:r>
            <w:r>
              <w:rPr>
                <w:noProof/>
                <w:webHidden/>
              </w:rPr>
              <w:instrText xml:space="preserve"> PAGEREF _Toc41479074 \h </w:instrText>
            </w:r>
            <w:r>
              <w:rPr>
                <w:noProof/>
                <w:webHidden/>
              </w:rPr>
            </w:r>
            <w:r>
              <w:rPr>
                <w:noProof/>
                <w:webHidden/>
              </w:rPr>
              <w:fldChar w:fldCharType="separate"/>
            </w:r>
            <w:r>
              <w:rPr>
                <w:noProof/>
                <w:webHidden/>
              </w:rPr>
              <w:t>4</w:t>
            </w:r>
            <w:r>
              <w:rPr>
                <w:noProof/>
                <w:webHidden/>
              </w:rPr>
              <w:fldChar w:fldCharType="end"/>
            </w:r>
          </w:hyperlink>
        </w:p>
        <w:p w14:paraId="48934CFE" w14:textId="25E54707" w:rsidR="00E177E2" w:rsidRDefault="00E177E2">
          <w:pPr>
            <w:pStyle w:val="20"/>
            <w:tabs>
              <w:tab w:val="left" w:pos="1000"/>
              <w:tab w:val="right" w:leader="dot" w:pos="9628"/>
            </w:tabs>
            <w:ind w:left="400"/>
            <w:rPr>
              <w:noProof/>
            </w:rPr>
          </w:pPr>
          <w:hyperlink w:anchor="_Toc41479075" w:history="1">
            <w:r w:rsidRPr="00E701FF">
              <w:rPr>
                <w:rStyle w:val="aa"/>
                <w:noProof/>
              </w:rPr>
              <w:t>1.2.</w:t>
            </w:r>
            <w:r>
              <w:rPr>
                <w:noProof/>
              </w:rPr>
              <w:tab/>
            </w:r>
            <w:r w:rsidRPr="00E701FF">
              <w:rPr>
                <w:rStyle w:val="aa"/>
                <w:noProof/>
              </w:rPr>
              <w:t>목적</w:t>
            </w:r>
            <w:r>
              <w:rPr>
                <w:noProof/>
                <w:webHidden/>
              </w:rPr>
              <w:tab/>
            </w:r>
            <w:r>
              <w:rPr>
                <w:noProof/>
                <w:webHidden/>
              </w:rPr>
              <w:fldChar w:fldCharType="begin"/>
            </w:r>
            <w:r>
              <w:rPr>
                <w:noProof/>
                <w:webHidden/>
              </w:rPr>
              <w:instrText xml:space="preserve"> PAGEREF _Toc41479075 \h </w:instrText>
            </w:r>
            <w:r>
              <w:rPr>
                <w:noProof/>
                <w:webHidden/>
              </w:rPr>
            </w:r>
            <w:r>
              <w:rPr>
                <w:noProof/>
                <w:webHidden/>
              </w:rPr>
              <w:fldChar w:fldCharType="separate"/>
            </w:r>
            <w:r>
              <w:rPr>
                <w:noProof/>
                <w:webHidden/>
              </w:rPr>
              <w:t>4</w:t>
            </w:r>
            <w:r>
              <w:rPr>
                <w:noProof/>
                <w:webHidden/>
              </w:rPr>
              <w:fldChar w:fldCharType="end"/>
            </w:r>
          </w:hyperlink>
        </w:p>
        <w:p w14:paraId="55FD8AE8" w14:textId="73D7A02B" w:rsidR="00E177E2" w:rsidRDefault="00E177E2">
          <w:pPr>
            <w:pStyle w:val="20"/>
            <w:tabs>
              <w:tab w:val="left" w:pos="1000"/>
              <w:tab w:val="right" w:leader="dot" w:pos="9628"/>
            </w:tabs>
            <w:ind w:left="400"/>
            <w:rPr>
              <w:noProof/>
            </w:rPr>
          </w:pPr>
          <w:hyperlink w:anchor="_Toc41479076" w:history="1">
            <w:r w:rsidRPr="00E701FF">
              <w:rPr>
                <w:rStyle w:val="aa"/>
                <w:noProof/>
              </w:rPr>
              <w:t>1.3.</w:t>
            </w:r>
            <w:r>
              <w:rPr>
                <w:noProof/>
              </w:rPr>
              <w:tab/>
            </w:r>
            <w:r w:rsidRPr="00E701FF">
              <w:rPr>
                <w:rStyle w:val="aa"/>
                <w:noProof/>
              </w:rPr>
              <w:t>대상</w:t>
            </w:r>
            <w:r>
              <w:rPr>
                <w:noProof/>
                <w:webHidden/>
              </w:rPr>
              <w:tab/>
            </w:r>
            <w:r>
              <w:rPr>
                <w:noProof/>
                <w:webHidden/>
              </w:rPr>
              <w:fldChar w:fldCharType="begin"/>
            </w:r>
            <w:r>
              <w:rPr>
                <w:noProof/>
                <w:webHidden/>
              </w:rPr>
              <w:instrText xml:space="preserve"> PAGEREF _Toc41479076 \h </w:instrText>
            </w:r>
            <w:r>
              <w:rPr>
                <w:noProof/>
                <w:webHidden/>
              </w:rPr>
            </w:r>
            <w:r>
              <w:rPr>
                <w:noProof/>
                <w:webHidden/>
              </w:rPr>
              <w:fldChar w:fldCharType="separate"/>
            </w:r>
            <w:r>
              <w:rPr>
                <w:noProof/>
                <w:webHidden/>
              </w:rPr>
              <w:t>4</w:t>
            </w:r>
            <w:r>
              <w:rPr>
                <w:noProof/>
                <w:webHidden/>
              </w:rPr>
              <w:fldChar w:fldCharType="end"/>
            </w:r>
          </w:hyperlink>
        </w:p>
        <w:p w14:paraId="7AC6CFED" w14:textId="3E06A4DD" w:rsidR="00E177E2" w:rsidRDefault="00E177E2">
          <w:pPr>
            <w:pStyle w:val="20"/>
            <w:tabs>
              <w:tab w:val="left" w:pos="1000"/>
              <w:tab w:val="right" w:leader="dot" w:pos="9628"/>
            </w:tabs>
            <w:ind w:left="400"/>
            <w:rPr>
              <w:noProof/>
            </w:rPr>
          </w:pPr>
          <w:hyperlink w:anchor="_Toc41479077" w:history="1">
            <w:r w:rsidRPr="00E701FF">
              <w:rPr>
                <w:rStyle w:val="aa"/>
                <w:noProof/>
              </w:rPr>
              <w:t>1.4.</w:t>
            </w:r>
            <w:r>
              <w:rPr>
                <w:noProof/>
              </w:rPr>
              <w:tab/>
            </w:r>
            <w:r w:rsidRPr="00E701FF">
              <w:rPr>
                <w:rStyle w:val="aa"/>
                <w:noProof/>
              </w:rPr>
              <w:t>관련문서</w:t>
            </w:r>
            <w:r>
              <w:rPr>
                <w:noProof/>
                <w:webHidden/>
              </w:rPr>
              <w:tab/>
            </w:r>
            <w:r>
              <w:rPr>
                <w:noProof/>
                <w:webHidden/>
              </w:rPr>
              <w:fldChar w:fldCharType="begin"/>
            </w:r>
            <w:r>
              <w:rPr>
                <w:noProof/>
                <w:webHidden/>
              </w:rPr>
              <w:instrText xml:space="preserve"> PAGEREF _Toc41479077 \h </w:instrText>
            </w:r>
            <w:r>
              <w:rPr>
                <w:noProof/>
                <w:webHidden/>
              </w:rPr>
            </w:r>
            <w:r>
              <w:rPr>
                <w:noProof/>
                <w:webHidden/>
              </w:rPr>
              <w:fldChar w:fldCharType="separate"/>
            </w:r>
            <w:r>
              <w:rPr>
                <w:noProof/>
                <w:webHidden/>
              </w:rPr>
              <w:t>4</w:t>
            </w:r>
            <w:r>
              <w:rPr>
                <w:noProof/>
                <w:webHidden/>
              </w:rPr>
              <w:fldChar w:fldCharType="end"/>
            </w:r>
          </w:hyperlink>
        </w:p>
        <w:p w14:paraId="3823BBA6" w14:textId="63CA321F" w:rsidR="00E177E2" w:rsidRDefault="00E177E2">
          <w:pPr>
            <w:pStyle w:val="30"/>
            <w:tabs>
              <w:tab w:val="right" w:leader="dot" w:pos="9628"/>
            </w:tabs>
            <w:ind w:left="800"/>
            <w:rPr>
              <w:noProof/>
            </w:rPr>
          </w:pPr>
          <w:hyperlink w:anchor="_Toc41479078" w:history="1">
            <w:r w:rsidRPr="00E701FF">
              <w:rPr>
                <w:rStyle w:val="aa"/>
                <w:noProof/>
              </w:rPr>
              <w:t>1.4.1. 표준 및 규제</w:t>
            </w:r>
            <w:r>
              <w:rPr>
                <w:noProof/>
                <w:webHidden/>
              </w:rPr>
              <w:tab/>
            </w:r>
            <w:r>
              <w:rPr>
                <w:noProof/>
                <w:webHidden/>
              </w:rPr>
              <w:fldChar w:fldCharType="begin"/>
            </w:r>
            <w:r>
              <w:rPr>
                <w:noProof/>
                <w:webHidden/>
              </w:rPr>
              <w:instrText xml:space="preserve"> PAGEREF _Toc41479078 \h </w:instrText>
            </w:r>
            <w:r>
              <w:rPr>
                <w:noProof/>
                <w:webHidden/>
              </w:rPr>
            </w:r>
            <w:r>
              <w:rPr>
                <w:noProof/>
                <w:webHidden/>
              </w:rPr>
              <w:fldChar w:fldCharType="separate"/>
            </w:r>
            <w:r>
              <w:rPr>
                <w:noProof/>
                <w:webHidden/>
              </w:rPr>
              <w:t>4</w:t>
            </w:r>
            <w:r>
              <w:rPr>
                <w:noProof/>
                <w:webHidden/>
              </w:rPr>
              <w:fldChar w:fldCharType="end"/>
            </w:r>
          </w:hyperlink>
        </w:p>
        <w:p w14:paraId="4DE28F38" w14:textId="391521AE" w:rsidR="00E177E2" w:rsidRDefault="00E177E2">
          <w:pPr>
            <w:pStyle w:val="12"/>
            <w:rPr>
              <w:noProof/>
            </w:rPr>
          </w:pPr>
          <w:hyperlink w:anchor="_Toc41479079" w:history="1">
            <w:r w:rsidRPr="00E701FF">
              <w:rPr>
                <w:rStyle w:val="aa"/>
                <w:noProof/>
              </w:rPr>
              <w:t>2.</w:t>
            </w:r>
            <w:r>
              <w:rPr>
                <w:noProof/>
              </w:rPr>
              <w:tab/>
            </w:r>
            <w:r w:rsidRPr="00E701FF">
              <w:rPr>
                <w:rStyle w:val="aa"/>
                <w:noProof/>
              </w:rPr>
              <w:t>개발 대상 제품</w:t>
            </w:r>
            <w:r>
              <w:rPr>
                <w:noProof/>
                <w:webHidden/>
              </w:rPr>
              <w:tab/>
            </w:r>
            <w:r>
              <w:rPr>
                <w:noProof/>
                <w:webHidden/>
              </w:rPr>
              <w:fldChar w:fldCharType="begin"/>
            </w:r>
            <w:r>
              <w:rPr>
                <w:noProof/>
                <w:webHidden/>
              </w:rPr>
              <w:instrText xml:space="preserve"> PAGEREF _Toc41479079 \h </w:instrText>
            </w:r>
            <w:r>
              <w:rPr>
                <w:noProof/>
                <w:webHidden/>
              </w:rPr>
            </w:r>
            <w:r>
              <w:rPr>
                <w:noProof/>
                <w:webHidden/>
              </w:rPr>
              <w:fldChar w:fldCharType="separate"/>
            </w:r>
            <w:r>
              <w:rPr>
                <w:noProof/>
                <w:webHidden/>
              </w:rPr>
              <w:t>5</w:t>
            </w:r>
            <w:r>
              <w:rPr>
                <w:noProof/>
                <w:webHidden/>
              </w:rPr>
              <w:fldChar w:fldCharType="end"/>
            </w:r>
          </w:hyperlink>
        </w:p>
        <w:p w14:paraId="079D2EDD" w14:textId="3C47D629" w:rsidR="00E177E2" w:rsidRDefault="00E177E2">
          <w:pPr>
            <w:pStyle w:val="20"/>
            <w:tabs>
              <w:tab w:val="left" w:pos="1000"/>
              <w:tab w:val="right" w:leader="dot" w:pos="9628"/>
            </w:tabs>
            <w:ind w:left="400"/>
            <w:rPr>
              <w:noProof/>
            </w:rPr>
          </w:pPr>
          <w:hyperlink w:anchor="_Toc41479080" w:history="1">
            <w:r w:rsidRPr="00E701FF">
              <w:rPr>
                <w:rStyle w:val="aa"/>
                <w:noProof/>
              </w:rPr>
              <w:t>2.1.</w:t>
            </w:r>
            <w:r>
              <w:rPr>
                <w:noProof/>
              </w:rPr>
              <w:tab/>
            </w:r>
            <w:r w:rsidRPr="00E701FF">
              <w:rPr>
                <w:rStyle w:val="aa"/>
                <w:noProof/>
              </w:rPr>
              <w:t>품목명</w:t>
            </w:r>
            <w:r>
              <w:rPr>
                <w:noProof/>
                <w:webHidden/>
              </w:rPr>
              <w:tab/>
            </w:r>
            <w:r>
              <w:rPr>
                <w:noProof/>
                <w:webHidden/>
              </w:rPr>
              <w:fldChar w:fldCharType="begin"/>
            </w:r>
            <w:r>
              <w:rPr>
                <w:noProof/>
                <w:webHidden/>
              </w:rPr>
              <w:instrText xml:space="preserve"> PAGEREF _Toc41479080 \h </w:instrText>
            </w:r>
            <w:r>
              <w:rPr>
                <w:noProof/>
                <w:webHidden/>
              </w:rPr>
            </w:r>
            <w:r>
              <w:rPr>
                <w:noProof/>
                <w:webHidden/>
              </w:rPr>
              <w:fldChar w:fldCharType="separate"/>
            </w:r>
            <w:r>
              <w:rPr>
                <w:noProof/>
                <w:webHidden/>
              </w:rPr>
              <w:t>5</w:t>
            </w:r>
            <w:r>
              <w:rPr>
                <w:noProof/>
                <w:webHidden/>
              </w:rPr>
              <w:fldChar w:fldCharType="end"/>
            </w:r>
          </w:hyperlink>
        </w:p>
        <w:p w14:paraId="341B8DC2" w14:textId="38C9DE91" w:rsidR="00E177E2" w:rsidRDefault="00E177E2">
          <w:pPr>
            <w:pStyle w:val="20"/>
            <w:tabs>
              <w:tab w:val="left" w:pos="1000"/>
              <w:tab w:val="right" w:leader="dot" w:pos="9628"/>
            </w:tabs>
            <w:ind w:left="400"/>
            <w:rPr>
              <w:noProof/>
            </w:rPr>
          </w:pPr>
          <w:hyperlink w:anchor="_Toc41479081" w:history="1">
            <w:r w:rsidRPr="00E701FF">
              <w:rPr>
                <w:rStyle w:val="aa"/>
                <w:noProof/>
              </w:rPr>
              <w:t>2.2.</w:t>
            </w:r>
            <w:r>
              <w:rPr>
                <w:noProof/>
              </w:rPr>
              <w:tab/>
            </w:r>
            <w:r w:rsidRPr="00E701FF">
              <w:rPr>
                <w:rStyle w:val="aa"/>
                <w:noProof/>
              </w:rPr>
              <w:t>사용 목적(Intended Use)</w:t>
            </w:r>
            <w:r>
              <w:rPr>
                <w:noProof/>
                <w:webHidden/>
              </w:rPr>
              <w:tab/>
            </w:r>
            <w:r>
              <w:rPr>
                <w:noProof/>
                <w:webHidden/>
              </w:rPr>
              <w:fldChar w:fldCharType="begin"/>
            </w:r>
            <w:r>
              <w:rPr>
                <w:noProof/>
                <w:webHidden/>
              </w:rPr>
              <w:instrText xml:space="preserve"> PAGEREF _Toc41479081 \h </w:instrText>
            </w:r>
            <w:r>
              <w:rPr>
                <w:noProof/>
                <w:webHidden/>
              </w:rPr>
            </w:r>
            <w:r>
              <w:rPr>
                <w:noProof/>
                <w:webHidden/>
              </w:rPr>
              <w:fldChar w:fldCharType="separate"/>
            </w:r>
            <w:r>
              <w:rPr>
                <w:noProof/>
                <w:webHidden/>
              </w:rPr>
              <w:t>5</w:t>
            </w:r>
            <w:r>
              <w:rPr>
                <w:noProof/>
                <w:webHidden/>
              </w:rPr>
              <w:fldChar w:fldCharType="end"/>
            </w:r>
          </w:hyperlink>
        </w:p>
        <w:p w14:paraId="201A0B2B" w14:textId="59CFA125" w:rsidR="00E177E2" w:rsidRDefault="00E177E2">
          <w:pPr>
            <w:pStyle w:val="20"/>
            <w:tabs>
              <w:tab w:val="left" w:pos="1000"/>
              <w:tab w:val="right" w:leader="dot" w:pos="9628"/>
            </w:tabs>
            <w:ind w:left="400"/>
            <w:rPr>
              <w:noProof/>
            </w:rPr>
          </w:pPr>
          <w:hyperlink w:anchor="_Toc41479082" w:history="1">
            <w:r w:rsidRPr="00E701FF">
              <w:rPr>
                <w:rStyle w:val="aa"/>
                <w:noProof/>
              </w:rPr>
              <w:t>2.3.</w:t>
            </w:r>
            <w:r>
              <w:rPr>
                <w:noProof/>
              </w:rPr>
              <w:tab/>
            </w:r>
            <w:r w:rsidRPr="00E701FF">
              <w:rPr>
                <w:rStyle w:val="aa"/>
                <w:noProof/>
              </w:rPr>
              <w:t>등급분류</w:t>
            </w:r>
            <w:r>
              <w:rPr>
                <w:noProof/>
                <w:webHidden/>
              </w:rPr>
              <w:tab/>
            </w:r>
            <w:r>
              <w:rPr>
                <w:noProof/>
                <w:webHidden/>
              </w:rPr>
              <w:fldChar w:fldCharType="begin"/>
            </w:r>
            <w:r>
              <w:rPr>
                <w:noProof/>
                <w:webHidden/>
              </w:rPr>
              <w:instrText xml:space="preserve"> PAGEREF _Toc41479082 \h </w:instrText>
            </w:r>
            <w:r>
              <w:rPr>
                <w:noProof/>
                <w:webHidden/>
              </w:rPr>
            </w:r>
            <w:r>
              <w:rPr>
                <w:noProof/>
                <w:webHidden/>
              </w:rPr>
              <w:fldChar w:fldCharType="separate"/>
            </w:r>
            <w:r>
              <w:rPr>
                <w:noProof/>
                <w:webHidden/>
              </w:rPr>
              <w:t>5</w:t>
            </w:r>
            <w:r>
              <w:rPr>
                <w:noProof/>
                <w:webHidden/>
              </w:rPr>
              <w:fldChar w:fldCharType="end"/>
            </w:r>
          </w:hyperlink>
        </w:p>
        <w:p w14:paraId="222B333C" w14:textId="1EF9A204" w:rsidR="00E177E2" w:rsidRDefault="00E177E2">
          <w:pPr>
            <w:pStyle w:val="12"/>
            <w:rPr>
              <w:noProof/>
            </w:rPr>
          </w:pPr>
          <w:hyperlink w:anchor="_Toc41479083" w:history="1">
            <w:r w:rsidRPr="00E701FF">
              <w:rPr>
                <w:rStyle w:val="aa"/>
                <w:noProof/>
              </w:rPr>
              <w:t>3.</w:t>
            </w:r>
            <w:r>
              <w:rPr>
                <w:noProof/>
              </w:rPr>
              <w:tab/>
            </w:r>
            <w:r w:rsidRPr="00E701FF">
              <w:rPr>
                <w:rStyle w:val="aa"/>
                <w:noProof/>
              </w:rPr>
              <w:t>소프트웨어 유지보수 프로세스</w:t>
            </w:r>
            <w:r>
              <w:rPr>
                <w:noProof/>
                <w:webHidden/>
              </w:rPr>
              <w:tab/>
            </w:r>
            <w:r>
              <w:rPr>
                <w:noProof/>
                <w:webHidden/>
              </w:rPr>
              <w:fldChar w:fldCharType="begin"/>
            </w:r>
            <w:r>
              <w:rPr>
                <w:noProof/>
                <w:webHidden/>
              </w:rPr>
              <w:instrText xml:space="preserve"> PAGEREF _Toc41479083 \h </w:instrText>
            </w:r>
            <w:r>
              <w:rPr>
                <w:noProof/>
                <w:webHidden/>
              </w:rPr>
            </w:r>
            <w:r>
              <w:rPr>
                <w:noProof/>
                <w:webHidden/>
              </w:rPr>
              <w:fldChar w:fldCharType="separate"/>
            </w:r>
            <w:r>
              <w:rPr>
                <w:noProof/>
                <w:webHidden/>
              </w:rPr>
              <w:t>6</w:t>
            </w:r>
            <w:r>
              <w:rPr>
                <w:noProof/>
                <w:webHidden/>
              </w:rPr>
              <w:fldChar w:fldCharType="end"/>
            </w:r>
          </w:hyperlink>
        </w:p>
        <w:p w14:paraId="6E594AA1" w14:textId="48318D1D" w:rsidR="00E177E2" w:rsidRDefault="00E177E2">
          <w:pPr>
            <w:pStyle w:val="20"/>
            <w:tabs>
              <w:tab w:val="left" w:pos="1000"/>
              <w:tab w:val="right" w:leader="dot" w:pos="9628"/>
            </w:tabs>
            <w:ind w:left="400"/>
            <w:rPr>
              <w:noProof/>
            </w:rPr>
          </w:pPr>
          <w:hyperlink w:anchor="_Toc41479084" w:history="1">
            <w:r w:rsidRPr="00E701FF">
              <w:rPr>
                <w:rStyle w:val="aa"/>
                <w:noProof/>
              </w:rPr>
              <w:t>3.1.</w:t>
            </w:r>
            <w:r>
              <w:rPr>
                <w:noProof/>
              </w:rPr>
              <w:tab/>
            </w:r>
            <w:r w:rsidRPr="00E701FF">
              <w:rPr>
                <w:rStyle w:val="aa"/>
                <w:noProof/>
              </w:rPr>
              <w:t>소프트웨어 피드백 수집 활동</w:t>
            </w:r>
            <w:r>
              <w:rPr>
                <w:noProof/>
                <w:webHidden/>
              </w:rPr>
              <w:tab/>
            </w:r>
            <w:r>
              <w:rPr>
                <w:noProof/>
                <w:webHidden/>
              </w:rPr>
              <w:fldChar w:fldCharType="begin"/>
            </w:r>
            <w:r>
              <w:rPr>
                <w:noProof/>
                <w:webHidden/>
              </w:rPr>
              <w:instrText xml:space="preserve"> PAGEREF _Toc41479084 \h </w:instrText>
            </w:r>
            <w:r>
              <w:rPr>
                <w:noProof/>
                <w:webHidden/>
              </w:rPr>
            </w:r>
            <w:r>
              <w:rPr>
                <w:noProof/>
                <w:webHidden/>
              </w:rPr>
              <w:fldChar w:fldCharType="separate"/>
            </w:r>
            <w:r>
              <w:rPr>
                <w:noProof/>
                <w:webHidden/>
              </w:rPr>
              <w:t>7</w:t>
            </w:r>
            <w:r>
              <w:rPr>
                <w:noProof/>
                <w:webHidden/>
              </w:rPr>
              <w:fldChar w:fldCharType="end"/>
            </w:r>
          </w:hyperlink>
        </w:p>
        <w:p w14:paraId="7290E76A" w14:textId="6FD6325F" w:rsidR="00E177E2" w:rsidRDefault="00E177E2">
          <w:pPr>
            <w:pStyle w:val="20"/>
            <w:tabs>
              <w:tab w:val="left" w:pos="1000"/>
              <w:tab w:val="right" w:leader="dot" w:pos="9628"/>
            </w:tabs>
            <w:ind w:left="400"/>
            <w:rPr>
              <w:noProof/>
            </w:rPr>
          </w:pPr>
          <w:hyperlink w:anchor="_Toc41479085" w:history="1">
            <w:r w:rsidRPr="00E701FF">
              <w:rPr>
                <w:rStyle w:val="aa"/>
                <w:noProof/>
              </w:rPr>
              <w:t>3.2.</w:t>
            </w:r>
            <w:r>
              <w:rPr>
                <w:noProof/>
              </w:rPr>
              <w:tab/>
            </w:r>
            <w:r w:rsidRPr="00E701FF">
              <w:rPr>
                <w:rStyle w:val="aa"/>
                <w:noProof/>
              </w:rPr>
              <w:t>소프트웨어 피드백 분석 활동</w:t>
            </w:r>
            <w:r>
              <w:rPr>
                <w:noProof/>
                <w:webHidden/>
              </w:rPr>
              <w:tab/>
            </w:r>
            <w:r>
              <w:rPr>
                <w:noProof/>
                <w:webHidden/>
              </w:rPr>
              <w:fldChar w:fldCharType="begin"/>
            </w:r>
            <w:r>
              <w:rPr>
                <w:noProof/>
                <w:webHidden/>
              </w:rPr>
              <w:instrText xml:space="preserve"> PAGEREF _Toc41479085 \h </w:instrText>
            </w:r>
            <w:r>
              <w:rPr>
                <w:noProof/>
                <w:webHidden/>
              </w:rPr>
            </w:r>
            <w:r>
              <w:rPr>
                <w:noProof/>
                <w:webHidden/>
              </w:rPr>
              <w:fldChar w:fldCharType="separate"/>
            </w:r>
            <w:r>
              <w:rPr>
                <w:noProof/>
                <w:webHidden/>
              </w:rPr>
              <w:t>7</w:t>
            </w:r>
            <w:r>
              <w:rPr>
                <w:noProof/>
                <w:webHidden/>
              </w:rPr>
              <w:fldChar w:fldCharType="end"/>
            </w:r>
          </w:hyperlink>
        </w:p>
        <w:p w14:paraId="3C0AC11F" w14:textId="4B5E97B4" w:rsidR="00E177E2" w:rsidRDefault="00E177E2">
          <w:pPr>
            <w:pStyle w:val="20"/>
            <w:tabs>
              <w:tab w:val="left" w:pos="1000"/>
              <w:tab w:val="right" w:leader="dot" w:pos="9628"/>
            </w:tabs>
            <w:ind w:left="400"/>
            <w:rPr>
              <w:noProof/>
            </w:rPr>
          </w:pPr>
          <w:hyperlink w:anchor="_Toc41479086" w:history="1">
            <w:r w:rsidRPr="00E701FF">
              <w:rPr>
                <w:rStyle w:val="aa"/>
                <w:noProof/>
              </w:rPr>
              <w:t>3.3.</w:t>
            </w:r>
            <w:r>
              <w:rPr>
                <w:noProof/>
              </w:rPr>
              <w:tab/>
            </w:r>
            <w:r w:rsidRPr="00E701FF">
              <w:rPr>
                <w:rStyle w:val="aa"/>
                <w:noProof/>
              </w:rPr>
              <w:t>소프트웨어 피드백 처리 결과 통보 활동</w:t>
            </w:r>
            <w:r>
              <w:rPr>
                <w:noProof/>
                <w:webHidden/>
              </w:rPr>
              <w:tab/>
            </w:r>
            <w:r>
              <w:rPr>
                <w:noProof/>
                <w:webHidden/>
              </w:rPr>
              <w:fldChar w:fldCharType="begin"/>
            </w:r>
            <w:r>
              <w:rPr>
                <w:noProof/>
                <w:webHidden/>
              </w:rPr>
              <w:instrText xml:space="preserve"> PAGEREF _Toc41479086 \h </w:instrText>
            </w:r>
            <w:r>
              <w:rPr>
                <w:noProof/>
                <w:webHidden/>
              </w:rPr>
            </w:r>
            <w:r>
              <w:rPr>
                <w:noProof/>
                <w:webHidden/>
              </w:rPr>
              <w:fldChar w:fldCharType="separate"/>
            </w:r>
            <w:r>
              <w:rPr>
                <w:noProof/>
                <w:webHidden/>
              </w:rPr>
              <w:t>7</w:t>
            </w:r>
            <w:r>
              <w:rPr>
                <w:noProof/>
                <w:webHidden/>
              </w:rPr>
              <w:fldChar w:fldCharType="end"/>
            </w:r>
          </w:hyperlink>
        </w:p>
        <w:p w14:paraId="039FA698" w14:textId="6BD28BAA" w:rsidR="00E177E2" w:rsidRDefault="00E177E2">
          <w:pPr>
            <w:pStyle w:val="12"/>
            <w:rPr>
              <w:noProof/>
            </w:rPr>
          </w:pPr>
          <w:hyperlink w:anchor="_Toc41479087" w:history="1">
            <w:r w:rsidRPr="00E701FF">
              <w:rPr>
                <w:rStyle w:val="aa"/>
                <w:noProof/>
              </w:rPr>
              <w:t>4.</w:t>
            </w:r>
            <w:r>
              <w:rPr>
                <w:noProof/>
              </w:rPr>
              <w:tab/>
            </w:r>
            <w:r w:rsidRPr="00E701FF">
              <w:rPr>
                <w:rStyle w:val="aa"/>
                <w:noProof/>
              </w:rPr>
              <w:t>소프트웨어 형상관리 프로세스의 사용</w:t>
            </w:r>
            <w:r>
              <w:rPr>
                <w:noProof/>
                <w:webHidden/>
              </w:rPr>
              <w:tab/>
            </w:r>
            <w:r>
              <w:rPr>
                <w:noProof/>
                <w:webHidden/>
              </w:rPr>
              <w:fldChar w:fldCharType="begin"/>
            </w:r>
            <w:r>
              <w:rPr>
                <w:noProof/>
                <w:webHidden/>
              </w:rPr>
              <w:instrText xml:space="preserve"> PAGEREF _Toc41479087 \h </w:instrText>
            </w:r>
            <w:r>
              <w:rPr>
                <w:noProof/>
                <w:webHidden/>
              </w:rPr>
            </w:r>
            <w:r>
              <w:rPr>
                <w:noProof/>
                <w:webHidden/>
              </w:rPr>
              <w:fldChar w:fldCharType="separate"/>
            </w:r>
            <w:r>
              <w:rPr>
                <w:noProof/>
                <w:webHidden/>
              </w:rPr>
              <w:t>7</w:t>
            </w:r>
            <w:r>
              <w:rPr>
                <w:noProof/>
                <w:webHidden/>
              </w:rPr>
              <w:fldChar w:fldCharType="end"/>
            </w:r>
          </w:hyperlink>
        </w:p>
        <w:p w14:paraId="27EADFA8" w14:textId="1EC6D104" w:rsidR="00F900FC" w:rsidRDefault="00F900FC" w:rsidP="00FC42B1">
          <w:pPr>
            <w:spacing w:after="0" w:line="240" w:lineRule="auto"/>
            <w:rPr>
              <w:b/>
              <w:bCs/>
              <w:lang w:val="ko-KR"/>
            </w:rPr>
          </w:pPr>
          <w:r w:rsidRPr="00C46AA2">
            <w:rPr>
              <w:b/>
              <w:bCs/>
              <w:sz w:val="16"/>
              <w:szCs w:val="16"/>
              <w:lang w:val="ko-KR"/>
            </w:rPr>
            <w:fldChar w:fldCharType="end"/>
          </w:r>
        </w:p>
      </w:sdtContent>
    </w:sdt>
    <w:p w14:paraId="511F7118" w14:textId="1357168B" w:rsidR="00F900FC" w:rsidRDefault="00F900FC">
      <w:pPr>
        <w:widowControl/>
        <w:wordWrap/>
        <w:autoSpaceDE/>
        <w:autoSpaceDN/>
      </w:pPr>
      <w:r>
        <w:br w:type="page"/>
      </w:r>
    </w:p>
    <w:p w14:paraId="6A744EE1" w14:textId="5D7817B5" w:rsidR="0024589F" w:rsidRDefault="009974EE" w:rsidP="00B33E32">
      <w:pPr>
        <w:pStyle w:val="10"/>
        <w:numPr>
          <w:ilvl w:val="0"/>
          <w:numId w:val="7"/>
        </w:numPr>
        <w:spacing w:after="0" w:line="240" w:lineRule="auto"/>
      </w:pPr>
      <w:bookmarkStart w:id="13" w:name="_Toc41479073"/>
      <w:r>
        <w:rPr>
          <w:rFonts w:hint="eastAsia"/>
        </w:rPr>
        <w:t>서론</w:t>
      </w:r>
      <w:bookmarkEnd w:id="13"/>
    </w:p>
    <w:p w14:paraId="044BA7A8" w14:textId="38CD33DF" w:rsidR="0024589F" w:rsidRDefault="0024589F" w:rsidP="00B33E32">
      <w:pPr>
        <w:pStyle w:val="2"/>
        <w:numPr>
          <w:ilvl w:val="1"/>
          <w:numId w:val="7"/>
        </w:numPr>
        <w:spacing w:after="0" w:line="240" w:lineRule="auto"/>
      </w:pPr>
      <w:bookmarkStart w:id="14" w:name="_Toc41479074"/>
      <w:r>
        <w:rPr>
          <w:rFonts w:hint="eastAsia"/>
        </w:rPr>
        <w:t>개요</w:t>
      </w:r>
      <w:bookmarkEnd w:id="14"/>
    </w:p>
    <w:p w14:paraId="334BD239" w14:textId="795A6C11" w:rsidR="0024589F" w:rsidRDefault="0024589F" w:rsidP="00B33E32">
      <w:pPr>
        <w:spacing w:after="0" w:line="240" w:lineRule="auto"/>
        <w:ind w:leftChars="300" w:left="600"/>
      </w:pPr>
      <w:r>
        <w:rPr>
          <w:rFonts w:hint="eastAsia"/>
        </w:rPr>
        <w:t>인공와우</w:t>
      </w:r>
      <w:r>
        <w:t xml:space="preserve"> </w:t>
      </w:r>
      <w:r w:rsidR="007F48DB">
        <w:rPr>
          <w:rFonts w:hint="eastAsia"/>
        </w:rPr>
        <w:t xml:space="preserve">제품의 외부기 </w:t>
      </w:r>
      <w:r w:rsidR="006865C0">
        <w:rPr>
          <w:rFonts w:hint="eastAsia"/>
        </w:rPr>
        <w:t>소프트웨어</w:t>
      </w:r>
      <w:r w:rsidR="0092382C">
        <w:rPr>
          <w:rFonts w:hint="eastAsia"/>
        </w:rPr>
        <w:t xml:space="preserve"> 수명주기 동안 </w:t>
      </w:r>
      <w:r w:rsidR="00257778">
        <w:rPr>
          <w:rFonts w:hint="eastAsia"/>
        </w:rPr>
        <w:t xml:space="preserve">소프트웨어의 유지보수 </w:t>
      </w:r>
      <w:r w:rsidR="00200E43">
        <w:rPr>
          <w:rFonts w:hint="eastAsia"/>
        </w:rPr>
        <w:t>절차를 계획한다.</w:t>
      </w:r>
      <w:r>
        <w:t xml:space="preserve"> </w:t>
      </w:r>
    </w:p>
    <w:p w14:paraId="6D14B171" w14:textId="77777777" w:rsidR="00B33E32" w:rsidRPr="0024589F" w:rsidRDefault="00B33E32" w:rsidP="00B33E32">
      <w:pPr>
        <w:spacing w:after="0" w:line="240" w:lineRule="auto"/>
        <w:ind w:leftChars="300" w:left="600"/>
      </w:pPr>
    </w:p>
    <w:p w14:paraId="5F934AC0" w14:textId="14863624" w:rsidR="0024589F" w:rsidRDefault="0024589F" w:rsidP="00B33E32">
      <w:pPr>
        <w:pStyle w:val="2"/>
        <w:numPr>
          <w:ilvl w:val="1"/>
          <w:numId w:val="7"/>
        </w:numPr>
        <w:spacing w:after="0" w:line="240" w:lineRule="auto"/>
      </w:pPr>
      <w:bookmarkStart w:id="15" w:name="_Toc41479075"/>
      <w:r>
        <w:rPr>
          <w:rFonts w:hint="eastAsia"/>
        </w:rPr>
        <w:t>목적</w:t>
      </w:r>
      <w:bookmarkEnd w:id="15"/>
    </w:p>
    <w:p w14:paraId="7BD7C473" w14:textId="4DE828EC" w:rsidR="0092382C" w:rsidRDefault="00257778" w:rsidP="00B33E32">
      <w:pPr>
        <w:spacing w:after="0" w:line="240" w:lineRule="auto"/>
        <w:ind w:leftChars="300" w:left="600"/>
      </w:pPr>
      <w:r>
        <w:rPr>
          <w:rFonts w:hint="eastAsia"/>
        </w:rPr>
        <w:t xml:space="preserve">소프트웨어에 유지보수 절차를 규정함으로써 </w:t>
      </w:r>
      <w:r w:rsidR="009974EE">
        <w:rPr>
          <w:rFonts w:hint="eastAsia"/>
        </w:rPr>
        <w:t>소프트웨어의 안전성,</w:t>
      </w:r>
      <w:r w:rsidR="009974EE">
        <w:t xml:space="preserve"> </w:t>
      </w:r>
      <w:r w:rsidR="009974EE">
        <w:rPr>
          <w:rFonts w:hint="eastAsia"/>
        </w:rPr>
        <w:t>일관성 및 정확성을 보장하는 것이 목적</w:t>
      </w:r>
      <w:r>
        <w:rPr>
          <w:rFonts w:hint="eastAsia"/>
        </w:rPr>
        <w:t>이다.</w:t>
      </w:r>
    </w:p>
    <w:p w14:paraId="5E76BCB9" w14:textId="77777777" w:rsidR="00B33E32" w:rsidRPr="0092382C" w:rsidRDefault="00B33E32" w:rsidP="00B33E32">
      <w:pPr>
        <w:spacing w:after="0" w:line="240" w:lineRule="auto"/>
        <w:ind w:leftChars="300" w:left="600"/>
      </w:pPr>
    </w:p>
    <w:p w14:paraId="2339CA30" w14:textId="052A8475" w:rsidR="00200E43" w:rsidRDefault="00200E43" w:rsidP="00B33E32">
      <w:pPr>
        <w:pStyle w:val="2"/>
        <w:numPr>
          <w:ilvl w:val="1"/>
          <w:numId w:val="7"/>
        </w:numPr>
        <w:spacing w:after="0" w:line="240" w:lineRule="auto"/>
      </w:pPr>
      <w:bookmarkStart w:id="16" w:name="_Toc41479076"/>
      <w:r>
        <w:rPr>
          <w:rFonts w:hint="eastAsia"/>
        </w:rPr>
        <w:t>대상</w:t>
      </w:r>
      <w:bookmarkEnd w:id="16"/>
    </w:p>
    <w:p w14:paraId="4B28244A" w14:textId="0B25F184" w:rsidR="00200E43" w:rsidRPr="00200E43" w:rsidRDefault="007329D8" w:rsidP="00B33E32">
      <w:pPr>
        <w:spacing w:after="0" w:line="240" w:lineRule="auto"/>
        <w:ind w:leftChars="300" w:left="600"/>
      </w:pPr>
      <w:del w:id="17" w:author="김은수" w:date="2026-09-28T14:23:00Z" w16du:dateUtc="2026-09-28T05:23:00Z">
        <w:r w:rsidRPr="007329D8">
          <w:rPr>
            <w:kern w:val="0"/>
          </w:rPr>
          <w:delText>TD20B</w:delText>
        </w:r>
      </w:del>
      <w:ins w:id="18" w:author="김은수" w:date="2026-09-28T14:23:00Z" w16du:dateUtc="2026-09-28T05:23:00Z">
        <w:r w:rsidRPr="007329D8">
          <w:rPr>
            <w:kern w:val="0"/>
          </w:rPr>
          <w:t>TD24A</w:t>
        </w:r>
      </w:ins>
      <w:r w:rsidRPr="007329D8">
        <w:rPr>
          <w:kern w:val="0"/>
        </w:rPr>
        <w:t>-A-EXT</w:t>
      </w:r>
      <w:r>
        <w:rPr>
          <w:kern w:val="0"/>
        </w:rPr>
        <w:t xml:space="preserve"> </w:t>
      </w:r>
      <w:r>
        <w:rPr>
          <w:rFonts w:hint="eastAsia"/>
          <w:kern w:val="0"/>
        </w:rPr>
        <w:t xml:space="preserve">제품 펌웨어 </w:t>
      </w:r>
      <w:r w:rsidR="006F65F5">
        <w:rPr>
          <w:rFonts w:hint="eastAsia"/>
          <w:kern w:val="0"/>
        </w:rPr>
        <w:t xml:space="preserve">개발 프로젝트에 </w:t>
      </w:r>
      <w:r w:rsidR="00200E43">
        <w:rPr>
          <w:rFonts w:hint="eastAsia"/>
        </w:rPr>
        <w:t>참여하는 모든 구성원은 이 계획서</w:t>
      </w:r>
      <w:r w:rsidR="007E596F">
        <w:rPr>
          <w:rFonts w:hint="eastAsia"/>
        </w:rPr>
        <w:t>에 규정된 절차에 따라</w:t>
      </w:r>
      <w:r w:rsidR="00200E43">
        <w:rPr>
          <w:rFonts w:hint="eastAsia"/>
        </w:rPr>
        <w:t xml:space="preserve"> 소프트웨어</w:t>
      </w:r>
      <w:r w:rsidR="00257778">
        <w:rPr>
          <w:rFonts w:hint="eastAsia"/>
        </w:rPr>
        <w:t>를 유지보수 한다.</w:t>
      </w:r>
    </w:p>
    <w:p w14:paraId="7A220B47" w14:textId="77777777" w:rsidR="0092382C" w:rsidRPr="009974EE" w:rsidRDefault="0092382C" w:rsidP="00B33E32">
      <w:pPr>
        <w:spacing w:after="0" w:line="240" w:lineRule="auto"/>
      </w:pPr>
    </w:p>
    <w:p w14:paraId="5166B6F0" w14:textId="34E530A9" w:rsidR="0024589F" w:rsidRDefault="0024589F" w:rsidP="00B33E32">
      <w:pPr>
        <w:pStyle w:val="2"/>
        <w:numPr>
          <w:ilvl w:val="1"/>
          <w:numId w:val="7"/>
        </w:numPr>
        <w:spacing w:after="0" w:line="240" w:lineRule="auto"/>
      </w:pPr>
      <w:bookmarkStart w:id="19" w:name="_Toc41479077"/>
      <w:r>
        <w:rPr>
          <w:rFonts w:hint="eastAsia"/>
        </w:rPr>
        <w:t>관련문서</w:t>
      </w:r>
      <w:bookmarkEnd w:id="19"/>
    </w:p>
    <w:p w14:paraId="2C8998FB" w14:textId="667BBC45" w:rsidR="00202AB0" w:rsidRDefault="00B33E32" w:rsidP="00B33E32">
      <w:pPr>
        <w:pStyle w:val="3"/>
        <w:ind w:leftChars="400" w:left="1000" w:hangingChars="100" w:hanging="200"/>
      </w:pPr>
      <w:bookmarkStart w:id="20" w:name="_Toc41479078"/>
      <w:r>
        <w:rPr>
          <w:rFonts w:hint="eastAsia"/>
        </w:rPr>
        <w:t>1</w:t>
      </w:r>
      <w:r>
        <w:t>.4.</w:t>
      </w:r>
      <w:r w:rsidR="00071B07">
        <w:t>1</w:t>
      </w:r>
      <w:r>
        <w:t xml:space="preserve">. </w:t>
      </w:r>
      <w:r w:rsidR="00202AB0">
        <w:rPr>
          <w:rFonts w:hint="eastAsia"/>
        </w:rPr>
        <w:t>표준 및 규제</w:t>
      </w:r>
      <w:bookmarkEnd w:id="20"/>
    </w:p>
    <w:tbl>
      <w:tblPr>
        <w:tblStyle w:val="a5"/>
        <w:tblW w:w="0" w:type="auto"/>
        <w:tblInd w:w="1440" w:type="dxa"/>
        <w:tblLook w:val="04A0" w:firstRow="1" w:lastRow="0" w:firstColumn="1" w:lastColumn="0" w:noHBand="0" w:noVBand="1"/>
      </w:tblPr>
      <w:tblGrid>
        <w:gridCol w:w="540"/>
        <w:gridCol w:w="1417"/>
        <w:gridCol w:w="5642"/>
      </w:tblGrid>
      <w:tr w:rsidR="00202AB0" w:rsidRPr="005D4343" w14:paraId="41BE5FE6" w14:textId="77777777" w:rsidTr="00B33E32">
        <w:trPr>
          <w:trHeight w:val="554"/>
        </w:trPr>
        <w:tc>
          <w:tcPr>
            <w:tcW w:w="540" w:type="dxa"/>
            <w:vAlign w:val="center"/>
          </w:tcPr>
          <w:p w14:paraId="6B79F2C5" w14:textId="77777777" w:rsidR="00202AB0" w:rsidRPr="005D4343" w:rsidRDefault="00202AB0" w:rsidP="00B33E32">
            <w:pPr>
              <w:pStyle w:val="a8"/>
              <w:wordWrap/>
              <w:ind w:leftChars="0" w:left="0"/>
              <w:jc w:val="center"/>
              <w:rPr>
                <w:rFonts w:ascii="Times New Roman" w:eastAsiaTheme="majorHAnsi" w:hAnsi="Times New Roman" w:cs="Times New Roman"/>
                <w:szCs w:val="20"/>
              </w:rPr>
            </w:pPr>
            <w:r w:rsidRPr="005D4343">
              <w:rPr>
                <w:rFonts w:ascii="Times New Roman" w:eastAsiaTheme="majorHAnsi" w:hAnsi="Times New Roman" w:cs="Times New Roman"/>
                <w:szCs w:val="20"/>
              </w:rPr>
              <w:t>No</w:t>
            </w:r>
          </w:p>
        </w:tc>
        <w:tc>
          <w:tcPr>
            <w:tcW w:w="1417" w:type="dxa"/>
            <w:vAlign w:val="center"/>
          </w:tcPr>
          <w:p w14:paraId="40636880" w14:textId="77777777" w:rsidR="00202AB0" w:rsidRPr="005D4343" w:rsidRDefault="00202AB0" w:rsidP="00B33E32">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문서번호</w:t>
            </w:r>
          </w:p>
        </w:tc>
        <w:tc>
          <w:tcPr>
            <w:tcW w:w="5642" w:type="dxa"/>
            <w:vAlign w:val="center"/>
          </w:tcPr>
          <w:p w14:paraId="40ACD6EF" w14:textId="77777777" w:rsidR="00202AB0" w:rsidRPr="005D4343" w:rsidRDefault="00202AB0" w:rsidP="00B33E32">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제목</w:t>
            </w:r>
          </w:p>
        </w:tc>
      </w:tr>
      <w:tr w:rsidR="00202AB0" w:rsidRPr="005D4343" w14:paraId="3BA1B951" w14:textId="77777777" w:rsidTr="00B33E32">
        <w:trPr>
          <w:trHeight w:val="554"/>
        </w:trPr>
        <w:tc>
          <w:tcPr>
            <w:tcW w:w="540" w:type="dxa"/>
            <w:vAlign w:val="center"/>
          </w:tcPr>
          <w:p w14:paraId="3F71C290" w14:textId="77777777" w:rsidR="00202AB0" w:rsidRPr="005D4343" w:rsidRDefault="00202AB0" w:rsidP="00B33E32">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1</w:t>
            </w:r>
          </w:p>
        </w:tc>
        <w:tc>
          <w:tcPr>
            <w:tcW w:w="1417" w:type="dxa"/>
            <w:vAlign w:val="center"/>
          </w:tcPr>
          <w:p w14:paraId="0A41D725" w14:textId="0CD2881D" w:rsidR="00202AB0" w:rsidRPr="005D4343" w:rsidRDefault="00202AB0" w:rsidP="00B33E32">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EC 62304</w:t>
            </w:r>
          </w:p>
        </w:tc>
        <w:tc>
          <w:tcPr>
            <w:tcW w:w="5642" w:type="dxa"/>
            <w:vAlign w:val="center"/>
          </w:tcPr>
          <w:p w14:paraId="1AE76F33" w14:textId="54424B77" w:rsidR="00202AB0" w:rsidRPr="005D4343" w:rsidRDefault="00202AB0" w:rsidP="00B33E32">
            <w:pPr>
              <w:wordWrap/>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 software –</w:t>
            </w:r>
            <w:r>
              <w:rPr>
                <w:rFonts w:ascii="Times New Roman" w:eastAsiaTheme="majorHAnsi" w:hAnsi="Times New Roman" w:cs="Times New Roman"/>
                <w:szCs w:val="20"/>
              </w:rPr>
              <w:t xml:space="preserve"> </w:t>
            </w:r>
            <w:r w:rsidRPr="005D4343">
              <w:rPr>
                <w:rFonts w:ascii="Times New Roman" w:eastAsiaTheme="majorHAnsi" w:hAnsi="Times New Roman" w:cs="Times New Roman"/>
                <w:szCs w:val="20"/>
              </w:rPr>
              <w:t>Software life cycle processes</w:t>
            </w:r>
          </w:p>
        </w:tc>
      </w:tr>
      <w:tr w:rsidR="00202AB0" w:rsidRPr="005D4343" w14:paraId="50821D84" w14:textId="77777777" w:rsidTr="00B33E32">
        <w:trPr>
          <w:trHeight w:val="554"/>
        </w:trPr>
        <w:tc>
          <w:tcPr>
            <w:tcW w:w="540" w:type="dxa"/>
            <w:vAlign w:val="center"/>
          </w:tcPr>
          <w:p w14:paraId="2422112E" w14:textId="28F43032" w:rsidR="00202AB0" w:rsidRDefault="00202AB0" w:rsidP="00B33E32">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2</w:t>
            </w:r>
          </w:p>
        </w:tc>
        <w:tc>
          <w:tcPr>
            <w:tcW w:w="1417" w:type="dxa"/>
            <w:vAlign w:val="center"/>
          </w:tcPr>
          <w:p w14:paraId="49F9C7F5" w14:textId="5143792A" w:rsidR="00202AB0" w:rsidRDefault="00202AB0" w:rsidP="00B33E32">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SO 14971</w:t>
            </w:r>
          </w:p>
        </w:tc>
        <w:tc>
          <w:tcPr>
            <w:tcW w:w="5642" w:type="dxa"/>
            <w:vAlign w:val="center"/>
          </w:tcPr>
          <w:p w14:paraId="0E78EF54" w14:textId="17B268EF" w:rsidR="00202AB0" w:rsidRPr="005D4343" w:rsidRDefault="00202AB0" w:rsidP="00B33E32">
            <w:pPr>
              <w:pStyle w:val="a8"/>
              <w:wordWrap/>
              <w:ind w:leftChars="0" w:left="0"/>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devices – Application of risk management to medical</w:t>
            </w:r>
          </w:p>
        </w:tc>
      </w:tr>
    </w:tbl>
    <w:p w14:paraId="53B8CA61" w14:textId="0E794A56" w:rsidR="00B33E32" w:rsidRDefault="00B33E32" w:rsidP="00B33E32">
      <w:pPr>
        <w:pStyle w:val="a8"/>
        <w:spacing w:after="0" w:line="240" w:lineRule="auto"/>
        <w:ind w:leftChars="0" w:left="1418"/>
      </w:pPr>
    </w:p>
    <w:p w14:paraId="5E256B01" w14:textId="77777777" w:rsidR="00B33E32" w:rsidRDefault="00B33E32">
      <w:pPr>
        <w:widowControl/>
        <w:wordWrap/>
        <w:autoSpaceDE/>
        <w:autoSpaceDN/>
      </w:pPr>
      <w:r>
        <w:br w:type="page"/>
      </w:r>
    </w:p>
    <w:p w14:paraId="333C0129" w14:textId="04BDF988" w:rsidR="0024589F" w:rsidRDefault="0024589F" w:rsidP="00B33E32">
      <w:pPr>
        <w:pStyle w:val="10"/>
        <w:numPr>
          <w:ilvl w:val="0"/>
          <w:numId w:val="7"/>
        </w:numPr>
        <w:spacing w:after="0" w:line="240" w:lineRule="auto"/>
      </w:pPr>
      <w:bookmarkStart w:id="21" w:name="_Toc41479079"/>
      <w:r>
        <w:rPr>
          <w:rFonts w:hint="eastAsia"/>
        </w:rPr>
        <w:t>개발 대상 제품</w:t>
      </w:r>
      <w:bookmarkEnd w:id="21"/>
    </w:p>
    <w:p w14:paraId="1964ABFE" w14:textId="5103C536" w:rsidR="0024589F" w:rsidRDefault="0024589F" w:rsidP="00B33E32">
      <w:pPr>
        <w:pStyle w:val="2"/>
        <w:numPr>
          <w:ilvl w:val="1"/>
          <w:numId w:val="7"/>
        </w:numPr>
        <w:spacing w:after="0" w:line="240" w:lineRule="auto"/>
      </w:pPr>
      <w:bookmarkStart w:id="22" w:name="_Toc41479080"/>
      <w:bookmarkStart w:id="23" w:name="_Hlk7115793"/>
      <w:r>
        <w:rPr>
          <w:rFonts w:hint="eastAsia"/>
        </w:rPr>
        <w:t>품목명</w:t>
      </w:r>
      <w:bookmarkEnd w:id="22"/>
    </w:p>
    <w:p w14:paraId="4E64E882" w14:textId="77777777" w:rsidR="0024589F" w:rsidRDefault="0024589F" w:rsidP="00B33E32">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sidRPr="008257EA">
        <w:rPr>
          <w:rFonts w:hint="eastAsia"/>
        </w:rPr>
        <w:t>인공달팽이관장치</w:t>
      </w:r>
      <w:r>
        <w:rPr>
          <w:rFonts w:hint="eastAsia"/>
        </w:rPr>
        <w:t>[Stimulator,</w:t>
      </w:r>
      <w:r>
        <w:t xml:space="preserve"> </w:t>
      </w:r>
      <w:r>
        <w:rPr>
          <w:rFonts w:hint="eastAsia"/>
        </w:rPr>
        <w:t>electrical,</w:t>
      </w:r>
      <w:r>
        <w:t xml:space="preserve"> </w:t>
      </w:r>
      <w:r>
        <w:rPr>
          <w:rFonts w:hint="eastAsia"/>
        </w:rPr>
        <w:t>auditory,</w:t>
      </w:r>
      <w:r>
        <w:t xml:space="preserve"> </w:t>
      </w:r>
      <w:r>
        <w:rPr>
          <w:rFonts w:hint="eastAsia"/>
        </w:rPr>
        <w:t>cochlear],</w:t>
      </w:r>
      <w:r>
        <w:t xml:space="preserve"> </w:t>
      </w:r>
      <w:r>
        <w:rPr>
          <w:rFonts w:hint="eastAsia"/>
        </w:rPr>
        <w:t>(</w:t>
      </w:r>
      <w:r w:rsidRPr="008257EA">
        <w:t>A09320.01</w:t>
      </w:r>
      <w:r>
        <w:rPr>
          <w:rFonts w:hint="eastAsia"/>
        </w:rPr>
        <w:t>)</w:t>
      </w:r>
    </w:p>
    <w:p w14:paraId="10388FA8" w14:textId="77777777" w:rsidR="0024589F" w:rsidRDefault="0024589F" w:rsidP="00B33E32">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sidRPr="001316EF">
        <w:t>implant, cochlear</w:t>
      </w:r>
      <w:r>
        <w:t xml:space="preserve"> </w:t>
      </w:r>
      <w:r>
        <w:rPr>
          <w:rFonts w:hint="eastAsia"/>
        </w:rPr>
        <w:t>(</w:t>
      </w:r>
      <w:r>
        <w:t>MCM</w:t>
      </w:r>
      <w:r>
        <w:rPr>
          <w:rFonts w:hint="eastAsia"/>
        </w:rPr>
        <w:t>)</w:t>
      </w:r>
    </w:p>
    <w:p w14:paraId="64EBDDFF" w14:textId="68DC8D08" w:rsidR="0024589F" w:rsidRDefault="0024589F" w:rsidP="00B33E32">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cochlear</w:t>
      </w:r>
      <w:r>
        <w:t xml:space="preserve"> </w:t>
      </w:r>
      <w:r>
        <w:rPr>
          <w:rFonts w:hint="eastAsia"/>
        </w:rPr>
        <w:t>implant</w:t>
      </w:r>
      <w:r>
        <w:t xml:space="preserve"> </w:t>
      </w:r>
    </w:p>
    <w:p w14:paraId="701B6271" w14:textId="77777777" w:rsidR="00B33E32" w:rsidRDefault="00B33E32" w:rsidP="00B33E32">
      <w:pPr>
        <w:spacing w:after="0" w:line="240" w:lineRule="auto"/>
        <w:ind w:leftChars="300" w:left="600"/>
      </w:pPr>
    </w:p>
    <w:p w14:paraId="2693A5C9" w14:textId="4B741316" w:rsidR="0024589F" w:rsidRDefault="0024589F" w:rsidP="00B33E32">
      <w:pPr>
        <w:pStyle w:val="2"/>
        <w:numPr>
          <w:ilvl w:val="1"/>
          <w:numId w:val="7"/>
        </w:numPr>
        <w:spacing w:after="0" w:line="240" w:lineRule="auto"/>
      </w:pPr>
      <w:bookmarkStart w:id="24" w:name="_Toc41479081"/>
      <w:r>
        <w:rPr>
          <w:rFonts w:hint="eastAsia"/>
        </w:rPr>
        <w:t>사용 목적(Intended</w:t>
      </w:r>
      <w:r>
        <w:t xml:space="preserve"> </w:t>
      </w:r>
      <w:r>
        <w:rPr>
          <w:rFonts w:hint="eastAsia"/>
        </w:rPr>
        <w:t>Use)</w:t>
      </w:r>
      <w:bookmarkEnd w:id="24"/>
    </w:p>
    <w:p w14:paraId="0B06EEAD" w14:textId="77777777" w:rsidR="0024589F" w:rsidRDefault="0024589F" w:rsidP="00B33E32">
      <w:pPr>
        <w:spacing w:after="0" w:line="240" w:lineRule="auto"/>
        <w:ind w:leftChars="300" w:left="600"/>
      </w:pPr>
      <w:r w:rsidRPr="001316EF">
        <w:rPr>
          <w:rFonts w:hint="eastAsia"/>
        </w:rPr>
        <w:t>중증</w:t>
      </w:r>
      <w:r w:rsidRPr="001316EF">
        <w:t xml:space="preserve"> 청각 장애 환자의 청각</w:t>
      </w:r>
      <w:r>
        <w:rPr>
          <w:rFonts w:hint="eastAsia"/>
        </w:rPr>
        <w:t>세포에 전기자극을 전달함으로써 청각반응을 이끌어내어 청각의 일부를 회복할 목적으로 사용하는 기기</w:t>
      </w:r>
    </w:p>
    <w:p w14:paraId="23FF0E62" w14:textId="1ABD6F68" w:rsidR="0024589F" w:rsidRDefault="0024589F" w:rsidP="00B33E32">
      <w:pPr>
        <w:spacing w:after="0" w:line="240" w:lineRule="auto"/>
        <w:ind w:leftChars="300" w:left="600"/>
      </w:pPr>
      <w:r>
        <w:rPr>
          <w:rFonts w:hint="eastAsia"/>
        </w:rPr>
        <w:t>(</w:t>
      </w:r>
      <w:r w:rsidRPr="00F6447C">
        <w:t>Cochlear Implant System is intended to evoke auditory sensation via electrical stimulation of the auditory pathways for severely to profoundly hearing impaired individuals who obtain little or no benefit from acoustic amplification in the best aided condition.</w:t>
      </w:r>
      <w:r>
        <w:rPr>
          <w:rFonts w:hint="eastAsia"/>
        </w:rPr>
        <w:t>)</w:t>
      </w:r>
    </w:p>
    <w:p w14:paraId="3F0D1FB7" w14:textId="77777777" w:rsidR="0024589F" w:rsidRPr="0024589F" w:rsidRDefault="0024589F" w:rsidP="00B33E32">
      <w:pPr>
        <w:spacing w:after="0" w:line="240" w:lineRule="auto"/>
      </w:pPr>
    </w:p>
    <w:p w14:paraId="7D361F0F" w14:textId="225FA194" w:rsidR="0024589F" w:rsidRDefault="0024589F" w:rsidP="00B33E32">
      <w:pPr>
        <w:pStyle w:val="2"/>
        <w:numPr>
          <w:ilvl w:val="1"/>
          <w:numId w:val="7"/>
        </w:numPr>
        <w:spacing w:after="0" w:line="240" w:lineRule="auto"/>
      </w:pPr>
      <w:bookmarkStart w:id="25" w:name="_Toc41479082"/>
      <w:r>
        <w:rPr>
          <w:rFonts w:hint="eastAsia"/>
        </w:rPr>
        <w:t>등급분류</w:t>
      </w:r>
      <w:bookmarkEnd w:id="25"/>
    </w:p>
    <w:p w14:paraId="00E6373A" w14:textId="77777777" w:rsidR="0024589F" w:rsidRDefault="0024589F" w:rsidP="00B33E32">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Pr>
          <w:rFonts w:hint="eastAsia"/>
        </w:rPr>
        <w:t>3등급</w:t>
      </w:r>
    </w:p>
    <w:p w14:paraId="1AE14EC4" w14:textId="77777777" w:rsidR="0024589F" w:rsidRDefault="0024589F" w:rsidP="00B33E32">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Pr>
          <w:rFonts w:hint="eastAsia"/>
        </w:rPr>
        <w:t>3등급</w:t>
      </w:r>
    </w:p>
    <w:p w14:paraId="50976C80" w14:textId="77777777" w:rsidR="0024589F" w:rsidRDefault="0024589F" w:rsidP="00B33E32">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3등급</w:t>
      </w:r>
    </w:p>
    <w:bookmarkEnd w:id="23"/>
    <w:p w14:paraId="17E2ED0D" w14:textId="34CEADDD" w:rsidR="0024589F" w:rsidRDefault="0024589F" w:rsidP="00B33E32">
      <w:pPr>
        <w:spacing w:after="0" w:line="240" w:lineRule="auto"/>
      </w:pPr>
    </w:p>
    <w:p w14:paraId="77F0B8D8" w14:textId="02128F46" w:rsidR="00B33E32" w:rsidRDefault="00B33E32" w:rsidP="00B33E32">
      <w:pPr>
        <w:spacing w:after="0" w:line="240" w:lineRule="auto"/>
      </w:pPr>
    </w:p>
    <w:p w14:paraId="1D0F2A0D" w14:textId="45A2580E" w:rsidR="00B33E32" w:rsidRDefault="00B33E32" w:rsidP="00B33E32">
      <w:pPr>
        <w:spacing w:after="0" w:line="240" w:lineRule="auto"/>
      </w:pPr>
    </w:p>
    <w:p w14:paraId="0018EFE0" w14:textId="77777777" w:rsidR="00B33E32" w:rsidRPr="0024589F" w:rsidRDefault="00B33E32" w:rsidP="00B33E32">
      <w:pPr>
        <w:spacing w:after="0" w:line="240" w:lineRule="auto"/>
      </w:pPr>
    </w:p>
    <w:p w14:paraId="32106134" w14:textId="742BE81A" w:rsidR="00B33E32" w:rsidRDefault="00B33E32" w:rsidP="00FC42B1">
      <w:pPr>
        <w:spacing w:after="0" w:line="240" w:lineRule="auto"/>
      </w:pPr>
    </w:p>
    <w:p w14:paraId="53742E3F" w14:textId="77777777" w:rsidR="00B33E32" w:rsidRDefault="00B33E32">
      <w:pPr>
        <w:widowControl/>
        <w:wordWrap/>
        <w:autoSpaceDE/>
        <w:autoSpaceDN/>
      </w:pPr>
      <w:r>
        <w:br w:type="page"/>
      </w:r>
    </w:p>
    <w:p w14:paraId="7696324E" w14:textId="1EC0C4E1" w:rsidR="004C233E" w:rsidRDefault="00E16337" w:rsidP="00B33E32">
      <w:pPr>
        <w:pStyle w:val="10"/>
        <w:numPr>
          <w:ilvl w:val="0"/>
          <w:numId w:val="7"/>
        </w:numPr>
        <w:spacing w:after="0" w:line="240" w:lineRule="auto"/>
      </w:pPr>
      <w:bookmarkStart w:id="26" w:name="_Toc41479083"/>
      <w:r>
        <w:rPr>
          <w:rFonts w:hint="eastAsia"/>
        </w:rPr>
        <w:t>소프트웨어 유지보수 프로세스</w:t>
      </w:r>
      <w:bookmarkEnd w:id="26"/>
    </w:p>
    <w:p w14:paraId="67995D16" w14:textId="6450624D" w:rsidR="009476AD" w:rsidRDefault="009476AD" w:rsidP="00B33E32">
      <w:pPr>
        <w:spacing w:after="0" w:line="240" w:lineRule="auto"/>
        <w:ind w:leftChars="100" w:left="200"/>
      </w:pPr>
      <w:r>
        <w:rPr>
          <w:rFonts w:hint="eastAsia"/>
        </w:rPr>
        <w:t xml:space="preserve">그림과 같은 소프트웨어 수명주기 동안 </w:t>
      </w:r>
      <w:r w:rsidR="00E16337">
        <w:rPr>
          <w:rFonts w:hint="eastAsia"/>
        </w:rPr>
        <w:t xml:space="preserve">소프트웨어 유지보수 </w:t>
      </w:r>
      <w:r>
        <w:rPr>
          <w:rFonts w:hint="eastAsia"/>
        </w:rPr>
        <w:t>프로세스의 활동은 다음과 같다.</w:t>
      </w:r>
    </w:p>
    <w:p w14:paraId="0EC4E74D" w14:textId="257CB3BF" w:rsidR="009476AD" w:rsidRDefault="00982AF0" w:rsidP="00B33E32">
      <w:pPr>
        <w:spacing w:after="0" w:line="240" w:lineRule="auto"/>
        <w:ind w:leftChars="100" w:left="200"/>
        <w:jc w:val="center"/>
      </w:pPr>
      <w:r w:rsidRPr="00982AF0">
        <w:rPr>
          <w:noProof/>
        </w:rPr>
        <w:drawing>
          <wp:inline distT="0" distB="0" distL="0" distR="0" wp14:anchorId="3C087596" wp14:editId="0078E8D9">
            <wp:extent cx="4764206" cy="7242206"/>
            <wp:effectExtent l="0" t="0" r="0" b="0"/>
            <wp:docPr id="291" name="그림 290">
              <a:extLst xmlns:a="http://schemas.openxmlformats.org/drawingml/2006/main">
                <a:ext uri="{FF2B5EF4-FFF2-40B4-BE49-F238E27FC236}">
                  <a16:creationId xmlns:a16="http://schemas.microsoft.com/office/drawing/2014/main" id="{ABEBA0B4-A8B8-4C4B-9399-B7E4FCCCAB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그림 290">
                      <a:extLst>
                        <a:ext uri="{FF2B5EF4-FFF2-40B4-BE49-F238E27FC236}">
                          <a16:creationId xmlns:a16="http://schemas.microsoft.com/office/drawing/2014/main" id="{ABEBA0B4-A8B8-4C4B-9399-B7E4FCCCABD9}"/>
                        </a:ext>
                      </a:extLst>
                    </pic:cNvPr>
                    <pic:cNvPicPr>
                      <a:picLocks noChangeAspect="1"/>
                    </pic:cNvPicPr>
                  </pic:nvPicPr>
                  <pic:blipFill>
                    <a:blip r:embed="rId10"/>
                    <a:stretch>
                      <a:fillRect/>
                    </a:stretch>
                  </pic:blipFill>
                  <pic:spPr>
                    <a:xfrm>
                      <a:off x="0" y="0"/>
                      <a:ext cx="4789616" cy="7280833"/>
                    </a:xfrm>
                    <a:prstGeom prst="rect">
                      <a:avLst/>
                    </a:prstGeom>
                  </pic:spPr>
                </pic:pic>
              </a:graphicData>
            </a:graphic>
          </wp:inline>
        </w:drawing>
      </w:r>
    </w:p>
    <w:p w14:paraId="25A456D6" w14:textId="20C7A764" w:rsidR="009476AD" w:rsidRPr="009476AD" w:rsidRDefault="009476AD" w:rsidP="00B33E32">
      <w:pPr>
        <w:spacing w:after="0" w:line="240" w:lineRule="auto"/>
        <w:ind w:leftChars="100" w:left="200"/>
        <w:jc w:val="center"/>
        <w:rPr>
          <w:b/>
          <w:bCs/>
        </w:rPr>
      </w:pPr>
      <w:r w:rsidRPr="009476AD">
        <w:rPr>
          <w:rFonts w:hint="eastAsia"/>
          <w:b/>
          <w:bCs/>
        </w:rPr>
        <w:t>&lt;</w:t>
      </w:r>
      <w:r w:rsidRPr="009476AD">
        <w:rPr>
          <w:b/>
          <w:bCs/>
        </w:rPr>
        <w:t xml:space="preserve"> </w:t>
      </w:r>
      <w:r w:rsidRPr="009476AD">
        <w:rPr>
          <w:rFonts w:hint="eastAsia"/>
          <w:b/>
          <w:bCs/>
        </w:rPr>
        <w:t>소프트웨어 수명주기 모델&gt;</w:t>
      </w:r>
    </w:p>
    <w:p w14:paraId="0D6A42AE" w14:textId="2BE2DCCF" w:rsidR="0078132F" w:rsidRDefault="0078132F" w:rsidP="00B33E32">
      <w:pPr>
        <w:pStyle w:val="2"/>
        <w:numPr>
          <w:ilvl w:val="1"/>
          <w:numId w:val="7"/>
        </w:numPr>
        <w:spacing w:after="0" w:line="240" w:lineRule="auto"/>
      </w:pPr>
      <w:bookmarkStart w:id="27" w:name="_Toc41479084"/>
      <w:r>
        <w:rPr>
          <w:rFonts w:hint="eastAsia"/>
        </w:rPr>
        <w:t xml:space="preserve">소프트웨어 </w:t>
      </w:r>
      <w:r w:rsidR="00652351">
        <w:rPr>
          <w:rFonts w:hint="eastAsia"/>
        </w:rPr>
        <w:t xml:space="preserve">피드백 수집 </w:t>
      </w:r>
      <w:r w:rsidR="00ED6411">
        <w:rPr>
          <w:rFonts w:hint="eastAsia"/>
        </w:rPr>
        <w:t>활동</w:t>
      </w:r>
      <w:bookmarkEnd w:id="27"/>
    </w:p>
    <w:p w14:paraId="3941C8C2" w14:textId="77777777" w:rsidR="00652351" w:rsidRDefault="00652351" w:rsidP="00B33E32">
      <w:pPr>
        <w:pStyle w:val="a8"/>
        <w:numPr>
          <w:ilvl w:val="0"/>
          <w:numId w:val="14"/>
        </w:numPr>
        <w:spacing w:after="0" w:line="240" w:lineRule="auto"/>
        <w:ind w:leftChars="0"/>
      </w:pPr>
      <w:r>
        <w:rPr>
          <w:rFonts w:hint="eastAsia"/>
        </w:rPr>
        <w:t>사용자의 피드백을 수집하여 피드백 보고서를 작성한다.</w:t>
      </w:r>
    </w:p>
    <w:p w14:paraId="0FBCA157" w14:textId="7D02DF3A" w:rsidR="00337F45" w:rsidRDefault="00652351" w:rsidP="00B33E32">
      <w:pPr>
        <w:pStyle w:val="a8"/>
        <w:numPr>
          <w:ilvl w:val="0"/>
          <w:numId w:val="14"/>
        </w:numPr>
        <w:spacing w:after="0" w:line="240" w:lineRule="auto"/>
        <w:ind w:leftChars="0"/>
      </w:pPr>
      <w:r>
        <w:rPr>
          <w:rFonts w:hint="eastAsia"/>
        </w:rPr>
        <w:t>규제기관에서 변경되는</w:t>
      </w:r>
      <w:r>
        <w:t xml:space="preserve"> </w:t>
      </w:r>
      <w:r>
        <w:rPr>
          <w:rFonts w:hint="eastAsia"/>
        </w:rPr>
        <w:t>규제사항 및 유사 제품의 리콜/고객불만 사항을 모니터링하여 피드백 보고서를 작성한다.</w:t>
      </w:r>
    </w:p>
    <w:p w14:paraId="723AA9DB" w14:textId="3989827B" w:rsidR="00652351" w:rsidRDefault="00652351" w:rsidP="00B33E32">
      <w:pPr>
        <w:pStyle w:val="a8"/>
        <w:numPr>
          <w:ilvl w:val="0"/>
          <w:numId w:val="14"/>
        </w:numPr>
        <w:spacing w:after="0" w:line="240" w:lineRule="auto"/>
        <w:ind w:leftChars="0"/>
      </w:pPr>
      <w:r>
        <w:rPr>
          <w:rFonts w:hint="eastAsia"/>
        </w:rPr>
        <w:t>자사 내부 또는 관련 협력사로부터 소프트웨어의 관련 의견을 수집하여 피드백 보고서를 작성한다.</w:t>
      </w:r>
    </w:p>
    <w:p w14:paraId="6B5F849F" w14:textId="77777777" w:rsidR="00B33E32" w:rsidRDefault="00B33E32" w:rsidP="00B33E32">
      <w:pPr>
        <w:pStyle w:val="a8"/>
        <w:spacing w:after="0" w:line="240" w:lineRule="auto"/>
        <w:ind w:leftChars="0" w:left="960"/>
      </w:pPr>
    </w:p>
    <w:p w14:paraId="7409EA21" w14:textId="6EB9DAAA" w:rsidR="00306BAD" w:rsidRDefault="00306BAD" w:rsidP="00B33E32">
      <w:pPr>
        <w:pStyle w:val="2"/>
        <w:numPr>
          <w:ilvl w:val="1"/>
          <w:numId w:val="7"/>
        </w:numPr>
        <w:spacing w:after="0" w:line="240" w:lineRule="auto"/>
      </w:pPr>
      <w:bookmarkStart w:id="30" w:name="_Toc41479085"/>
      <w:r>
        <w:rPr>
          <w:rFonts w:hint="eastAsia"/>
        </w:rPr>
        <w:t xml:space="preserve">소프트웨어 </w:t>
      </w:r>
      <w:r w:rsidR="00652351">
        <w:rPr>
          <w:rFonts w:hint="eastAsia"/>
        </w:rPr>
        <w:t>피드백 분석 활동</w:t>
      </w:r>
      <w:bookmarkEnd w:id="30"/>
    </w:p>
    <w:p w14:paraId="250094AF" w14:textId="2DE6670A" w:rsidR="00A30046" w:rsidRDefault="00652351" w:rsidP="00B33E32">
      <w:pPr>
        <w:pStyle w:val="a8"/>
        <w:numPr>
          <w:ilvl w:val="0"/>
          <w:numId w:val="15"/>
        </w:numPr>
        <w:spacing w:after="0" w:line="240" w:lineRule="auto"/>
        <w:ind w:leftChars="0"/>
      </w:pPr>
      <w:r>
        <w:rPr>
          <w:rFonts w:hint="eastAsia"/>
        </w:rPr>
        <w:t>피드백 보고서의 내용을 분석하여 소프트웨어 문제가 발견되면 소프트웨어 문제해결 프로세스에서 처리를 하고, 성능의 개선/보완 등의 소프트웨어의 변경이 필요하면 소프트웨어 변경프로세스에서 처리한다.</w:t>
      </w:r>
    </w:p>
    <w:p w14:paraId="7B0BAF57" w14:textId="77777777" w:rsidR="00B33E32" w:rsidRDefault="00B33E32" w:rsidP="00B33E32">
      <w:pPr>
        <w:pStyle w:val="a8"/>
        <w:spacing w:after="0" w:line="240" w:lineRule="auto"/>
        <w:ind w:leftChars="0" w:left="960"/>
      </w:pPr>
    </w:p>
    <w:p w14:paraId="4EF43478" w14:textId="0624022D" w:rsidR="003C1C00" w:rsidRDefault="00ED6411" w:rsidP="00B33E32">
      <w:pPr>
        <w:pStyle w:val="2"/>
        <w:numPr>
          <w:ilvl w:val="1"/>
          <w:numId w:val="7"/>
        </w:numPr>
        <w:spacing w:after="0" w:line="240" w:lineRule="auto"/>
      </w:pPr>
      <w:bookmarkStart w:id="32" w:name="_Toc41479086"/>
      <w:r>
        <w:rPr>
          <w:rFonts w:hint="eastAsia"/>
        </w:rPr>
        <w:t xml:space="preserve">소프트웨어 </w:t>
      </w:r>
      <w:r w:rsidR="00652351">
        <w:rPr>
          <w:rFonts w:hint="eastAsia"/>
        </w:rPr>
        <w:t>피드백 처리 결과 통보 활동</w:t>
      </w:r>
      <w:bookmarkEnd w:id="32"/>
    </w:p>
    <w:p w14:paraId="4BD45795" w14:textId="5E67394C" w:rsidR="00307127" w:rsidRPr="00307127" w:rsidRDefault="00652351" w:rsidP="00B33E32">
      <w:pPr>
        <w:pStyle w:val="a8"/>
        <w:numPr>
          <w:ilvl w:val="0"/>
          <w:numId w:val="14"/>
        </w:numPr>
        <w:spacing w:after="0" w:line="240" w:lineRule="auto"/>
        <w:ind w:leftChars="0"/>
      </w:pPr>
      <w:r>
        <w:rPr>
          <w:rFonts w:hint="eastAsia"/>
        </w:rPr>
        <w:t>소프트웨어 문제해결 프로세스 및 소프트웨어 변경</w:t>
      </w:r>
      <w:r w:rsidR="00280A22">
        <w:rPr>
          <w:rFonts w:hint="eastAsia"/>
        </w:rPr>
        <w:t xml:space="preserve"> 프로세스의 진행이 필요 없는 피드백 사항에 대해서 피드백 처리 결과를 필요 당사자에게 통보한다</w:t>
      </w:r>
    </w:p>
    <w:p w14:paraId="00E255E0" w14:textId="689140C8" w:rsidR="00ED6411" w:rsidRDefault="00ED6411" w:rsidP="00B33E32">
      <w:pPr>
        <w:spacing w:after="0" w:line="240" w:lineRule="auto"/>
      </w:pPr>
    </w:p>
    <w:p w14:paraId="276F266E" w14:textId="01C42618" w:rsidR="00B33E32" w:rsidRDefault="00B33E32" w:rsidP="00B33E32">
      <w:pPr>
        <w:spacing w:after="0" w:line="240" w:lineRule="auto"/>
      </w:pPr>
    </w:p>
    <w:p w14:paraId="5CF62967" w14:textId="77777777" w:rsidR="00B33E32" w:rsidRPr="00ED6411" w:rsidRDefault="00B33E32" w:rsidP="00B33E32">
      <w:pPr>
        <w:spacing w:after="0" w:line="240" w:lineRule="auto"/>
      </w:pPr>
    </w:p>
    <w:p w14:paraId="48E0B869" w14:textId="078A3278" w:rsidR="00C425B2" w:rsidRDefault="000D1FD1" w:rsidP="00B33E32">
      <w:pPr>
        <w:pStyle w:val="10"/>
        <w:numPr>
          <w:ilvl w:val="0"/>
          <w:numId w:val="7"/>
        </w:numPr>
        <w:spacing w:after="0" w:line="240" w:lineRule="auto"/>
        <w:ind w:leftChars="100" w:left="625"/>
      </w:pPr>
      <w:bookmarkStart w:id="33" w:name="_Toc41479087"/>
      <w:r>
        <w:rPr>
          <w:rFonts w:hint="eastAsia"/>
        </w:rPr>
        <w:t xml:space="preserve">소프트웨어 </w:t>
      </w:r>
      <w:r w:rsidR="00C425B2">
        <w:rPr>
          <w:rFonts w:hint="eastAsia"/>
        </w:rPr>
        <w:t xml:space="preserve">형상관리 </w:t>
      </w:r>
      <w:r w:rsidR="00E1006D">
        <w:rPr>
          <w:rFonts w:hint="eastAsia"/>
        </w:rPr>
        <w:t>프로세스</w:t>
      </w:r>
      <w:r w:rsidR="00DB644D">
        <w:rPr>
          <w:rFonts w:hint="eastAsia"/>
        </w:rPr>
        <w:t>의 사용</w:t>
      </w:r>
      <w:bookmarkEnd w:id="33"/>
    </w:p>
    <w:p w14:paraId="2148E022" w14:textId="05879309" w:rsidR="00280A22" w:rsidRDefault="00280A22" w:rsidP="00B33E32">
      <w:pPr>
        <w:spacing w:after="0" w:line="240" w:lineRule="auto"/>
        <w:ind w:leftChars="100" w:left="200"/>
      </w:pPr>
      <w:r>
        <w:rPr>
          <w:rFonts w:hint="eastAsia"/>
        </w:rPr>
        <w:t xml:space="preserve">소프트웨어 유지보수 </w:t>
      </w:r>
      <w:r w:rsidR="00307127">
        <w:rPr>
          <w:rFonts w:hint="eastAsia"/>
        </w:rPr>
        <w:t xml:space="preserve">프로세스의 활동과정에서 생성되는 </w:t>
      </w:r>
      <w:r w:rsidR="006F50D5">
        <w:rPr>
          <w:rFonts w:hint="eastAsia"/>
        </w:rPr>
        <w:t xml:space="preserve">산출물은 </w:t>
      </w:r>
      <w:r w:rsidR="00307127">
        <w:rPr>
          <w:rFonts w:hint="eastAsia"/>
        </w:rPr>
        <w:t>형상관리 항목으로 식별하고 형상관리 프로그램의 저장소에 배치한다.</w:t>
      </w:r>
      <w:r w:rsidR="00B33E32">
        <w:br/>
      </w:r>
    </w:p>
    <w:tbl>
      <w:tblPr>
        <w:tblStyle w:val="a5"/>
        <w:tblW w:w="8083" w:type="dxa"/>
        <w:tblInd w:w="861" w:type="dxa"/>
        <w:tblLook w:val="04A0" w:firstRow="1" w:lastRow="0" w:firstColumn="1" w:lastColumn="0" w:noHBand="0" w:noVBand="1"/>
      </w:tblPr>
      <w:tblGrid>
        <w:gridCol w:w="835"/>
        <w:gridCol w:w="2127"/>
        <w:gridCol w:w="5121"/>
      </w:tblGrid>
      <w:tr w:rsidR="00280A22" w14:paraId="662A5E6C" w14:textId="77777777" w:rsidTr="00B33E32">
        <w:trPr>
          <w:trHeight w:val="534"/>
        </w:trPr>
        <w:tc>
          <w:tcPr>
            <w:tcW w:w="835" w:type="dxa"/>
            <w:shd w:val="clear" w:color="auto" w:fill="BFBFBF" w:themeFill="background1" w:themeFillShade="BF"/>
            <w:vAlign w:val="center"/>
          </w:tcPr>
          <w:p w14:paraId="5EB6053C" w14:textId="77777777" w:rsidR="00280A22" w:rsidRPr="00B33E32" w:rsidRDefault="00280A22" w:rsidP="00B33E32">
            <w:pPr>
              <w:pStyle w:val="a8"/>
              <w:wordWrap/>
              <w:ind w:leftChars="0" w:left="0"/>
              <w:jc w:val="center"/>
              <w:rPr>
                <w:rStyle w:val="hps"/>
                <w:rFonts w:asciiTheme="majorHAnsi" w:eastAsiaTheme="majorHAnsi" w:hAnsiTheme="majorHAnsi" w:cs="Times New Roman"/>
                <w:color w:val="222222"/>
              </w:rPr>
            </w:pPr>
            <w:bookmarkStart w:id="34" w:name="_Hlk12966581"/>
            <w:r w:rsidRPr="00B33E32">
              <w:rPr>
                <w:rStyle w:val="hps"/>
                <w:rFonts w:asciiTheme="majorHAnsi" w:eastAsiaTheme="majorHAnsi" w:hAnsiTheme="majorHAnsi" w:cs="Times New Roman" w:hint="eastAsia"/>
                <w:color w:val="222222"/>
              </w:rPr>
              <w:t>구분</w:t>
            </w:r>
          </w:p>
        </w:tc>
        <w:tc>
          <w:tcPr>
            <w:tcW w:w="2127" w:type="dxa"/>
            <w:shd w:val="clear" w:color="auto" w:fill="BFBFBF" w:themeFill="background1" w:themeFillShade="BF"/>
            <w:vAlign w:val="center"/>
          </w:tcPr>
          <w:p w14:paraId="07F3B753" w14:textId="0A303E9C" w:rsidR="00280A22" w:rsidRPr="00B33E32" w:rsidRDefault="00F900FC" w:rsidP="00B33E32">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 xml:space="preserve">유지보수 </w:t>
            </w:r>
            <w:r>
              <w:rPr>
                <w:rStyle w:val="hps"/>
                <w:rFonts w:asciiTheme="majorHAnsi" w:eastAsiaTheme="majorHAnsi" w:hAnsiTheme="majorHAnsi" w:hint="eastAsia"/>
                <w:color w:val="222222"/>
              </w:rPr>
              <w:t>활동</w:t>
            </w:r>
          </w:p>
        </w:tc>
        <w:tc>
          <w:tcPr>
            <w:tcW w:w="5121" w:type="dxa"/>
            <w:shd w:val="clear" w:color="auto" w:fill="BFBFBF" w:themeFill="background1" w:themeFillShade="BF"/>
            <w:vAlign w:val="center"/>
          </w:tcPr>
          <w:p w14:paraId="2BCCAD8A" w14:textId="049B8113" w:rsidR="00280A22" w:rsidRPr="00B33E32" w:rsidRDefault="00F900FC" w:rsidP="00B33E32">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산출물</w:t>
            </w:r>
          </w:p>
        </w:tc>
      </w:tr>
      <w:tr w:rsidR="00280A22" w14:paraId="28352571" w14:textId="77777777" w:rsidTr="00B33E32">
        <w:trPr>
          <w:trHeight w:val="534"/>
        </w:trPr>
        <w:tc>
          <w:tcPr>
            <w:tcW w:w="835" w:type="dxa"/>
            <w:vAlign w:val="center"/>
          </w:tcPr>
          <w:p w14:paraId="02754688" w14:textId="77777777" w:rsidR="00280A22" w:rsidRPr="00B33E32" w:rsidRDefault="00280A22" w:rsidP="00B33E32">
            <w:pPr>
              <w:pStyle w:val="a8"/>
              <w:wordWrap/>
              <w:ind w:leftChars="0" w:left="0"/>
              <w:jc w:val="center"/>
              <w:rPr>
                <w:rStyle w:val="hps"/>
                <w:rFonts w:asciiTheme="majorHAnsi" w:eastAsiaTheme="majorHAnsi" w:hAnsiTheme="majorHAnsi" w:cs="Times New Roman"/>
                <w:color w:val="222222"/>
              </w:rPr>
            </w:pPr>
            <w:r w:rsidRPr="00B33E32">
              <w:rPr>
                <w:rStyle w:val="hps"/>
                <w:rFonts w:asciiTheme="majorHAnsi" w:eastAsiaTheme="majorHAnsi" w:hAnsiTheme="majorHAnsi" w:cs="Times New Roman" w:hint="eastAsia"/>
                <w:color w:val="222222"/>
              </w:rPr>
              <w:t>1</w:t>
            </w:r>
          </w:p>
        </w:tc>
        <w:tc>
          <w:tcPr>
            <w:tcW w:w="2127" w:type="dxa"/>
            <w:vAlign w:val="center"/>
          </w:tcPr>
          <w:p w14:paraId="681F7518" w14:textId="388CE374" w:rsidR="00280A22" w:rsidRPr="00B33E32" w:rsidRDefault="00F900FC" w:rsidP="00B33E32">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 xml:space="preserve">피드백 </w:t>
            </w:r>
            <w:r>
              <w:rPr>
                <w:rStyle w:val="hps"/>
                <w:rFonts w:asciiTheme="majorHAnsi" w:eastAsiaTheme="majorHAnsi" w:hAnsiTheme="majorHAnsi" w:hint="eastAsia"/>
                <w:color w:val="222222"/>
              </w:rPr>
              <w:t>수집 활동</w:t>
            </w:r>
          </w:p>
        </w:tc>
        <w:tc>
          <w:tcPr>
            <w:tcW w:w="5121" w:type="dxa"/>
            <w:vAlign w:val="center"/>
          </w:tcPr>
          <w:p w14:paraId="19DC0193" w14:textId="6CFE4294" w:rsidR="00280A22" w:rsidRPr="00B33E32" w:rsidRDefault="00280A22" w:rsidP="00B33E32">
            <w:pPr>
              <w:pStyle w:val="a8"/>
              <w:wordWrap/>
              <w:ind w:leftChars="0" w:left="0"/>
              <w:jc w:val="center"/>
              <w:rPr>
                <w:rStyle w:val="hps"/>
                <w:rFonts w:asciiTheme="majorHAnsi" w:eastAsiaTheme="majorHAnsi" w:hAnsiTheme="majorHAnsi" w:cs="Times New Roman"/>
                <w:color w:val="222222"/>
              </w:rPr>
            </w:pPr>
            <w:r w:rsidRPr="00B33E32">
              <w:rPr>
                <w:rStyle w:val="hps"/>
                <w:rFonts w:asciiTheme="majorHAnsi" w:eastAsiaTheme="majorHAnsi" w:hAnsiTheme="majorHAnsi" w:cs="Times New Roman" w:hint="eastAsia"/>
                <w:color w:val="222222"/>
              </w:rPr>
              <w:t>소프트웨어 피드백 보고서</w:t>
            </w:r>
          </w:p>
        </w:tc>
      </w:tr>
      <w:tr w:rsidR="00280A22" w14:paraId="04A09A2E" w14:textId="77777777" w:rsidTr="00B33E32">
        <w:trPr>
          <w:trHeight w:val="534"/>
        </w:trPr>
        <w:tc>
          <w:tcPr>
            <w:tcW w:w="835" w:type="dxa"/>
            <w:vAlign w:val="center"/>
          </w:tcPr>
          <w:p w14:paraId="19EA2D01" w14:textId="77777777" w:rsidR="00280A22" w:rsidRPr="00B33E32" w:rsidRDefault="00280A22" w:rsidP="00B33E32">
            <w:pPr>
              <w:pStyle w:val="a8"/>
              <w:wordWrap/>
              <w:ind w:leftChars="0" w:left="0"/>
              <w:jc w:val="center"/>
              <w:rPr>
                <w:rStyle w:val="hps"/>
                <w:rFonts w:asciiTheme="majorHAnsi" w:eastAsiaTheme="majorHAnsi" w:hAnsiTheme="majorHAnsi" w:cs="Times New Roman"/>
                <w:color w:val="222222"/>
              </w:rPr>
            </w:pPr>
            <w:r w:rsidRPr="00B33E32">
              <w:rPr>
                <w:rStyle w:val="hps"/>
                <w:rFonts w:asciiTheme="majorHAnsi" w:eastAsiaTheme="majorHAnsi" w:hAnsiTheme="majorHAnsi" w:cs="Times New Roman" w:hint="eastAsia"/>
                <w:color w:val="222222"/>
              </w:rPr>
              <w:t>2</w:t>
            </w:r>
          </w:p>
        </w:tc>
        <w:tc>
          <w:tcPr>
            <w:tcW w:w="2127" w:type="dxa"/>
            <w:vAlign w:val="center"/>
          </w:tcPr>
          <w:p w14:paraId="47CD47BE" w14:textId="3EFE950F" w:rsidR="00280A22" w:rsidRPr="00B33E32" w:rsidRDefault="00F900FC" w:rsidP="00B33E32">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 xml:space="preserve">피드백 </w:t>
            </w:r>
            <w:r>
              <w:rPr>
                <w:rStyle w:val="hps"/>
                <w:rFonts w:asciiTheme="majorHAnsi" w:eastAsiaTheme="majorHAnsi" w:hAnsiTheme="majorHAnsi" w:hint="eastAsia"/>
                <w:color w:val="222222"/>
              </w:rPr>
              <w:t>분석 활동</w:t>
            </w:r>
          </w:p>
        </w:tc>
        <w:tc>
          <w:tcPr>
            <w:tcW w:w="5121" w:type="dxa"/>
            <w:vAlign w:val="center"/>
          </w:tcPr>
          <w:p w14:paraId="29462FB2" w14:textId="10A0DF0E" w:rsidR="00280A22" w:rsidRPr="00B33E32" w:rsidRDefault="00280A22" w:rsidP="00B33E32">
            <w:pPr>
              <w:pStyle w:val="a8"/>
              <w:wordWrap/>
              <w:ind w:leftChars="0" w:left="0"/>
              <w:jc w:val="center"/>
              <w:rPr>
                <w:rStyle w:val="hps"/>
                <w:rFonts w:asciiTheme="majorHAnsi" w:eastAsiaTheme="majorHAnsi" w:hAnsiTheme="majorHAnsi" w:cs="Times New Roman"/>
                <w:color w:val="222222"/>
              </w:rPr>
            </w:pPr>
            <w:r w:rsidRPr="00B33E32">
              <w:rPr>
                <w:rStyle w:val="hps"/>
                <w:rFonts w:asciiTheme="majorHAnsi" w:eastAsiaTheme="majorHAnsi" w:hAnsiTheme="majorHAnsi" w:cs="Times New Roman" w:hint="eastAsia"/>
                <w:color w:val="222222"/>
              </w:rPr>
              <w:t>소프트웨어 피드백 분석 보고서</w:t>
            </w:r>
          </w:p>
        </w:tc>
      </w:tr>
      <w:bookmarkEnd w:id="34"/>
    </w:tbl>
    <w:p w14:paraId="50D6E47D" w14:textId="0EA32C4A" w:rsidR="00CA26E6" w:rsidRDefault="00CA26E6" w:rsidP="00B33E32">
      <w:pPr>
        <w:spacing w:after="0" w:line="240" w:lineRule="auto"/>
        <w:ind w:leftChars="100" w:left="200"/>
      </w:pPr>
    </w:p>
    <w:sectPr w:rsidR="00CA26E6" w:rsidSect="00DC604C">
      <w:headerReference w:type="default" r:id="rId11"/>
      <w:footerReference w:type="default" r:id="rId12"/>
      <w:headerReference w:type="first" r:id="rId13"/>
      <w:pgSz w:w="11906" w:h="16838" w:code="9"/>
      <w:pgMar w:top="1134" w:right="1134" w:bottom="851" w:left="1134" w:header="1020" w:footer="68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D265" w14:textId="77777777" w:rsidR="00F2460F" w:rsidRDefault="00F2460F" w:rsidP="003325E9">
      <w:pPr>
        <w:spacing w:after="0" w:line="240" w:lineRule="auto"/>
      </w:pPr>
      <w:r>
        <w:separator/>
      </w:r>
    </w:p>
  </w:endnote>
  <w:endnote w:type="continuationSeparator" w:id="0">
    <w:p w14:paraId="4385CCA5" w14:textId="77777777" w:rsidR="00F2460F" w:rsidRDefault="00F2460F"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D77" w14:textId="7A00E3C8" w:rsidR="00257778" w:rsidRDefault="00257778" w:rsidP="00E177E2">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BC190" w14:textId="77777777" w:rsidR="00F2460F" w:rsidRDefault="00F2460F" w:rsidP="003325E9">
      <w:pPr>
        <w:spacing w:after="0" w:line="240" w:lineRule="auto"/>
      </w:pPr>
      <w:r>
        <w:separator/>
      </w:r>
    </w:p>
  </w:footnote>
  <w:footnote w:type="continuationSeparator" w:id="0">
    <w:p w14:paraId="1E0A6D6D" w14:textId="77777777" w:rsidR="00F2460F" w:rsidRDefault="00F2460F"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7329D8" w14:paraId="1C1B8B72" w14:textId="77777777" w:rsidTr="00A81751">
      <w:trPr>
        <w:cantSplit/>
        <w:trHeight w:val="115"/>
      </w:trPr>
      <w:tc>
        <w:tcPr>
          <w:tcW w:w="2248" w:type="dxa"/>
          <w:vMerge w:val="restart"/>
          <w:vAlign w:val="center"/>
        </w:tcPr>
        <w:p w14:paraId="2B093BD7" w14:textId="77777777" w:rsidR="007329D8" w:rsidRPr="00F91CD3" w:rsidRDefault="007329D8" w:rsidP="007329D8">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305277BC" wp14:editId="66C82376">
                <wp:extent cx="1356360" cy="450215"/>
                <wp:effectExtent l="0" t="0" r="0" b="6985"/>
                <wp:docPr id="1997176756" name="그림 1997176756"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1C49793B" w14:textId="77777777" w:rsidR="007329D8" w:rsidRPr="00D1008A" w:rsidRDefault="007329D8" w:rsidP="007329D8">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 유지보수 계획서</w:t>
          </w:r>
        </w:p>
      </w:tc>
      <w:tc>
        <w:tcPr>
          <w:tcW w:w="1438" w:type="dxa"/>
          <w:vAlign w:val="center"/>
        </w:tcPr>
        <w:p w14:paraId="49BC82E8" w14:textId="77777777" w:rsidR="007329D8" w:rsidRPr="000F5030" w:rsidRDefault="007329D8" w:rsidP="007329D8">
          <w:pPr>
            <w:spacing w:after="0" w:line="240" w:lineRule="auto"/>
            <w:jc w:val="center"/>
            <w:rPr>
              <w:rFonts w:asciiTheme="minorEastAsia" w:hAnsiTheme="minorEastAsia"/>
              <w:b/>
              <w:bCs/>
            </w:rPr>
          </w:pPr>
          <w:r>
            <w:rPr>
              <w:rFonts w:asciiTheme="minorEastAsia" w:hAnsiTheme="minorEastAsia" w:hint="eastAsia"/>
              <w:b/>
              <w:bCs/>
            </w:rPr>
            <w:t>문서번호</w:t>
          </w:r>
        </w:p>
      </w:tc>
      <w:tc>
        <w:tcPr>
          <w:tcW w:w="1692" w:type="dxa"/>
          <w:vAlign w:val="center"/>
        </w:tcPr>
        <w:p w14:paraId="5FF6DA24" w14:textId="05643317" w:rsidR="007329D8" w:rsidRPr="00D355C6" w:rsidRDefault="004F2A7E" w:rsidP="002655E9">
          <w:pPr>
            <w:spacing w:after="0" w:line="240" w:lineRule="auto"/>
            <w:jc w:val="center"/>
            <w:rPr>
              <w:rFonts w:asciiTheme="minorEastAsia" w:hAnsiTheme="minorEastAsia"/>
              <w:sz w:val="16"/>
              <w:szCs w:val="16"/>
            </w:rPr>
          </w:pPr>
          <w:r>
            <w:rPr>
              <w:rFonts w:asciiTheme="minorEastAsia" w:hAnsiTheme="minorEastAsia"/>
              <w:sz w:val="16"/>
              <w:szCs w:val="16"/>
            </w:rPr>
            <w:t>SMP-FW-</w:t>
          </w:r>
          <w:del w:id="35" w:author="김은수" w:date="2026-09-28T14:23:00Z" w16du:dateUtc="2026-09-28T05:23:00Z">
            <w:r>
              <w:rPr>
                <w:rFonts w:asciiTheme="minorEastAsia" w:hAnsiTheme="minorEastAsia"/>
                <w:sz w:val="16"/>
                <w:szCs w:val="16"/>
              </w:rPr>
              <w:delText>TD20B</w:delText>
            </w:r>
          </w:del>
          <w:ins w:id="36" w:author="김은수" w:date="2026-09-28T14:23:00Z" w16du:dateUtc="2026-09-28T05:23:00Z">
            <w:r>
              <w:rPr>
                <w:rFonts w:asciiTheme="minorEastAsia" w:hAnsiTheme="minorEastAsia"/>
                <w:sz w:val="16"/>
                <w:szCs w:val="16"/>
              </w:rPr>
              <w:t>TD24A</w:t>
            </w:r>
          </w:ins>
        </w:p>
      </w:tc>
    </w:tr>
    <w:tr w:rsidR="007329D8" w14:paraId="11D85743" w14:textId="77777777" w:rsidTr="00A81751">
      <w:trPr>
        <w:cantSplit/>
        <w:trHeight w:val="378"/>
      </w:trPr>
      <w:tc>
        <w:tcPr>
          <w:tcW w:w="2248" w:type="dxa"/>
          <w:vMerge/>
          <w:vAlign w:val="center"/>
        </w:tcPr>
        <w:p w14:paraId="67C14B42" w14:textId="77777777" w:rsidR="007329D8" w:rsidRPr="00F91CD3" w:rsidRDefault="007329D8" w:rsidP="007329D8">
          <w:pPr>
            <w:spacing w:after="0"/>
            <w:jc w:val="center"/>
            <w:rPr>
              <w:rFonts w:asciiTheme="majorHAnsi" w:eastAsiaTheme="majorHAnsi" w:hAnsiTheme="majorHAnsi"/>
            </w:rPr>
          </w:pPr>
        </w:p>
      </w:tc>
      <w:tc>
        <w:tcPr>
          <w:tcW w:w="4308" w:type="dxa"/>
          <w:vMerge/>
          <w:vAlign w:val="center"/>
        </w:tcPr>
        <w:p w14:paraId="7D7121AD" w14:textId="77777777" w:rsidR="007329D8" w:rsidRPr="00D1008A" w:rsidRDefault="007329D8" w:rsidP="007329D8">
          <w:pPr>
            <w:spacing w:after="0" w:line="240" w:lineRule="auto"/>
            <w:jc w:val="center"/>
            <w:rPr>
              <w:rFonts w:asciiTheme="minorEastAsia" w:hAnsiTheme="minorEastAsia"/>
              <w:sz w:val="30"/>
              <w:szCs w:val="30"/>
            </w:rPr>
          </w:pPr>
        </w:p>
      </w:tc>
      <w:tc>
        <w:tcPr>
          <w:tcW w:w="1438" w:type="dxa"/>
          <w:vAlign w:val="center"/>
        </w:tcPr>
        <w:p w14:paraId="7825EFF7" w14:textId="77777777" w:rsidR="007329D8" w:rsidRPr="00D1008A" w:rsidRDefault="007329D8" w:rsidP="007329D8">
          <w:pPr>
            <w:spacing w:after="0" w:line="240" w:lineRule="auto"/>
            <w:jc w:val="center"/>
            <w:rPr>
              <w:rFonts w:asciiTheme="minorEastAsia" w:hAnsiTheme="minorEastAsia"/>
            </w:rPr>
          </w:pPr>
          <w:r w:rsidRPr="00D1008A">
            <w:rPr>
              <w:rFonts w:asciiTheme="minorEastAsia" w:hAnsiTheme="minorEastAsia" w:hint="eastAsia"/>
              <w:b/>
              <w:bCs/>
            </w:rPr>
            <w:t>제(개)정일자</w:t>
          </w:r>
        </w:p>
      </w:tc>
      <w:tc>
        <w:tcPr>
          <w:tcW w:w="1692" w:type="dxa"/>
          <w:vAlign w:val="center"/>
        </w:tcPr>
        <w:p w14:paraId="6273DC53" w14:textId="474FB6F2" w:rsidR="007329D8" w:rsidRPr="00D1008A" w:rsidRDefault="002655E9" w:rsidP="007329D8">
          <w:pPr>
            <w:spacing w:after="0" w:line="240" w:lineRule="auto"/>
            <w:jc w:val="center"/>
            <w:rPr>
              <w:rFonts w:asciiTheme="minorEastAsia" w:hAnsiTheme="minorEastAsia"/>
            </w:rPr>
          </w:pPr>
          <w:del w:id="37"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09.21</w:delText>
            </w:r>
          </w:del>
        </w:p>
      </w:tc>
    </w:tr>
    <w:tr w:rsidR="007329D8" w14:paraId="6C2C839C" w14:textId="77777777" w:rsidTr="00A81751">
      <w:trPr>
        <w:cantSplit/>
        <w:trHeight w:val="115"/>
      </w:trPr>
      <w:tc>
        <w:tcPr>
          <w:tcW w:w="2248" w:type="dxa"/>
          <w:vMerge/>
          <w:vAlign w:val="center"/>
        </w:tcPr>
        <w:p w14:paraId="33986987" w14:textId="77777777" w:rsidR="007329D8" w:rsidRPr="00F91CD3" w:rsidRDefault="007329D8" w:rsidP="007329D8">
          <w:pPr>
            <w:spacing w:after="0"/>
            <w:jc w:val="center"/>
            <w:rPr>
              <w:rFonts w:asciiTheme="majorHAnsi" w:eastAsiaTheme="majorHAnsi" w:hAnsiTheme="majorHAnsi"/>
            </w:rPr>
          </w:pPr>
        </w:p>
      </w:tc>
      <w:tc>
        <w:tcPr>
          <w:tcW w:w="4308" w:type="dxa"/>
          <w:vMerge w:val="restart"/>
          <w:vAlign w:val="center"/>
        </w:tcPr>
        <w:p w14:paraId="79151EC1" w14:textId="77777777" w:rsidR="007329D8" w:rsidRPr="00D1008A" w:rsidRDefault="007329D8" w:rsidP="007329D8">
          <w:pPr>
            <w:spacing w:after="0" w:line="240" w:lineRule="auto"/>
            <w:jc w:val="center"/>
            <w:rPr>
              <w:rFonts w:asciiTheme="minorEastAsia" w:hAnsiTheme="minorEastAsia"/>
              <w:sz w:val="30"/>
              <w:szCs w:val="30"/>
            </w:rPr>
          </w:pPr>
          <w:del w:id="38" w:author="김은수" w:date="2026-09-28T14:23:00Z" w16du:dateUtc="2026-09-28T05:23:00Z">
            <w:r>
              <w:rPr>
                <w:rFonts w:asciiTheme="minorEastAsia" w:hAnsiTheme="minorEastAsia" w:hint="eastAsia"/>
                <w:sz w:val="24"/>
                <w:szCs w:val="24"/>
              </w:rPr>
              <w:delText>T</w:delText>
            </w:r>
            <w:r>
              <w:rPr>
                <w:rFonts w:asciiTheme="minorEastAsia" w:hAnsiTheme="minorEastAsia"/>
                <w:sz w:val="24"/>
                <w:szCs w:val="24"/>
              </w:rPr>
              <w:delText>D20B</w:delText>
            </w:r>
          </w:del>
          <w:ins w:id="39" w:author="김은수" w:date="2026-09-28T14:23:00Z" w16du:dateUtc="2026-09-28T05:23:00Z">
            <w:r>
              <w:rPr>
                <w:rFonts w:asciiTheme="minorEastAsia" w:hAnsiTheme="minorEastAsia" w:hint="eastAsia"/>
                <w:sz w:val="24"/>
                <w:szCs w:val="24"/>
              </w:rPr>
              <w:t>TD24A</w:t>
            </w:r>
          </w:ins>
          <w:r>
            <w:rPr>
              <w:rFonts w:asciiTheme="minorEastAsia" w:hAnsiTheme="minorEastAsia" w:hint="eastAsia"/>
              <w:sz w:val="24"/>
              <w:szCs w:val="24"/>
            </w:rPr>
            <w:t>-A-EXT</w:t>
          </w:r>
        </w:p>
      </w:tc>
      <w:tc>
        <w:tcPr>
          <w:tcW w:w="1438" w:type="dxa"/>
          <w:vAlign w:val="center"/>
        </w:tcPr>
        <w:p w14:paraId="3A49D397" w14:textId="77777777" w:rsidR="007329D8" w:rsidRPr="00D1008A" w:rsidRDefault="007329D8" w:rsidP="007329D8">
          <w:pPr>
            <w:spacing w:after="0" w:line="240" w:lineRule="auto"/>
            <w:jc w:val="center"/>
            <w:rPr>
              <w:rFonts w:asciiTheme="minorEastAsia" w:hAnsiTheme="minorEastAsia"/>
            </w:rPr>
          </w:pPr>
          <w:r w:rsidRPr="00D1008A">
            <w:rPr>
              <w:rFonts w:asciiTheme="minorEastAsia" w:hAnsiTheme="minorEastAsia" w:hint="eastAsia"/>
              <w:b/>
              <w:bCs/>
            </w:rPr>
            <w:t>제(개)정 번호</w:t>
          </w:r>
        </w:p>
      </w:tc>
      <w:tc>
        <w:tcPr>
          <w:tcW w:w="1692" w:type="dxa"/>
          <w:vAlign w:val="center"/>
        </w:tcPr>
        <w:p w14:paraId="3D471CE6" w14:textId="77777777" w:rsidR="007329D8" w:rsidRPr="00D1008A" w:rsidRDefault="007329D8" w:rsidP="007329D8">
          <w:pPr>
            <w:spacing w:after="0" w:line="240" w:lineRule="auto"/>
            <w:jc w:val="center"/>
            <w:rPr>
              <w:rFonts w:asciiTheme="minorEastAsia" w:hAnsiTheme="minorEastAsia"/>
            </w:rPr>
          </w:pPr>
          <w:r w:rsidRPr="00D1008A">
            <w:rPr>
              <w:rFonts w:asciiTheme="minorEastAsia" w:hAnsiTheme="minorEastAsia" w:hint="eastAsia"/>
              <w:sz w:val="22"/>
            </w:rPr>
            <w:t>0</w:t>
          </w:r>
        </w:p>
      </w:tc>
    </w:tr>
    <w:tr w:rsidR="007329D8" w14:paraId="0E2EB13F" w14:textId="77777777" w:rsidTr="00A81751">
      <w:trPr>
        <w:cantSplit/>
        <w:trHeight w:val="123"/>
      </w:trPr>
      <w:tc>
        <w:tcPr>
          <w:tcW w:w="2248" w:type="dxa"/>
          <w:vMerge/>
          <w:vAlign w:val="center"/>
        </w:tcPr>
        <w:p w14:paraId="02C1F2A2" w14:textId="77777777" w:rsidR="007329D8" w:rsidRPr="00F91CD3" w:rsidRDefault="007329D8" w:rsidP="007329D8">
          <w:pPr>
            <w:spacing w:after="0"/>
            <w:jc w:val="center"/>
            <w:rPr>
              <w:rFonts w:asciiTheme="majorHAnsi" w:eastAsiaTheme="majorHAnsi" w:hAnsiTheme="majorHAnsi"/>
            </w:rPr>
          </w:pPr>
        </w:p>
      </w:tc>
      <w:tc>
        <w:tcPr>
          <w:tcW w:w="4308" w:type="dxa"/>
          <w:vMerge/>
          <w:vAlign w:val="center"/>
        </w:tcPr>
        <w:p w14:paraId="6585E72C" w14:textId="77777777" w:rsidR="007329D8" w:rsidRPr="00F91CD3" w:rsidRDefault="007329D8" w:rsidP="007329D8">
          <w:pPr>
            <w:spacing w:after="0" w:line="240" w:lineRule="auto"/>
            <w:jc w:val="center"/>
            <w:rPr>
              <w:rFonts w:asciiTheme="majorHAnsi" w:eastAsiaTheme="majorHAnsi" w:hAnsiTheme="majorHAnsi"/>
            </w:rPr>
          </w:pPr>
        </w:p>
      </w:tc>
      <w:tc>
        <w:tcPr>
          <w:tcW w:w="1438" w:type="dxa"/>
          <w:vAlign w:val="center"/>
        </w:tcPr>
        <w:p w14:paraId="5D027746" w14:textId="77777777" w:rsidR="007329D8" w:rsidRPr="00D1008A" w:rsidRDefault="007329D8" w:rsidP="007329D8">
          <w:pPr>
            <w:spacing w:after="0" w:line="240" w:lineRule="auto"/>
            <w:jc w:val="center"/>
            <w:rPr>
              <w:rFonts w:asciiTheme="minorEastAsia" w:hAnsiTheme="minorEastAsia"/>
            </w:rPr>
          </w:pPr>
          <w:r w:rsidRPr="00D1008A">
            <w:rPr>
              <w:rFonts w:asciiTheme="minorEastAsia" w:hAnsiTheme="minorEastAsia" w:hint="eastAsia"/>
              <w:b/>
              <w:bCs/>
            </w:rPr>
            <w:t>페</w:t>
          </w:r>
          <w:r w:rsidRPr="00D1008A">
            <w:rPr>
              <w:rFonts w:asciiTheme="minorEastAsia" w:hAnsiTheme="minorEastAsia"/>
              <w:b/>
              <w:bCs/>
            </w:rPr>
            <w:t xml:space="preserve"> </w:t>
          </w:r>
          <w:r w:rsidRPr="00D1008A">
            <w:rPr>
              <w:rFonts w:asciiTheme="minorEastAsia" w:hAnsiTheme="minorEastAsia" w:hint="eastAsia"/>
              <w:b/>
              <w:bCs/>
            </w:rPr>
            <w:t>이</w:t>
          </w:r>
          <w:r w:rsidRPr="00D1008A">
            <w:rPr>
              <w:rFonts w:asciiTheme="minorEastAsia" w:hAnsiTheme="minorEastAsia"/>
              <w:b/>
              <w:bCs/>
            </w:rPr>
            <w:t xml:space="preserve"> </w:t>
          </w:r>
          <w:r w:rsidRPr="00D1008A">
            <w:rPr>
              <w:rFonts w:asciiTheme="minorEastAsia" w:hAnsiTheme="minorEastAsia" w:hint="eastAsia"/>
              <w:b/>
              <w:bCs/>
            </w:rPr>
            <w:t>지</w:t>
          </w:r>
        </w:p>
      </w:tc>
      <w:tc>
        <w:tcPr>
          <w:tcW w:w="1692" w:type="dxa"/>
          <w:vAlign w:val="center"/>
        </w:tcPr>
        <w:p w14:paraId="42A6A5AD" w14:textId="77777777" w:rsidR="007329D8" w:rsidRPr="00D1008A" w:rsidRDefault="007329D8" w:rsidP="007329D8">
          <w:pPr>
            <w:spacing w:after="0" w:line="240" w:lineRule="auto"/>
            <w:jc w:val="center"/>
            <w:rPr>
              <w:rFonts w:asciiTheme="minorEastAsia" w:hAnsiTheme="minorEastAsia"/>
            </w:rPr>
          </w:pPr>
          <w:r w:rsidRPr="00D1008A">
            <w:rPr>
              <w:rStyle w:val="ad"/>
              <w:rFonts w:asciiTheme="minorEastAsia" w:hAnsiTheme="minorEastAsia"/>
            </w:rPr>
            <w:fldChar w:fldCharType="begin"/>
          </w:r>
          <w:r w:rsidRPr="00D1008A">
            <w:rPr>
              <w:rStyle w:val="ad"/>
              <w:rFonts w:asciiTheme="minorEastAsia" w:hAnsiTheme="minorEastAsia"/>
            </w:rPr>
            <w:instrText xml:space="preserve"> PAGE </w:instrText>
          </w:r>
          <w:r w:rsidRPr="00D1008A">
            <w:rPr>
              <w:rStyle w:val="ad"/>
              <w:rFonts w:asciiTheme="minorEastAsia" w:hAnsiTheme="minorEastAsia"/>
            </w:rPr>
            <w:fldChar w:fldCharType="separate"/>
          </w:r>
          <w:r w:rsidRPr="00D1008A">
            <w:rPr>
              <w:rStyle w:val="ad"/>
              <w:rFonts w:asciiTheme="minorEastAsia" w:hAnsiTheme="minorEastAsia"/>
              <w:noProof/>
            </w:rPr>
            <w:t>2</w:t>
          </w:r>
          <w:r w:rsidRPr="00D1008A">
            <w:rPr>
              <w:rStyle w:val="ad"/>
              <w:rFonts w:asciiTheme="minorEastAsia" w:hAnsiTheme="minorEastAsia"/>
            </w:rPr>
            <w:fldChar w:fldCharType="end"/>
          </w:r>
          <w:r w:rsidRPr="00D1008A">
            <w:rPr>
              <w:rStyle w:val="ad"/>
              <w:rFonts w:asciiTheme="minorEastAsia" w:hAnsiTheme="minorEastAsia" w:hint="eastAsia"/>
            </w:rPr>
            <w:t>/</w:t>
          </w:r>
          <w:r w:rsidRPr="00D1008A">
            <w:rPr>
              <w:rStyle w:val="ad"/>
              <w:rFonts w:asciiTheme="minorEastAsia" w:hAnsiTheme="minorEastAsia"/>
            </w:rPr>
            <w:fldChar w:fldCharType="begin"/>
          </w:r>
          <w:r w:rsidRPr="00D1008A">
            <w:rPr>
              <w:rStyle w:val="ad"/>
              <w:rFonts w:asciiTheme="minorEastAsia" w:hAnsiTheme="minorEastAsia"/>
            </w:rPr>
            <w:instrText xml:space="preserve"> NUMPAGES </w:instrText>
          </w:r>
          <w:r w:rsidRPr="00D1008A">
            <w:rPr>
              <w:rStyle w:val="ad"/>
              <w:rFonts w:asciiTheme="minorEastAsia" w:hAnsiTheme="minorEastAsia"/>
            </w:rPr>
            <w:fldChar w:fldCharType="separate"/>
          </w:r>
          <w:r w:rsidRPr="00D1008A">
            <w:rPr>
              <w:rStyle w:val="ad"/>
              <w:rFonts w:asciiTheme="minorEastAsia" w:hAnsiTheme="minorEastAsia"/>
              <w:noProof/>
            </w:rPr>
            <w:t>120</w:t>
          </w:r>
          <w:r w:rsidRPr="00D1008A">
            <w:rPr>
              <w:rStyle w:val="ad"/>
              <w:rFonts w:asciiTheme="minorEastAsia" w:hAnsiTheme="minorEastAsia"/>
            </w:rPr>
            <w:fldChar w:fldCharType="end"/>
          </w:r>
        </w:p>
      </w:tc>
    </w:tr>
  </w:tbl>
  <w:p w14:paraId="3CC927DB" w14:textId="77777777" w:rsidR="00257778" w:rsidRPr="00261D9C" w:rsidRDefault="00257778" w:rsidP="003325E9">
    <w:pPr>
      <w:pStyle w:val="a3"/>
      <w:tabs>
        <w:tab w:val="clear" w:pos="4513"/>
        <w:tab w:val="clear" w:pos="9026"/>
        <w:tab w:val="left" w:pos="1530"/>
      </w:tabs>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7329D8" w14:paraId="38830D58" w14:textId="77777777" w:rsidTr="00A81751">
      <w:trPr>
        <w:cantSplit/>
        <w:trHeight w:val="115"/>
      </w:trPr>
      <w:tc>
        <w:tcPr>
          <w:tcW w:w="2248" w:type="dxa"/>
          <w:vMerge w:val="restart"/>
          <w:vAlign w:val="center"/>
        </w:tcPr>
        <w:p w14:paraId="62EEF4A2" w14:textId="77777777" w:rsidR="007329D8" w:rsidRPr="00F91CD3" w:rsidRDefault="007329D8" w:rsidP="007329D8">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33813BD2" wp14:editId="7FE0AD6B">
                <wp:extent cx="1356360" cy="450215"/>
                <wp:effectExtent l="0" t="0" r="0" b="6985"/>
                <wp:docPr id="9" name="그림 9"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042BD747" w14:textId="74E86588" w:rsidR="007329D8" w:rsidRPr="00D1008A" w:rsidRDefault="007329D8" w:rsidP="007329D8">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 유지보수 계획서</w:t>
          </w:r>
        </w:p>
      </w:tc>
      <w:tc>
        <w:tcPr>
          <w:tcW w:w="1438" w:type="dxa"/>
          <w:vAlign w:val="center"/>
        </w:tcPr>
        <w:p w14:paraId="20EE6BE7" w14:textId="77777777" w:rsidR="007329D8" w:rsidRPr="000F5030" w:rsidRDefault="007329D8" w:rsidP="007329D8">
          <w:pPr>
            <w:spacing w:after="0" w:line="240" w:lineRule="auto"/>
            <w:jc w:val="center"/>
            <w:rPr>
              <w:rFonts w:asciiTheme="minorEastAsia" w:hAnsiTheme="minorEastAsia"/>
              <w:b/>
              <w:bCs/>
            </w:rPr>
          </w:pPr>
          <w:r>
            <w:rPr>
              <w:rFonts w:asciiTheme="minorEastAsia" w:hAnsiTheme="minorEastAsia" w:hint="eastAsia"/>
              <w:b/>
              <w:bCs/>
            </w:rPr>
            <w:t>문서번호</w:t>
          </w:r>
        </w:p>
      </w:tc>
      <w:tc>
        <w:tcPr>
          <w:tcW w:w="1692" w:type="dxa"/>
          <w:vAlign w:val="center"/>
        </w:tcPr>
        <w:p w14:paraId="75AE3DBA" w14:textId="49B823C6" w:rsidR="007329D8" w:rsidRPr="00D355C6" w:rsidRDefault="004F2A7E" w:rsidP="007329D8">
          <w:pPr>
            <w:spacing w:after="0" w:line="240" w:lineRule="auto"/>
            <w:rPr>
              <w:rFonts w:asciiTheme="minorEastAsia" w:hAnsiTheme="minorEastAsia"/>
              <w:sz w:val="16"/>
              <w:szCs w:val="16"/>
            </w:rPr>
          </w:pPr>
          <w:r>
            <w:rPr>
              <w:rFonts w:asciiTheme="minorEastAsia" w:hAnsiTheme="minorEastAsia"/>
              <w:sz w:val="16"/>
              <w:szCs w:val="16"/>
            </w:rPr>
            <w:t>SMP-FW-</w:t>
          </w:r>
          <w:del w:id="40" w:author="김은수" w:date="2026-09-28T14:23:00Z" w16du:dateUtc="2026-09-28T05:23:00Z">
            <w:r>
              <w:rPr>
                <w:rFonts w:asciiTheme="minorEastAsia" w:hAnsiTheme="minorEastAsia"/>
                <w:sz w:val="16"/>
                <w:szCs w:val="16"/>
              </w:rPr>
              <w:delText>TD20B</w:delText>
            </w:r>
          </w:del>
          <w:ins w:id="41" w:author="김은수" w:date="2026-09-28T14:23:00Z" w16du:dateUtc="2026-09-28T05:23:00Z">
            <w:r>
              <w:rPr>
                <w:rFonts w:asciiTheme="minorEastAsia" w:hAnsiTheme="minorEastAsia"/>
                <w:sz w:val="16"/>
                <w:szCs w:val="16"/>
              </w:rPr>
              <w:t>TD24A</w:t>
            </w:r>
          </w:ins>
        </w:p>
      </w:tc>
    </w:tr>
    <w:tr w:rsidR="007329D8" w14:paraId="660E6D9A" w14:textId="77777777" w:rsidTr="00A81751">
      <w:trPr>
        <w:cantSplit/>
        <w:trHeight w:val="378"/>
      </w:trPr>
      <w:tc>
        <w:tcPr>
          <w:tcW w:w="2248" w:type="dxa"/>
          <w:vMerge/>
          <w:vAlign w:val="center"/>
        </w:tcPr>
        <w:p w14:paraId="16A3BDB7" w14:textId="77777777" w:rsidR="007329D8" w:rsidRPr="00F91CD3" w:rsidRDefault="007329D8" w:rsidP="007329D8">
          <w:pPr>
            <w:spacing w:after="0"/>
            <w:jc w:val="center"/>
            <w:rPr>
              <w:rFonts w:asciiTheme="majorHAnsi" w:eastAsiaTheme="majorHAnsi" w:hAnsiTheme="majorHAnsi"/>
            </w:rPr>
          </w:pPr>
        </w:p>
      </w:tc>
      <w:tc>
        <w:tcPr>
          <w:tcW w:w="4308" w:type="dxa"/>
          <w:vMerge/>
          <w:vAlign w:val="center"/>
        </w:tcPr>
        <w:p w14:paraId="22B1D9AB" w14:textId="77777777" w:rsidR="007329D8" w:rsidRPr="00D1008A" w:rsidRDefault="007329D8" w:rsidP="007329D8">
          <w:pPr>
            <w:spacing w:after="0" w:line="240" w:lineRule="auto"/>
            <w:jc w:val="center"/>
            <w:rPr>
              <w:rFonts w:asciiTheme="minorEastAsia" w:hAnsiTheme="minorEastAsia"/>
              <w:sz w:val="30"/>
              <w:szCs w:val="30"/>
            </w:rPr>
          </w:pPr>
        </w:p>
      </w:tc>
      <w:tc>
        <w:tcPr>
          <w:tcW w:w="1438" w:type="dxa"/>
          <w:vAlign w:val="center"/>
        </w:tcPr>
        <w:p w14:paraId="1BF833D7" w14:textId="77777777" w:rsidR="007329D8" w:rsidRPr="00D1008A" w:rsidRDefault="007329D8" w:rsidP="007329D8">
          <w:pPr>
            <w:spacing w:after="0" w:line="240" w:lineRule="auto"/>
            <w:jc w:val="center"/>
            <w:rPr>
              <w:rFonts w:asciiTheme="minorEastAsia" w:hAnsiTheme="minorEastAsia"/>
            </w:rPr>
          </w:pPr>
          <w:r w:rsidRPr="00D1008A">
            <w:rPr>
              <w:rFonts w:asciiTheme="minorEastAsia" w:hAnsiTheme="minorEastAsia" w:hint="eastAsia"/>
              <w:b/>
              <w:bCs/>
            </w:rPr>
            <w:t>제(개)정일자</w:t>
          </w:r>
        </w:p>
      </w:tc>
      <w:tc>
        <w:tcPr>
          <w:tcW w:w="1692" w:type="dxa"/>
          <w:vAlign w:val="center"/>
        </w:tcPr>
        <w:p w14:paraId="1BE973DC" w14:textId="3EF95594" w:rsidR="007329D8" w:rsidRPr="00D1008A" w:rsidRDefault="00DC604C" w:rsidP="007329D8">
          <w:pPr>
            <w:spacing w:after="0" w:line="240" w:lineRule="auto"/>
            <w:jc w:val="center"/>
            <w:rPr>
              <w:rFonts w:asciiTheme="minorEastAsia" w:hAnsiTheme="minorEastAsia"/>
            </w:rPr>
          </w:pPr>
          <w:del w:id="42" w:author="김은수" w:date="2026-09-28T14:23:00Z" w16du:dateUtc="2026-09-28T05:23:00Z">
            <w:r>
              <w:rPr>
                <w:rFonts w:asciiTheme="minorEastAsia" w:hAnsiTheme="minorEastAsia" w:hint="eastAsia"/>
              </w:rPr>
              <w:delText>2</w:delText>
            </w:r>
            <w:r>
              <w:rPr>
                <w:rFonts w:asciiTheme="minorEastAsia" w:hAnsiTheme="minorEastAsia"/>
              </w:rPr>
              <w:delText>020.11.05</w:delText>
            </w:r>
          </w:del>
        </w:p>
      </w:tc>
    </w:tr>
    <w:tr w:rsidR="007329D8" w14:paraId="02820B6D" w14:textId="77777777" w:rsidTr="00A81751">
      <w:trPr>
        <w:cantSplit/>
        <w:trHeight w:val="115"/>
      </w:trPr>
      <w:tc>
        <w:tcPr>
          <w:tcW w:w="2248" w:type="dxa"/>
          <w:vMerge/>
          <w:vAlign w:val="center"/>
        </w:tcPr>
        <w:p w14:paraId="528F8D01" w14:textId="77777777" w:rsidR="007329D8" w:rsidRPr="00F91CD3" w:rsidRDefault="007329D8" w:rsidP="007329D8">
          <w:pPr>
            <w:spacing w:after="0"/>
            <w:jc w:val="center"/>
            <w:rPr>
              <w:rFonts w:asciiTheme="majorHAnsi" w:eastAsiaTheme="majorHAnsi" w:hAnsiTheme="majorHAnsi"/>
            </w:rPr>
          </w:pPr>
        </w:p>
      </w:tc>
      <w:tc>
        <w:tcPr>
          <w:tcW w:w="4308" w:type="dxa"/>
          <w:vMerge w:val="restart"/>
          <w:vAlign w:val="center"/>
        </w:tcPr>
        <w:p w14:paraId="682133F5" w14:textId="77777777" w:rsidR="007329D8" w:rsidRPr="00D1008A" w:rsidRDefault="007329D8" w:rsidP="007329D8">
          <w:pPr>
            <w:spacing w:after="0" w:line="240" w:lineRule="auto"/>
            <w:jc w:val="center"/>
            <w:rPr>
              <w:rFonts w:asciiTheme="minorEastAsia" w:hAnsiTheme="minorEastAsia"/>
              <w:sz w:val="30"/>
              <w:szCs w:val="30"/>
            </w:rPr>
          </w:pPr>
          <w:del w:id="43" w:author="김은수" w:date="2026-09-28T14:23:00Z" w16du:dateUtc="2026-09-28T05:23:00Z">
            <w:r>
              <w:rPr>
                <w:rFonts w:asciiTheme="minorEastAsia" w:hAnsiTheme="minorEastAsia" w:hint="eastAsia"/>
                <w:sz w:val="24"/>
                <w:szCs w:val="24"/>
              </w:rPr>
              <w:delText>T</w:delText>
            </w:r>
            <w:r>
              <w:rPr>
                <w:rFonts w:asciiTheme="minorEastAsia" w:hAnsiTheme="minorEastAsia"/>
                <w:sz w:val="24"/>
                <w:szCs w:val="24"/>
              </w:rPr>
              <w:delText>D20B</w:delText>
            </w:r>
          </w:del>
          <w:ins w:id="44" w:author="김은수" w:date="2026-09-28T14:23:00Z" w16du:dateUtc="2026-09-28T05:23:00Z">
            <w:r>
              <w:rPr>
                <w:rFonts w:asciiTheme="minorEastAsia" w:hAnsiTheme="minorEastAsia" w:hint="eastAsia"/>
                <w:sz w:val="24"/>
                <w:szCs w:val="24"/>
              </w:rPr>
              <w:t>TD24A</w:t>
            </w:r>
          </w:ins>
          <w:r>
            <w:rPr>
              <w:rFonts w:asciiTheme="minorEastAsia" w:hAnsiTheme="minorEastAsia" w:hint="eastAsia"/>
              <w:sz w:val="24"/>
              <w:szCs w:val="24"/>
            </w:rPr>
            <w:t>-A-EXT</w:t>
          </w:r>
        </w:p>
      </w:tc>
      <w:tc>
        <w:tcPr>
          <w:tcW w:w="1438" w:type="dxa"/>
          <w:vAlign w:val="center"/>
        </w:tcPr>
        <w:p w14:paraId="5CD31A9D" w14:textId="77777777" w:rsidR="007329D8" w:rsidRPr="00D1008A" w:rsidRDefault="007329D8" w:rsidP="007329D8">
          <w:pPr>
            <w:spacing w:after="0" w:line="240" w:lineRule="auto"/>
            <w:jc w:val="center"/>
            <w:rPr>
              <w:rFonts w:asciiTheme="minorEastAsia" w:hAnsiTheme="minorEastAsia"/>
            </w:rPr>
          </w:pPr>
          <w:r w:rsidRPr="00D1008A">
            <w:rPr>
              <w:rFonts w:asciiTheme="minorEastAsia" w:hAnsiTheme="minorEastAsia" w:hint="eastAsia"/>
              <w:b/>
              <w:bCs/>
            </w:rPr>
            <w:t>제(개)정 번호</w:t>
          </w:r>
        </w:p>
      </w:tc>
      <w:tc>
        <w:tcPr>
          <w:tcW w:w="1692" w:type="dxa"/>
          <w:vAlign w:val="center"/>
        </w:tcPr>
        <w:p w14:paraId="29B0E65B" w14:textId="77777777" w:rsidR="007329D8" w:rsidRPr="00D1008A" w:rsidRDefault="007329D8" w:rsidP="007329D8">
          <w:pPr>
            <w:spacing w:after="0" w:line="240" w:lineRule="auto"/>
            <w:jc w:val="center"/>
            <w:rPr>
              <w:rFonts w:asciiTheme="minorEastAsia" w:hAnsiTheme="minorEastAsia"/>
            </w:rPr>
          </w:pPr>
          <w:r w:rsidRPr="00D1008A">
            <w:rPr>
              <w:rFonts w:asciiTheme="minorEastAsia" w:hAnsiTheme="minorEastAsia" w:hint="eastAsia"/>
              <w:sz w:val="22"/>
            </w:rPr>
            <w:t>0</w:t>
          </w:r>
        </w:p>
      </w:tc>
    </w:tr>
    <w:tr w:rsidR="007329D8" w14:paraId="37578475" w14:textId="77777777" w:rsidTr="00A81751">
      <w:trPr>
        <w:cantSplit/>
        <w:trHeight w:val="123"/>
      </w:trPr>
      <w:tc>
        <w:tcPr>
          <w:tcW w:w="2248" w:type="dxa"/>
          <w:vMerge/>
          <w:vAlign w:val="center"/>
        </w:tcPr>
        <w:p w14:paraId="51FD0A52" w14:textId="77777777" w:rsidR="007329D8" w:rsidRPr="00F91CD3" w:rsidRDefault="007329D8" w:rsidP="007329D8">
          <w:pPr>
            <w:spacing w:after="0"/>
            <w:jc w:val="center"/>
            <w:rPr>
              <w:rFonts w:asciiTheme="majorHAnsi" w:eastAsiaTheme="majorHAnsi" w:hAnsiTheme="majorHAnsi"/>
            </w:rPr>
          </w:pPr>
        </w:p>
      </w:tc>
      <w:tc>
        <w:tcPr>
          <w:tcW w:w="4308" w:type="dxa"/>
          <w:vMerge/>
          <w:vAlign w:val="center"/>
        </w:tcPr>
        <w:p w14:paraId="7381CEB2" w14:textId="77777777" w:rsidR="007329D8" w:rsidRPr="00F91CD3" w:rsidRDefault="007329D8" w:rsidP="007329D8">
          <w:pPr>
            <w:spacing w:after="0" w:line="240" w:lineRule="auto"/>
            <w:jc w:val="center"/>
            <w:rPr>
              <w:rFonts w:asciiTheme="majorHAnsi" w:eastAsiaTheme="majorHAnsi" w:hAnsiTheme="majorHAnsi"/>
            </w:rPr>
          </w:pPr>
        </w:p>
      </w:tc>
      <w:tc>
        <w:tcPr>
          <w:tcW w:w="1438" w:type="dxa"/>
          <w:vAlign w:val="center"/>
        </w:tcPr>
        <w:p w14:paraId="55E36A84" w14:textId="77777777" w:rsidR="007329D8" w:rsidRPr="00D1008A" w:rsidRDefault="007329D8" w:rsidP="007329D8">
          <w:pPr>
            <w:spacing w:after="0" w:line="240" w:lineRule="auto"/>
            <w:jc w:val="center"/>
            <w:rPr>
              <w:rFonts w:asciiTheme="minorEastAsia" w:hAnsiTheme="minorEastAsia"/>
            </w:rPr>
          </w:pPr>
          <w:r w:rsidRPr="00D1008A">
            <w:rPr>
              <w:rFonts w:asciiTheme="minorEastAsia" w:hAnsiTheme="minorEastAsia" w:hint="eastAsia"/>
              <w:b/>
              <w:bCs/>
            </w:rPr>
            <w:t>페</w:t>
          </w:r>
          <w:r w:rsidRPr="00D1008A">
            <w:rPr>
              <w:rFonts w:asciiTheme="minorEastAsia" w:hAnsiTheme="minorEastAsia"/>
              <w:b/>
              <w:bCs/>
            </w:rPr>
            <w:t xml:space="preserve"> </w:t>
          </w:r>
          <w:r w:rsidRPr="00D1008A">
            <w:rPr>
              <w:rFonts w:asciiTheme="minorEastAsia" w:hAnsiTheme="minorEastAsia" w:hint="eastAsia"/>
              <w:b/>
              <w:bCs/>
            </w:rPr>
            <w:t>이</w:t>
          </w:r>
          <w:r w:rsidRPr="00D1008A">
            <w:rPr>
              <w:rFonts w:asciiTheme="minorEastAsia" w:hAnsiTheme="minorEastAsia"/>
              <w:b/>
              <w:bCs/>
            </w:rPr>
            <w:t xml:space="preserve"> </w:t>
          </w:r>
          <w:r w:rsidRPr="00D1008A">
            <w:rPr>
              <w:rFonts w:asciiTheme="minorEastAsia" w:hAnsiTheme="minorEastAsia" w:hint="eastAsia"/>
              <w:b/>
              <w:bCs/>
            </w:rPr>
            <w:t>지</w:t>
          </w:r>
        </w:p>
      </w:tc>
      <w:tc>
        <w:tcPr>
          <w:tcW w:w="1692" w:type="dxa"/>
          <w:vAlign w:val="center"/>
        </w:tcPr>
        <w:p w14:paraId="107A1A81" w14:textId="77777777" w:rsidR="007329D8" w:rsidRPr="00D1008A" w:rsidRDefault="007329D8" w:rsidP="007329D8">
          <w:pPr>
            <w:spacing w:after="0" w:line="240" w:lineRule="auto"/>
            <w:jc w:val="center"/>
            <w:rPr>
              <w:rFonts w:asciiTheme="minorEastAsia" w:hAnsiTheme="minorEastAsia"/>
            </w:rPr>
          </w:pPr>
          <w:r w:rsidRPr="00D1008A">
            <w:rPr>
              <w:rStyle w:val="ad"/>
              <w:rFonts w:asciiTheme="minorEastAsia" w:hAnsiTheme="minorEastAsia"/>
            </w:rPr>
            <w:fldChar w:fldCharType="begin"/>
          </w:r>
          <w:r w:rsidRPr="00D1008A">
            <w:rPr>
              <w:rStyle w:val="ad"/>
              <w:rFonts w:asciiTheme="minorEastAsia" w:hAnsiTheme="minorEastAsia"/>
            </w:rPr>
            <w:instrText xml:space="preserve"> PAGE </w:instrText>
          </w:r>
          <w:r w:rsidRPr="00D1008A">
            <w:rPr>
              <w:rStyle w:val="ad"/>
              <w:rFonts w:asciiTheme="minorEastAsia" w:hAnsiTheme="minorEastAsia"/>
            </w:rPr>
            <w:fldChar w:fldCharType="separate"/>
          </w:r>
          <w:r w:rsidRPr="00D1008A">
            <w:rPr>
              <w:rStyle w:val="ad"/>
              <w:rFonts w:asciiTheme="minorEastAsia" w:hAnsiTheme="minorEastAsia"/>
              <w:noProof/>
            </w:rPr>
            <w:t>2</w:t>
          </w:r>
          <w:r w:rsidRPr="00D1008A">
            <w:rPr>
              <w:rStyle w:val="ad"/>
              <w:rFonts w:asciiTheme="minorEastAsia" w:hAnsiTheme="minorEastAsia"/>
            </w:rPr>
            <w:fldChar w:fldCharType="end"/>
          </w:r>
          <w:r w:rsidRPr="00D1008A">
            <w:rPr>
              <w:rStyle w:val="ad"/>
              <w:rFonts w:asciiTheme="minorEastAsia" w:hAnsiTheme="minorEastAsia" w:hint="eastAsia"/>
            </w:rPr>
            <w:t>/</w:t>
          </w:r>
          <w:r w:rsidRPr="00D1008A">
            <w:rPr>
              <w:rStyle w:val="ad"/>
              <w:rFonts w:asciiTheme="minorEastAsia" w:hAnsiTheme="minorEastAsia"/>
            </w:rPr>
            <w:fldChar w:fldCharType="begin"/>
          </w:r>
          <w:r w:rsidRPr="00D1008A">
            <w:rPr>
              <w:rStyle w:val="ad"/>
              <w:rFonts w:asciiTheme="minorEastAsia" w:hAnsiTheme="minorEastAsia"/>
            </w:rPr>
            <w:instrText xml:space="preserve"> NUMPAGES </w:instrText>
          </w:r>
          <w:r w:rsidRPr="00D1008A">
            <w:rPr>
              <w:rStyle w:val="ad"/>
              <w:rFonts w:asciiTheme="minorEastAsia" w:hAnsiTheme="minorEastAsia"/>
            </w:rPr>
            <w:fldChar w:fldCharType="separate"/>
          </w:r>
          <w:r w:rsidRPr="00D1008A">
            <w:rPr>
              <w:rStyle w:val="ad"/>
              <w:rFonts w:asciiTheme="minorEastAsia" w:hAnsiTheme="minorEastAsia"/>
              <w:noProof/>
            </w:rPr>
            <w:t>120</w:t>
          </w:r>
          <w:r w:rsidRPr="00D1008A">
            <w:rPr>
              <w:rStyle w:val="ad"/>
              <w:rFonts w:asciiTheme="minorEastAsia" w:hAnsiTheme="minorEastAsia"/>
            </w:rPr>
            <w:fldChar w:fldCharType="end"/>
          </w:r>
        </w:p>
      </w:tc>
    </w:tr>
  </w:tbl>
  <w:p w14:paraId="5CB9CB42" w14:textId="26AB2C08" w:rsidR="00E177E2" w:rsidRPr="00E177E2" w:rsidRDefault="00E177E2" w:rsidP="00E177E2">
    <w:pPr>
      <w:pStyle w:val="a3"/>
      <w:tabs>
        <w:tab w:val="clear" w:pos="4513"/>
        <w:tab w:val="clear" w:pos="9026"/>
        <w:tab w:val="left" w:pos="168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BFB482E"/>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6D06415"/>
    <w:multiLevelType w:val="hybridMultilevel"/>
    <w:tmpl w:val="4F24A486"/>
    <w:lvl w:ilvl="0" w:tplc="644ACE20">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A47179E"/>
    <w:multiLevelType w:val="hybridMultilevel"/>
    <w:tmpl w:val="3A5653D0"/>
    <w:lvl w:ilvl="0" w:tplc="246EE89C">
      <w:start w:val="1"/>
      <w:numFmt w:val="bullet"/>
      <w:lvlText w:val="•"/>
      <w:lvlJc w:val="left"/>
      <w:pPr>
        <w:ind w:left="960" w:hanging="360"/>
      </w:pPr>
      <w:rPr>
        <w:rFonts w:ascii="Arial" w:hAnsi="Arial" w:hint="default"/>
      </w:rPr>
    </w:lvl>
    <w:lvl w:ilvl="1" w:tplc="04090009">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6"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EA8638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0567378"/>
    <w:multiLevelType w:val="hybridMultilevel"/>
    <w:tmpl w:val="8466CE7C"/>
    <w:lvl w:ilvl="0" w:tplc="5B08D9A0">
      <w:start w:val="4"/>
      <w:numFmt w:val="bullet"/>
      <w:lvlText w:val="•"/>
      <w:lvlJc w:val="left"/>
      <w:pPr>
        <w:ind w:left="960" w:hanging="360"/>
      </w:pPr>
      <w:rPr>
        <w:rFonts w:ascii="맑은 고딕" w:eastAsia="맑은 고딕" w:hAnsi="맑은 고딕" w:cstheme="minorBidi" w:hint="eastAsia"/>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9" w15:restartNumberingAfterBreak="0">
    <w:nsid w:val="51295868"/>
    <w:multiLevelType w:val="hybridMultilevel"/>
    <w:tmpl w:val="35184F58"/>
    <w:lvl w:ilvl="0" w:tplc="04090009">
      <w:start w:val="1"/>
      <w:numFmt w:val="bullet"/>
      <w:lvlText w:val=""/>
      <w:lvlJc w:val="left"/>
      <w:pPr>
        <w:ind w:left="1360" w:hanging="360"/>
      </w:pPr>
      <w:rPr>
        <w:rFonts w:ascii="Wingdings" w:hAnsi="Wingdings" w:hint="default"/>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10" w15:restartNumberingAfterBreak="0">
    <w:nsid w:val="53E95247"/>
    <w:multiLevelType w:val="hybridMultilevel"/>
    <w:tmpl w:val="8160BCE4"/>
    <w:lvl w:ilvl="0" w:tplc="246EE89C">
      <w:start w:val="1"/>
      <w:numFmt w:val="bullet"/>
      <w:lvlText w:val="•"/>
      <w:lvlJc w:val="left"/>
      <w:pPr>
        <w:ind w:left="825" w:hanging="400"/>
      </w:pPr>
      <w:rPr>
        <w:rFonts w:ascii="Arial" w:hAnsi="Arial" w:hint="default"/>
      </w:rPr>
    </w:lvl>
    <w:lvl w:ilvl="1" w:tplc="04090003" w:tentative="1">
      <w:start w:val="1"/>
      <w:numFmt w:val="bullet"/>
      <w:lvlText w:val=""/>
      <w:lvlJc w:val="left"/>
      <w:pPr>
        <w:ind w:left="1225" w:hanging="400"/>
      </w:pPr>
      <w:rPr>
        <w:rFonts w:ascii="Wingdings" w:hAnsi="Wingdings" w:hint="default"/>
      </w:rPr>
    </w:lvl>
    <w:lvl w:ilvl="2" w:tplc="04090005" w:tentative="1">
      <w:start w:val="1"/>
      <w:numFmt w:val="bullet"/>
      <w:lvlText w:val=""/>
      <w:lvlJc w:val="left"/>
      <w:pPr>
        <w:ind w:left="1625" w:hanging="400"/>
      </w:pPr>
      <w:rPr>
        <w:rFonts w:ascii="Wingdings" w:hAnsi="Wingdings" w:hint="default"/>
      </w:rPr>
    </w:lvl>
    <w:lvl w:ilvl="3" w:tplc="04090001" w:tentative="1">
      <w:start w:val="1"/>
      <w:numFmt w:val="bullet"/>
      <w:lvlText w:val=""/>
      <w:lvlJc w:val="left"/>
      <w:pPr>
        <w:ind w:left="2025" w:hanging="400"/>
      </w:pPr>
      <w:rPr>
        <w:rFonts w:ascii="Wingdings" w:hAnsi="Wingdings" w:hint="default"/>
      </w:rPr>
    </w:lvl>
    <w:lvl w:ilvl="4" w:tplc="04090003" w:tentative="1">
      <w:start w:val="1"/>
      <w:numFmt w:val="bullet"/>
      <w:lvlText w:val=""/>
      <w:lvlJc w:val="left"/>
      <w:pPr>
        <w:ind w:left="2425" w:hanging="400"/>
      </w:pPr>
      <w:rPr>
        <w:rFonts w:ascii="Wingdings" w:hAnsi="Wingdings" w:hint="default"/>
      </w:rPr>
    </w:lvl>
    <w:lvl w:ilvl="5" w:tplc="04090005" w:tentative="1">
      <w:start w:val="1"/>
      <w:numFmt w:val="bullet"/>
      <w:lvlText w:val=""/>
      <w:lvlJc w:val="left"/>
      <w:pPr>
        <w:ind w:left="2825" w:hanging="400"/>
      </w:pPr>
      <w:rPr>
        <w:rFonts w:ascii="Wingdings" w:hAnsi="Wingdings" w:hint="default"/>
      </w:rPr>
    </w:lvl>
    <w:lvl w:ilvl="6" w:tplc="04090001" w:tentative="1">
      <w:start w:val="1"/>
      <w:numFmt w:val="bullet"/>
      <w:lvlText w:val=""/>
      <w:lvlJc w:val="left"/>
      <w:pPr>
        <w:ind w:left="3225" w:hanging="400"/>
      </w:pPr>
      <w:rPr>
        <w:rFonts w:ascii="Wingdings" w:hAnsi="Wingdings" w:hint="default"/>
      </w:rPr>
    </w:lvl>
    <w:lvl w:ilvl="7" w:tplc="04090003" w:tentative="1">
      <w:start w:val="1"/>
      <w:numFmt w:val="bullet"/>
      <w:lvlText w:val=""/>
      <w:lvlJc w:val="left"/>
      <w:pPr>
        <w:ind w:left="3625" w:hanging="400"/>
      </w:pPr>
      <w:rPr>
        <w:rFonts w:ascii="Wingdings" w:hAnsi="Wingdings" w:hint="default"/>
      </w:rPr>
    </w:lvl>
    <w:lvl w:ilvl="8" w:tplc="04090005" w:tentative="1">
      <w:start w:val="1"/>
      <w:numFmt w:val="bullet"/>
      <w:lvlText w:val=""/>
      <w:lvlJc w:val="left"/>
      <w:pPr>
        <w:ind w:left="4025" w:hanging="400"/>
      </w:pPr>
      <w:rPr>
        <w:rFonts w:ascii="Wingdings" w:hAnsi="Wingdings" w:hint="default"/>
      </w:rPr>
    </w:lvl>
  </w:abstractNum>
  <w:abstractNum w:abstractNumId="11"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theme="minorBidi" w:hint="eastAsia"/>
      </w:rPr>
    </w:lvl>
    <w:lvl w:ilvl="1" w:tplc="04090003">
      <w:start w:val="1"/>
      <w:numFmt w:val="bullet"/>
      <w:lvlText w:val=""/>
      <w:lvlJc w:val="left"/>
      <w:pPr>
        <w:ind w:left="2200" w:hanging="400"/>
      </w:pPr>
      <w:rPr>
        <w:rFonts w:ascii="Wingdings" w:hAnsi="Wingdings" w:hint="default"/>
      </w:rPr>
    </w:lvl>
    <w:lvl w:ilvl="2" w:tplc="04090005" w:tentative="1">
      <w:start w:val="1"/>
      <w:numFmt w:val="bullet"/>
      <w:lvlText w:val=""/>
      <w:lvlJc w:val="left"/>
      <w:pPr>
        <w:ind w:left="2600" w:hanging="400"/>
      </w:pPr>
      <w:rPr>
        <w:rFonts w:ascii="Wingdings" w:hAnsi="Wingdings" w:hint="default"/>
      </w:rPr>
    </w:lvl>
    <w:lvl w:ilvl="3" w:tplc="04090001" w:tentative="1">
      <w:start w:val="1"/>
      <w:numFmt w:val="bullet"/>
      <w:lvlText w:val=""/>
      <w:lvlJc w:val="left"/>
      <w:pPr>
        <w:ind w:left="3000" w:hanging="400"/>
      </w:pPr>
      <w:rPr>
        <w:rFonts w:ascii="Wingdings" w:hAnsi="Wingdings" w:hint="default"/>
      </w:rPr>
    </w:lvl>
    <w:lvl w:ilvl="4" w:tplc="04090003" w:tentative="1">
      <w:start w:val="1"/>
      <w:numFmt w:val="bullet"/>
      <w:lvlText w:val=""/>
      <w:lvlJc w:val="left"/>
      <w:pPr>
        <w:ind w:left="3400" w:hanging="400"/>
      </w:pPr>
      <w:rPr>
        <w:rFonts w:ascii="Wingdings" w:hAnsi="Wingdings" w:hint="default"/>
      </w:rPr>
    </w:lvl>
    <w:lvl w:ilvl="5" w:tplc="04090005" w:tentative="1">
      <w:start w:val="1"/>
      <w:numFmt w:val="bullet"/>
      <w:lvlText w:val=""/>
      <w:lvlJc w:val="left"/>
      <w:pPr>
        <w:ind w:left="3800" w:hanging="400"/>
      </w:pPr>
      <w:rPr>
        <w:rFonts w:ascii="Wingdings" w:hAnsi="Wingdings" w:hint="default"/>
      </w:rPr>
    </w:lvl>
    <w:lvl w:ilvl="6" w:tplc="04090001" w:tentative="1">
      <w:start w:val="1"/>
      <w:numFmt w:val="bullet"/>
      <w:lvlText w:val=""/>
      <w:lvlJc w:val="left"/>
      <w:pPr>
        <w:ind w:left="4200" w:hanging="400"/>
      </w:pPr>
      <w:rPr>
        <w:rFonts w:ascii="Wingdings" w:hAnsi="Wingdings" w:hint="default"/>
      </w:rPr>
    </w:lvl>
    <w:lvl w:ilvl="7" w:tplc="04090003" w:tentative="1">
      <w:start w:val="1"/>
      <w:numFmt w:val="bullet"/>
      <w:lvlText w:val=""/>
      <w:lvlJc w:val="left"/>
      <w:pPr>
        <w:ind w:left="4600" w:hanging="400"/>
      </w:pPr>
      <w:rPr>
        <w:rFonts w:ascii="Wingdings" w:hAnsi="Wingdings" w:hint="default"/>
      </w:rPr>
    </w:lvl>
    <w:lvl w:ilvl="8" w:tplc="04090005" w:tentative="1">
      <w:start w:val="1"/>
      <w:numFmt w:val="bullet"/>
      <w:lvlText w:val=""/>
      <w:lvlJc w:val="left"/>
      <w:pPr>
        <w:ind w:left="5000" w:hanging="400"/>
      </w:pPr>
      <w:rPr>
        <w:rFonts w:ascii="Wingdings" w:hAnsi="Wingdings" w:hint="default"/>
      </w:rPr>
    </w:lvl>
  </w:abstractNum>
  <w:abstractNum w:abstractNumId="13"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14" w15:restartNumberingAfterBreak="0">
    <w:nsid w:val="71EF38E4"/>
    <w:multiLevelType w:val="multilevel"/>
    <w:tmpl w:val="0409001F"/>
    <w:numStyleLink w:val="1"/>
  </w:abstractNum>
  <w:abstractNum w:abstractNumId="15" w15:restartNumberingAfterBreak="0">
    <w:nsid w:val="72B37BC3"/>
    <w:multiLevelType w:val="hybridMultilevel"/>
    <w:tmpl w:val="CF848AE2"/>
    <w:lvl w:ilvl="0" w:tplc="F858CABA">
      <w:start w:val="4"/>
      <w:numFmt w:val="bullet"/>
      <w:lvlText w:val="-"/>
      <w:lvlJc w:val="left"/>
      <w:pPr>
        <w:ind w:left="1360" w:hanging="360"/>
      </w:pPr>
      <w:rPr>
        <w:rFonts w:ascii="맑은 고딕" w:eastAsia="맑은 고딕" w:hAnsi="맑은 고딕" w:cstheme="minorBidi" w:hint="eastAsia"/>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num w:numId="1" w16cid:durableId="1232353182">
    <w:abstractNumId w:val="6"/>
  </w:num>
  <w:num w:numId="2" w16cid:durableId="1487933454">
    <w:abstractNumId w:val="0"/>
  </w:num>
  <w:num w:numId="3" w16cid:durableId="1507597018">
    <w:abstractNumId w:val="4"/>
  </w:num>
  <w:num w:numId="4" w16cid:durableId="1685206373">
    <w:abstractNumId w:val="14"/>
  </w:num>
  <w:num w:numId="5" w16cid:durableId="1291746039">
    <w:abstractNumId w:val="1"/>
  </w:num>
  <w:num w:numId="6" w16cid:durableId="585303636">
    <w:abstractNumId w:val="13"/>
  </w:num>
  <w:num w:numId="7" w16cid:durableId="1126461611">
    <w:abstractNumId w:val="2"/>
  </w:num>
  <w:num w:numId="8" w16cid:durableId="1309282241">
    <w:abstractNumId w:val="11"/>
  </w:num>
  <w:num w:numId="9" w16cid:durableId="519592036">
    <w:abstractNumId w:val="12"/>
  </w:num>
  <w:num w:numId="10" w16cid:durableId="583613855">
    <w:abstractNumId w:val="3"/>
  </w:num>
  <w:num w:numId="11" w16cid:durableId="1100106437">
    <w:abstractNumId w:val="7"/>
  </w:num>
  <w:num w:numId="12" w16cid:durableId="1192837512">
    <w:abstractNumId w:val="9"/>
  </w:num>
  <w:num w:numId="13" w16cid:durableId="2108304862">
    <w:abstractNumId w:val="15"/>
  </w:num>
  <w:num w:numId="14" w16cid:durableId="1698237277">
    <w:abstractNumId w:val="5"/>
  </w:num>
  <w:num w:numId="15" w16cid:durableId="453133298">
    <w:abstractNumId w:val="8"/>
  </w:num>
  <w:num w:numId="16" w16cid:durableId="22696090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A6"/>
    <w:rsid w:val="000130B6"/>
    <w:rsid w:val="00022A6D"/>
    <w:rsid w:val="00041970"/>
    <w:rsid w:val="00046A76"/>
    <w:rsid w:val="00071B07"/>
    <w:rsid w:val="000D1FD1"/>
    <w:rsid w:val="000D2DC1"/>
    <w:rsid w:val="000E1528"/>
    <w:rsid w:val="000E30B0"/>
    <w:rsid w:val="000F520F"/>
    <w:rsid w:val="00115637"/>
    <w:rsid w:val="00116CAF"/>
    <w:rsid w:val="00121E8C"/>
    <w:rsid w:val="001316EF"/>
    <w:rsid w:val="00133409"/>
    <w:rsid w:val="00136C40"/>
    <w:rsid w:val="00172BC1"/>
    <w:rsid w:val="001A10A5"/>
    <w:rsid w:val="001C4BC0"/>
    <w:rsid w:val="001D27EA"/>
    <w:rsid w:val="001D76DF"/>
    <w:rsid w:val="001E1111"/>
    <w:rsid w:val="001F2E86"/>
    <w:rsid w:val="001F3CD0"/>
    <w:rsid w:val="00200E43"/>
    <w:rsid w:val="00202AB0"/>
    <w:rsid w:val="002134EA"/>
    <w:rsid w:val="002159A2"/>
    <w:rsid w:val="00225805"/>
    <w:rsid w:val="00234444"/>
    <w:rsid w:val="0024589F"/>
    <w:rsid w:val="00257778"/>
    <w:rsid w:val="00261D9C"/>
    <w:rsid w:val="00262374"/>
    <w:rsid w:val="002655E9"/>
    <w:rsid w:val="00265649"/>
    <w:rsid w:val="00276CBF"/>
    <w:rsid w:val="00280A22"/>
    <w:rsid w:val="00291F0B"/>
    <w:rsid w:val="002B7B95"/>
    <w:rsid w:val="002C3103"/>
    <w:rsid w:val="002D105B"/>
    <w:rsid w:val="002E5195"/>
    <w:rsid w:val="00306BAD"/>
    <w:rsid w:val="00307127"/>
    <w:rsid w:val="00320A5C"/>
    <w:rsid w:val="003325E9"/>
    <w:rsid w:val="003368D7"/>
    <w:rsid w:val="00337F45"/>
    <w:rsid w:val="003538FB"/>
    <w:rsid w:val="00360096"/>
    <w:rsid w:val="00366D61"/>
    <w:rsid w:val="00382401"/>
    <w:rsid w:val="003C1C00"/>
    <w:rsid w:val="003D05BD"/>
    <w:rsid w:val="003D148E"/>
    <w:rsid w:val="003D56D0"/>
    <w:rsid w:val="003F7631"/>
    <w:rsid w:val="00400728"/>
    <w:rsid w:val="00407B2B"/>
    <w:rsid w:val="00414026"/>
    <w:rsid w:val="00424DC9"/>
    <w:rsid w:val="00443B12"/>
    <w:rsid w:val="00464142"/>
    <w:rsid w:val="0046679E"/>
    <w:rsid w:val="00470668"/>
    <w:rsid w:val="004848A3"/>
    <w:rsid w:val="00491AF1"/>
    <w:rsid w:val="00497583"/>
    <w:rsid w:val="004A0334"/>
    <w:rsid w:val="004C1D39"/>
    <w:rsid w:val="004C233E"/>
    <w:rsid w:val="004F2A7E"/>
    <w:rsid w:val="004F5D4F"/>
    <w:rsid w:val="00506942"/>
    <w:rsid w:val="00511DFF"/>
    <w:rsid w:val="0051690D"/>
    <w:rsid w:val="005500F9"/>
    <w:rsid w:val="005664EB"/>
    <w:rsid w:val="005918E4"/>
    <w:rsid w:val="005A1469"/>
    <w:rsid w:val="005A6C63"/>
    <w:rsid w:val="005B173B"/>
    <w:rsid w:val="005C513A"/>
    <w:rsid w:val="005F69BB"/>
    <w:rsid w:val="0060421C"/>
    <w:rsid w:val="00604400"/>
    <w:rsid w:val="006057C8"/>
    <w:rsid w:val="00611714"/>
    <w:rsid w:val="0062041F"/>
    <w:rsid w:val="006276B5"/>
    <w:rsid w:val="00627878"/>
    <w:rsid w:val="00631470"/>
    <w:rsid w:val="0064772C"/>
    <w:rsid w:val="00652351"/>
    <w:rsid w:val="0065764D"/>
    <w:rsid w:val="0066186F"/>
    <w:rsid w:val="006632E7"/>
    <w:rsid w:val="00665806"/>
    <w:rsid w:val="006865C0"/>
    <w:rsid w:val="00687F6D"/>
    <w:rsid w:val="006A229E"/>
    <w:rsid w:val="006A309D"/>
    <w:rsid w:val="006B336A"/>
    <w:rsid w:val="006C39EF"/>
    <w:rsid w:val="006D08E7"/>
    <w:rsid w:val="006D116F"/>
    <w:rsid w:val="006D1BCE"/>
    <w:rsid w:val="006D329B"/>
    <w:rsid w:val="006D4C4C"/>
    <w:rsid w:val="006E4133"/>
    <w:rsid w:val="006F1544"/>
    <w:rsid w:val="006F236D"/>
    <w:rsid w:val="006F50D5"/>
    <w:rsid w:val="006F65F5"/>
    <w:rsid w:val="00717101"/>
    <w:rsid w:val="00720122"/>
    <w:rsid w:val="007329D8"/>
    <w:rsid w:val="00746495"/>
    <w:rsid w:val="007603CC"/>
    <w:rsid w:val="00763B45"/>
    <w:rsid w:val="00765C53"/>
    <w:rsid w:val="00772BC4"/>
    <w:rsid w:val="00775AC4"/>
    <w:rsid w:val="0078132F"/>
    <w:rsid w:val="0079280E"/>
    <w:rsid w:val="00796035"/>
    <w:rsid w:val="007A5235"/>
    <w:rsid w:val="007D4A6C"/>
    <w:rsid w:val="007E596F"/>
    <w:rsid w:val="007E5CD7"/>
    <w:rsid w:val="007F48DB"/>
    <w:rsid w:val="008042F9"/>
    <w:rsid w:val="00822888"/>
    <w:rsid w:val="008257EA"/>
    <w:rsid w:val="008476C1"/>
    <w:rsid w:val="008543CE"/>
    <w:rsid w:val="0087330E"/>
    <w:rsid w:val="00890C25"/>
    <w:rsid w:val="008B3734"/>
    <w:rsid w:val="008C1B23"/>
    <w:rsid w:val="008D783E"/>
    <w:rsid w:val="008E54C1"/>
    <w:rsid w:val="008F15BF"/>
    <w:rsid w:val="008F3FBC"/>
    <w:rsid w:val="0091637C"/>
    <w:rsid w:val="0092307E"/>
    <w:rsid w:val="0092333C"/>
    <w:rsid w:val="0092382C"/>
    <w:rsid w:val="00926EE6"/>
    <w:rsid w:val="0093209E"/>
    <w:rsid w:val="00937307"/>
    <w:rsid w:val="0094604B"/>
    <w:rsid w:val="009476AD"/>
    <w:rsid w:val="00954ADC"/>
    <w:rsid w:val="009649BF"/>
    <w:rsid w:val="00971DF2"/>
    <w:rsid w:val="00972E62"/>
    <w:rsid w:val="009779C8"/>
    <w:rsid w:val="009806AC"/>
    <w:rsid w:val="00982AF0"/>
    <w:rsid w:val="00985D27"/>
    <w:rsid w:val="00992B42"/>
    <w:rsid w:val="0099411C"/>
    <w:rsid w:val="009941A6"/>
    <w:rsid w:val="009974EE"/>
    <w:rsid w:val="009B13B0"/>
    <w:rsid w:val="009B36B2"/>
    <w:rsid w:val="009C20B6"/>
    <w:rsid w:val="009D26B5"/>
    <w:rsid w:val="009F0D04"/>
    <w:rsid w:val="009F11C3"/>
    <w:rsid w:val="009F5081"/>
    <w:rsid w:val="00A037A1"/>
    <w:rsid w:val="00A06D9D"/>
    <w:rsid w:val="00A17C2B"/>
    <w:rsid w:val="00A30046"/>
    <w:rsid w:val="00A33B8C"/>
    <w:rsid w:val="00A37A72"/>
    <w:rsid w:val="00A459D5"/>
    <w:rsid w:val="00A51278"/>
    <w:rsid w:val="00A562A0"/>
    <w:rsid w:val="00A654AC"/>
    <w:rsid w:val="00A66B68"/>
    <w:rsid w:val="00A819FE"/>
    <w:rsid w:val="00A8432E"/>
    <w:rsid w:val="00A9171F"/>
    <w:rsid w:val="00AB7145"/>
    <w:rsid w:val="00AC0235"/>
    <w:rsid w:val="00AF01B4"/>
    <w:rsid w:val="00AF0CE6"/>
    <w:rsid w:val="00AF4D17"/>
    <w:rsid w:val="00AF6A38"/>
    <w:rsid w:val="00B01B49"/>
    <w:rsid w:val="00B05E67"/>
    <w:rsid w:val="00B11B84"/>
    <w:rsid w:val="00B33966"/>
    <w:rsid w:val="00B33E32"/>
    <w:rsid w:val="00B427C8"/>
    <w:rsid w:val="00B46AE0"/>
    <w:rsid w:val="00B50ED5"/>
    <w:rsid w:val="00B972BB"/>
    <w:rsid w:val="00BA7634"/>
    <w:rsid w:val="00BD1BF8"/>
    <w:rsid w:val="00BF13D5"/>
    <w:rsid w:val="00C0074D"/>
    <w:rsid w:val="00C10F60"/>
    <w:rsid w:val="00C41441"/>
    <w:rsid w:val="00C425B2"/>
    <w:rsid w:val="00C46AA2"/>
    <w:rsid w:val="00C7602B"/>
    <w:rsid w:val="00C93541"/>
    <w:rsid w:val="00C97B66"/>
    <w:rsid w:val="00CA1669"/>
    <w:rsid w:val="00CA26E6"/>
    <w:rsid w:val="00CA6E93"/>
    <w:rsid w:val="00CB7E99"/>
    <w:rsid w:val="00CD39D7"/>
    <w:rsid w:val="00CD4688"/>
    <w:rsid w:val="00CE4038"/>
    <w:rsid w:val="00CF500A"/>
    <w:rsid w:val="00D00C4A"/>
    <w:rsid w:val="00D079D2"/>
    <w:rsid w:val="00D234B7"/>
    <w:rsid w:val="00D250E0"/>
    <w:rsid w:val="00D47AC9"/>
    <w:rsid w:val="00D55B78"/>
    <w:rsid w:val="00D66A59"/>
    <w:rsid w:val="00D97490"/>
    <w:rsid w:val="00DA22DA"/>
    <w:rsid w:val="00DB644D"/>
    <w:rsid w:val="00DC604C"/>
    <w:rsid w:val="00DD5014"/>
    <w:rsid w:val="00DE2049"/>
    <w:rsid w:val="00DE4A9A"/>
    <w:rsid w:val="00DF287D"/>
    <w:rsid w:val="00E1006D"/>
    <w:rsid w:val="00E16337"/>
    <w:rsid w:val="00E177E2"/>
    <w:rsid w:val="00E209BF"/>
    <w:rsid w:val="00E4523C"/>
    <w:rsid w:val="00E524E1"/>
    <w:rsid w:val="00E526F8"/>
    <w:rsid w:val="00E53A87"/>
    <w:rsid w:val="00E5414C"/>
    <w:rsid w:val="00E56DFA"/>
    <w:rsid w:val="00E834CB"/>
    <w:rsid w:val="00E84D31"/>
    <w:rsid w:val="00E91E78"/>
    <w:rsid w:val="00E92B55"/>
    <w:rsid w:val="00EA11E5"/>
    <w:rsid w:val="00EC1B78"/>
    <w:rsid w:val="00EC5A64"/>
    <w:rsid w:val="00ED6411"/>
    <w:rsid w:val="00EF38D4"/>
    <w:rsid w:val="00F06FC6"/>
    <w:rsid w:val="00F21B5D"/>
    <w:rsid w:val="00F2460F"/>
    <w:rsid w:val="00F31E23"/>
    <w:rsid w:val="00F47D22"/>
    <w:rsid w:val="00F51A77"/>
    <w:rsid w:val="00F57551"/>
    <w:rsid w:val="00F6447C"/>
    <w:rsid w:val="00F770BE"/>
    <w:rsid w:val="00F834E8"/>
    <w:rsid w:val="00F900FC"/>
    <w:rsid w:val="00FB0F06"/>
    <w:rsid w:val="00FB1FAA"/>
    <w:rsid w:val="00FC42B1"/>
    <w:rsid w:val="00FD05C0"/>
    <w:rsid w:val="00FD5B5D"/>
    <w:rsid w:val="00FF41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83E8C"/>
  <w15:chartTrackingRefBased/>
  <w15:docId w15:val="{4A899B1C-EB5B-4DD6-BFC2-D9C3E1C8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24589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4589F"/>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4D3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Theme="majorHAnsi" w:eastAsiaTheme="majorEastAsia" w:hAnsiTheme="majorHAnsi" w:cstheme="majorBidi"/>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Theme="majorHAnsi" w:eastAsiaTheme="majorEastAsia" w:hAnsiTheme="majorHAnsi" w:cstheme="majorBidi"/>
    </w:rPr>
  </w:style>
  <w:style w:type="character" w:customStyle="1" w:styleId="3Char">
    <w:name w:val="제목 3 Char"/>
    <w:basedOn w:val="a0"/>
    <w:link w:val="3"/>
    <w:uiPriority w:val="9"/>
    <w:rsid w:val="00E84D31"/>
    <w:rPr>
      <w:rFonts w:asciiTheme="majorHAnsi" w:eastAsiaTheme="majorEastAsia" w:hAnsiTheme="majorHAnsi" w:cstheme="majorBidi"/>
    </w:rPr>
  </w:style>
  <w:style w:type="paragraph" w:styleId="TOC">
    <w:name w:val="TOC Heading"/>
    <w:basedOn w:val="10"/>
    <w:next w:val="a"/>
    <w:uiPriority w:val="39"/>
    <w:unhideWhenUsed/>
    <w:qFormat/>
    <w:rsid w:val="00C97B66"/>
    <w:pPr>
      <w:keepLines/>
      <w:widowControl/>
      <w:wordWrap/>
      <w:autoSpaceDE/>
      <w:autoSpaceDN/>
      <w:spacing w:before="240" w:after="0"/>
      <w:jc w:val="left"/>
      <w:outlineLvl w:val="9"/>
    </w:pPr>
    <w:rPr>
      <w:color w:val="2F5496" w:themeColor="accent1" w:themeShade="BF"/>
      <w:kern w:val="0"/>
      <w:sz w:val="32"/>
      <w:szCs w:val="32"/>
    </w:rPr>
  </w:style>
  <w:style w:type="paragraph" w:styleId="12">
    <w:name w:val="toc 1"/>
    <w:basedOn w:val="a"/>
    <w:next w:val="a"/>
    <w:autoRedefine/>
    <w:uiPriority w:val="39"/>
    <w:unhideWhenUsed/>
    <w:rsid w:val="00C97B66"/>
    <w:pPr>
      <w:tabs>
        <w:tab w:val="left" w:pos="425"/>
        <w:tab w:val="right" w:leader="dot" w:pos="9628"/>
      </w:tabs>
      <w:spacing w:after="0"/>
    </w:pPr>
  </w:style>
  <w:style w:type="paragraph" w:styleId="20">
    <w:name w:val="toc 2"/>
    <w:basedOn w:val="a"/>
    <w:next w:val="a"/>
    <w:autoRedefine/>
    <w:uiPriority w:val="39"/>
    <w:unhideWhenUsed/>
    <w:rsid w:val="00C97B66"/>
    <w:pPr>
      <w:ind w:leftChars="200" w:left="425"/>
    </w:p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1D27EA"/>
    <w:pPr>
      <w:ind w:leftChars="400" w:left="850"/>
    </w:pPr>
  </w:style>
  <w:style w:type="character" w:customStyle="1" w:styleId="hps">
    <w:name w:val="hps"/>
    <w:basedOn w:val="a0"/>
    <w:rsid w:val="00A459D5"/>
  </w:style>
  <w:style w:type="character" w:styleId="ad">
    <w:name w:val="page number"/>
    <w:basedOn w:val="a0"/>
    <w:rsid w:val="007329D8"/>
  </w:style>
  <w:style w:type="paragraph" w:styleId="ae">
    <w:name w:val="Revision"/>
    <w:hidden/>
    <w:uiPriority w:val="99"/>
    <w:semiHidden/>
    <w:rsid w:val="008E54C1"/>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6F8B9-ED28-4D51-8209-A2EBD63C0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475</Words>
  <Characters>2708</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김은수</cp:lastModifiedBy>
  <cp:revision>1</cp:revision>
  <dcterms:created xsi:type="dcterms:W3CDTF">2026-09-28T05:23:00Z</dcterms:created>
  <dcterms:modified xsi:type="dcterms:W3CDTF">2026-09-28T05:23:00Z</dcterms:modified>
</cp:coreProperties>
</file>