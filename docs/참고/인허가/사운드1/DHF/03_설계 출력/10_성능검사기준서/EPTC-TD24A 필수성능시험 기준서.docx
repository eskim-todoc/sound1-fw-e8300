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50D8F" w:rsidRDefault="00850D8F">
      <w:pPr>
        <w:spacing w:after="0" w:line="240" w:lineRule="auto"/>
        <w:rPr>
          <w:rFonts w:ascii="맑은 고딕" w:eastAsia="맑은 고딕" w:hAnsi="맑은 고딕" w:cs="맑은 고딕"/>
          <w:b/>
          <w:bCs/>
          <w:color w:val="000000"/>
        </w:rPr>
      </w:pPr>
    </w:p>
    <w:p w14:paraId="00000002" w14:textId="77777777" w:rsidR="00850D8F" w:rsidRDefault="00850D8F">
      <w:pPr>
        <w:spacing w:after="0" w:line="240" w:lineRule="auto"/>
        <w:rPr>
          <w:rFonts w:ascii="맑은 고딕" w:eastAsia="맑은 고딕" w:hAnsi="맑은 고딕" w:cs="맑은 고딕"/>
          <w:b/>
          <w:bCs/>
          <w:color w:val="000000"/>
        </w:rPr>
      </w:pPr>
    </w:p>
    <w:p w14:paraId="00000003" w14:textId="77777777" w:rsidR="00850D8F" w:rsidRDefault="00850D8F">
      <w:pPr>
        <w:spacing w:after="0" w:line="240" w:lineRule="auto"/>
        <w:rPr>
          <w:rFonts w:ascii="맑은 고딕" w:eastAsia="맑은 고딕" w:hAnsi="맑은 고딕" w:cs="맑은 고딕"/>
          <w:b/>
          <w:bCs/>
          <w:color w:val="000000"/>
        </w:rPr>
      </w:pPr>
    </w:p>
    <w:p w14:paraId="00000004" w14:textId="77777777" w:rsidR="00850D8F" w:rsidRDefault="00850D8F">
      <w:pPr>
        <w:spacing w:after="0" w:line="240" w:lineRule="auto"/>
        <w:rPr>
          <w:rFonts w:ascii="맑은 고딕" w:eastAsia="맑은 고딕" w:hAnsi="맑은 고딕" w:cs="맑은 고딕"/>
          <w:b/>
          <w:bCs/>
          <w:color w:val="000000"/>
        </w:rPr>
      </w:pPr>
    </w:p>
    <w:tbl>
      <w:tblPr>
        <w:tblStyle w:val="affff9"/>
        <w:tblW w:w="7599" w:type="dxa"/>
        <w:jc w:val="center"/>
        <w:tblInd w:w="0" w:type="dxa"/>
        <w:tblBorders>
          <w:top w:val="single" w:sz="4" w:space="0" w:color="000000"/>
          <w:left w:val="single" w:sz="4" w:space="0" w:color="000000"/>
          <w:bottom w:val="single" w:sz="18" w:space="0" w:color="000000"/>
          <w:right w:val="single" w:sz="18" w:space="0" w:color="000000"/>
          <w:insideH w:val="single" w:sz="18" w:space="0" w:color="000000"/>
          <w:insideV w:val="single" w:sz="18" w:space="0" w:color="000000"/>
        </w:tblBorders>
        <w:tblLayout w:type="fixed"/>
        <w:tblLook w:val="0400" w:firstRow="0" w:lastRow="0" w:firstColumn="0" w:lastColumn="0" w:noHBand="0" w:noVBand="1"/>
      </w:tblPr>
      <w:tblGrid>
        <w:gridCol w:w="7599"/>
      </w:tblGrid>
      <w:tr w:rsidR="00850D8F" w14:paraId="5F0A54B9" w14:textId="77777777">
        <w:trPr>
          <w:trHeight w:val="1225"/>
          <w:jc w:val="center"/>
        </w:trPr>
        <w:tc>
          <w:tcPr>
            <w:tcW w:w="7599" w:type="dxa"/>
            <w:shd w:val="clear" w:color="auto" w:fill="F2F2F2"/>
            <w:vAlign w:val="center"/>
          </w:tcPr>
          <w:p w14:paraId="00000005" w14:textId="77777777" w:rsidR="00850D8F" w:rsidRDefault="00000000">
            <w:pPr>
              <w:jc w:val="center"/>
              <w:rPr>
                <w:rFonts w:ascii="맑은 고딕" w:eastAsia="맑은 고딕" w:hAnsi="맑은 고딕" w:cs="맑은 고딕"/>
                <w:b/>
                <w:bCs/>
                <w:color w:val="000000"/>
                <w:sz w:val="54"/>
                <w:szCs w:val="54"/>
              </w:rPr>
            </w:pPr>
            <w:r>
              <w:rPr>
                <w:rFonts w:ascii="맑은 고딕" w:eastAsia="맑은 고딕" w:hAnsi="맑은 고딕" w:cs="맑은 고딕"/>
                <w:b/>
                <w:bCs/>
                <w:color w:val="000000"/>
                <w:sz w:val="54"/>
                <w:szCs w:val="54"/>
              </w:rPr>
              <w:t>필수 성능 시험 기준서</w:t>
            </w:r>
          </w:p>
          <w:p w14:paraId="00000006" w14:textId="77777777" w:rsidR="00850D8F" w:rsidRDefault="00000000">
            <w:pPr>
              <w:jc w:val="center"/>
              <w:rPr>
                <w:rFonts w:ascii="맑은 고딕" w:eastAsia="맑은 고딕" w:hAnsi="맑은 고딕" w:cs="맑은 고딕"/>
                <w:b/>
                <w:bCs/>
                <w:color w:val="000000"/>
                <w:sz w:val="40"/>
                <w:szCs w:val="40"/>
              </w:rPr>
            </w:pPr>
            <w:r>
              <w:rPr>
                <w:rFonts w:ascii="맑은 고딕" w:eastAsia="맑은 고딕" w:hAnsi="맑은 고딕" w:cs="맑은 고딕"/>
                <w:b/>
                <w:bCs/>
                <w:color w:val="000000"/>
                <w:sz w:val="40"/>
                <w:szCs w:val="40"/>
              </w:rPr>
              <w:t>TD24A-A-EXT</w:t>
            </w:r>
          </w:p>
        </w:tc>
      </w:tr>
    </w:tbl>
    <w:p w14:paraId="00000007" w14:textId="77777777" w:rsidR="00850D8F" w:rsidRDefault="00850D8F">
      <w:pPr>
        <w:spacing w:after="0" w:line="240" w:lineRule="auto"/>
        <w:jc w:val="left"/>
        <w:rPr>
          <w:rFonts w:ascii="맑은 고딕" w:eastAsia="맑은 고딕" w:hAnsi="맑은 고딕" w:cs="맑은 고딕"/>
          <w:b/>
          <w:bCs/>
          <w:color w:val="000000"/>
        </w:rPr>
      </w:pPr>
    </w:p>
    <w:p w14:paraId="00000008" w14:textId="77777777" w:rsidR="00850D8F" w:rsidRDefault="00850D8F">
      <w:pPr>
        <w:spacing w:after="0" w:line="240" w:lineRule="auto"/>
        <w:jc w:val="left"/>
        <w:rPr>
          <w:rFonts w:ascii="맑은 고딕" w:eastAsia="맑은 고딕" w:hAnsi="맑은 고딕" w:cs="맑은 고딕"/>
          <w:b/>
          <w:bCs/>
          <w:color w:val="000000"/>
        </w:rPr>
      </w:pPr>
    </w:p>
    <w:p w14:paraId="00000009" w14:textId="77777777" w:rsidR="00850D8F" w:rsidRDefault="00850D8F">
      <w:pPr>
        <w:spacing w:after="0" w:line="240" w:lineRule="auto"/>
        <w:jc w:val="left"/>
        <w:rPr>
          <w:rFonts w:ascii="맑은 고딕" w:eastAsia="맑은 고딕" w:hAnsi="맑은 고딕" w:cs="맑은 고딕"/>
          <w:b/>
          <w:bCs/>
          <w:color w:val="000000"/>
        </w:rPr>
      </w:pPr>
    </w:p>
    <w:p w14:paraId="0000000A" w14:textId="77777777" w:rsidR="00850D8F" w:rsidRDefault="00850D8F">
      <w:pPr>
        <w:spacing w:after="0" w:line="240" w:lineRule="auto"/>
        <w:jc w:val="center"/>
        <w:rPr>
          <w:rFonts w:ascii="맑은 고딕" w:eastAsia="맑은 고딕" w:hAnsi="맑은 고딕" w:cs="맑은 고딕"/>
          <w:b/>
          <w:bCs/>
          <w:color w:val="000000"/>
        </w:rPr>
      </w:pPr>
    </w:p>
    <w:p w14:paraId="0000000B" w14:textId="77777777" w:rsidR="00850D8F" w:rsidRDefault="00850D8F">
      <w:pPr>
        <w:spacing w:after="0" w:line="240" w:lineRule="auto"/>
        <w:jc w:val="center"/>
        <w:rPr>
          <w:rFonts w:ascii="맑은 고딕" w:eastAsia="맑은 고딕" w:hAnsi="맑은 고딕" w:cs="맑은 고딕"/>
          <w:b/>
          <w:bCs/>
          <w:color w:val="000000"/>
        </w:rPr>
      </w:pPr>
    </w:p>
    <w:p w14:paraId="0000000C" w14:textId="77777777" w:rsidR="00850D8F" w:rsidRDefault="00850D8F">
      <w:pPr>
        <w:spacing w:after="0" w:line="240" w:lineRule="auto"/>
        <w:jc w:val="center"/>
        <w:rPr>
          <w:rFonts w:ascii="맑은 고딕" w:eastAsia="맑은 고딕" w:hAnsi="맑은 고딕" w:cs="맑은 고딕"/>
          <w:b/>
          <w:bCs/>
          <w:color w:val="000000"/>
        </w:rPr>
      </w:pPr>
    </w:p>
    <w:p w14:paraId="0000000D" w14:textId="77777777" w:rsidR="00850D8F" w:rsidRDefault="00850D8F">
      <w:pPr>
        <w:spacing w:after="0" w:line="240" w:lineRule="auto"/>
        <w:jc w:val="center"/>
        <w:rPr>
          <w:rFonts w:ascii="맑은 고딕" w:eastAsia="맑은 고딕" w:hAnsi="맑은 고딕" w:cs="맑은 고딕"/>
          <w:b/>
          <w:bCs/>
          <w:color w:val="000000"/>
        </w:rPr>
      </w:pPr>
    </w:p>
    <w:p w14:paraId="0000000E" w14:textId="21ADE1BB" w:rsidR="00850D8F" w:rsidRDefault="00850D8F">
      <w:pPr>
        <w:spacing w:after="0" w:line="240" w:lineRule="auto"/>
        <w:jc w:val="center"/>
        <w:rPr>
          <w:rFonts w:ascii="맑은 고딕" w:eastAsia="맑은 고딕" w:hAnsi="맑은 고딕" w:cs="맑은 고딕"/>
          <w:b/>
          <w:bCs/>
          <w:color w:val="000000"/>
        </w:rPr>
      </w:pPr>
    </w:p>
    <w:p w14:paraId="0000000F" w14:textId="77777777" w:rsidR="00850D8F" w:rsidRDefault="00850D8F">
      <w:pPr>
        <w:spacing w:after="0" w:line="240" w:lineRule="auto"/>
        <w:jc w:val="center"/>
        <w:rPr>
          <w:rFonts w:ascii="맑은 고딕" w:eastAsia="맑은 고딕" w:hAnsi="맑은 고딕" w:cs="맑은 고딕"/>
          <w:b/>
          <w:bCs/>
          <w:color w:val="000000"/>
        </w:rPr>
      </w:pPr>
    </w:p>
    <w:p w14:paraId="00000010" w14:textId="77777777" w:rsidR="00850D8F" w:rsidRDefault="00850D8F">
      <w:pPr>
        <w:spacing w:after="0" w:line="240" w:lineRule="auto"/>
        <w:jc w:val="center"/>
        <w:rPr>
          <w:rFonts w:ascii="맑은 고딕" w:eastAsia="맑은 고딕" w:hAnsi="맑은 고딕" w:cs="맑은 고딕"/>
          <w:b/>
          <w:bCs/>
          <w:color w:val="000000"/>
        </w:rPr>
      </w:pPr>
    </w:p>
    <w:p w14:paraId="00000011" w14:textId="77777777" w:rsidR="00850D8F" w:rsidRDefault="00850D8F">
      <w:pPr>
        <w:spacing w:after="0" w:line="240" w:lineRule="auto"/>
        <w:jc w:val="center"/>
        <w:rPr>
          <w:rFonts w:ascii="맑은 고딕" w:eastAsia="맑은 고딕" w:hAnsi="맑은 고딕" w:cs="맑은 고딕"/>
          <w:b/>
          <w:bCs/>
          <w:color w:val="000000"/>
        </w:rPr>
      </w:pPr>
    </w:p>
    <w:p w14:paraId="00000012" w14:textId="77777777" w:rsidR="00850D8F" w:rsidRDefault="00850D8F">
      <w:pPr>
        <w:spacing w:after="0" w:line="240" w:lineRule="auto"/>
        <w:jc w:val="center"/>
        <w:rPr>
          <w:rFonts w:ascii="맑은 고딕" w:eastAsia="맑은 고딕" w:hAnsi="맑은 고딕" w:cs="맑은 고딕"/>
          <w:b/>
          <w:bCs/>
          <w:color w:val="000000"/>
        </w:rPr>
      </w:pPr>
    </w:p>
    <w:p w14:paraId="00000013" w14:textId="77777777" w:rsidR="00850D8F" w:rsidRDefault="00850D8F">
      <w:pPr>
        <w:spacing w:after="0" w:line="240" w:lineRule="auto"/>
        <w:jc w:val="center"/>
        <w:rPr>
          <w:rFonts w:ascii="맑은 고딕" w:eastAsia="맑은 고딕" w:hAnsi="맑은 고딕" w:cs="맑은 고딕"/>
          <w:b/>
          <w:bCs/>
          <w:color w:val="000000"/>
        </w:rPr>
      </w:pPr>
    </w:p>
    <w:p w14:paraId="00000014" w14:textId="77777777" w:rsidR="00850D8F" w:rsidRDefault="00850D8F">
      <w:pPr>
        <w:spacing w:after="0" w:line="240" w:lineRule="auto"/>
        <w:jc w:val="center"/>
        <w:rPr>
          <w:rFonts w:ascii="맑은 고딕" w:eastAsia="맑은 고딕" w:hAnsi="맑은 고딕" w:cs="맑은 고딕"/>
          <w:b/>
          <w:bCs/>
          <w:color w:val="000000"/>
        </w:rPr>
      </w:pPr>
    </w:p>
    <w:p w14:paraId="00000015" w14:textId="77777777" w:rsidR="00850D8F" w:rsidRDefault="00850D8F">
      <w:pPr>
        <w:spacing w:after="0" w:line="240" w:lineRule="auto"/>
        <w:jc w:val="center"/>
        <w:rPr>
          <w:rFonts w:ascii="맑은 고딕" w:eastAsia="맑은 고딕" w:hAnsi="맑은 고딕" w:cs="맑은 고딕"/>
          <w:b/>
          <w:bCs/>
          <w:color w:val="000000"/>
        </w:rPr>
      </w:pPr>
    </w:p>
    <w:tbl>
      <w:tblPr>
        <w:tblStyle w:val="affffa"/>
        <w:tblW w:w="9105" w:type="dxa"/>
        <w:tblInd w:w="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2"/>
        <w:gridCol w:w="2581"/>
        <w:gridCol w:w="2581"/>
        <w:gridCol w:w="2581"/>
        <w:tblGridChange w:id="0">
          <w:tblGrid>
            <w:gridCol w:w="1362"/>
            <w:gridCol w:w="2581"/>
            <w:gridCol w:w="2581"/>
            <w:gridCol w:w="2581"/>
          </w:tblGrid>
        </w:tblGridChange>
      </w:tblGrid>
      <w:tr w:rsidR="00850D8F" w14:paraId="2A611E17" w14:textId="77777777">
        <w:trPr>
          <w:trHeight w:val="456"/>
        </w:trPr>
        <w:tc>
          <w:tcPr>
            <w:tcW w:w="1362" w:type="dxa"/>
            <w:shd w:val="clear" w:color="auto" w:fill="E7E6E6"/>
          </w:tcPr>
          <w:p w14:paraId="00000016" w14:textId="77777777" w:rsidR="00850D8F" w:rsidRDefault="00850D8F">
            <w:pPr>
              <w:spacing w:before="66" w:after="54" w:line="280" w:lineRule="auto"/>
              <w:rPr>
                <w:rFonts w:ascii="맑은 고딕" w:eastAsia="맑은 고딕" w:hAnsi="맑은 고딕" w:cs="맑은 고딕"/>
                <w:b/>
                <w:bCs/>
                <w:color w:val="000000"/>
              </w:rPr>
            </w:pPr>
            <w:bookmarkStart w:id="1" w:name="_heading=h.vw75frhunnwu" w:colFirst="0" w:colLast="0"/>
            <w:bookmarkEnd w:id="1"/>
          </w:p>
        </w:tc>
        <w:tc>
          <w:tcPr>
            <w:tcW w:w="2581" w:type="dxa"/>
            <w:shd w:val="clear" w:color="auto" w:fill="E7E6E6"/>
            <w:vAlign w:val="center"/>
          </w:tcPr>
          <w:p w14:paraId="00000017" w14:textId="77777777" w:rsidR="00850D8F" w:rsidRDefault="00000000">
            <w:pPr>
              <w:spacing w:before="66" w:after="54" w:line="280" w:lineRule="auto"/>
              <w:jc w:val="center"/>
              <w:rPr>
                <w:rFonts w:ascii="맑은 고딕" w:eastAsia="맑은 고딕" w:hAnsi="맑은 고딕" w:cs="맑은 고딕"/>
                <w:b/>
                <w:bCs/>
                <w:color w:val="000000"/>
              </w:rPr>
            </w:pPr>
            <w:r>
              <w:rPr>
                <w:rFonts w:ascii="맑은 고딕" w:eastAsia="맑은 고딕" w:hAnsi="맑은 고딕" w:cs="맑은 고딕"/>
                <w:b/>
                <w:bCs/>
                <w:color w:val="000000"/>
              </w:rPr>
              <w:t>작성</w:t>
            </w:r>
          </w:p>
        </w:tc>
        <w:tc>
          <w:tcPr>
            <w:tcW w:w="2581" w:type="dxa"/>
            <w:shd w:val="clear" w:color="auto" w:fill="E7E6E6"/>
            <w:vAlign w:val="center"/>
          </w:tcPr>
          <w:p w14:paraId="00000018" w14:textId="77777777" w:rsidR="00850D8F" w:rsidRDefault="00000000">
            <w:pPr>
              <w:spacing w:before="66" w:after="54" w:line="280" w:lineRule="auto"/>
              <w:jc w:val="center"/>
              <w:rPr>
                <w:rFonts w:ascii="맑은 고딕" w:eastAsia="맑은 고딕" w:hAnsi="맑은 고딕" w:cs="맑은 고딕"/>
                <w:b/>
                <w:bCs/>
                <w:color w:val="000000"/>
              </w:rPr>
            </w:pPr>
            <w:r>
              <w:rPr>
                <w:rFonts w:ascii="맑은 고딕" w:eastAsia="맑은 고딕" w:hAnsi="맑은 고딕" w:cs="맑은 고딕"/>
                <w:b/>
                <w:bCs/>
                <w:color w:val="000000"/>
              </w:rPr>
              <w:t>검토</w:t>
            </w:r>
          </w:p>
        </w:tc>
        <w:tc>
          <w:tcPr>
            <w:tcW w:w="2581" w:type="dxa"/>
            <w:shd w:val="clear" w:color="auto" w:fill="E7E6E6"/>
            <w:vAlign w:val="center"/>
          </w:tcPr>
          <w:p w14:paraId="00000019" w14:textId="77777777" w:rsidR="00850D8F" w:rsidRDefault="00000000">
            <w:pPr>
              <w:spacing w:before="66" w:after="54" w:line="280" w:lineRule="auto"/>
              <w:jc w:val="center"/>
              <w:rPr>
                <w:rFonts w:ascii="맑은 고딕" w:eastAsia="맑은 고딕" w:hAnsi="맑은 고딕" w:cs="맑은 고딕"/>
                <w:b/>
                <w:bCs/>
                <w:color w:val="000000"/>
              </w:rPr>
            </w:pPr>
            <w:r>
              <w:rPr>
                <w:rFonts w:ascii="맑은 고딕" w:eastAsia="맑은 고딕" w:hAnsi="맑은 고딕" w:cs="맑은 고딕"/>
                <w:b/>
                <w:bCs/>
                <w:color w:val="000000"/>
              </w:rPr>
              <w:t>승인</w:t>
            </w:r>
          </w:p>
        </w:tc>
      </w:tr>
      <w:tr w:rsidR="00850D8F" w14:paraId="6ACC2CDF" w14:textId="77777777">
        <w:trPr>
          <w:trHeight w:val="456"/>
        </w:trPr>
        <w:tc>
          <w:tcPr>
            <w:tcW w:w="1362" w:type="dxa"/>
            <w:shd w:val="clear" w:color="auto" w:fill="E7E6E6"/>
            <w:vAlign w:val="center"/>
          </w:tcPr>
          <w:p w14:paraId="0000001A" w14:textId="77777777" w:rsidR="00850D8F" w:rsidRDefault="00000000">
            <w:pPr>
              <w:spacing w:before="66" w:after="54" w:line="280" w:lineRule="auto"/>
              <w:jc w:val="center"/>
              <w:rPr>
                <w:rFonts w:ascii="맑은 고딕" w:eastAsia="맑은 고딕" w:hAnsi="맑은 고딕" w:cs="맑은 고딕"/>
                <w:b/>
                <w:bCs/>
                <w:color w:val="000000"/>
              </w:rPr>
            </w:pPr>
            <w:r>
              <w:rPr>
                <w:rFonts w:ascii="맑은 고딕" w:eastAsia="맑은 고딕" w:hAnsi="맑은 고딕" w:cs="맑은 고딕"/>
                <w:b/>
                <w:bCs/>
                <w:color w:val="000000"/>
              </w:rPr>
              <w:t>성함</w:t>
            </w:r>
          </w:p>
        </w:tc>
        <w:tc>
          <w:tcPr>
            <w:tcW w:w="2581" w:type="dxa"/>
            <w:vAlign w:val="center"/>
          </w:tcPr>
          <w:p w14:paraId="0000001B" w14:textId="77777777" w:rsidR="00850D8F" w:rsidRDefault="00000000">
            <w:pPr>
              <w:spacing w:before="66" w:after="54" w:line="280" w:lineRule="auto"/>
              <w:jc w:val="center"/>
              <w:rPr>
                <w:rFonts w:ascii="맑은 고딕" w:eastAsia="맑은 고딕" w:hAnsi="맑은 고딕" w:cs="맑은 고딕"/>
              </w:rPr>
            </w:pPr>
            <w:r>
              <w:rPr>
                <w:rFonts w:ascii="맑은 고딕" w:eastAsia="맑은 고딕" w:hAnsi="맑은 고딕" w:cs="맑은 고딕"/>
              </w:rPr>
              <w:t>김은수</w:t>
            </w:r>
          </w:p>
        </w:tc>
        <w:tc>
          <w:tcPr>
            <w:tcW w:w="2581" w:type="dxa"/>
            <w:vAlign w:val="center"/>
          </w:tcPr>
          <w:p w14:paraId="0000001C" w14:textId="4EBD5ECD" w:rsidR="00850D8F" w:rsidRDefault="008A05A6">
            <w:pPr>
              <w:spacing w:before="66" w:after="54" w:line="280" w:lineRule="auto"/>
              <w:jc w:val="center"/>
              <w:rPr>
                <w:rFonts w:ascii="맑은 고딕" w:eastAsia="맑은 고딕" w:hAnsi="맑은 고딕" w:cs="맑은 고딕"/>
              </w:rPr>
            </w:pPr>
            <w:ins w:id="2" w:author="김은수" w:date="2026-09-29T13:43:00Z" w16du:dateUtc="2026-09-29T04:43:00Z">
              <w:r>
                <w:rPr>
                  <w:rFonts w:ascii="맑은 고딕" w:eastAsia="맑은 고딕" w:hAnsi="맑은 고딕" w:cs="맑은 고딕" w:hint="eastAsia"/>
                </w:rPr>
                <w:t>정현주</w:t>
              </w:r>
            </w:ins>
          </w:p>
        </w:tc>
        <w:tc>
          <w:tcPr>
            <w:tcW w:w="2581" w:type="dxa"/>
            <w:vAlign w:val="center"/>
          </w:tcPr>
          <w:p w14:paraId="0000001D" w14:textId="5106B624" w:rsidR="00850D8F" w:rsidRDefault="008A05A6">
            <w:pPr>
              <w:spacing w:before="66" w:after="54" w:line="280" w:lineRule="auto"/>
              <w:jc w:val="center"/>
              <w:rPr>
                <w:rFonts w:ascii="맑은 고딕" w:eastAsia="맑은 고딕" w:hAnsi="맑은 고딕" w:cs="맑은 고딕"/>
                <w:color w:val="000000"/>
              </w:rPr>
            </w:pPr>
            <w:ins w:id="3" w:author="김은수" w:date="2026-09-29T13:43:00Z" w16du:dateUtc="2026-09-29T04:43:00Z">
              <w:r>
                <w:rPr>
                  <w:rFonts w:ascii="맑은 고딕" w:eastAsia="맑은 고딕" w:hAnsi="맑은 고딕" w:cs="맑은 고딕" w:hint="eastAsia"/>
                  <w:color w:val="000000"/>
                </w:rPr>
                <w:t>이호승</w:t>
              </w:r>
            </w:ins>
          </w:p>
        </w:tc>
      </w:tr>
      <w:tr w:rsidR="00850D8F" w14:paraId="35E26305" w14:textId="77777777">
        <w:trPr>
          <w:trHeight w:val="456"/>
        </w:trPr>
        <w:tc>
          <w:tcPr>
            <w:tcW w:w="1362" w:type="dxa"/>
            <w:shd w:val="clear" w:color="auto" w:fill="E7E6E6"/>
            <w:vAlign w:val="center"/>
          </w:tcPr>
          <w:p w14:paraId="0000001E" w14:textId="77777777" w:rsidR="00850D8F" w:rsidRDefault="00000000">
            <w:pPr>
              <w:spacing w:before="66" w:after="54" w:line="280" w:lineRule="auto"/>
              <w:jc w:val="center"/>
              <w:rPr>
                <w:rFonts w:ascii="맑은 고딕" w:eastAsia="맑은 고딕" w:hAnsi="맑은 고딕" w:cs="맑은 고딕"/>
                <w:b/>
                <w:bCs/>
                <w:color w:val="000000"/>
              </w:rPr>
            </w:pPr>
            <w:r>
              <w:rPr>
                <w:rFonts w:ascii="맑은 고딕" w:eastAsia="맑은 고딕" w:hAnsi="맑은 고딕" w:cs="맑은 고딕"/>
                <w:b/>
                <w:bCs/>
                <w:color w:val="000000"/>
              </w:rPr>
              <w:t>직책</w:t>
            </w:r>
          </w:p>
        </w:tc>
        <w:tc>
          <w:tcPr>
            <w:tcW w:w="2581" w:type="dxa"/>
            <w:vAlign w:val="center"/>
          </w:tcPr>
          <w:p w14:paraId="0000001F" w14:textId="77777777" w:rsidR="00850D8F" w:rsidRDefault="00000000">
            <w:pPr>
              <w:spacing w:before="66" w:after="54" w:line="280" w:lineRule="auto"/>
              <w:jc w:val="center"/>
              <w:rPr>
                <w:rFonts w:ascii="맑은 고딕" w:eastAsia="맑은 고딕" w:hAnsi="맑은 고딕" w:cs="맑은 고딕"/>
              </w:rPr>
            </w:pPr>
            <w:r>
              <w:rPr>
                <w:rFonts w:ascii="맑은 고딕" w:eastAsia="맑은 고딕" w:hAnsi="맑은 고딕" w:cs="맑은 고딕"/>
              </w:rPr>
              <w:t>수석연구원</w:t>
            </w:r>
          </w:p>
        </w:tc>
        <w:tc>
          <w:tcPr>
            <w:tcW w:w="2581" w:type="dxa"/>
            <w:vAlign w:val="center"/>
          </w:tcPr>
          <w:p w14:paraId="00000020" w14:textId="20645B4D" w:rsidR="00850D8F" w:rsidRDefault="008A05A6">
            <w:pPr>
              <w:spacing w:before="66" w:after="54" w:line="280" w:lineRule="auto"/>
              <w:jc w:val="center"/>
              <w:rPr>
                <w:rFonts w:ascii="맑은 고딕" w:eastAsia="맑은 고딕" w:hAnsi="맑은 고딕" w:cs="맑은 고딕"/>
              </w:rPr>
            </w:pPr>
            <w:ins w:id="4" w:author="김은수" w:date="2026-09-29T13:43:00Z" w16du:dateUtc="2026-09-29T04:43:00Z">
              <w:r>
                <w:rPr>
                  <w:rFonts w:ascii="맑은 고딕" w:eastAsia="맑은 고딕" w:hAnsi="맑은 고딕" w:cs="맑은 고딕" w:hint="eastAsia"/>
                </w:rPr>
                <w:t>기술개발본부장</w:t>
              </w:r>
            </w:ins>
          </w:p>
        </w:tc>
        <w:tc>
          <w:tcPr>
            <w:tcW w:w="2581" w:type="dxa"/>
            <w:vAlign w:val="center"/>
          </w:tcPr>
          <w:p w14:paraId="00000021" w14:textId="4BFE1382" w:rsidR="00850D8F" w:rsidRDefault="00C32592">
            <w:pPr>
              <w:spacing w:before="66" w:after="54" w:line="280" w:lineRule="auto"/>
              <w:jc w:val="center"/>
              <w:rPr>
                <w:rFonts w:ascii="맑은 고딕" w:eastAsia="맑은 고딕" w:hAnsi="맑은 고딕" w:cs="맑은 고딕"/>
                <w:color w:val="000000"/>
              </w:rPr>
            </w:pPr>
            <w:ins w:id="5" w:author="김은수" w:date="2026-09-29T13:48:00Z" w16du:dateUtc="2026-09-29T04:48:00Z">
              <w:r>
                <w:rPr>
                  <w:rFonts w:ascii="맑은 고딕" w:eastAsia="맑은 고딕" w:hAnsi="맑은 고딕" w:cs="맑은 고딕" w:hint="eastAsia"/>
                  <w:color w:val="000000"/>
                </w:rPr>
                <w:t>품질책임자</w:t>
              </w:r>
            </w:ins>
          </w:p>
        </w:tc>
      </w:tr>
      <w:tr w:rsidR="00850D8F" w14:paraId="48FD81F8" w14:textId="77777777">
        <w:trPr>
          <w:trHeight w:val="456"/>
        </w:trPr>
        <w:tc>
          <w:tcPr>
            <w:tcW w:w="1362" w:type="dxa"/>
            <w:shd w:val="clear" w:color="auto" w:fill="E7E6E6"/>
            <w:vAlign w:val="center"/>
          </w:tcPr>
          <w:p w14:paraId="00000022" w14:textId="77777777" w:rsidR="00850D8F" w:rsidRDefault="00000000">
            <w:pPr>
              <w:spacing w:before="66" w:after="54" w:line="280" w:lineRule="auto"/>
              <w:jc w:val="center"/>
              <w:rPr>
                <w:rFonts w:ascii="맑은 고딕" w:eastAsia="맑은 고딕" w:hAnsi="맑은 고딕" w:cs="맑은 고딕"/>
                <w:b/>
                <w:bCs/>
                <w:color w:val="000000"/>
              </w:rPr>
            </w:pPr>
            <w:r>
              <w:rPr>
                <w:rFonts w:ascii="맑은 고딕" w:eastAsia="맑은 고딕" w:hAnsi="맑은 고딕" w:cs="맑은 고딕"/>
                <w:b/>
                <w:bCs/>
                <w:color w:val="000000"/>
              </w:rPr>
              <w:t>일자</w:t>
            </w:r>
          </w:p>
        </w:tc>
        <w:tc>
          <w:tcPr>
            <w:tcW w:w="2581" w:type="dxa"/>
            <w:vAlign w:val="center"/>
          </w:tcPr>
          <w:p w14:paraId="00000023" w14:textId="77777777" w:rsidR="00850D8F" w:rsidRDefault="00000000">
            <w:pPr>
              <w:spacing w:before="66" w:after="54" w:line="280" w:lineRule="auto"/>
              <w:jc w:val="center"/>
              <w:rPr>
                <w:rFonts w:ascii="맑은 고딕" w:eastAsia="맑은 고딕" w:hAnsi="맑은 고딕" w:cs="맑은 고딕"/>
                <w:color w:val="000000"/>
              </w:rPr>
            </w:pPr>
            <w:r>
              <w:rPr>
                <w:rFonts w:ascii="맑은 고딕" w:eastAsia="맑은 고딕" w:hAnsi="맑은 고딕" w:cs="맑은 고딕"/>
                <w:color w:val="000000"/>
              </w:rPr>
              <w:t>2026.09.18</w:t>
            </w:r>
          </w:p>
        </w:tc>
        <w:tc>
          <w:tcPr>
            <w:tcW w:w="2581" w:type="dxa"/>
            <w:vAlign w:val="center"/>
          </w:tcPr>
          <w:p w14:paraId="00000024" w14:textId="47436948" w:rsidR="00850D8F" w:rsidRDefault="008A05A6">
            <w:pPr>
              <w:spacing w:after="0" w:line="280" w:lineRule="auto"/>
              <w:jc w:val="center"/>
              <w:rPr>
                <w:rFonts w:ascii="맑은 고딕" w:eastAsia="맑은 고딕" w:hAnsi="맑은 고딕" w:cs="맑은 고딕" w:hint="eastAsia"/>
                <w:color w:val="000000"/>
              </w:rPr>
            </w:pPr>
            <w:ins w:id="6" w:author="김은수" w:date="2026-09-29T13:44:00Z" w16du:dateUtc="2026-09-29T04:44:00Z">
              <w:r>
                <w:rPr>
                  <w:rFonts w:ascii="맑은 고딕" w:eastAsia="맑은 고딕" w:hAnsi="맑은 고딕" w:cs="맑은 고딕" w:hint="eastAsia"/>
                  <w:color w:val="000000"/>
                </w:rPr>
                <w:t>2026.09.29</w:t>
              </w:r>
            </w:ins>
          </w:p>
        </w:tc>
        <w:tc>
          <w:tcPr>
            <w:tcW w:w="2581" w:type="dxa"/>
            <w:vAlign w:val="center"/>
          </w:tcPr>
          <w:p w14:paraId="00000025" w14:textId="43762CB6" w:rsidR="00850D8F" w:rsidRDefault="008A05A6">
            <w:pPr>
              <w:spacing w:after="0" w:line="280" w:lineRule="auto"/>
              <w:jc w:val="center"/>
              <w:rPr>
                <w:rFonts w:ascii="맑은 고딕" w:eastAsia="맑은 고딕" w:hAnsi="맑은 고딕" w:cs="맑은 고딕" w:hint="eastAsia"/>
                <w:color w:val="000000"/>
              </w:rPr>
            </w:pPr>
            <w:ins w:id="7" w:author="김은수" w:date="2026-09-29T13:44:00Z" w16du:dateUtc="2026-09-29T04:44:00Z">
              <w:r>
                <w:rPr>
                  <w:rFonts w:ascii="맑은 고딕" w:eastAsia="맑은 고딕" w:hAnsi="맑은 고딕" w:cs="맑은 고딕" w:hint="eastAsia"/>
                  <w:color w:val="000000"/>
                </w:rPr>
                <w:t>2026.09.29</w:t>
              </w:r>
            </w:ins>
          </w:p>
        </w:tc>
      </w:tr>
      <w:tr w:rsidR="00850D8F" w14:paraId="406FE80D" w14:textId="77777777" w:rsidTr="00C32592">
        <w:tblPrEx>
          <w:tblW w:w="9105" w:type="dxa"/>
          <w:tblInd w:w="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ExChange w:id="8" w:author="김은수" w:date="2026-09-29T13:46:00Z" w16du:dateUtc="2026-09-29T04:46:00Z">
            <w:tblPrEx>
              <w:tblW w:w="9105" w:type="dxa"/>
              <w:tblInd w:w="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Ex>
          </w:tblPrExChange>
        </w:tblPrEx>
        <w:trPr>
          <w:trHeight w:val="1315"/>
          <w:trPrChange w:id="9" w:author="김은수" w:date="2026-09-29T13:46:00Z" w16du:dateUtc="2026-09-29T04:46:00Z">
            <w:trPr>
              <w:trHeight w:val="1315"/>
            </w:trPr>
          </w:trPrChange>
        </w:trPr>
        <w:tc>
          <w:tcPr>
            <w:tcW w:w="1362" w:type="dxa"/>
            <w:shd w:val="clear" w:color="auto" w:fill="E7E6E6"/>
            <w:vAlign w:val="center"/>
            <w:tcPrChange w:id="10" w:author="김은수" w:date="2026-09-29T13:46:00Z" w16du:dateUtc="2026-09-29T04:46:00Z">
              <w:tcPr>
                <w:tcW w:w="1362" w:type="dxa"/>
                <w:shd w:val="clear" w:color="auto" w:fill="E7E6E6"/>
                <w:vAlign w:val="center"/>
              </w:tcPr>
            </w:tcPrChange>
          </w:tcPr>
          <w:p w14:paraId="00000026" w14:textId="77777777" w:rsidR="00850D8F" w:rsidRDefault="00000000">
            <w:pPr>
              <w:spacing w:before="66" w:after="54" w:line="280" w:lineRule="auto"/>
              <w:jc w:val="center"/>
              <w:rPr>
                <w:rFonts w:ascii="맑은 고딕" w:eastAsia="맑은 고딕" w:hAnsi="맑은 고딕" w:cs="맑은 고딕"/>
                <w:b/>
                <w:bCs/>
                <w:color w:val="000000"/>
              </w:rPr>
            </w:pPr>
            <w:r>
              <w:rPr>
                <w:rFonts w:ascii="맑은 고딕" w:eastAsia="맑은 고딕" w:hAnsi="맑은 고딕" w:cs="맑은 고딕"/>
                <w:b/>
                <w:bCs/>
                <w:color w:val="000000"/>
              </w:rPr>
              <w:t>서명</w:t>
            </w:r>
          </w:p>
        </w:tc>
        <w:tc>
          <w:tcPr>
            <w:tcW w:w="2581" w:type="dxa"/>
            <w:vAlign w:val="center"/>
            <w:tcPrChange w:id="11" w:author="김은수" w:date="2026-09-29T13:46:00Z" w16du:dateUtc="2026-09-29T04:46:00Z">
              <w:tcPr>
                <w:tcW w:w="2581" w:type="dxa"/>
                <w:vAlign w:val="center"/>
              </w:tcPr>
            </w:tcPrChange>
          </w:tcPr>
          <w:p w14:paraId="00000027" w14:textId="77777777" w:rsidR="00850D8F" w:rsidRDefault="00000000">
            <w:pPr>
              <w:spacing w:before="66" w:after="54" w:line="280" w:lineRule="auto"/>
              <w:jc w:val="center"/>
              <w:rPr>
                <w:rFonts w:ascii="맑은 고딕" w:eastAsia="맑은 고딕" w:hAnsi="맑은 고딕" w:cs="맑은 고딕"/>
              </w:rPr>
            </w:pPr>
            <w:r>
              <w:rPr>
                <w:rFonts w:ascii="맑은 고딕" w:eastAsia="맑은 고딕" w:hAnsi="맑은 고딕" w:cs="맑은 고딕"/>
                <w:noProof/>
              </w:rPr>
              <w:drawing>
                <wp:inline distT="0" distB="0" distL="0" distR="0" wp14:anchorId="7C6D701A" wp14:editId="0D729055">
                  <wp:extent cx="926769" cy="435934"/>
                  <wp:effectExtent l="0" t="0" r="0" b="0"/>
                  <wp:docPr id="2140985916" name="image9.png" descr="친필, 서예, 타이포그래피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9.png" descr="친필, 서예, 타이포그래피이(가) 표시된 사진&#10;&#10;자동 생성된 설명"/>
                          <pic:cNvPicPr preferRelativeResize="0"/>
                        </pic:nvPicPr>
                        <pic:blipFill>
                          <a:blip r:embed="rId8"/>
                          <a:srcRect/>
                          <a:stretch>
                            <a:fillRect/>
                          </a:stretch>
                        </pic:blipFill>
                        <pic:spPr>
                          <a:xfrm>
                            <a:off x="0" y="0"/>
                            <a:ext cx="926769" cy="435934"/>
                          </a:xfrm>
                          <a:prstGeom prst="rect">
                            <a:avLst/>
                          </a:prstGeom>
                          <a:ln/>
                        </pic:spPr>
                      </pic:pic>
                    </a:graphicData>
                  </a:graphic>
                </wp:inline>
              </w:drawing>
            </w:r>
          </w:p>
        </w:tc>
        <w:tc>
          <w:tcPr>
            <w:tcW w:w="2581" w:type="dxa"/>
            <w:vAlign w:val="center"/>
            <w:tcPrChange w:id="12" w:author="김은수" w:date="2026-09-29T13:46:00Z" w16du:dateUtc="2026-09-29T04:46:00Z">
              <w:tcPr>
                <w:tcW w:w="2581" w:type="dxa"/>
                <w:vAlign w:val="center"/>
              </w:tcPr>
            </w:tcPrChange>
          </w:tcPr>
          <w:p w14:paraId="00000028" w14:textId="480960F2" w:rsidR="00850D8F" w:rsidRDefault="00C32592">
            <w:pPr>
              <w:spacing w:before="66" w:after="54" w:line="280" w:lineRule="auto"/>
              <w:jc w:val="center"/>
              <w:rPr>
                <w:rFonts w:ascii="맑은 고딕" w:eastAsia="맑은 고딕" w:hAnsi="맑은 고딕" w:cs="맑은 고딕"/>
              </w:rPr>
            </w:pPr>
            <w:ins w:id="13" w:author="김은수" w:date="2026-09-29T13:46:00Z" w16du:dateUtc="2026-09-29T04:46:00Z">
              <w:r w:rsidRPr="00C32592">
                <w:rPr>
                  <w:rFonts w:ascii="맑은 고딕" w:eastAsia="맑은 고딕" w:hAnsi="맑은 고딕" w:cs="맑은 고딕"/>
                </w:rPr>
                <w:drawing>
                  <wp:inline distT="0" distB="0" distL="0" distR="0" wp14:anchorId="2AD8F0B8" wp14:editId="530BBC9D">
                    <wp:extent cx="1238250" cy="663630"/>
                    <wp:effectExtent l="0" t="0" r="0" b="0"/>
                    <wp:docPr id="21263465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346516" name=""/>
                            <pic:cNvPicPr/>
                          </pic:nvPicPr>
                          <pic:blipFill>
                            <a:blip r:embed="rId9"/>
                            <a:stretch>
                              <a:fillRect/>
                            </a:stretch>
                          </pic:blipFill>
                          <pic:spPr>
                            <a:xfrm>
                              <a:off x="0" y="0"/>
                              <a:ext cx="1245496" cy="667513"/>
                            </a:xfrm>
                            <a:prstGeom prst="rect">
                              <a:avLst/>
                            </a:prstGeom>
                          </pic:spPr>
                        </pic:pic>
                      </a:graphicData>
                    </a:graphic>
                  </wp:inline>
                </w:drawing>
              </w:r>
            </w:ins>
          </w:p>
        </w:tc>
        <w:tc>
          <w:tcPr>
            <w:tcW w:w="2581" w:type="dxa"/>
            <w:vAlign w:val="center"/>
            <w:tcPrChange w:id="14" w:author="김은수" w:date="2026-09-29T13:46:00Z" w16du:dateUtc="2026-09-29T04:46:00Z">
              <w:tcPr>
                <w:tcW w:w="2581" w:type="dxa"/>
                <w:vAlign w:val="bottom"/>
              </w:tcPr>
            </w:tcPrChange>
          </w:tcPr>
          <w:p w14:paraId="00000029" w14:textId="75061833" w:rsidR="00850D8F" w:rsidRDefault="00C32592" w:rsidP="00C32592">
            <w:pPr>
              <w:spacing w:before="66" w:after="54" w:line="280" w:lineRule="auto"/>
              <w:jc w:val="center"/>
              <w:rPr>
                <w:rFonts w:ascii="맑은 고딕" w:eastAsia="맑은 고딕" w:hAnsi="맑은 고딕" w:cs="맑은 고딕"/>
                <w:color w:val="000000"/>
              </w:rPr>
            </w:pPr>
            <w:ins w:id="15" w:author="김은수" w:date="2026-09-29T13:46:00Z" w16du:dateUtc="2026-09-29T04:46:00Z">
              <w:r>
                <w:rPr>
                  <w:rFonts w:ascii="맑은 고딕" w:eastAsia="맑은 고딕" w:hAnsi="맑은 고딕" w:cs="맑은 고딕"/>
                  <w:b/>
                  <w:bCs/>
                  <w:noProof/>
                  <w:color w:val="000000"/>
                </w:rPr>
                <w:drawing>
                  <wp:inline distT="0" distB="0" distL="0" distR="0" wp14:anchorId="05DB52EB" wp14:editId="2695F3D8">
                    <wp:extent cx="1347385" cy="638175"/>
                    <wp:effectExtent l="0" t="0" r="5715" b="0"/>
                    <wp:docPr id="1512816289"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49506" cy="639180"/>
                            </a:xfrm>
                            <a:prstGeom prst="rect">
                              <a:avLst/>
                            </a:prstGeom>
                            <a:noFill/>
                          </pic:spPr>
                        </pic:pic>
                      </a:graphicData>
                    </a:graphic>
                  </wp:inline>
                </w:drawing>
              </w:r>
            </w:ins>
          </w:p>
        </w:tc>
      </w:tr>
    </w:tbl>
    <w:p w14:paraId="0000002A" w14:textId="77777777" w:rsidR="00850D8F" w:rsidRDefault="00000000">
      <w:pPr>
        <w:widowControl/>
        <w:rPr>
          <w:rFonts w:ascii="맑은 고딕" w:eastAsia="맑은 고딕" w:hAnsi="맑은 고딕" w:cs="맑은 고딕"/>
          <w:b/>
          <w:bCs/>
          <w:color w:val="000000"/>
        </w:rPr>
      </w:pPr>
      <w:r>
        <w:br w:type="page"/>
      </w:r>
    </w:p>
    <w:p w14:paraId="0000002B" w14:textId="77777777" w:rsidR="00850D8F" w:rsidRDefault="00000000">
      <w:pPr>
        <w:tabs>
          <w:tab w:val="left" w:pos="2985"/>
        </w:tabs>
        <w:rPr>
          <w:rFonts w:ascii="맑은 고딕" w:eastAsia="맑은 고딕" w:hAnsi="맑은 고딕" w:cs="맑은 고딕"/>
          <w:color w:val="000000"/>
        </w:rPr>
      </w:pPr>
      <w:r>
        <w:rPr>
          <w:rFonts w:ascii="맑은 고딕" w:eastAsia="맑은 고딕" w:hAnsi="맑은 고딕" w:cs="맑은 고딕"/>
          <w:b/>
          <w:bCs/>
          <w:color w:val="000000"/>
          <w:sz w:val="28"/>
          <w:szCs w:val="28"/>
        </w:rPr>
        <w:lastRenderedPageBreak/>
        <w:t>개정이력(Revision History)</w:t>
      </w:r>
    </w:p>
    <w:tbl>
      <w:tblPr>
        <w:tblStyle w:val="affffb"/>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2"/>
        <w:gridCol w:w="4542"/>
        <w:gridCol w:w="2193"/>
        <w:gridCol w:w="1721"/>
      </w:tblGrid>
      <w:tr w:rsidR="00850D8F" w14:paraId="20261636" w14:textId="77777777">
        <w:trPr>
          <w:trHeight w:val="510"/>
        </w:trPr>
        <w:tc>
          <w:tcPr>
            <w:tcW w:w="1172" w:type="dxa"/>
            <w:shd w:val="clear" w:color="auto" w:fill="B8CCE4"/>
            <w:vAlign w:val="center"/>
          </w:tcPr>
          <w:p w14:paraId="0000002C" w14:textId="77777777" w:rsidR="00850D8F" w:rsidRDefault="00000000">
            <w:pPr>
              <w:widowControl/>
              <w:jc w:val="center"/>
              <w:rPr>
                <w:rFonts w:ascii="맑은 고딕" w:eastAsia="맑은 고딕" w:hAnsi="맑은 고딕" w:cs="맑은 고딕"/>
                <w:b/>
                <w:bCs/>
                <w:color w:val="000000"/>
              </w:rPr>
            </w:pPr>
            <w:r>
              <w:rPr>
                <w:rFonts w:ascii="맑은 고딕" w:eastAsia="맑은 고딕" w:hAnsi="맑은 고딕" w:cs="맑은 고딕"/>
                <w:b/>
                <w:bCs/>
                <w:color w:val="000000"/>
              </w:rPr>
              <w:t>개정번호</w:t>
            </w:r>
          </w:p>
        </w:tc>
        <w:tc>
          <w:tcPr>
            <w:tcW w:w="4542" w:type="dxa"/>
            <w:shd w:val="clear" w:color="auto" w:fill="B8CCE4"/>
            <w:vAlign w:val="center"/>
          </w:tcPr>
          <w:p w14:paraId="0000002D" w14:textId="77777777" w:rsidR="00850D8F" w:rsidRDefault="00000000">
            <w:pPr>
              <w:widowControl/>
              <w:jc w:val="center"/>
              <w:rPr>
                <w:rFonts w:ascii="맑은 고딕" w:eastAsia="맑은 고딕" w:hAnsi="맑은 고딕" w:cs="맑은 고딕"/>
                <w:b/>
                <w:bCs/>
                <w:color w:val="000000"/>
              </w:rPr>
            </w:pPr>
            <w:r>
              <w:rPr>
                <w:rFonts w:ascii="맑은 고딕" w:eastAsia="맑은 고딕" w:hAnsi="맑은 고딕" w:cs="맑은 고딕"/>
                <w:b/>
                <w:bCs/>
                <w:color w:val="000000"/>
              </w:rPr>
              <w:t>개정내역(Description of changes)</w:t>
            </w:r>
          </w:p>
        </w:tc>
        <w:tc>
          <w:tcPr>
            <w:tcW w:w="2193" w:type="dxa"/>
            <w:shd w:val="clear" w:color="auto" w:fill="B8CCE4"/>
            <w:vAlign w:val="center"/>
          </w:tcPr>
          <w:p w14:paraId="0000002E" w14:textId="77777777" w:rsidR="00850D8F" w:rsidRDefault="00000000">
            <w:pPr>
              <w:widowControl/>
              <w:jc w:val="center"/>
              <w:rPr>
                <w:rFonts w:ascii="맑은 고딕" w:eastAsia="맑은 고딕" w:hAnsi="맑은 고딕" w:cs="맑은 고딕"/>
                <w:b/>
                <w:bCs/>
                <w:color w:val="000000"/>
              </w:rPr>
            </w:pPr>
            <w:r>
              <w:rPr>
                <w:rFonts w:ascii="맑은 고딕" w:eastAsia="맑은 고딕" w:hAnsi="맑은 고딕" w:cs="맑은 고딕"/>
                <w:b/>
                <w:bCs/>
                <w:color w:val="000000"/>
              </w:rPr>
              <w:t>개정 위치</w:t>
            </w:r>
          </w:p>
        </w:tc>
        <w:tc>
          <w:tcPr>
            <w:tcW w:w="1721" w:type="dxa"/>
            <w:shd w:val="clear" w:color="auto" w:fill="B8CCE4"/>
            <w:vAlign w:val="center"/>
          </w:tcPr>
          <w:p w14:paraId="0000002F" w14:textId="77777777" w:rsidR="00850D8F" w:rsidRDefault="00000000">
            <w:pPr>
              <w:widowControl/>
              <w:jc w:val="center"/>
              <w:rPr>
                <w:rFonts w:ascii="맑은 고딕" w:eastAsia="맑은 고딕" w:hAnsi="맑은 고딕" w:cs="맑은 고딕"/>
                <w:b/>
                <w:bCs/>
                <w:color w:val="000000"/>
              </w:rPr>
            </w:pPr>
            <w:r>
              <w:rPr>
                <w:rFonts w:ascii="맑은 고딕" w:eastAsia="맑은 고딕" w:hAnsi="맑은 고딕" w:cs="맑은 고딕"/>
                <w:b/>
                <w:bCs/>
                <w:color w:val="000000"/>
              </w:rPr>
              <w:t>개정 일자</w:t>
            </w:r>
          </w:p>
        </w:tc>
      </w:tr>
      <w:tr w:rsidR="00850D8F" w14:paraId="702EE723" w14:textId="77777777">
        <w:trPr>
          <w:trHeight w:val="510"/>
        </w:trPr>
        <w:tc>
          <w:tcPr>
            <w:tcW w:w="1172" w:type="dxa"/>
            <w:vAlign w:val="center"/>
          </w:tcPr>
          <w:p w14:paraId="00000030" w14:textId="77777777" w:rsidR="00850D8F" w:rsidRDefault="00000000">
            <w:pPr>
              <w:widowControl/>
              <w:jc w:val="center"/>
              <w:rPr>
                <w:rFonts w:ascii="맑은 고딕" w:eastAsia="맑은 고딕" w:hAnsi="맑은 고딕" w:cs="맑은 고딕"/>
                <w:color w:val="000000"/>
              </w:rPr>
            </w:pPr>
            <w:r>
              <w:rPr>
                <w:rFonts w:ascii="맑은 고딕" w:eastAsia="맑은 고딕" w:hAnsi="맑은 고딕" w:cs="맑은 고딕"/>
                <w:color w:val="000000"/>
              </w:rPr>
              <w:t>0</w:t>
            </w:r>
          </w:p>
        </w:tc>
        <w:tc>
          <w:tcPr>
            <w:tcW w:w="4542" w:type="dxa"/>
            <w:vAlign w:val="center"/>
          </w:tcPr>
          <w:p w14:paraId="00000031" w14:textId="77777777" w:rsidR="00850D8F" w:rsidRDefault="00000000">
            <w:pPr>
              <w:widowControl/>
              <w:rPr>
                <w:rFonts w:ascii="맑은 고딕" w:eastAsia="맑은 고딕" w:hAnsi="맑은 고딕" w:cs="맑은 고딕"/>
                <w:color w:val="000000"/>
              </w:rPr>
            </w:pPr>
            <w:r>
              <w:rPr>
                <w:rFonts w:ascii="맑은 고딕" w:eastAsia="맑은 고딕" w:hAnsi="맑은 고딕" w:cs="맑은 고딕"/>
                <w:color w:val="000000"/>
              </w:rPr>
              <w:t>최초 작성</w:t>
            </w:r>
          </w:p>
        </w:tc>
        <w:tc>
          <w:tcPr>
            <w:tcW w:w="2193" w:type="dxa"/>
            <w:vAlign w:val="center"/>
          </w:tcPr>
          <w:p w14:paraId="00000032" w14:textId="77777777" w:rsidR="00850D8F" w:rsidRDefault="00000000">
            <w:pPr>
              <w:widowControl/>
              <w:jc w:val="center"/>
              <w:rPr>
                <w:rFonts w:ascii="맑은 고딕" w:eastAsia="맑은 고딕" w:hAnsi="맑은 고딕" w:cs="맑은 고딕"/>
                <w:color w:val="000000"/>
              </w:rPr>
            </w:pPr>
            <w:r>
              <w:rPr>
                <w:rFonts w:ascii="맑은 고딕" w:eastAsia="맑은 고딕" w:hAnsi="맑은 고딕" w:cs="맑은 고딕"/>
                <w:color w:val="000000"/>
              </w:rPr>
              <w:t>-</w:t>
            </w:r>
          </w:p>
        </w:tc>
        <w:tc>
          <w:tcPr>
            <w:tcW w:w="1721" w:type="dxa"/>
            <w:vAlign w:val="center"/>
          </w:tcPr>
          <w:p w14:paraId="00000033" w14:textId="77777777" w:rsidR="00850D8F" w:rsidRDefault="00000000">
            <w:pPr>
              <w:widowControl/>
              <w:jc w:val="center"/>
              <w:rPr>
                <w:rFonts w:ascii="맑은 고딕" w:eastAsia="맑은 고딕" w:hAnsi="맑은 고딕" w:cs="맑은 고딕"/>
                <w:color w:val="000000"/>
              </w:rPr>
            </w:pPr>
            <w:r>
              <w:rPr>
                <w:rFonts w:ascii="맑은 고딕" w:eastAsia="맑은 고딕" w:hAnsi="맑은 고딕" w:cs="맑은 고딕"/>
                <w:color w:val="000000"/>
              </w:rPr>
              <w:t>-</w:t>
            </w:r>
          </w:p>
        </w:tc>
      </w:tr>
      <w:tr w:rsidR="00850D8F" w14:paraId="52661B88" w14:textId="77777777">
        <w:trPr>
          <w:trHeight w:val="510"/>
        </w:trPr>
        <w:tc>
          <w:tcPr>
            <w:tcW w:w="1172" w:type="dxa"/>
            <w:vAlign w:val="center"/>
          </w:tcPr>
          <w:p w14:paraId="00000034" w14:textId="77777777" w:rsidR="00850D8F" w:rsidRDefault="00850D8F">
            <w:pPr>
              <w:widowControl/>
              <w:jc w:val="center"/>
              <w:rPr>
                <w:rFonts w:ascii="맑은 고딕" w:eastAsia="맑은 고딕" w:hAnsi="맑은 고딕" w:cs="맑은 고딕"/>
                <w:color w:val="000000"/>
              </w:rPr>
            </w:pPr>
          </w:p>
        </w:tc>
        <w:tc>
          <w:tcPr>
            <w:tcW w:w="4542" w:type="dxa"/>
            <w:vAlign w:val="center"/>
          </w:tcPr>
          <w:p w14:paraId="00000035" w14:textId="77777777" w:rsidR="00850D8F" w:rsidRDefault="00850D8F">
            <w:pPr>
              <w:widowControl/>
              <w:rPr>
                <w:rFonts w:ascii="맑은 고딕" w:eastAsia="맑은 고딕" w:hAnsi="맑은 고딕" w:cs="맑은 고딕"/>
                <w:color w:val="000000"/>
              </w:rPr>
            </w:pPr>
          </w:p>
        </w:tc>
        <w:tc>
          <w:tcPr>
            <w:tcW w:w="2193" w:type="dxa"/>
            <w:vAlign w:val="center"/>
          </w:tcPr>
          <w:p w14:paraId="00000036" w14:textId="77777777" w:rsidR="00850D8F" w:rsidRDefault="00850D8F">
            <w:pPr>
              <w:widowControl/>
              <w:jc w:val="center"/>
              <w:rPr>
                <w:rFonts w:ascii="맑은 고딕" w:eastAsia="맑은 고딕" w:hAnsi="맑은 고딕" w:cs="맑은 고딕"/>
                <w:color w:val="000000"/>
              </w:rPr>
            </w:pPr>
          </w:p>
        </w:tc>
        <w:tc>
          <w:tcPr>
            <w:tcW w:w="1721" w:type="dxa"/>
            <w:vAlign w:val="center"/>
          </w:tcPr>
          <w:p w14:paraId="00000037" w14:textId="77777777" w:rsidR="00850D8F" w:rsidRDefault="00850D8F">
            <w:pPr>
              <w:widowControl/>
              <w:jc w:val="center"/>
              <w:rPr>
                <w:rFonts w:ascii="맑은 고딕" w:eastAsia="맑은 고딕" w:hAnsi="맑은 고딕" w:cs="맑은 고딕"/>
                <w:color w:val="000000"/>
              </w:rPr>
            </w:pPr>
          </w:p>
        </w:tc>
      </w:tr>
      <w:tr w:rsidR="00850D8F" w14:paraId="323B06F3" w14:textId="77777777">
        <w:trPr>
          <w:trHeight w:val="510"/>
        </w:trPr>
        <w:tc>
          <w:tcPr>
            <w:tcW w:w="1172" w:type="dxa"/>
            <w:vAlign w:val="center"/>
          </w:tcPr>
          <w:p w14:paraId="00000038" w14:textId="77777777" w:rsidR="00850D8F" w:rsidRDefault="00850D8F">
            <w:pPr>
              <w:widowControl/>
              <w:jc w:val="center"/>
              <w:rPr>
                <w:rFonts w:ascii="맑은 고딕" w:eastAsia="맑은 고딕" w:hAnsi="맑은 고딕" w:cs="맑은 고딕"/>
                <w:color w:val="000000"/>
              </w:rPr>
            </w:pPr>
          </w:p>
        </w:tc>
        <w:tc>
          <w:tcPr>
            <w:tcW w:w="4542" w:type="dxa"/>
            <w:vAlign w:val="center"/>
          </w:tcPr>
          <w:p w14:paraId="00000039" w14:textId="77777777" w:rsidR="00850D8F" w:rsidRDefault="00850D8F">
            <w:pPr>
              <w:widowControl/>
              <w:rPr>
                <w:rFonts w:ascii="맑은 고딕" w:eastAsia="맑은 고딕" w:hAnsi="맑은 고딕" w:cs="맑은 고딕"/>
                <w:color w:val="000000"/>
              </w:rPr>
            </w:pPr>
          </w:p>
        </w:tc>
        <w:tc>
          <w:tcPr>
            <w:tcW w:w="2193" w:type="dxa"/>
            <w:vAlign w:val="center"/>
          </w:tcPr>
          <w:p w14:paraId="0000003A" w14:textId="77777777" w:rsidR="00850D8F" w:rsidRDefault="00850D8F">
            <w:pPr>
              <w:widowControl/>
              <w:jc w:val="center"/>
              <w:rPr>
                <w:rFonts w:ascii="맑은 고딕" w:eastAsia="맑은 고딕" w:hAnsi="맑은 고딕" w:cs="맑은 고딕"/>
                <w:color w:val="000000"/>
              </w:rPr>
            </w:pPr>
          </w:p>
        </w:tc>
        <w:tc>
          <w:tcPr>
            <w:tcW w:w="1721" w:type="dxa"/>
            <w:vAlign w:val="center"/>
          </w:tcPr>
          <w:p w14:paraId="0000003B" w14:textId="77777777" w:rsidR="00850D8F" w:rsidRDefault="00850D8F">
            <w:pPr>
              <w:widowControl/>
              <w:jc w:val="center"/>
              <w:rPr>
                <w:rFonts w:ascii="맑은 고딕" w:eastAsia="맑은 고딕" w:hAnsi="맑은 고딕" w:cs="맑은 고딕"/>
                <w:color w:val="000000"/>
              </w:rPr>
            </w:pPr>
          </w:p>
        </w:tc>
      </w:tr>
      <w:tr w:rsidR="00850D8F" w14:paraId="1D866A40" w14:textId="77777777">
        <w:trPr>
          <w:trHeight w:val="510"/>
        </w:trPr>
        <w:tc>
          <w:tcPr>
            <w:tcW w:w="1172" w:type="dxa"/>
            <w:vAlign w:val="center"/>
          </w:tcPr>
          <w:p w14:paraId="0000003C" w14:textId="77777777" w:rsidR="00850D8F" w:rsidRDefault="00850D8F">
            <w:pPr>
              <w:widowControl/>
              <w:jc w:val="center"/>
              <w:rPr>
                <w:rFonts w:ascii="맑은 고딕" w:eastAsia="맑은 고딕" w:hAnsi="맑은 고딕" w:cs="맑은 고딕"/>
                <w:color w:val="000000"/>
              </w:rPr>
            </w:pPr>
          </w:p>
        </w:tc>
        <w:tc>
          <w:tcPr>
            <w:tcW w:w="4542" w:type="dxa"/>
            <w:vAlign w:val="center"/>
          </w:tcPr>
          <w:p w14:paraId="0000003D" w14:textId="77777777" w:rsidR="00850D8F" w:rsidRDefault="00850D8F">
            <w:pPr>
              <w:widowControl/>
              <w:rPr>
                <w:rFonts w:ascii="맑은 고딕" w:eastAsia="맑은 고딕" w:hAnsi="맑은 고딕" w:cs="맑은 고딕"/>
                <w:color w:val="000000"/>
              </w:rPr>
            </w:pPr>
          </w:p>
        </w:tc>
        <w:tc>
          <w:tcPr>
            <w:tcW w:w="2193" w:type="dxa"/>
            <w:vAlign w:val="center"/>
          </w:tcPr>
          <w:p w14:paraId="0000003E" w14:textId="77777777" w:rsidR="00850D8F" w:rsidRDefault="00850D8F">
            <w:pPr>
              <w:widowControl/>
              <w:jc w:val="center"/>
              <w:rPr>
                <w:rFonts w:ascii="맑은 고딕" w:eastAsia="맑은 고딕" w:hAnsi="맑은 고딕" w:cs="맑은 고딕"/>
                <w:color w:val="000000"/>
              </w:rPr>
            </w:pPr>
          </w:p>
        </w:tc>
        <w:tc>
          <w:tcPr>
            <w:tcW w:w="1721" w:type="dxa"/>
            <w:vAlign w:val="center"/>
          </w:tcPr>
          <w:p w14:paraId="0000003F" w14:textId="77777777" w:rsidR="00850D8F" w:rsidRDefault="00850D8F">
            <w:pPr>
              <w:widowControl/>
              <w:jc w:val="center"/>
              <w:rPr>
                <w:rFonts w:ascii="맑은 고딕" w:eastAsia="맑은 고딕" w:hAnsi="맑은 고딕" w:cs="맑은 고딕"/>
                <w:color w:val="000000"/>
              </w:rPr>
            </w:pPr>
          </w:p>
        </w:tc>
      </w:tr>
      <w:tr w:rsidR="00850D8F" w14:paraId="48A6E826" w14:textId="77777777">
        <w:trPr>
          <w:trHeight w:val="510"/>
        </w:trPr>
        <w:tc>
          <w:tcPr>
            <w:tcW w:w="1172" w:type="dxa"/>
            <w:vAlign w:val="center"/>
          </w:tcPr>
          <w:p w14:paraId="00000040" w14:textId="77777777" w:rsidR="00850D8F" w:rsidRDefault="00850D8F">
            <w:pPr>
              <w:widowControl/>
              <w:jc w:val="center"/>
              <w:rPr>
                <w:rFonts w:ascii="맑은 고딕" w:eastAsia="맑은 고딕" w:hAnsi="맑은 고딕" w:cs="맑은 고딕"/>
                <w:color w:val="000000"/>
              </w:rPr>
            </w:pPr>
          </w:p>
        </w:tc>
        <w:tc>
          <w:tcPr>
            <w:tcW w:w="4542" w:type="dxa"/>
            <w:vAlign w:val="center"/>
          </w:tcPr>
          <w:p w14:paraId="00000041" w14:textId="77777777" w:rsidR="00850D8F" w:rsidRDefault="00850D8F">
            <w:pPr>
              <w:widowControl/>
              <w:rPr>
                <w:rFonts w:ascii="맑은 고딕" w:eastAsia="맑은 고딕" w:hAnsi="맑은 고딕" w:cs="맑은 고딕"/>
                <w:color w:val="000000"/>
              </w:rPr>
            </w:pPr>
          </w:p>
        </w:tc>
        <w:tc>
          <w:tcPr>
            <w:tcW w:w="2193" w:type="dxa"/>
            <w:vAlign w:val="center"/>
          </w:tcPr>
          <w:p w14:paraId="00000042" w14:textId="77777777" w:rsidR="00850D8F" w:rsidRDefault="00850D8F">
            <w:pPr>
              <w:widowControl/>
              <w:jc w:val="center"/>
              <w:rPr>
                <w:rFonts w:ascii="맑은 고딕" w:eastAsia="맑은 고딕" w:hAnsi="맑은 고딕" w:cs="맑은 고딕"/>
                <w:color w:val="000000"/>
              </w:rPr>
            </w:pPr>
          </w:p>
        </w:tc>
        <w:tc>
          <w:tcPr>
            <w:tcW w:w="1721" w:type="dxa"/>
            <w:vAlign w:val="center"/>
          </w:tcPr>
          <w:p w14:paraId="00000043" w14:textId="77777777" w:rsidR="00850D8F" w:rsidRDefault="00850D8F">
            <w:pPr>
              <w:widowControl/>
              <w:jc w:val="center"/>
              <w:rPr>
                <w:rFonts w:ascii="맑은 고딕" w:eastAsia="맑은 고딕" w:hAnsi="맑은 고딕" w:cs="맑은 고딕"/>
                <w:color w:val="000000"/>
              </w:rPr>
            </w:pPr>
          </w:p>
        </w:tc>
      </w:tr>
      <w:tr w:rsidR="00850D8F" w14:paraId="4624DDE9" w14:textId="77777777">
        <w:trPr>
          <w:trHeight w:val="510"/>
        </w:trPr>
        <w:tc>
          <w:tcPr>
            <w:tcW w:w="1172" w:type="dxa"/>
            <w:vAlign w:val="center"/>
          </w:tcPr>
          <w:p w14:paraId="00000044" w14:textId="77777777" w:rsidR="00850D8F" w:rsidRDefault="00850D8F">
            <w:pPr>
              <w:widowControl/>
              <w:jc w:val="center"/>
              <w:rPr>
                <w:rFonts w:ascii="맑은 고딕" w:eastAsia="맑은 고딕" w:hAnsi="맑은 고딕" w:cs="맑은 고딕"/>
                <w:color w:val="000000"/>
              </w:rPr>
            </w:pPr>
          </w:p>
        </w:tc>
        <w:tc>
          <w:tcPr>
            <w:tcW w:w="4542" w:type="dxa"/>
            <w:vAlign w:val="center"/>
          </w:tcPr>
          <w:p w14:paraId="00000045" w14:textId="77777777" w:rsidR="00850D8F" w:rsidRDefault="00850D8F">
            <w:pPr>
              <w:widowControl/>
              <w:rPr>
                <w:rFonts w:ascii="맑은 고딕" w:eastAsia="맑은 고딕" w:hAnsi="맑은 고딕" w:cs="맑은 고딕"/>
                <w:color w:val="000000"/>
              </w:rPr>
            </w:pPr>
          </w:p>
        </w:tc>
        <w:tc>
          <w:tcPr>
            <w:tcW w:w="2193" w:type="dxa"/>
            <w:vAlign w:val="center"/>
          </w:tcPr>
          <w:p w14:paraId="00000046" w14:textId="77777777" w:rsidR="00850D8F" w:rsidRDefault="00850D8F">
            <w:pPr>
              <w:widowControl/>
              <w:jc w:val="center"/>
              <w:rPr>
                <w:rFonts w:ascii="맑은 고딕" w:eastAsia="맑은 고딕" w:hAnsi="맑은 고딕" w:cs="맑은 고딕"/>
                <w:color w:val="000000"/>
              </w:rPr>
            </w:pPr>
          </w:p>
        </w:tc>
        <w:tc>
          <w:tcPr>
            <w:tcW w:w="1721" w:type="dxa"/>
            <w:vAlign w:val="center"/>
          </w:tcPr>
          <w:p w14:paraId="00000047" w14:textId="77777777" w:rsidR="00850D8F" w:rsidRDefault="00850D8F">
            <w:pPr>
              <w:widowControl/>
              <w:jc w:val="center"/>
              <w:rPr>
                <w:rFonts w:ascii="맑은 고딕" w:eastAsia="맑은 고딕" w:hAnsi="맑은 고딕" w:cs="맑은 고딕"/>
                <w:color w:val="000000"/>
              </w:rPr>
            </w:pPr>
          </w:p>
        </w:tc>
      </w:tr>
      <w:tr w:rsidR="00850D8F" w14:paraId="0F6200E6" w14:textId="77777777">
        <w:trPr>
          <w:trHeight w:val="510"/>
        </w:trPr>
        <w:tc>
          <w:tcPr>
            <w:tcW w:w="1172" w:type="dxa"/>
            <w:vAlign w:val="center"/>
          </w:tcPr>
          <w:p w14:paraId="00000048" w14:textId="77777777" w:rsidR="00850D8F" w:rsidRDefault="00850D8F">
            <w:pPr>
              <w:widowControl/>
              <w:jc w:val="center"/>
              <w:rPr>
                <w:rFonts w:ascii="맑은 고딕" w:eastAsia="맑은 고딕" w:hAnsi="맑은 고딕" w:cs="맑은 고딕"/>
                <w:color w:val="000000"/>
              </w:rPr>
            </w:pPr>
          </w:p>
        </w:tc>
        <w:tc>
          <w:tcPr>
            <w:tcW w:w="4542" w:type="dxa"/>
            <w:vAlign w:val="center"/>
          </w:tcPr>
          <w:p w14:paraId="00000049" w14:textId="77777777" w:rsidR="00850D8F" w:rsidRDefault="00850D8F">
            <w:pPr>
              <w:widowControl/>
              <w:rPr>
                <w:rFonts w:ascii="맑은 고딕" w:eastAsia="맑은 고딕" w:hAnsi="맑은 고딕" w:cs="맑은 고딕"/>
                <w:color w:val="000000"/>
              </w:rPr>
            </w:pPr>
          </w:p>
        </w:tc>
        <w:tc>
          <w:tcPr>
            <w:tcW w:w="2193" w:type="dxa"/>
            <w:vAlign w:val="center"/>
          </w:tcPr>
          <w:p w14:paraId="0000004A" w14:textId="77777777" w:rsidR="00850D8F" w:rsidRDefault="00850D8F">
            <w:pPr>
              <w:widowControl/>
              <w:jc w:val="center"/>
              <w:rPr>
                <w:rFonts w:ascii="맑은 고딕" w:eastAsia="맑은 고딕" w:hAnsi="맑은 고딕" w:cs="맑은 고딕"/>
                <w:color w:val="000000"/>
              </w:rPr>
            </w:pPr>
          </w:p>
        </w:tc>
        <w:tc>
          <w:tcPr>
            <w:tcW w:w="1721" w:type="dxa"/>
            <w:vAlign w:val="center"/>
          </w:tcPr>
          <w:p w14:paraId="0000004B" w14:textId="77777777" w:rsidR="00850D8F" w:rsidRDefault="00850D8F">
            <w:pPr>
              <w:widowControl/>
              <w:jc w:val="center"/>
              <w:rPr>
                <w:rFonts w:ascii="맑은 고딕" w:eastAsia="맑은 고딕" w:hAnsi="맑은 고딕" w:cs="맑은 고딕"/>
                <w:color w:val="000000"/>
              </w:rPr>
            </w:pPr>
          </w:p>
        </w:tc>
      </w:tr>
      <w:tr w:rsidR="00850D8F" w14:paraId="3DC93572" w14:textId="77777777">
        <w:trPr>
          <w:trHeight w:val="510"/>
        </w:trPr>
        <w:tc>
          <w:tcPr>
            <w:tcW w:w="1172" w:type="dxa"/>
            <w:vAlign w:val="center"/>
          </w:tcPr>
          <w:p w14:paraId="0000004C" w14:textId="77777777" w:rsidR="00850D8F" w:rsidRDefault="00850D8F">
            <w:pPr>
              <w:widowControl/>
              <w:jc w:val="center"/>
              <w:rPr>
                <w:rFonts w:ascii="맑은 고딕" w:eastAsia="맑은 고딕" w:hAnsi="맑은 고딕" w:cs="맑은 고딕"/>
                <w:color w:val="000000"/>
              </w:rPr>
            </w:pPr>
          </w:p>
        </w:tc>
        <w:tc>
          <w:tcPr>
            <w:tcW w:w="4542" w:type="dxa"/>
            <w:vAlign w:val="center"/>
          </w:tcPr>
          <w:p w14:paraId="0000004D" w14:textId="77777777" w:rsidR="00850D8F" w:rsidRDefault="00850D8F">
            <w:pPr>
              <w:widowControl/>
              <w:rPr>
                <w:rFonts w:ascii="맑은 고딕" w:eastAsia="맑은 고딕" w:hAnsi="맑은 고딕" w:cs="맑은 고딕"/>
                <w:color w:val="000000"/>
              </w:rPr>
            </w:pPr>
          </w:p>
        </w:tc>
        <w:tc>
          <w:tcPr>
            <w:tcW w:w="2193" w:type="dxa"/>
            <w:vAlign w:val="center"/>
          </w:tcPr>
          <w:p w14:paraId="0000004E" w14:textId="77777777" w:rsidR="00850D8F" w:rsidRDefault="00850D8F">
            <w:pPr>
              <w:widowControl/>
              <w:jc w:val="center"/>
              <w:rPr>
                <w:rFonts w:ascii="맑은 고딕" w:eastAsia="맑은 고딕" w:hAnsi="맑은 고딕" w:cs="맑은 고딕"/>
                <w:color w:val="000000"/>
              </w:rPr>
            </w:pPr>
          </w:p>
        </w:tc>
        <w:tc>
          <w:tcPr>
            <w:tcW w:w="1721" w:type="dxa"/>
            <w:vAlign w:val="center"/>
          </w:tcPr>
          <w:p w14:paraId="0000004F" w14:textId="77777777" w:rsidR="00850D8F" w:rsidRDefault="00850D8F">
            <w:pPr>
              <w:widowControl/>
              <w:jc w:val="center"/>
              <w:rPr>
                <w:rFonts w:ascii="맑은 고딕" w:eastAsia="맑은 고딕" w:hAnsi="맑은 고딕" w:cs="맑은 고딕"/>
                <w:color w:val="000000"/>
              </w:rPr>
            </w:pPr>
          </w:p>
        </w:tc>
      </w:tr>
      <w:tr w:rsidR="00850D8F" w14:paraId="6B143199" w14:textId="77777777">
        <w:trPr>
          <w:trHeight w:val="510"/>
        </w:trPr>
        <w:tc>
          <w:tcPr>
            <w:tcW w:w="1172" w:type="dxa"/>
            <w:vAlign w:val="center"/>
          </w:tcPr>
          <w:p w14:paraId="00000050" w14:textId="77777777" w:rsidR="00850D8F" w:rsidRDefault="00850D8F">
            <w:pPr>
              <w:widowControl/>
              <w:jc w:val="center"/>
              <w:rPr>
                <w:rFonts w:ascii="맑은 고딕" w:eastAsia="맑은 고딕" w:hAnsi="맑은 고딕" w:cs="맑은 고딕"/>
                <w:color w:val="000000"/>
              </w:rPr>
            </w:pPr>
          </w:p>
        </w:tc>
        <w:tc>
          <w:tcPr>
            <w:tcW w:w="4542" w:type="dxa"/>
            <w:vAlign w:val="center"/>
          </w:tcPr>
          <w:p w14:paraId="00000051" w14:textId="77777777" w:rsidR="00850D8F" w:rsidRDefault="00850D8F">
            <w:pPr>
              <w:widowControl/>
              <w:rPr>
                <w:rFonts w:ascii="맑은 고딕" w:eastAsia="맑은 고딕" w:hAnsi="맑은 고딕" w:cs="맑은 고딕"/>
                <w:color w:val="000000"/>
              </w:rPr>
            </w:pPr>
          </w:p>
        </w:tc>
        <w:tc>
          <w:tcPr>
            <w:tcW w:w="2193" w:type="dxa"/>
            <w:vAlign w:val="center"/>
          </w:tcPr>
          <w:p w14:paraId="00000052" w14:textId="77777777" w:rsidR="00850D8F" w:rsidRDefault="00850D8F">
            <w:pPr>
              <w:widowControl/>
              <w:jc w:val="center"/>
              <w:rPr>
                <w:rFonts w:ascii="맑은 고딕" w:eastAsia="맑은 고딕" w:hAnsi="맑은 고딕" w:cs="맑은 고딕"/>
                <w:color w:val="000000"/>
              </w:rPr>
            </w:pPr>
          </w:p>
        </w:tc>
        <w:tc>
          <w:tcPr>
            <w:tcW w:w="1721" w:type="dxa"/>
            <w:vAlign w:val="center"/>
          </w:tcPr>
          <w:p w14:paraId="00000053" w14:textId="77777777" w:rsidR="00850D8F" w:rsidRDefault="00850D8F">
            <w:pPr>
              <w:widowControl/>
              <w:jc w:val="center"/>
              <w:rPr>
                <w:rFonts w:ascii="맑은 고딕" w:eastAsia="맑은 고딕" w:hAnsi="맑은 고딕" w:cs="맑은 고딕"/>
                <w:color w:val="000000"/>
              </w:rPr>
            </w:pPr>
          </w:p>
        </w:tc>
      </w:tr>
      <w:tr w:rsidR="00850D8F" w14:paraId="00BFBCF6" w14:textId="77777777">
        <w:trPr>
          <w:trHeight w:val="510"/>
        </w:trPr>
        <w:tc>
          <w:tcPr>
            <w:tcW w:w="1172" w:type="dxa"/>
            <w:vAlign w:val="center"/>
          </w:tcPr>
          <w:p w14:paraId="00000054" w14:textId="77777777" w:rsidR="00850D8F" w:rsidRDefault="00850D8F">
            <w:pPr>
              <w:widowControl/>
              <w:jc w:val="center"/>
              <w:rPr>
                <w:rFonts w:ascii="맑은 고딕" w:eastAsia="맑은 고딕" w:hAnsi="맑은 고딕" w:cs="맑은 고딕"/>
                <w:color w:val="000000"/>
              </w:rPr>
            </w:pPr>
          </w:p>
        </w:tc>
        <w:tc>
          <w:tcPr>
            <w:tcW w:w="4542" w:type="dxa"/>
            <w:vAlign w:val="center"/>
          </w:tcPr>
          <w:p w14:paraId="00000055" w14:textId="77777777" w:rsidR="00850D8F" w:rsidRDefault="00850D8F">
            <w:pPr>
              <w:widowControl/>
              <w:rPr>
                <w:rFonts w:ascii="맑은 고딕" w:eastAsia="맑은 고딕" w:hAnsi="맑은 고딕" w:cs="맑은 고딕"/>
                <w:color w:val="000000"/>
              </w:rPr>
            </w:pPr>
          </w:p>
        </w:tc>
        <w:tc>
          <w:tcPr>
            <w:tcW w:w="2193" w:type="dxa"/>
            <w:vAlign w:val="center"/>
          </w:tcPr>
          <w:p w14:paraId="00000056" w14:textId="77777777" w:rsidR="00850D8F" w:rsidRDefault="00850D8F">
            <w:pPr>
              <w:widowControl/>
              <w:jc w:val="center"/>
              <w:rPr>
                <w:rFonts w:ascii="맑은 고딕" w:eastAsia="맑은 고딕" w:hAnsi="맑은 고딕" w:cs="맑은 고딕"/>
                <w:color w:val="000000"/>
              </w:rPr>
            </w:pPr>
          </w:p>
        </w:tc>
        <w:tc>
          <w:tcPr>
            <w:tcW w:w="1721" w:type="dxa"/>
            <w:vAlign w:val="center"/>
          </w:tcPr>
          <w:p w14:paraId="00000057" w14:textId="77777777" w:rsidR="00850D8F" w:rsidRDefault="00850D8F">
            <w:pPr>
              <w:widowControl/>
              <w:jc w:val="center"/>
              <w:rPr>
                <w:rFonts w:ascii="맑은 고딕" w:eastAsia="맑은 고딕" w:hAnsi="맑은 고딕" w:cs="맑은 고딕"/>
                <w:color w:val="000000"/>
              </w:rPr>
            </w:pPr>
          </w:p>
        </w:tc>
      </w:tr>
      <w:tr w:rsidR="00850D8F" w14:paraId="56C0DEF1" w14:textId="77777777">
        <w:trPr>
          <w:trHeight w:val="510"/>
        </w:trPr>
        <w:tc>
          <w:tcPr>
            <w:tcW w:w="1172" w:type="dxa"/>
            <w:vAlign w:val="center"/>
          </w:tcPr>
          <w:p w14:paraId="00000058" w14:textId="77777777" w:rsidR="00850D8F" w:rsidRDefault="00850D8F">
            <w:pPr>
              <w:widowControl/>
              <w:jc w:val="center"/>
              <w:rPr>
                <w:rFonts w:ascii="맑은 고딕" w:eastAsia="맑은 고딕" w:hAnsi="맑은 고딕" w:cs="맑은 고딕"/>
                <w:color w:val="000000"/>
              </w:rPr>
            </w:pPr>
          </w:p>
        </w:tc>
        <w:tc>
          <w:tcPr>
            <w:tcW w:w="4542" w:type="dxa"/>
            <w:vAlign w:val="center"/>
          </w:tcPr>
          <w:p w14:paraId="00000059" w14:textId="77777777" w:rsidR="00850D8F" w:rsidRDefault="00850D8F">
            <w:pPr>
              <w:widowControl/>
              <w:rPr>
                <w:rFonts w:ascii="맑은 고딕" w:eastAsia="맑은 고딕" w:hAnsi="맑은 고딕" w:cs="맑은 고딕"/>
                <w:color w:val="000000"/>
              </w:rPr>
            </w:pPr>
          </w:p>
        </w:tc>
        <w:tc>
          <w:tcPr>
            <w:tcW w:w="2193" w:type="dxa"/>
            <w:vAlign w:val="center"/>
          </w:tcPr>
          <w:p w14:paraId="0000005A" w14:textId="77777777" w:rsidR="00850D8F" w:rsidRDefault="00850D8F">
            <w:pPr>
              <w:widowControl/>
              <w:jc w:val="center"/>
              <w:rPr>
                <w:rFonts w:ascii="맑은 고딕" w:eastAsia="맑은 고딕" w:hAnsi="맑은 고딕" w:cs="맑은 고딕"/>
                <w:color w:val="000000"/>
              </w:rPr>
            </w:pPr>
          </w:p>
        </w:tc>
        <w:tc>
          <w:tcPr>
            <w:tcW w:w="1721" w:type="dxa"/>
            <w:vAlign w:val="center"/>
          </w:tcPr>
          <w:p w14:paraId="0000005B" w14:textId="77777777" w:rsidR="00850D8F" w:rsidRDefault="00850D8F">
            <w:pPr>
              <w:widowControl/>
              <w:jc w:val="center"/>
              <w:rPr>
                <w:rFonts w:ascii="맑은 고딕" w:eastAsia="맑은 고딕" w:hAnsi="맑은 고딕" w:cs="맑은 고딕"/>
                <w:color w:val="000000"/>
              </w:rPr>
            </w:pPr>
          </w:p>
        </w:tc>
      </w:tr>
      <w:tr w:rsidR="00850D8F" w14:paraId="40359885" w14:textId="77777777">
        <w:trPr>
          <w:trHeight w:val="510"/>
        </w:trPr>
        <w:tc>
          <w:tcPr>
            <w:tcW w:w="1172" w:type="dxa"/>
            <w:vAlign w:val="center"/>
          </w:tcPr>
          <w:p w14:paraId="0000005C" w14:textId="77777777" w:rsidR="00850D8F" w:rsidRDefault="00850D8F">
            <w:pPr>
              <w:widowControl/>
              <w:jc w:val="center"/>
              <w:rPr>
                <w:rFonts w:ascii="맑은 고딕" w:eastAsia="맑은 고딕" w:hAnsi="맑은 고딕" w:cs="맑은 고딕"/>
                <w:color w:val="000000"/>
              </w:rPr>
            </w:pPr>
          </w:p>
        </w:tc>
        <w:tc>
          <w:tcPr>
            <w:tcW w:w="4542" w:type="dxa"/>
            <w:vAlign w:val="center"/>
          </w:tcPr>
          <w:p w14:paraId="0000005D" w14:textId="77777777" w:rsidR="00850D8F" w:rsidRDefault="00850D8F">
            <w:pPr>
              <w:widowControl/>
              <w:rPr>
                <w:rFonts w:ascii="맑은 고딕" w:eastAsia="맑은 고딕" w:hAnsi="맑은 고딕" w:cs="맑은 고딕"/>
                <w:color w:val="000000"/>
              </w:rPr>
            </w:pPr>
          </w:p>
        </w:tc>
        <w:tc>
          <w:tcPr>
            <w:tcW w:w="2193" w:type="dxa"/>
            <w:vAlign w:val="center"/>
          </w:tcPr>
          <w:p w14:paraId="0000005E" w14:textId="77777777" w:rsidR="00850D8F" w:rsidRDefault="00850D8F">
            <w:pPr>
              <w:widowControl/>
              <w:jc w:val="center"/>
              <w:rPr>
                <w:rFonts w:ascii="맑은 고딕" w:eastAsia="맑은 고딕" w:hAnsi="맑은 고딕" w:cs="맑은 고딕"/>
                <w:color w:val="000000"/>
              </w:rPr>
            </w:pPr>
          </w:p>
        </w:tc>
        <w:tc>
          <w:tcPr>
            <w:tcW w:w="1721" w:type="dxa"/>
            <w:vAlign w:val="center"/>
          </w:tcPr>
          <w:p w14:paraId="0000005F" w14:textId="77777777" w:rsidR="00850D8F" w:rsidRDefault="00850D8F">
            <w:pPr>
              <w:widowControl/>
              <w:jc w:val="center"/>
              <w:rPr>
                <w:rFonts w:ascii="맑은 고딕" w:eastAsia="맑은 고딕" w:hAnsi="맑은 고딕" w:cs="맑은 고딕"/>
                <w:color w:val="000000"/>
              </w:rPr>
            </w:pPr>
          </w:p>
        </w:tc>
      </w:tr>
      <w:tr w:rsidR="00850D8F" w14:paraId="63290ADE" w14:textId="77777777">
        <w:trPr>
          <w:trHeight w:val="510"/>
        </w:trPr>
        <w:tc>
          <w:tcPr>
            <w:tcW w:w="1172" w:type="dxa"/>
            <w:vAlign w:val="center"/>
          </w:tcPr>
          <w:p w14:paraId="00000060" w14:textId="77777777" w:rsidR="00850D8F" w:rsidRDefault="00850D8F">
            <w:pPr>
              <w:widowControl/>
              <w:jc w:val="center"/>
              <w:rPr>
                <w:rFonts w:ascii="맑은 고딕" w:eastAsia="맑은 고딕" w:hAnsi="맑은 고딕" w:cs="맑은 고딕"/>
                <w:color w:val="000000"/>
              </w:rPr>
            </w:pPr>
          </w:p>
        </w:tc>
        <w:tc>
          <w:tcPr>
            <w:tcW w:w="4542" w:type="dxa"/>
            <w:vAlign w:val="center"/>
          </w:tcPr>
          <w:p w14:paraId="00000061" w14:textId="77777777" w:rsidR="00850D8F" w:rsidRDefault="00850D8F">
            <w:pPr>
              <w:widowControl/>
              <w:rPr>
                <w:rFonts w:ascii="맑은 고딕" w:eastAsia="맑은 고딕" w:hAnsi="맑은 고딕" w:cs="맑은 고딕"/>
                <w:color w:val="000000"/>
              </w:rPr>
            </w:pPr>
          </w:p>
        </w:tc>
        <w:tc>
          <w:tcPr>
            <w:tcW w:w="2193" w:type="dxa"/>
            <w:vAlign w:val="center"/>
          </w:tcPr>
          <w:p w14:paraId="00000062" w14:textId="77777777" w:rsidR="00850D8F" w:rsidRDefault="00850D8F">
            <w:pPr>
              <w:widowControl/>
              <w:jc w:val="center"/>
              <w:rPr>
                <w:rFonts w:ascii="맑은 고딕" w:eastAsia="맑은 고딕" w:hAnsi="맑은 고딕" w:cs="맑은 고딕"/>
                <w:color w:val="000000"/>
              </w:rPr>
            </w:pPr>
          </w:p>
        </w:tc>
        <w:tc>
          <w:tcPr>
            <w:tcW w:w="1721" w:type="dxa"/>
            <w:vAlign w:val="center"/>
          </w:tcPr>
          <w:p w14:paraId="00000063" w14:textId="77777777" w:rsidR="00850D8F" w:rsidRDefault="00850D8F">
            <w:pPr>
              <w:widowControl/>
              <w:jc w:val="center"/>
              <w:rPr>
                <w:rFonts w:ascii="맑은 고딕" w:eastAsia="맑은 고딕" w:hAnsi="맑은 고딕" w:cs="맑은 고딕"/>
                <w:color w:val="000000"/>
              </w:rPr>
            </w:pPr>
          </w:p>
        </w:tc>
      </w:tr>
      <w:tr w:rsidR="00850D8F" w14:paraId="3892DDB6" w14:textId="77777777">
        <w:trPr>
          <w:trHeight w:val="510"/>
        </w:trPr>
        <w:tc>
          <w:tcPr>
            <w:tcW w:w="1172" w:type="dxa"/>
            <w:vAlign w:val="center"/>
          </w:tcPr>
          <w:p w14:paraId="00000064" w14:textId="77777777" w:rsidR="00850D8F" w:rsidRDefault="00850D8F">
            <w:pPr>
              <w:widowControl/>
              <w:jc w:val="center"/>
              <w:rPr>
                <w:rFonts w:ascii="맑은 고딕" w:eastAsia="맑은 고딕" w:hAnsi="맑은 고딕" w:cs="맑은 고딕"/>
                <w:color w:val="000000"/>
              </w:rPr>
            </w:pPr>
          </w:p>
        </w:tc>
        <w:tc>
          <w:tcPr>
            <w:tcW w:w="4542" w:type="dxa"/>
            <w:vAlign w:val="center"/>
          </w:tcPr>
          <w:p w14:paraId="00000065" w14:textId="77777777" w:rsidR="00850D8F" w:rsidRDefault="00850D8F">
            <w:pPr>
              <w:widowControl/>
              <w:rPr>
                <w:rFonts w:ascii="맑은 고딕" w:eastAsia="맑은 고딕" w:hAnsi="맑은 고딕" w:cs="맑은 고딕"/>
                <w:color w:val="000000"/>
              </w:rPr>
            </w:pPr>
          </w:p>
        </w:tc>
        <w:tc>
          <w:tcPr>
            <w:tcW w:w="2193" w:type="dxa"/>
            <w:vAlign w:val="center"/>
          </w:tcPr>
          <w:p w14:paraId="00000066" w14:textId="77777777" w:rsidR="00850D8F" w:rsidRDefault="00850D8F">
            <w:pPr>
              <w:widowControl/>
              <w:jc w:val="center"/>
              <w:rPr>
                <w:rFonts w:ascii="맑은 고딕" w:eastAsia="맑은 고딕" w:hAnsi="맑은 고딕" w:cs="맑은 고딕"/>
                <w:color w:val="000000"/>
              </w:rPr>
            </w:pPr>
          </w:p>
        </w:tc>
        <w:tc>
          <w:tcPr>
            <w:tcW w:w="1721" w:type="dxa"/>
            <w:vAlign w:val="center"/>
          </w:tcPr>
          <w:p w14:paraId="00000067" w14:textId="77777777" w:rsidR="00850D8F" w:rsidRDefault="00850D8F">
            <w:pPr>
              <w:widowControl/>
              <w:jc w:val="center"/>
              <w:rPr>
                <w:rFonts w:ascii="맑은 고딕" w:eastAsia="맑은 고딕" w:hAnsi="맑은 고딕" w:cs="맑은 고딕"/>
                <w:color w:val="000000"/>
              </w:rPr>
            </w:pPr>
          </w:p>
        </w:tc>
      </w:tr>
      <w:tr w:rsidR="00850D8F" w14:paraId="75505AA4" w14:textId="77777777">
        <w:trPr>
          <w:trHeight w:val="510"/>
        </w:trPr>
        <w:tc>
          <w:tcPr>
            <w:tcW w:w="1172" w:type="dxa"/>
            <w:vAlign w:val="center"/>
          </w:tcPr>
          <w:p w14:paraId="00000068" w14:textId="77777777" w:rsidR="00850D8F" w:rsidRDefault="00850D8F">
            <w:pPr>
              <w:widowControl/>
              <w:jc w:val="center"/>
              <w:rPr>
                <w:rFonts w:ascii="맑은 고딕" w:eastAsia="맑은 고딕" w:hAnsi="맑은 고딕" w:cs="맑은 고딕"/>
                <w:color w:val="000000"/>
              </w:rPr>
            </w:pPr>
          </w:p>
        </w:tc>
        <w:tc>
          <w:tcPr>
            <w:tcW w:w="4542" w:type="dxa"/>
            <w:vAlign w:val="center"/>
          </w:tcPr>
          <w:p w14:paraId="00000069" w14:textId="77777777" w:rsidR="00850D8F" w:rsidRDefault="00850D8F">
            <w:pPr>
              <w:widowControl/>
              <w:rPr>
                <w:rFonts w:ascii="맑은 고딕" w:eastAsia="맑은 고딕" w:hAnsi="맑은 고딕" w:cs="맑은 고딕"/>
                <w:color w:val="000000"/>
              </w:rPr>
            </w:pPr>
          </w:p>
        </w:tc>
        <w:tc>
          <w:tcPr>
            <w:tcW w:w="2193" w:type="dxa"/>
            <w:vAlign w:val="center"/>
          </w:tcPr>
          <w:p w14:paraId="0000006A" w14:textId="77777777" w:rsidR="00850D8F" w:rsidRDefault="00850D8F">
            <w:pPr>
              <w:widowControl/>
              <w:jc w:val="center"/>
              <w:rPr>
                <w:rFonts w:ascii="맑은 고딕" w:eastAsia="맑은 고딕" w:hAnsi="맑은 고딕" w:cs="맑은 고딕"/>
                <w:color w:val="000000"/>
              </w:rPr>
            </w:pPr>
          </w:p>
        </w:tc>
        <w:tc>
          <w:tcPr>
            <w:tcW w:w="1721" w:type="dxa"/>
            <w:vAlign w:val="center"/>
          </w:tcPr>
          <w:p w14:paraId="0000006B" w14:textId="77777777" w:rsidR="00850D8F" w:rsidRDefault="00850D8F">
            <w:pPr>
              <w:widowControl/>
              <w:jc w:val="center"/>
              <w:rPr>
                <w:rFonts w:ascii="맑은 고딕" w:eastAsia="맑은 고딕" w:hAnsi="맑은 고딕" w:cs="맑은 고딕"/>
                <w:color w:val="000000"/>
              </w:rPr>
            </w:pPr>
          </w:p>
        </w:tc>
      </w:tr>
      <w:tr w:rsidR="00850D8F" w14:paraId="26B24961" w14:textId="77777777">
        <w:trPr>
          <w:trHeight w:val="510"/>
        </w:trPr>
        <w:tc>
          <w:tcPr>
            <w:tcW w:w="1172" w:type="dxa"/>
            <w:vAlign w:val="center"/>
          </w:tcPr>
          <w:p w14:paraId="0000006C" w14:textId="77777777" w:rsidR="00850D8F" w:rsidRDefault="00850D8F">
            <w:pPr>
              <w:widowControl/>
              <w:jc w:val="center"/>
              <w:rPr>
                <w:rFonts w:ascii="맑은 고딕" w:eastAsia="맑은 고딕" w:hAnsi="맑은 고딕" w:cs="맑은 고딕"/>
                <w:color w:val="000000"/>
              </w:rPr>
            </w:pPr>
          </w:p>
        </w:tc>
        <w:tc>
          <w:tcPr>
            <w:tcW w:w="4542" w:type="dxa"/>
            <w:vAlign w:val="center"/>
          </w:tcPr>
          <w:p w14:paraId="0000006D" w14:textId="77777777" w:rsidR="00850D8F" w:rsidRDefault="00850D8F">
            <w:pPr>
              <w:widowControl/>
              <w:rPr>
                <w:rFonts w:ascii="맑은 고딕" w:eastAsia="맑은 고딕" w:hAnsi="맑은 고딕" w:cs="맑은 고딕"/>
                <w:color w:val="000000"/>
              </w:rPr>
            </w:pPr>
          </w:p>
        </w:tc>
        <w:tc>
          <w:tcPr>
            <w:tcW w:w="2193" w:type="dxa"/>
            <w:vAlign w:val="center"/>
          </w:tcPr>
          <w:p w14:paraId="0000006E" w14:textId="77777777" w:rsidR="00850D8F" w:rsidRDefault="00850D8F">
            <w:pPr>
              <w:widowControl/>
              <w:jc w:val="center"/>
              <w:rPr>
                <w:rFonts w:ascii="맑은 고딕" w:eastAsia="맑은 고딕" w:hAnsi="맑은 고딕" w:cs="맑은 고딕"/>
                <w:color w:val="000000"/>
              </w:rPr>
            </w:pPr>
          </w:p>
        </w:tc>
        <w:tc>
          <w:tcPr>
            <w:tcW w:w="1721" w:type="dxa"/>
            <w:vAlign w:val="center"/>
          </w:tcPr>
          <w:p w14:paraId="0000006F" w14:textId="77777777" w:rsidR="00850D8F" w:rsidRDefault="00850D8F">
            <w:pPr>
              <w:widowControl/>
              <w:jc w:val="center"/>
              <w:rPr>
                <w:rFonts w:ascii="맑은 고딕" w:eastAsia="맑은 고딕" w:hAnsi="맑은 고딕" w:cs="맑은 고딕"/>
                <w:color w:val="000000"/>
              </w:rPr>
            </w:pPr>
          </w:p>
        </w:tc>
      </w:tr>
      <w:tr w:rsidR="00850D8F" w14:paraId="20B5D533" w14:textId="77777777">
        <w:trPr>
          <w:trHeight w:val="510"/>
        </w:trPr>
        <w:tc>
          <w:tcPr>
            <w:tcW w:w="1172" w:type="dxa"/>
            <w:vAlign w:val="center"/>
          </w:tcPr>
          <w:p w14:paraId="00000070" w14:textId="77777777" w:rsidR="00850D8F" w:rsidRDefault="00850D8F">
            <w:pPr>
              <w:widowControl/>
              <w:jc w:val="center"/>
              <w:rPr>
                <w:rFonts w:ascii="맑은 고딕" w:eastAsia="맑은 고딕" w:hAnsi="맑은 고딕" w:cs="맑은 고딕"/>
                <w:color w:val="000000"/>
              </w:rPr>
            </w:pPr>
          </w:p>
        </w:tc>
        <w:tc>
          <w:tcPr>
            <w:tcW w:w="4542" w:type="dxa"/>
            <w:vAlign w:val="center"/>
          </w:tcPr>
          <w:p w14:paraId="00000071" w14:textId="77777777" w:rsidR="00850D8F" w:rsidRDefault="00850D8F">
            <w:pPr>
              <w:widowControl/>
              <w:rPr>
                <w:rFonts w:ascii="맑은 고딕" w:eastAsia="맑은 고딕" w:hAnsi="맑은 고딕" w:cs="맑은 고딕"/>
                <w:color w:val="000000"/>
              </w:rPr>
            </w:pPr>
          </w:p>
        </w:tc>
        <w:tc>
          <w:tcPr>
            <w:tcW w:w="2193" w:type="dxa"/>
            <w:vAlign w:val="center"/>
          </w:tcPr>
          <w:p w14:paraId="00000072" w14:textId="77777777" w:rsidR="00850D8F" w:rsidRDefault="00850D8F">
            <w:pPr>
              <w:widowControl/>
              <w:jc w:val="center"/>
              <w:rPr>
                <w:rFonts w:ascii="맑은 고딕" w:eastAsia="맑은 고딕" w:hAnsi="맑은 고딕" w:cs="맑은 고딕"/>
                <w:color w:val="000000"/>
              </w:rPr>
            </w:pPr>
          </w:p>
        </w:tc>
        <w:tc>
          <w:tcPr>
            <w:tcW w:w="1721" w:type="dxa"/>
            <w:vAlign w:val="center"/>
          </w:tcPr>
          <w:p w14:paraId="00000073" w14:textId="77777777" w:rsidR="00850D8F" w:rsidRDefault="00850D8F">
            <w:pPr>
              <w:widowControl/>
              <w:jc w:val="center"/>
              <w:rPr>
                <w:rFonts w:ascii="맑은 고딕" w:eastAsia="맑은 고딕" w:hAnsi="맑은 고딕" w:cs="맑은 고딕"/>
                <w:color w:val="000000"/>
              </w:rPr>
            </w:pPr>
          </w:p>
        </w:tc>
      </w:tr>
      <w:tr w:rsidR="00850D8F" w14:paraId="7AC0B986" w14:textId="77777777">
        <w:trPr>
          <w:trHeight w:val="510"/>
        </w:trPr>
        <w:tc>
          <w:tcPr>
            <w:tcW w:w="1172" w:type="dxa"/>
            <w:vAlign w:val="center"/>
          </w:tcPr>
          <w:p w14:paraId="00000074" w14:textId="77777777" w:rsidR="00850D8F" w:rsidRDefault="00850D8F">
            <w:pPr>
              <w:widowControl/>
              <w:jc w:val="center"/>
              <w:rPr>
                <w:rFonts w:ascii="맑은 고딕" w:eastAsia="맑은 고딕" w:hAnsi="맑은 고딕" w:cs="맑은 고딕"/>
                <w:color w:val="000000"/>
              </w:rPr>
            </w:pPr>
          </w:p>
        </w:tc>
        <w:tc>
          <w:tcPr>
            <w:tcW w:w="4542" w:type="dxa"/>
            <w:vAlign w:val="center"/>
          </w:tcPr>
          <w:p w14:paraId="00000075" w14:textId="77777777" w:rsidR="00850D8F" w:rsidRDefault="00850D8F">
            <w:pPr>
              <w:widowControl/>
              <w:rPr>
                <w:rFonts w:ascii="맑은 고딕" w:eastAsia="맑은 고딕" w:hAnsi="맑은 고딕" w:cs="맑은 고딕"/>
                <w:color w:val="000000"/>
              </w:rPr>
            </w:pPr>
          </w:p>
        </w:tc>
        <w:tc>
          <w:tcPr>
            <w:tcW w:w="2193" w:type="dxa"/>
            <w:vAlign w:val="center"/>
          </w:tcPr>
          <w:p w14:paraId="00000076" w14:textId="77777777" w:rsidR="00850D8F" w:rsidRDefault="00850D8F">
            <w:pPr>
              <w:widowControl/>
              <w:jc w:val="center"/>
              <w:rPr>
                <w:rFonts w:ascii="맑은 고딕" w:eastAsia="맑은 고딕" w:hAnsi="맑은 고딕" w:cs="맑은 고딕"/>
                <w:color w:val="000000"/>
              </w:rPr>
            </w:pPr>
          </w:p>
        </w:tc>
        <w:tc>
          <w:tcPr>
            <w:tcW w:w="1721" w:type="dxa"/>
            <w:vAlign w:val="center"/>
          </w:tcPr>
          <w:p w14:paraId="00000077" w14:textId="77777777" w:rsidR="00850D8F" w:rsidRDefault="00850D8F">
            <w:pPr>
              <w:widowControl/>
              <w:jc w:val="center"/>
              <w:rPr>
                <w:rFonts w:ascii="맑은 고딕" w:eastAsia="맑은 고딕" w:hAnsi="맑은 고딕" w:cs="맑은 고딕"/>
                <w:color w:val="000000"/>
              </w:rPr>
            </w:pPr>
          </w:p>
        </w:tc>
      </w:tr>
      <w:tr w:rsidR="00850D8F" w14:paraId="4E9A4C21" w14:textId="77777777">
        <w:trPr>
          <w:trHeight w:val="510"/>
        </w:trPr>
        <w:tc>
          <w:tcPr>
            <w:tcW w:w="1172" w:type="dxa"/>
            <w:vAlign w:val="center"/>
          </w:tcPr>
          <w:p w14:paraId="00000078" w14:textId="77777777" w:rsidR="00850D8F" w:rsidRDefault="00850D8F">
            <w:pPr>
              <w:widowControl/>
              <w:jc w:val="center"/>
              <w:rPr>
                <w:rFonts w:ascii="맑은 고딕" w:eastAsia="맑은 고딕" w:hAnsi="맑은 고딕" w:cs="맑은 고딕"/>
                <w:color w:val="000000"/>
              </w:rPr>
            </w:pPr>
          </w:p>
        </w:tc>
        <w:tc>
          <w:tcPr>
            <w:tcW w:w="4542" w:type="dxa"/>
            <w:vAlign w:val="center"/>
          </w:tcPr>
          <w:p w14:paraId="00000079" w14:textId="77777777" w:rsidR="00850D8F" w:rsidRDefault="00850D8F">
            <w:pPr>
              <w:widowControl/>
              <w:rPr>
                <w:rFonts w:ascii="맑은 고딕" w:eastAsia="맑은 고딕" w:hAnsi="맑은 고딕" w:cs="맑은 고딕"/>
                <w:color w:val="000000"/>
              </w:rPr>
            </w:pPr>
          </w:p>
        </w:tc>
        <w:tc>
          <w:tcPr>
            <w:tcW w:w="2193" w:type="dxa"/>
            <w:vAlign w:val="center"/>
          </w:tcPr>
          <w:p w14:paraId="0000007A" w14:textId="77777777" w:rsidR="00850D8F" w:rsidRDefault="00850D8F">
            <w:pPr>
              <w:widowControl/>
              <w:jc w:val="center"/>
              <w:rPr>
                <w:rFonts w:ascii="맑은 고딕" w:eastAsia="맑은 고딕" w:hAnsi="맑은 고딕" w:cs="맑은 고딕"/>
                <w:color w:val="000000"/>
              </w:rPr>
            </w:pPr>
          </w:p>
        </w:tc>
        <w:tc>
          <w:tcPr>
            <w:tcW w:w="1721" w:type="dxa"/>
            <w:vAlign w:val="center"/>
          </w:tcPr>
          <w:p w14:paraId="0000007B" w14:textId="77777777" w:rsidR="00850D8F" w:rsidRDefault="00850D8F">
            <w:pPr>
              <w:widowControl/>
              <w:jc w:val="center"/>
              <w:rPr>
                <w:rFonts w:ascii="맑은 고딕" w:eastAsia="맑은 고딕" w:hAnsi="맑은 고딕" w:cs="맑은 고딕"/>
                <w:color w:val="000000"/>
              </w:rPr>
            </w:pPr>
          </w:p>
        </w:tc>
      </w:tr>
      <w:tr w:rsidR="00850D8F" w14:paraId="106770F9" w14:textId="77777777">
        <w:trPr>
          <w:trHeight w:val="510"/>
        </w:trPr>
        <w:tc>
          <w:tcPr>
            <w:tcW w:w="1172" w:type="dxa"/>
            <w:vAlign w:val="center"/>
          </w:tcPr>
          <w:p w14:paraId="0000007C" w14:textId="77777777" w:rsidR="00850D8F" w:rsidRDefault="00850D8F">
            <w:pPr>
              <w:widowControl/>
              <w:jc w:val="center"/>
              <w:rPr>
                <w:rFonts w:ascii="맑은 고딕" w:eastAsia="맑은 고딕" w:hAnsi="맑은 고딕" w:cs="맑은 고딕"/>
                <w:color w:val="000000"/>
              </w:rPr>
            </w:pPr>
          </w:p>
        </w:tc>
        <w:tc>
          <w:tcPr>
            <w:tcW w:w="4542" w:type="dxa"/>
            <w:vAlign w:val="center"/>
          </w:tcPr>
          <w:p w14:paraId="0000007D" w14:textId="77777777" w:rsidR="00850D8F" w:rsidRDefault="00850D8F">
            <w:pPr>
              <w:widowControl/>
              <w:rPr>
                <w:rFonts w:ascii="맑은 고딕" w:eastAsia="맑은 고딕" w:hAnsi="맑은 고딕" w:cs="맑은 고딕"/>
                <w:color w:val="000000"/>
              </w:rPr>
            </w:pPr>
          </w:p>
        </w:tc>
        <w:tc>
          <w:tcPr>
            <w:tcW w:w="2193" w:type="dxa"/>
            <w:vAlign w:val="center"/>
          </w:tcPr>
          <w:p w14:paraId="0000007E" w14:textId="77777777" w:rsidR="00850D8F" w:rsidRDefault="00850D8F">
            <w:pPr>
              <w:widowControl/>
              <w:jc w:val="center"/>
              <w:rPr>
                <w:rFonts w:ascii="맑은 고딕" w:eastAsia="맑은 고딕" w:hAnsi="맑은 고딕" w:cs="맑은 고딕"/>
                <w:color w:val="000000"/>
              </w:rPr>
            </w:pPr>
          </w:p>
        </w:tc>
        <w:tc>
          <w:tcPr>
            <w:tcW w:w="1721" w:type="dxa"/>
            <w:vAlign w:val="center"/>
          </w:tcPr>
          <w:p w14:paraId="0000007F" w14:textId="77777777" w:rsidR="00850D8F" w:rsidRDefault="00850D8F">
            <w:pPr>
              <w:widowControl/>
              <w:jc w:val="center"/>
              <w:rPr>
                <w:rFonts w:ascii="맑은 고딕" w:eastAsia="맑은 고딕" w:hAnsi="맑은 고딕" w:cs="맑은 고딕"/>
                <w:color w:val="000000"/>
              </w:rPr>
            </w:pPr>
          </w:p>
        </w:tc>
      </w:tr>
    </w:tbl>
    <w:p w14:paraId="00000080" w14:textId="77777777" w:rsidR="00850D8F" w:rsidRDefault="00850D8F"/>
    <w:p w14:paraId="00000081" w14:textId="77777777" w:rsidR="00850D8F" w:rsidRDefault="00000000">
      <w:r>
        <w:br w:type="page"/>
      </w:r>
    </w:p>
    <w:p w14:paraId="00000082" w14:textId="749EB6C1" w:rsidR="00850D8F" w:rsidDel="006B12D8" w:rsidRDefault="00000000" w:rsidP="006B12D8">
      <w:pPr>
        <w:rPr>
          <w:del w:id="16" w:author="김은수" w:date="2026-09-29T13:57:00Z" w16du:dateUtc="2026-09-29T04:57:00Z"/>
        </w:rPr>
        <w:pPrChange w:id="17" w:author="김은수" w:date="2026-09-29T13:57:00Z" w16du:dateUtc="2026-09-29T04:57:00Z">
          <w:pPr>
            <w:keepLines/>
            <w:widowControl/>
            <w:pBdr>
              <w:top w:val="nil"/>
              <w:left w:val="nil"/>
              <w:bottom w:val="nil"/>
              <w:right w:val="nil"/>
              <w:between w:val="nil"/>
            </w:pBdr>
            <w:spacing w:before="240" w:after="0"/>
            <w:jc w:val="left"/>
          </w:pPr>
        </w:pPrChange>
      </w:pPr>
      <w:del w:id="18" w:author="김은수" w:date="2026-09-29T13:57:00Z" w16du:dateUtc="2026-09-29T04:57:00Z">
        <w:r w:rsidDel="006B12D8">
          <w:lastRenderedPageBreak/>
          <w:delText>목차</w:delText>
        </w:r>
      </w:del>
    </w:p>
    <w:customXmlInsRangeStart w:id="19" w:author="김은수" w:date="2026-09-29T13:56:00Z"/>
    <w:sdt>
      <w:sdtPr>
        <w:rPr>
          <w:lang w:val="ko-KR"/>
        </w:rPr>
        <w:id w:val="-1162919241"/>
        <w:docPartObj>
          <w:docPartGallery w:val="Table of Contents"/>
          <w:docPartUnique/>
        </w:docPartObj>
      </w:sdtPr>
      <w:sdtEndPr>
        <w:rPr>
          <w:b/>
          <w:bCs/>
          <w:color w:val="auto"/>
          <w:sz w:val="20"/>
          <w:szCs w:val="20"/>
        </w:rPr>
      </w:sdtEndPr>
      <w:sdtContent>
        <w:customXmlInsRangeEnd w:id="19"/>
        <w:p w14:paraId="06BF4405" w14:textId="529ADADA" w:rsidR="006B12D8" w:rsidRDefault="006B12D8">
          <w:pPr>
            <w:pStyle w:val="TOC"/>
            <w:rPr>
              <w:ins w:id="20" w:author="김은수" w:date="2026-09-29T13:56:00Z" w16du:dateUtc="2026-09-29T04:56:00Z"/>
            </w:rPr>
          </w:pPr>
          <w:ins w:id="21" w:author="김은수" w:date="2026-09-29T13:57:00Z" w16du:dateUtc="2026-09-29T04:57:00Z">
            <w:r>
              <w:rPr>
                <w:rFonts w:hint="eastAsia"/>
                <w:lang w:val="ko-KR"/>
              </w:rPr>
              <w:t>목차</w:t>
            </w:r>
          </w:ins>
        </w:p>
        <w:p w14:paraId="0FCCD2A2" w14:textId="0188F2FC" w:rsidR="006B12D8" w:rsidRDefault="006B12D8">
          <w:pPr>
            <w:pStyle w:val="12"/>
            <w:rPr>
              <w:rFonts w:asciiTheme="minorHAnsi" w:hAnsiTheme="minorHAnsi" w:cstheme="minorBidi"/>
              <w:noProof/>
              <w:kern w:val="2"/>
              <w:sz w:val="22"/>
              <w:szCs w:val="24"/>
              <w:lang w:val="en-US"/>
              <w14:ligatures w14:val="standardContextual"/>
            </w:rPr>
          </w:pPr>
          <w:ins w:id="22" w:author="김은수" w:date="2026-09-29T13:56:00Z" w16du:dateUtc="2026-09-29T04:56:00Z">
            <w:r>
              <w:fldChar w:fldCharType="begin"/>
            </w:r>
            <w:r>
              <w:instrText xml:space="preserve"> TOC \o "1-3" \h \z \u </w:instrText>
            </w:r>
            <w:r>
              <w:fldChar w:fldCharType="separate"/>
            </w:r>
          </w:ins>
          <w:hyperlink w:anchor="_Toc241582636" w:history="1">
            <w:r w:rsidRPr="001A1256">
              <w:rPr>
                <w:rStyle w:val="ab"/>
                <w:rFonts w:ascii="맑은 고딕" w:eastAsia="맑은 고딕" w:hAnsi="맑은 고딕" w:cs="맑은 고딕"/>
                <w:b/>
                <w:bCs/>
                <w:noProof/>
              </w:rPr>
              <w:t>1.</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서론</w:t>
            </w:r>
            <w:r>
              <w:rPr>
                <w:noProof/>
                <w:webHidden/>
              </w:rPr>
              <w:tab/>
            </w:r>
            <w:r>
              <w:rPr>
                <w:noProof/>
                <w:webHidden/>
              </w:rPr>
              <w:fldChar w:fldCharType="begin"/>
            </w:r>
            <w:r>
              <w:rPr>
                <w:noProof/>
                <w:webHidden/>
              </w:rPr>
              <w:instrText xml:space="preserve"> PAGEREF _Toc241582636 \h </w:instrText>
            </w:r>
            <w:r>
              <w:rPr>
                <w:noProof/>
                <w:webHidden/>
              </w:rPr>
            </w:r>
            <w:r>
              <w:rPr>
                <w:noProof/>
                <w:webHidden/>
              </w:rPr>
              <w:fldChar w:fldCharType="separate"/>
            </w:r>
            <w:r>
              <w:rPr>
                <w:noProof/>
                <w:webHidden/>
              </w:rPr>
              <w:t>6</w:t>
            </w:r>
            <w:r>
              <w:rPr>
                <w:noProof/>
                <w:webHidden/>
              </w:rPr>
              <w:fldChar w:fldCharType="end"/>
            </w:r>
          </w:hyperlink>
        </w:p>
        <w:p w14:paraId="3FB950B1" w14:textId="561AA1EA" w:rsidR="006B12D8" w:rsidRDefault="006B12D8">
          <w:pPr>
            <w:pStyle w:val="20"/>
            <w:tabs>
              <w:tab w:val="left" w:pos="1100"/>
              <w:tab w:val="right" w:leader="dot" w:pos="9628"/>
            </w:tabs>
            <w:ind w:left="400"/>
            <w:rPr>
              <w:rFonts w:asciiTheme="minorHAnsi" w:hAnsiTheme="minorHAnsi" w:cstheme="minorBidi"/>
              <w:noProof/>
              <w:kern w:val="2"/>
              <w:sz w:val="22"/>
              <w:szCs w:val="24"/>
              <w:lang w:val="en-US"/>
              <w14:ligatures w14:val="standardContextual"/>
            </w:rPr>
          </w:pPr>
          <w:hyperlink w:anchor="_Toc241582637" w:history="1">
            <w:r w:rsidRPr="001A1256">
              <w:rPr>
                <w:rStyle w:val="ab"/>
                <w:rFonts w:ascii="맑은 고딕" w:eastAsia="맑은 고딕" w:hAnsi="맑은 고딕" w:cs="맑은 고딕"/>
                <w:b/>
                <w:bCs/>
                <w:noProof/>
              </w:rPr>
              <w:t>1.1.</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개요</w:t>
            </w:r>
            <w:r>
              <w:rPr>
                <w:noProof/>
                <w:webHidden/>
              </w:rPr>
              <w:tab/>
            </w:r>
            <w:r>
              <w:rPr>
                <w:noProof/>
                <w:webHidden/>
              </w:rPr>
              <w:fldChar w:fldCharType="begin"/>
            </w:r>
            <w:r>
              <w:rPr>
                <w:noProof/>
                <w:webHidden/>
              </w:rPr>
              <w:instrText xml:space="preserve"> PAGEREF _Toc241582637 \h </w:instrText>
            </w:r>
            <w:r>
              <w:rPr>
                <w:noProof/>
                <w:webHidden/>
              </w:rPr>
            </w:r>
            <w:r>
              <w:rPr>
                <w:noProof/>
                <w:webHidden/>
              </w:rPr>
              <w:fldChar w:fldCharType="separate"/>
            </w:r>
            <w:r>
              <w:rPr>
                <w:noProof/>
                <w:webHidden/>
              </w:rPr>
              <w:t>6</w:t>
            </w:r>
            <w:r>
              <w:rPr>
                <w:noProof/>
                <w:webHidden/>
              </w:rPr>
              <w:fldChar w:fldCharType="end"/>
            </w:r>
          </w:hyperlink>
        </w:p>
        <w:p w14:paraId="435966D9" w14:textId="7BE5B830" w:rsidR="006B12D8" w:rsidRDefault="006B12D8">
          <w:pPr>
            <w:pStyle w:val="20"/>
            <w:tabs>
              <w:tab w:val="left" w:pos="1100"/>
              <w:tab w:val="right" w:leader="dot" w:pos="9628"/>
            </w:tabs>
            <w:ind w:left="400"/>
            <w:rPr>
              <w:rFonts w:asciiTheme="minorHAnsi" w:hAnsiTheme="minorHAnsi" w:cstheme="minorBidi"/>
              <w:noProof/>
              <w:kern w:val="2"/>
              <w:sz w:val="22"/>
              <w:szCs w:val="24"/>
              <w:lang w:val="en-US"/>
              <w14:ligatures w14:val="standardContextual"/>
            </w:rPr>
          </w:pPr>
          <w:hyperlink w:anchor="_Toc241582638" w:history="1">
            <w:r w:rsidRPr="001A1256">
              <w:rPr>
                <w:rStyle w:val="ab"/>
                <w:rFonts w:ascii="맑은 고딕" w:eastAsia="맑은 고딕" w:hAnsi="맑은 고딕" w:cs="맑은 고딕"/>
                <w:b/>
                <w:bCs/>
                <w:noProof/>
              </w:rPr>
              <w:t>1.2.</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관련문서</w:t>
            </w:r>
            <w:r>
              <w:rPr>
                <w:noProof/>
                <w:webHidden/>
              </w:rPr>
              <w:tab/>
            </w:r>
            <w:r>
              <w:rPr>
                <w:noProof/>
                <w:webHidden/>
              </w:rPr>
              <w:fldChar w:fldCharType="begin"/>
            </w:r>
            <w:r>
              <w:rPr>
                <w:noProof/>
                <w:webHidden/>
              </w:rPr>
              <w:instrText xml:space="preserve"> PAGEREF _Toc241582638 \h </w:instrText>
            </w:r>
            <w:r>
              <w:rPr>
                <w:noProof/>
                <w:webHidden/>
              </w:rPr>
            </w:r>
            <w:r>
              <w:rPr>
                <w:noProof/>
                <w:webHidden/>
              </w:rPr>
              <w:fldChar w:fldCharType="separate"/>
            </w:r>
            <w:r>
              <w:rPr>
                <w:noProof/>
                <w:webHidden/>
              </w:rPr>
              <w:t>6</w:t>
            </w:r>
            <w:r>
              <w:rPr>
                <w:noProof/>
                <w:webHidden/>
              </w:rPr>
              <w:fldChar w:fldCharType="end"/>
            </w:r>
          </w:hyperlink>
        </w:p>
        <w:p w14:paraId="57CB76C9" w14:textId="1A6C5984" w:rsidR="006B12D8" w:rsidRDefault="006B12D8">
          <w:pPr>
            <w:pStyle w:val="12"/>
            <w:rPr>
              <w:rFonts w:asciiTheme="minorHAnsi" w:hAnsiTheme="minorHAnsi" w:cstheme="minorBidi"/>
              <w:noProof/>
              <w:kern w:val="2"/>
              <w:sz w:val="22"/>
              <w:szCs w:val="24"/>
              <w:lang w:val="en-US"/>
              <w14:ligatures w14:val="standardContextual"/>
            </w:rPr>
          </w:pPr>
          <w:hyperlink w:anchor="_Toc241582639" w:history="1">
            <w:r w:rsidRPr="001A1256">
              <w:rPr>
                <w:rStyle w:val="ab"/>
                <w:rFonts w:ascii="맑은 고딕" w:eastAsia="맑은 고딕" w:hAnsi="맑은 고딕" w:cs="맑은 고딕"/>
                <w:b/>
                <w:bCs/>
                <w:noProof/>
              </w:rPr>
              <w:t>2.</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개발 대상 제품</w:t>
            </w:r>
            <w:r>
              <w:rPr>
                <w:noProof/>
                <w:webHidden/>
              </w:rPr>
              <w:tab/>
            </w:r>
            <w:r>
              <w:rPr>
                <w:noProof/>
                <w:webHidden/>
              </w:rPr>
              <w:fldChar w:fldCharType="begin"/>
            </w:r>
            <w:r>
              <w:rPr>
                <w:noProof/>
                <w:webHidden/>
              </w:rPr>
              <w:instrText xml:space="preserve"> PAGEREF _Toc241582639 \h </w:instrText>
            </w:r>
            <w:r>
              <w:rPr>
                <w:noProof/>
                <w:webHidden/>
              </w:rPr>
            </w:r>
            <w:r>
              <w:rPr>
                <w:noProof/>
                <w:webHidden/>
              </w:rPr>
              <w:fldChar w:fldCharType="separate"/>
            </w:r>
            <w:r>
              <w:rPr>
                <w:noProof/>
                <w:webHidden/>
              </w:rPr>
              <w:t>6</w:t>
            </w:r>
            <w:r>
              <w:rPr>
                <w:noProof/>
                <w:webHidden/>
              </w:rPr>
              <w:fldChar w:fldCharType="end"/>
            </w:r>
          </w:hyperlink>
        </w:p>
        <w:p w14:paraId="3398E2B3" w14:textId="6D20B00D" w:rsidR="006B12D8" w:rsidRDefault="006B12D8">
          <w:pPr>
            <w:pStyle w:val="20"/>
            <w:tabs>
              <w:tab w:val="left" w:pos="1100"/>
              <w:tab w:val="right" w:leader="dot" w:pos="9628"/>
            </w:tabs>
            <w:ind w:left="400"/>
            <w:rPr>
              <w:rFonts w:asciiTheme="minorHAnsi" w:hAnsiTheme="minorHAnsi" w:cstheme="minorBidi"/>
              <w:noProof/>
              <w:kern w:val="2"/>
              <w:sz w:val="22"/>
              <w:szCs w:val="24"/>
              <w:lang w:val="en-US"/>
              <w14:ligatures w14:val="standardContextual"/>
            </w:rPr>
          </w:pPr>
          <w:hyperlink w:anchor="_Toc241582640" w:history="1">
            <w:r w:rsidRPr="001A1256">
              <w:rPr>
                <w:rStyle w:val="ab"/>
                <w:rFonts w:ascii="맑은 고딕" w:eastAsia="맑은 고딕" w:hAnsi="맑은 고딕" w:cs="맑은 고딕"/>
                <w:b/>
                <w:bCs/>
                <w:noProof/>
              </w:rPr>
              <w:t>2.1.</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품목명</w:t>
            </w:r>
            <w:r>
              <w:rPr>
                <w:noProof/>
                <w:webHidden/>
              </w:rPr>
              <w:tab/>
            </w:r>
            <w:r>
              <w:rPr>
                <w:noProof/>
                <w:webHidden/>
              </w:rPr>
              <w:fldChar w:fldCharType="begin"/>
            </w:r>
            <w:r>
              <w:rPr>
                <w:noProof/>
                <w:webHidden/>
              </w:rPr>
              <w:instrText xml:space="preserve"> PAGEREF _Toc241582640 \h </w:instrText>
            </w:r>
            <w:r>
              <w:rPr>
                <w:noProof/>
                <w:webHidden/>
              </w:rPr>
            </w:r>
            <w:r>
              <w:rPr>
                <w:noProof/>
                <w:webHidden/>
              </w:rPr>
              <w:fldChar w:fldCharType="separate"/>
            </w:r>
            <w:r>
              <w:rPr>
                <w:noProof/>
                <w:webHidden/>
              </w:rPr>
              <w:t>6</w:t>
            </w:r>
            <w:r>
              <w:rPr>
                <w:noProof/>
                <w:webHidden/>
              </w:rPr>
              <w:fldChar w:fldCharType="end"/>
            </w:r>
          </w:hyperlink>
        </w:p>
        <w:p w14:paraId="0B3DB32A" w14:textId="46782330" w:rsidR="006B12D8" w:rsidRDefault="006B12D8">
          <w:pPr>
            <w:pStyle w:val="20"/>
            <w:tabs>
              <w:tab w:val="left" w:pos="1100"/>
              <w:tab w:val="right" w:leader="dot" w:pos="9628"/>
            </w:tabs>
            <w:ind w:left="400"/>
            <w:rPr>
              <w:rFonts w:asciiTheme="minorHAnsi" w:hAnsiTheme="minorHAnsi" w:cstheme="minorBidi"/>
              <w:noProof/>
              <w:kern w:val="2"/>
              <w:sz w:val="22"/>
              <w:szCs w:val="24"/>
              <w:lang w:val="en-US"/>
              <w14:ligatures w14:val="standardContextual"/>
            </w:rPr>
          </w:pPr>
          <w:hyperlink w:anchor="_Toc241582641" w:history="1">
            <w:r w:rsidRPr="001A1256">
              <w:rPr>
                <w:rStyle w:val="ab"/>
                <w:rFonts w:ascii="맑은 고딕" w:eastAsia="맑은 고딕" w:hAnsi="맑은 고딕" w:cs="맑은 고딕"/>
                <w:b/>
                <w:bCs/>
                <w:noProof/>
              </w:rPr>
              <w:t>2.2.</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모델명</w:t>
            </w:r>
            <w:r>
              <w:rPr>
                <w:noProof/>
                <w:webHidden/>
              </w:rPr>
              <w:tab/>
            </w:r>
            <w:r>
              <w:rPr>
                <w:noProof/>
                <w:webHidden/>
              </w:rPr>
              <w:fldChar w:fldCharType="begin"/>
            </w:r>
            <w:r>
              <w:rPr>
                <w:noProof/>
                <w:webHidden/>
              </w:rPr>
              <w:instrText xml:space="preserve"> PAGEREF _Toc241582641 \h </w:instrText>
            </w:r>
            <w:r>
              <w:rPr>
                <w:noProof/>
                <w:webHidden/>
              </w:rPr>
            </w:r>
            <w:r>
              <w:rPr>
                <w:noProof/>
                <w:webHidden/>
              </w:rPr>
              <w:fldChar w:fldCharType="separate"/>
            </w:r>
            <w:r>
              <w:rPr>
                <w:noProof/>
                <w:webHidden/>
              </w:rPr>
              <w:t>6</w:t>
            </w:r>
            <w:r>
              <w:rPr>
                <w:noProof/>
                <w:webHidden/>
              </w:rPr>
              <w:fldChar w:fldCharType="end"/>
            </w:r>
          </w:hyperlink>
        </w:p>
        <w:p w14:paraId="590F0655" w14:textId="1039F7CD" w:rsidR="006B12D8" w:rsidRDefault="006B12D8">
          <w:pPr>
            <w:pStyle w:val="20"/>
            <w:tabs>
              <w:tab w:val="left" w:pos="1100"/>
              <w:tab w:val="right" w:leader="dot" w:pos="9628"/>
            </w:tabs>
            <w:ind w:left="400"/>
            <w:rPr>
              <w:rFonts w:asciiTheme="minorHAnsi" w:hAnsiTheme="minorHAnsi" w:cstheme="minorBidi"/>
              <w:noProof/>
              <w:kern w:val="2"/>
              <w:sz w:val="22"/>
              <w:szCs w:val="24"/>
              <w:lang w:val="en-US"/>
              <w14:ligatures w14:val="standardContextual"/>
            </w:rPr>
          </w:pPr>
          <w:hyperlink w:anchor="_Toc241582642" w:history="1">
            <w:r w:rsidRPr="001A1256">
              <w:rPr>
                <w:rStyle w:val="ab"/>
                <w:rFonts w:ascii="맑은 고딕" w:eastAsia="맑은 고딕" w:hAnsi="맑은 고딕" w:cs="맑은 고딕"/>
                <w:b/>
                <w:bCs/>
                <w:noProof/>
              </w:rPr>
              <w:t>2.3.</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사용 목적(Intended Use)</w:t>
            </w:r>
            <w:r>
              <w:rPr>
                <w:noProof/>
                <w:webHidden/>
              </w:rPr>
              <w:tab/>
            </w:r>
            <w:r>
              <w:rPr>
                <w:noProof/>
                <w:webHidden/>
              </w:rPr>
              <w:fldChar w:fldCharType="begin"/>
            </w:r>
            <w:r>
              <w:rPr>
                <w:noProof/>
                <w:webHidden/>
              </w:rPr>
              <w:instrText xml:space="preserve"> PAGEREF _Toc241582642 \h </w:instrText>
            </w:r>
            <w:r>
              <w:rPr>
                <w:noProof/>
                <w:webHidden/>
              </w:rPr>
            </w:r>
            <w:r>
              <w:rPr>
                <w:noProof/>
                <w:webHidden/>
              </w:rPr>
              <w:fldChar w:fldCharType="separate"/>
            </w:r>
            <w:r>
              <w:rPr>
                <w:noProof/>
                <w:webHidden/>
              </w:rPr>
              <w:t>6</w:t>
            </w:r>
            <w:r>
              <w:rPr>
                <w:noProof/>
                <w:webHidden/>
              </w:rPr>
              <w:fldChar w:fldCharType="end"/>
            </w:r>
          </w:hyperlink>
        </w:p>
        <w:p w14:paraId="3072CDEF" w14:textId="3F9CD418" w:rsidR="006B12D8" w:rsidRDefault="006B12D8">
          <w:pPr>
            <w:pStyle w:val="12"/>
            <w:rPr>
              <w:rFonts w:asciiTheme="minorHAnsi" w:hAnsiTheme="minorHAnsi" w:cstheme="minorBidi"/>
              <w:noProof/>
              <w:kern w:val="2"/>
              <w:sz w:val="22"/>
              <w:szCs w:val="24"/>
              <w:lang w:val="en-US"/>
              <w14:ligatures w14:val="standardContextual"/>
            </w:rPr>
          </w:pPr>
          <w:hyperlink w:anchor="_Toc241582643" w:history="1">
            <w:r w:rsidRPr="001A1256">
              <w:rPr>
                <w:rStyle w:val="ab"/>
                <w:rFonts w:ascii="맑은 고딕" w:eastAsia="맑은 고딕" w:hAnsi="맑은 고딕" w:cs="맑은 고딕"/>
                <w:b/>
                <w:bCs/>
                <w:noProof/>
              </w:rPr>
              <w:t>3.</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적용 규제 및 규격</w:t>
            </w:r>
            <w:r>
              <w:rPr>
                <w:noProof/>
                <w:webHidden/>
              </w:rPr>
              <w:tab/>
            </w:r>
            <w:r>
              <w:rPr>
                <w:noProof/>
                <w:webHidden/>
              </w:rPr>
              <w:fldChar w:fldCharType="begin"/>
            </w:r>
            <w:r>
              <w:rPr>
                <w:noProof/>
                <w:webHidden/>
              </w:rPr>
              <w:instrText xml:space="preserve"> PAGEREF _Toc241582643 \h </w:instrText>
            </w:r>
            <w:r>
              <w:rPr>
                <w:noProof/>
                <w:webHidden/>
              </w:rPr>
            </w:r>
            <w:r>
              <w:rPr>
                <w:noProof/>
                <w:webHidden/>
              </w:rPr>
              <w:fldChar w:fldCharType="separate"/>
            </w:r>
            <w:r>
              <w:rPr>
                <w:noProof/>
                <w:webHidden/>
              </w:rPr>
              <w:t>7</w:t>
            </w:r>
            <w:r>
              <w:rPr>
                <w:noProof/>
                <w:webHidden/>
              </w:rPr>
              <w:fldChar w:fldCharType="end"/>
            </w:r>
          </w:hyperlink>
        </w:p>
        <w:p w14:paraId="3F53289C" w14:textId="46B9C89D" w:rsidR="006B12D8" w:rsidRDefault="006B12D8">
          <w:pPr>
            <w:pStyle w:val="12"/>
            <w:rPr>
              <w:rFonts w:asciiTheme="minorHAnsi" w:hAnsiTheme="minorHAnsi" w:cstheme="minorBidi"/>
              <w:noProof/>
              <w:kern w:val="2"/>
              <w:sz w:val="22"/>
              <w:szCs w:val="24"/>
              <w:lang w:val="en-US"/>
              <w14:ligatures w14:val="standardContextual"/>
            </w:rPr>
          </w:pPr>
          <w:hyperlink w:anchor="_Toc241582644" w:history="1">
            <w:r w:rsidRPr="001A1256">
              <w:rPr>
                <w:rStyle w:val="ab"/>
                <w:rFonts w:ascii="맑은 고딕" w:eastAsia="맑은 고딕" w:hAnsi="맑은 고딕" w:cs="맑은 고딕"/>
                <w:b/>
                <w:bCs/>
                <w:noProof/>
              </w:rPr>
              <w:t>4.</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필수 성능 시험 요약</w:t>
            </w:r>
            <w:r>
              <w:rPr>
                <w:noProof/>
                <w:webHidden/>
              </w:rPr>
              <w:tab/>
            </w:r>
            <w:r>
              <w:rPr>
                <w:noProof/>
                <w:webHidden/>
              </w:rPr>
              <w:fldChar w:fldCharType="begin"/>
            </w:r>
            <w:r>
              <w:rPr>
                <w:noProof/>
                <w:webHidden/>
              </w:rPr>
              <w:instrText xml:space="preserve"> PAGEREF _Toc241582644 \h </w:instrText>
            </w:r>
            <w:r>
              <w:rPr>
                <w:noProof/>
                <w:webHidden/>
              </w:rPr>
            </w:r>
            <w:r>
              <w:rPr>
                <w:noProof/>
                <w:webHidden/>
              </w:rPr>
              <w:fldChar w:fldCharType="separate"/>
            </w:r>
            <w:r>
              <w:rPr>
                <w:noProof/>
                <w:webHidden/>
              </w:rPr>
              <w:t>8</w:t>
            </w:r>
            <w:r>
              <w:rPr>
                <w:noProof/>
                <w:webHidden/>
              </w:rPr>
              <w:fldChar w:fldCharType="end"/>
            </w:r>
          </w:hyperlink>
        </w:p>
        <w:p w14:paraId="7449B9E4" w14:textId="46DD8307" w:rsidR="006B12D8" w:rsidRDefault="006B12D8">
          <w:pPr>
            <w:pStyle w:val="20"/>
            <w:tabs>
              <w:tab w:val="left" w:pos="1100"/>
              <w:tab w:val="right" w:leader="dot" w:pos="9628"/>
            </w:tabs>
            <w:ind w:left="400"/>
            <w:rPr>
              <w:rFonts w:asciiTheme="minorHAnsi" w:hAnsiTheme="minorHAnsi" w:cstheme="minorBidi"/>
              <w:noProof/>
              <w:kern w:val="2"/>
              <w:sz w:val="22"/>
              <w:szCs w:val="24"/>
              <w:lang w:val="en-US"/>
              <w14:ligatures w14:val="standardContextual"/>
            </w:rPr>
          </w:pPr>
          <w:hyperlink w:anchor="_Toc241582645" w:history="1">
            <w:r w:rsidRPr="001A1256">
              <w:rPr>
                <w:rStyle w:val="ab"/>
                <w:rFonts w:ascii="맑은 고딕" w:eastAsia="맑은 고딕" w:hAnsi="맑은 고딕" w:cs="맑은 고딕"/>
                <w:b/>
                <w:bCs/>
                <w:noProof/>
              </w:rPr>
              <w:t>4.1.</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필요 장비 및 지그</w:t>
            </w:r>
            <w:r>
              <w:rPr>
                <w:noProof/>
                <w:webHidden/>
              </w:rPr>
              <w:tab/>
            </w:r>
            <w:r>
              <w:rPr>
                <w:noProof/>
                <w:webHidden/>
              </w:rPr>
              <w:fldChar w:fldCharType="begin"/>
            </w:r>
            <w:r>
              <w:rPr>
                <w:noProof/>
                <w:webHidden/>
              </w:rPr>
              <w:instrText xml:space="preserve"> PAGEREF _Toc241582645 \h </w:instrText>
            </w:r>
            <w:r>
              <w:rPr>
                <w:noProof/>
                <w:webHidden/>
              </w:rPr>
            </w:r>
            <w:r>
              <w:rPr>
                <w:noProof/>
                <w:webHidden/>
              </w:rPr>
              <w:fldChar w:fldCharType="separate"/>
            </w:r>
            <w:r>
              <w:rPr>
                <w:noProof/>
                <w:webHidden/>
              </w:rPr>
              <w:t>8</w:t>
            </w:r>
            <w:r>
              <w:rPr>
                <w:noProof/>
                <w:webHidden/>
              </w:rPr>
              <w:fldChar w:fldCharType="end"/>
            </w:r>
          </w:hyperlink>
        </w:p>
        <w:p w14:paraId="4B6D5C22" w14:textId="6BD1D48B" w:rsidR="006B12D8" w:rsidRDefault="006B12D8">
          <w:pPr>
            <w:pStyle w:val="30"/>
            <w:tabs>
              <w:tab w:val="left" w:pos="1760"/>
              <w:tab w:val="right" w:leader="dot" w:pos="9628"/>
            </w:tabs>
            <w:ind w:left="800"/>
            <w:rPr>
              <w:rFonts w:asciiTheme="minorHAnsi" w:hAnsiTheme="minorHAnsi" w:cstheme="minorBidi"/>
              <w:noProof/>
              <w:kern w:val="2"/>
              <w:sz w:val="22"/>
              <w:szCs w:val="24"/>
              <w:lang w:val="en-US"/>
              <w14:ligatures w14:val="standardContextual"/>
            </w:rPr>
          </w:pPr>
          <w:hyperlink w:anchor="_Toc241582646" w:history="1">
            <w:r w:rsidRPr="001A1256">
              <w:rPr>
                <w:rStyle w:val="ab"/>
                <w:rFonts w:ascii="맑은 고딕" w:eastAsia="맑은 고딕" w:hAnsi="맑은 고딕" w:cs="맑은 고딕"/>
                <w:b/>
                <w:bCs/>
                <w:noProof/>
              </w:rPr>
              <w:t>4.1.1.</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측정장비 교정 정보</w:t>
            </w:r>
            <w:r>
              <w:rPr>
                <w:noProof/>
                <w:webHidden/>
              </w:rPr>
              <w:tab/>
            </w:r>
            <w:r>
              <w:rPr>
                <w:noProof/>
                <w:webHidden/>
              </w:rPr>
              <w:fldChar w:fldCharType="begin"/>
            </w:r>
            <w:r>
              <w:rPr>
                <w:noProof/>
                <w:webHidden/>
              </w:rPr>
              <w:instrText xml:space="preserve"> PAGEREF _Toc241582646 \h </w:instrText>
            </w:r>
            <w:r>
              <w:rPr>
                <w:noProof/>
                <w:webHidden/>
              </w:rPr>
            </w:r>
            <w:r>
              <w:rPr>
                <w:noProof/>
                <w:webHidden/>
              </w:rPr>
              <w:fldChar w:fldCharType="separate"/>
            </w:r>
            <w:r>
              <w:rPr>
                <w:noProof/>
                <w:webHidden/>
              </w:rPr>
              <w:t>12</w:t>
            </w:r>
            <w:r>
              <w:rPr>
                <w:noProof/>
                <w:webHidden/>
              </w:rPr>
              <w:fldChar w:fldCharType="end"/>
            </w:r>
          </w:hyperlink>
        </w:p>
        <w:p w14:paraId="3D746B61" w14:textId="38D6E0A8" w:rsidR="006B12D8" w:rsidRDefault="006B12D8">
          <w:pPr>
            <w:pStyle w:val="20"/>
            <w:tabs>
              <w:tab w:val="left" w:pos="1100"/>
              <w:tab w:val="right" w:leader="dot" w:pos="9628"/>
            </w:tabs>
            <w:ind w:left="400"/>
            <w:rPr>
              <w:rFonts w:asciiTheme="minorHAnsi" w:hAnsiTheme="minorHAnsi" w:cstheme="minorBidi"/>
              <w:noProof/>
              <w:kern w:val="2"/>
              <w:sz w:val="22"/>
              <w:szCs w:val="24"/>
              <w:lang w:val="en-US"/>
              <w14:ligatures w14:val="standardContextual"/>
            </w:rPr>
          </w:pPr>
          <w:hyperlink w:anchor="_Toc241582647" w:history="1">
            <w:r w:rsidRPr="001A1256">
              <w:rPr>
                <w:rStyle w:val="ab"/>
                <w:rFonts w:ascii="맑은 고딕" w:eastAsia="맑은 고딕" w:hAnsi="맑은 고딕" w:cs="맑은 고딕"/>
                <w:b/>
                <w:bCs/>
                <w:noProof/>
              </w:rPr>
              <w:t>4.2.</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필요 시료</w:t>
            </w:r>
            <w:r>
              <w:rPr>
                <w:noProof/>
                <w:webHidden/>
              </w:rPr>
              <w:tab/>
            </w:r>
            <w:r>
              <w:rPr>
                <w:noProof/>
                <w:webHidden/>
              </w:rPr>
              <w:fldChar w:fldCharType="begin"/>
            </w:r>
            <w:r>
              <w:rPr>
                <w:noProof/>
                <w:webHidden/>
              </w:rPr>
              <w:instrText xml:space="preserve"> PAGEREF _Toc241582647 \h </w:instrText>
            </w:r>
            <w:r>
              <w:rPr>
                <w:noProof/>
                <w:webHidden/>
              </w:rPr>
            </w:r>
            <w:r>
              <w:rPr>
                <w:noProof/>
                <w:webHidden/>
              </w:rPr>
              <w:fldChar w:fldCharType="separate"/>
            </w:r>
            <w:r>
              <w:rPr>
                <w:noProof/>
                <w:webHidden/>
              </w:rPr>
              <w:t>12</w:t>
            </w:r>
            <w:r>
              <w:rPr>
                <w:noProof/>
                <w:webHidden/>
              </w:rPr>
              <w:fldChar w:fldCharType="end"/>
            </w:r>
          </w:hyperlink>
        </w:p>
        <w:p w14:paraId="364838B6" w14:textId="7D7D32C5" w:rsidR="006B12D8" w:rsidRDefault="006B12D8">
          <w:pPr>
            <w:pStyle w:val="20"/>
            <w:tabs>
              <w:tab w:val="left" w:pos="1100"/>
              <w:tab w:val="right" w:leader="dot" w:pos="9628"/>
            </w:tabs>
            <w:ind w:left="400"/>
            <w:rPr>
              <w:rFonts w:asciiTheme="minorHAnsi" w:hAnsiTheme="minorHAnsi" w:cstheme="minorBidi"/>
              <w:noProof/>
              <w:kern w:val="2"/>
              <w:sz w:val="22"/>
              <w:szCs w:val="24"/>
              <w:lang w:val="en-US"/>
              <w14:ligatures w14:val="standardContextual"/>
            </w:rPr>
          </w:pPr>
          <w:hyperlink w:anchor="_Toc241582648" w:history="1">
            <w:r w:rsidRPr="001A1256">
              <w:rPr>
                <w:rStyle w:val="ab"/>
                <w:rFonts w:ascii="맑은 고딕" w:eastAsia="맑은 고딕" w:hAnsi="맑은 고딕" w:cs="맑은 고딕"/>
                <w:b/>
                <w:bCs/>
                <w:noProof/>
              </w:rPr>
              <w:t>4.3.</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목록</w:t>
            </w:r>
            <w:r>
              <w:rPr>
                <w:noProof/>
                <w:webHidden/>
              </w:rPr>
              <w:tab/>
            </w:r>
            <w:r>
              <w:rPr>
                <w:noProof/>
                <w:webHidden/>
              </w:rPr>
              <w:fldChar w:fldCharType="begin"/>
            </w:r>
            <w:r>
              <w:rPr>
                <w:noProof/>
                <w:webHidden/>
              </w:rPr>
              <w:instrText xml:space="preserve"> PAGEREF _Toc241582648 \h </w:instrText>
            </w:r>
            <w:r>
              <w:rPr>
                <w:noProof/>
                <w:webHidden/>
              </w:rPr>
            </w:r>
            <w:r>
              <w:rPr>
                <w:noProof/>
                <w:webHidden/>
              </w:rPr>
              <w:fldChar w:fldCharType="separate"/>
            </w:r>
            <w:r>
              <w:rPr>
                <w:noProof/>
                <w:webHidden/>
              </w:rPr>
              <w:t>13</w:t>
            </w:r>
            <w:r>
              <w:rPr>
                <w:noProof/>
                <w:webHidden/>
              </w:rPr>
              <w:fldChar w:fldCharType="end"/>
            </w:r>
          </w:hyperlink>
        </w:p>
        <w:p w14:paraId="0BB47B1B" w14:textId="0E3A572D" w:rsidR="006B12D8" w:rsidRDefault="006B12D8">
          <w:pPr>
            <w:pStyle w:val="12"/>
            <w:rPr>
              <w:rFonts w:asciiTheme="minorHAnsi" w:hAnsiTheme="minorHAnsi" w:cstheme="minorBidi"/>
              <w:noProof/>
              <w:kern w:val="2"/>
              <w:sz w:val="22"/>
              <w:szCs w:val="24"/>
              <w:lang w:val="en-US"/>
              <w14:ligatures w14:val="standardContextual"/>
            </w:rPr>
          </w:pPr>
          <w:hyperlink w:anchor="_Toc241582649" w:history="1">
            <w:r w:rsidRPr="001A1256">
              <w:rPr>
                <w:rStyle w:val="ab"/>
                <w:rFonts w:ascii="맑은 고딕" w:eastAsia="맑은 고딕" w:hAnsi="맑은 고딕" w:cs="맑은 고딕"/>
                <w:b/>
                <w:bCs/>
                <w:noProof/>
              </w:rPr>
              <w:t>5.</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필수 성능 시험</w:t>
            </w:r>
            <w:r>
              <w:rPr>
                <w:noProof/>
                <w:webHidden/>
              </w:rPr>
              <w:tab/>
            </w:r>
            <w:r>
              <w:rPr>
                <w:noProof/>
                <w:webHidden/>
              </w:rPr>
              <w:fldChar w:fldCharType="begin"/>
            </w:r>
            <w:r>
              <w:rPr>
                <w:noProof/>
                <w:webHidden/>
              </w:rPr>
              <w:instrText xml:space="preserve"> PAGEREF _Toc241582649 \h </w:instrText>
            </w:r>
            <w:r>
              <w:rPr>
                <w:noProof/>
                <w:webHidden/>
              </w:rPr>
            </w:r>
            <w:r>
              <w:rPr>
                <w:noProof/>
                <w:webHidden/>
              </w:rPr>
              <w:fldChar w:fldCharType="separate"/>
            </w:r>
            <w:r>
              <w:rPr>
                <w:noProof/>
                <w:webHidden/>
              </w:rPr>
              <w:t>14</w:t>
            </w:r>
            <w:r>
              <w:rPr>
                <w:noProof/>
                <w:webHidden/>
              </w:rPr>
              <w:fldChar w:fldCharType="end"/>
            </w:r>
          </w:hyperlink>
        </w:p>
        <w:p w14:paraId="25E37E3F" w14:textId="7C9B5A58" w:rsidR="006B12D8" w:rsidRDefault="006B12D8">
          <w:pPr>
            <w:pStyle w:val="20"/>
            <w:tabs>
              <w:tab w:val="left" w:pos="1100"/>
              <w:tab w:val="right" w:leader="dot" w:pos="9628"/>
            </w:tabs>
            <w:ind w:left="400"/>
            <w:rPr>
              <w:rFonts w:asciiTheme="minorHAnsi" w:hAnsiTheme="minorHAnsi" w:cstheme="minorBidi"/>
              <w:noProof/>
              <w:kern w:val="2"/>
              <w:sz w:val="22"/>
              <w:szCs w:val="24"/>
              <w:lang w:val="en-US"/>
              <w14:ligatures w14:val="standardContextual"/>
            </w:rPr>
          </w:pPr>
          <w:hyperlink w:anchor="_Toc241582650" w:history="1">
            <w:r w:rsidRPr="001A1256">
              <w:rPr>
                <w:rStyle w:val="ab"/>
                <w:rFonts w:ascii="맑은 고딕" w:eastAsia="맑은 고딕" w:hAnsi="맑은 고딕" w:cs="맑은 고딕"/>
                <w:b/>
                <w:bCs/>
                <w:noProof/>
              </w:rPr>
              <w:t>5.1.</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ID : SYS-EP-TEST-ID-1</w:t>
            </w:r>
            <w:r>
              <w:rPr>
                <w:noProof/>
                <w:webHidden/>
              </w:rPr>
              <w:tab/>
            </w:r>
            <w:r>
              <w:rPr>
                <w:noProof/>
                <w:webHidden/>
              </w:rPr>
              <w:fldChar w:fldCharType="begin"/>
            </w:r>
            <w:r>
              <w:rPr>
                <w:noProof/>
                <w:webHidden/>
              </w:rPr>
              <w:instrText xml:space="preserve"> PAGEREF _Toc241582650 \h </w:instrText>
            </w:r>
            <w:r>
              <w:rPr>
                <w:noProof/>
                <w:webHidden/>
              </w:rPr>
            </w:r>
            <w:r>
              <w:rPr>
                <w:noProof/>
                <w:webHidden/>
              </w:rPr>
              <w:fldChar w:fldCharType="separate"/>
            </w:r>
            <w:r>
              <w:rPr>
                <w:noProof/>
                <w:webHidden/>
              </w:rPr>
              <w:t>14</w:t>
            </w:r>
            <w:r>
              <w:rPr>
                <w:noProof/>
                <w:webHidden/>
              </w:rPr>
              <w:fldChar w:fldCharType="end"/>
            </w:r>
          </w:hyperlink>
        </w:p>
        <w:p w14:paraId="236EFCA6" w14:textId="0478BFDB" w:rsidR="006B12D8" w:rsidRDefault="006B12D8">
          <w:pPr>
            <w:pStyle w:val="30"/>
            <w:tabs>
              <w:tab w:val="left" w:pos="1760"/>
              <w:tab w:val="right" w:leader="dot" w:pos="9628"/>
            </w:tabs>
            <w:ind w:left="800"/>
            <w:rPr>
              <w:rFonts w:asciiTheme="minorHAnsi" w:hAnsiTheme="minorHAnsi" w:cstheme="minorBidi"/>
              <w:noProof/>
              <w:kern w:val="2"/>
              <w:sz w:val="22"/>
              <w:szCs w:val="24"/>
              <w:lang w:val="en-US"/>
              <w14:ligatures w14:val="standardContextual"/>
            </w:rPr>
          </w:pPr>
          <w:hyperlink w:anchor="_Toc241582651" w:history="1">
            <w:r w:rsidRPr="001A1256">
              <w:rPr>
                <w:rStyle w:val="ab"/>
                <w:rFonts w:ascii="맑은 고딕" w:eastAsia="맑은 고딕" w:hAnsi="맑은 고딕" w:cs="맑은 고딕"/>
                <w:b/>
                <w:bCs/>
                <w:noProof/>
              </w:rPr>
              <w:t>5.1.1.</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설명</w:t>
            </w:r>
            <w:r>
              <w:rPr>
                <w:noProof/>
                <w:webHidden/>
              </w:rPr>
              <w:tab/>
            </w:r>
            <w:r>
              <w:rPr>
                <w:noProof/>
                <w:webHidden/>
              </w:rPr>
              <w:fldChar w:fldCharType="begin"/>
            </w:r>
            <w:r>
              <w:rPr>
                <w:noProof/>
                <w:webHidden/>
              </w:rPr>
              <w:instrText xml:space="preserve"> PAGEREF _Toc241582651 \h </w:instrText>
            </w:r>
            <w:r>
              <w:rPr>
                <w:noProof/>
                <w:webHidden/>
              </w:rPr>
            </w:r>
            <w:r>
              <w:rPr>
                <w:noProof/>
                <w:webHidden/>
              </w:rPr>
              <w:fldChar w:fldCharType="separate"/>
            </w:r>
            <w:r>
              <w:rPr>
                <w:noProof/>
                <w:webHidden/>
              </w:rPr>
              <w:t>14</w:t>
            </w:r>
            <w:r>
              <w:rPr>
                <w:noProof/>
                <w:webHidden/>
              </w:rPr>
              <w:fldChar w:fldCharType="end"/>
            </w:r>
          </w:hyperlink>
        </w:p>
        <w:p w14:paraId="73DF23E6" w14:textId="64DBB64D" w:rsidR="006B12D8" w:rsidRDefault="006B12D8">
          <w:pPr>
            <w:pStyle w:val="30"/>
            <w:tabs>
              <w:tab w:val="left" w:pos="1760"/>
              <w:tab w:val="right" w:leader="dot" w:pos="9628"/>
            </w:tabs>
            <w:ind w:left="800"/>
            <w:rPr>
              <w:rFonts w:asciiTheme="minorHAnsi" w:hAnsiTheme="minorHAnsi" w:cstheme="minorBidi"/>
              <w:noProof/>
              <w:kern w:val="2"/>
              <w:sz w:val="22"/>
              <w:szCs w:val="24"/>
              <w:lang w:val="en-US"/>
              <w14:ligatures w14:val="standardContextual"/>
            </w:rPr>
          </w:pPr>
          <w:hyperlink w:anchor="_Toc241582652" w:history="1">
            <w:r w:rsidRPr="001A1256">
              <w:rPr>
                <w:rStyle w:val="ab"/>
                <w:rFonts w:ascii="맑은 고딕" w:eastAsia="맑은 고딕" w:hAnsi="맑은 고딕" w:cs="맑은 고딕"/>
                <w:b/>
                <w:bCs/>
                <w:noProof/>
              </w:rPr>
              <w:t>5.1.2.</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준비 및 초기 조건</w:t>
            </w:r>
            <w:r>
              <w:rPr>
                <w:noProof/>
                <w:webHidden/>
              </w:rPr>
              <w:tab/>
            </w:r>
            <w:r>
              <w:rPr>
                <w:noProof/>
                <w:webHidden/>
              </w:rPr>
              <w:fldChar w:fldCharType="begin"/>
            </w:r>
            <w:r>
              <w:rPr>
                <w:noProof/>
                <w:webHidden/>
              </w:rPr>
              <w:instrText xml:space="preserve"> PAGEREF _Toc241582652 \h </w:instrText>
            </w:r>
            <w:r>
              <w:rPr>
                <w:noProof/>
                <w:webHidden/>
              </w:rPr>
            </w:r>
            <w:r>
              <w:rPr>
                <w:noProof/>
                <w:webHidden/>
              </w:rPr>
              <w:fldChar w:fldCharType="separate"/>
            </w:r>
            <w:r>
              <w:rPr>
                <w:noProof/>
                <w:webHidden/>
              </w:rPr>
              <w:t>14</w:t>
            </w:r>
            <w:r>
              <w:rPr>
                <w:noProof/>
                <w:webHidden/>
              </w:rPr>
              <w:fldChar w:fldCharType="end"/>
            </w:r>
          </w:hyperlink>
        </w:p>
        <w:p w14:paraId="52712637" w14:textId="4617A681" w:rsidR="006B12D8" w:rsidRDefault="006B12D8">
          <w:pPr>
            <w:pStyle w:val="30"/>
            <w:tabs>
              <w:tab w:val="left" w:pos="1760"/>
              <w:tab w:val="right" w:leader="dot" w:pos="9628"/>
            </w:tabs>
            <w:ind w:left="800"/>
            <w:rPr>
              <w:rFonts w:asciiTheme="minorHAnsi" w:hAnsiTheme="minorHAnsi" w:cstheme="minorBidi"/>
              <w:noProof/>
              <w:kern w:val="2"/>
              <w:sz w:val="22"/>
              <w:szCs w:val="24"/>
              <w:lang w:val="en-US"/>
              <w14:ligatures w14:val="standardContextual"/>
            </w:rPr>
          </w:pPr>
          <w:hyperlink w:anchor="_Toc241582653" w:history="1">
            <w:r w:rsidRPr="001A1256">
              <w:rPr>
                <w:rStyle w:val="ab"/>
                <w:rFonts w:ascii="맑은 고딕" w:eastAsia="맑은 고딕" w:hAnsi="맑은 고딕" w:cs="맑은 고딕"/>
                <w:b/>
                <w:bCs/>
                <w:noProof/>
              </w:rPr>
              <w:t>5.1.3.</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진행</w:t>
            </w:r>
            <w:r>
              <w:rPr>
                <w:noProof/>
                <w:webHidden/>
              </w:rPr>
              <w:tab/>
            </w:r>
            <w:r>
              <w:rPr>
                <w:noProof/>
                <w:webHidden/>
              </w:rPr>
              <w:fldChar w:fldCharType="begin"/>
            </w:r>
            <w:r>
              <w:rPr>
                <w:noProof/>
                <w:webHidden/>
              </w:rPr>
              <w:instrText xml:space="preserve"> PAGEREF _Toc241582653 \h </w:instrText>
            </w:r>
            <w:r>
              <w:rPr>
                <w:noProof/>
                <w:webHidden/>
              </w:rPr>
            </w:r>
            <w:r>
              <w:rPr>
                <w:noProof/>
                <w:webHidden/>
              </w:rPr>
              <w:fldChar w:fldCharType="separate"/>
            </w:r>
            <w:r>
              <w:rPr>
                <w:noProof/>
                <w:webHidden/>
              </w:rPr>
              <w:t>21</w:t>
            </w:r>
            <w:r>
              <w:rPr>
                <w:noProof/>
                <w:webHidden/>
              </w:rPr>
              <w:fldChar w:fldCharType="end"/>
            </w:r>
          </w:hyperlink>
        </w:p>
        <w:p w14:paraId="59D3E8F7" w14:textId="14E895C6" w:rsidR="006B12D8" w:rsidRDefault="006B12D8">
          <w:pPr>
            <w:pStyle w:val="20"/>
            <w:tabs>
              <w:tab w:val="left" w:pos="1100"/>
              <w:tab w:val="right" w:leader="dot" w:pos="9628"/>
            </w:tabs>
            <w:ind w:left="400"/>
            <w:rPr>
              <w:rFonts w:asciiTheme="minorHAnsi" w:hAnsiTheme="minorHAnsi" w:cstheme="minorBidi"/>
              <w:noProof/>
              <w:kern w:val="2"/>
              <w:sz w:val="22"/>
              <w:szCs w:val="24"/>
              <w:lang w:val="en-US"/>
              <w14:ligatures w14:val="standardContextual"/>
            </w:rPr>
          </w:pPr>
          <w:hyperlink w:anchor="_Toc241582654" w:history="1">
            <w:r w:rsidRPr="001A1256">
              <w:rPr>
                <w:rStyle w:val="ab"/>
                <w:rFonts w:ascii="맑은 고딕" w:eastAsia="맑은 고딕" w:hAnsi="맑은 고딕" w:cs="맑은 고딕"/>
                <w:b/>
                <w:bCs/>
                <w:noProof/>
              </w:rPr>
              <w:t>5.2.</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ID : SYS-EP-TEST-ID-2</w:t>
            </w:r>
            <w:r>
              <w:rPr>
                <w:noProof/>
                <w:webHidden/>
              </w:rPr>
              <w:tab/>
            </w:r>
            <w:r>
              <w:rPr>
                <w:noProof/>
                <w:webHidden/>
              </w:rPr>
              <w:fldChar w:fldCharType="begin"/>
            </w:r>
            <w:r>
              <w:rPr>
                <w:noProof/>
                <w:webHidden/>
              </w:rPr>
              <w:instrText xml:space="preserve"> PAGEREF _Toc241582654 \h </w:instrText>
            </w:r>
            <w:r>
              <w:rPr>
                <w:noProof/>
                <w:webHidden/>
              </w:rPr>
            </w:r>
            <w:r>
              <w:rPr>
                <w:noProof/>
                <w:webHidden/>
              </w:rPr>
              <w:fldChar w:fldCharType="separate"/>
            </w:r>
            <w:r>
              <w:rPr>
                <w:noProof/>
                <w:webHidden/>
              </w:rPr>
              <w:t>25</w:t>
            </w:r>
            <w:r>
              <w:rPr>
                <w:noProof/>
                <w:webHidden/>
              </w:rPr>
              <w:fldChar w:fldCharType="end"/>
            </w:r>
          </w:hyperlink>
        </w:p>
        <w:p w14:paraId="319D3588" w14:textId="0EBA6D26" w:rsidR="006B12D8" w:rsidRDefault="006B12D8">
          <w:pPr>
            <w:pStyle w:val="30"/>
            <w:tabs>
              <w:tab w:val="left" w:pos="1760"/>
              <w:tab w:val="right" w:leader="dot" w:pos="9628"/>
            </w:tabs>
            <w:ind w:left="800"/>
            <w:rPr>
              <w:rFonts w:asciiTheme="minorHAnsi" w:hAnsiTheme="minorHAnsi" w:cstheme="minorBidi"/>
              <w:noProof/>
              <w:kern w:val="2"/>
              <w:sz w:val="22"/>
              <w:szCs w:val="24"/>
              <w:lang w:val="en-US"/>
              <w14:ligatures w14:val="standardContextual"/>
            </w:rPr>
          </w:pPr>
          <w:hyperlink w:anchor="_Toc241582655" w:history="1">
            <w:r w:rsidRPr="001A1256">
              <w:rPr>
                <w:rStyle w:val="ab"/>
                <w:rFonts w:ascii="맑은 고딕" w:eastAsia="맑은 고딕" w:hAnsi="맑은 고딕" w:cs="맑은 고딕"/>
                <w:b/>
                <w:bCs/>
                <w:noProof/>
              </w:rPr>
              <w:t>5.2.1.</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설명</w:t>
            </w:r>
            <w:r>
              <w:rPr>
                <w:noProof/>
                <w:webHidden/>
              </w:rPr>
              <w:tab/>
            </w:r>
            <w:r>
              <w:rPr>
                <w:noProof/>
                <w:webHidden/>
              </w:rPr>
              <w:fldChar w:fldCharType="begin"/>
            </w:r>
            <w:r>
              <w:rPr>
                <w:noProof/>
                <w:webHidden/>
              </w:rPr>
              <w:instrText xml:space="preserve"> PAGEREF _Toc241582655 \h </w:instrText>
            </w:r>
            <w:r>
              <w:rPr>
                <w:noProof/>
                <w:webHidden/>
              </w:rPr>
            </w:r>
            <w:r>
              <w:rPr>
                <w:noProof/>
                <w:webHidden/>
              </w:rPr>
              <w:fldChar w:fldCharType="separate"/>
            </w:r>
            <w:r>
              <w:rPr>
                <w:noProof/>
                <w:webHidden/>
              </w:rPr>
              <w:t>25</w:t>
            </w:r>
            <w:r>
              <w:rPr>
                <w:noProof/>
                <w:webHidden/>
              </w:rPr>
              <w:fldChar w:fldCharType="end"/>
            </w:r>
          </w:hyperlink>
        </w:p>
        <w:p w14:paraId="771B6829" w14:textId="2FF934B6" w:rsidR="006B12D8" w:rsidRDefault="006B12D8">
          <w:pPr>
            <w:pStyle w:val="30"/>
            <w:tabs>
              <w:tab w:val="left" w:pos="1760"/>
              <w:tab w:val="right" w:leader="dot" w:pos="9628"/>
            </w:tabs>
            <w:ind w:left="800"/>
            <w:rPr>
              <w:rFonts w:asciiTheme="minorHAnsi" w:hAnsiTheme="minorHAnsi" w:cstheme="minorBidi"/>
              <w:noProof/>
              <w:kern w:val="2"/>
              <w:sz w:val="22"/>
              <w:szCs w:val="24"/>
              <w:lang w:val="en-US"/>
              <w14:ligatures w14:val="standardContextual"/>
            </w:rPr>
          </w:pPr>
          <w:hyperlink w:anchor="_Toc241582656" w:history="1">
            <w:r w:rsidRPr="001A1256">
              <w:rPr>
                <w:rStyle w:val="ab"/>
                <w:rFonts w:ascii="맑은 고딕" w:eastAsia="맑은 고딕" w:hAnsi="맑은 고딕" w:cs="맑은 고딕"/>
                <w:b/>
                <w:bCs/>
                <w:noProof/>
              </w:rPr>
              <w:t>5.2.2.</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준비 및 초기 조건</w:t>
            </w:r>
            <w:r>
              <w:rPr>
                <w:noProof/>
                <w:webHidden/>
              </w:rPr>
              <w:tab/>
            </w:r>
            <w:r>
              <w:rPr>
                <w:noProof/>
                <w:webHidden/>
              </w:rPr>
              <w:fldChar w:fldCharType="begin"/>
            </w:r>
            <w:r>
              <w:rPr>
                <w:noProof/>
                <w:webHidden/>
              </w:rPr>
              <w:instrText xml:space="preserve"> PAGEREF _Toc241582656 \h </w:instrText>
            </w:r>
            <w:r>
              <w:rPr>
                <w:noProof/>
                <w:webHidden/>
              </w:rPr>
            </w:r>
            <w:r>
              <w:rPr>
                <w:noProof/>
                <w:webHidden/>
              </w:rPr>
              <w:fldChar w:fldCharType="separate"/>
            </w:r>
            <w:r>
              <w:rPr>
                <w:noProof/>
                <w:webHidden/>
              </w:rPr>
              <w:t>25</w:t>
            </w:r>
            <w:r>
              <w:rPr>
                <w:noProof/>
                <w:webHidden/>
              </w:rPr>
              <w:fldChar w:fldCharType="end"/>
            </w:r>
          </w:hyperlink>
        </w:p>
        <w:p w14:paraId="7177F137" w14:textId="5D89B567" w:rsidR="006B12D8" w:rsidRDefault="006B12D8">
          <w:pPr>
            <w:pStyle w:val="30"/>
            <w:tabs>
              <w:tab w:val="left" w:pos="1760"/>
              <w:tab w:val="right" w:leader="dot" w:pos="9628"/>
            </w:tabs>
            <w:ind w:left="800"/>
            <w:rPr>
              <w:rFonts w:asciiTheme="minorHAnsi" w:hAnsiTheme="minorHAnsi" w:cstheme="minorBidi"/>
              <w:noProof/>
              <w:kern w:val="2"/>
              <w:sz w:val="22"/>
              <w:szCs w:val="24"/>
              <w:lang w:val="en-US"/>
              <w14:ligatures w14:val="standardContextual"/>
            </w:rPr>
          </w:pPr>
          <w:hyperlink w:anchor="_Toc241582657" w:history="1">
            <w:r w:rsidRPr="001A1256">
              <w:rPr>
                <w:rStyle w:val="ab"/>
                <w:rFonts w:ascii="맑은 고딕" w:eastAsia="맑은 고딕" w:hAnsi="맑은 고딕" w:cs="맑은 고딕"/>
                <w:b/>
                <w:bCs/>
                <w:noProof/>
              </w:rPr>
              <w:t>5.2.3.</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진행</w:t>
            </w:r>
            <w:r>
              <w:rPr>
                <w:noProof/>
                <w:webHidden/>
              </w:rPr>
              <w:tab/>
            </w:r>
            <w:r>
              <w:rPr>
                <w:noProof/>
                <w:webHidden/>
              </w:rPr>
              <w:fldChar w:fldCharType="begin"/>
            </w:r>
            <w:r>
              <w:rPr>
                <w:noProof/>
                <w:webHidden/>
              </w:rPr>
              <w:instrText xml:space="preserve"> PAGEREF _Toc241582657 \h </w:instrText>
            </w:r>
            <w:r>
              <w:rPr>
                <w:noProof/>
                <w:webHidden/>
              </w:rPr>
            </w:r>
            <w:r>
              <w:rPr>
                <w:noProof/>
                <w:webHidden/>
              </w:rPr>
              <w:fldChar w:fldCharType="separate"/>
            </w:r>
            <w:r>
              <w:rPr>
                <w:noProof/>
                <w:webHidden/>
              </w:rPr>
              <w:t>25</w:t>
            </w:r>
            <w:r>
              <w:rPr>
                <w:noProof/>
                <w:webHidden/>
              </w:rPr>
              <w:fldChar w:fldCharType="end"/>
            </w:r>
          </w:hyperlink>
        </w:p>
        <w:p w14:paraId="216DC2CB" w14:textId="4E271552" w:rsidR="006B12D8" w:rsidRDefault="006B12D8">
          <w:pPr>
            <w:pStyle w:val="20"/>
            <w:tabs>
              <w:tab w:val="left" w:pos="1100"/>
              <w:tab w:val="right" w:leader="dot" w:pos="9628"/>
            </w:tabs>
            <w:ind w:left="400"/>
            <w:rPr>
              <w:rFonts w:asciiTheme="minorHAnsi" w:hAnsiTheme="minorHAnsi" w:cstheme="minorBidi"/>
              <w:noProof/>
              <w:kern w:val="2"/>
              <w:sz w:val="22"/>
              <w:szCs w:val="24"/>
              <w:lang w:val="en-US"/>
              <w14:ligatures w14:val="standardContextual"/>
            </w:rPr>
          </w:pPr>
          <w:hyperlink w:anchor="_Toc241582658" w:history="1">
            <w:r w:rsidRPr="001A1256">
              <w:rPr>
                <w:rStyle w:val="ab"/>
                <w:rFonts w:ascii="맑은 고딕" w:eastAsia="맑은 고딕" w:hAnsi="맑은 고딕" w:cs="맑은 고딕"/>
                <w:b/>
                <w:bCs/>
                <w:noProof/>
              </w:rPr>
              <w:t>5.3.</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ID : SYS-EP-TEST-ID-3</w:t>
            </w:r>
            <w:r>
              <w:rPr>
                <w:noProof/>
                <w:webHidden/>
              </w:rPr>
              <w:tab/>
            </w:r>
            <w:r>
              <w:rPr>
                <w:noProof/>
                <w:webHidden/>
              </w:rPr>
              <w:fldChar w:fldCharType="begin"/>
            </w:r>
            <w:r>
              <w:rPr>
                <w:noProof/>
                <w:webHidden/>
              </w:rPr>
              <w:instrText xml:space="preserve"> PAGEREF _Toc241582658 \h </w:instrText>
            </w:r>
            <w:r>
              <w:rPr>
                <w:noProof/>
                <w:webHidden/>
              </w:rPr>
            </w:r>
            <w:r>
              <w:rPr>
                <w:noProof/>
                <w:webHidden/>
              </w:rPr>
              <w:fldChar w:fldCharType="separate"/>
            </w:r>
            <w:r>
              <w:rPr>
                <w:noProof/>
                <w:webHidden/>
              </w:rPr>
              <w:t>29</w:t>
            </w:r>
            <w:r>
              <w:rPr>
                <w:noProof/>
                <w:webHidden/>
              </w:rPr>
              <w:fldChar w:fldCharType="end"/>
            </w:r>
          </w:hyperlink>
        </w:p>
        <w:p w14:paraId="0AD6AA4F" w14:textId="10F9A28B" w:rsidR="006B12D8" w:rsidRDefault="006B12D8">
          <w:pPr>
            <w:pStyle w:val="30"/>
            <w:tabs>
              <w:tab w:val="left" w:pos="1760"/>
              <w:tab w:val="right" w:leader="dot" w:pos="9628"/>
            </w:tabs>
            <w:ind w:left="800"/>
            <w:rPr>
              <w:rFonts w:asciiTheme="minorHAnsi" w:hAnsiTheme="minorHAnsi" w:cstheme="minorBidi"/>
              <w:noProof/>
              <w:kern w:val="2"/>
              <w:sz w:val="22"/>
              <w:szCs w:val="24"/>
              <w:lang w:val="en-US"/>
              <w14:ligatures w14:val="standardContextual"/>
            </w:rPr>
          </w:pPr>
          <w:hyperlink w:anchor="_Toc241582659" w:history="1">
            <w:r w:rsidRPr="001A1256">
              <w:rPr>
                <w:rStyle w:val="ab"/>
                <w:rFonts w:ascii="맑은 고딕" w:eastAsia="맑은 고딕" w:hAnsi="맑은 고딕" w:cs="맑은 고딕"/>
                <w:b/>
                <w:bCs/>
                <w:noProof/>
              </w:rPr>
              <w:t>5.3.1.</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설명</w:t>
            </w:r>
            <w:r>
              <w:rPr>
                <w:noProof/>
                <w:webHidden/>
              </w:rPr>
              <w:tab/>
            </w:r>
            <w:r>
              <w:rPr>
                <w:noProof/>
                <w:webHidden/>
              </w:rPr>
              <w:fldChar w:fldCharType="begin"/>
            </w:r>
            <w:r>
              <w:rPr>
                <w:noProof/>
                <w:webHidden/>
              </w:rPr>
              <w:instrText xml:space="preserve"> PAGEREF _Toc241582659 \h </w:instrText>
            </w:r>
            <w:r>
              <w:rPr>
                <w:noProof/>
                <w:webHidden/>
              </w:rPr>
            </w:r>
            <w:r>
              <w:rPr>
                <w:noProof/>
                <w:webHidden/>
              </w:rPr>
              <w:fldChar w:fldCharType="separate"/>
            </w:r>
            <w:r>
              <w:rPr>
                <w:noProof/>
                <w:webHidden/>
              </w:rPr>
              <w:t>29</w:t>
            </w:r>
            <w:r>
              <w:rPr>
                <w:noProof/>
                <w:webHidden/>
              </w:rPr>
              <w:fldChar w:fldCharType="end"/>
            </w:r>
          </w:hyperlink>
        </w:p>
        <w:p w14:paraId="685053E4" w14:textId="6EE7A06B" w:rsidR="006B12D8" w:rsidRDefault="006B12D8">
          <w:pPr>
            <w:pStyle w:val="30"/>
            <w:tabs>
              <w:tab w:val="left" w:pos="1760"/>
              <w:tab w:val="right" w:leader="dot" w:pos="9628"/>
            </w:tabs>
            <w:ind w:left="800"/>
            <w:rPr>
              <w:rFonts w:asciiTheme="minorHAnsi" w:hAnsiTheme="minorHAnsi" w:cstheme="minorBidi"/>
              <w:noProof/>
              <w:kern w:val="2"/>
              <w:sz w:val="22"/>
              <w:szCs w:val="24"/>
              <w:lang w:val="en-US"/>
              <w14:ligatures w14:val="standardContextual"/>
            </w:rPr>
          </w:pPr>
          <w:hyperlink w:anchor="_Toc241582660" w:history="1">
            <w:r w:rsidRPr="001A1256">
              <w:rPr>
                <w:rStyle w:val="ab"/>
                <w:rFonts w:ascii="맑은 고딕" w:eastAsia="맑은 고딕" w:hAnsi="맑은 고딕" w:cs="맑은 고딕"/>
                <w:b/>
                <w:bCs/>
                <w:noProof/>
              </w:rPr>
              <w:t>5.3.2.</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준비 및 초기 조건</w:t>
            </w:r>
            <w:r>
              <w:rPr>
                <w:noProof/>
                <w:webHidden/>
              </w:rPr>
              <w:tab/>
            </w:r>
            <w:r>
              <w:rPr>
                <w:noProof/>
                <w:webHidden/>
              </w:rPr>
              <w:fldChar w:fldCharType="begin"/>
            </w:r>
            <w:r>
              <w:rPr>
                <w:noProof/>
                <w:webHidden/>
              </w:rPr>
              <w:instrText xml:space="preserve"> PAGEREF _Toc241582660 \h </w:instrText>
            </w:r>
            <w:r>
              <w:rPr>
                <w:noProof/>
                <w:webHidden/>
              </w:rPr>
            </w:r>
            <w:r>
              <w:rPr>
                <w:noProof/>
                <w:webHidden/>
              </w:rPr>
              <w:fldChar w:fldCharType="separate"/>
            </w:r>
            <w:r>
              <w:rPr>
                <w:noProof/>
                <w:webHidden/>
              </w:rPr>
              <w:t>29</w:t>
            </w:r>
            <w:r>
              <w:rPr>
                <w:noProof/>
                <w:webHidden/>
              </w:rPr>
              <w:fldChar w:fldCharType="end"/>
            </w:r>
          </w:hyperlink>
        </w:p>
        <w:p w14:paraId="6CAF3EB2" w14:textId="394A8B83" w:rsidR="006B12D8" w:rsidRDefault="006B12D8">
          <w:pPr>
            <w:pStyle w:val="30"/>
            <w:tabs>
              <w:tab w:val="left" w:pos="1760"/>
              <w:tab w:val="right" w:leader="dot" w:pos="9628"/>
            </w:tabs>
            <w:ind w:left="800"/>
            <w:rPr>
              <w:rFonts w:asciiTheme="minorHAnsi" w:hAnsiTheme="minorHAnsi" w:cstheme="minorBidi"/>
              <w:noProof/>
              <w:kern w:val="2"/>
              <w:sz w:val="22"/>
              <w:szCs w:val="24"/>
              <w:lang w:val="en-US"/>
              <w14:ligatures w14:val="standardContextual"/>
            </w:rPr>
          </w:pPr>
          <w:hyperlink w:anchor="_Toc241582661" w:history="1">
            <w:r w:rsidRPr="001A1256">
              <w:rPr>
                <w:rStyle w:val="ab"/>
                <w:rFonts w:ascii="맑은 고딕" w:eastAsia="맑은 고딕" w:hAnsi="맑은 고딕" w:cs="맑은 고딕"/>
                <w:b/>
                <w:bCs/>
                <w:noProof/>
              </w:rPr>
              <w:t>5.3.3.</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진행</w:t>
            </w:r>
            <w:r>
              <w:rPr>
                <w:noProof/>
                <w:webHidden/>
              </w:rPr>
              <w:tab/>
            </w:r>
            <w:r>
              <w:rPr>
                <w:noProof/>
                <w:webHidden/>
              </w:rPr>
              <w:fldChar w:fldCharType="begin"/>
            </w:r>
            <w:r>
              <w:rPr>
                <w:noProof/>
                <w:webHidden/>
              </w:rPr>
              <w:instrText xml:space="preserve"> PAGEREF _Toc241582661 \h </w:instrText>
            </w:r>
            <w:r>
              <w:rPr>
                <w:noProof/>
                <w:webHidden/>
              </w:rPr>
            </w:r>
            <w:r>
              <w:rPr>
                <w:noProof/>
                <w:webHidden/>
              </w:rPr>
              <w:fldChar w:fldCharType="separate"/>
            </w:r>
            <w:r>
              <w:rPr>
                <w:noProof/>
                <w:webHidden/>
              </w:rPr>
              <w:t>29</w:t>
            </w:r>
            <w:r>
              <w:rPr>
                <w:noProof/>
                <w:webHidden/>
              </w:rPr>
              <w:fldChar w:fldCharType="end"/>
            </w:r>
          </w:hyperlink>
        </w:p>
        <w:p w14:paraId="1A052FF2" w14:textId="7FC85159" w:rsidR="006B12D8" w:rsidRDefault="006B12D8">
          <w:pPr>
            <w:pStyle w:val="20"/>
            <w:tabs>
              <w:tab w:val="left" w:pos="1100"/>
              <w:tab w:val="right" w:leader="dot" w:pos="9628"/>
            </w:tabs>
            <w:ind w:left="400"/>
            <w:rPr>
              <w:rFonts w:asciiTheme="minorHAnsi" w:hAnsiTheme="minorHAnsi" w:cstheme="minorBidi"/>
              <w:noProof/>
              <w:kern w:val="2"/>
              <w:sz w:val="22"/>
              <w:szCs w:val="24"/>
              <w:lang w:val="en-US"/>
              <w14:ligatures w14:val="standardContextual"/>
            </w:rPr>
          </w:pPr>
          <w:hyperlink w:anchor="_Toc241582662" w:history="1">
            <w:r w:rsidRPr="001A1256">
              <w:rPr>
                <w:rStyle w:val="ab"/>
                <w:rFonts w:ascii="맑은 고딕" w:eastAsia="맑은 고딕" w:hAnsi="맑은 고딕" w:cs="맑은 고딕"/>
                <w:b/>
                <w:bCs/>
                <w:noProof/>
              </w:rPr>
              <w:t>5.4.</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ID : SYS-EP-TEST-ID-4</w:t>
            </w:r>
            <w:r>
              <w:rPr>
                <w:noProof/>
                <w:webHidden/>
              </w:rPr>
              <w:tab/>
            </w:r>
            <w:r>
              <w:rPr>
                <w:noProof/>
                <w:webHidden/>
              </w:rPr>
              <w:fldChar w:fldCharType="begin"/>
            </w:r>
            <w:r>
              <w:rPr>
                <w:noProof/>
                <w:webHidden/>
              </w:rPr>
              <w:instrText xml:space="preserve"> PAGEREF _Toc241582662 \h </w:instrText>
            </w:r>
            <w:r>
              <w:rPr>
                <w:noProof/>
                <w:webHidden/>
              </w:rPr>
            </w:r>
            <w:r>
              <w:rPr>
                <w:noProof/>
                <w:webHidden/>
              </w:rPr>
              <w:fldChar w:fldCharType="separate"/>
            </w:r>
            <w:r>
              <w:rPr>
                <w:noProof/>
                <w:webHidden/>
              </w:rPr>
              <w:t>30</w:t>
            </w:r>
            <w:r>
              <w:rPr>
                <w:noProof/>
                <w:webHidden/>
              </w:rPr>
              <w:fldChar w:fldCharType="end"/>
            </w:r>
          </w:hyperlink>
        </w:p>
        <w:p w14:paraId="540D255D" w14:textId="01DC03EB" w:rsidR="006B12D8" w:rsidRDefault="006B12D8">
          <w:pPr>
            <w:pStyle w:val="30"/>
            <w:tabs>
              <w:tab w:val="left" w:pos="1760"/>
              <w:tab w:val="right" w:leader="dot" w:pos="9628"/>
            </w:tabs>
            <w:ind w:left="800"/>
            <w:rPr>
              <w:rFonts w:asciiTheme="minorHAnsi" w:hAnsiTheme="minorHAnsi" w:cstheme="minorBidi"/>
              <w:noProof/>
              <w:kern w:val="2"/>
              <w:sz w:val="22"/>
              <w:szCs w:val="24"/>
              <w:lang w:val="en-US"/>
              <w14:ligatures w14:val="standardContextual"/>
            </w:rPr>
          </w:pPr>
          <w:hyperlink w:anchor="_Toc241582663" w:history="1">
            <w:r w:rsidRPr="001A1256">
              <w:rPr>
                <w:rStyle w:val="ab"/>
                <w:rFonts w:ascii="맑은 고딕" w:eastAsia="맑은 고딕" w:hAnsi="맑은 고딕" w:cs="맑은 고딕"/>
                <w:b/>
                <w:bCs/>
                <w:noProof/>
              </w:rPr>
              <w:t>5.4.1.</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설명</w:t>
            </w:r>
            <w:r>
              <w:rPr>
                <w:noProof/>
                <w:webHidden/>
              </w:rPr>
              <w:tab/>
            </w:r>
            <w:r>
              <w:rPr>
                <w:noProof/>
                <w:webHidden/>
              </w:rPr>
              <w:fldChar w:fldCharType="begin"/>
            </w:r>
            <w:r>
              <w:rPr>
                <w:noProof/>
                <w:webHidden/>
              </w:rPr>
              <w:instrText xml:space="preserve"> PAGEREF _Toc241582663 \h </w:instrText>
            </w:r>
            <w:r>
              <w:rPr>
                <w:noProof/>
                <w:webHidden/>
              </w:rPr>
            </w:r>
            <w:r>
              <w:rPr>
                <w:noProof/>
                <w:webHidden/>
              </w:rPr>
              <w:fldChar w:fldCharType="separate"/>
            </w:r>
            <w:r>
              <w:rPr>
                <w:noProof/>
                <w:webHidden/>
              </w:rPr>
              <w:t>30</w:t>
            </w:r>
            <w:r>
              <w:rPr>
                <w:noProof/>
                <w:webHidden/>
              </w:rPr>
              <w:fldChar w:fldCharType="end"/>
            </w:r>
          </w:hyperlink>
        </w:p>
        <w:p w14:paraId="175F4172" w14:textId="3AE780C1" w:rsidR="006B12D8" w:rsidRDefault="006B12D8">
          <w:pPr>
            <w:pStyle w:val="30"/>
            <w:tabs>
              <w:tab w:val="left" w:pos="1760"/>
              <w:tab w:val="right" w:leader="dot" w:pos="9628"/>
            </w:tabs>
            <w:ind w:left="800"/>
            <w:rPr>
              <w:rFonts w:asciiTheme="minorHAnsi" w:hAnsiTheme="minorHAnsi" w:cstheme="minorBidi"/>
              <w:noProof/>
              <w:kern w:val="2"/>
              <w:sz w:val="22"/>
              <w:szCs w:val="24"/>
              <w:lang w:val="en-US"/>
              <w14:ligatures w14:val="standardContextual"/>
            </w:rPr>
          </w:pPr>
          <w:hyperlink w:anchor="_Toc241582664" w:history="1">
            <w:r w:rsidRPr="001A1256">
              <w:rPr>
                <w:rStyle w:val="ab"/>
                <w:rFonts w:ascii="맑은 고딕" w:eastAsia="맑은 고딕" w:hAnsi="맑은 고딕" w:cs="맑은 고딕"/>
                <w:b/>
                <w:bCs/>
                <w:noProof/>
              </w:rPr>
              <w:t>5.4.2.</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준비 및 초기 조건</w:t>
            </w:r>
            <w:r>
              <w:rPr>
                <w:noProof/>
                <w:webHidden/>
              </w:rPr>
              <w:tab/>
            </w:r>
            <w:r>
              <w:rPr>
                <w:noProof/>
                <w:webHidden/>
              </w:rPr>
              <w:fldChar w:fldCharType="begin"/>
            </w:r>
            <w:r>
              <w:rPr>
                <w:noProof/>
                <w:webHidden/>
              </w:rPr>
              <w:instrText xml:space="preserve"> PAGEREF _Toc241582664 \h </w:instrText>
            </w:r>
            <w:r>
              <w:rPr>
                <w:noProof/>
                <w:webHidden/>
              </w:rPr>
            </w:r>
            <w:r>
              <w:rPr>
                <w:noProof/>
                <w:webHidden/>
              </w:rPr>
              <w:fldChar w:fldCharType="separate"/>
            </w:r>
            <w:r>
              <w:rPr>
                <w:noProof/>
                <w:webHidden/>
              </w:rPr>
              <w:t>30</w:t>
            </w:r>
            <w:r>
              <w:rPr>
                <w:noProof/>
                <w:webHidden/>
              </w:rPr>
              <w:fldChar w:fldCharType="end"/>
            </w:r>
          </w:hyperlink>
        </w:p>
        <w:p w14:paraId="3C5E7207" w14:textId="55F0B289" w:rsidR="006B12D8" w:rsidRDefault="006B12D8">
          <w:pPr>
            <w:pStyle w:val="30"/>
            <w:tabs>
              <w:tab w:val="left" w:pos="1760"/>
              <w:tab w:val="right" w:leader="dot" w:pos="9628"/>
            </w:tabs>
            <w:ind w:left="800"/>
            <w:rPr>
              <w:rFonts w:asciiTheme="minorHAnsi" w:hAnsiTheme="minorHAnsi" w:cstheme="minorBidi"/>
              <w:noProof/>
              <w:kern w:val="2"/>
              <w:sz w:val="22"/>
              <w:szCs w:val="24"/>
              <w:lang w:val="en-US"/>
              <w14:ligatures w14:val="standardContextual"/>
            </w:rPr>
          </w:pPr>
          <w:hyperlink w:anchor="_Toc241582665" w:history="1">
            <w:r w:rsidRPr="001A1256">
              <w:rPr>
                <w:rStyle w:val="ab"/>
                <w:rFonts w:ascii="맑은 고딕" w:eastAsia="맑은 고딕" w:hAnsi="맑은 고딕" w:cs="맑은 고딕"/>
                <w:b/>
                <w:bCs/>
                <w:noProof/>
              </w:rPr>
              <w:t>5.4.3.</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진행</w:t>
            </w:r>
            <w:r>
              <w:rPr>
                <w:noProof/>
                <w:webHidden/>
              </w:rPr>
              <w:tab/>
            </w:r>
            <w:r>
              <w:rPr>
                <w:noProof/>
                <w:webHidden/>
              </w:rPr>
              <w:fldChar w:fldCharType="begin"/>
            </w:r>
            <w:r>
              <w:rPr>
                <w:noProof/>
                <w:webHidden/>
              </w:rPr>
              <w:instrText xml:space="preserve"> PAGEREF _Toc241582665 \h </w:instrText>
            </w:r>
            <w:r>
              <w:rPr>
                <w:noProof/>
                <w:webHidden/>
              </w:rPr>
            </w:r>
            <w:r>
              <w:rPr>
                <w:noProof/>
                <w:webHidden/>
              </w:rPr>
              <w:fldChar w:fldCharType="separate"/>
            </w:r>
            <w:r>
              <w:rPr>
                <w:noProof/>
                <w:webHidden/>
              </w:rPr>
              <w:t>30</w:t>
            </w:r>
            <w:r>
              <w:rPr>
                <w:noProof/>
                <w:webHidden/>
              </w:rPr>
              <w:fldChar w:fldCharType="end"/>
            </w:r>
          </w:hyperlink>
        </w:p>
        <w:p w14:paraId="0E49588D" w14:textId="680A1A95" w:rsidR="006B12D8" w:rsidRDefault="006B12D8">
          <w:pPr>
            <w:pStyle w:val="20"/>
            <w:tabs>
              <w:tab w:val="left" w:pos="1100"/>
              <w:tab w:val="right" w:leader="dot" w:pos="9628"/>
            </w:tabs>
            <w:ind w:left="400"/>
            <w:rPr>
              <w:rFonts w:asciiTheme="minorHAnsi" w:hAnsiTheme="minorHAnsi" w:cstheme="minorBidi"/>
              <w:noProof/>
              <w:kern w:val="2"/>
              <w:sz w:val="22"/>
              <w:szCs w:val="24"/>
              <w:lang w:val="en-US"/>
              <w14:ligatures w14:val="standardContextual"/>
            </w:rPr>
          </w:pPr>
          <w:hyperlink w:anchor="_Toc241582666" w:history="1">
            <w:r w:rsidRPr="001A1256">
              <w:rPr>
                <w:rStyle w:val="ab"/>
                <w:rFonts w:ascii="맑은 고딕" w:eastAsia="맑은 고딕" w:hAnsi="맑은 고딕" w:cs="맑은 고딕"/>
                <w:b/>
                <w:bCs/>
                <w:noProof/>
              </w:rPr>
              <w:t>5.5.</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ID : SYS-EP-TEST-ID-5</w:t>
            </w:r>
            <w:r>
              <w:rPr>
                <w:noProof/>
                <w:webHidden/>
              </w:rPr>
              <w:tab/>
            </w:r>
            <w:r>
              <w:rPr>
                <w:noProof/>
                <w:webHidden/>
              </w:rPr>
              <w:fldChar w:fldCharType="begin"/>
            </w:r>
            <w:r>
              <w:rPr>
                <w:noProof/>
                <w:webHidden/>
              </w:rPr>
              <w:instrText xml:space="preserve"> PAGEREF _Toc241582666 \h </w:instrText>
            </w:r>
            <w:r>
              <w:rPr>
                <w:noProof/>
                <w:webHidden/>
              </w:rPr>
            </w:r>
            <w:r>
              <w:rPr>
                <w:noProof/>
                <w:webHidden/>
              </w:rPr>
              <w:fldChar w:fldCharType="separate"/>
            </w:r>
            <w:r>
              <w:rPr>
                <w:noProof/>
                <w:webHidden/>
              </w:rPr>
              <w:t>32</w:t>
            </w:r>
            <w:r>
              <w:rPr>
                <w:noProof/>
                <w:webHidden/>
              </w:rPr>
              <w:fldChar w:fldCharType="end"/>
            </w:r>
          </w:hyperlink>
        </w:p>
        <w:p w14:paraId="2ED6E32E" w14:textId="3B407956" w:rsidR="006B12D8" w:rsidRDefault="006B12D8">
          <w:pPr>
            <w:pStyle w:val="30"/>
            <w:tabs>
              <w:tab w:val="left" w:pos="1760"/>
              <w:tab w:val="right" w:leader="dot" w:pos="9628"/>
            </w:tabs>
            <w:ind w:left="800"/>
            <w:rPr>
              <w:rFonts w:asciiTheme="minorHAnsi" w:hAnsiTheme="minorHAnsi" w:cstheme="minorBidi"/>
              <w:noProof/>
              <w:kern w:val="2"/>
              <w:sz w:val="22"/>
              <w:szCs w:val="24"/>
              <w:lang w:val="en-US"/>
              <w14:ligatures w14:val="standardContextual"/>
            </w:rPr>
          </w:pPr>
          <w:hyperlink w:anchor="_Toc241582667" w:history="1">
            <w:r w:rsidRPr="001A1256">
              <w:rPr>
                <w:rStyle w:val="ab"/>
                <w:rFonts w:ascii="맑은 고딕" w:eastAsia="맑은 고딕" w:hAnsi="맑은 고딕" w:cs="맑은 고딕"/>
                <w:b/>
                <w:bCs/>
                <w:noProof/>
              </w:rPr>
              <w:t>5.5.1.</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설명</w:t>
            </w:r>
            <w:r>
              <w:rPr>
                <w:noProof/>
                <w:webHidden/>
              </w:rPr>
              <w:tab/>
            </w:r>
            <w:r>
              <w:rPr>
                <w:noProof/>
                <w:webHidden/>
              </w:rPr>
              <w:fldChar w:fldCharType="begin"/>
            </w:r>
            <w:r>
              <w:rPr>
                <w:noProof/>
                <w:webHidden/>
              </w:rPr>
              <w:instrText xml:space="preserve"> PAGEREF _Toc241582667 \h </w:instrText>
            </w:r>
            <w:r>
              <w:rPr>
                <w:noProof/>
                <w:webHidden/>
              </w:rPr>
            </w:r>
            <w:r>
              <w:rPr>
                <w:noProof/>
                <w:webHidden/>
              </w:rPr>
              <w:fldChar w:fldCharType="separate"/>
            </w:r>
            <w:r>
              <w:rPr>
                <w:noProof/>
                <w:webHidden/>
              </w:rPr>
              <w:t>32</w:t>
            </w:r>
            <w:r>
              <w:rPr>
                <w:noProof/>
                <w:webHidden/>
              </w:rPr>
              <w:fldChar w:fldCharType="end"/>
            </w:r>
          </w:hyperlink>
        </w:p>
        <w:p w14:paraId="04D619E8" w14:textId="286943F6" w:rsidR="006B12D8" w:rsidRDefault="006B12D8">
          <w:pPr>
            <w:pStyle w:val="30"/>
            <w:tabs>
              <w:tab w:val="left" w:pos="1760"/>
              <w:tab w:val="right" w:leader="dot" w:pos="9628"/>
            </w:tabs>
            <w:ind w:left="800"/>
            <w:rPr>
              <w:rFonts w:asciiTheme="minorHAnsi" w:hAnsiTheme="minorHAnsi" w:cstheme="minorBidi"/>
              <w:noProof/>
              <w:kern w:val="2"/>
              <w:sz w:val="22"/>
              <w:szCs w:val="24"/>
              <w:lang w:val="en-US"/>
              <w14:ligatures w14:val="standardContextual"/>
            </w:rPr>
          </w:pPr>
          <w:hyperlink w:anchor="_Toc241582668" w:history="1">
            <w:r w:rsidRPr="001A1256">
              <w:rPr>
                <w:rStyle w:val="ab"/>
                <w:rFonts w:ascii="맑은 고딕" w:eastAsia="맑은 고딕" w:hAnsi="맑은 고딕" w:cs="맑은 고딕"/>
                <w:b/>
                <w:bCs/>
                <w:noProof/>
              </w:rPr>
              <w:t>5.5.2.</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준비 및 초기 조건</w:t>
            </w:r>
            <w:r>
              <w:rPr>
                <w:noProof/>
                <w:webHidden/>
              </w:rPr>
              <w:tab/>
            </w:r>
            <w:r>
              <w:rPr>
                <w:noProof/>
                <w:webHidden/>
              </w:rPr>
              <w:fldChar w:fldCharType="begin"/>
            </w:r>
            <w:r>
              <w:rPr>
                <w:noProof/>
                <w:webHidden/>
              </w:rPr>
              <w:instrText xml:space="preserve"> PAGEREF _Toc241582668 \h </w:instrText>
            </w:r>
            <w:r>
              <w:rPr>
                <w:noProof/>
                <w:webHidden/>
              </w:rPr>
            </w:r>
            <w:r>
              <w:rPr>
                <w:noProof/>
                <w:webHidden/>
              </w:rPr>
              <w:fldChar w:fldCharType="separate"/>
            </w:r>
            <w:r>
              <w:rPr>
                <w:noProof/>
                <w:webHidden/>
              </w:rPr>
              <w:t>32</w:t>
            </w:r>
            <w:r>
              <w:rPr>
                <w:noProof/>
                <w:webHidden/>
              </w:rPr>
              <w:fldChar w:fldCharType="end"/>
            </w:r>
          </w:hyperlink>
        </w:p>
        <w:p w14:paraId="24AC839E" w14:textId="4A2327AB" w:rsidR="006B12D8" w:rsidRDefault="006B12D8">
          <w:pPr>
            <w:pStyle w:val="30"/>
            <w:tabs>
              <w:tab w:val="left" w:pos="1760"/>
              <w:tab w:val="right" w:leader="dot" w:pos="9628"/>
            </w:tabs>
            <w:ind w:left="800"/>
            <w:rPr>
              <w:rFonts w:asciiTheme="minorHAnsi" w:hAnsiTheme="minorHAnsi" w:cstheme="minorBidi"/>
              <w:noProof/>
              <w:kern w:val="2"/>
              <w:sz w:val="22"/>
              <w:szCs w:val="24"/>
              <w:lang w:val="en-US"/>
              <w14:ligatures w14:val="standardContextual"/>
            </w:rPr>
          </w:pPr>
          <w:hyperlink w:anchor="_Toc241582669" w:history="1">
            <w:r w:rsidRPr="001A1256">
              <w:rPr>
                <w:rStyle w:val="ab"/>
                <w:rFonts w:ascii="맑은 고딕" w:eastAsia="맑은 고딕" w:hAnsi="맑은 고딕" w:cs="맑은 고딕"/>
                <w:b/>
                <w:bCs/>
                <w:noProof/>
              </w:rPr>
              <w:t>5.5.3.</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진행</w:t>
            </w:r>
            <w:r>
              <w:rPr>
                <w:noProof/>
                <w:webHidden/>
              </w:rPr>
              <w:tab/>
            </w:r>
            <w:r>
              <w:rPr>
                <w:noProof/>
                <w:webHidden/>
              </w:rPr>
              <w:fldChar w:fldCharType="begin"/>
            </w:r>
            <w:r>
              <w:rPr>
                <w:noProof/>
                <w:webHidden/>
              </w:rPr>
              <w:instrText xml:space="preserve"> PAGEREF _Toc241582669 \h </w:instrText>
            </w:r>
            <w:r>
              <w:rPr>
                <w:noProof/>
                <w:webHidden/>
              </w:rPr>
            </w:r>
            <w:r>
              <w:rPr>
                <w:noProof/>
                <w:webHidden/>
              </w:rPr>
              <w:fldChar w:fldCharType="separate"/>
            </w:r>
            <w:r>
              <w:rPr>
                <w:noProof/>
                <w:webHidden/>
              </w:rPr>
              <w:t>32</w:t>
            </w:r>
            <w:r>
              <w:rPr>
                <w:noProof/>
                <w:webHidden/>
              </w:rPr>
              <w:fldChar w:fldCharType="end"/>
            </w:r>
          </w:hyperlink>
        </w:p>
        <w:p w14:paraId="09420FEE" w14:textId="71DF3384" w:rsidR="006B12D8" w:rsidRDefault="006B12D8">
          <w:pPr>
            <w:pStyle w:val="20"/>
            <w:tabs>
              <w:tab w:val="left" w:pos="1100"/>
              <w:tab w:val="right" w:leader="dot" w:pos="9628"/>
            </w:tabs>
            <w:ind w:left="400"/>
            <w:rPr>
              <w:rFonts w:asciiTheme="minorHAnsi" w:hAnsiTheme="minorHAnsi" w:cstheme="minorBidi"/>
              <w:noProof/>
              <w:kern w:val="2"/>
              <w:sz w:val="22"/>
              <w:szCs w:val="24"/>
              <w:lang w:val="en-US"/>
              <w14:ligatures w14:val="standardContextual"/>
            </w:rPr>
          </w:pPr>
          <w:hyperlink w:anchor="_Toc241582670" w:history="1">
            <w:r w:rsidRPr="001A1256">
              <w:rPr>
                <w:rStyle w:val="ab"/>
                <w:rFonts w:ascii="맑은 고딕" w:eastAsia="맑은 고딕" w:hAnsi="맑은 고딕" w:cs="맑은 고딕"/>
                <w:b/>
                <w:bCs/>
                <w:noProof/>
              </w:rPr>
              <w:t>5.6.</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ID : SYS-EP-TEST-ID-6</w:t>
            </w:r>
            <w:r>
              <w:rPr>
                <w:noProof/>
                <w:webHidden/>
              </w:rPr>
              <w:tab/>
            </w:r>
            <w:r>
              <w:rPr>
                <w:noProof/>
                <w:webHidden/>
              </w:rPr>
              <w:fldChar w:fldCharType="begin"/>
            </w:r>
            <w:r>
              <w:rPr>
                <w:noProof/>
                <w:webHidden/>
              </w:rPr>
              <w:instrText xml:space="preserve"> PAGEREF _Toc241582670 \h </w:instrText>
            </w:r>
            <w:r>
              <w:rPr>
                <w:noProof/>
                <w:webHidden/>
              </w:rPr>
            </w:r>
            <w:r>
              <w:rPr>
                <w:noProof/>
                <w:webHidden/>
              </w:rPr>
              <w:fldChar w:fldCharType="separate"/>
            </w:r>
            <w:r>
              <w:rPr>
                <w:noProof/>
                <w:webHidden/>
              </w:rPr>
              <w:t>34</w:t>
            </w:r>
            <w:r>
              <w:rPr>
                <w:noProof/>
                <w:webHidden/>
              </w:rPr>
              <w:fldChar w:fldCharType="end"/>
            </w:r>
          </w:hyperlink>
        </w:p>
        <w:p w14:paraId="4669D488" w14:textId="12213CD1" w:rsidR="006B12D8" w:rsidRDefault="006B12D8">
          <w:pPr>
            <w:pStyle w:val="30"/>
            <w:tabs>
              <w:tab w:val="left" w:pos="1760"/>
              <w:tab w:val="right" w:leader="dot" w:pos="9628"/>
            </w:tabs>
            <w:ind w:left="800"/>
            <w:rPr>
              <w:rFonts w:asciiTheme="minorHAnsi" w:hAnsiTheme="minorHAnsi" w:cstheme="minorBidi"/>
              <w:noProof/>
              <w:kern w:val="2"/>
              <w:sz w:val="22"/>
              <w:szCs w:val="24"/>
              <w:lang w:val="en-US"/>
              <w14:ligatures w14:val="standardContextual"/>
            </w:rPr>
          </w:pPr>
          <w:hyperlink w:anchor="_Toc241582671" w:history="1">
            <w:r w:rsidRPr="001A1256">
              <w:rPr>
                <w:rStyle w:val="ab"/>
                <w:rFonts w:ascii="맑은 고딕" w:eastAsia="맑은 고딕" w:hAnsi="맑은 고딕" w:cs="맑은 고딕"/>
                <w:b/>
                <w:bCs/>
                <w:noProof/>
              </w:rPr>
              <w:t>5.6.1.</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설명</w:t>
            </w:r>
            <w:r>
              <w:rPr>
                <w:noProof/>
                <w:webHidden/>
              </w:rPr>
              <w:tab/>
            </w:r>
            <w:r>
              <w:rPr>
                <w:noProof/>
                <w:webHidden/>
              </w:rPr>
              <w:fldChar w:fldCharType="begin"/>
            </w:r>
            <w:r>
              <w:rPr>
                <w:noProof/>
                <w:webHidden/>
              </w:rPr>
              <w:instrText xml:space="preserve"> PAGEREF _Toc241582671 \h </w:instrText>
            </w:r>
            <w:r>
              <w:rPr>
                <w:noProof/>
                <w:webHidden/>
              </w:rPr>
            </w:r>
            <w:r>
              <w:rPr>
                <w:noProof/>
                <w:webHidden/>
              </w:rPr>
              <w:fldChar w:fldCharType="separate"/>
            </w:r>
            <w:r>
              <w:rPr>
                <w:noProof/>
                <w:webHidden/>
              </w:rPr>
              <w:t>34</w:t>
            </w:r>
            <w:r>
              <w:rPr>
                <w:noProof/>
                <w:webHidden/>
              </w:rPr>
              <w:fldChar w:fldCharType="end"/>
            </w:r>
          </w:hyperlink>
        </w:p>
        <w:p w14:paraId="650B52A6" w14:textId="0B141B6A" w:rsidR="006B12D8" w:rsidRDefault="006B12D8">
          <w:pPr>
            <w:pStyle w:val="30"/>
            <w:tabs>
              <w:tab w:val="left" w:pos="1760"/>
              <w:tab w:val="right" w:leader="dot" w:pos="9628"/>
            </w:tabs>
            <w:ind w:left="800"/>
            <w:rPr>
              <w:rFonts w:asciiTheme="minorHAnsi" w:hAnsiTheme="minorHAnsi" w:cstheme="minorBidi"/>
              <w:noProof/>
              <w:kern w:val="2"/>
              <w:sz w:val="22"/>
              <w:szCs w:val="24"/>
              <w:lang w:val="en-US"/>
              <w14:ligatures w14:val="standardContextual"/>
            </w:rPr>
          </w:pPr>
          <w:hyperlink w:anchor="_Toc241582672" w:history="1">
            <w:r w:rsidRPr="001A1256">
              <w:rPr>
                <w:rStyle w:val="ab"/>
                <w:rFonts w:ascii="맑은 고딕" w:eastAsia="맑은 고딕" w:hAnsi="맑은 고딕" w:cs="맑은 고딕"/>
                <w:b/>
                <w:bCs/>
                <w:noProof/>
              </w:rPr>
              <w:t>5.6.2.</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준비 및 초기 조건</w:t>
            </w:r>
            <w:r>
              <w:rPr>
                <w:noProof/>
                <w:webHidden/>
              </w:rPr>
              <w:tab/>
            </w:r>
            <w:r>
              <w:rPr>
                <w:noProof/>
                <w:webHidden/>
              </w:rPr>
              <w:fldChar w:fldCharType="begin"/>
            </w:r>
            <w:r>
              <w:rPr>
                <w:noProof/>
                <w:webHidden/>
              </w:rPr>
              <w:instrText xml:space="preserve"> PAGEREF _Toc241582672 \h </w:instrText>
            </w:r>
            <w:r>
              <w:rPr>
                <w:noProof/>
                <w:webHidden/>
              </w:rPr>
            </w:r>
            <w:r>
              <w:rPr>
                <w:noProof/>
                <w:webHidden/>
              </w:rPr>
              <w:fldChar w:fldCharType="separate"/>
            </w:r>
            <w:r>
              <w:rPr>
                <w:noProof/>
                <w:webHidden/>
              </w:rPr>
              <w:t>34</w:t>
            </w:r>
            <w:r>
              <w:rPr>
                <w:noProof/>
                <w:webHidden/>
              </w:rPr>
              <w:fldChar w:fldCharType="end"/>
            </w:r>
          </w:hyperlink>
        </w:p>
        <w:p w14:paraId="7E6EA40F" w14:textId="62B885BA" w:rsidR="006B12D8" w:rsidRDefault="006B12D8">
          <w:pPr>
            <w:pStyle w:val="30"/>
            <w:tabs>
              <w:tab w:val="left" w:pos="1760"/>
              <w:tab w:val="right" w:leader="dot" w:pos="9628"/>
            </w:tabs>
            <w:ind w:left="800"/>
            <w:rPr>
              <w:rFonts w:asciiTheme="minorHAnsi" w:hAnsiTheme="minorHAnsi" w:cstheme="minorBidi"/>
              <w:noProof/>
              <w:kern w:val="2"/>
              <w:sz w:val="22"/>
              <w:szCs w:val="24"/>
              <w:lang w:val="en-US"/>
              <w14:ligatures w14:val="standardContextual"/>
            </w:rPr>
          </w:pPr>
          <w:hyperlink w:anchor="_Toc241582673" w:history="1">
            <w:r w:rsidRPr="001A1256">
              <w:rPr>
                <w:rStyle w:val="ab"/>
                <w:rFonts w:ascii="맑은 고딕" w:eastAsia="맑은 고딕" w:hAnsi="맑은 고딕" w:cs="맑은 고딕"/>
                <w:b/>
                <w:bCs/>
                <w:noProof/>
              </w:rPr>
              <w:t>5.6.3.</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진행</w:t>
            </w:r>
            <w:r>
              <w:rPr>
                <w:noProof/>
                <w:webHidden/>
              </w:rPr>
              <w:tab/>
            </w:r>
            <w:r>
              <w:rPr>
                <w:noProof/>
                <w:webHidden/>
              </w:rPr>
              <w:fldChar w:fldCharType="begin"/>
            </w:r>
            <w:r>
              <w:rPr>
                <w:noProof/>
                <w:webHidden/>
              </w:rPr>
              <w:instrText xml:space="preserve"> PAGEREF _Toc241582673 \h </w:instrText>
            </w:r>
            <w:r>
              <w:rPr>
                <w:noProof/>
                <w:webHidden/>
              </w:rPr>
            </w:r>
            <w:r>
              <w:rPr>
                <w:noProof/>
                <w:webHidden/>
              </w:rPr>
              <w:fldChar w:fldCharType="separate"/>
            </w:r>
            <w:r>
              <w:rPr>
                <w:noProof/>
                <w:webHidden/>
              </w:rPr>
              <w:t>34</w:t>
            </w:r>
            <w:r>
              <w:rPr>
                <w:noProof/>
                <w:webHidden/>
              </w:rPr>
              <w:fldChar w:fldCharType="end"/>
            </w:r>
          </w:hyperlink>
        </w:p>
        <w:p w14:paraId="7598DA04" w14:textId="7CF089FE" w:rsidR="006B12D8" w:rsidRDefault="006B12D8">
          <w:pPr>
            <w:pStyle w:val="20"/>
            <w:tabs>
              <w:tab w:val="left" w:pos="1100"/>
              <w:tab w:val="right" w:leader="dot" w:pos="9628"/>
            </w:tabs>
            <w:ind w:left="400"/>
            <w:rPr>
              <w:rFonts w:asciiTheme="minorHAnsi" w:hAnsiTheme="minorHAnsi" w:cstheme="minorBidi"/>
              <w:noProof/>
              <w:kern w:val="2"/>
              <w:sz w:val="22"/>
              <w:szCs w:val="24"/>
              <w:lang w:val="en-US"/>
              <w14:ligatures w14:val="standardContextual"/>
            </w:rPr>
          </w:pPr>
          <w:hyperlink w:anchor="_Toc241582674" w:history="1">
            <w:r w:rsidRPr="001A1256">
              <w:rPr>
                <w:rStyle w:val="ab"/>
                <w:rFonts w:ascii="맑은 고딕" w:eastAsia="맑은 고딕" w:hAnsi="맑은 고딕" w:cs="맑은 고딕"/>
                <w:b/>
                <w:bCs/>
                <w:noProof/>
              </w:rPr>
              <w:t>5.7.</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ID : SYS-EP-TEST-ID-7</w:t>
            </w:r>
            <w:r>
              <w:rPr>
                <w:noProof/>
                <w:webHidden/>
              </w:rPr>
              <w:tab/>
            </w:r>
            <w:r>
              <w:rPr>
                <w:noProof/>
                <w:webHidden/>
              </w:rPr>
              <w:fldChar w:fldCharType="begin"/>
            </w:r>
            <w:r>
              <w:rPr>
                <w:noProof/>
                <w:webHidden/>
              </w:rPr>
              <w:instrText xml:space="preserve"> PAGEREF _Toc241582674 \h </w:instrText>
            </w:r>
            <w:r>
              <w:rPr>
                <w:noProof/>
                <w:webHidden/>
              </w:rPr>
            </w:r>
            <w:r>
              <w:rPr>
                <w:noProof/>
                <w:webHidden/>
              </w:rPr>
              <w:fldChar w:fldCharType="separate"/>
            </w:r>
            <w:r>
              <w:rPr>
                <w:noProof/>
                <w:webHidden/>
              </w:rPr>
              <w:t>40</w:t>
            </w:r>
            <w:r>
              <w:rPr>
                <w:noProof/>
                <w:webHidden/>
              </w:rPr>
              <w:fldChar w:fldCharType="end"/>
            </w:r>
          </w:hyperlink>
        </w:p>
        <w:p w14:paraId="03F0D45A" w14:textId="76EF90EC" w:rsidR="006B12D8" w:rsidRDefault="006B12D8">
          <w:pPr>
            <w:pStyle w:val="30"/>
            <w:tabs>
              <w:tab w:val="left" w:pos="1760"/>
              <w:tab w:val="right" w:leader="dot" w:pos="9628"/>
            </w:tabs>
            <w:ind w:left="800"/>
            <w:rPr>
              <w:rFonts w:asciiTheme="minorHAnsi" w:hAnsiTheme="minorHAnsi" w:cstheme="minorBidi"/>
              <w:noProof/>
              <w:kern w:val="2"/>
              <w:sz w:val="22"/>
              <w:szCs w:val="24"/>
              <w:lang w:val="en-US"/>
              <w14:ligatures w14:val="standardContextual"/>
            </w:rPr>
          </w:pPr>
          <w:hyperlink w:anchor="_Toc241582675" w:history="1">
            <w:r w:rsidRPr="001A1256">
              <w:rPr>
                <w:rStyle w:val="ab"/>
                <w:rFonts w:ascii="맑은 고딕" w:eastAsia="맑은 고딕" w:hAnsi="맑은 고딕" w:cs="맑은 고딕"/>
                <w:b/>
                <w:bCs/>
                <w:noProof/>
              </w:rPr>
              <w:t>5.7.1.</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설명</w:t>
            </w:r>
            <w:r>
              <w:rPr>
                <w:noProof/>
                <w:webHidden/>
              </w:rPr>
              <w:tab/>
            </w:r>
            <w:r>
              <w:rPr>
                <w:noProof/>
                <w:webHidden/>
              </w:rPr>
              <w:fldChar w:fldCharType="begin"/>
            </w:r>
            <w:r>
              <w:rPr>
                <w:noProof/>
                <w:webHidden/>
              </w:rPr>
              <w:instrText xml:space="preserve"> PAGEREF _Toc241582675 \h </w:instrText>
            </w:r>
            <w:r>
              <w:rPr>
                <w:noProof/>
                <w:webHidden/>
              </w:rPr>
            </w:r>
            <w:r>
              <w:rPr>
                <w:noProof/>
                <w:webHidden/>
              </w:rPr>
              <w:fldChar w:fldCharType="separate"/>
            </w:r>
            <w:r>
              <w:rPr>
                <w:noProof/>
                <w:webHidden/>
              </w:rPr>
              <w:t>40</w:t>
            </w:r>
            <w:r>
              <w:rPr>
                <w:noProof/>
                <w:webHidden/>
              </w:rPr>
              <w:fldChar w:fldCharType="end"/>
            </w:r>
          </w:hyperlink>
        </w:p>
        <w:p w14:paraId="490F2EC7" w14:textId="58324AEE" w:rsidR="006B12D8" w:rsidRDefault="006B12D8">
          <w:pPr>
            <w:pStyle w:val="30"/>
            <w:tabs>
              <w:tab w:val="left" w:pos="1760"/>
              <w:tab w:val="right" w:leader="dot" w:pos="9628"/>
            </w:tabs>
            <w:ind w:left="800"/>
            <w:rPr>
              <w:rFonts w:asciiTheme="minorHAnsi" w:hAnsiTheme="minorHAnsi" w:cstheme="minorBidi"/>
              <w:noProof/>
              <w:kern w:val="2"/>
              <w:sz w:val="22"/>
              <w:szCs w:val="24"/>
              <w:lang w:val="en-US"/>
              <w14:ligatures w14:val="standardContextual"/>
            </w:rPr>
          </w:pPr>
          <w:hyperlink w:anchor="_Toc241582676" w:history="1">
            <w:r w:rsidRPr="001A1256">
              <w:rPr>
                <w:rStyle w:val="ab"/>
                <w:rFonts w:ascii="맑은 고딕" w:eastAsia="맑은 고딕" w:hAnsi="맑은 고딕" w:cs="맑은 고딕"/>
                <w:b/>
                <w:bCs/>
                <w:noProof/>
              </w:rPr>
              <w:t>5.7.2.</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준비 및 초기 조건</w:t>
            </w:r>
            <w:r>
              <w:rPr>
                <w:noProof/>
                <w:webHidden/>
              </w:rPr>
              <w:tab/>
            </w:r>
            <w:r>
              <w:rPr>
                <w:noProof/>
                <w:webHidden/>
              </w:rPr>
              <w:fldChar w:fldCharType="begin"/>
            </w:r>
            <w:r>
              <w:rPr>
                <w:noProof/>
                <w:webHidden/>
              </w:rPr>
              <w:instrText xml:space="preserve"> PAGEREF _Toc241582676 \h </w:instrText>
            </w:r>
            <w:r>
              <w:rPr>
                <w:noProof/>
                <w:webHidden/>
              </w:rPr>
            </w:r>
            <w:r>
              <w:rPr>
                <w:noProof/>
                <w:webHidden/>
              </w:rPr>
              <w:fldChar w:fldCharType="separate"/>
            </w:r>
            <w:r>
              <w:rPr>
                <w:noProof/>
                <w:webHidden/>
              </w:rPr>
              <w:t>40</w:t>
            </w:r>
            <w:r>
              <w:rPr>
                <w:noProof/>
                <w:webHidden/>
              </w:rPr>
              <w:fldChar w:fldCharType="end"/>
            </w:r>
          </w:hyperlink>
        </w:p>
        <w:p w14:paraId="668256F7" w14:textId="49D25714" w:rsidR="006B12D8" w:rsidRDefault="006B12D8">
          <w:pPr>
            <w:pStyle w:val="30"/>
            <w:tabs>
              <w:tab w:val="left" w:pos="1760"/>
              <w:tab w:val="right" w:leader="dot" w:pos="9628"/>
            </w:tabs>
            <w:ind w:left="800"/>
            <w:rPr>
              <w:rFonts w:asciiTheme="minorHAnsi" w:hAnsiTheme="minorHAnsi" w:cstheme="minorBidi"/>
              <w:noProof/>
              <w:kern w:val="2"/>
              <w:sz w:val="22"/>
              <w:szCs w:val="24"/>
              <w:lang w:val="en-US"/>
              <w14:ligatures w14:val="standardContextual"/>
            </w:rPr>
          </w:pPr>
          <w:hyperlink w:anchor="_Toc241582677" w:history="1">
            <w:r w:rsidRPr="001A1256">
              <w:rPr>
                <w:rStyle w:val="ab"/>
                <w:rFonts w:ascii="맑은 고딕" w:eastAsia="맑은 고딕" w:hAnsi="맑은 고딕" w:cs="맑은 고딕"/>
                <w:b/>
                <w:bCs/>
                <w:noProof/>
              </w:rPr>
              <w:t>5.7.3.</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진행</w:t>
            </w:r>
            <w:r>
              <w:rPr>
                <w:noProof/>
                <w:webHidden/>
              </w:rPr>
              <w:tab/>
            </w:r>
            <w:r>
              <w:rPr>
                <w:noProof/>
                <w:webHidden/>
              </w:rPr>
              <w:fldChar w:fldCharType="begin"/>
            </w:r>
            <w:r>
              <w:rPr>
                <w:noProof/>
                <w:webHidden/>
              </w:rPr>
              <w:instrText xml:space="preserve"> PAGEREF _Toc241582677 \h </w:instrText>
            </w:r>
            <w:r>
              <w:rPr>
                <w:noProof/>
                <w:webHidden/>
              </w:rPr>
            </w:r>
            <w:r>
              <w:rPr>
                <w:noProof/>
                <w:webHidden/>
              </w:rPr>
              <w:fldChar w:fldCharType="separate"/>
            </w:r>
            <w:r>
              <w:rPr>
                <w:noProof/>
                <w:webHidden/>
              </w:rPr>
              <w:t>40</w:t>
            </w:r>
            <w:r>
              <w:rPr>
                <w:noProof/>
                <w:webHidden/>
              </w:rPr>
              <w:fldChar w:fldCharType="end"/>
            </w:r>
          </w:hyperlink>
        </w:p>
        <w:p w14:paraId="314F374B" w14:textId="7355E262" w:rsidR="006B12D8" w:rsidRDefault="006B12D8">
          <w:pPr>
            <w:pStyle w:val="20"/>
            <w:tabs>
              <w:tab w:val="left" w:pos="1100"/>
              <w:tab w:val="right" w:leader="dot" w:pos="9628"/>
            </w:tabs>
            <w:ind w:left="400"/>
            <w:rPr>
              <w:rFonts w:asciiTheme="minorHAnsi" w:hAnsiTheme="minorHAnsi" w:cstheme="minorBidi"/>
              <w:noProof/>
              <w:kern w:val="2"/>
              <w:sz w:val="22"/>
              <w:szCs w:val="24"/>
              <w:lang w:val="en-US"/>
              <w14:ligatures w14:val="standardContextual"/>
            </w:rPr>
          </w:pPr>
          <w:hyperlink w:anchor="_Toc241582678" w:history="1">
            <w:r w:rsidRPr="001A1256">
              <w:rPr>
                <w:rStyle w:val="ab"/>
                <w:rFonts w:ascii="맑은 고딕" w:eastAsia="맑은 고딕" w:hAnsi="맑은 고딕" w:cs="맑은 고딕"/>
                <w:b/>
                <w:bCs/>
                <w:noProof/>
              </w:rPr>
              <w:t>5.8.</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ID : SYS-EP-TEST-ID-8</w:t>
            </w:r>
            <w:r>
              <w:rPr>
                <w:noProof/>
                <w:webHidden/>
              </w:rPr>
              <w:tab/>
            </w:r>
            <w:r>
              <w:rPr>
                <w:noProof/>
                <w:webHidden/>
              </w:rPr>
              <w:fldChar w:fldCharType="begin"/>
            </w:r>
            <w:r>
              <w:rPr>
                <w:noProof/>
                <w:webHidden/>
              </w:rPr>
              <w:instrText xml:space="preserve"> PAGEREF _Toc241582678 \h </w:instrText>
            </w:r>
            <w:r>
              <w:rPr>
                <w:noProof/>
                <w:webHidden/>
              </w:rPr>
            </w:r>
            <w:r>
              <w:rPr>
                <w:noProof/>
                <w:webHidden/>
              </w:rPr>
              <w:fldChar w:fldCharType="separate"/>
            </w:r>
            <w:r>
              <w:rPr>
                <w:noProof/>
                <w:webHidden/>
              </w:rPr>
              <w:t>44</w:t>
            </w:r>
            <w:r>
              <w:rPr>
                <w:noProof/>
                <w:webHidden/>
              </w:rPr>
              <w:fldChar w:fldCharType="end"/>
            </w:r>
          </w:hyperlink>
        </w:p>
        <w:p w14:paraId="470911DC" w14:textId="22FE66DC" w:rsidR="006B12D8" w:rsidRDefault="006B12D8">
          <w:pPr>
            <w:pStyle w:val="30"/>
            <w:tabs>
              <w:tab w:val="left" w:pos="1760"/>
              <w:tab w:val="right" w:leader="dot" w:pos="9628"/>
            </w:tabs>
            <w:ind w:left="800"/>
            <w:rPr>
              <w:rFonts w:asciiTheme="minorHAnsi" w:hAnsiTheme="minorHAnsi" w:cstheme="minorBidi"/>
              <w:noProof/>
              <w:kern w:val="2"/>
              <w:sz w:val="22"/>
              <w:szCs w:val="24"/>
              <w:lang w:val="en-US"/>
              <w14:ligatures w14:val="standardContextual"/>
            </w:rPr>
          </w:pPr>
          <w:hyperlink w:anchor="_Toc241582679" w:history="1">
            <w:r w:rsidRPr="001A1256">
              <w:rPr>
                <w:rStyle w:val="ab"/>
                <w:rFonts w:ascii="맑은 고딕" w:eastAsia="맑은 고딕" w:hAnsi="맑은 고딕" w:cs="맑은 고딕"/>
                <w:b/>
                <w:bCs/>
                <w:noProof/>
              </w:rPr>
              <w:t>5.8.1.</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설명</w:t>
            </w:r>
            <w:r>
              <w:rPr>
                <w:noProof/>
                <w:webHidden/>
              </w:rPr>
              <w:tab/>
            </w:r>
            <w:r>
              <w:rPr>
                <w:noProof/>
                <w:webHidden/>
              </w:rPr>
              <w:fldChar w:fldCharType="begin"/>
            </w:r>
            <w:r>
              <w:rPr>
                <w:noProof/>
                <w:webHidden/>
              </w:rPr>
              <w:instrText xml:space="preserve"> PAGEREF _Toc241582679 \h </w:instrText>
            </w:r>
            <w:r>
              <w:rPr>
                <w:noProof/>
                <w:webHidden/>
              </w:rPr>
            </w:r>
            <w:r>
              <w:rPr>
                <w:noProof/>
                <w:webHidden/>
              </w:rPr>
              <w:fldChar w:fldCharType="separate"/>
            </w:r>
            <w:r>
              <w:rPr>
                <w:noProof/>
                <w:webHidden/>
              </w:rPr>
              <w:t>44</w:t>
            </w:r>
            <w:r>
              <w:rPr>
                <w:noProof/>
                <w:webHidden/>
              </w:rPr>
              <w:fldChar w:fldCharType="end"/>
            </w:r>
          </w:hyperlink>
        </w:p>
        <w:p w14:paraId="41FF080D" w14:textId="2ACD4570" w:rsidR="006B12D8" w:rsidRDefault="006B12D8">
          <w:pPr>
            <w:pStyle w:val="30"/>
            <w:tabs>
              <w:tab w:val="left" w:pos="1760"/>
              <w:tab w:val="right" w:leader="dot" w:pos="9628"/>
            </w:tabs>
            <w:ind w:left="800"/>
            <w:rPr>
              <w:rFonts w:asciiTheme="minorHAnsi" w:hAnsiTheme="minorHAnsi" w:cstheme="minorBidi"/>
              <w:noProof/>
              <w:kern w:val="2"/>
              <w:sz w:val="22"/>
              <w:szCs w:val="24"/>
              <w:lang w:val="en-US"/>
              <w14:ligatures w14:val="standardContextual"/>
            </w:rPr>
          </w:pPr>
          <w:hyperlink w:anchor="_Toc241582680" w:history="1">
            <w:r w:rsidRPr="001A1256">
              <w:rPr>
                <w:rStyle w:val="ab"/>
                <w:rFonts w:ascii="맑은 고딕" w:eastAsia="맑은 고딕" w:hAnsi="맑은 고딕" w:cs="맑은 고딕"/>
                <w:b/>
                <w:bCs/>
                <w:noProof/>
              </w:rPr>
              <w:t>5.8.2.</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준비 및 초기 조건</w:t>
            </w:r>
            <w:r>
              <w:rPr>
                <w:noProof/>
                <w:webHidden/>
              </w:rPr>
              <w:tab/>
            </w:r>
            <w:r>
              <w:rPr>
                <w:noProof/>
                <w:webHidden/>
              </w:rPr>
              <w:fldChar w:fldCharType="begin"/>
            </w:r>
            <w:r>
              <w:rPr>
                <w:noProof/>
                <w:webHidden/>
              </w:rPr>
              <w:instrText xml:space="preserve"> PAGEREF _Toc241582680 \h </w:instrText>
            </w:r>
            <w:r>
              <w:rPr>
                <w:noProof/>
                <w:webHidden/>
              </w:rPr>
            </w:r>
            <w:r>
              <w:rPr>
                <w:noProof/>
                <w:webHidden/>
              </w:rPr>
              <w:fldChar w:fldCharType="separate"/>
            </w:r>
            <w:r>
              <w:rPr>
                <w:noProof/>
                <w:webHidden/>
              </w:rPr>
              <w:t>44</w:t>
            </w:r>
            <w:r>
              <w:rPr>
                <w:noProof/>
                <w:webHidden/>
              </w:rPr>
              <w:fldChar w:fldCharType="end"/>
            </w:r>
          </w:hyperlink>
        </w:p>
        <w:p w14:paraId="6FE4C079" w14:textId="7C40FCE5" w:rsidR="006B12D8" w:rsidRDefault="006B12D8">
          <w:pPr>
            <w:pStyle w:val="30"/>
            <w:tabs>
              <w:tab w:val="left" w:pos="1760"/>
              <w:tab w:val="right" w:leader="dot" w:pos="9628"/>
            </w:tabs>
            <w:ind w:left="800"/>
            <w:rPr>
              <w:rFonts w:asciiTheme="minorHAnsi" w:hAnsiTheme="minorHAnsi" w:cstheme="minorBidi"/>
              <w:noProof/>
              <w:kern w:val="2"/>
              <w:sz w:val="22"/>
              <w:szCs w:val="24"/>
              <w:lang w:val="en-US"/>
              <w14:ligatures w14:val="standardContextual"/>
            </w:rPr>
          </w:pPr>
          <w:hyperlink w:anchor="_Toc241582681" w:history="1">
            <w:r w:rsidRPr="001A1256">
              <w:rPr>
                <w:rStyle w:val="ab"/>
                <w:rFonts w:ascii="맑은 고딕" w:eastAsia="맑은 고딕" w:hAnsi="맑은 고딕" w:cs="맑은 고딕"/>
                <w:b/>
                <w:bCs/>
                <w:noProof/>
              </w:rPr>
              <w:t>5.8.3.</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진행</w:t>
            </w:r>
            <w:r>
              <w:rPr>
                <w:noProof/>
                <w:webHidden/>
              </w:rPr>
              <w:tab/>
            </w:r>
            <w:r>
              <w:rPr>
                <w:noProof/>
                <w:webHidden/>
              </w:rPr>
              <w:fldChar w:fldCharType="begin"/>
            </w:r>
            <w:r>
              <w:rPr>
                <w:noProof/>
                <w:webHidden/>
              </w:rPr>
              <w:instrText xml:space="preserve"> PAGEREF _Toc241582681 \h </w:instrText>
            </w:r>
            <w:r>
              <w:rPr>
                <w:noProof/>
                <w:webHidden/>
              </w:rPr>
            </w:r>
            <w:r>
              <w:rPr>
                <w:noProof/>
                <w:webHidden/>
              </w:rPr>
              <w:fldChar w:fldCharType="separate"/>
            </w:r>
            <w:r>
              <w:rPr>
                <w:noProof/>
                <w:webHidden/>
              </w:rPr>
              <w:t>44</w:t>
            </w:r>
            <w:r>
              <w:rPr>
                <w:noProof/>
                <w:webHidden/>
              </w:rPr>
              <w:fldChar w:fldCharType="end"/>
            </w:r>
          </w:hyperlink>
        </w:p>
        <w:p w14:paraId="35B8D56C" w14:textId="0C2DF6FE" w:rsidR="006B12D8" w:rsidRDefault="006B12D8">
          <w:pPr>
            <w:pStyle w:val="30"/>
            <w:tabs>
              <w:tab w:val="left" w:pos="1540"/>
              <w:tab w:val="right" w:leader="dot" w:pos="9628"/>
            </w:tabs>
            <w:ind w:left="800"/>
            <w:rPr>
              <w:rFonts w:asciiTheme="minorHAnsi" w:hAnsiTheme="minorHAnsi" w:cstheme="minorBidi"/>
              <w:noProof/>
              <w:kern w:val="2"/>
              <w:sz w:val="22"/>
              <w:szCs w:val="24"/>
              <w:lang w:val="en-US"/>
              <w14:ligatures w14:val="standardContextual"/>
            </w:rPr>
          </w:pPr>
          <w:hyperlink w:anchor="_Toc241582682" w:history="1">
            <w:r w:rsidRPr="001A1256">
              <w:rPr>
                <w:rStyle w:val="ab"/>
                <w:rFonts w:ascii="맑은 고딕" w:eastAsia="맑은 고딕" w:hAnsi="맑은 고딕" w:cs="맑은 고딕"/>
                <w:b/>
                <w:bCs/>
                <w:noProof/>
              </w:rPr>
              <w:t>5.9.</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ID : SYS-EP-TEST-ID-9</w:t>
            </w:r>
            <w:r>
              <w:rPr>
                <w:noProof/>
                <w:webHidden/>
              </w:rPr>
              <w:tab/>
            </w:r>
            <w:r>
              <w:rPr>
                <w:noProof/>
                <w:webHidden/>
              </w:rPr>
              <w:fldChar w:fldCharType="begin"/>
            </w:r>
            <w:r>
              <w:rPr>
                <w:noProof/>
                <w:webHidden/>
              </w:rPr>
              <w:instrText xml:space="preserve"> PAGEREF _Toc241582682 \h </w:instrText>
            </w:r>
            <w:r>
              <w:rPr>
                <w:noProof/>
                <w:webHidden/>
              </w:rPr>
            </w:r>
            <w:r>
              <w:rPr>
                <w:noProof/>
                <w:webHidden/>
              </w:rPr>
              <w:fldChar w:fldCharType="separate"/>
            </w:r>
            <w:r>
              <w:rPr>
                <w:noProof/>
                <w:webHidden/>
              </w:rPr>
              <w:t>45</w:t>
            </w:r>
            <w:r>
              <w:rPr>
                <w:noProof/>
                <w:webHidden/>
              </w:rPr>
              <w:fldChar w:fldCharType="end"/>
            </w:r>
          </w:hyperlink>
        </w:p>
        <w:p w14:paraId="0EE066A1" w14:textId="1134926A" w:rsidR="006B12D8" w:rsidRDefault="006B12D8">
          <w:pPr>
            <w:pStyle w:val="30"/>
            <w:tabs>
              <w:tab w:val="left" w:pos="1760"/>
              <w:tab w:val="right" w:leader="dot" w:pos="9628"/>
            </w:tabs>
            <w:ind w:left="800"/>
            <w:rPr>
              <w:rFonts w:asciiTheme="minorHAnsi" w:hAnsiTheme="minorHAnsi" w:cstheme="minorBidi"/>
              <w:noProof/>
              <w:kern w:val="2"/>
              <w:sz w:val="22"/>
              <w:szCs w:val="24"/>
              <w:lang w:val="en-US"/>
              <w14:ligatures w14:val="standardContextual"/>
            </w:rPr>
          </w:pPr>
          <w:hyperlink w:anchor="_Toc241582683" w:history="1">
            <w:r w:rsidRPr="001A1256">
              <w:rPr>
                <w:rStyle w:val="ab"/>
                <w:rFonts w:ascii="맑은 고딕" w:eastAsia="맑은 고딕" w:hAnsi="맑은 고딕" w:cs="맑은 고딕"/>
                <w:b/>
                <w:bCs/>
                <w:noProof/>
              </w:rPr>
              <w:t>5.9.1.</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설명</w:t>
            </w:r>
            <w:r>
              <w:rPr>
                <w:noProof/>
                <w:webHidden/>
              </w:rPr>
              <w:tab/>
            </w:r>
            <w:r>
              <w:rPr>
                <w:noProof/>
                <w:webHidden/>
              </w:rPr>
              <w:fldChar w:fldCharType="begin"/>
            </w:r>
            <w:r>
              <w:rPr>
                <w:noProof/>
                <w:webHidden/>
              </w:rPr>
              <w:instrText xml:space="preserve"> PAGEREF _Toc241582683 \h </w:instrText>
            </w:r>
            <w:r>
              <w:rPr>
                <w:noProof/>
                <w:webHidden/>
              </w:rPr>
            </w:r>
            <w:r>
              <w:rPr>
                <w:noProof/>
                <w:webHidden/>
              </w:rPr>
              <w:fldChar w:fldCharType="separate"/>
            </w:r>
            <w:r>
              <w:rPr>
                <w:noProof/>
                <w:webHidden/>
              </w:rPr>
              <w:t>45</w:t>
            </w:r>
            <w:r>
              <w:rPr>
                <w:noProof/>
                <w:webHidden/>
              </w:rPr>
              <w:fldChar w:fldCharType="end"/>
            </w:r>
          </w:hyperlink>
        </w:p>
        <w:p w14:paraId="51CDF286" w14:textId="713F49AD" w:rsidR="006B12D8" w:rsidRDefault="006B12D8">
          <w:pPr>
            <w:pStyle w:val="30"/>
            <w:tabs>
              <w:tab w:val="left" w:pos="1760"/>
              <w:tab w:val="right" w:leader="dot" w:pos="9628"/>
            </w:tabs>
            <w:ind w:left="800"/>
            <w:rPr>
              <w:rFonts w:asciiTheme="minorHAnsi" w:hAnsiTheme="minorHAnsi" w:cstheme="minorBidi"/>
              <w:noProof/>
              <w:kern w:val="2"/>
              <w:sz w:val="22"/>
              <w:szCs w:val="24"/>
              <w:lang w:val="en-US"/>
              <w14:ligatures w14:val="standardContextual"/>
            </w:rPr>
          </w:pPr>
          <w:hyperlink w:anchor="_Toc241582684" w:history="1">
            <w:r w:rsidRPr="001A1256">
              <w:rPr>
                <w:rStyle w:val="ab"/>
                <w:rFonts w:ascii="맑은 고딕" w:eastAsia="맑은 고딕" w:hAnsi="맑은 고딕" w:cs="맑은 고딕"/>
                <w:b/>
                <w:bCs/>
                <w:noProof/>
              </w:rPr>
              <w:t>5.9.2.</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준비 및 초기 조건</w:t>
            </w:r>
            <w:r>
              <w:rPr>
                <w:noProof/>
                <w:webHidden/>
              </w:rPr>
              <w:tab/>
            </w:r>
            <w:r>
              <w:rPr>
                <w:noProof/>
                <w:webHidden/>
              </w:rPr>
              <w:fldChar w:fldCharType="begin"/>
            </w:r>
            <w:r>
              <w:rPr>
                <w:noProof/>
                <w:webHidden/>
              </w:rPr>
              <w:instrText xml:space="preserve"> PAGEREF _Toc241582684 \h </w:instrText>
            </w:r>
            <w:r>
              <w:rPr>
                <w:noProof/>
                <w:webHidden/>
              </w:rPr>
            </w:r>
            <w:r>
              <w:rPr>
                <w:noProof/>
                <w:webHidden/>
              </w:rPr>
              <w:fldChar w:fldCharType="separate"/>
            </w:r>
            <w:r>
              <w:rPr>
                <w:noProof/>
                <w:webHidden/>
              </w:rPr>
              <w:t>45</w:t>
            </w:r>
            <w:r>
              <w:rPr>
                <w:noProof/>
                <w:webHidden/>
              </w:rPr>
              <w:fldChar w:fldCharType="end"/>
            </w:r>
          </w:hyperlink>
        </w:p>
        <w:p w14:paraId="64DDD5D2" w14:textId="5707F04C" w:rsidR="006B12D8" w:rsidRDefault="006B12D8">
          <w:pPr>
            <w:pStyle w:val="30"/>
            <w:tabs>
              <w:tab w:val="left" w:pos="1760"/>
              <w:tab w:val="right" w:leader="dot" w:pos="9628"/>
            </w:tabs>
            <w:ind w:left="800"/>
            <w:rPr>
              <w:rFonts w:asciiTheme="minorHAnsi" w:hAnsiTheme="minorHAnsi" w:cstheme="minorBidi"/>
              <w:noProof/>
              <w:kern w:val="2"/>
              <w:sz w:val="22"/>
              <w:szCs w:val="24"/>
              <w:lang w:val="en-US"/>
              <w14:ligatures w14:val="standardContextual"/>
            </w:rPr>
          </w:pPr>
          <w:hyperlink w:anchor="_Toc241582685" w:history="1">
            <w:r w:rsidRPr="001A1256">
              <w:rPr>
                <w:rStyle w:val="ab"/>
                <w:rFonts w:ascii="맑은 고딕" w:eastAsia="맑은 고딕" w:hAnsi="맑은 고딕" w:cs="맑은 고딕"/>
                <w:b/>
                <w:bCs/>
                <w:noProof/>
              </w:rPr>
              <w:t>5.9.3.</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진행</w:t>
            </w:r>
            <w:r>
              <w:rPr>
                <w:noProof/>
                <w:webHidden/>
              </w:rPr>
              <w:tab/>
            </w:r>
            <w:r>
              <w:rPr>
                <w:noProof/>
                <w:webHidden/>
              </w:rPr>
              <w:fldChar w:fldCharType="begin"/>
            </w:r>
            <w:r>
              <w:rPr>
                <w:noProof/>
                <w:webHidden/>
              </w:rPr>
              <w:instrText xml:space="preserve"> PAGEREF _Toc241582685 \h </w:instrText>
            </w:r>
            <w:r>
              <w:rPr>
                <w:noProof/>
                <w:webHidden/>
              </w:rPr>
            </w:r>
            <w:r>
              <w:rPr>
                <w:noProof/>
                <w:webHidden/>
              </w:rPr>
              <w:fldChar w:fldCharType="separate"/>
            </w:r>
            <w:r>
              <w:rPr>
                <w:noProof/>
                <w:webHidden/>
              </w:rPr>
              <w:t>49</w:t>
            </w:r>
            <w:r>
              <w:rPr>
                <w:noProof/>
                <w:webHidden/>
              </w:rPr>
              <w:fldChar w:fldCharType="end"/>
            </w:r>
          </w:hyperlink>
        </w:p>
        <w:p w14:paraId="2D60BCA5" w14:textId="4FA1ACB6" w:rsidR="006B12D8" w:rsidRDefault="006B12D8">
          <w:pPr>
            <w:pStyle w:val="12"/>
            <w:rPr>
              <w:rFonts w:asciiTheme="minorHAnsi" w:hAnsiTheme="minorHAnsi" w:cstheme="minorBidi"/>
              <w:noProof/>
              <w:kern w:val="2"/>
              <w:sz w:val="22"/>
              <w:szCs w:val="24"/>
              <w:lang w:val="en-US"/>
              <w14:ligatures w14:val="standardContextual"/>
            </w:rPr>
          </w:pPr>
          <w:hyperlink w:anchor="_Toc241582686" w:history="1">
            <w:r w:rsidRPr="001A1256">
              <w:rPr>
                <w:rStyle w:val="ab"/>
                <w:rFonts w:ascii="맑은 고딕" w:eastAsia="맑은 고딕" w:hAnsi="맑은 고딕" w:cs="맑은 고딕"/>
                <w:b/>
                <w:bCs/>
                <w:noProof/>
              </w:rPr>
              <w:t>부록 1. TD24A-A-EXT 외부기의 입력 음압 대비 ADC 출력 테이블</w:t>
            </w:r>
            <w:r>
              <w:rPr>
                <w:noProof/>
                <w:webHidden/>
              </w:rPr>
              <w:tab/>
            </w:r>
            <w:r>
              <w:rPr>
                <w:noProof/>
                <w:webHidden/>
              </w:rPr>
              <w:fldChar w:fldCharType="begin"/>
            </w:r>
            <w:r>
              <w:rPr>
                <w:noProof/>
                <w:webHidden/>
              </w:rPr>
              <w:instrText xml:space="preserve"> PAGEREF _Toc241582686 \h </w:instrText>
            </w:r>
            <w:r>
              <w:rPr>
                <w:noProof/>
                <w:webHidden/>
              </w:rPr>
            </w:r>
            <w:r>
              <w:rPr>
                <w:noProof/>
                <w:webHidden/>
              </w:rPr>
              <w:fldChar w:fldCharType="separate"/>
            </w:r>
            <w:r>
              <w:rPr>
                <w:noProof/>
                <w:webHidden/>
              </w:rPr>
              <w:t>51</w:t>
            </w:r>
            <w:r>
              <w:rPr>
                <w:noProof/>
                <w:webHidden/>
              </w:rPr>
              <w:fldChar w:fldCharType="end"/>
            </w:r>
          </w:hyperlink>
        </w:p>
        <w:p w14:paraId="72A125CA" w14:textId="086BB36A" w:rsidR="006B12D8" w:rsidRDefault="006B12D8">
          <w:pPr>
            <w:rPr>
              <w:ins w:id="23" w:author="김은수" w:date="2026-09-29T13:56:00Z" w16du:dateUtc="2026-09-29T04:56:00Z"/>
            </w:rPr>
          </w:pPr>
          <w:ins w:id="24" w:author="김은수" w:date="2026-09-29T13:56:00Z" w16du:dateUtc="2026-09-29T04:56:00Z">
            <w:r>
              <w:rPr>
                <w:b/>
                <w:bCs/>
                <w:lang w:val="ko-KR"/>
              </w:rPr>
              <w:fldChar w:fldCharType="end"/>
            </w:r>
          </w:ins>
        </w:p>
        <w:customXmlInsRangeStart w:id="25" w:author="김은수" w:date="2026-09-29T13:56:00Z"/>
      </w:sdtContent>
    </w:sdt>
    <w:customXmlInsRangeEnd w:id="25"/>
    <w:p w14:paraId="000000B7" w14:textId="77777777" w:rsidR="00850D8F" w:rsidRDefault="00850D8F">
      <w:pPr>
        <w:rPr>
          <w:rFonts w:ascii="맑은 고딕" w:eastAsia="맑은 고딕" w:hAnsi="맑은 고딕" w:cs="맑은 고딕"/>
        </w:rPr>
      </w:pPr>
    </w:p>
    <w:p w14:paraId="000000B8" w14:textId="77777777" w:rsidR="00850D8F" w:rsidRDefault="00000000">
      <w:pPr>
        <w:widowControl/>
        <w:rPr>
          <w:rFonts w:ascii="맑은 고딕" w:eastAsia="맑은 고딕" w:hAnsi="맑은 고딕" w:cs="맑은 고딕"/>
        </w:rPr>
      </w:pPr>
      <w:r>
        <w:br w:type="page"/>
      </w:r>
    </w:p>
    <w:p w14:paraId="000000B9" w14:textId="77777777" w:rsidR="00850D8F" w:rsidRDefault="00000000">
      <w:pPr>
        <w:pStyle w:val="1"/>
        <w:keepNext w:val="0"/>
        <w:numPr>
          <w:ilvl w:val="0"/>
          <w:numId w:val="1"/>
        </w:numPr>
        <w:shd w:val="clear" w:color="auto" w:fill="FFFFFF"/>
        <w:spacing w:before="140" w:after="100" w:line="276" w:lineRule="auto"/>
        <w:ind w:left="0" w:firstLine="0"/>
        <w:jc w:val="left"/>
        <w:rPr>
          <w:rFonts w:ascii="맑은 고딕" w:eastAsia="맑은 고딕" w:hAnsi="맑은 고딕" w:cs="맑은 고딕"/>
          <w:b/>
          <w:bCs/>
          <w:color w:val="000000"/>
          <w:sz w:val="26"/>
          <w:szCs w:val="26"/>
        </w:rPr>
      </w:pPr>
      <w:bookmarkStart w:id="26" w:name="_Toc241582636"/>
      <w:r>
        <w:rPr>
          <w:rFonts w:ascii="맑은 고딕" w:eastAsia="맑은 고딕" w:hAnsi="맑은 고딕" w:cs="맑은 고딕"/>
          <w:b/>
          <w:bCs/>
          <w:color w:val="000000"/>
          <w:sz w:val="26"/>
          <w:szCs w:val="26"/>
        </w:rPr>
        <w:lastRenderedPageBreak/>
        <w:t>서론</w:t>
      </w:r>
      <w:bookmarkEnd w:id="26"/>
    </w:p>
    <w:p w14:paraId="000000BA" w14:textId="77777777" w:rsidR="00850D8F" w:rsidRDefault="00000000">
      <w:pPr>
        <w:pStyle w:val="2"/>
        <w:keepNext w:val="0"/>
        <w:numPr>
          <w:ilvl w:val="1"/>
          <w:numId w:val="1"/>
        </w:numPr>
        <w:spacing w:before="140" w:after="100" w:line="276" w:lineRule="auto"/>
        <w:ind w:left="100" w:firstLine="0"/>
        <w:jc w:val="left"/>
        <w:rPr>
          <w:rFonts w:ascii="맑은 고딕" w:eastAsia="맑은 고딕" w:hAnsi="맑은 고딕" w:cs="맑은 고딕"/>
          <w:color w:val="000000"/>
          <w:sz w:val="24"/>
          <w:szCs w:val="24"/>
        </w:rPr>
      </w:pPr>
      <w:bookmarkStart w:id="27" w:name="_Toc241582637"/>
      <w:r>
        <w:rPr>
          <w:rFonts w:ascii="맑은 고딕" w:eastAsia="맑은 고딕" w:hAnsi="맑은 고딕" w:cs="맑은 고딕"/>
          <w:b/>
          <w:bCs/>
          <w:color w:val="000000"/>
          <w:sz w:val="24"/>
          <w:szCs w:val="24"/>
        </w:rPr>
        <w:t>개요</w:t>
      </w:r>
      <w:bookmarkEnd w:id="27"/>
    </w:p>
    <w:p w14:paraId="000000BB" w14:textId="77777777" w:rsidR="00850D8F" w:rsidRDefault="00000000">
      <w:pPr>
        <w:spacing w:after="120" w:line="300" w:lineRule="auto"/>
        <w:ind w:left="226"/>
        <w:jc w:val="left"/>
        <w:rPr>
          <w:rFonts w:ascii="맑은 고딕" w:eastAsia="맑은 고딕" w:hAnsi="맑은 고딕" w:cs="맑은 고딕"/>
          <w:color w:val="000000"/>
        </w:rPr>
      </w:pPr>
      <w:r>
        <w:rPr>
          <w:rFonts w:ascii="맑은 고딕" w:eastAsia="맑은 고딕" w:hAnsi="맑은 고딕" w:cs="맑은 고딕"/>
          <w:color w:val="000000"/>
        </w:rPr>
        <w:t>본 문서는 인공달팽이관 외부장치의 필수 성능 기준을 정의한다.</w:t>
      </w:r>
    </w:p>
    <w:p w14:paraId="000000BC" w14:textId="77777777" w:rsidR="00850D8F" w:rsidRDefault="00850D8F">
      <w:pPr>
        <w:spacing w:after="0" w:line="20" w:lineRule="auto"/>
        <w:jc w:val="left"/>
        <w:rPr>
          <w:rFonts w:ascii="맑은 고딕" w:eastAsia="맑은 고딕" w:hAnsi="맑은 고딕" w:cs="맑은 고딕"/>
          <w:color w:val="000000"/>
        </w:rPr>
      </w:pPr>
    </w:p>
    <w:p w14:paraId="000000BD" w14:textId="77777777" w:rsidR="00850D8F" w:rsidRDefault="00000000">
      <w:pPr>
        <w:pStyle w:val="2"/>
        <w:keepNext w:val="0"/>
        <w:numPr>
          <w:ilvl w:val="1"/>
          <w:numId w:val="1"/>
        </w:numPr>
        <w:spacing w:before="140" w:after="100" w:line="276" w:lineRule="auto"/>
        <w:ind w:left="100" w:firstLine="0"/>
        <w:jc w:val="left"/>
        <w:rPr>
          <w:rFonts w:ascii="맑은 고딕" w:eastAsia="맑은 고딕" w:hAnsi="맑은 고딕" w:cs="맑은 고딕"/>
          <w:color w:val="000000"/>
          <w:sz w:val="24"/>
          <w:szCs w:val="24"/>
        </w:rPr>
      </w:pPr>
      <w:bookmarkStart w:id="28" w:name="_Toc241582638"/>
      <w:r>
        <w:rPr>
          <w:rFonts w:ascii="맑은 고딕" w:eastAsia="맑은 고딕" w:hAnsi="맑은 고딕" w:cs="맑은 고딕"/>
          <w:b/>
          <w:bCs/>
          <w:color w:val="000000"/>
          <w:sz w:val="24"/>
          <w:szCs w:val="24"/>
        </w:rPr>
        <w:t>관련문서</w:t>
      </w:r>
      <w:bookmarkEnd w:id="28"/>
    </w:p>
    <w:tbl>
      <w:tblPr>
        <w:tblStyle w:val="affffc"/>
        <w:tblW w:w="8628" w:type="dxa"/>
        <w:tblInd w:w="100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980"/>
        <w:gridCol w:w="2410"/>
        <w:gridCol w:w="5238"/>
      </w:tblGrid>
      <w:tr w:rsidR="00850D8F" w14:paraId="6B65B1E8" w14:textId="77777777">
        <w:trPr>
          <w:cantSplit/>
          <w:tblHeader/>
        </w:trPr>
        <w:tc>
          <w:tcPr>
            <w:tcW w:w="980"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0BE" w14:textId="77777777" w:rsidR="00850D8F" w:rsidRDefault="00000000">
            <w:pPr>
              <w:spacing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No.</w:t>
            </w:r>
          </w:p>
        </w:tc>
        <w:tc>
          <w:tcPr>
            <w:tcW w:w="2410"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0BF" w14:textId="77777777" w:rsidR="00850D8F" w:rsidRDefault="00000000">
            <w:pPr>
              <w:spacing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문서 번호</w:t>
            </w:r>
          </w:p>
        </w:tc>
        <w:tc>
          <w:tcPr>
            <w:tcW w:w="5238"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0C0" w14:textId="77777777" w:rsidR="00850D8F" w:rsidRDefault="00000000">
            <w:pPr>
              <w:spacing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문서 제목</w:t>
            </w:r>
          </w:p>
        </w:tc>
      </w:tr>
      <w:tr w:rsidR="00850D8F" w14:paraId="37670CFD" w14:textId="77777777">
        <w:trPr>
          <w:cantSplit/>
        </w:trPr>
        <w:tc>
          <w:tcPr>
            <w:tcW w:w="980"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0C1"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1</w:t>
            </w:r>
          </w:p>
        </w:tc>
        <w:tc>
          <w:tcPr>
            <w:tcW w:w="2410"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0C2"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IOVM-TD24A (Rev. 1)</w:t>
            </w:r>
          </w:p>
        </w:tc>
        <w:tc>
          <w:tcPr>
            <w:tcW w:w="5238"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0C3"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설계 입출력 검증 매트릭스</w:t>
            </w:r>
          </w:p>
        </w:tc>
      </w:tr>
    </w:tbl>
    <w:p w14:paraId="000000C4" w14:textId="77777777" w:rsidR="00850D8F" w:rsidRDefault="00850D8F">
      <w:pPr>
        <w:spacing w:after="0" w:line="20" w:lineRule="auto"/>
        <w:jc w:val="left"/>
        <w:rPr>
          <w:rFonts w:ascii="맑은 고딕" w:eastAsia="맑은 고딕" w:hAnsi="맑은 고딕" w:cs="맑은 고딕"/>
          <w:color w:val="000000"/>
        </w:rPr>
      </w:pPr>
    </w:p>
    <w:p w14:paraId="000000C5" w14:textId="77777777" w:rsidR="00850D8F" w:rsidRDefault="00000000">
      <w:pPr>
        <w:pStyle w:val="1"/>
        <w:keepNext w:val="0"/>
        <w:numPr>
          <w:ilvl w:val="0"/>
          <w:numId w:val="1"/>
        </w:numPr>
        <w:shd w:val="clear" w:color="auto" w:fill="FFFFFF"/>
        <w:spacing w:before="140" w:after="100" w:line="276" w:lineRule="auto"/>
        <w:ind w:left="0" w:firstLine="0"/>
        <w:jc w:val="left"/>
        <w:rPr>
          <w:rFonts w:ascii="맑은 고딕" w:eastAsia="맑은 고딕" w:hAnsi="맑은 고딕" w:cs="맑은 고딕"/>
          <w:b/>
          <w:bCs/>
          <w:color w:val="000000"/>
          <w:sz w:val="26"/>
          <w:szCs w:val="26"/>
        </w:rPr>
      </w:pPr>
      <w:bookmarkStart w:id="29" w:name="_Toc241582639"/>
      <w:r>
        <w:rPr>
          <w:rFonts w:ascii="맑은 고딕" w:eastAsia="맑은 고딕" w:hAnsi="맑은 고딕" w:cs="맑은 고딕"/>
          <w:b/>
          <w:bCs/>
          <w:color w:val="000000"/>
          <w:sz w:val="26"/>
          <w:szCs w:val="26"/>
        </w:rPr>
        <w:t>개발 대상 제품</w:t>
      </w:r>
      <w:bookmarkEnd w:id="29"/>
    </w:p>
    <w:p w14:paraId="000000C6" w14:textId="77777777" w:rsidR="00850D8F" w:rsidRDefault="00000000">
      <w:pPr>
        <w:pStyle w:val="2"/>
        <w:keepNext w:val="0"/>
        <w:numPr>
          <w:ilvl w:val="1"/>
          <w:numId w:val="1"/>
        </w:numPr>
        <w:spacing w:before="140" w:after="100" w:line="276" w:lineRule="auto"/>
        <w:ind w:left="100" w:firstLine="0"/>
        <w:jc w:val="left"/>
        <w:rPr>
          <w:rFonts w:ascii="맑은 고딕" w:eastAsia="맑은 고딕" w:hAnsi="맑은 고딕" w:cs="맑은 고딕"/>
          <w:color w:val="000000"/>
          <w:sz w:val="24"/>
          <w:szCs w:val="24"/>
        </w:rPr>
      </w:pPr>
      <w:bookmarkStart w:id="30" w:name="_Toc241582640"/>
      <w:r>
        <w:rPr>
          <w:rFonts w:ascii="맑은 고딕" w:eastAsia="맑은 고딕" w:hAnsi="맑은 고딕" w:cs="맑은 고딕"/>
          <w:b/>
          <w:bCs/>
          <w:color w:val="000000"/>
          <w:sz w:val="24"/>
          <w:szCs w:val="24"/>
        </w:rPr>
        <w:t>품목명</w:t>
      </w:r>
      <w:bookmarkEnd w:id="30"/>
    </w:p>
    <w:p w14:paraId="000000C7" w14:textId="77777777" w:rsidR="00850D8F" w:rsidRDefault="00000000">
      <w:pPr>
        <w:numPr>
          <w:ilvl w:val="0"/>
          <w:numId w:val="2"/>
        </w:numPr>
        <w:pBdr>
          <w:top w:val="nil"/>
          <w:left w:val="nil"/>
          <w:bottom w:val="nil"/>
          <w:right w:val="nil"/>
          <w:between w:val="nil"/>
        </w:pBdr>
        <w:spacing w:after="120" w:line="300" w:lineRule="auto"/>
        <w:ind w:left="376" w:hanging="150"/>
        <w:jc w:val="center"/>
        <w:rPr>
          <w:color w:val="000000"/>
        </w:rPr>
      </w:pPr>
      <w:r>
        <w:rPr>
          <w:rFonts w:ascii="맑은 고딕" w:eastAsia="맑은 고딕" w:hAnsi="맑은 고딕" w:cs="맑은 고딕"/>
          <w:color w:val="000000"/>
        </w:rPr>
        <w:t>인공달팽이관장치 [Stimulator, electrical, auditory, cochlear], (A09320.01)</w:t>
      </w:r>
    </w:p>
    <w:p w14:paraId="000000C8" w14:textId="77777777" w:rsidR="00850D8F" w:rsidRDefault="00000000">
      <w:pPr>
        <w:pStyle w:val="2"/>
        <w:keepNext w:val="0"/>
        <w:numPr>
          <w:ilvl w:val="1"/>
          <w:numId w:val="1"/>
        </w:numPr>
        <w:spacing w:before="140" w:after="100" w:line="276" w:lineRule="auto"/>
        <w:ind w:left="100" w:firstLine="0"/>
        <w:jc w:val="left"/>
        <w:rPr>
          <w:rFonts w:ascii="맑은 고딕" w:eastAsia="맑은 고딕" w:hAnsi="맑은 고딕" w:cs="맑은 고딕"/>
          <w:color w:val="000000"/>
          <w:sz w:val="24"/>
          <w:szCs w:val="24"/>
        </w:rPr>
      </w:pPr>
      <w:bookmarkStart w:id="31" w:name="_Toc241582641"/>
      <w:r>
        <w:rPr>
          <w:rFonts w:ascii="맑은 고딕" w:eastAsia="맑은 고딕" w:hAnsi="맑은 고딕" w:cs="맑은 고딕"/>
          <w:b/>
          <w:bCs/>
          <w:color w:val="000000"/>
          <w:sz w:val="24"/>
          <w:szCs w:val="24"/>
        </w:rPr>
        <w:t>모델명</w:t>
      </w:r>
      <w:bookmarkEnd w:id="31"/>
      <w:r>
        <w:rPr>
          <w:rFonts w:ascii="맑은 고딕" w:eastAsia="맑은 고딕" w:hAnsi="맑은 고딕" w:cs="맑은 고딕"/>
          <w:b/>
          <w:bCs/>
          <w:color w:val="000000"/>
          <w:sz w:val="24"/>
          <w:szCs w:val="24"/>
        </w:rPr>
        <w:t xml:space="preserve">  </w:t>
      </w:r>
    </w:p>
    <w:p w14:paraId="000000C9" w14:textId="77777777" w:rsidR="00850D8F" w:rsidRPr="00CF2082" w:rsidRDefault="00000000">
      <w:pPr>
        <w:numPr>
          <w:ilvl w:val="0"/>
          <w:numId w:val="2"/>
        </w:numPr>
        <w:pBdr>
          <w:top w:val="nil"/>
          <w:left w:val="nil"/>
          <w:bottom w:val="nil"/>
          <w:right w:val="nil"/>
          <w:between w:val="nil"/>
        </w:pBdr>
      </w:pPr>
      <w:sdt>
        <w:sdtPr>
          <w:tag w:val="goog_rdk_0"/>
          <w:id w:val="1727870514"/>
        </w:sdtPr>
        <w:sdtContent/>
      </w:sdt>
      <w:sdt>
        <w:sdtPr>
          <w:tag w:val="goog_rdk_1"/>
          <w:id w:val="349669499"/>
        </w:sdtPr>
        <w:sdtContent/>
      </w:sdt>
      <w:sdt>
        <w:sdtPr>
          <w:tag w:val="goog_rdk_2"/>
          <w:id w:val="1818893359"/>
        </w:sdtPr>
        <w:sdtContent/>
      </w:sdt>
      <w:r w:rsidRPr="00CF2082">
        <w:rPr>
          <w:rFonts w:ascii="맑은 고딕" w:eastAsia="맑은 고딕" w:hAnsi="맑은 고딕" w:cs="맑은 고딕"/>
        </w:rPr>
        <w:t>검증 외부장치 품번 : TD24-A-EXT</w:t>
      </w:r>
    </w:p>
    <w:p w14:paraId="000000CA" w14:textId="77777777" w:rsidR="00850D8F" w:rsidRPr="00CF2082" w:rsidRDefault="00000000">
      <w:pPr>
        <w:numPr>
          <w:ilvl w:val="0"/>
          <w:numId w:val="2"/>
        </w:numPr>
        <w:pBdr>
          <w:top w:val="nil"/>
          <w:left w:val="nil"/>
          <w:bottom w:val="nil"/>
          <w:right w:val="nil"/>
          <w:between w:val="nil"/>
        </w:pBdr>
      </w:pPr>
      <w:r w:rsidRPr="00CF2082">
        <w:rPr>
          <w:rFonts w:ascii="맑은 고딕" w:eastAsia="맑은 고딕" w:hAnsi="맑은 고딕" w:cs="맑은 고딕"/>
        </w:rPr>
        <w:t>대상 내부장치 품번</w:t>
      </w:r>
    </w:p>
    <w:p w14:paraId="000000CB" w14:textId="77777777" w:rsidR="00850D8F" w:rsidRPr="00CF2082" w:rsidRDefault="00000000">
      <w:pPr>
        <w:numPr>
          <w:ilvl w:val="2"/>
          <w:numId w:val="2"/>
        </w:numPr>
        <w:pBdr>
          <w:top w:val="nil"/>
          <w:left w:val="nil"/>
          <w:bottom w:val="nil"/>
          <w:right w:val="nil"/>
          <w:between w:val="nil"/>
        </w:pBdr>
      </w:pPr>
      <w:r w:rsidRPr="00CF2082">
        <w:rPr>
          <w:rFonts w:ascii="맑은 고딕" w:eastAsia="맑은 고딕" w:hAnsi="맑은 고딕" w:cs="맑은 고딕"/>
        </w:rPr>
        <w:t>32 채널 : TD23A-A-IMP, TD23B-A-IMP</w:t>
      </w:r>
    </w:p>
    <w:p w14:paraId="000000CC" w14:textId="77777777" w:rsidR="00850D8F" w:rsidRPr="00CF2082" w:rsidRDefault="00000000">
      <w:pPr>
        <w:numPr>
          <w:ilvl w:val="2"/>
          <w:numId w:val="2"/>
        </w:numPr>
        <w:pBdr>
          <w:top w:val="nil"/>
          <w:left w:val="nil"/>
          <w:bottom w:val="nil"/>
          <w:right w:val="nil"/>
          <w:between w:val="nil"/>
        </w:pBdr>
      </w:pPr>
      <w:r w:rsidRPr="00CF2082">
        <w:rPr>
          <w:rFonts w:ascii="맑은 고딕" w:eastAsia="맑은 고딕" w:hAnsi="맑은 고딕" w:cs="맑은 고딕"/>
        </w:rPr>
        <w:t>16 채널 : TD23C-A-IMP</w:t>
      </w:r>
    </w:p>
    <w:p w14:paraId="000000CD" w14:textId="77777777" w:rsidR="00850D8F" w:rsidRDefault="00000000">
      <w:pPr>
        <w:pStyle w:val="2"/>
        <w:keepNext w:val="0"/>
        <w:numPr>
          <w:ilvl w:val="1"/>
          <w:numId w:val="1"/>
        </w:numPr>
        <w:spacing w:before="140" w:after="100" w:line="276" w:lineRule="auto"/>
        <w:ind w:left="100" w:firstLine="0"/>
        <w:jc w:val="left"/>
        <w:rPr>
          <w:rFonts w:ascii="맑은 고딕" w:eastAsia="맑은 고딕" w:hAnsi="맑은 고딕" w:cs="맑은 고딕"/>
          <w:color w:val="000000"/>
          <w:sz w:val="24"/>
          <w:szCs w:val="24"/>
        </w:rPr>
      </w:pPr>
      <w:bookmarkStart w:id="32" w:name="_Toc241582642"/>
      <w:r>
        <w:rPr>
          <w:rFonts w:ascii="맑은 고딕" w:eastAsia="맑은 고딕" w:hAnsi="맑은 고딕" w:cs="맑은 고딕"/>
          <w:b/>
          <w:bCs/>
          <w:color w:val="000000"/>
          <w:sz w:val="24"/>
          <w:szCs w:val="24"/>
        </w:rPr>
        <w:t>사용 목적(Intended Use)</w:t>
      </w:r>
      <w:bookmarkEnd w:id="32"/>
    </w:p>
    <w:p w14:paraId="000000CE" w14:textId="77777777" w:rsidR="00850D8F" w:rsidRDefault="00000000">
      <w:pPr>
        <w:numPr>
          <w:ilvl w:val="0"/>
          <w:numId w:val="2"/>
        </w:numPr>
        <w:pBdr>
          <w:top w:val="nil"/>
          <w:left w:val="nil"/>
          <w:bottom w:val="nil"/>
          <w:right w:val="nil"/>
          <w:between w:val="nil"/>
        </w:pBdr>
        <w:spacing w:after="120" w:line="300" w:lineRule="auto"/>
        <w:ind w:left="376" w:hanging="150"/>
        <w:jc w:val="left"/>
        <w:rPr>
          <w:color w:val="000000"/>
        </w:rPr>
      </w:pPr>
      <w:r>
        <w:rPr>
          <w:rFonts w:ascii="맑은 고딕" w:eastAsia="맑은 고딕" w:hAnsi="맑은 고딕" w:cs="맑은 고딕"/>
          <w:color w:val="000000"/>
        </w:rPr>
        <w:t>중증 청각장애 환자의 청각을 회복할 목적으로 사용하는 기기</w:t>
      </w:r>
    </w:p>
    <w:p w14:paraId="000000CF" w14:textId="77777777" w:rsidR="00850D8F" w:rsidRDefault="00850D8F">
      <w:pPr>
        <w:spacing w:after="0" w:line="20" w:lineRule="auto"/>
        <w:jc w:val="left"/>
        <w:rPr>
          <w:rFonts w:ascii="맑은 고딕" w:eastAsia="맑은 고딕" w:hAnsi="맑은 고딕" w:cs="맑은 고딕"/>
          <w:color w:val="000000"/>
        </w:rPr>
      </w:pPr>
    </w:p>
    <w:p w14:paraId="000000D0" w14:textId="77777777" w:rsidR="00850D8F" w:rsidRDefault="00000000">
      <w:pPr>
        <w:widowControl/>
        <w:spacing w:after="0" w:line="20" w:lineRule="auto"/>
        <w:jc w:val="left"/>
        <w:rPr>
          <w:rFonts w:ascii="맑은 고딕" w:eastAsia="맑은 고딕" w:hAnsi="맑은 고딕" w:cs="맑은 고딕"/>
          <w:color w:val="000000"/>
        </w:rPr>
      </w:pPr>
      <w:r>
        <w:br w:type="page"/>
      </w:r>
    </w:p>
    <w:p w14:paraId="000000D1" w14:textId="77777777" w:rsidR="00850D8F" w:rsidRDefault="00000000">
      <w:pPr>
        <w:pStyle w:val="1"/>
        <w:keepNext w:val="0"/>
        <w:numPr>
          <w:ilvl w:val="0"/>
          <w:numId w:val="1"/>
        </w:numPr>
        <w:shd w:val="clear" w:color="auto" w:fill="FFFFFF"/>
        <w:spacing w:before="140" w:after="100" w:line="276" w:lineRule="auto"/>
        <w:ind w:left="0" w:firstLine="0"/>
        <w:jc w:val="left"/>
        <w:rPr>
          <w:rFonts w:ascii="맑은 고딕" w:eastAsia="맑은 고딕" w:hAnsi="맑은 고딕" w:cs="맑은 고딕"/>
          <w:b/>
          <w:bCs/>
          <w:color w:val="000000"/>
          <w:sz w:val="26"/>
          <w:szCs w:val="26"/>
        </w:rPr>
      </w:pPr>
      <w:bookmarkStart w:id="33" w:name="_Toc241582643"/>
      <w:r>
        <w:rPr>
          <w:rFonts w:ascii="맑은 고딕" w:eastAsia="맑은 고딕" w:hAnsi="맑은 고딕" w:cs="맑은 고딕"/>
          <w:b/>
          <w:bCs/>
          <w:color w:val="000000"/>
          <w:sz w:val="26"/>
          <w:szCs w:val="26"/>
        </w:rPr>
        <w:lastRenderedPageBreak/>
        <w:t>적용 규제 및 규격</w:t>
      </w:r>
      <w:bookmarkEnd w:id="33"/>
    </w:p>
    <w:tbl>
      <w:tblPr>
        <w:tblStyle w:val="affffd"/>
        <w:tblW w:w="9208" w:type="dxa"/>
        <w:tblInd w:w="40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1003"/>
        <w:gridCol w:w="5113"/>
        <w:gridCol w:w="3092"/>
      </w:tblGrid>
      <w:tr w:rsidR="00850D8F" w14:paraId="569C4EFF" w14:textId="77777777">
        <w:trPr>
          <w:cantSplit/>
          <w:tblHeader/>
        </w:trPr>
        <w:tc>
          <w:tcPr>
            <w:tcW w:w="1003"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0D2" w14:textId="77777777" w:rsidR="00850D8F" w:rsidRDefault="00000000">
            <w:pPr>
              <w:spacing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No.</w:t>
            </w:r>
          </w:p>
        </w:tc>
        <w:tc>
          <w:tcPr>
            <w:tcW w:w="5113"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0D3" w14:textId="77777777" w:rsidR="00850D8F" w:rsidRDefault="00000000">
            <w:pPr>
              <w:spacing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구분</w:t>
            </w:r>
          </w:p>
        </w:tc>
        <w:tc>
          <w:tcPr>
            <w:tcW w:w="3092"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0D4" w14:textId="77777777" w:rsidR="00850D8F" w:rsidRDefault="00000000">
            <w:pPr>
              <w:spacing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규격</w:t>
            </w:r>
          </w:p>
        </w:tc>
      </w:tr>
      <w:tr w:rsidR="00850D8F" w14:paraId="458F5DC9" w14:textId="77777777">
        <w:trPr>
          <w:cantSplit/>
          <w:trHeight w:val="596"/>
        </w:trPr>
        <w:tc>
          <w:tcPr>
            <w:tcW w:w="1003"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0D5"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1</w:t>
            </w:r>
          </w:p>
        </w:tc>
        <w:tc>
          <w:tcPr>
            <w:tcW w:w="5113"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0D6"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매뉴얼</w:t>
            </w:r>
          </w:p>
          <w:p w14:paraId="000000D7"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라벨</w:t>
            </w:r>
          </w:p>
        </w:tc>
        <w:tc>
          <w:tcPr>
            <w:tcW w:w="30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0D8"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EN 1041:2008</w:t>
            </w:r>
          </w:p>
          <w:p w14:paraId="000000D9"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ISO 15223-1:2016</w:t>
            </w:r>
          </w:p>
        </w:tc>
      </w:tr>
      <w:tr w:rsidR="00850D8F" w14:paraId="31321959" w14:textId="77777777">
        <w:trPr>
          <w:cantSplit/>
          <w:trHeight w:val="596"/>
        </w:trPr>
        <w:tc>
          <w:tcPr>
            <w:tcW w:w="1003"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0DA"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2</w:t>
            </w:r>
          </w:p>
        </w:tc>
        <w:tc>
          <w:tcPr>
            <w:tcW w:w="5113"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0DB"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생체 적합성</w:t>
            </w:r>
          </w:p>
        </w:tc>
        <w:tc>
          <w:tcPr>
            <w:tcW w:w="30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0DC" w14:textId="77777777" w:rsidR="00850D8F" w:rsidRDefault="00000000">
            <w:pPr>
              <w:spacing w:before="40" w:after="40" w:line="276" w:lineRule="auto"/>
              <w:jc w:val="center"/>
              <w:rPr>
                <w:rFonts w:ascii="맑은 고딕" w:eastAsia="맑은 고딕" w:hAnsi="맑은 고딕" w:cs="맑은 고딕"/>
                <w:color w:val="000000"/>
                <w:sz w:val="19"/>
                <w:szCs w:val="19"/>
              </w:rPr>
            </w:pPr>
            <w:sdt>
              <w:sdtPr>
                <w:tag w:val="goog_rdk_3"/>
                <w:id w:val="22189329"/>
              </w:sdtPr>
              <w:sdtContent/>
            </w:sdt>
            <w:r>
              <w:rPr>
                <w:rFonts w:ascii="맑은 고딕" w:eastAsia="맑은 고딕" w:hAnsi="맑은 고딕" w:cs="맑은 고딕"/>
                <w:sz w:val="19"/>
                <w:szCs w:val="19"/>
              </w:rPr>
              <w:t>ISO 10993-1:2025</w:t>
            </w:r>
            <w:r>
              <w:rPr>
                <w:rFonts w:ascii="맑은 고딕" w:eastAsia="맑은 고딕" w:hAnsi="맑은 고딕" w:cs="맑은 고딕"/>
                <w:color w:val="000000"/>
                <w:sz w:val="19"/>
                <w:szCs w:val="19"/>
              </w:rPr>
              <w:t>,</w:t>
            </w:r>
          </w:p>
          <w:p w14:paraId="000000DD"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ISO 10993-5:2009</w:t>
            </w:r>
          </w:p>
          <w:p w14:paraId="000000DE"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ISO 10993-10:2010</w:t>
            </w:r>
          </w:p>
          <w:p w14:paraId="000000DF"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ISO 10993-</w:t>
            </w:r>
            <w:r>
              <w:rPr>
                <w:rFonts w:ascii="맑은 고딕" w:eastAsia="맑은 고딕" w:hAnsi="맑은 고딕" w:cs="맑은 고딕"/>
                <w:sz w:val="19"/>
                <w:szCs w:val="19"/>
              </w:rPr>
              <w:t>23</w:t>
            </w:r>
            <w:r>
              <w:rPr>
                <w:rFonts w:ascii="맑은 고딕" w:eastAsia="맑은 고딕" w:hAnsi="맑은 고딕" w:cs="맑은 고딕"/>
                <w:color w:val="000000"/>
                <w:sz w:val="19"/>
                <w:szCs w:val="19"/>
              </w:rPr>
              <w:t>:20</w:t>
            </w:r>
            <w:r>
              <w:rPr>
                <w:rFonts w:ascii="맑은 고딕" w:eastAsia="맑은 고딕" w:hAnsi="맑은 고딕" w:cs="맑은 고딕"/>
                <w:sz w:val="19"/>
                <w:szCs w:val="19"/>
              </w:rPr>
              <w:t>21</w:t>
            </w:r>
          </w:p>
        </w:tc>
      </w:tr>
      <w:tr w:rsidR="00850D8F" w14:paraId="6A033476" w14:textId="77777777">
        <w:trPr>
          <w:cantSplit/>
          <w:trHeight w:val="596"/>
        </w:trPr>
        <w:tc>
          <w:tcPr>
            <w:tcW w:w="1003"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0E0"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3</w:t>
            </w:r>
          </w:p>
        </w:tc>
        <w:tc>
          <w:tcPr>
            <w:tcW w:w="5113"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0E1"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의료기기의 전기·기계적 안전에 관한 공통기준규격.</w:t>
            </w:r>
          </w:p>
        </w:tc>
        <w:tc>
          <w:tcPr>
            <w:tcW w:w="30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0E2"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 xml:space="preserve">IEC 60601-1:2012 </w:t>
            </w:r>
          </w:p>
        </w:tc>
      </w:tr>
      <w:tr w:rsidR="00850D8F" w14:paraId="18007780" w14:textId="77777777">
        <w:trPr>
          <w:cantSplit/>
          <w:trHeight w:val="596"/>
        </w:trPr>
        <w:tc>
          <w:tcPr>
            <w:tcW w:w="1003"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0E3"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4</w:t>
            </w:r>
          </w:p>
        </w:tc>
        <w:tc>
          <w:tcPr>
            <w:tcW w:w="5113"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0E4"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위험관리</w:t>
            </w:r>
          </w:p>
        </w:tc>
        <w:tc>
          <w:tcPr>
            <w:tcW w:w="30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0E5"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ISO14971:20</w:t>
            </w:r>
            <w:r>
              <w:rPr>
                <w:rFonts w:ascii="맑은 고딕" w:eastAsia="맑은 고딕" w:hAnsi="맑은 고딕" w:cs="맑은 고딕"/>
                <w:sz w:val="19"/>
                <w:szCs w:val="19"/>
              </w:rPr>
              <w:t>07</w:t>
            </w:r>
          </w:p>
        </w:tc>
      </w:tr>
    </w:tbl>
    <w:p w14:paraId="000000E6" w14:textId="77777777" w:rsidR="00850D8F" w:rsidRDefault="00850D8F">
      <w:pPr>
        <w:spacing w:after="0" w:line="20" w:lineRule="auto"/>
        <w:jc w:val="left"/>
        <w:rPr>
          <w:rFonts w:ascii="맑은 고딕" w:eastAsia="맑은 고딕" w:hAnsi="맑은 고딕" w:cs="맑은 고딕"/>
          <w:color w:val="000000"/>
        </w:rPr>
      </w:pPr>
    </w:p>
    <w:p w14:paraId="000000E7" w14:textId="77777777" w:rsidR="00850D8F" w:rsidRDefault="00850D8F">
      <w:pPr>
        <w:spacing w:after="0" w:line="20" w:lineRule="auto"/>
        <w:jc w:val="left"/>
        <w:rPr>
          <w:rFonts w:ascii="맑은 고딕" w:eastAsia="맑은 고딕" w:hAnsi="맑은 고딕" w:cs="맑은 고딕"/>
          <w:color w:val="000000"/>
        </w:rPr>
      </w:pPr>
    </w:p>
    <w:p w14:paraId="000000E8" w14:textId="77777777" w:rsidR="00850D8F" w:rsidRDefault="00000000">
      <w:pPr>
        <w:widowControl/>
        <w:spacing w:after="0" w:line="20" w:lineRule="auto"/>
        <w:jc w:val="left"/>
        <w:rPr>
          <w:rFonts w:ascii="맑은 고딕" w:eastAsia="맑은 고딕" w:hAnsi="맑은 고딕" w:cs="맑은 고딕"/>
          <w:color w:val="000000"/>
        </w:rPr>
      </w:pPr>
      <w:r>
        <w:br w:type="page"/>
      </w:r>
    </w:p>
    <w:p w14:paraId="000000E9" w14:textId="77777777" w:rsidR="00850D8F" w:rsidRDefault="00000000">
      <w:pPr>
        <w:pStyle w:val="1"/>
        <w:keepNext w:val="0"/>
        <w:numPr>
          <w:ilvl w:val="0"/>
          <w:numId w:val="1"/>
        </w:numPr>
        <w:shd w:val="clear" w:color="auto" w:fill="FFFFFF"/>
        <w:spacing w:before="140" w:after="100" w:line="276" w:lineRule="auto"/>
        <w:ind w:left="0" w:firstLine="0"/>
        <w:jc w:val="left"/>
        <w:rPr>
          <w:rFonts w:ascii="맑은 고딕" w:eastAsia="맑은 고딕" w:hAnsi="맑은 고딕" w:cs="맑은 고딕"/>
          <w:b/>
          <w:bCs/>
          <w:color w:val="000000"/>
          <w:sz w:val="26"/>
          <w:szCs w:val="26"/>
        </w:rPr>
      </w:pPr>
      <w:bookmarkStart w:id="34" w:name="_Toc241582644"/>
      <w:r>
        <w:rPr>
          <w:rFonts w:ascii="맑은 고딕" w:eastAsia="맑은 고딕" w:hAnsi="맑은 고딕" w:cs="맑은 고딕"/>
          <w:b/>
          <w:bCs/>
          <w:color w:val="000000"/>
          <w:sz w:val="26"/>
          <w:szCs w:val="26"/>
        </w:rPr>
        <w:lastRenderedPageBreak/>
        <w:t>필수 성능 시험 요약</w:t>
      </w:r>
      <w:bookmarkEnd w:id="34"/>
    </w:p>
    <w:p w14:paraId="000000EA" w14:textId="77777777" w:rsidR="00850D8F" w:rsidRDefault="00000000">
      <w:pPr>
        <w:pStyle w:val="2"/>
        <w:keepNext w:val="0"/>
        <w:numPr>
          <w:ilvl w:val="1"/>
          <w:numId w:val="1"/>
        </w:numPr>
        <w:spacing w:before="140" w:after="100" w:line="276" w:lineRule="auto"/>
        <w:ind w:left="100" w:firstLine="0"/>
        <w:jc w:val="left"/>
        <w:rPr>
          <w:rFonts w:ascii="맑은 고딕" w:eastAsia="맑은 고딕" w:hAnsi="맑은 고딕" w:cs="맑은 고딕"/>
          <w:color w:val="000000"/>
          <w:sz w:val="24"/>
          <w:szCs w:val="24"/>
        </w:rPr>
      </w:pPr>
      <w:bookmarkStart w:id="35" w:name="_Toc241582645"/>
      <w:r>
        <w:rPr>
          <w:rFonts w:ascii="맑은 고딕" w:eastAsia="맑은 고딕" w:hAnsi="맑은 고딕" w:cs="맑은 고딕"/>
          <w:b/>
          <w:bCs/>
          <w:color w:val="000000"/>
          <w:sz w:val="24"/>
          <w:szCs w:val="24"/>
        </w:rPr>
        <w:t>필요 장비 및 지그</w:t>
      </w:r>
      <w:bookmarkEnd w:id="35"/>
    </w:p>
    <w:tbl>
      <w:tblPr>
        <w:tblStyle w:val="affffe"/>
        <w:tblW w:w="9628"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606"/>
        <w:gridCol w:w="1516"/>
        <w:gridCol w:w="5240"/>
        <w:gridCol w:w="2266"/>
      </w:tblGrid>
      <w:tr w:rsidR="00850D8F" w14:paraId="64F51ACD" w14:textId="77777777">
        <w:trPr>
          <w:cantSplit/>
          <w:tblHeader/>
          <w:jc w:val="center"/>
        </w:trPr>
        <w:tc>
          <w:tcPr>
            <w:tcW w:w="606" w:type="dxa"/>
            <w:shd w:val="clear" w:color="auto" w:fill="FFFFFF"/>
            <w:tcMar>
              <w:top w:w="15" w:type="dxa"/>
              <w:bottom w:w="15" w:type="dxa"/>
            </w:tcMar>
            <w:vAlign w:val="center"/>
          </w:tcPr>
          <w:p w14:paraId="000000EB" w14:textId="77777777" w:rsidR="00850D8F" w:rsidRDefault="00000000">
            <w:pPr>
              <w:spacing w:line="260" w:lineRule="auto"/>
              <w:jc w:val="center"/>
              <w:rPr>
                <w:rFonts w:ascii="맑은 고딕" w:eastAsia="맑은 고딕" w:hAnsi="맑은 고딕" w:cs="맑은 고딕"/>
                <w:b/>
                <w:bCs/>
                <w:sz w:val="19"/>
                <w:szCs w:val="19"/>
              </w:rPr>
            </w:pPr>
            <w:r>
              <w:rPr>
                <w:rFonts w:ascii="맑은 고딕" w:eastAsia="맑은 고딕" w:hAnsi="맑은 고딕" w:cs="맑은 고딕"/>
                <w:b/>
                <w:bCs/>
                <w:sz w:val="19"/>
                <w:szCs w:val="19"/>
              </w:rPr>
              <w:t>No.</w:t>
            </w:r>
          </w:p>
        </w:tc>
        <w:tc>
          <w:tcPr>
            <w:tcW w:w="6756" w:type="dxa"/>
            <w:gridSpan w:val="2"/>
            <w:shd w:val="clear" w:color="auto" w:fill="FFFFFF"/>
            <w:tcMar>
              <w:top w:w="15" w:type="dxa"/>
              <w:bottom w:w="15" w:type="dxa"/>
            </w:tcMar>
            <w:vAlign w:val="center"/>
          </w:tcPr>
          <w:p w14:paraId="000000EC" w14:textId="77777777" w:rsidR="00850D8F" w:rsidRDefault="00000000">
            <w:pPr>
              <w:spacing w:line="260" w:lineRule="auto"/>
              <w:jc w:val="center"/>
              <w:rPr>
                <w:rFonts w:ascii="맑은 고딕" w:eastAsia="맑은 고딕" w:hAnsi="맑은 고딕" w:cs="맑은 고딕"/>
                <w:b/>
                <w:bCs/>
                <w:sz w:val="19"/>
                <w:szCs w:val="19"/>
              </w:rPr>
            </w:pPr>
            <w:r>
              <w:rPr>
                <w:rFonts w:ascii="맑은 고딕" w:eastAsia="맑은 고딕" w:hAnsi="맑은 고딕" w:cs="맑은 고딕"/>
                <w:b/>
                <w:bCs/>
                <w:sz w:val="19"/>
                <w:szCs w:val="19"/>
              </w:rPr>
              <w:t>장비 및 지그</w:t>
            </w:r>
          </w:p>
        </w:tc>
        <w:tc>
          <w:tcPr>
            <w:tcW w:w="2266" w:type="dxa"/>
            <w:shd w:val="clear" w:color="auto" w:fill="FFFFFF"/>
            <w:tcMar>
              <w:top w:w="15" w:type="dxa"/>
              <w:bottom w:w="15" w:type="dxa"/>
            </w:tcMar>
            <w:vAlign w:val="center"/>
          </w:tcPr>
          <w:p w14:paraId="000000EE" w14:textId="77777777" w:rsidR="00850D8F" w:rsidRDefault="00000000">
            <w:pPr>
              <w:spacing w:line="260" w:lineRule="auto"/>
              <w:jc w:val="center"/>
              <w:rPr>
                <w:rFonts w:ascii="맑은 고딕" w:eastAsia="맑은 고딕" w:hAnsi="맑은 고딕" w:cs="맑은 고딕"/>
                <w:b/>
                <w:bCs/>
                <w:sz w:val="19"/>
                <w:szCs w:val="19"/>
              </w:rPr>
            </w:pPr>
            <w:r>
              <w:rPr>
                <w:rFonts w:ascii="맑은 고딕" w:eastAsia="맑은 고딕" w:hAnsi="맑은 고딕" w:cs="맑은 고딕"/>
                <w:b/>
                <w:bCs/>
                <w:sz w:val="19"/>
                <w:szCs w:val="19"/>
              </w:rPr>
              <w:t>사용목적</w:t>
            </w:r>
          </w:p>
        </w:tc>
      </w:tr>
      <w:tr w:rsidR="00850D8F" w14:paraId="2A12183F" w14:textId="77777777">
        <w:trPr>
          <w:cantSplit/>
          <w:trHeight w:val="2660"/>
          <w:jc w:val="center"/>
        </w:trPr>
        <w:tc>
          <w:tcPr>
            <w:tcW w:w="606" w:type="dxa"/>
            <w:shd w:val="clear" w:color="auto" w:fill="FFFFFF"/>
            <w:tcMar>
              <w:left w:w="99" w:type="dxa"/>
              <w:right w:w="99" w:type="dxa"/>
            </w:tcMar>
            <w:vAlign w:val="center"/>
          </w:tcPr>
          <w:p w14:paraId="000000EF"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1</w:t>
            </w:r>
          </w:p>
        </w:tc>
        <w:tc>
          <w:tcPr>
            <w:tcW w:w="1516" w:type="dxa"/>
            <w:shd w:val="clear" w:color="auto" w:fill="FFFFFF"/>
            <w:tcMar>
              <w:left w:w="99" w:type="dxa"/>
              <w:right w:w="99" w:type="dxa"/>
            </w:tcMar>
            <w:vAlign w:val="center"/>
          </w:tcPr>
          <w:p w14:paraId="000000F0"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오실로스코프</w:t>
            </w:r>
          </w:p>
        </w:tc>
        <w:tc>
          <w:tcPr>
            <w:tcW w:w="5240" w:type="dxa"/>
            <w:shd w:val="clear" w:color="auto" w:fill="FFFFFF"/>
            <w:tcMar>
              <w:left w:w="99" w:type="dxa"/>
              <w:right w:w="99" w:type="dxa"/>
            </w:tcMar>
            <w:vAlign w:val="center"/>
          </w:tcPr>
          <w:p w14:paraId="000000F1"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noProof/>
                <w:sz w:val="19"/>
                <w:szCs w:val="19"/>
              </w:rPr>
              <w:drawing>
                <wp:inline distT="0" distB="0" distL="0" distR="0" wp14:anchorId="7F17BC28" wp14:editId="4C9A3BF9">
                  <wp:extent cx="2044800" cy="1594800"/>
                  <wp:effectExtent l="0" t="0" r="0" b="0"/>
                  <wp:docPr id="2140985899" name="image6.png" descr="전자제품, 기계, 계량기, 실내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6.png" descr="전자제품, 기계, 계량기, 실내이(가) 표시된 사진&#10;&#10;AI 생성 콘텐츠는 정확하지 않을 수 있습니다."/>
                          <pic:cNvPicPr preferRelativeResize="0"/>
                        </pic:nvPicPr>
                        <pic:blipFill>
                          <a:blip r:embed="rId11"/>
                          <a:srcRect/>
                          <a:stretch>
                            <a:fillRect/>
                          </a:stretch>
                        </pic:blipFill>
                        <pic:spPr>
                          <a:xfrm>
                            <a:off x="0" y="0"/>
                            <a:ext cx="2044800" cy="1594800"/>
                          </a:xfrm>
                          <a:prstGeom prst="rect">
                            <a:avLst/>
                          </a:prstGeom>
                          <a:ln/>
                        </pic:spPr>
                      </pic:pic>
                    </a:graphicData>
                  </a:graphic>
                </wp:inline>
              </w:drawing>
            </w:r>
          </w:p>
        </w:tc>
        <w:tc>
          <w:tcPr>
            <w:tcW w:w="2266" w:type="dxa"/>
            <w:shd w:val="clear" w:color="auto" w:fill="FFFFFF"/>
            <w:tcMar>
              <w:left w:w="99" w:type="dxa"/>
              <w:right w:w="99" w:type="dxa"/>
            </w:tcMar>
            <w:vAlign w:val="center"/>
          </w:tcPr>
          <w:p w14:paraId="000000F2"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자극 출력파형을 측정한다.</w:t>
            </w:r>
          </w:p>
        </w:tc>
      </w:tr>
      <w:tr w:rsidR="00850D8F" w14:paraId="1338E056" w14:textId="77777777">
        <w:trPr>
          <w:cantSplit/>
          <w:trHeight w:val="2540"/>
          <w:jc w:val="center"/>
        </w:trPr>
        <w:tc>
          <w:tcPr>
            <w:tcW w:w="606" w:type="dxa"/>
            <w:shd w:val="clear" w:color="auto" w:fill="FFFFFF"/>
            <w:tcMar>
              <w:left w:w="99" w:type="dxa"/>
              <w:right w:w="99" w:type="dxa"/>
            </w:tcMar>
            <w:vAlign w:val="center"/>
          </w:tcPr>
          <w:p w14:paraId="000000F3"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2</w:t>
            </w:r>
          </w:p>
        </w:tc>
        <w:tc>
          <w:tcPr>
            <w:tcW w:w="1516" w:type="dxa"/>
            <w:shd w:val="clear" w:color="auto" w:fill="FFFFFF"/>
            <w:tcMar>
              <w:left w:w="99" w:type="dxa"/>
              <w:right w:w="99" w:type="dxa"/>
            </w:tcMar>
            <w:vAlign w:val="center"/>
          </w:tcPr>
          <w:p w14:paraId="000000F4"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내부기 출력</w:t>
            </w:r>
          </w:p>
          <w:p w14:paraId="000000F5"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측정 지그</w:t>
            </w:r>
          </w:p>
        </w:tc>
        <w:tc>
          <w:tcPr>
            <w:tcW w:w="5240" w:type="dxa"/>
            <w:shd w:val="clear" w:color="auto" w:fill="FFFFFF"/>
            <w:tcMar>
              <w:left w:w="99" w:type="dxa"/>
              <w:right w:w="99" w:type="dxa"/>
            </w:tcMar>
            <w:vAlign w:val="center"/>
          </w:tcPr>
          <w:p w14:paraId="000000F6"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noProof/>
                <w:sz w:val="19"/>
                <w:szCs w:val="19"/>
              </w:rPr>
              <w:drawing>
                <wp:inline distT="0" distB="0" distL="0" distR="0" wp14:anchorId="53FB9998" wp14:editId="764049C3">
                  <wp:extent cx="2520000" cy="1477088"/>
                  <wp:effectExtent l="0" t="0" r="0" b="0"/>
                  <wp:docPr id="2140985911"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2"/>
                          <a:srcRect/>
                          <a:stretch>
                            <a:fillRect/>
                          </a:stretch>
                        </pic:blipFill>
                        <pic:spPr>
                          <a:xfrm>
                            <a:off x="0" y="0"/>
                            <a:ext cx="2520000" cy="1477088"/>
                          </a:xfrm>
                          <a:prstGeom prst="rect">
                            <a:avLst/>
                          </a:prstGeom>
                          <a:ln/>
                        </pic:spPr>
                      </pic:pic>
                    </a:graphicData>
                  </a:graphic>
                </wp:inline>
              </w:drawing>
            </w:r>
          </w:p>
        </w:tc>
        <w:tc>
          <w:tcPr>
            <w:tcW w:w="2266" w:type="dxa"/>
            <w:shd w:val="clear" w:color="auto" w:fill="FFFFFF"/>
            <w:tcMar>
              <w:left w:w="99" w:type="dxa"/>
              <w:right w:w="99" w:type="dxa"/>
            </w:tcMar>
            <w:vAlign w:val="center"/>
          </w:tcPr>
          <w:p w14:paraId="000000F7"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PBS 용액을 사용하여 내부기 출력을 측정할 수 있도록 한다.</w:t>
            </w:r>
          </w:p>
        </w:tc>
      </w:tr>
      <w:tr w:rsidR="00850D8F" w14:paraId="0803069B" w14:textId="77777777">
        <w:trPr>
          <w:cantSplit/>
          <w:trHeight w:val="2540"/>
          <w:jc w:val="center"/>
        </w:trPr>
        <w:tc>
          <w:tcPr>
            <w:tcW w:w="606" w:type="dxa"/>
            <w:shd w:val="clear" w:color="auto" w:fill="FFFFFF"/>
            <w:tcMar>
              <w:left w:w="99" w:type="dxa"/>
              <w:right w:w="99" w:type="dxa"/>
            </w:tcMar>
            <w:vAlign w:val="center"/>
          </w:tcPr>
          <w:p w14:paraId="000000F8"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3</w:t>
            </w:r>
          </w:p>
        </w:tc>
        <w:tc>
          <w:tcPr>
            <w:tcW w:w="1516" w:type="dxa"/>
            <w:shd w:val="clear" w:color="auto" w:fill="FFFFFF"/>
            <w:tcMar>
              <w:left w:w="99" w:type="dxa"/>
              <w:right w:w="99" w:type="dxa"/>
            </w:tcMar>
            <w:vAlign w:val="center"/>
          </w:tcPr>
          <w:p w14:paraId="000000F9"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스페이서</w:t>
            </w:r>
          </w:p>
          <w:p w14:paraId="000000FA"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(두께 5mm)</w:t>
            </w:r>
          </w:p>
        </w:tc>
        <w:tc>
          <w:tcPr>
            <w:tcW w:w="5240" w:type="dxa"/>
            <w:shd w:val="clear" w:color="auto" w:fill="FFFFFF"/>
            <w:tcMar>
              <w:left w:w="99" w:type="dxa"/>
              <w:right w:w="99" w:type="dxa"/>
            </w:tcMar>
            <w:vAlign w:val="center"/>
          </w:tcPr>
          <w:p w14:paraId="000000FB"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noProof/>
                <w:sz w:val="19"/>
                <w:szCs w:val="19"/>
              </w:rPr>
              <w:drawing>
                <wp:inline distT="0" distB="0" distL="0" distR="0" wp14:anchorId="1B5AAD1C" wp14:editId="00AFDAFA">
                  <wp:extent cx="1075765" cy="736050"/>
                  <wp:effectExtent l="0" t="0" r="0" b="0"/>
                  <wp:docPr id="2140985912" name="image7.png" descr="원, 바닥, 실내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7.png" descr="원, 바닥, 실내이(가) 표시된 사진&#10;&#10;AI 생성 콘텐츠는 정확하지 않을 수 있습니다."/>
                          <pic:cNvPicPr preferRelativeResize="0"/>
                        </pic:nvPicPr>
                        <pic:blipFill>
                          <a:blip r:embed="rId13"/>
                          <a:srcRect/>
                          <a:stretch>
                            <a:fillRect/>
                          </a:stretch>
                        </pic:blipFill>
                        <pic:spPr>
                          <a:xfrm>
                            <a:off x="0" y="0"/>
                            <a:ext cx="1075765" cy="736050"/>
                          </a:xfrm>
                          <a:prstGeom prst="rect">
                            <a:avLst/>
                          </a:prstGeom>
                          <a:ln/>
                        </pic:spPr>
                      </pic:pic>
                    </a:graphicData>
                  </a:graphic>
                </wp:inline>
              </w:drawing>
            </w:r>
          </w:p>
        </w:tc>
        <w:tc>
          <w:tcPr>
            <w:tcW w:w="2266" w:type="dxa"/>
            <w:shd w:val="clear" w:color="auto" w:fill="FFFFFF"/>
            <w:tcMar>
              <w:left w:w="99" w:type="dxa"/>
              <w:right w:w="99" w:type="dxa"/>
            </w:tcMar>
            <w:vAlign w:val="center"/>
          </w:tcPr>
          <w:p w14:paraId="000000FC"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내부기와 외부기의 간격을 조정한다.</w:t>
            </w:r>
          </w:p>
        </w:tc>
      </w:tr>
      <w:tr w:rsidR="00850D8F" w14:paraId="77212718" w14:textId="77777777">
        <w:trPr>
          <w:cantSplit/>
          <w:trHeight w:val="2558"/>
          <w:jc w:val="center"/>
        </w:trPr>
        <w:tc>
          <w:tcPr>
            <w:tcW w:w="606" w:type="dxa"/>
            <w:shd w:val="clear" w:color="auto" w:fill="FFFFFF"/>
            <w:tcMar>
              <w:left w:w="99" w:type="dxa"/>
              <w:right w:w="99" w:type="dxa"/>
            </w:tcMar>
            <w:vAlign w:val="center"/>
          </w:tcPr>
          <w:p w14:paraId="000000FD"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lastRenderedPageBreak/>
              <w:t>4</w:t>
            </w:r>
          </w:p>
        </w:tc>
        <w:tc>
          <w:tcPr>
            <w:tcW w:w="1516" w:type="dxa"/>
            <w:shd w:val="clear" w:color="auto" w:fill="FFFFFF"/>
            <w:tcMar>
              <w:left w:w="99" w:type="dxa"/>
              <w:right w:w="99" w:type="dxa"/>
            </w:tcMar>
            <w:vAlign w:val="center"/>
          </w:tcPr>
          <w:p w14:paraId="000000FE"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디지털</w:t>
            </w:r>
          </w:p>
          <w:p w14:paraId="000000FF"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멀티미터</w:t>
            </w:r>
          </w:p>
        </w:tc>
        <w:tc>
          <w:tcPr>
            <w:tcW w:w="5240" w:type="dxa"/>
            <w:shd w:val="clear" w:color="auto" w:fill="FFFFFF"/>
            <w:tcMar>
              <w:left w:w="99" w:type="dxa"/>
              <w:right w:w="99" w:type="dxa"/>
            </w:tcMar>
            <w:vAlign w:val="center"/>
          </w:tcPr>
          <w:p w14:paraId="00000100"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noProof/>
                <w:sz w:val="19"/>
                <w:szCs w:val="19"/>
              </w:rPr>
              <w:drawing>
                <wp:inline distT="0" distB="0" distL="0" distR="0" wp14:anchorId="75704717" wp14:editId="6F6425E1">
                  <wp:extent cx="1480864" cy="1176805"/>
                  <wp:effectExtent l="0" t="0" r="0" b="0"/>
                  <wp:docPr id="2140985898" name="image19.png" descr="전자제품, 전자 공학, 계량기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19.png" descr="전자제품, 전자 공학, 계량기이(가) 표시된 사진&#10;&#10;AI 생성 콘텐츠는 정확하지 않을 수 있습니다."/>
                          <pic:cNvPicPr preferRelativeResize="0"/>
                        </pic:nvPicPr>
                        <pic:blipFill>
                          <a:blip r:embed="rId14"/>
                          <a:srcRect/>
                          <a:stretch>
                            <a:fillRect/>
                          </a:stretch>
                        </pic:blipFill>
                        <pic:spPr>
                          <a:xfrm rot="16200000">
                            <a:off x="0" y="0"/>
                            <a:ext cx="1480864" cy="1176805"/>
                          </a:xfrm>
                          <a:prstGeom prst="rect">
                            <a:avLst/>
                          </a:prstGeom>
                          <a:ln/>
                        </pic:spPr>
                      </pic:pic>
                    </a:graphicData>
                  </a:graphic>
                </wp:inline>
              </w:drawing>
            </w:r>
          </w:p>
        </w:tc>
        <w:tc>
          <w:tcPr>
            <w:tcW w:w="2266" w:type="dxa"/>
            <w:shd w:val="clear" w:color="auto" w:fill="FFFFFF"/>
            <w:tcMar>
              <w:left w:w="99" w:type="dxa"/>
              <w:right w:w="99" w:type="dxa"/>
            </w:tcMar>
            <w:vAlign w:val="center"/>
          </w:tcPr>
          <w:p w14:paraId="00000101"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지그에 결합된 저항 값을 확인한다.</w:t>
            </w:r>
          </w:p>
        </w:tc>
      </w:tr>
      <w:tr w:rsidR="00850D8F" w14:paraId="4DE5CC2A" w14:textId="77777777">
        <w:trPr>
          <w:cantSplit/>
          <w:trHeight w:val="2092"/>
          <w:jc w:val="center"/>
        </w:trPr>
        <w:tc>
          <w:tcPr>
            <w:tcW w:w="606" w:type="dxa"/>
            <w:shd w:val="clear" w:color="auto" w:fill="FFFFFF"/>
            <w:tcMar>
              <w:left w:w="99" w:type="dxa"/>
              <w:right w:w="99" w:type="dxa"/>
            </w:tcMar>
            <w:vAlign w:val="center"/>
          </w:tcPr>
          <w:p w14:paraId="00000102"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5</w:t>
            </w:r>
          </w:p>
        </w:tc>
        <w:tc>
          <w:tcPr>
            <w:tcW w:w="1516" w:type="dxa"/>
            <w:shd w:val="clear" w:color="auto" w:fill="FFFFFF"/>
            <w:tcMar>
              <w:left w:w="99" w:type="dxa"/>
              <w:right w:w="99" w:type="dxa"/>
            </w:tcMar>
            <w:vAlign w:val="center"/>
          </w:tcPr>
          <w:p w14:paraId="00000103"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스피커</w:t>
            </w:r>
          </w:p>
        </w:tc>
        <w:tc>
          <w:tcPr>
            <w:tcW w:w="5240" w:type="dxa"/>
            <w:shd w:val="clear" w:color="auto" w:fill="FFFFFF"/>
            <w:tcMar>
              <w:left w:w="99" w:type="dxa"/>
              <w:right w:w="99" w:type="dxa"/>
            </w:tcMar>
            <w:vAlign w:val="center"/>
          </w:tcPr>
          <w:p w14:paraId="00000104"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noProof/>
                <w:sz w:val="19"/>
                <w:szCs w:val="19"/>
              </w:rPr>
              <w:drawing>
                <wp:inline distT="0" distB="0" distL="0" distR="0" wp14:anchorId="700E1D19" wp14:editId="687F4BBB">
                  <wp:extent cx="1971675" cy="1971675"/>
                  <wp:effectExtent l="0" t="0" r="0" b="0"/>
                  <wp:docPr id="2140985918" name="image21.jpg" descr="야마하 HS5 (1통, 정품) : 다나와 가격비교"/>
                  <wp:cNvGraphicFramePr/>
                  <a:graphic xmlns:a="http://schemas.openxmlformats.org/drawingml/2006/main">
                    <a:graphicData uri="http://schemas.openxmlformats.org/drawingml/2006/picture">
                      <pic:pic xmlns:pic="http://schemas.openxmlformats.org/drawingml/2006/picture">
                        <pic:nvPicPr>
                          <pic:cNvPr id="0" name="image21.jpg" descr="야마하 HS5 (1통, 정품) : 다나와 가격비교"/>
                          <pic:cNvPicPr preferRelativeResize="0"/>
                        </pic:nvPicPr>
                        <pic:blipFill>
                          <a:blip r:embed="rId15"/>
                          <a:srcRect/>
                          <a:stretch>
                            <a:fillRect/>
                          </a:stretch>
                        </pic:blipFill>
                        <pic:spPr>
                          <a:xfrm>
                            <a:off x="0" y="0"/>
                            <a:ext cx="1971675" cy="1971675"/>
                          </a:xfrm>
                          <a:prstGeom prst="rect">
                            <a:avLst/>
                          </a:prstGeom>
                          <a:ln/>
                        </pic:spPr>
                      </pic:pic>
                    </a:graphicData>
                  </a:graphic>
                </wp:inline>
              </w:drawing>
            </w:r>
          </w:p>
          <w:p w14:paraId="00000105"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Yamaha HS5 Powered Studio Monitor</w:t>
            </w:r>
          </w:p>
        </w:tc>
        <w:tc>
          <w:tcPr>
            <w:tcW w:w="2266" w:type="dxa"/>
            <w:shd w:val="clear" w:color="auto" w:fill="FFFFFF"/>
            <w:tcMar>
              <w:left w:w="99" w:type="dxa"/>
              <w:right w:w="99" w:type="dxa"/>
            </w:tcMar>
            <w:vAlign w:val="center"/>
          </w:tcPr>
          <w:p w14:paraId="00000106"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오디오 신호를 사운드 신호로 마이크에 전달한다.</w:t>
            </w:r>
          </w:p>
        </w:tc>
      </w:tr>
      <w:tr w:rsidR="00850D8F" w14:paraId="03D63842" w14:textId="77777777">
        <w:trPr>
          <w:cantSplit/>
          <w:trHeight w:val="1130"/>
          <w:jc w:val="center"/>
        </w:trPr>
        <w:tc>
          <w:tcPr>
            <w:tcW w:w="606" w:type="dxa"/>
            <w:shd w:val="clear" w:color="auto" w:fill="FFFFFF"/>
            <w:tcMar>
              <w:left w:w="99" w:type="dxa"/>
              <w:right w:w="99" w:type="dxa"/>
            </w:tcMar>
            <w:vAlign w:val="center"/>
          </w:tcPr>
          <w:p w14:paraId="00000107"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6</w:t>
            </w:r>
          </w:p>
        </w:tc>
        <w:tc>
          <w:tcPr>
            <w:tcW w:w="1516" w:type="dxa"/>
            <w:shd w:val="clear" w:color="auto" w:fill="FFFFFF"/>
            <w:tcMar>
              <w:left w:w="99" w:type="dxa"/>
              <w:right w:w="99" w:type="dxa"/>
            </w:tcMar>
            <w:vAlign w:val="center"/>
          </w:tcPr>
          <w:p w14:paraId="00000108"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저항</w:t>
            </w:r>
          </w:p>
        </w:tc>
        <w:tc>
          <w:tcPr>
            <w:tcW w:w="5240" w:type="dxa"/>
            <w:shd w:val="clear" w:color="auto" w:fill="FFFFFF"/>
            <w:tcMar>
              <w:left w:w="99" w:type="dxa"/>
              <w:right w:w="99" w:type="dxa"/>
            </w:tcMar>
            <w:vAlign w:val="center"/>
          </w:tcPr>
          <w:p w14:paraId="00000109"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noProof/>
                <w:sz w:val="19"/>
                <w:szCs w:val="19"/>
              </w:rPr>
              <w:drawing>
                <wp:inline distT="0" distB="0" distL="0" distR="0" wp14:anchorId="76892450" wp14:editId="06431A09">
                  <wp:extent cx="1880533" cy="948687"/>
                  <wp:effectExtent l="0" t="0" r="0" b="0"/>
                  <wp:docPr id="214098592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6"/>
                          <a:srcRect/>
                          <a:stretch>
                            <a:fillRect/>
                          </a:stretch>
                        </pic:blipFill>
                        <pic:spPr>
                          <a:xfrm>
                            <a:off x="0" y="0"/>
                            <a:ext cx="1880533" cy="948687"/>
                          </a:xfrm>
                          <a:prstGeom prst="rect">
                            <a:avLst/>
                          </a:prstGeom>
                          <a:ln/>
                        </pic:spPr>
                      </pic:pic>
                    </a:graphicData>
                  </a:graphic>
                </wp:inline>
              </w:drawing>
            </w:r>
          </w:p>
        </w:tc>
        <w:tc>
          <w:tcPr>
            <w:tcW w:w="2266" w:type="dxa"/>
            <w:shd w:val="clear" w:color="auto" w:fill="FFFFFF"/>
            <w:tcMar>
              <w:left w:w="99" w:type="dxa"/>
              <w:right w:w="99" w:type="dxa"/>
            </w:tcMar>
            <w:vAlign w:val="center"/>
          </w:tcPr>
          <w:p w14:paraId="0000010A"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저항 양단의 출력파형을 측정한다.</w:t>
            </w:r>
          </w:p>
          <w:p w14:paraId="0000010B"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 xml:space="preserve"> </w:t>
            </w:r>
            <w:r w:rsidRPr="00CF2082">
              <w:rPr>
                <w:rFonts w:ascii="맑은 고딕" w:eastAsia="맑은 고딕" w:hAnsi="맑은 고딕" w:cs="맑은 고딕"/>
                <w:sz w:val="19"/>
                <w:szCs w:val="19"/>
              </w:rPr>
              <w:t xml:space="preserve">-  1.2kΩ </w:t>
            </w:r>
            <w:r>
              <w:rPr>
                <w:rFonts w:ascii="맑은 고딕" w:eastAsia="맑은 고딕" w:hAnsi="맑은 고딕" w:cs="맑은 고딕"/>
                <w:sz w:val="19"/>
                <w:szCs w:val="19"/>
              </w:rPr>
              <w:t>저항</w:t>
            </w:r>
          </w:p>
        </w:tc>
      </w:tr>
      <w:tr w:rsidR="00850D8F" w14:paraId="4C38FD04" w14:textId="77777777">
        <w:trPr>
          <w:cantSplit/>
          <w:trHeight w:val="1118"/>
          <w:jc w:val="center"/>
        </w:trPr>
        <w:tc>
          <w:tcPr>
            <w:tcW w:w="606" w:type="dxa"/>
            <w:shd w:val="clear" w:color="auto" w:fill="FFFFFF"/>
            <w:tcMar>
              <w:left w:w="99" w:type="dxa"/>
              <w:right w:w="99" w:type="dxa"/>
            </w:tcMar>
            <w:vAlign w:val="center"/>
          </w:tcPr>
          <w:p w14:paraId="0000010C"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lastRenderedPageBreak/>
              <w:t>7</w:t>
            </w:r>
          </w:p>
        </w:tc>
        <w:tc>
          <w:tcPr>
            <w:tcW w:w="1516" w:type="dxa"/>
            <w:shd w:val="clear" w:color="auto" w:fill="FFFFFF"/>
            <w:tcMar>
              <w:left w:w="99" w:type="dxa"/>
              <w:right w:w="99" w:type="dxa"/>
            </w:tcMar>
            <w:vAlign w:val="center"/>
          </w:tcPr>
          <w:p w14:paraId="0000010D"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 xml:space="preserve">개발자용 </w:t>
            </w:r>
          </w:p>
          <w:p w14:paraId="0000010E"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PC 앱</w:t>
            </w:r>
          </w:p>
        </w:tc>
        <w:tc>
          <w:tcPr>
            <w:tcW w:w="5240" w:type="dxa"/>
            <w:shd w:val="clear" w:color="auto" w:fill="FFFFFF"/>
            <w:tcMar>
              <w:left w:w="99" w:type="dxa"/>
              <w:right w:w="99" w:type="dxa"/>
            </w:tcMar>
            <w:vAlign w:val="center"/>
          </w:tcPr>
          <w:p w14:paraId="0000010F"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noProof/>
                <w:sz w:val="19"/>
                <w:szCs w:val="19"/>
              </w:rPr>
              <w:drawing>
                <wp:inline distT="0" distB="0" distL="0" distR="0" wp14:anchorId="574A803E" wp14:editId="6026B478">
                  <wp:extent cx="2520000" cy="1495406"/>
                  <wp:effectExtent l="0" t="0" r="0" b="0"/>
                  <wp:docPr id="21409859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2520000" cy="1495406"/>
                          </a:xfrm>
                          <a:prstGeom prst="rect">
                            <a:avLst/>
                          </a:prstGeom>
                          <a:ln/>
                        </pic:spPr>
                      </pic:pic>
                    </a:graphicData>
                  </a:graphic>
                </wp:inline>
              </w:drawing>
            </w:r>
          </w:p>
          <w:p w14:paraId="00000110" w14:textId="77777777" w:rsidR="00850D8F" w:rsidRDefault="00850D8F">
            <w:pPr>
              <w:spacing w:before="40" w:after="40" w:line="276" w:lineRule="auto"/>
              <w:jc w:val="center"/>
              <w:rPr>
                <w:rFonts w:ascii="맑은 고딕" w:eastAsia="맑은 고딕" w:hAnsi="맑은 고딕" w:cs="맑은 고딕"/>
                <w:sz w:val="19"/>
                <w:szCs w:val="19"/>
              </w:rPr>
            </w:pPr>
          </w:p>
          <w:p w14:paraId="00000111"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noProof/>
                <w:sz w:val="19"/>
                <w:szCs w:val="19"/>
              </w:rPr>
              <w:drawing>
                <wp:inline distT="0" distB="0" distL="0" distR="0" wp14:anchorId="47E659A7" wp14:editId="6B0A3162">
                  <wp:extent cx="2520000" cy="1495407"/>
                  <wp:effectExtent l="0" t="0" r="0" b="0"/>
                  <wp:docPr id="214098590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2520000" cy="1495407"/>
                          </a:xfrm>
                          <a:prstGeom prst="rect">
                            <a:avLst/>
                          </a:prstGeom>
                          <a:ln/>
                        </pic:spPr>
                      </pic:pic>
                    </a:graphicData>
                  </a:graphic>
                </wp:inline>
              </w:drawing>
            </w:r>
          </w:p>
        </w:tc>
        <w:tc>
          <w:tcPr>
            <w:tcW w:w="2266" w:type="dxa"/>
            <w:shd w:val="clear" w:color="auto" w:fill="FFFFFF"/>
            <w:tcMar>
              <w:left w:w="99" w:type="dxa"/>
              <w:right w:w="99" w:type="dxa"/>
            </w:tcMar>
            <w:vAlign w:val="center"/>
          </w:tcPr>
          <w:p w14:paraId="00000112"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외부기를 제어한다.</w:t>
            </w:r>
          </w:p>
        </w:tc>
      </w:tr>
      <w:tr w:rsidR="00850D8F" w14:paraId="6FED3D90" w14:textId="77777777">
        <w:trPr>
          <w:cantSplit/>
          <w:trHeight w:val="3815"/>
          <w:jc w:val="center"/>
        </w:trPr>
        <w:tc>
          <w:tcPr>
            <w:tcW w:w="606" w:type="dxa"/>
            <w:shd w:val="clear" w:color="auto" w:fill="FFFFFF"/>
            <w:tcMar>
              <w:left w:w="99" w:type="dxa"/>
              <w:right w:w="99" w:type="dxa"/>
            </w:tcMar>
            <w:vAlign w:val="center"/>
          </w:tcPr>
          <w:p w14:paraId="00000113"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8</w:t>
            </w:r>
          </w:p>
        </w:tc>
        <w:tc>
          <w:tcPr>
            <w:tcW w:w="1516" w:type="dxa"/>
            <w:shd w:val="clear" w:color="auto" w:fill="FFFFFF"/>
            <w:tcMar>
              <w:left w:w="99" w:type="dxa"/>
              <w:right w:w="99" w:type="dxa"/>
            </w:tcMar>
            <w:vAlign w:val="center"/>
          </w:tcPr>
          <w:p w14:paraId="00000114" w14:textId="77777777" w:rsidR="00850D8F" w:rsidRPr="00CF2082" w:rsidRDefault="00000000">
            <w:pPr>
              <w:spacing w:before="40" w:after="40" w:line="276" w:lineRule="auto"/>
              <w:jc w:val="center"/>
              <w:rPr>
                <w:rFonts w:ascii="맑은 고딕" w:eastAsia="맑은 고딕" w:hAnsi="맑은 고딕" w:cs="맑은 고딕"/>
                <w:sz w:val="19"/>
                <w:szCs w:val="19"/>
              </w:rPr>
            </w:pPr>
            <w:sdt>
              <w:sdtPr>
                <w:tag w:val="goog_rdk_4"/>
                <w:id w:val="-1713285994"/>
              </w:sdtPr>
              <w:sdtContent/>
            </w:sdt>
            <w:sdt>
              <w:sdtPr>
                <w:tag w:val="goog_rdk_5"/>
                <w:id w:val="-1533156397"/>
              </w:sdtPr>
              <w:sdtContent/>
            </w:sdt>
            <w:r w:rsidRPr="00CF2082">
              <w:rPr>
                <w:rFonts w:ascii="맑은 고딕" w:eastAsia="맑은 고딕" w:hAnsi="맑은 고딕" w:cs="맑은 고딕"/>
                <w:sz w:val="19"/>
                <w:szCs w:val="19"/>
              </w:rPr>
              <w:t>내부기</w:t>
            </w:r>
          </w:p>
          <w:p w14:paraId="00000115" w14:textId="39C05E33" w:rsidR="00850D8F" w:rsidRDefault="00000000">
            <w:pPr>
              <w:spacing w:before="40" w:after="40" w:line="276" w:lineRule="auto"/>
              <w:jc w:val="center"/>
              <w:rPr>
                <w:rFonts w:ascii="맑은 고딕" w:eastAsia="맑은 고딕" w:hAnsi="맑은 고딕" w:cs="맑은 고딕"/>
                <w:color w:val="0000FF"/>
                <w:sz w:val="19"/>
                <w:szCs w:val="19"/>
              </w:rPr>
            </w:pPr>
            <w:r w:rsidRPr="00CF2082">
              <w:rPr>
                <w:rFonts w:ascii="맑은 고딕" w:eastAsia="맑은 고딕" w:hAnsi="맑은 고딕" w:cs="맑은 고딕"/>
                <w:sz w:val="19"/>
                <w:szCs w:val="19"/>
              </w:rPr>
              <w:t>지그</w:t>
            </w:r>
            <w:ins w:id="36" w:author="김은수" w:date="2026-09-29T13:37:00Z" w16du:dateUtc="2026-09-29T04:37:00Z">
              <w:r w:rsidR="00CF2082" w:rsidRPr="00CF2082">
                <w:rPr>
                  <w:rFonts w:ascii="맑은 고딕" w:eastAsia="맑은 고딕" w:hAnsi="맑은 고딕" w:cs="맑은 고딕" w:hint="eastAsia"/>
                  <w:sz w:val="19"/>
                  <w:szCs w:val="19"/>
                </w:rPr>
                <w:t xml:space="preserve"> </w:t>
              </w:r>
            </w:ins>
            <w:r w:rsidRPr="00CF2082">
              <w:rPr>
                <w:rFonts w:ascii="맑은 고딕" w:eastAsia="맑은 고딕" w:hAnsi="맑은 고딕" w:cs="맑은 고딕"/>
                <w:sz w:val="19"/>
                <w:szCs w:val="19"/>
              </w:rPr>
              <w:t>(완제품 각 품번)</w:t>
            </w:r>
          </w:p>
        </w:tc>
        <w:tc>
          <w:tcPr>
            <w:tcW w:w="5240" w:type="dxa"/>
            <w:shd w:val="clear" w:color="auto" w:fill="FFFFFF"/>
            <w:tcMar>
              <w:left w:w="99" w:type="dxa"/>
              <w:right w:w="99" w:type="dxa"/>
            </w:tcMar>
            <w:vAlign w:val="center"/>
          </w:tcPr>
          <w:p w14:paraId="00000116"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noProof/>
                <w:sz w:val="19"/>
                <w:szCs w:val="19"/>
              </w:rPr>
              <w:drawing>
                <wp:inline distT="0" distB="0" distL="0" distR="0" wp14:anchorId="01157504" wp14:editId="2F36CA09">
                  <wp:extent cx="2764118" cy="1315864"/>
                  <wp:effectExtent l="0" t="0" r="0" b="0"/>
                  <wp:docPr id="2140985915" name="image14.png" descr="공구, 예술, 실내, 바닥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14.png" descr="공구, 예술, 실내, 바닥이(가) 표시된 사진&#10;&#10;AI 생성 콘텐츠는 정확하지 않을 수 있습니다."/>
                          <pic:cNvPicPr preferRelativeResize="0"/>
                        </pic:nvPicPr>
                        <pic:blipFill>
                          <a:blip r:embed="rId19"/>
                          <a:srcRect/>
                          <a:stretch>
                            <a:fillRect/>
                          </a:stretch>
                        </pic:blipFill>
                        <pic:spPr>
                          <a:xfrm>
                            <a:off x="0" y="0"/>
                            <a:ext cx="2764118" cy="1315864"/>
                          </a:xfrm>
                          <a:prstGeom prst="rect">
                            <a:avLst/>
                          </a:prstGeom>
                          <a:ln/>
                        </pic:spPr>
                      </pic:pic>
                    </a:graphicData>
                  </a:graphic>
                </wp:inline>
              </w:drawing>
            </w:r>
          </w:p>
        </w:tc>
        <w:tc>
          <w:tcPr>
            <w:tcW w:w="2266" w:type="dxa"/>
            <w:shd w:val="clear" w:color="auto" w:fill="FFFFFF"/>
            <w:tcMar>
              <w:left w:w="99" w:type="dxa"/>
              <w:right w:w="99" w:type="dxa"/>
            </w:tcMar>
            <w:vAlign w:val="center"/>
          </w:tcPr>
          <w:p w14:paraId="00000117"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외부기에서 수신된 자극 파라미터를 전기 자극 펄스로 생성한다.</w:t>
            </w:r>
          </w:p>
        </w:tc>
      </w:tr>
      <w:tr w:rsidR="00850D8F" w14:paraId="7B5FBE30" w14:textId="77777777">
        <w:trPr>
          <w:cantSplit/>
          <w:trHeight w:val="2558"/>
          <w:jc w:val="center"/>
        </w:trPr>
        <w:tc>
          <w:tcPr>
            <w:tcW w:w="606" w:type="dxa"/>
            <w:shd w:val="clear" w:color="auto" w:fill="FFFFFF"/>
            <w:tcMar>
              <w:left w:w="99" w:type="dxa"/>
              <w:right w:w="99" w:type="dxa"/>
            </w:tcMar>
            <w:vAlign w:val="center"/>
          </w:tcPr>
          <w:p w14:paraId="00000118"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lastRenderedPageBreak/>
              <w:t>9</w:t>
            </w:r>
          </w:p>
        </w:tc>
        <w:tc>
          <w:tcPr>
            <w:tcW w:w="1516" w:type="dxa"/>
            <w:shd w:val="clear" w:color="auto" w:fill="FFFFFF"/>
            <w:tcMar>
              <w:left w:w="99" w:type="dxa"/>
              <w:right w:w="99" w:type="dxa"/>
            </w:tcMar>
            <w:vAlign w:val="center"/>
          </w:tcPr>
          <w:p w14:paraId="00000119"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오디오 분석기</w:t>
            </w:r>
          </w:p>
        </w:tc>
        <w:tc>
          <w:tcPr>
            <w:tcW w:w="5240" w:type="dxa"/>
            <w:shd w:val="clear" w:color="auto" w:fill="FFFFFF"/>
            <w:tcMar>
              <w:left w:w="99" w:type="dxa"/>
              <w:right w:w="99" w:type="dxa"/>
            </w:tcMar>
            <w:vAlign w:val="center"/>
          </w:tcPr>
          <w:p w14:paraId="0000011A"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noProof/>
                <w:sz w:val="19"/>
                <w:szCs w:val="19"/>
              </w:rPr>
              <w:drawing>
                <wp:inline distT="0" distB="0" distL="0" distR="0" wp14:anchorId="63F17BDB" wp14:editId="42297BEE">
                  <wp:extent cx="2745362" cy="947970"/>
                  <wp:effectExtent l="0" t="0" r="0" b="0"/>
                  <wp:docPr id="2140985914" name="image20.png" descr="A close-up of a devic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0.png" descr="A close-up of a device&#10;&#10;AI-generated content may be incorrect."/>
                          <pic:cNvPicPr preferRelativeResize="0"/>
                        </pic:nvPicPr>
                        <pic:blipFill>
                          <a:blip r:embed="rId20"/>
                          <a:srcRect/>
                          <a:stretch>
                            <a:fillRect/>
                          </a:stretch>
                        </pic:blipFill>
                        <pic:spPr>
                          <a:xfrm>
                            <a:off x="0" y="0"/>
                            <a:ext cx="2745362" cy="947970"/>
                          </a:xfrm>
                          <a:prstGeom prst="rect">
                            <a:avLst/>
                          </a:prstGeom>
                          <a:ln/>
                        </pic:spPr>
                      </pic:pic>
                    </a:graphicData>
                  </a:graphic>
                </wp:inline>
              </w:drawing>
            </w:r>
          </w:p>
          <w:p w14:paraId="0000011B"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APx525 B Series Audio Analyzer</w:t>
            </w:r>
          </w:p>
        </w:tc>
        <w:tc>
          <w:tcPr>
            <w:tcW w:w="2266" w:type="dxa"/>
            <w:shd w:val="clear" w:color="auto" w:fill="FFFFFF"/>
            <w:tcMar>
              <w:left w:w="99" w:type="dxa"/>
              <w:right w:w="99" w:type="dxa"/>
            </w:tcMar>
            <w:vAlign w:val="center"/>
          </w:tcPr>
          <w:p w14:paraId="0000011C"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마이크 신호를 측정 분석하기 위하여 사용한다. (측정 소프트웨어 버전: v9.1.1, 사용되는 측정용 마이크: GRAS 43AG-7)</w:t>
            </w:r>
          </w:p>
        </w:tc>
      </w:tr>
      <w:tr w:rsidR="00850D8F" w14:paraId="23102177" w14:textId="77777777">
        <w:trPr>
          <w:cantSplit/>
          <w:trHeight w:val="2195"/>
          <w:jc w:val="center"/>
        </w:trPr>
        <w:tc>
          <w:tcPr>
            <w:tcW w:w="606" w:type="dxa"/>
            <w:shd w:val="clear" w:color="auto" w:fill="FFFFFF"/>
            <w:tcMar>
              <w:left w:w="99" w:type="dxa"/>
              <w:right w:w="99" w:type="dxa"/>
            </w:tcMar>
            <w:vAlign w:val="center"/>
          </w:tcPr>
          <w:p w14:paraId="0000011D"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10</w:t>
            </w:r>
          </w:p>
        </w:tc>
        <w:tc>
          <w:tcPr>
            <w:tcW w:w="1516" w:type="dxa"/>
            <w:shd w:val="clear" w:color="auto" w:fill="FFFFFF"/>
            <w:tcMar>
              <w:left w:w="99" w:type="dxa"/>
              <w:right w:w="99" w:type="dxa"/>
            </w:tcMar>
            <w:vAlign w:val="center"/>
          </w:tcPr>
          <w:p w14:paraId="0000011E"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측정용 방음 부스</w:t>
            </w:r>
          </w:p>
        </w:tc>
        <w:tc>
          <w:tcPr>
            <w:tcW w:w="5240" w:type="dxa"/>
            <w:shd w:val="clear" w:color="auto" w:fill="FFFFFF"/>
            <w:tcMar>
              <w:left w:w="99" w:type="dxa"/>
              <w:right w:w="99" w:type="dxa"/>
            </w:tcMar>
            <w:vAlign w:val="center"/>
          </w:tcPr>
          <w:p w14:paraId="0000011F"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noProof/>
                <w:sz w:val="19"/>
                <w:szCs w:val="19"/>
              </w:rPr>
              <w:drawing>
                <wp:inline distT="0" distB="0" distL="0" distR="0" wp14:anchorId="4C8422E4" wp14:editId="043B5EF9">
                  <wp:extent cx="1437167" cy="2058837"/>
                  <wp:effectExtent l="0" t="0" r="0" b="0"/>
                  <wp:docPr id="2140985917" name="image18.png" descr="실내, 기계, 벽, 바닥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18.png" descr="실내, 기계, 벽, 바닥이(가) 표시된 사진&#10;&#10;AI 생성 콘텐츠는 정확하지 않을 수 있습니다."/>
                          <pic:cNvPicPr preferRelativeResize="0"/>
                        </pic:nvPicPr>
                        <pic:blipFill>
                          <a:blip r:embed="rId21"/>
                          <a:srcRect/>
                          <a:stretch>
                            <a:fillRect/>
                          </a:stretch>
                        </pic:blipFill>
                        <pic:spPr>
                          <a:xfrm>
                            <a:off x="0" y="0"/>
                            <a:ext cx="1437167" cy="2058837"/>
                          </a:xfrm>
                          <a:prstGeom prst="rect">
                            <a:avLst/>
                          </a:prstGeom>
                          <a:ln/>
                        </pic:spPr>
                      </pic:pic>
                    </a:graphicData>
                  </a:graphic>
                </wp:inline>
              </w:drawing>
            </w:r>
          </w:p>
        </w:tc>
        <w:tc>
          <w:tcPr>
            <w:tcW w:w="2266" w:type="dxa"/>
            <w:shd w:val="clear" w:color="auto" w:fill="FFFFFF"/>
            <w:tcMar>
              <w:left w:w="99" w:type="dxa"/>
              <w:right w:w="99" w:type="dxa"/>
            </w:tcMar>
            <w:vAlign w:val="center"/>
          </w:tcPr>
          <w:p w14:paraId="00000120"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외부와 소음이 차단되는 측정용 부스로, 부스 내부에 스피커와 시료, 마이크를 배치하여 테스트를 수행한다.</w:t>
            </w:r>
          </w:p>
        </w:tc>
      </w:tr>
      <w:tr w:rsidR="00850D8F" w14:paraId="3CE0869B" w14:textId="77777777">
        <w:trPr>
          <w:cantSplit/>
          <w:trHeight w:val="2195"/>
          <w:jc w:val="center"/>
        </w:trPr>
        <w:tc>
          <w:tcPr>
            <w:tcW w:w="606" w:type="dxa"/>
            <w:shd w:val="clear" w:color="auto" w:fill="FFFFFF"/>
            <w:tcMar>
              <w:left w:w="99" w:type="dxa"/>
              <w:right w:w="99" w:type="dxa"/>
            </w:tcMar>
            <w:vAlign w:val="center"/>
          </w:tcPr>
          <w:p w14:paraId="00000121"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11</w:t>
            </w:r>
          </w:p>
        </w:tc>
        <w:tc>
          <w:tcPr>
            <w:tcW w:w="1516" w:type="dxa"/>
            <w:shd w:val="clear" w:color="auto" w:fill="FFFFFF"/>
            <w:tcMar>
              <w:left w:w="99" w:type="dxa"/>
              <w:right w:w="99" w:type="dxa"/>
            </w:tcMar>
            <w:vAlign w:val="center"/>
          </w:tcPr>
          <w:p w14:paraId="00000122"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NofM 시험용 32채널 내부기 지그</w:t>
            </w:r>
          </w:p>
        </w:tc>
        <w:tc>
          <w:tcPr>
            <w:tcW w:w="5240" w:type="dxa"/>
            <w:shd w:val="clear" w:color="auto" w:fill="FFFFFF"/>
            <w:tcMar>
              <w:left w:w="99" w:type="dxa"/>
              <w:right w:w="99" w:type="dxa"/>
            </w:tcMar>
            <w:vAlign w:val="center"/>
          </w:tcPr>
          <w:p w14:paraId="00000123" w14:textId="77777777" w:rsidR="00850D8F" w:rsidRDefault="00000000">
            <w:pPr>
              <w:spacing w:line="20" w:lineRule="auto"/>
              <w:jc w:val="center"/>
              <w:rPr>
                <w:rFonts w:ascii="맑은 고딕" w:eastAsia="맑은 고딕" w:hAnsi="맑은 고딕" w:cs="맑은 고딕"/>
                <w:sz w:val="19"/>
                <w:szCs w:val="19"/>
              </w:rPr>
            </w:pPr>
            <w:r>
              <w:rPr>
                <w:rFonts w:ascii="맑은 고딕" w:eastAsia="맑은 고딕" w:hAnsi="맑은 고딕" w:cs="맑은 고딕"/>
                <w:noProof/>
                <w:sz w:val="19"/>
                <w:szCs w:val="19"/>
              </w:rPr>
              <w:drawing>
                <wp:inline distT="0" distB="0" distL="114300" distR="114300" wp14:anchorId="74B71746" wp14:editId="2F04C7B3">
                  <wp:extent cx="1889760" cy="1889760"/>
                  <wp:effectExtent l="0" t="0" r="0" b="0"/>
                  <wp:docPr id="2140985933"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22"/>
                          <a:srcRect/>
                          <a:stretch>
                            <a:fillRect/>
                          </a:stretch>
                        </pic:blipFill>
                        <pic:spPr>
                          <a:xfrm>
                            <a:off x="0" y="0"/>
                            <a:ext cx="1889760" cy="1889760"/>
                          </a:xfrm>
                          <a:prstGeom prst="rect">
                            <a:avLst/>
                          </a:prstGeom>
                          <a:ln/>
                        </pic:spPr>
                      </pic:pic>
                    </a:graphicData>
                  </a:graphic>
                </wp:inline>
              </w:drawing>
            </w:r>
          </w:p>
        </w:tc>
        <w:tc>
          <w:tcPr>
            <w:tcW w:w="2266" w:type="dxa"/>
            <w:shd w:val="clear" w:color="auto" w:fill="FFFFFF"/>
            <w:tcMar>
              <w:left w:w="99" w:type="dxa"/>
              <w:right w:w="99" w:type="dxa"/>
            </w:tcMar>
            <w:vAlign w:val="center"/>
          </w:tcPr>
          <w:p w14:paraId="00000124"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32채널 전극이 모사된 시험용 내부기 지그로, NofM 자극 전략 사용시 16개 채널 선택에 대한 시험에 사용한다.</w:t>
            </w:r>
          </w:p>
        </w:tc>
      </w:tr>
    </w:tbl>
    <w:p w14:paraId="00000125" w14:textId="77777777" w:rsidR="00850D8F" w:rsidRDefault="00850D8F">
      <w:pPr>
        <w:spacing w:after="0" w:line="20" w:lineRule="auto"/>
        <w:jc w:val="left"/>
        <w:rPr>
          <w:rFonts w:ascii="맑은 고딕" w:eastAsia="맑은 고딕" w:hAnsi="맑은 고딕" w:cs="맑은 고딕"/>
          <w:color w:val="000000"/>
        </w:rPr>
      </w:pPr>
    </w:p>
    <w:p w14:paraId="00000126" w14:textId="77777777" w:rsidR="00850D8F" w:rsidRDefault="00000000">
      <w:r>
        <w:br w:type="page"/>
      </w:r>
    </w:p>
    <w:p w14:paraId="00000127" w14:textId="77777777" w:rsidR="00850D8F" w:rsidRDefault="00000000">
      <w:pPr>
        <w:pStyle w:val="3"/>
        <w:keepNext w:val="0"/>
        <w:numPr>
          <w:ilvl w:val="2"/>
          <w:numId w:val="1"/>
        </w:numPr>
        <w:spacing w:before="140" w:after="100" w:line="276" w:lineRule="auto"/>
        <w:ind w:left="200" w:firstLine="0"/>
        <w:jc w:val="left"/>
        <w:rPr>
          <w:rFonts w:ascii="맑은 고딕" w:eastAsia="맑은 고딕" w:hAnsi="맑은 고딕" w:cs="맑은 고딕"/>
          <w:b/>
          <w:bCs/>
          <w:color w:val="000000"/>
          <w:sz w:val="22"/>
          <w:szCs w:val="22"/>
        </w:rPr>
      </w:pPr>
      <w:bookmarkStart w:id="37" w:name="_Toc241582646"/>
      <w:r>
        <w:rPr>
          <w:rFonts w:ascii="맑은 고딕" w:eastAsia="맑은 고딕" w:hAnsi="맑은 고딕" w:cs="맑은 고딕"/>
          <w:b/>
          <w:bCs/>
          <w:color w:val="000000"/>
          <w:sz w:val="22"/>
          <w:szCs w:val="22"/>
        </w:rPr>
        <w:lastRenderedPageBreak/>
        <w:t>측정장비 교정 정보</w:t>
      </w:r>
      <w:bookmarkEnd w:id="37"/>
    </w:p>
    <w:tbl>
      <w:tblPr>
        <w:tblStyle w:val="afffff"/>
        <w:tblW w:w="9628" w:type="dxa"/>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704"/>
        <w:gridCol w:w="2504"/>
        <w:gridCol w:w="1605"/>
        <w:gridCol w:w="1605"/>
        <w:gridCol w:w="1605"/>
        <w:gridCol w:w="1605"/>
      </w:tblGrid>
      <w:tr w:rsidR="00850D8F" w14:paraId="0C98C0E1" w14:textId="77777777">
        <w:trPr>
          <w:cantSplit/>
          <w:tblHeader/>
        </w:trPr>
        <w:tc>
          <w:tcPr>
            <w:tcW w:w="704"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128" w14:textId="77777777" w:rsidR="00850D8F" w:rsidRDefault="00000000">
            <w:pPr>
              <w:spacing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No.</w:t>
            </w:r>
          </w:p>
        </w:tc>
        <w:tc>
          <w:tcPr>
            <w:tcW w:w="2504"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129" w14:textId="77777777" w:rsidR="00850D8F" w:rsidRDefault="00000000">
            <w:pPr>
              <w:spacing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장비명</w:t>
            </w:r>
          </w:p>
        </w:tc>
        <w:tc>
          <w:tcPr>
            <w:tcW w:w="1605"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12A" w14:textId="77777777" w:rsidR="00850D8F" w:rsidRDefault="00000000">
            <w:pPr>
              <w:spacing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모델명</w:t>
            </w:r>
          </w:p>
        </w:tc>
        <w:tc>
          <w:tcPr>
            <w:tcW w:w="1605"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12B" w14:textId="77777777" w:rsidR="00850D8F" w:rsidRDefault="00000000">
            <w:pPr>
              <w:spacing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장비번호</w:t>
            </w:r>
          </w:p>
        </w:tc>
        <w:tc>
          <w:tcPr>
            <w:tcW w:w="1605"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12C" w14:textId="77777777" w:rsidR="00850D8F" w:rsidRDefault="00000000">
            <w:pPr>
              <w:spacing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식별번호</w:t>
            </w:r>
          </w:p>
        </w:tc>
        <w:tc>
          <w:tcPr>
            <w:tcW w:w="1605"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12D" w14:textId="77777777" w:rsidR="00850D8F" w:rsidRDefault="00000000">
            <w:pPr>
              <w:spacing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교정만료일</w:t>
            </w:r>
          </w:p>
        </w:tc>
      </w:tr>
      <w:tr w:rsidR="00850D8F" w14:paraId="5B2C1FAC" w14:textId="77777777">
        <w:trPr>
          <w:cantSplit/>
        </w:trPr>
        <w:tc>
          <w:tcPr>
            <w:tcW w:w="70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2E"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1</w:t>
            </w:r>
          </w:p>
        </w:tc>
        <w:tc>
          <w:tcPr>
            <w:tcW w:w="250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2F"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오실로스코프</w:t>
            </w:r>
          </w:p>
        </w:tc>
        <w:tc>
          <w:tcPr>
            <w:tcW w:w="16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30"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(추후 기재)</w:t>
            </w:r>
          </w:p>
        </w:tc>
        <w:tc>
          <w:tcPr>
            <w:tcW w:w="16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31"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(추후 기재)</w:t>
            </w:r>
          </w:p>
        </w:tc>
        <w:tc>
          <w:tcPr>
            <w:tcW w:w="16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32"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(추후 기재)</w:t>
            </w:r>
          </w:p>
        </w:tc>
        <w:tc>
          <w:tcPr>
            <w:tcW w:w="16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33"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(추후 기재)</w:t>
            </w:r>
          </w:p>
        </w:tc>
      </w:tr>
      <w:tr w:rsidR="00850D8F" w14:paraId="46C80292" w14:textId="77777777">
        <w:trPr>
          <w:cantSplit/>
        </w:trPr>
        <w:tc>
          <w:tcPr>
            <w:tcW w:w="70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34"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2</w:t>
            </w:r>
          </w:p>
        </w:tc>
        <w:tc>
          <w:tcPr>
            <w:tcW w:w="250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35"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디지털 멀티미터</w:t>
            </w:r>
          </w:p>
        </w:tc>
        <w:tc>
          <w:tcPr>
            <w:tcW w:w="16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36"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(추후 기재)</w:t>
            </w:r>
          </w:p>
        </w:tc>
        <w:tc>
          <w:tcPr>
            <w:tcW w:w="16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37"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(추후 기재)</w:t>
            </w:r>
          </w:p>
        </w:tc>
        <w:tc>
          <w:tcPr>
            <w:tcW w:w="16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38"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(추후 기재)</w:t>
            </w:r>
          </w:p>
        </w:tc>
        <w:tc>
          <w:tcPr>
            <w:tcW w:w="16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39"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(추후 기재)</w:t>
            </w:r>
          </w:p>
        </w:tc>
      </w:tr>
      <w:tr w:rsidR="00850D8F" w14:paraId="021762E6" w14:textId="77777777">
        <w:trPr>
          <w:cantSplit/>
        </w:trPr>
        <w:tc>
          <w:tcPr>
            <w:tcW w:w="70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3A"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3</w:t>
            </w:r>
          </w:p>
        </w:tc>
        <w:tc>
          <w:tcPr>
            <w:tcW w:w="250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3B"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오디오 분석기</w:t>
            </w:r>
          </w:p>
        </w:tc>
        <w:tc>
          <w:tcPr>
            <w:tcW w:w="16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3C"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(추후 기재)</w:t>
            </w:r>
          </w:p>
        </w:tc>
        <w:tc>
          <w:tcPr>
            <w:tcW w:w="16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3D"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(추후 기재)</w:t>
            </w:r>
          </w:p>
        </w:tc>
        <w:tc>
          <w:tcPr>
            <w:tcW w:w="16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3E"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(추후 기재)</w:t>
            </w:r>
          </w:p>
        </w:tc>
        <w:tc>
          <w:tcPr>
            <w:tcW w:w="16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3F"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(추후 기재)</w:t>
            </w:r>
          </w:p>
        </w:tc>
      </w:tr>
    </w:tbl>
    <w:p w14:paraId="00000140" w14:textId="77777777" w:rsidR="00850D8F" w:rsidRDefault="00850D8F">
      <w:pPr>
        <w:spacing w:after="0" w:line="20" w:lineRule="auto"/>
        <w:jc w:val="left"/>
        <w:rPr>
          <w:rFonts w:ascii="맑은 고딕" w:eastAsia="맑은 고딕" w:hAnsi="맑은 고딕" w:cs="맑은 고딕"/>
          <w:color w:val="000000"/>
        </w:rPr>
      </w:pPr>
    </w:p>
    <w:p w14:paraId="00000141" w14:textId="77777777" w:rsidR="00850D8F" w:rsidRDefault="00850D8F"/>
    <w:p w14:paraId="00000142" w14:textId="77777777" w:rsidR="00850D8F" w:rsidRDefault="00000000">
      <w:pPr>
        <w:pStyle w:val="2"/>
        <w:keepNext w:val="0"/>
        <w:numPr>
          <w:ilvl w:val="1"/>
          <w:numId w:val="1"/>
        </w:numPr>
        <w:spacing w:before="140" w:after="100" w:line="276" w:lineRule="auto"/>
        <w:ind w:left="100" w:firstLine="0"/>
        <w:jc w:val="left"/>
        <w:rPr>
          <w:rFonts w:ascii="맑은 고딕" w:eastAsia="맑은 고딕" w:hAnsi="맑은 고딕" w:cs="맑은 고딕"/>
          <w:color w:val="000000"/>
          <w:sz w:val="24"/>
          <w:szCs w:val="24"/>
        </w:rPr>
      </w:pPr>
      <w:bookmarkStart w:id="38" w:name="_Toc241582647"/>
      <w:r>
        <w:rPr>
          <w:rFonts w:ascii="맑은 고딕" w:eastAsia="맑은 고딕" w:hAnsi="맑은 고딕" w:cs="맑은 고딕"/>
          <w:b/>
          <w:bCs/>
          <w:color w:val="000000"/>
          <w:sz w:val="24"/>
          <w:szCs w:val="24"/>
        </w:rPr>
        <w:t>필요 시료</w:t>
      </w:r>
      <w:bookmarkEnd w:id="38"/>
    </w:p>
    <w:tbl>
      <w:tblPr>
        <w:tblStyle w:val="afffff0"/>
        <w:tblW w:w="9628" w:type="dxa"/>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614"/>
        <w:gridCol w:w="1237"/>
        <w:gridCol w:w="5358"/>
        <w:gridCol w:w="2419"/>
      </w:tblGrid>
      <w:tr w:rsidR="00850D8F" w14:paraId="5639CC73" w14:textId="77777777">
        <w:trPr>
          <w:cantSplit/>
          <w:tblHeader/>
        </w:trPr>
        <w:tc>
          <w:tcPr>
            <w:tcW w:w="614"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143" w14:textId="77777777" w:rsidR="00850D8F" w:rsidRDefault="00000000">
            <w:pPr>
              <w:spacing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No.</w:t>
            </w:r>
          </w:p>
        </w:tc>
        <w:tc>
          <w:tcPr>
            <w:tcW w:w="6595" w:type="dxa"/>
            <w:gridSpan w:val="2"/>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144" w14:textId="77777777" w:rsidR="00850D8F" w:rsidRDefault="00000000">
            <w:pPr>
              <w:spacing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시료</w:t>
            </w:r>
          </w:p>
        </w:tc>
        <w:tc>
          <w:tcPr>
            <w:tcW w:w="2419"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146" w14:textId="77777777" w:rsidR="00850D8F" w:rsidRDefault="00000000">
            <w:pPr>
              <w:spacing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 xml:space="preserve">제조번호 </w:t>
            </w:r>
          </w:p>
        </w:tc>
      </w:tr>
      <w:tr w:rsidR="00850D8F" w14:paraId="026528C8" w14:textId="77777777">
        <w:trPr>
          <w:cantSplit/>
          <w:trHeight w:val="2558"/>
        </w:trPr>
        <w:tc>
          <w:tcPr>
            <w:tcW w:w="614" w:type="dxa"/>
            <w:tcBorders>
              <w:top w:val="single" w:sz="4" w:space="0" w:color="B7B7B7"/>
              <w:left w:val="single" w:sz="4" w:space="0" w:color="B7B7B7"/>
              <w:bottom w:val="single" w:sz="4" w:space="0" w:color="B7B7B7"/>
              <w:right w:val="single" w:sz="4" w:space="0" w:color="B7B7B7"/>
            </w:tcBorders>
            <w:shd w:val="clear" w:color="auto" w:fill="FFFFFF"/>
            <w:tcMar>
              <w:left w:w="99" w:type="dxa"/>
              <w:right w:w="99" w:type="dxa"/>
            </w:tcMar>
            <w:vAlign w:val="center"/>
          </w:tcPr>
          <w:p w14:paraId="00000147"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1</w:t>
            </w:r>
          </w:p>
        </w:tc>
        <w:tc>
          <w:tcPr>
            <w:tcW w:w="1237" w:type="dxa"/>
            <w:tcBorders>
              <w:top w:val="single" w:sz="4" w:space="0" w:color="B7B7B7"/>
              <w:left w:val="single" w:sz="4" w:space="0" w:color="B7B7B7"/>
              <w:bottom w:val="single" w:sz="4" w:space="0" w:color="B7B7B7"/>
              <w:right w:val="single" w:sz="4" w:space="0" w:color="B7B7B7"/>
            </w:tcBorders>
            <w:shd w:val="clear" w:color="auto" w:fill="FFFFFF"/>
            <w:tcMar>
              <w:left w:w="99" w:type="dxa"/>
              <w:right w:w="99" w:type="dxa"/>
            </w:tcMar>
            <w:vAlign w:val="center"/>
          </w:tcPr>
          <w:p w14:paraId="00000148"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 xml:space="preserve">외부기 </w:t>
            </w:r>
          </w:p>
          <w:p w14:paraId="00000149"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완제품</w:t>
            </w:r>
          </w:p>
        </w:tc>
        <w:tc>
          <w:tcPr>
            <w:tcW w:w="5358" w:type="dxa"/>
            <w:tcBorders>
              <w:top w:val="single" w:sz="4" w:space="0" w:color="B7B7B7"/>
              <w:left w:val="single" w:sz="4" w:space="0" w:color="B7B7B7"/>
              <w:bottom w:val="single" w:sz="4" w:space="0" w:color="B7B7B7"/>
              <w:right w:val="single" w:sz="4" w:space="0" w:color="B7B7B7"/>
            </w:tcBorders>
            <w:shd w:val="clear" w:color="auto" w:fill="FFFFFF"/>
            <w:tcMar>
              <w:left w:w="99" w:type="dxa"/>
              <w:right w:w="99" w:type="dxa"/>
            </w:tcMar>
            <w:vAlign w:val="center"/>
          </w:tcPr>
          <w:p w14:paraId="0000014A"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noProof/>
                <w:color w:val="000000"/>
                <w:sz w:val="19"/>
                <w:szCs w:val="19"/>
              </w:rPr>
              <w:drawing>
                <wp:inline distT="0" distB="0" distL="0" distR="0" wp14:anchorId="656DEDD3" wp14:editId="4549A2A6">
                  <wp:extent cx="1440000" cy="1440000"/>
                  <wp:effectExtent l="0" t="0" r="0" b="0"/>
                  <wp:docPr id="2140985925"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23"/>
                          <a:srcRect/>
                          <a:stretch>
                            <a:fillRect/>
                          </a:stretch>
                        </pic:blipFill>
                        <pic:spPr>
                          <a:xfrm>
                            <a:off x="0" y="0"/>
                            <a:ext cx="1440000" cy="1440000"/>
                          </a:xfrm>
                          <a:prstGeom prst="rect">
                            <a:avLst/>
                          </a:prstGeom>
                          <a:ln/>
                        </pic:spPr>
                      </pic:pic>
                    </a:graphicData>
                  </a:graphic>
                </wp:inline>
              </w:drawing>
            </w:r>
          </w:p>
        </w:tc>
        <w:tc>
          <w:tcPr>
            <w:tcW w:w="2419" w:type="dxa"/>
            <w:tcBorders>
              <w:top w:val="single" w:sz="4" w:space="0" w:color="B7B7B7"/>
              <w:left w:val="single" w:sz="4" w:space="0" w:color="B7B7B7"/>
              <w:bottom w:val="single" w:sz="4" w:space="0" w:color="B7B7B7"/>
              <w:right w:val="single" w:sz="4" w:space="0" w:color="B7B7B7"/>
            </w:tcBorders>
            <w:shd w:val="clear" w:color="auto" w:fill="FFFFFF"/>
            <w:tcMar>
              <w:left w:w="99" w:type="dxa"/>
              <w:right w:w="99" w:type="dxa"/>
            </w:tcMar>
            <w:vAlign w:val="center"/>
          </w:tcPr>
          <w:p w14:paraId="0000014B" w14:textId="77777777" w:rsidR="00850D8F" w:rsidRDefault="00850D8F">
            <w:pPr>
              <w:spacing w:line="20" w:lineRule="auto"/>
              <w:jc w:val="center"/>
              <w:rPr>
                <w:rFonts w:ascii="맑은 고딕" w:eastAsia="맑은 고딕" w:hAnsi="맑은 고딕" w:cs="맑은 고딕"/>
                <w:color w:val="000000"/>
                <w:sz w:val="19"/>
                <w:szCs w:val="19"/>
              </w:rPr>
            </w:pPr>
          </w:p>
        </w:tc>
      </w:tr>
    </w:tbl>
    <w:p w14:paraId="0000014C" w14:textId="77777777" w:rsidR="00850D8F" w:rsidRDefault="00850D8F">
      <w:pPr>
        <w:spacing w:after="0" w:line="20" w:lineRule="auto"/>
        <w:jc w:val="left"/>
        <w:rPr>
          <w:rFonts w:ascii="맑은 고딕" w:eastAsia="맑은 고딕" w:hAnsi="맑은 고딕" w:cs="맑은 고딕"/>
          <w:color w:val="000000"/>
        </w:rPr>
      </w:pPr>
    </w:p>
    <w:p w14:paraId="0000014D" w14:textId="77777777" w:rsidR="00850D8F" w:rsidRDefault="00850D8F"/>
    <w:p w14:paraId="0000014E" w14:textId="77777777" w:rsidR="00850D8F" w:rsidRDefault="00000000">
      <w:pPr>
        <w:widowControl/>
      </w:pPr>
      <w:r>
        <w:br w:type="page"/>
      </w:r>
    </w:p>
    <w:p w14:paraId="0000014F" w14:textId="77777777" w:rsidR="00850D8F" w:rsidRDefault="00000000">
      <w:pPr>
        <w:pStyle w:val="2"/>
        <w:keepNext w:val="0"/>
        <w:numPr>
          <w:ilvl w:val="1"/>
          <w:numId w:val="1"/>
        </w:numPr>
        <w:spacing w:before="140" w:after="100" w:line="276" w:lineRule="auto"/>
        <w:ind w:left="100" w:firstLine="0"/>
        <w:jc w:val="left"/>
        <w:rPr>
          <w:rFonts w:ascii="맑은 고딕" w:eastAsia="맑은 고딕" w:hAnsi="맑은 고딕" w:cs="맑은 고딕"/>
          <w:color w:val="000000"/>
          <w:sz w:val="24"/>
          <w:szCs w:val="24"/>
        </w:rPr>
      </w:pPr>
      <w:bookmarkStart w:id="39" w:name="_Toc241582648"/>
      <w:r>
        <w:rPr>
          <w:rFonts w:ascii="맑은 고딕" w:eastAsia="맑은 고딕" w:hAnsi="맑은 고딕" w:cs="맑은 고딕"/>
          <w:b/>
          <w:bCs/>
          <w:color w:val="000000"/>
          <w:sz w:val="24"/>
          <w:szCs w:val="24"/>
        </w:rPr>
        <w:lastRenderedPageBreak/>
        <w:t>시험 목록</w:t>
      </w:r>
      <w:bookmarkEnd w:id="39"/>
    </w:p>
    <w:tbl>
      <w:tblPr>
        <w:tblStyle w:val="afffff1"/>
        <w:tblW w:w="9628" w:type="dxa"/>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1129"/>
        <w:gridCol w:w="2694"/>
        <w:gridCol w:w="5805"/>
      </w:tblGrid>
      <w:tr w:rsidR="00850D8F" w14:paraId="7DDA3255" w14:textId="77777777">
        <w:trPr>
          <w:cantSplit/>
          <w:tblHeader/>
        </w:trPr>
        <w:tc>
          <w:tcPr>
            <w:tcW w:w="1129"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150" w14:textId="77777777" w:rsidR="00850D8F" w:rsidRDefault="00000000">
            <w:pPr>
              <w:spacing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No.</w:t>
            </w:r>
          </w:p>
        </w:tc>
        <w:tc>
          <w:tcPr>
            <w:tcW w:w="2694"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151" w14:textId="77777777" w:rsidR="00850D8F" w:rsidRDefault="00000000">
            <w:pPr>
              <w:spacing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시험 ID</w:t>
            </w:r>
          </w:p>
        </w:tc>
        <w:tc>
          <w:tcPr>
            <w:tcW w:w="5805"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152" w14:textId="77777777" w:rsidR="00850D8F" w:rsidRDefault="00000000">
            <w:pPr>
              <w:spacing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시험 개요</w:t>
            </w:r>
          </w:p>
        </w:tc>
      </w:tr>
      <w:tr w:rsidR="00850D8F" w14:paraId="36C9D121" w14:textId="77777777">
        <w:trPr>
          <w:cantSplit/>
          <w:trHeight w:val="468"/>
        </w:trPr>
        <w:tc>
          <w:tcPr>
            <w:tcW w:w="1129"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53"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1</w:t>
            </w:r>
          </w:p>
        </w:tc>
        <w:tc>
          <w:tcPr>
            <w:tcW w:w="269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54"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SYS-EP-TEST-ID-1</w:t>
            </w:r>
          </w:p>
        </w:tc>
        <w:tc>
          <w:tcPr>
            <w:tcW w:w="58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55"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마이크의 사운드 입력 크기 범위를 확인한다.</w:t>
            </w:r>
          </w:p>
        </w:tc>
      </w:tr>
      <w:tr w:rsidR="00850D8F" w14:paraId="7768BF45" w14:textId="77777777">
        <w:trPr>
          <w:cantSplit/>
          <w:trHeight w:val="468"/>
        </w:trPr>
        <w:tc>
          <w:tcPr>
            <w:tcW w:w="1129"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56"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2</w:t>
            </w:r>
          </w:p>
        </w:tc>
        <w:tc>
          <w:tcPr>
            <w:tcW w:w="269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57"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SYS-EP-TEST-ID-2</w:t>
            </w:r>
          </w:p>
        </w:tc>
        <w:tc>
          <w:tcPr>
            <w:tcW w:w="58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58"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마이크의 사운드 입력 주파수 범위를 확인한다.</w:t>
            </w:r>
          </w:p>
        </w:tc>
      </w:tr>
      <w:tr w:rsidR="00850D8F" w14:paraId="087EA392" w14:textId="77777777">
        <w:trPr>
          <w:cantSplit/>
        </w:trPr>
        <w:tc>
          <w:tcPr>
            <w:tcW w:w="1129"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59"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3</w:t>
            </w:r>
          </w:p>
        </w:tc>
        <w:tc>
          <w:tcPr>
            <w:tcW w:w="269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5A"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SYS-EP-TEST-ID-3</w:t>
            </w:r>
          </w:p>
        </w:tc>
        <w:tc>
          <w:tcPr>
            <w:tcW w:w="58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5B"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 xml:space="preserve">내부장치로 전송되는 자극 출력 펄스 주파수를 확인한다. </w:t>
            </w:r>
          </w:p>
        </w:tc>
      </w:tr>
      <w:tr w:rsidR="00850D8F" w14:paraId="7D55C1EC" w14:textId="77777777">
        <w:trPr>
          <w:cantSplit/>
        </w:trPr>
        <w:tc>
          <w:tcPr>
            <w:tcW w:w="1129"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5C"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4</w:t>
            </w:r>
          </w:p>
        </w:tc>
        <w:tc>
          <w:tcPr>
            <w:tcW w:w="269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5D"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SYS-EP-TEST-ID-4</w:t>
            </w:r>
          </w:p>
        </w:tc>
        <w:tc>
          <w:tcPr>
            <w:tcW w:w="58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5E"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 xml:space="preserve">내부장치로 전송되는 자극 출력 펄스 위상 폭을 확인한다. </w:t>
            </w:r>
          </w:p>
        </w:tc>
      </w:tr>
      <w:tr w:rsidR="00850D8F" w14:paraId="5DFD692D" w14:textId="77777777">
        <w:trPr>
          <w:cantSplit/>
        </w:trPr>
        <w:tc>
          <w:tcPr>
            <w:tcW w:w="1129"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5F"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5</w:t>
            </w:r>
          </w:p>
        </w:tc>
        <w:tc>
          <w:tcPr>
            <w:tcW w:w="269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60"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SYS-EP-TEST-ID-5</w:t>
            </w:r>
          </w:p>
        </w:tc>
        <w:tc>
          <w:tcPr>
            <w:tcW w:w="58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61"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 xml:space="preserve">내부장치로 전송되는 자극 출력 펄스 선행 위상 모양을 확인한다. </w:t>
            </w:r>
          </w:p>
        </w:tc>
      </w:tr>
      <w:tr w:rsidR="00850D8F" w14:paraId="5DB8D9A8" w14:textId="77777777">
        <w:trPr>
          <w:cantSplit/>
          <w:trHeight w:val="671"/>
        </w:trPr>
        <w:tc>
          <w:tcPr>
            <w:tcW w:w="1129"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62"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6</w:t>
            </w:r>
          </w:p>
        </w:tc>
        <w:tc>
          <w:tcPr>
            <w:tcW w:w="269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63"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SYS-EP-TEST-ID-6</w:t>
            </w:r>
          </w:p>
        </w:tc>
        <w:tc>
          <w:tcPr>
            <w:tcW w:w="58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64"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입력 사운드에 따라 내부장치로 전송되는 자극 출력 펄스 크기를 확인한다.</w:t>
            </w:r>
          </w:p>
        </w:tc>
      </w:tr>
      <w:tr w:rsidR="00850D8F" w14:paraId="1782FAF8" w14:textId="77777777">
        <w:trPr>
          <w:cantSplit/>
          <w:trHeight w:val="671"/>
        </w:trPr>
        <w:tc>
          <w:tcPr>
            <w:tcW w:w="1129"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65"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7</w:t>
            </w:r>
          </w:p>
        </w:tc>
        <w:tc>
          <w:tcPr>
            <w:tcW w:w="269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66"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SYS-EP-TEST-ID-7</w:t>
            </w:r>
          </w:p>
        </w:tc>
        <w:tc>
          <w:tcPr>
            <w:tcW w:w="58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67"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입력 사운드에 따라 주파수 대역이 예상된 전극 채널로 출력 되는지 확인한다.</w:t>
            </w:r>
          </w:p>
        </w:tc>
      </w:tr>
      <w:tr w:rsidR="00850D8F" w14:paraId="16E2B604" w14:textId="77777777">
        <w:trPr>
          <w:cantSplit/>
          <w:trHeight w:val="461"/>
        </w:trPr>
        <w:tc>
          <w:tcPr>
            <w:tcW w:w="1129"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68"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8</w:t>
            </w:r>
          </w:p>
        </w:tc>
        <w:tc>
          <w:tcPr>
            <w:tcW w:w="269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69"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SYS-EP-TEST-ID-8</w:t>
            </w:r>
          </w:p>
        </w:tc>
        <w:tc>
          <w:tcPr>
            <w:tcW w:w="58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6A"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채널 별 자극 출력 순서를 확인한다.</w:t>
            </w:r>
          </w:p>
        </w:tc>
      </w:tr>
      <w:tr w:rsidR="00850D8F" w14:paraId="126D7A98" w14:textId="77777777">
        <w:trPr>
          <w:cantSplit/>
          <w:trHeight w:val="461"/>
        </w:trPr>
        <w:tc>
          <w:tcPr>
            <w:tcW w:w="1129"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6B"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9</w:t>
            </w:r>
          </w:p>
        </w:tc>
        <w:tc>
          <w:tcPr>
            <w:tcW w:w="269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6C"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SYS-EP-TEST-ID-9</w:t>
            </w:r>
          </w:p>
        </w:tc>
        <w:tc>
          <w:tcPr>
            <w:tcW w:w="58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6D"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NofM의16개 전극 선택과 입력 조합 변경에 따른 선택 전극 변화를 확인한다.</w:t>
            </w:r>
          </w:p>
        </w:tc>
      </w:tr>
    </w:tbl>
    <w:p w14:paraId="0000016E" w14:textId="77777777" w:rsidR="00850D8F" w:rsidRDefault="00850D8F"/>
    <w:p w14:paraId="0000016F" w14:textId="77777777" w:rsidR="00850D8F" w:rsidRDefault="00000000">
      <w:pPr>
        <w:widowControl/>
      </w:pPr>
      <w:r>
        <w:br w:type="page"/>
      </w:r>
    </w:p>
    <w:p w14:paraId="00000170" w14:textId="77777777" w:rsidR="00850D8F" w:rsidRDefault="00000000">
      <w:pPr>
        <w:pStyle w:val="1"/>
        <w:keepNext w:val="0"/>
        <w:numPr>
          <w:ilvl w:val="0"/>
          <w:numId w:val="1"/>
        </w:numPr>
        <w:shd w:val="clear" w:color="auto" w:fill="FFFFFF"/>
        <w:spacing w:before="140" w:after="100" w:line="276" w:lineRule="auto"/>
        <w:ind w:left="0" w:firstLine="0"/>
        <w:jc w:val="left"/>
        <w:rPr>
          <w:rFonts w:ascii="맑은 고딕" w:eastAsia="맑은 고딕" w:hAnsi="맑은 고딕" w:cs="맑은 고딕"/>
          <w:b/>
          <w:bCs/>
          <w:color w:val="000000"/>
          <w:sz w:val="26"/>
          <w:szCs w:val="26"/>
        </w:rPr>
      </w:pPr>
      <w:bookmarkStart w:id="40" w:name="_Toc241582649"/>
      <w:r>
        <w:rPr>
          <w:rFonts w:ascii="맑은 고딕" w:eastAsia="맑은 고딕" w:hAnsi="맑은 고딕" w:cs="맑은 고딕"/>
          <w:b/>
          <w:bCs/>
          <w:color w:val="000000"/>
          <w:sz w:val="26"/>
          <w:szCs w:val="26"/>
        </w:rPr>
        <w:lastRenderedPageBreak/>
        <w:t>필수 성능 시험</w:t>
      </w:r>
      <w:bookmarkEnd w:id="40"/>
      <w:r>
        <w:rPr>
          <w:rFonts w:ascii="맑은 고딕" w:eastAsia="맑은 고딕" w:hAnsi="맑은 고딕" w:cs="맑은 고딕"/>
          <w:b/>
          <w:bCs/>
          <w:color w:val="000000"/>
          <w:sz w:val="26"/>
          <w:szCs w:val="26"/>
        </w:rPr>
        <w:t xml:space="preserve"> </w:t>
      </w:r>
    </w:p>
    <w:p w14:paraId="00000171" w14:textId="77777777" w:rsidR="00850D8F" w:rsidRDefault="00000000">
      <w:pPr>
        <w:pStyle w:val="2"/>
        <w:keepNext w:val="0"/>
        <w:numPr>
          <w:ilvl w:val="1"/>
          <w:numId w:val="1"/>
        </w:numPr>
        <w:spacing w:before="140" w:after="100" w:line="276" w:lineRule="auto"/>
        <w:ind w:left="100" w:firstLine="0"/>
        <w:jc w:val="left"/>
        <w:rPr>
          <w:rFonts w:ascii="맑은 고딕" w:eastAsia="맑은 고딕" w:hAnsi="맑은 고딕" w:cs="맑은 고딕"/>
          <w:color w:val="000000"/>
          <w:sz w:val="24"/>
          <w:szCs w:val="24"/>
        </w:rPr>
      </w:pPr>
      <w:bookmarkStart w:id="41" w:name="_Toc241582650"/>
      <w:r>
        <w:rPr>
          <w:rFonts w:ascii="맑은 고딕" w:eastAsia="맑은 고딕" w:hAnsi="맑은 고딕" w:cs="맑은 고딕"/>
          <w:b/>
          <w:bCs/>
          <w:color w:val="000000"/>
          <w:sz w:val="24"/>
          <w:szCs w:val="24"/>
        </w:rPr>
        <w:t>시험 ID : SYS-EP-TEST-ID-1</w:t>
      </w:r>
      <w:bookmarkEnd w:id="41"/>
    </w:p>
    <w:p w14:paraId="00000172" w14:textId="77777777" w:rsidR="00850D8F" w:rsidRDefault="00000000">
      <w:pPr>
        <w:pStyle w:val="3"/>
        <w:keepNext w:val="0"/>
        <w:numPr>
          <w:ilvl w:val="2"/>
          <w:numId w:val="1"/>
        </w:numPr>
        <w:spacing w:before="140" w:after="100" w:line="276" w:lineRule="auto"/>
        <w:ind w:left="200" w:firstLine="0"/>
        <w:jc w:val="left"/>
        <w:rPr>
          <w:rFonts w:ascii="맑은 고딕" w:eastAsia="맑은 고딕" w:hAnsi="맑은 고딕" w:cs="맑은 고딕"/>
          <w:b/>
          <w:bCs/>
          <w:color w:val="000000"/>
          <w:sz w:val="22"/>
          <w:szCs w:val="22"/>
        </w:rPr>
      </w:pPr>
      <w:bookmarkStart w:id="42" w:name="_Toc241582651"/>
      <w:r>
        <w:rPr>
          <w:rFonts w:ascii="맑은 고딕" w:eastAsia="맑은 고딕" w:hAnsi="맑은 고딕" w:cs="맑은 고딕"/>
          <w:b/>
          <w:bCs/>
          <w:color w:val="000000"/>
          <w:sz w:val="22"/>
          <w:szCs w:val="22"/>
        </w:rPr>
        <w:t>시험 설명</w:t>
      </w:r>
      <w:bookmarkEnd w:id="42"/>
    </w:p>
    <w:p w14:paraId="00000173" w14:textId="77777777" w:rsidR="00850D8F" w:rsidRDefault="00000000">
      <w:pPr>
        <w:numPr>
          <w:ilvl w:val="0"/>
          <w:numId w:val="2"/>
        </w:numPr>
        <w:pBdr>
          <w:top w:val="nil"/>
          <w:left w:val="nil"/>
          <w:bottom w:val="nil"/>
          <w:right w:val="nil"/>
          <w:between w:val="nil"/>
        </w:pBdr>
        <w:spacing w:after="120" w:line="300" w:lineRule="auto"/>
        <w:ind w:left="489" w:hanging="150"/>
        <w:jc w:val="left"/>
        <w:rPr>
          <w:color w:val="000000"/>
        </w:rPr>
      </w:pPr>
      <w:r>
        <w:rPr>
          <w:rFonts w:ascii="맑은 고딕" w:eastAsia="맑은 고딕" w:hAnsi="맑은 고딕" w:cs="맑은 고딕"/>
          <w:color w:val="000000"/>
        </w:rPr>
        <w:t>마이크의 사운드 입력 크기 범위를 확인한다.</w:t>
      </w:r>
    </w:p>
    <w:p w14:paraId="00000174" w14:textId="77777777" w:rsidR="00850D8F" w:rsidRDefault="00000000">
      <w:pPr>
        <w:pStyle w:val="3"/>
        <w:keepNext w:val="0"/>
        <w:numPr>
          <w:ilvl w:val="2"/>
          <w:numId w:val="1"/>
        </w:numPr>
        <w:spacing w:before="140" w:after="100" w:line="276" w:lineRule="auto"/>
        <w:ind w:left="200" w:firstLine="0"/>
        <w:jc w:val="left"/>
        <w:rPr>
          <w:rFonts w:ascii="맑은 고딕" w:eastAsia="맑은 고딕" w:hAnsi="맑은 고딕" w:cs="맑은 고딕"/>
          <w:b/>
          <w:bCs/>
          <w:color w:val="000000"/>
          <w:sz w:val="22"/>
          <w:szCs w:val="22"/>
        </w:rPr>
      </w:pPr>
      <w:bookmarkStart w:id="43" w:name="_Toc241582652"/>
      <w:r>
        <w:rPr>
          <w:rFonts w:ascii="맑은 고딕" w:eastAsia="맑은 고딕" w:hAnsi="맑은 고딕" w:cs="맑은 고딕"/>
          <w:b/>
          <w:bCs/>
          <w:color w:val="000000"/>
          <w:sz w:val="22"/>
          <w:szCs w:val="22"/>
        </w:rPr>
        <w:t>시험 준비 및 초기 조건</w:t>
      </w:r>
      <w:bookmarkEnd w:id="43"/>
    </w:p>
    <w:p w14:paraId="00000175" w14:textId="77777777" w:rsidR="00850D8F" w:rsidRDefault="00000000">
      <w:pPr>
        <w:numPr>
          <w:ilvl w:val="0"/>
          <w:numId w:val="2"/>
        </w:numPr>
        <w:pBdr>
          <w:top w:val="nil"/>
          <w:left w:val="nil"/>
          <w:bottom w:val="nil"/>
          <w:right w:val="nil"/>
          <w:between w:val="nil"/>
        </w:pBdr>
        <w:spacing w:after="120" w:line="300" w:lineRule="auto"/>
        <w:ind w:left="489" w:hanging="150"/>
        <w:jc w:val="left"/>
        <w:rPr>
          <w:color w:val="000000"/>
        </w:rPr>
      </w:pPr>
      <w:bookmarkStart w:id="44" w:name="_heading=h.2s1btrd6amk" w:colFirst="0" w:colLast="0"/>
      <w:bookmarkEnd w:id="44"/>
      <w:r>
        <w:rPr>
          <w:rFonts w:ascii="맑은 고딕" w:eastAsia="맑은 고딕" w:hAnsi="맑은 고딕" w:cs="맑은 고딕"/>
          <w:color w:val="000000"/>
        </w:rPr>
        <w:t>자극 출력 측정 지그에 컵을 부착하고 PBS 용액을 가득 채운다.</w:t>
      </w:r>
    </w:p>
    <w:p w14:paraId="00000176" w14:textId="77777777" w:rsidR="00850D8F" w:rsidRDefault="00000000">
      <w:pPr>
        <w:spacing w:after="120" w:line="300" w:lineRule="auto"/>
        <w:jc w:val="center"/>
        <w:rPr>
          <w:rFonts w:ascii="맑은 고딕" w:eastAsia="맑은 고딕" w:hAnsi="맑은 고딕" w:cs="맑은 고딕"/>
          <w:color w:val="000000"/>
        </w:rPr>
      </w:pPr>
      <w:r>
        <w:rPr>
          <w:noProof/>
        </w:rPr>
        <w:drawing>
          <wp:inline distT="0" distB="0" distL="0" distR="0" wp14:anchorId="34F1A2D5" wp14:editId="350087C4">
            <wp:extent cx="1800000" cy="1800000"/>
            <wp:effectExtent l="0" t="0" r="0" b="0"/>
            <wp:docPr id="2140985927"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24"/>
                    <a:srcRect/>
                    <a:stretch>
                      <a:fillRect/>
                    </a:stretch>
                  </pic:blipFill>
                  <pic:spPr>
                    <a:xfrm>
                      <a:off x="0" y="0"/>
                      <a:ext cx="1800000" cy="1800000"/>
                    </a:xfrm>
                    <a:prstGeom prst="rect">
                      <a:avLst/>
                    </a:prstGeom>
                    <a:ln/>
                  </pic:spPr>
                </pic:pic>
              </a:graphicData>
            </a:graphic>
          </wp:inline>
        </w:drawing>
      </w:r>
      <w:r>
        <w:rPr>
          <w:rFonts w:ascii="맑은 고딕" w:eastAsia="맑은 고딕" w:hAnsi="맑은 고딕" w:cs="맑은 고딕"/>
          <w:color w:val="000000"/>
        </w:rPr>
        <w:t xml:space="preserve"> </w:t>
      </w:r>
      <w:r>
        <w:rPr>
          <w:noProof/>
        </w:rPr>
        <w:drawing>
          <wp:inline distT="0" distB="0" distL="0" distR="0" wp14:anchorId="7065417E" wp14:editId="778E7010">
            <wp:extent cx="1800000" cy="1800000"/>
            <wp:effectExtent l="0" t="0" r="0" b="0"/>
            <wp:docPr id="2140985929"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25"/>
                    <a:srcRect/>
                    <a:stretch>
                      <a:fillRect/>
                    </a:stretch>
                  </pic:blipFill>
                  <pic:spPr>
                    <a:xfrm>
                      <a:off x="0" y="0"/>
                      <a:ext cx="1800000" cy="1800000"/>
                    </a:xfrm>
                    <a:prstGeom prst="rect">
                      <a:avLst/>
                    </a:prstGeom>
                    <a:ln/>
                  </pic:spPr>
                </pic:pic>
              </a:graphicData>
            </a:graphic>
          </wp:inline>
        </w:drawing>
      </w:r>
    </w:p>
    <w:p w14:paraId="00000177" w14:textId="77777777" w:rsidR="00850D8F" w:rsidRDefault="00850D8F">
      <w:pPr>
        <w:spacing w:after="0" w:line="20" w:lineRule="auto"/>
        <w:jc w:val="left"/>
        <w:rPr>
          <w:rFonts w:ascii="맑은 고딕" w:eastAsia="맑은 고딕" w:hAnsi="맑은 고딕" w:cs="맑은 고딕"/>
          <w:color w:val="000000"/>
        </w:rPr>
      </w:pPr>
    </w:p>
    <w:p w14:paraId="00000178" w14:textId="77777777" w:rsidR="00850D8F" w:rsidRDefault="00000000">
      <w:pPr>
        <w:numPr>
          <w:ilvl w:val="0"/>
          <w:numId w:val="2"/>
        </w:numPr>
        <w:pBdr>
          <w:top w:val="nil"/>
          <w:left w:val="nil"/>
          <w:bottom w:val="nil"/>
          <w:right w:val="nil"/>
          <w:between w:val="nil"/>
        </w:pBdr>
        <w:spacing w:after="120" w:line="300" w:lineRule="auto"/>
        <w:ind w:left="489" w:hanging="150"/>
        <w:jc w:val="left"/>
        <w:rPr>
          <w:color w:val="000000"/>
        </w:rPr>
      </w:pPr>
      <w:r>
        <w:rPr>
          <w:rFonts w:ascii="맑은 고딕" w:eastAsia="맑은 고딕" w:hAnsi="맑은 고딕" w:cs="맑은 고딕"/>
          <w:color w:val="000000"/>
        </w:rPr>
        <w:t xml:space="preserve">자극 출력 측정 지그에 </w:t>
      </w:r>
      <w:sdt>
        <w:sdtPr>
          <w:tag w:val="goog_rdk_6"/>
          <w:id w:val="-1417294840"/>
        </w:sdtPr>
        <w:sdtContent/>
      </w:sdt>
      <w:sdt>
        <w:sdtPr>
          <w:tag w:val="goog_rdk_7"/>
          <w:id w:val="-692749447"/>
        </w:sdtPr>
        <w:sdtContent/>
      </w:sdt>
      <w:r>
        <w:rPr>
          <w:rFonts w:ascii="맑은 고딕" w:eastAsia="맑은 고딕" w:hAnsi="맑은 고딕" w:cs="맑은 고딕"/>
          <w:color w:val="000000"/>
        </w:rPr>
        <w:t>1.</w:t>
      </w:r>
      <w:r>
        <w:rPr>
          <w:rFonts w:ascii="맑은 고딕" w:eastAsia="맑은 고딕" w:hAnsi="맑은 고딕" w:cs="맑은 고딕"/>
        </w:rPr>
        <w:t>2</w:t>
      </w:r>
      <w:r>
        <w:rPr>
          <w:rFonts w:ascii="맑은 고딕" w:eastAsia="맑은 고딕" w:hAnsi="맑은 고딕" w:cs="맑은 고딕"/>
          <w:color w:val="000000"/>
        </w:rPr>
        <w:t>kΩ 저항을 결합하고 저항 값을 확인한다.</w:t>
      </w:r>
    </w:p>
    <w:p w14:paraId="00000179" w14:textId="77777777" w:rsidR="00850D8F" w:rsidRDefault="00000000">
      <w:pPr>
        <w:spacing w:after="120" w:line="300" w:lineRule="auto"/>
        <w:jc w:val="center"/>
        <w:rPr>
          <w:rFonts w:ascii="맑은 고딕" w:eastAsia="맑은 고딕" w:hAnsi="맑은 고딕" w:cs="맑은 고딕"/>
          <w:b/>
          <w:bCs/>
          <w:color w:val="EE0000"/>
        </w:rPr>
      </w:pPr>
      <w:r>
        <w:rPr>
          <w:rFonts w:ascii="맑은 고딕" w:eastAsia="맑은 고딕" w:hAnsi="맑은 고딕" w:cs="맑은 고딕"/>
          <w:noProof/>
          <w:color w:val="000000"/>
        </w:rPr>
        <w:drawing>
          <wp:inline distT="0" distB="0" distL="0" distR="0" wp14:anchorId="2E6E083B" wp14:editId="4E3E80FF">
            <wp:extent cx="2520000" cy="2131112"/>
            <wp:effectExtent l="9525" t="9525" r="9525" b="9525"/>
            <wp:docPr id="2140985931"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26"/>
                    <a:srcRect l="11748" t="13750" r="11623"/>
                    <a:stretch>
                      <a:fillRect/>
                    </a:stretch>
                  </pic:blipFill>
                  <pic:spPr>
                    <a:xfrm>
                      <a:off x="0" y="0"/>
                      <a:ext cx="2520000" cy="2131112"/>
                    </a:xfrm>
                    <a:prstGeom prst="rect">
                      <a:avLst/>
                    </a:prstGeom>
                    <a:ln w="9525">
                      <a:solidFill>
                        <a:srgbClr val="000000"/>
                      </a:solidFill>
                      <a:prstDash val="solid"/>
                    </a:ln>
                  </pic:spPr>
                </pic:pic>
              </a:graphicData>
            </a:graphic>
          </wp:inline>
        </w:drawing>
      </w:r>
      <w:r>
        <w:rPr>
          <w:rFonts w:ascii="맑은 고딕" w:eastAsia="맑은 고딕" w:hAnsi="맑은 고딕" w:cs="맑은 고딕"/>
          <w:b/>
          <w:bCs/>
          <w:color w:val="EE0000"/>
        </w:rPr>
        <w:t xml:space="preserve"> </w:t>
      </w:r>
    </w:p>
    <w:p w14:paraId="0000017A" w14:textId="77777777" w:rsidR="00850D8F" w:rsidRDefault="00000000">
      <w:pPr>
        <w:widowControl/>
      </w:pPr>
      <w:r>
        <w:br w:type="page"/>
      </w:r>
    </w:p>
    <w:p w14:paraId="0000017B" w14:textId="77777777" w:rsidR="00850D8F" w:rsidRDefault="00850D8F">
      <w:pPr>
        <w:spacing w:after="0" w:line="20" w:lineRule="auto"/>
        <w:jc w:val="left"/>
        <w:rPr>
          <w:rFonts w:ascii="맑은 고딕" w:eastAsia="맑은 고딕" w:hAnsi="맑은 고딕" w:cs="맑은 고딕"/>
          <w:color w:val="000000"/>
        </w:rPr>
      </w:pPr>
    </w:p>
    <w:p w14:paraId="0000017C" w14:textId="77777777" w:rsidR="00850D8F" w:rsidRDefault="00000000">
      <w:pPr>
        <w:numPr>
          <w:ilvl w:val="0"/>
          <w:numId w:val="2"/>
        </w:numPr>
        <w:pBdr>
          <w:top w:val="nil"/>
          <w:left w:val="nil"/>
          <w:bottom w:val="nil"/>
          <w:right w:val="nil"/>
          <w:between w:val="nil"/>
        </w:pBdr>
        <w:spacing w:after="120" w:line="300" w:lineRule="auto"/>
        <w:ind w:left="489" w:hanging="150"/>
        <w:jc w:val="left"/>
        <w:rPr>
          <w:color w:val="000000"/>
        </w:rPr>
      </w:pPr>
      <w:r>
        <w:rPr>
          <w:rFonts w:ascii="맑은 고딕" w:eastAsia="맑은 고딕" w:hAnsi="맑은 고딕" w:cs="맑은 고딕"/>
          <w:color w:val="000000"/>
        </w:rPr>
        <w:t>자극 출력 측정 지그를 방음 부스 내부에 위치시킨다. 오디오 분석기의 측정용 마이크를 자극 출력 측정 지그와 결합하여 근접하게 위치시킨다. 내부기 완제품을 자극출력 측정 지그에 결합</w:t>
      </w:r>
      <w:r>
        <w:rPr>
          <w:rFonts w:ascii="맑은 고딕" w:eastAsia="맑은 고딕" w:hAnsi="맑은 고딕" w:cs="맑은 고딕"/>
        </w:rPr>
        <w:t>한다.</w:t>
      </w:r>
    </w:p>
    <w:p w14:paraId="0000017D" w14:textId="77777777" w:rsidR="00850D8F" w:rsidRDefault="00000000">
      <w:pPr>
        <w:spacing w:after="120" w:line="300" w:lineRule="auto"/>
        <w:ind w:left="339"/>
        <w:jc w:val="left"/>
        <w:rPr>
          <w:rFonts w:ascii="맑은 고딕" w:eastAsia="맑은 고딕" w:hAnsi="맑은 고딕" w:cs="맑은 고딕"/>
          <w:color w:val="000000"/>
        </w:rPr>
      </w:pPr>
      <w:r>
        <w:rPr>
          <w:rFonts w:ascii="맑은 고딕" w:eastAsia="맑은 고딕" w:hAnsi="맑은 고딕" w:cs="맑은 고딕"/>
          <w:b/>
          <w:bCs/>
          <w:color w:val="000000"/>
        </w:rPr>
        <w:t>주의사항</w:t>
      </w:r>
      <w:r>
        <w:rPr>
          <w:rFonts w:ascii="맑은 고딕" w:eastAsia="맑은 고딕" w:hAnsi="맑은 고딕" w:cs="맑은 고딕"/>
          <w:color w:val="000000"/>
        </w:rPr>
        <w:t xml:space="preserve"> : 전극을 PBS 용액에 담글 때, 전극에 물리적 손상이 가지 않는 범위내에서 전극을 톡톡 쳐서 전극 표면에 있을 수 있는 기포를 제거한다. (전극 표면에 기포가 생성되어 자극출력이 비정상적으로 출력되는 경우가 가끔 발생한다.)</w:t>
      </w:r>
    </w:p>
    <w:p w14:paraId="0000017E" w14:textId="77777777" w:rsidR="00850D8F" w:rsidRDefault="00000000">
      <w:pPr>
        <w:spacing w:after="120" w:line="300" w:lineRule="auto"/>
        <w:jc w:val="center"/>
        <w:rPr>
          <w:rFonts w:ascii="맑은 고딕" w:eastAsia="맑은 고딕" w:hAnsi="맑은 고딕" w:cs="맑은 고딕"/>
          <w:color w:val="000000"/>
        </w:rPr>
      </w:pPr>
      <w:r>
        <w:rPr>
          <w:rFonts w:ascii="맑은 고딕" w:eastAsia="맑은 고딕" w:hAnsi="맑은 고딕" w:cs="맑은 고딕"/>
          <w:noProof/>
          <w:color w:val="000000"/>
        </w:rPr>
        <w:drawing>
          <wp:inline distT="0" distB="0" distL="0" distR="0" wp14:anchorId="4EE78E01" wp14:editId="243F8E43">
            <wp:extent cx="2862000" cy="2862000"/>
            <wp:effectExtent l="9525" t="9525" r="9525" b="9525"/>
            <wp:docPr id="2140985934"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7"/>
                    <a:srcRect/>
                    <a:stretch>
                      <a:fillRect/>
                    </a:stretch>
                  </pic:blipFill>
                  <pic:spPr>
                    <a:xfrm>
                      <a:off x="0" y="0"/>
                      <a:ext cx="2862000" cy="2862000"/>
                    </a:xfrm>
                    <a:prstGeom prst="rect">
                      <a:avLst/>
                    </a:prstGeom>
                    <a:ln w="9525">
                      <a:solidFill>
                        <a:srgbClr val="000000"/>
                      </a:solidFill>
                      <a:prstDash val="solid"/>
                    </a:ln>
                  </pic:spPr>
                </pic:pic>
              </a:graphicData>
            </a:graphic>
          </wp:inline>
        </w:drawing>
      </w:r>
    </w:p>
    <w:p w14:paraId="0000017F" w14:textId="77777777" w:rsidR="00850D8F" w:rsidRDefault="00850D8F"/>
    <w:p w14:paraId="00000180" w14:textId="77777777" w:rsidR="00850D8F" w:rsidRDefault="00000000">
      <w:pPr>
        <w:rPr>
          <w:rFonts w:ascii="맑은 고딕" w:eastAsia="맑은 고딕" w:hAnsi="맑은 고딕" w:cs="맑은 고딕"/>
          <w:color w:val="000000"/>
        </w:rPr>
      </w:pPr>
      <w:r>
        <w:br w:type="page"/>
      </w:r>
    </w:p>
    <w:p w14:paraId="00000181" w14:textId="77777777" w:rsidR="00850D8F" w:rsidRDefault="00000000">
      <w:pPr>
        <w:widowControl/>
        <w:numPr>
          <w:ilvl w:val="0"/>
          <w:numId w:val="2"/>
        </w:numPr>
        <w:pBdr>
          <w:top w:val="nil"/>
          <w:left w:val="nil"/>
          <w:bottom w:val="nil"/>
          <w:right w:val="nil"/>
          <w:between w:val="nil"/>
        </w:pBdr>
        <w:spacing w:after="120" w:line="300" w:lineRule="auto"/>
        <w:ind w:left="489" w:hanging="150"/>
        <w:jc w:val="left"/>
        <w:rPr>
          <w:color w:val="000000"/>
        </w:rPr>
      </w:pPr>
      <w:r>
        <w:rPr>
          <w:rFonts w:ascii="맑은 고딕" w:eastAsia="맑은 고딕" w:hAnsi="맑은 고딕" w:cs="맑은 고딕"/>
          <w:color w:val="000000"/>
        </w:rPr>
        <w:lastRenderedPageBreak/>
        <w:t>내부기 출력 지그 저항 양단에 오실로스코프의 프로브를 연결한다.</w:t>
      </w:r>
    </w:p>
    <w:p w14:paraId="00000182" w14:textId="77777777" w:rsidR="00850D8F" w:rsidRDefault="00000000">
      <w:pPr>
        <w:widowControl/>
        <w:numPr>
          <w:ilvl w:val="0"/>
          <w:numId w:val="2"/>
        </w:numPr>
        <w:pBdr>
          <w:top w:val="nil"/>
          <w:left w:val="nil"/>
          <w:bottom w:val="nil"/>
          <w:right w:val="nil"/>
          <w:between w:val="nil"/>
        </w:pBdr>
        <w:spacing w:after="120" w:line="300" w:lineRule="auto"/>
        <w:ind w:left="489" w:hanging="150"/>
        <w:jc w:val="left"/>
        <w:rPr>
          <w:color w:val="000000"/>
        </w:rPr>
      </w:pPr>
      <w:sdt>
        <w:sdtPr>
          <w:tag w:val="goog_rdk_8"/>
          <w:id w:val="1058502395"/>
        </w:sdtPr>
        <w:sdtContent/>
      </w:sdt>
      <w:sdt>
        <w:sdtPr>
          <w:tag w:val="goog_rdk_9"/>
          <w:id w:val="108984409"/>
        </w:sdtPr>
        <w:sdtContent/>
      </w:sdt>
      <w:r>
        <w:rPr>
          <w:rFonts w:ascii="맑은 고딕" w:eastAsia="맑은 고딕" w:hAnsi="맑은 고딕" w:cs="맑은 고딕"/>
        </w:rPr>
        <w:t xml:space="preserve">내부기 코일 위쪽에 5mm 두께 스페이서를 올려 놓는다. </w:t>
      </w:r>
      <w:r>
        <w:rPr>
          <w:rFonts w:ascii="맑은 고딕" w:eastAsia="맑은 고딕" w:hAnsi="맑은 고딕" w:cs="맑은 고딕"/>
          <w:color w:val="000000"/>
        </w:rPr>
        <w:t>외부기의 전원을 켜고 스페이서 위에 위치시킨다.</w:t>
      </w:r>
    </w:p>
    <w:p w14:paraId="00000183" w14:textId="77777777" w:rsidR="00850D8F" w:rsidRDefault="00000000">
      <w:pPr>
        <w:spacing w:after="120" w:line="300" w:lineRule="auto"/>
        <w:jc w:val="center"/>
        <w:rPr>
          <w:rFonts w:ascii="맑은 고딕" w:eastAsia="맑은 고딕" w:hAnsi="맑은 고딕" w:cs="맑은 고딕"/>
          <w:color w:val="000000"/>
        </w:rPr>
      </w:pPr>
      <w:r>
        <w:rPr>
          <w:rFonts w:ascii="맑은 고딕" w:eastAsia="맑은 고딕" w:hAnsi="맑은 고딕" w:cs="맑은 고딕"/>
          <w:noProof/>
          <w:color w:val="000000"/>
        </w:rPr>
        <w:drawing>
          <wp:inline distT="0" distB="0" distL="0" distR="0" wp14:anchorId="35416846" wp14:editId="5A274526">
            <wp:extent cx="2861945" cy="2652395"/>
            <wp:effectExtent l="19050" t="19050" r="14605" b="14605"/>
            <wp:docPr id="214098593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rotWithShape="1">
                    <a:blip r:embed="rId28"/>
                    <a:srcRect t="7321"/>
                    <a:stretch>
                      <a:fillRect/>
                    </a:stretch>
                  </pic:blipFill>
                  <pic:spPr bwMode="auto">
                    <a:xfrm>
                      <a:off x="0" y="0"/>
                      <a:ext cx="2862000" cy="2652446"/>
                    </a:xfrm>
                    <a:prstGeom prst="rect">
                      <a:avLst/>
                    </a:prstGeom>
                    <a:ln w="9525" cap="flat" cmpd="sng" algn="ctr">
                      <a:solidFill>
                        <a:srgbClr val="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0000184" w14:textId="77777777" w:rsidR="00850D8F" w:rsidRDefault="00850D8F">
      <w:pPr>
        <w:spacing w:after="0" w:line="20" w:lineRule="auto"/>
        <w:jc w:val="left"/>
        <w:rPr>
          <w:rFonts w:ascii="맑은 고딕" w:eastAsia="맑은 고딕" w:hAnsi="맑은 고딕" w:cs="맑은 고딕"/>
          <w:color w:val="000000"/>
        </w:rPr>
      </w:pPr>
    </w:p>
    <w:p w14:paraId="00000185" w14:textId="77777777" w:rsidR="00850D8F" w:rsidRDefault="00000000">
      <w:pPr>
        <w:numPr>
          <w:ilvl w:val="0"/>
          <w:numId w:val="2"/>
        </w:numPr>
        <w:pBdr>
          <w:top w:val="nil"/>
          <w:left w:val="nil"/>
          <w:bottom w:val="nil"/>
          <w:right w:val="nil"/>
          <w:between w:val="nil"/>
        </w:pBdr>
        <w:spacing w:after="120" w:line="300" w:lineRule="auto"/>
        <w:ind w:left="489" w:hanging="150"/>
        <w:jc w:val="left"/>
        <w:rPr>
          <w:color w:val="000000"/>
        </w:rPr>
      </w:pPr>
      <w:r>
        <w:rPr>
          <w:rFonts w:ascii="맑은 고딕" w:eastAsia="맑은 고딕" w:hAnsi="맑은 고딕" w:cs="맑은 고딕"/>
          <w:color w:val="000000"/>
        </w:rPr>
        <w:t>개발자용 PC 앱을 실행하여, LED를 비활성화 한다.</w:t>
      </w:r>
    </w:p>
    <w:p w14:paraId="00000186" w14:textId="77777777" w:rsidR="00850D8F" w:rsidRDefault="00000000">
      <w:pPr>
        <w:spacing w:after="120" w:line="300" w:lineRule="auto"/>
        <w:jc w:val="center"/>
        <w:rPr>
          <w:rFonts w:ascii="맑은 고딕" w:eastAsia="맑은 고딕" w:hAnsi="맑은 고딕" w:cs="맑은 고딕"/>
          <w:color w:val="000000"/>
        </w:rPr>
      </w:pPr>
      <w:r>
        <w:rPr>
          <w:rFonts w:ascii="맑은 고딕" w:eastAsia="맑은 고딕" w:hAnsi="맑은 고딕" w:cs="맑은 고딕"/>
          <w:noProof/>
          <w:color w:val="000000"/>
        </w:rPr>
        <w:drawing>
          <wp:inline distT="0" distB="0" distL="0" distR="0" wp14:anchorId="18069520" wp14:editId="4F93AE09">
            <wp:extent cx="5192550" cy="3056974"/>
            <wp:effectExtent l="0" t="0" r="0" b="0"/>
            <wp:docPr id="214098593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9"/>
                    <a:srcRect/>
                    <a:stretch>
                      <a:fillRect/>
                    </a:stretch>
                  </pic:blipFill>
                  <pic:spPr>
                    <a:xfrm>
                      <a:off x="0" y="0"/>
                      <a:ext cx="5192550" cy="3056974"/>
                    </a:xfrm>
                    <a:prstGeom prst="rect">
                      <a:avLst/>
                    </a:prstGeom>
                    <a:ln/>
                  </pic:spPr>
                </pic:pic>
              </a:graphicData>
            </a:graphic>
          </wp:inline>
        </w:drawing>
      </w:r>
    </w:p>
    <w:p w14:paraId="00000187" w14:textId="77777777" w:rsidR="00850D8F" w:rsidRDefault="00000000">
      <w:pPr>
        <w:spacing w:after="120" w:line="300" w:lineRule="auto"/>
        <w:jc w:val="center"/>
        <w:rPr>
          <w:rFonts w:ascii="맑은 고딕" w:eastAsia="맑은 고딕" w:hAnsi="맑은 고딕" w:cs="맑은 고딕"/>
          <w:color w:val="000000"/>
        </w:rPr>
      </w:pPr>
      <w:r>
        <w:rPr>
          <w:rFonts w:ascii="맑은 고딕" w:eastAsia="맑은 고딕" w:hAnsi="맑은 고딕" w:cs="맑은 고딕"/>
          <w:color w:val="000000"/>
        </w:rPr>
        <w:t>&lt;개발자용 PC 앱으로 대체&gt;</w:t>
      </w:r>
    </w:p>
    <w:p w14:paraId="00000188" w14:textId="715D5F3E" w:rsidR="00C32592" w:rsidRDefault="00C32592">
      <w:pPr>
        <w:rPr>
          <w:ins w:id="45" w:author="김은수" w:date="2026-09-29T13:49:00Z" w16du:dateUtc="2026-09-29T04:49:00Z"/>
        </w:rPr>
      </w:pPr>
      <w:ins w:id="46" w:author="김은수" w:date="2026-09-29T13:49:00Z" w16du:dateUtc="2026-09-29T04:49:00Z">
        <w:r>
          <w:br w:type="page"/>
        </w:r>
      </w:ins>
    </w:p>
    <w:p w14:paraId="261BC902" w14:textId="591F52BD" w:rsidR="00850D8F" w:rsidDel="00C32592" w:rsidRDefault="00850D8F">
      <w:pPr>
        <w:widowControl/>
        <w:rPr>
          <w:del w:id="47" w:author="김은수" w:date="2026-09-29T13:49:00Z" w16du:dateUtc="2026-09-29T04:49:00Z"/>
        </w:rPr>
      </w:pPr>
    </w:p>
    <w:p w14:paraId="00000189" w14:textId="77777777" w:rsidR="00850D8F" w:rsidRDefault="00000000">
      <w:pPr>
        <w:numPr>
          <w:ilvl w:val="0"/>
          <w:numId w:val="2"/>
        </w:numPr>
        <w:pBdr>
          <w:top w:val="nil"/>
          <w:left w:val="nil"/>
          <w:bottom w:val="nil"/>
          <w:right w:val="nil"/>
          <w:between w:val="nil"/>
        </w:pBdr>
        <w:spacing w:after="120" w:line="300" w:lineRule="auto"/>
        <w:ind w:left="489" w:hanging="150"/>
        <w:jc w:val="left"/>
        <w:rPr>
          <w:color w:val="000000"/>
        </w:rPr>
      </w:pPr>
      <w:r>
        <w:rPr>
          <w:rFonts w:ascii="맑은 고딕" w:eastAsia="맑은 고딕" w:hAnsi="맑은 고딕" w:cs="맑은 고딕"/>
          <w:color w:val="000000"/>
        </w:rPr>
        <w:t>개발자용 PC 앱에서 오디오 입력 최대값 테스트 화면으로 전환한다.</w:t>
      </w:r>
    </w:p>
    <w:p w14:paraId="0000018A" w14:textId="77777777" w:rsidR="00850D8F" w:rsidRDefault="00000000">
      <w:pPr>
        <w:spacing w:after="120" w:line="300" w:lineRule="auto"/>
        <w:jc w:val="center"/>
        <w:rPr>
          <w:rFonts w:ascii="맑은 고딕" w:eastAsia="맑은 고딕" w:hAnsi="맑은 고딕" w:cs="맑은 고딕"/>
          <w:color w:val="000000"/>
        </w:rPr>
      </w:pPr>
      <w:r>
        <w:rPr>
          <w:rFonts w:ascii="맑은 고딕" w:eastAsia="맑은 고딕" w:hAnsi="맑은 고딕" w:cs="맑은 고딕"/>
          <w:noProof/>
          <w:color w:val="000000"/>
        </w:rPr>
        <w:drawing>
          <wp:inline distT="0" distB="0" distL="0" distR="0" wp14:anchorId="6F887F0F" wp14:editId="627F62F3">
            <wp:extent cx="4925850" cy="2923794"/>
            <wp:effectExtent l="0" t="0" r="0" b="0"/>
            <wp:docPr id="214098590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0"/>
                    <a:srcRect/>
                    <a:stretch>
                      <a:fillRect/>
                    </a:stretch>
                  </pic:blipFill>
                  <pic:spPr>
                    <a:xfrm>
                      <a:off x="0" y="0"/>
                      <a:ext cx="4925850" cy="2923794"/>
                    </a:xfrm>
                    <a:prstGeom prst="rect">
                      <a:avLst/>
                    </a:prstGeom>
                    <a:ln/>
                  </pic:spPr>
                </pic:pic>
              </a:graphicData>
            </a:graphic>
          </wp:inline>
        </w:drawing>
      </w:r>
    </w:p>
    <w:p w14:paraId="0000018B" w14:textId="77777777" w:rsidR="00850D8F" w:rsidRDefault="00000000">
      <w:pPr>
        <w:spacing w:after="120" w:line="300" w:lineRule="auto"/>
        <w:jc w:val="center"/>
        <w:rPr>
          <w:rFonts w:ascii="맑은 고딕" w:eastAsia="맑은 고딕" w:hAnsi="맑은 고딕" w:cs="맑은 고딕"/>
          <w:color w:val="000000"/>
        </w:rPr>
      </w:pPr>
      <w:r>
        <w:rPr>
          <w:rFonts w:ascii="맑은 고딕" w:eastAsia="맑은 고딕" w:hAnsi="맑은 고딕" w:cs="맑은 고딕"/>
          <w:color w:val="000000"/>
        </w:rPr>
        <w:t>&lt;개발자용 PC 앱으로 대체&gt;</w:t>
      </w:r>
    </w:p>
    <w:p w14:paraId="0000018C" w14:textId="77777777" w:rsidR="00850D8F" w:rsidRDefault="00850D8F">
      <w:pPr>
        <w:spacing w:after="0" w:line="20" w:lineRule="auto"/>
        <w:jc w:val="left"/>
        <w:rPr>
          <w:rFonts w:ascii="맑은 고딕" w:eastAsia="맑은 고딕" w:hAnsi="맑은 고딕" w:cs="맑은 고딕"/>
          <w:color w:val="000000"/>
        </w:rPr>
      </w:pPr>
    </w:p>
    <w:p w14:paraId="0000018D" w14:textId="77777777" w:rsidR="00850D8F" w:rsidRDefault="00000000">
      <w:pPr>
        <w:numPr>
          <w:ilvl w:val="0"/>
          <w:numId w:val="2"/>
        </w:numPr>
        <w:pBdr>
          <w:top w:val="nil"/>
          <w:left w:val="nil"/>
          <w:bottom w:val="nil"/>
          <w:right w:val="nil"/>
          <w:between w:val="nil"/>
        </w:pBdr>
        <w:spacing w:after="120" w:line="300" w:lineRule="auto"/>
        <w:ind w:left="489" w:hanging="150"/>
        <w:jc w:val="left"/>
        <w:rPr>
          <w:color w:val="000000"/>
        </w:rPr>
      </w:pPr>
      <w:r>
        <w:rPr>
          <w:rFonts w:ascii="맑은 고딕" w:eastAsia="맑은 고딕" w:hAnsi="맑은 고딕" w:cs="맑은 고딕"/>
          <w:color w:val="000000"/>
        </w:rPr>
        <w:t xml:space="preserve">측정 시료와 마이크, 스피커를 측정용 방음 부스 내부에 아래와 같이 배치한다. </w:t>
      </w:r>
    </w:p>
    <w:p w14:paraId="0000018E" w14:textId="77777777" w:rsidR="00850D8F" w:rsidRDefault="00000000">
      <w:pPr>
        <w:spacing w:after="120" w:line="300" w:lineRule="auto"/>
        <w:jc w:val="center"/>
        <w:rPr>
          <w:rFonts w:ascii="맑은 고딕" w:eastAsia="맑은 고딕" w:hAnsi="맑은 고딕" w:cs="맑은 고딕"/>
          <w:color w:val="000000"/>
        </w:rPr>
      </w:pPr>
      <w:r>
        <w:rPr>
          <w:rFonts w:ascii="맑은 고딕" w:eastAsia="맑은 고딕" w:hAnsi="맑은 고딕" w:cs="맑은 고딕"/>
          <w:noProof/>
          <w:color w:val="000000"/>
        </w:rPr>
        <w:drawing>
          <wp:inline distT="0" distB="0" distL="0" distR="0" wp14:anchorId="4C03F1E6" wp14:editId="4E63D46D">
            <wp:extent cx="3695745" cy="2596761"/>
            <wp:effectExtent l="0" t="0" r="0" b="0"/>
            <wp:docPr id="2140985902" name="image2.png" descr="A diagram of a speaker syste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diagram of a speaker system&#10;&#10;AI-generated content may be incorrect."/>
                    <pic:cNvPicPr preferRelativeResize="0"/>
                  </pic:nvPicPr>
                  <pic:blipFill>
                    <a:blip r:embed="rId31"/>
                    <a:srcRect/>
                    <a:stretch>
                      <a:fillRect/>
                    </a:stretch>
                  </pic:blipFill>
                  <pic:spPr>
                    <a:xfrm>
                      <a:off x="0" y="0"/>
                      <a:ext cx="3695745" cy="2596761"/>
                    </a:xfrm>
                    <a:prstGeom prst="rect">
                      <a:avLst/>
                    </a:prstGeom>
                    <a:ln/>
                  </pic:spPr>
                </pic:pic>
              </a:graphicData>
            </a:graphic>
          </wp:inline>
        </w:drawing>
      </w:r>
    </w:p>
    <w:p w14:paraId="0000018F" w14:textId="77777777" w:rsidR="00850D8F" w:rsidRDefault="00000000">
      <w:pPr>
        <w:spacing w:after="120" w:line="300" w:lineRule="auto"/>
        <w:ind w:left="339"/>
        <w:jc w:val="center"/>
        <w:rPr>
          <w:rFonts w:ascii="맑은 고딕" w:eastAsia="맑은 고딕" w:hAnsi="맑은 고딕" w:cs="맑은 고딕"/>
          <w:color w:val="000000"/>
        </w:rPr>
      </w:pPr>
      <w:r>
        <w:rPr>
          <w:rFonts w:ascii="맑은 고딕" w:eastAsia="맑은 고딕" w:hAnsi="맑은 고딕" w:cs="맑은 고딕"/>
          <w:color w:val="000000"/>
        </w:rPr>
        <w:t>[”스피커 출력 ≤ 90 dB SPL” 인 경우]</w:t>
      </w:r>
    </w:p>
    <w:p w14:paraId="00000190" w14:textId="1DC80C50" w:rsidR="00C32592" w:rsidRDefault="00C32592">
      <w:pPr>
        <w:rPr>
          <w:ins w:id="48" w:author="김은수" w:date="2026-09-29T13:50:00Z" w16du:dateUtc="2026-09-29T04:50:00Z"/>
        </w:rPr>
      </w:pPr>
      <w:ins w:id="49" w:author="김은수" w:date="2026-09-29T13:50:00Z" w16du:dateUtc="2026-09-29T04:50:00Z">
        <w:r>
          <w:br w:type="page"/>
        </w:r>
      </w:ins>
    </w:p>
    <w:p w14:paraId="1E8D08CB" w14:textId="7D44B71A" w:rsidR="00850D8F" w:rsidDel="00C32592" w:rsidRDefault="00850D8F" w:rsidP="00C32592">
      <w:pPr>
        <w:rPr>
          <w:del w:id="50" w:author="김은수" w:date="2026-09-29T13:50:00Z" w16du:dateUtc="2026-09-29T04:50:00Z"/>
        </w:rPr>
        <w:pPrChange w:id="51" w:author="김은수" w:date="2026-09-29T13:50:00Z" w16du:dateUtc="2026-09-29T04:50:00Z">
          <w:pPr>
            <w:spacing w:after="0" w:line="20" w:lineRule="auto"/>
            <w:jc w:val="left"/>
          </w:pPr>
        </w:pPrChange>
      </w:pPr>
    </w:p>
    <w:p w14:paraId="00000191" w14:textId="77777777" w:rsidR="00850D8F" w:rsidRDefault="00000000">
      <w:pPr>
        <w:spacing w:after="120" w:line="300" w:lineRule="auto"/>
        <w:jc w:val="center"/>
        <w:rPr>
          <w:rFonts w:ascii="맑은 고딕" w:eastAsia="맑은 고딕" w:hAnsi="맑은 고딕" w:cs="맑은 고딕"/>
          <w:color w:val="000000"/>
        </w:rPr>
      </w:pPr>
      <w:r>
        <w:rPr>
          <w:rFonts w:ascii="맑은 고딕" w:eastAsia="맑은 고딕" w:hAnsi="맑은 고딕" w:cs="맑은 고딕"/>
          <w:noProof/>
          <w:color w:val="000000"/>
        </w:rPr>
        <w:drawing>
          <wp:inline distT="0" distB="0" distL="0" distR="0" wp14:anchorId="66D94B90" wp14:editId="3934B7B8">
            <wp:extent cx="3695745" cy="2596761"/>
            <wp:effectExtent l="0" t="0" r="0" b="0"/>
            <wp:docPr id="2140985903" name="image17.png" descr="원본 도해를 편집해 스피커를 시료와 기준 마이크 바로 앞에 배치한 설명도. 실제 측정 사진이 아님."/>
            <wp:cNvGraphicFramePr/>
            <a:graphic xmlns:a="http://schemas.openxmlformats.org/drawingml/2006/main">
              <a:graphicData uri="http://schemas.openxmlformats.org/drawingml/2006/picture">
                <pic:pic xmlns:pic="http://schemas.openxmlformats.org/drawingml/2006/picture">
                  <pic:nvPicPr>
                    <pic:cNvPr id="0" name="image17.png" descr="원본 도해를 편집해 스피커를 시료와 기준 마이크 바로 앞에 배치한 설명도. 실제 측정 사진이 아님."/>
                    <pic:cNvPicPr preferRelativeResize="0"/>
                  </pic:nvPicPr>
                  <pic:blipFill>
                    <a:blip r:embed="rId32"/>
                    <a:srcRect/>
                    <a:stretch>
                      <a:fillRect/>
                    </a:stretch>
                  </pic:blipFill>
                  <pic:spPr>
                    <a:xfrm>
                      <a:off x="0" y="0"/>
                      <a:ext cx="3695745" cy="2596761"/>
                    </a:xfrm>
                    <a:prstGeom prst="rect">
                      <a:avLst/>
                    </a:prstGeom>
                    <a:ln/>
                  </pic:spPr>
                </pic:pic>
              </a:graphicData>
            </a:graphic>
          </wp:inline>
        </w:drawing>
      </w:r>
    </w:p>
    <w:p w14:paraId="00000192" w14:textId="77777777" w:rsidR="00850D8F" w:rsidRDefault="00000000">
      <w:pPr>
        <w:spacing w:after="120" w:line="300" w:lineRule="auto"/>
        <w:ind w:left="339"/>
        <w:jc w:val="left"/>
        <w:rPr>
          <w:rFonts w:ascii="맑은 고딕" w:eastAsia="맑은 고딕" w:hAnsi="맑은 고딕" w:cs="맑은 고딕"/>
          <w:color w:val="000000"/>
        </w:rPr>
      </w:pPr>
      <w:r>
        <w:rPr>
          <w:rFonts w:ascii="맑은 고딕" w:eastAsia="맑은 고딕" w:hAnsi="맑은 고딕" w:cs="맑은 고딕"/>
          <w:color w:val="000000"/>
        </w:rPr>
        <w:t>배치 설명용 편집 도해이다. 스피커를 외부기와 기준 마이크 바로 앞에 두되 서로 접촉하지 않도록 한다. 실제 간격과 방향은 시험 기록에 남긴다.</w:t>
      </w:r>
    </w:p>
    <w:p w14:paraId="00000193" w14:textId="77777777" w:rsidR="00850D8F" w:rsidRDefault="00000000">
      <w:pPr>
        <w:spacing w:after="120" w:line="300" w:lineRule="auto"/>
        <w:ind w:left="339"/>
        <w:jc w:val="center"/>
        <w:rPr>
          <w:rFonts w:ascii="맑은 고딕" w:eastAsia="맑은 고딕" w:hAnsi="맑은 고딕" w:cs="맑은 고딕"/>
          <w:color w:val="000000"/>
        </w:rPr>
      </w:pPr>
      <w:r>
        <w:rPr>
          <w:rFonts w:ascii="맑은 고딕" w:eastAsia="맑은 고딕" w:hAnsi="맑은 고딕" w:cs="맑은 고딕"/>
          <w:color w:val="000000"/>
        </w:rPr>
        <w:t>[”스피커 출력 ＞ 90 dB SPL” 인 경우]</w:t>
      </w:r>
    </w:p>
    <w:p w14:paraId="00000194" w14:textId="77777777" w:rsidR="00850D8F" w:rsidRDefault="00850D8F">
      <w:pPr>
        <w:spacing w:after="0" w:line="20" w:lineRule="auto"/>
        <w:jc w:val="left"/>
        <w:rPr>
          <w:rFonts w:ascii="맑은 고딕" w:eastAsia="맑은 고딕" w:hAnsi="맑은 고딕" w:cs="맑은 고딕"/>
          <w:color w:val="000000"/>
        </w:rPr>
      </w:pPr>
    </w:p>
    <w:p w14:paraId="00000195" w14:textId="77777777" w:rsidR="00850D8F" w:rsidRDefault="00000000" w:rsidP="00C32592">
      <w:pPr>
        <w:rPr>
          <w:rFonts w:ascii="맑은 고딕" w:eastAsia="맑은 고딕" w:hAnsi="맑은 고딕" w:cs="맑은 고딕"/>
          <w:color w:val="000000"/>
        </w:rPr>
        <w:pPrChange w:id="52" w:author="김은수" w:date="2026-09-29T13:50:00Z" w16du:dateUtc="2026-09-29T04:50:00Z">
          <w:pPr>
            <w:widowControl/>
            <w:spacing w:after="0" w:line="20" w:lineRule="auto"/>
            <w:jc w:val="left"/>
          </w:pPr>
        </w:pPrChange>
      </w:pPr>
      <w:r>
        <w:br w:type="page"/>
      </w:r>
    </w:p>
    <w:p w14:paraId="00000196" w14:textId="77777777" w:rsidR="00850D8F" w:rsidRDefault="00000000">
      <w:pPr>
        <w:numPr>
          <w:ilvl w:val="0"/>
          <w:numId w:val="2"/>
        </w:numPr>
        <w:pBdr>
          <w:top w:val="nil"/>
          <w:left w:val="nil"/>
          <w:bottom w:val="nil"/>
          <w:right w:val="nil"/>
          <w:between w:val="nil"/>
        </w:pBdr>
        <w:spacing w:after="120" w:line="300" w:lineRule="auto"/>
        <w:ind w:left="489" w:hanging="150"/>
        <w:jc w:val="left"/>
        <w:rPr>
          <w:color w:val="000000"/>
        </w:rPr>
      </w:pPr>
      <w:r>
        <w:rPr>
          <w:rFonts w:ascii="맑은 고딕" w:eastAsia="맑은 고딕" w:hAnsi="맑은 고딕" w:cs="맑은 고딕"/>
          <w:color w:val="000000"/>
        </w:rPr>
        <w:lastRenderedPageBreak/>
        <w:t>오디오 분석기에서 교정된 마이크의 감도를 TEDS 기능을 이용하여 아래와 같이 설정한다. 이 과정을 통해 기준음압에 대한 마이크 측정 전압값이 설정되어 테스트 신호에 대한 정확한 음압 측정이 가능해진다.</w:t>
      </w:r>
    </w:p>
    <w:p w14:paraId="00000197" w14:textId="77777777" w:rsidR="00850D8F" w:rsidRDefault="00000000">
      <w:pPr>
        <w:spacing w:after="120" w:line="300" w:lineRule="auto"/>
        <w:jc w:val="center"/>
        <w:rPr>
          <w:rFonts w:ascii="맑은 고딕" w:eastAsia="맑은 고딕" w:hAnsi="맑은 고딕" w:cs="맑은 고딕"/>
          <w:color w:val="000000"/>
        </w:rPr>
      </w:pPr>
      <w:r>
        <w:rPr>
          <w:rFonts w:ascii="맑은 고딕" w:eastAsia="맑은 고딕" w:hAnsi="맑은 고딕" w:cs="맑은 고딕"/>
          <w:noProof/>
          <w:color w:val="000000"/>
        </w:rPr>
        <w:drawing>
          <wp:inline distT="0" distB="0" distL="0" distR="0" wp14:anchorId="3678D09B" wp14:editId="53E79E14">
            <wp:extent cx="1503918" cy="1855133"/>
            <wp:effectExtent l="0" t="0" r="0" b="0"/>
            <wp:docPr id="2140985904" name="image1.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screenshot of a computer&#10;&#10;AI-generated content may be incorrect."/>
                    <pic:cNvPicPr preferRelativeResize="0"/>
                  </pic:nvPicPr>
                  <pic:blipFill>
                    <a:blip r:embed="rId33"/>
                    <a:srcRect/>
                    <a:stretch>
                      <a:fillRect/>
                    </a:stretch>
                  </pic:blipFill>
                  <pic:spPr>
                    <a:xfrm>
                      <a:off x="0" y="0"/>
                      <a:ext cx="1503918" cy="1855133"/>
                    </a:xfrm>
                    <a:prstGeom prst="rect">
                      <a:avLst/>
                    </a:prstGeom>
                    <a:ln/>
                  </pic:spPr>
                </pic:pic>
              </a:graphicData>
            </a:graphic>
          </wp:inline>
        </w:drawing>
      </w:r>
      <w:r>
        <w:rPr>
          <w:rFonts w:ascii="맑은 고딕" w:eastAsia="맑은 고딕" w:hAnsi="맑은 고딕" w:cs="맑은 고딕"/>
          <w:color w:val="000000"/>
        </w:rPr>
        <w:t xml:space="preserve"> </w:t>
      </w:r>
      <w:r>
        <w:rPr>
          <w:rFonts w:ascii="맑은 고딕" w:eastAsia="맑은 고딕" w:hAnsi="맑은 고딕" w:cs="맑은 고딕"/>
          <w:noProof/>
          <w:color w:val="000000"/>
        </w:rPr>
        <w:drawing>
          <wp:inline distT="0" distB="0" distL="0" distR="0" wp14:anchorId="77A841F3" wp14:editId="0CF6FB92">
            <wp:extent cx="5119409" cy="1717270"/>
            <wp:effectExtent l="0" t="0" r="0" b="0"/>
            <wp:docPr id="2140985905" name="image10.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0.png" descr="A screenshot of a computer&#10;&#10;AI-generated content may be incorrect."/>
                    <pic:cNvPicPr preferRelativeResize="0"/>
                  </pic:nvPicPr>
                  <pic:blipFill>
                    <a:blip r:embed="rId34"/>
                    <a:srcRect/>
                    <a:stretch>
                      <a:fillRect/>
                    </a:stretch>
                  </pic:blipFill>
                  <pic:spPr>
                    <a:xfrm>
                      <a:off x="0" y="0"/>
                      <a:ext cx="5119409" cy="1717270"/>
                    </a:xfrm>
                    <a:prstGeom prst="rect">
                      <a:avLst/>
                    </a:prstGeom>
                    <a:ln/>
                  </pic:spPr>
                </pic:pic>
              </a:graphicData>
            </a:graphic>
          </wp:inline>
        </w:drawing>
      </w:r>
    </w:p>
    <w:p w14:paraId="00000198" w14:textId="77777777" w:rsidR="00850D8F" w:rsidRDefault="00850D8F">
      <w:pPr>
        <w:spacing w:after="0" w:line="20" w:lineRule="auto"/>
        <w:jc w:val="left"/>
        <w:rPr>
          <w:rFonts w:ascii="맑은 고딕" w:eastAsia="맑은 고딕" w:hAnsi="맑은 고딕" w:cs="맑은 고딕"/>
          <w:color w:val="000000"/>
        </w:rPr>
      </w:pPr>
    </w:p>
    <w:p w14:paraId="00000199" w14:textId="77777777" w:rsidR="00850D8F" w:rsidRDefault="00000000">
      <w:pPr>
        <w:numPr>
          <w:ilvl w:val="0"/>
          <w:numId w:val="2"/>
        </w:numPr>
        <w:pBdr>
          <w:top w:val="nil"/>
          <w:left w:val="nil"/>
          <w:bottom w:val="nil"/>
          <w:right w:val="nil"/>
          <w:between w:val="nil"/>
        </w:pBdr>
        <w:spacing w:after="120" w:line="300" w:lineRule="auto"/>
        <w:ind w:left="489" w:hanging="150"/>
        <w:jc w:val="left"/>
        <w:rPr>
          <w:color w:val="000000"/>
        </w:rPr>
      </w:pPr>
      <w:r>
        <w:rPr>
          <w:rFonts w:ascii="맑은 고딕" w:eastAsia="맑은 고딕" w:hAnsi="맑은 고딕" w:cs="맑은 고딕"/>
          <w:color w:val="000000"/>
        </w:rPr>
        <w:t>테스트 신호 재생 방법: 아래 그림과 같이 측정 소프트웨어의 Generator 탭에서 출력 레벨을 설정하여 신호를 재생한다. 실험에 사용되는 스피커의 감도에 따라 상대적으로 다른 음압이 출력되기 때문에 실제 측정 음압과 설정 레벨에는 차이가 발생한다. (아래 예의 경우 1kHz 주파수의 사인파 신호를 +52.2 dBSPL 레벨로 출력)</w:t>
      </w:r>
    </w:p>
    <w:p w14:paraId="0000019A" w14:textId="77777777" w:rsidR="00850D8F" w:rsidRDefault="00000000">
      <w:pPr>
        <w:spacing w:after="120" w:line="300" w:lineRule="auto"/>
        <w:jc w:val="center"/>
        <w:rPr>
          <w:rFonts w:ascii="맑은 고딕" w:eastAsia="맑은 고딕" w:hAnsi="맑은 고딕" w:cs="맑은 고딕"/>
          <w:color w:val="000000"/>
        </w:rPr>
      </w:pPr>
      <w:r>
        <w:rPr>
          <w:rFonts w:ascii="맑은 고딕" w:eastAsia="맑은 고딕" w:hAnsi="맑은 고딕" w:cs="맑은 고딕"/>
          <w:noProof/>
          <w:color w:val="000000"/>
        </w:rPr>
        <w:drawing>
          <wp:inline distT="0" distB="0" distL="0" distR="0" wp14:anchorId="7A1DBFEA" wp14:editId="625876D5">
            <wp:extent cx="2786282" cy="1762264"/>
            <wp:effectExtent l="0" t="0" r="0" b="0"/>
            <wp:docPr id="2140985906" name="image4.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screenshot of a computer&#10;&#10;AI-generated content may be incorrect."/>
                    <pic:cNvPicPr preferRelativeResize="0"/>
                  </pic:nvPicPr>
                  <pic:blipFill>
                    <a:blip r:embed="rId35"/>
                    <a:srcRect/>
                    <a:stretch>
                      <a:fillRect/>
                    </a:stretch>
                  </pic:blipFill>
                  <pic:spPr>
                    <a:xfrm>
                      <a:off x="0" y="0"/>
                      <a:ext cx="2786282" cy="1762264"/>
                    </a:xfrm>
                    <a:prstGeom prst="rect">
                      <a:avLst/>
                    </a:prstGeom>
                    <a:ln/>
                  </pic:spPr>
                </pic:pic>
              </a:graphicData>
            </a:graphic>
          </wp:inline>
        </w:drawing>
      </w:r>
    </w:p>
    <w:p w14:paraId="0000019B" w14:textId="15D29B55" w:rsidR="00C32592" w:rsidRDefault="00C32592">
      <w:pPr>
        <w:rPr>
          <w:ins w:id="53" w:author="김은수" w:date="2026-09-29T13:50:00Z" w16du:dateUtc="2026-09-29T04:50:00Z"/>
        </w:rPr>
      </w:pPr>
      <w:ins w:id="54" w:author="김은수" w:date="2026-09-29T13:50:00Z" w16du:dateUtc="2026-09-29T04:50:00Z">
        <w:r>
          <w:br w:type="page"/>
        </w:r>
      </w:ins>
    </w:p>
    <w:p w14:paraId="4B9DD2C3" w14:textId="0E8F7088" w:rsidR="00850D8F" w:rsidDel="00C32592" w:rsidRDefault="00850D8F" w:rsidP="00C32592">
      <w:pPr>
        <w:rPr>
          <w:del w:id="55" w:author="김은수" w:date="2026-09-29T13:50:00Z" w16du:dateUtc="2026-09-29T04:50:00Z"/>
        </w:rPr>
        <w:pPrChange w:id="56" w:author="김은수" w:date="2026-09-29T13:50:00Z" w16du:dateUtc="2026-09-29T04:50:00Z">
          <w:pPr>
            <w:spacing w:after="0" w:line="20" w:lineRule="auto"/>
            <w:jc w:val="left"/>
          </w:pPr>
        </w:pPrChange>
      </w:pPr>
    </w:p>
    <w:p w14:paraId="0000019C" w14:textId="5FDDBA3C" w:rsidR="00850D8F" w:rsidDel="00C32592" w:rsidRDefault="00850D8F" w:rsidP="00C32592">
      <w:pPr>
        <w:rPr>
          <w:del w:id="57" w:author="김은수" w:date="2026-09-29T13:50:00Z" w16du:dateUtc="2026-09-29T04:50:00Z"/>
        </w:rPr>
        <w:pPrChange w:id="58" w:author="김은수" w:date="2026-09-29T13:50:00Z" w16du:dateUtc="2026-09-29T04:50:00Z">
          <w:pPr>
            <w:widowControl/>
            <w:spacing w:after="0" w:line="20" w:lineRule="auto"/>
            <w:jc w:val="left"/>
          </w:pPr>
        </w:pPrChange>
      </w:pPr>
    </w:p>
    <w:p w14:paraId="0000019D" w14:textId="77777777" w:rsidR="00850D8F" w:rsidRDefault="00000000">
      <w:pPr>
        <w:numPr>
          <w:ilvl w:val="0"/>
          <w:numId w:val="2"/>
        </w:numPr>
        <w:pBdr>
          <w:top w:val="nil"/>
          <w:left w:val="nil"/>
          <w:bottom w:val="nil"/>
          <w:right w:val="nil"/>
          <w:between w:val="nil"/>
        </w:pBdr>
        <w:spacing w:after="120" w:line="300" w:lineRule="auto"/>
        <w:ind w:left="489" w:hanging="150"/>
        <w:jc w:val="left"/>
        <w:rPr>
          <w:color w:val="000000"/>
        </w:rPr>
      </w:pPr>
      <w:r>
        <w:rPr>
          <w:rFonts w:ascii="맑은 고딕" w:eastAsia="맑은 고딕" w:hAnsi="맑은 고딕" w:cs="맑은 고딕"/>
          <w:color w:val="000000"/>
        </w:rPr>
        <w:t>마이크 입력 신호로 음압을 측정한다. 아래 그림과 같이 측정 소프트웨어의 Measurements 탭에서 마이크 입력 신호의 음압 RMS 레벨과 주파수를 확인할 수 있다. 아래 예의 경우 70.024dBSPL, 0.999994 kHz</w:t>
      </w:r>
    </w:p>
    <w:p w14:paraId="0000019E" w14:textId="77777777" w:rsidR="00850D8F" w:rsidRDefault="00000000">
      <w:pPr>
        <w:spacing w:after="120" w:line="300" w:lineRule="auto"/>
        <w:jc w:val="center"/>
        <w:rPr>
          <w:rFonts w:ascii="맑은 고딕" w:eastAsia="맑은 고딕" w:hAnsi="맑은 고딕" w:cs="맑은 고딕"/>
          <w:color w:val="000000"/>
        </w:rPr>
      </w:pPr>
      <w:r>
        <w:rPr>
          <w:rFonts w:ascii="맑은 고딕" w:eastAsia="맑은 고딕" w:hAnsi="맑은 고딕" w:cs="맑은 고딕"/>
          <w:noProof/>
          <w:color w:val="000000"/>
        </w:rPr>
        <w:drawing>
          <wp:inline distT="0" distB="0" distL="0" distR="0" wp14:anchorId="76D3A8E9" wp14:editId="3103E330">
            <wp:extent cx="1904254" cy="3657940"/>
            <wp:effectExtent l="0" t="0" r="0" b="0"/>
            <wp:docPr id="2140985907" name="image3.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A screenshot of a computer&#10;&#10;AI-generated content may be incorrect."/>
                    <pic:cNvPicPr preferRelativeResize="0"/>
                  </pic:nvPicPr>
                  <pic:blipFill>
                    <a:blip r:embed="rId36"/>
                    <a:srcRect/>
                    <a:stretch>
                      <a:fillRect/>
                    </a:stretch>
                  </pic:blipFill>
                  <pic:spPr>
                    <a:xfrm>
                      <a:off x="0" y="0"/>
                      <a:ext cx="1904254" cy="3657940"/>
                    </a:xfrm>
                    <a:prstGeom prst="rect">
                      <a:avLst/>
                    </a:prstGeom>
                    <a:ln/>
                  </pic:spPr>
                </pic:pic>
              </a:graphicData>
            </a:graphic>
          </wp:inline>
        </w:drawing>
      </w:r>
    </w:p>
    <w:p w14:paraId="0000019F" w14:textId="77777777" w:rsidR="00850D8F" w:rsidRDefault="00000000" w:rsidP="00C32592">
      <w:pPr>
        <w:rPr>
          <w:rFonts w:ascii="맑은 고딕" w:eastAsia="맑은 고딕" w:hAnsi="맑은 고딕" w:cs="맑은 고딕"/>
          <w:color w:val="000000"/>
        </w:rPr>
        <w:pPrChange w:id="59" w:author="김은수" w:date="2026-09-29T13:50:00Z" w16du:dateUtc="2026-09-29T04:50:00Z">
          <w:pPr>
            <w:spacing w:after="0" w:line="20" w:lineRule="auto"/>
          </w:pPr>
        </w:pPrChange>
      </w:pPr>
      <w:r>
        <w:br w:type="page"/>
      </w:r>
    </w:p>
    <w:p w14:paraId="000001A0" w14:textId="77777777" w:rsidR="00850D8F" w:rsidRDefault="00850D8F">
      <w:pPr>
        <w:widowControl/>
        <w:spacing w:after="0" w:line="20" w:lineRule="auto"/>
        <w:jc w:val="left"/>
        <w:rPr>
          <w:rFonts w:ascii="맑은 고딕" w:eastAsia="맑은 고딕" w:hAnsi="맑은 고딕" w:cs="맑은 고딕"/>
          <w:color w:val="000000"/>
        </w:rPr>
      </w:pPr>
    </w:p>
    <w:p w14:paraId="000001A1" w14:textId="77777777" w:rsidR="00850D8F" w:rsidRDefault="00000000">
      <w:pPr>
        <w:pStyle w:val="3"/>
        <w:keepNext w:val="0"/>
        <w:numPr>
          <w:ilvl w:val="2"/>
          <w:numId w:val="1"/>
        </w:numPr>
        <w:spacing w:before="140" w:after="100" w:line="276" w:lineRule="auto"/>
        <w:ind w:left="200" w:firstLine="0"/>
        <w:jc w:val="left"/>
        <w:rPr>
          <w:rFonts w:ascii="맑은 고딕" w:eastAsia="맑은 고딕" w:hAnsi="맑은 고딕" w:cs="맑은 고딕"/>
          <w:b/>
          <w:bCs/>
          <w:color w:val="000000"/>
          <w:sz w:val="22"/>
          <w:szCs w:val="22"/>
        </w:rPr>
      </w:pPr>
      <w:bookmarkStart w:id="60" w:name="_Toc241582653"/>
      <w:r>
        <w:rPr>
          <w:rFonts w:ascii="맑은 고딕" w:eastAsia="맑은 고딕" w:hAnsi="맑은 고딕" w:cs="맑은 고딕"/>
          <w:b/>
          <w:bCs/>
          <w:color w:val="000000"/>
          <w:sz w:val="22"/>
          <w:szCs w:val="22"/>
        </w:rPr>
        <w:t>시험 진행</w:t>
      </w:r>
      <w:bookmarkEnd w:id="60"/>
    </w:p>
    <w:p w14:paraId="000001A2" w14:textId="77777777" w:rsidR="00850D8F" w:rsidRDefault="00000000">
      <w:pPr>
        <w:pStyle w:val="4"/>
        <w:keepNext w:val="0"/>
        <w:numPr>
          <w:ilvl w:val="3"/>
          <w:numId w:val="1"/>
        </w:numPr>
        <w:spacing w:before="140" w:after="100" w:line="276" w:lineRule="auto"/>
        <w:ind w:left="300" w:right="200" w:firstLine="0"/>
        <w:jc w:val="left"/>
        <w:rPr>
          <w:rFonts w:ascii="맑은 고딕" w:eastAsia="맑은 고딕" w:hAnsi="맑은 고딕" w:cs="맑은 고딕"/>
          <w:b/>
          <w:bCs/>
          <w:color w:val="000000"/>
          <w:sz w:val="21"/>
          <w:szCs w:val="21"/>
        </w:rPr>
      </w:pPr>
      <w:r>
        <w:rPr>
          <w:rFonts w:ascii="맑은 고딕" w:eastAsia="맑은 고딕" w:hAnsi="맑은 고딕" w:cs="맑은 고딕"/>
          <w:b/>
          <w:bCs/>
          <w:color w:val="000000"/>
          <w:sz w:val="21"/>
          <w:szCs w:val="21"/>
        </w:rPr>
        <w:t>무소음 입력 음압 확인</w:t>
      </w:r>
    </w:p>
    <w:p w14:paraId="000001A3"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측정 방법</w:t>
      </w:r>
    </w:p>
    <w:p w14:paraId="000001A4" w14:textId="77777777" w:rsidR="00850D8F" w:rsidRDefault="00000000">
      <w:pPr>
        <w:numPr>
          <w:ilvl w:val="0"/>
          <w:numId w:val="2"/>
        </w:numPr>
        <w:pBdr>
          <w:top w:val="nil"/>
          <w:left w:val="nil"/>
          <w:bottom w:val="nil"/>
          <w:right w:val="nil"/>
          <w:between w:val="nil"/>
        </w:pBdr>
        <w:spacing w:after="120" w:line="300" w:lineRule="auto"/>
        <w:ind w:left="715" w:hanging="150"/>
        <w:jc w:val="left"/>
        <w:rPr>
          <w:color w:val="000000"/>
        </w:rPr>
      </w:pPr>
      <w:bookmarkStart w:id="61" w:name="_heading=h.h6jh8rqjlfon" w:colFirst="0" w:colLast="0"/>
      <w:bookmarkEnd w:id="61"/>
      <w:r>
        <w:rPr>
          <w:rFonts w:ascii="맑은 고딕" w:eastAsia="맑은 고딕" w:hAnsi="맑은 고딕" w:cs="맑은 고딕"/>
          <w:color w:val="000000"/>
        </w:rPr>
        <w:t>스피커 출력을 끄고 음압을 측정한다.</w:t>
      </w:r>
    </w:p>
    <w:p w14:paraId="000001A5"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통과 기준</w:t>
      </w:r>
    </w:p>
    <w:p w14:paraId="000001A6" w14:textId="77777777" w:rsidR="00850D8F" w:rsidRDefault="00000000">
      <w:pPr>
        <w:spacing w:after="120" w:line="300" w:lineRule="auto"/>
        <w:ind w:left="565"/>
        <w:rPr>
          <w:rFonts w:ascii="맑은 고딕" w:eastAsia="맑은 고딕" w:hAnsi="맑은 고딕" w:cs="맑은 고딕"/>
          <w:color w:val="000000"/>
        </w:rPr>
      </w:pPr>
      <w:r>
        <w:rPr>
          <w:rFonts w:ascii="맑은 고딕" w:eastAsia="맑은 고딕" w:hAnsi="맑은 고딕" w:cs="맑은 고딕"/>
          <w:color w:val="000000"/>
        </w:rPr>
        <w:t xml:space="preserve">※ 주변환경 및 음압 측정기 센서, 외부기 마이크의 위치(기구물) 차이, 스피커 출력의 안정성 등에 따라서 측정되는 오디오 신호의 특성의 변화가 크다. </w:t>
      </w:r>
    </w:p>
    <w:p w14:paraId="000001A7" w14:textId="77777777" w:rsidR="00850D8F" w:rsidRDefault="00000000">
      <w:pPr>
        <w:numPr>
          <w:ilvl w:val="0"/>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이러한 특성을 감안하여 측정된 음압의 ±5dB의 변화에 해당하는 ADC 값을 오차로 허용한다.</w:t>
      </w:r>
    </w:p>
    <w:tbl>
      <w:tblPr>
        <w:tblStyle w:val="afffff2"/>
        <w:tblW w:w="3514"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1757"/>
        <w:gridCol w:w="1757"/>
      </w:tblGrid>
      <w:tr w:rsidR="00850D8F" w14:paraId="7E6F5AC8" w14:textId="77777777">
        <w:trPr>
          <w:cantSplit/>
          <w:tblHeader/>
          <w:jc w:val="center"/>
        </w:trPr>
        <w:tc>
          <w:tcPr>
            <w:tcW w:w="1757"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1A8" w14:textId="77777777" w:rsidR="00850D8F" w:rsidRDefault="00000000">
            <w:pPr>
              <w:spacing w:after="0"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음압 dB SPL</w:t>
            </w:r>
          </w:p>
        </w:tc>
        <w:tc>
          <w:tcPr>
            <w:tcW w:w="1757"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1A9" w14:textId="77777777" w:rsidR="00850D8F" w:rsidRDefault="00000000">
            <w:pPr>
              <w:spacing w:after="0"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ADC</w:t>
            </w:r>
          </w:p>
        </w:tc>
      </w:tr>
      <w:tr w:rsidR="00850D8F" w14:paraId="10FAB9C6" w14:textId="77777777">
        <w:trPr>
          <w:cantSplit/>
          <w:trHeight w:val="351"/>
          <w:jc w:val="center"/>
        </w:trPr>
        <w:tc>
          <w:tcPr>
            <w:tcW w:w="1757"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AA"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29</w:t>
            </w:r>
          </w:p>
        </w:tc>
        <w:tc>
          <w:tcPr>
            <w:tcW w:w="1757"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AB"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20</w:t>
            </w:r>
          </w:p>
        </w:tc>
      </w:tr>
      <w:tr w:rsidR="00850D8F" w14:paraId="7DB59201" w14:textId="77777777">
        <w:trPr>
          <w:cantSplit/>
          <w:trHeight w:val="351"/>
          <w:jc w:val="center"/>
        </w:trPr>
        <w:tc>
          <w:tcPr>
            <w:tcW w:w="1757"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AC"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30</w:t>
            </w:r>
          </w:p>
        </w:tc>
        <w:tc>
          <w:tcPr>
            <w:tcW w:w="1757"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AD"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21</w:t>
            </w:r>
          </w:p>
        </w:tc>
      </w:tr>
      <w:tr w:rsidR="00850D8F" w14:paraId="39AF2F98" w14:textId="77777777">
        <w:trPr>
          <w:cantSplit/>
          <w:trHeight w:val="351"/>
          <w:jc w:val="center"/>
        </w:trPr>
        <w:tc>
          <w:tcPr>
            <w:tcW w:w="1757"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AE"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31</w:t>
            </w:r>
          </w:p>
        </w:tc>
        <w:tc>
          <w:tcPr>
            <w:tcW w:w="1757"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AF"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23</w:t>
            </w:r>
          </w:p>
        </w:tc>
      </w:tr>
      <w:tr w:rsidR="00850D8F" w14:paraId="10C19E2F" w14:textId="77777777">
        <w:trPr>
          <w:cantSplit/>
          <w:trHeight w:val="351"/>
          <w:jc w:val="center"/>
        </w:trPr>
        <w:tc>
          <w:tcPr>
            <w:tcW w:w="1757"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B0"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32</w:t>
            </w:r>
          </w:p>
        </w:tc>
        <w:tc>
          <w:tcPr>
            <w:tcW w:w="1757"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B1"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24</w:t>
            </w:r>
          </w:p>
        </w:tc>
      </w:tr>
      <w:tr w:rsidR="00850D8F" w14:paraId="6EDE1AE2" w14:textId="77777777">
        <w:trPr>
          <w:cantSplit/>
          <w:trHeight w:val="351"/>
          <w:jc w:val="center"/>
        </w:trPr>
        <w:tc>
          <w:tcPr>
            <w:tcW w:w="1757"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B2"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33</w:t>
            </w:r>
          </w:p>
        </w:tc>
        <w:tc>
          <w:tcPr>
            <w:tcW w:w="1757"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B3"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26</w:t>
            </w:r>
          </w:p>
        </w:tc>
      </w:tr>
      <w:tr w:rsidR="00850D8F" w14:paraId="59BA3794" w14:textId="77777777">
        <w:trPr>
          <w:cantSplit/>
          <w:trHeight w:val="89"/>
          <w:jc w:val="center"/>
        </w:trPr>
        <w:tc>
          <w:tcPr>
            <w:tcW w:w="1757"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B4"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34</w:t>
            </w:r>
          </w:p>
        </w:tc>
        <w:tc>
          <w:tcPr>
            <w:tcW w:w="1757"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B5"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28</w:t>
            </w:r>
          </w:p>
        </w:tc>
      </w:tr>
    </w:tbl>
    <w:p w14:paraId="000001B6" w14:textId="77777777" w:rsidR="00850D8F" w:rsidRDefault="00000000" w:rsidP="00C32592">
      <w:pPr>
        <w:rPr>
          <w:rFonts w:ascii="맑은 고딕" w:eastAsia="맑은 고딕" w:hAnsi="맑은 고딕" w:cs="맑은 고딕"/>
          <w:color w:val="000000"/>
        </w:rPr>
        <w:pPrChange w:id="62" w:author="김은수" w:date="2026-09-29T13:50:00Z" w16du:dateUtc="2026-09-29T04:50:00Z">
          <w:pPr>
            <w:spacing w:after="0" w:line="20" w:lineRule="auto"/>
          </w:pPr>
        </w:pPrChange>
      </w:pPr>
      <w:r>
        <w:br w:type="page"/>
      </w:r>
    </w:p>
    <w:p w14:paraId="000001B7" w14:textId="77777777" w:rsidR="00850D8F" w:rsidRDefault="00000000">
      <w:pPr>
        <w:pStyle w:val="4"/>
        <w:keepNext w:val="0"/>
        <w:numPr>
          <w:ilvl w:val="3"/>
          <w:numId w:val="1"/>
        </w:numPr>
        <w:spacing w:before="140" w:after="100" w:line="276" w:lineRule="auto"/>
        <w:ind w:left="300" w:right="200" w:firstLine="0"/>
        <w:jc w:val="left"/>
        <w:rPr>
          <w:rFonts w:ascii="맑은 고딕" w:eastAsia="맑은 고딕" w:hAnsi="맑은 고딕" w:cs="맑은 고딕"/>
          <w:b/>
          <w:bCs/>
          <w:color w:val="000000"/>
          <w:sz w:val="21"/>
          <w:szCs w:val="21"/>
        </w:rPr>
      </w:pPr>
      <w:r>
        <w:rPr>
          <w:rFonts w:ascii="맑은 고딕" w:eastAsia="맑은 고딕" w:hAnsi="맑은 고딕" w:cs="맑은 고딕"/>
          <w:b/>
          <w:bCs/>
          <w:color w:val="000000"/>
          <w:sz w:val="21"/>
          <w:szCs w:val="21"/>
        </w:rPr>
        <w:lastRenderedPageBreak/>
        <w:t>최소 입력 음압 확인</w:t>
      </w:r>
    </w:p>
    <w:p w14:paraId="000001B8"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측정 방법</w:t>
      </w:r>
    </w:p>
    <w:p w14:paraId="000001B9"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측정 소프트웨어에서 1048Hz의 오디오 신호를 재생한다.</w:t>
      </w:r>
    </w:p>
    <w:p w14:paraId="000001BA"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측정 소프트웨어에 표시되는 음압이 35dB 근처 값이 되도록 볼륨을 조정하고, 개발자용 앱에서 측정 시작을 진행하고 오디오신호 값(ADC 값)을 확인한다.</w:t>
      </w:r>
    </w:p>
    <w:p w14:paraId="000001BB"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통과 기준</w:t>
      </w:r>
    </w:p>
    <w:p w14:paraId="000001BC" w14:textId="77777777" w:rsidR="00850D8F" w:rsidRDefault="00000000">
      <w:pPr>
        <w:spacing w:after="120" w:line="300" w:lineRule="auto"/>
        <w:ind w:left="565"/>
        <w:rPr>
          <w:rFonts w:ascii="맑은 고딕" w:eastAsia="맑은 고딕" w:hAnsi="맑은 고딕" w:cs="맑은 고딕"/>
          <w:color w:val="000000"/>
        </w:rPr>
      </w:pPr>
      <w:r>
        <w:rPr>
          <w:rFonts w:ascii="맑은 고딕" w:eastAsia="맑은 고딕" w:hAnsi="맑은 고딕" w:cs="맑은 고딕"/>
          <w:color w:val="000000"/>
        </w:rPr>
        <w:t xml:space="preserve">※ 주변환경 및 음압 측정기 센서, 외부기 마이크의 위치(기구물) 차이, 스피커 출력의 안정성 등에 따라서 측정되는 오디오 신호의 특성의 변화가 크다. </w:t>
      </w:r>
    </w:p>
    <w:p w14:paraId="000001BD"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이러한 특성을 감안하여 측정된 음압의 ±5dB의 변화에 해당하는 ADC 값을 오차로 허용한다.</w:t>
      </w:r>
    </w:p>
    <w:tbl>
      <w:tblPr>
        <w:tblStyle w:val="afffff3"/>
        <w:tblW w:w="3097"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1475"/>
        <w:gridCol w:w="1622"/>
      </w:tblGrid>
      <w:tr w:rsidR="00850D8F" w14:paraId="57F2FCC2" w14:textId="77777777">
        <w:trPr>
          <w:cantSplit/>
          <w:tblHeader/>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1BE" w14:textId="77777777" w:rsidR="00850D8F" w:rsidRDefault="00000000">
            <w:pPr>
              <w:widowControl/>
              <w:spacing w:after="0"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음압 dB SPL</w:t>
            </w:r>
          </w:p>
        </w:tc>
        <w:tc>
          <w:tcPr>
            <w:tcW w:w="1622"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1BF" w14:textId="77777777" w:rsidR="00850D8F" w:rsidRDefault="00000000">
            <w:pPr>
              <w:widowControl/>
              <w:spacing w:after="0"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ADC</w:t>
            </w:r>
          </w:p>
        </w:tc>
      </w:tr>
      <w:tr w:rsidR="00850D8F" w14:paraId="1FD79012"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C0"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30</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C1"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21</w:t>
            </w:r>
          </w:p>
        </w:tc>
      </w:tr>
      <w:tr w:rsidR="00850D8F" w14:paraId="2BBEC41A"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C2"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31</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C3"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23</w:t>
            </w:r>
          </w:p>
        </w:tc>
      </w:tr>
      <w:tr w:rsidR="00850D8F" w14:paraId="5075F0D0"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C4"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32</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C5"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24</w:t>
            </w:r>
          </w:p>
        </w:tc>
      </w:tr>
      <w:tr w:rsidR="00850D8F" w14:paraId="57A42D75"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C6"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33</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C7"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26</w:t>
            </w:r>
          </w:p>
        </w:tc>
      </w:tr>
      <w:tr w:rsidR="00850D8F" w14:paraId="5070CFCC"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C8"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34</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C9"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28</w:t>
            </w:r>
          </w:p>
        </w:tc>
      </w:tr>
      <w:tr w:rsidR="00850D8F" w14:paraId="12E0AD56"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CA"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35</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CB"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30</w:t>
            </w:r>
          </w:p>
        </w:tc>
      </w:tr>
      <w:tr w:rsidR="00850D8F" w14:paraId="5066891E"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CC"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36</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CD"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32</w:t>
            </w:r>
          </w:p>
        </w:tc>
      </w:tr>
      <w:tr w:rsidR="00850D8F" w14:paraId="08A72BAE"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CE"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37</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CF"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35</w:t>
            </w:r>
          </w:p>
        </w:tc>
      </w:tr>
      <w:tr w:rsidR="00850D8F" w14:paraId="10435548"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D0"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38</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D1"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37</w:t>
            </w:r>
          </w:p>
        </w:tc>
      </w:tr>
      <w:tr w:rsidR="00850D8F" w14:paraId="022B5EF0"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D2"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39</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D3"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40</w:t>
            </w:r>
          </w:p>
        </w:tc>
      </w:tr>
      <w:tr w:rsidR="00850D8F" w14:paraId="54E5BE01"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D4"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40</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D5"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43</w:t>
            </w:r>
          </w:p>
        </w:tc>
      </w:tr>
    </w:tbl>
    <w:p w14:paraId="000001D6" w14:textId="77777777" w:rsidR="00850D8F" w:rsidRDefault="00000000" w:rsidP="00C32592">
      <w:pPr>
        <w:rPr>
          <w:rFonts w:ascii="맑은 고딕" w:eastAsia="맑은 고딕" w:hAnsi="맑은 고딕" w:cs="맑은 고딕"/>
          <w:color w:val="000000"/>
        </w:rPr>
        <w:pPrChange w:id="63" w:author="김은수" w:date="2026-09-29T13:50:00Z" w16du:dateUtc="2026-09-29T04:50:00Z">
          <w:pPr>
            <w:spacing w:after="0" w:line="20" w:lineRule="auto"/>
          </w:pPr>
        </w:pPrChange>
      </w:pPr>
      <w:r>
        <w:br w:type="page"/>
      </w:r>
    </w:p>
    <w:p w14:paraId="000001D7" w14:textId="77777777" w:rsidR="00850D8F" w:rsidRDefault="00850D8F">
      <w:pPr>
        <w:spacing w:after="0" w:line="20" w:lineRule="auto"/>
        <w:jc w:val="left"/>
        <w:rPr>
          <w:rFonts w:ascii="맑은 고딕" w:eastAsia="맑은 고딕" w:hAnsi="맑은 고딕" w:cs="맑은 고딕"/>
          <w:color w:val="000000"/>
        </w:rPr>
      </w:pPr>
    </w:p>
    <w:p w14:paraId="000001D8" w14:textId="77777777" w:rsidR="00850D8F" w:rsidRDefault="00000000">
      <w:pPr>
        <w:pStyle w:val="4"/>
        <w:keepNext w:val="0"/>
        <w:numPr>
          <w:ilvl w:val="3"/>
          <w:numId w:val="1"/>
        </w:numPr>
        <w:spacing w:before="140" w:after="100" w:line="276" w:lineRule="auto"/>
        <w:ind w:left="300" w:right="200" w:firstLine="0"/>
        <w:jc w:val="left"/>
        <w:rPr>
          <w:rFonts w:ascii="맑은 고딕" w:eastAsia="맑은 고딕" w:hAnsi="맑은 고딕" w:cs="맑은 고딕"/>
          <w:b/>
          <w:bCs/>
          <w:color w:val="000000"/>
          <w:sz w:val="21"/>
          <w:szCs w:val="21"/>
        </w:rPr>
      </w:pPr>
      <w:r>
        <w:rPr>
          <w:rFonts w:ascii="맑은 고딕" w:eastAsia="맑은 고딕" w:hAnsi="맑은 고딕" w:cs="맑은 고딕"/>
          <w:b/>
          <w:bCs/>
          <w:color w:val="000000"/>
          <w:sz w:val="21"/>
          <w:szCs w:val="21"/>
        </w:rPr>
        <w:t>일상 입력 음압 확인</w:t>
      </w:r>
    </w:p>
    <w:p w14:paraId="000001D9"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측정 방법</w:t>
      </w:r>
    </w:p>
    <w:p w14:paraId="000001DA"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측정 소프트웨어에서 1048Hz의 오디오 신호를 재생한다.</w:t>
      </w:r>
    </w:p>
    <w:p w14:paraId="000001DB"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측정 소프트웨어에 표시되는 음압이 70dB 근처 값이 되도록 볼륨을 조정하고, 개발자용 앱에서 측정 시작을 진행하고 오디오신호 값(ADC 값)을 확인한다.</w:t>
      </w:r>
    </w:p>
    <w:p w14:paraId="000001DC"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통과 기준</w:t>
      </w:r>
    </w:p>
    <w:p w14:paraId="000001DD"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측정된 음압의 ±5dB의 변화에 해당하는 ADC 값을 오차로 허용한다.</w:t>
      </w:r>
    </w:p>
    <w:tbl>
      <w:tblPr>
        <w:tblStyle w:val="afffff4"/>
        <w:tblW w:w="3239"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1475"/>
        <w:gridCol w:w="1764"/>
      </w:tblGrid>
      <w:tr w:rsidR="00850D8F" w14:paraId="0CB71BA3" w14:textId="77777777">
        <w:trPr>
          <w:cantSplit/>
          <w:tblHeader/>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1DE" w14:textId="77777777" w:rsidR="00850D8F" w:rsidRDefault="00000000">
            <w:pPr>
              <w:widowControl/>
              <w:spacing w:after="0"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음압 dB SPL</w:t>
            </w:r>
          </w:p>
        </w:tc>
        <w:tc>
          <w:tcPr>
            <w:tcW w:w="1764"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1DF" w14:textId="77777777" w:rsidR="00850D8F" w:rsidRDefault="00000000">
            <w:pPr>
              <w:widowControl/>
              <w:spacing w:after="0"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ADC</w:t>
            </w:r>
          </w:p>
        </w:tc>
      </w:tr>
      <w:tr w:rsidR="00850D8F" w14:paraId="67ABFC93"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E0"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65</w:t>
            </w:r>
          </w:p>
        </w:tc>
        <w:tc>
          <w:tcPr>
            <w:tcW w:w="176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E1"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452</w:t>
            </w:r>
          </w:p>
        </w:tc>
      </w:tr>
      <w:tr w:rsidR="00850D8F" w14:paraId="4C0594BA"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E2"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66</w:t>
            </w:r>
          </w:p>
        </w:tc>
        <w:tc>
          <w:tcPr>
            <w:tcW w:w="176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E3"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503</w:t>
            </w:r>
          </w:p>
        </w:tc>
      </w:tr>
      <w:tr w:rsidR="00850D8F" w14:paraId="0D27910B"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E4"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67</w:t>
            </w:r>
          </w:p>
        </w:tc>
        <w:tc>
          <w:tcPr>
            <w:tcW w:w="176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E5"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561</w:t>
            </w:r>
          </w:p>
        </w:tc>
      </w:tr>
      <w:tr w:rsidR="00850D8F" w14:paraId="41F414EF"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E6"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68</w:t>
            </w:r>
          </w:p>
        </w:tc>
        <w:tc>
          <w:tcPr>
            <w:tcW w:w="176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E7"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625</w:t>
            </w:r>
          </w:p>
        </w:tc>
      </w:tr>
      <w:tr w:rsidR="00850D8F" w14:paraId="4BD3E8AB"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E8"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69</w:t>
            </w:r>
          </w:p>
        </w:tc>
        <w:tc>
          <w:tcPr>
            <w:tcW w:w="176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E9"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696</w:t>
            </w:r>
          </w:p>
        </w:tc>
      </w:tr>
      <w:tr w:rsidR="00850D8F" w14:paraId="1B91CBC7"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EA"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70</w:t>
            </w:r>
          </w:p>
        </w:tc>
        <w:tc>
          <w:tcPr>
            <w:tcW w:w="176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EB"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776</w:t>
            </w:r>
          </w:p>
        </w:tc>
      </w:tr>
      <w:tr w:rsidR="00850D8F" w14:paraId="43435B19"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EC"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71</w:t>
            </w:r>
          </w:p>
        </w:tc>
        <w:tc>
          <w:tcPr>
            <w:tcW w:w="176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ED"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872</w:t>
            </w:r>
          </w:p>
        </w:tc>
      </w:tr>
      <w:tr w:rsidR="00850D8F" w14:paraId="0A0AA4B4"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EE"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72</w:t>
            </w:r>
          </w:p>
        </w:tc>
        <w:tc>
          <w:tcPr>
            <w:tcW w:w="176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EF"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980</w:t>
            </w:r>
          </w:p>
        </w:tc>
      </w:tr>
      <w:tr w:rsidR="00850D8F" w14:paraId="555D3FF7"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F0"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73</w:t>
            </w:r>
          </w:p>
        </w:tc>
        <w:tc>
          <w:tcPr>
            <w:tcW w:w="176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F1"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1,100</w:t>
            </w:r>
          </w:p>
        </w:tc>
      </w:tr>
      <w:tr w:rsidR="00850D8F" w14:paraId="756BD7DF"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F2"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74</w:t>
            </w:r>
          </w:p>
        </w:tc>
        <w:tc>
          <w:tcPr>
            <w:tcW w:w="176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F3"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1,236</w:t>
            </w:r>
          </w:p>
        </w:tc>
      </w:tr>
      <w:tr w:rsidR="00850D8F" w14:paraId="45456A7E"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F4"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75</w:t>
            </w:r>
          </w:p>
        </w:tc>
        <w:tc>
          <w:tcPr>
            <w:tcW w:w="176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F5"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1,389</w:t>
            </w:r>
          </w:p>
        </w:tc>
      </w:tr>
    </w:tbl>
    <w:p w14:paraId="000001F6" w14:textId="77777777" w:rsidR="00850D8F" w:rsidRDefault="00000000" w:rsidP="00C32592">
      <w:pPr>
        <w:rPr>
          <w:rFonts w:ascii="맑은 고딕" w:eastAsia="맑은 고딕" w:hAnsi="맑은 고딕" w:cs="맑은 고딕"/>
          <w:color w:val="000000"/>
        </w:rPr>
        <w:pPrChange w:id="64" w:author="김은수" w:date="2026-09-29T13:50:00Z" w16du:dateUtc="2026-09-29T04:50:00Z">
          <w:pPr>
            <w:spacing w:after="0" w:line="20" w:lineRule="auto"/>
          </w:pPr>
        </w:pPrChange>
      </w:pPr>
      <w:r>
        <w:br w:type="page"/>
      </w:r>
    </w:p>
    <w:p w14:paraId="000001F7" w14:textId="77777777" w:rsidR="00850D8F" w:rsidRDefault="00000000">
      <w:pPr>
        <w:pStyle w:val="4"/>
        <w:keepNext w:val="0"/>
        <w:numPr>
          <w:ilvl w:val="3"/>
          <w:numId w:val="1"/>
        </w:numPr>
        <w:spacing w:before="140" w:after="100" w:line="276" w:lineRule="auto"/>
        <w:ind w:left="300" w:right="200" w:firstLine="0"/>
        <w:jc w:val="left"/>
        <w:rPr>
          <w:rFonts w:ascii="맑은 고딕" w:eastAsia="맑은 고딕" w:hAnsi="맑은 고딕" w:cs="맑은 고딕"/>
          <w:b/>
          <w:bCs/>
          <w:color w:val="000000"/>
          <w:sz w:val="21"/>
          <w:szCs w:val="21"/>
        </w:rPr>
      </w:pPr>
      <w:r>
        <w:rPr>
          <w:rFonts w:ascii="맑은 고딕" w:eastAsia="맑은 고딕" w:hAnsi="맑은 고딕" w:cs="맑은 고딕"/>
          <w:b/>
          <w:bCs/>
          <w:color w:val="000000"/>
          <w:sz w:val="21"/>
          <w:szCs w:val="21"/>
        </w:rPr>
        <w:lastRenderedPageBreak/>
        <w:t>최대 입력 음압 확인</w:t>
      </w:r>
    </w:p>
    <w:p w14:paraId="000001F8"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측정 방법</w:t>
      </w:r>
    </w:p>
    <w:p w14:paraId="000001F9" w14:textId="77777777" w:rsidR="00850D8F" w:rsidRDefault="00000000">
      <w:pPr>
        <w:spacing w:after="120" w:line="300" w:lineRule="auto"/>
        <w:ind w:left="565"/>
        <w:rPr>
          <w:rFonts w:ascii="맑은 고딕" w:eastAsia="맑은 고딕" w:hAnsi="맑은 고딕" w:cs="맑은 고딕"/>
          <w:color w:val="000000"/>
        </w:rPr>
      </w:pPr>
      <w:r>
        <w:rPr>
          <w:rFonts w:ascii="맑은 고딕" w:eastAsia="맑은 고딕" w:hAnsi="맑은 고딕" w:cs="맑은 고딕"/>
          <w:color w:val="000000"/>
        </w:rPr>
        <w:t>※ 최대 입력 음압 확인 과정에서는 방음 부스 내부 스피커의 출력 성능으로 인해, 측정 시료와 마이크를 스피커와 근접하게 위치시킨다.</w:t>
      </w:r>
    </w:p>
    <w:p w14:paraId="000001FA"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측정 소프트웨어에서 1048Hz의 오디오 신호를 재생한다.</w:t>
      </w:r>
    </w:p>
    <w:p w14:paraId="000001FB"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측정 소프트웨어에 표시되는 음압이 120dB 근처 값이 되도록 볼륨을 조정하고, 개발자용 앱에서 측정 시작을 진행하고 오디오신호 값(ADC 값)을 확인한다.</w:t>
      </w:r>
    </w:p>
    <w:p w14:paraId="000001FC"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통과 기준</w:t>
      </w:r>
    </w:p>
    <w:p w14:paraId="000001FD"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측정된 음압의 ±5dB의 변화에 해당하는 ADC 값을 오차로 허용한다.</w:t>
      </w:r>
    </w:p>
    <w:tbl>
      <w:tblPr>
        <w:tblStyle w:val="afffff5"/>
        <w:tblW w:w="3097"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1475"/>
        <w:gridCol w:w="1622"/>
      </w:tblGrid>
      <w:tr w:rsidR="00850D8F" w14:paraId="13132D95" w14:textId="77777777">
        <w:trPr>
          <w:cantSplit/>
          <w:tblHeader/>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1FE" w14:textId="77777777" w:rsidR="00850D8F" w:rsidRDefault="00000000">
            <w:pPr>
              <w:widowControl/>
              <w:spacing w:after="0"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음압 dB SPL</w:t>
            </w:r>
          </w:p>
        </w:tc>
        <w:tc>
          <w:tcPr>
            <w:tcW w:w="1622"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1FF" w14:textId="77777777" w:rsidR="00850D8F" w:rsidRDefault="00000000">
            <w:pPr>
              <w:widowControl/>
              <w:spacing w:after="0"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ADC</w:t>
            </w:r>
          </w:p>
        </w:tc>
      </w:tr>
      <w:tr w:rsidR="00850D8F" w14:paraId="61C85D62"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00"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115</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01"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146,444</w:t>
            </w:r>
          </w:p>
        </w:tc>
      </w:tr>
      <w:tr w:rsidR="00850D8F" w14:paraId="5EB3518A"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02"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116</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03"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164,530</w:t>
            </w:r>
          </w:p>
        </w:tc>
      </w:tr>
      <w:tr w:rsidR="00850D8F" w14:paraId="204C0C47"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04"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117</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05"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184,849</w:t>
            </w:r>
          </w:p>
        </w:tc>
      </w:tr>
      <w:tr w:rsidR="00850D8F" w14:paraId="207FBDE9"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06"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118</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07"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207,678</w:t>
            </w:r>
          </w:p>
        </w:tc>
      </w:tr>
      <w:tr w:rsidR="00850D8F" w14:paraId="5FA55D5F"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08"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119</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09"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233,327</w:t>
            </w:r>
          </w:p>
        </w:tc>
      </w:tr>
      <w:tr w:rsidR="00850D8F" w14:paraId="65FBFB86"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0A"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120</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0B"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262,143</w:t>
            </w:r>
          </w:p>
        </w:tc>
      </w:tr>
    </w:tbl>
    <w:p w14:paraId="0000020C" w14:textId="77777777" w:rsidR="00850D8F" w:rsidRDefault="00000000" w:rsidP="00C32592">
      <w:pPr>
        <w:rPr>
          <w:rFonts w:ascii="맑은 고딕" w:eastAsia="맑은 고딕" w:hAnsi="맑은 고딕" w:cs="맑은 고딕"/>
          <w:color w:val="000000"/>
        </w:rPr>
        <w:pPrChange w:id="65" w:author="김은수" w:date="2026-09-29T13:51:00Z" w16du:dateUtc="2026-09-29T04:51:00Z">
          <w:pPr>
            <w:widowControl/>
            <w:spacing w:after="0" w:line="20" w:lineRule="auto"/>
            <w:jc w:val="left"/>
          </w:pPr>
        </w:pPrChange>
      </w:pPr>
      <w:r>
        <w:br w:type="page"/>
      </w:r>
    </w:p>
    <w:p w14:paraId="0000020D" w14:textId="77777777" w:rsidR="00850D8F" w:rsidRDefault="00000000">
      <w:pPr>
        <w:pStyle w:val="2"/>
        <w:keepNext w:val="0"/>
        <w:numPr>
          <w:ilvl w:val="1"/>
          <w:numId w:val="1"/>
        </w:numPr>
        <w:spacing w:before="140" w:after="100" w:line="276" w:lineRule="auto"/>
        <w:ind w:left="100" w:firstLine="0"/>
        <w:jc w:val="left"/>
        <w:rPr>
          <w:rFonts w:ascii="맑은 고딕" w:eastAsia="맑은 고딕" w:hAnsi="맑은 고딕" w:cs="맑은 고딕"/>
          <w:color w:val="000000"/>
          <w:sz w:val="24"/>
          <w:szCs w:val="24"/>
        </w:rPr>
      </w:pPr>
      <w:bookmarkStart w:id="66" w:name="_Toc241582654"/>
      <w:r>
        <w:rPr>
          <w:rFonts w:ascii="맑은 고딕" w:eastAsia="맑은 고딕" w:hAnsi="맑은 고딕" w:cs="맑은 고딕"/>
          <w:b/>
          <w:bCs/>
          <w:color w:val="000000"/>
          <w:sz w:val="24"/>
          <w:szCs w:val="24"/>
        </w:rPr>
        <w:lastRenderedPageBreak/>
        <w:t>시험 ID : SYS-EP-TEST-ID-2</w:t>
      </w:r>
      <w:bookmarkEnd w:id="66"/>
    </w:p>
    <w:p w14:paraId="0000020E" w14:textId="77777777" w:rsidR="00850D8F" w:rsidRDefault="00000000">
      <w:pPr>
        <w:pStyle w:val="3"/>
        <w:keepNext w:val="0"/>
        <w:numPr>
          <w:ilvl w:val="2"/>
          <w:numId w:val="1"/>
        </w:numPr>
        <w:spacing w:before="140" w:after="100" w:line="276" w:lineRule="auto"/>
        <w:ind w:left="200" w:firstLine="0"/>
        <w:jc w:val="left"/>
        <w:rPr>
          <w:rFonts w:ascii="맑은 고딕" w:eastAsia="맑은 고딕" w:hAnsi="맑은 고딕" w:cs="맑은 고딕"/>
          <w:b/>
          <w:bCs/>
          <w:color w:val="000000"/>
          <w:sz w:val="22"/>
          <w:szCs w:val="22"/>
        </w:rPr>
      </w:pPr>
      <w:bookmarkStart w:id="67" w:name="_Toc241582655"/>
      <w:r>
        <w:rPr>
          <w:rFonts w:ascii="맑은 고딕" w:eastAsia="맑은 고딕" w:hAnsi="맑은 고딕" w:cs="맑은 고딕"/>
          <w:b/>
          <w:bCs/>
          <w:color w:val="000000"/>
          <w:sz w:val="22"/>
          <w:szCs w:val="22"/>
        </w:rPr>
        <w:t>시험 설명</w:t>
      </w:r>
      <w:bookmarkEnd w:id="67"/>
    </w:p>
    <w:p w14:paraId="0000020F" w14:textId="77777777" w:rsidR="00850D8F" w:rsidRDefault="00000000">
      <w:pPr>
        <w:numPr>
          <w:ilvl w:val="0"/>
          <w:numId w:val="2"/>
        </w:numPr>
        <w:pBdr>
          <w:top w:val="nil"/>
          <w:left w:val="nil"/>
          <w:bottom w:val="nil"/>
          <w:right w:val="nil"/>
          <w:between w:val="nil"/>
        </w:pBdr>
        <w:spacing w:after="120" w:line="300" w:lineRule="auto"/>
        <w:ind w:left="489" w:hanging="150"/>
        <w:jc w:val="left"/>
        <w:rPr>
          <w:color w:val="000000"/>
        </w:rPr>
      </w:pPr>
      <w:r>
        <w:rPr>
          <w:rFonts w:ascii="맑은 고딕" w:eastAsia="맑은 고딕" w:hAnsi="맑은 고딕" w:cs="맑은 고딕"/>
          <w:color w:val="000000"/>
        </w:rPr>
        <w:t>사운드 입력의 주파수 범위를 측정한다.</w:t>
      </w:r>
    </w:p>
    <w:p w14:paraId="00000210" w14:textId="77777777" w:rsidR="00850D8F" w:rsidRDefault="00000000">
      <w:pPr>
        <w:pStyle w:val="3"/>
        <w:keepNext w:val="0"/>
        <w:numPr>
          <w:ilvl w:val="2"/>
          <w:numId w:val="1"/>
        </w:numPr>
        <w:spacing w:before="140" w:after="100" w:line="276" w:lineRule="auto"/>
        <w:ind w:left="200" w:firstLine="0"/>
        <w:jc w:val="left"/>
        <w:rPr>
          <w:rFonts w:ascii="맑은 고딕" w:eastAsia="맑은 고딕" w:hAnsi="맑은 고딕" w:cs="맑은 고딕"/>
          <w:b/>
          <w:bCs/>
          <w:color w:val="000000"/>
          <w:sz w:val="22"/>
          <w:szCs w:val="22"/>
        </w:rPr>
      </w:pPr>
      <w:bookmarkStart w:id="68" w:name="_Toc241582656"/>
      <w:r>
        <w:rPr>
          <w:rFonts w:ascii="맑은 고딕" w:eastAsia="맑은 고딕" w:hAnsi="맑은 고딕" w:cs="맑은 고딕"/>
          <w:b/>
          <w:bCs/>
          <w:color w:val="000000"/>
          <w:sz w:val="22"/>
          <w:szCs w:val="22"/>
        </w:rPr>
        <w:t>시험 준비 및 초기 조건</w:t>
      </w:r>
      <w:bookmarkEnd w:id="68"/>
    </w:p>
    <w:p w14:paraId="00000211" w14:textId="77777777" w:rsidR="00850D8F" w:rsidDel="00CF2082" w:rsidRDefault="00000000">
      <w:pPr>
        <w:numPr>
          <w:ilvl w:val="0"/>
          <w:numId w:val="2"/>
        </w:numPr>
        <w:pBdr>
          <w:top w:val="nil"/>
          <w:left w:val="nil"/>
          <w:bottom w:val="nil"/>
          <w:right w:val="nil"/>
          <w:between w:val="nil"/>
        </w:pBdr>
        <w:spacing w:after="120" w:line="300" w:lineRule="auto"/>
        <w:ind w:left="489" w:hanging="150"/>
        <w:jc w:val="left"/>
        <w:rPr>
          <w:del w:id="69" w:author="김은수" w:date="2026-09-29T13:43:00Z" w16du:dateUtc="2026-09-29T04:43:00Z"/>
          <w:color w:val="000000"/>
        </w:rPr>
      </w:pPr>
      <w:bookmarkStart w:id="70" w:name="_heading=h.f0ryyngwdoyz" w:colFirst="0" w:colLast="0"/>
      <w:bookmarkEnd w:id="70"/>
      <w:r>
        <w:rPr>
          <w:rFonts w:ascii="맑은 고딕" w:eastAsia="맑은 고딕" w:hAnsi="맑은 고딕" w:cs="맑은 고딕"/>
          <w:color w:val="000000"/>
        </w:rPr>
        <w:t>시험 ID : SYS-EP-TEST-ID-1의 시험 준비와 동일</w:t>
      </w:r>
    </w:p>
    <w:p w14:paraId="00000212" w14:textId="41EF4513" w:rsidR="00850D8F" w:rsidRPr="00CF2082" w:rsidRDefault="00000000" w:rsidP="00CF2082">
      <w:pPr>
        <w:numPr>
          <w:ilvl w:val="0"/>
          <w:numId w:val="2"/>
        </w:numPr>
        <w:pBdr>
          <w:top w:val="nil"/>
          <w:left w:val="nil"/>
          <w:bottom w:val="nil"/>
          <w:right w:val="nil"/>
          <w:between w:val="nil"/>
        </w:pBdr>
        <w:spacing w:after="120" w:line="300" w:lineRule="auto"/>
        <w:ind w:left="489" w:hanging="150"/>
        <w:jc w:val="left"/>
        <w:rPr>
          <w:rFonts w:ascii="맑은 고딕" w:eastAsia="맑은 고딕" w:hAnsi="맑은 고딕" w:cs="맑은 고딕"/>
          <w:color w:val="000000"/>
        </w:rPr>
        <w:pPrChange w:id="71" w:author="김은수" w:date="2026-09-29T13:41:00Z" w16du:dateUtc="2026-09-29T04:41:00Z">
          <w:pPr>
            <w:spacing w:after="0" w:line="20" w:lineRule="auto"/>
          </w:pPr>
        </w:pPrChange>
      </w:pPr>
      <w:del w:id="72" w:author="김은수" w:date="2026-09-29T13:43:00Z" w16du:dateUtc="2026-09-29T04:43:00Z">
        <w:r w:rsidDel="00CF2082">
          <w:br w:type="page"/>
        </w:r>
      </w:del>
    </w:p>
    <w:p w14:paraId="00000213" w14:textId="77777777" w:rsidR="00850D8F" w:rsidRDefault="00000000">
      <w:pPr>
        <w:pStyle w:val="3"/>
        <w:keepNext w:val="0"/>
        <w:numPr>
          <w:ilvl w:val="2"/>
          <w:numId w:val="1"/>
        </w:numPr>
        <w:spacing w:before="140" w:after="100" w:line="276" w:lineRule="auto"/>
        <w:ind w:left="200" w:firstLine="0"/>
        <w:jc w:val="left"/>
        <w:rPr>
          <w:rFonts w:ascii="맑은 고딕" w:eastAsia="맑은 고딕" w:hAnsi="맑은 고딕" w:cs="맑은 고딕"/>
          <w:b/>
          <w:bCs/>
          <w:color w:val="000000"/>
          <w:sz w:val="22"/>
          <w:szCs w:val="22"/>
        </w:rPr>
      </w:pPr>
      <w:bookmarkStart w:id="73" w:name="_Toc241582657"/>
      <w:r>
        <w:rPr>
          <w:rFonts w:ascii="맑은 고딕" w:eastAsia="맑은 고딕" w:hAnsi="맑은 고딕" w:cs="맑은 고딕"/>
          <w:b/>
          <w:bCs/>
          <w:color w:val="000000"/>
          <w:sz w:val="22"/>
          <w:szCs w:val="22"/>
        </w:rPr>
        <w:t>시험 진행</w:t>
      </w:r>
      <w:bookmarkEnd w:id="73"/>
      <w:r>
        <w:rPr>
          <w:rFonts w:ascii="맑은 고딕" w:eastAsia="맑은 고딕" w:hAnsi="맑은 고딕" w:cs="맑은 고딕"/>
          <w:b/>
          <w:bCs/>
          <w:color w:val="000000"/>
          <w:sz w:val="22"/>
          <w:szCs w:val="22"/>
        </w:rPr>
        <w:t xml:space="preserve"> </w:t>
      </w:r>
    </w:p>
    <w:p w14:paraId="00000214" w14:textId="77777777" w:rsidR="00850D8F" w:rsidRDefault="00000000">
      <w:pPr>
        <w:pStyle w:val="4"/>
        <w:keepNext w:val="0"/>
        <w:numPr>
          <w:ilvl w:val="3"/>
          <w:numId w:val="1"/>
        </w:numPr>
        <w:spacing w:before="140" w:after="100" w:line="276" w:lineRule="auto"/>
        <w:ind w:left="300" w:right="200" w:firstLine="0"/>
        <w:jc w:val="left"/>
        <w:rPr>
          <w:rFonts w:ascii="맑은 고딕" w:eastAsia="맑은 고딕" w:hAnsi="맑은 고딕" w:cs="맑은 고딕"/>
          <w:b/>
          <w:bCs/>
          <w:color w:val="000000"/>
          <w:sz w:val="21"/>
          <w:szCs w:val="21"/>
        </w:rPr>
      </w:pPr>
      <w:r>
        <w:rPr>
          <w:rFonts w:ascii="맑은 고딕" w:eastAsia="맑은 고딕" w:hAnsi="맑은 고딕" w:cs="맑은 고딕"/>
          <w:b/>
          <w:bCs/>
          <w:color w:val="000000"/>
          <w:sz w:val="21"/>
          <w:szCs w:val="21"/>
        </w:rPr>
        <w:t>최소 입력 주파수 확인</w:t>
      </w:r>
    </w:p>
    <w:p w14:paraId="00000215"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측정 방법</w:t>
      </w:r>
    </w:p>
    <w:p w14:paraId="00000216"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측정 소프트웨어에서 100Hz의 오디오 신호를 재생한다.</w:t>
      </w:r>
    </w:p>
    <w:p w14:paraId="00000217"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측정 소프트웨어에 표시되는 음압이 70dB 근처 값이 되도록 볼륨을 조정하고, 개발자용 앱에서 측정 시작을 진행하고 오디오신호 값(ADC 값)을 확인한다.</w:t>
      </w:r>
    </w:p>
    <w:p w14:paraId="00000218"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통과 기준</w:t>
      </w:r>
    </w:p>
    <w:p w14:paraId="00000219"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측정된 음압의 ±5dB의 변화에 해당하는 ADC 값을 오차로 허용한다.</w:t>
      </w:r>
    </w:p>
    <w:tbl>
      <w:tblPr>
        <w:tblStyle w:val="afffff6"/>
        <w:tblW w:w="3239"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1475"/>
        <w:gridCol w:w="1764"/>
      </w:tblGrid>
      <w:tr w:rsidR="00850D8F" w14:paraId="0EED20BE" w14:textId="77777777">
        <w:trPr>
          <w:cantSplit/>
          <w:tblHeader/>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21A" w14:textId="77777777" w:rsidR="00850D8F" w:rsidRDefault="00000000">
            <w:pPr>
              <w:widowControl/>
              <w:spacing w:after="0"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음압 dB SPL</w:t>
            </w:r>
          </w:p>
        </w:tc>
        <w:tc>
          <w:tcPr>
            <w:tcW w:w="1764"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21B" w14:textId="77777777" w:rsidR="00850D8F" w:rsidRDefault="00000000">
            <w:pPr>
              <w:widowControl/>
              <w:spacing w:after="0"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ADC</w:t>
            </w:r>
          </w:p>
        </w:tc>
      </w:tr>
      <w:tr w:rsidR="00850D8F" w14:paraId="3A0DE36E"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1C"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65</w:t>
            </w:r>
          </w:p>
        </w:tc>
        <w:tc>
          <w:tcPr>
            <w:tcW w:w="1764" w:type="dxa"/>
            <w:tcBorders>
              <w:top w:val="single" w:sz="4" w:space="0" w:color="B7B7B7"/>
              <w:left w:val="single" w:sz="4" w:space="0" w:color="B7B7B7"/>
              <w:bottom w:val="single" w:sz="4" w:space="0" w:color="B7B7B7"/>
              <w:right w:val="single" w:sz="4" w:space="0" w:color="B7B7B7"/>
            </w:tcBorders>
            <w:shd w:val="clear" w:color="auto" w:fill="FFFFFF"/>
          </w:tcPr>
          <w:p w14:paraId="0000021D"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447</w:t>
            </w:r>
          </w:p>
        </w:tc>
      </w:tr>
      <w:tr w:rsidR="00850D8F" w14:paraId="41DAB499"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1E"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66</w:t>
            </w:r>
          </w:p>
        </w:tc>
        <w:tc>
          <w:tcPr>
            <w:tcW w:w="1764" w:type="dxa"/>
            <w:tcBorders>
              <w:top w:val="single" w:sz="4" w:space="0" w:color="B7B7B7"/>
              <w:left w:val="single" w:sz="4" w:space="0" w:color="B7B7B7"/>
              <w:bottom w:val="single" w:sz="4" w:space="0" w:color="B7B7B7"/>
              <w:right w:val="single" w:sz="4" w:space="0" w:color="B7B7B7"/>
            </w:tcBorders>
            <w:shd w:val="clear" w:color="auto" w:fill="FFFFFF"/>
          </w:tcPr>
          <w:p w14:paraId="0000021F"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497</w:t>
            </w:r>
          </w:p>
        </w:tc>
      </w:tr>
      <w:tr w:rsidR="00850D8F" w14:paraId="7E4F2FEA"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20"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67</w:t>
            </w:r>
          </w:p>
        </w:tc>
        <w:tc>
          <w:tcPr>
            <w:tcW w:w="1764" w:type="dxa"/>
            <w:tcBorders>
              <w:top w:val="single" w:sz="4" w:space="0" w:color="B7B7B7"/>
              <w:left w:val="single" w:sz="4" w:space="0" w:color="B7B7B7"/>
              <w:bottom w:val="single" w:sz="4" w:space="0" w:color="B7B7B7"/>
              <w:right w:val="single" w:sz="4" w:space="0" w:color="B7B7B7"/>
            </w:tcBorders>
            <w:shd w:val="clear" w:color="auto" w:fill="FFFFFF"/>
          </w:tcPr>
          <w:p w14:paraId="00000221"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555</w:t>
            </w:r>
          </w:p>
        </w:tc>
      </w:tr>
      <w:tr w:rsidR="00850D8F" w14:paraId="3EEE1826"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22"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68</w:t>
            </w:r>
          </w:p>
        </w:tc>
        <w:tc>
          <w:tcPr>
            <w:tcW w:w="1764" w:type="dxa"/>
            <w:tcBorders>
              <w:top w:val="single" w:sz="4" w:space="0" w:color="B7B7B7"/>
              <w:left w:val="single" w:sz="4" w:space="0" w:color="B7B7B7"/>
              <w:bottom w:val="single" w:sz="4" w:space="0" w:color="B7B7B7"/>
              <w:right w:val="single" w:sz="4" w:space="0" w:color="B7B7B7"/>
            </w:tcBorders>
            <w:shd w:val="clear" w:color="auto" w:fill="FFFFFF"/>
          </w:tcPr>
          <w:p w14:paraId="00000223"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618</w:t>
            </w:r>
          </w:p>
        </w:tc>
      </w:tr>
      <w:tr w:rsidR="00850D8F" w14:paraId="4F213242"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24"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69</w:t>
            </w:r>
          </w:p>
        </w:tc>
        <w:tc>
          <w:tcPr>
            <w:tcW w:w="1764" w:type="dxa"/>
            <w:tcBorders>
              <w:top w:val="single" w:sz="4" w:space="0" w:color="B7B7B7"/>
              <w:left w:val="single" w:sz="4" w:space="0" w:color="B7B7B7"/>
              <w:bottom w:val="single" w:sz="4" w:space="0" w:color="B7B7B7"/>
              <w:right w:val="single" w:sz="4" w:space="0" w:color="B7B7B7"/>
            </w:tcBorders>
            <w:shd w:val="clear" w:color="auto" w:fill="FFFFFF"/>
          </w:tcPr>
          <w:p w14:paraId="00000225"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688</w:t>
            </w:r>
          </w:p>
        </w:tc>
      </w:tr>
      <w:tr w:rsidR="00850D8F" w14:paraId="4792009E"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26"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70</w:t>
            </w:r>
          </w:p>
        </w:tc>
        <w:tc>
          <w:tcPr>
            <w:tcW w:w="1764" w:type="dxa"/>
            <w:tcBorders>
              <w:top w:val="single" w:sz="4" w:space="0" w:color="B7B7B7"/>
              <w:left w:val="single" w:sz="4" w:space="0" w:color="B7B7B7"/>
              <w:bottom w:val="single" w:sz="4" w:space="0" w:color="B7B7B7"/>
              <w:right w:val="single" w:sz="4" w:space="0" w:color="B7B7B7"/>
            </w:tcBorders>
            <w:shd w:val="clear" w:color="auto" w:fill="FFFFFF"/>
          </w:tcPr>
          <w:p w14:paraId="00000227"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767</w:t>
            </w:r>
          </w:p>
        </w:tc>
      </w:tr>
      <w:tr w:rsidR="00850D8F" w14:paraId="472E83CA"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28"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71</w:t>
            </w:r>
          </w:p>
        </w:tc>
        <w:tc>
          <w:tcPr>
            <w:tcW w:w="1764" w:type="dxa"/>
            <w:tcBorders>
              <w:top w:val="single" w:sz="4" w:space="0" w:color="B7B7B7"/>
              <w:left w:val="single" w:sz="4" w:space="0" w:color="B7B7B7"/>
              <w:bottom w:val="single" w:sz="4" w:space="0" w:color="B7B7B7"/>
              <w:right w:val="single" w:sz="4" w:space="0" w:color="B7B7B7"/>
            </w:tcBorders>
            <w:shd w:val="clear" w:color="auto" w:fill="FFFFFF"/>
          </w:tcPr>
          <w:p w14:paraId="00000229"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862</w:t>
            </w:r>
          </w:p>
        </w:tc>
      </w:tr>
      <w:tr w:rsidR="00850D8F" w14:paraId="5E82C6C8"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2A"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72</w:t>
            </w:r>
          </w:p>
        </w:tc>
        <w:tc>
          <w:tcPr>
            <w:tcW w:w="1764" w:type="dxa"/>
            <w:tcBorders>
              <w:top w:val="single" w:sz="4" w:space="0" w:color="B7B7B7"/>
              <w:left w:val="single" w:sz="4" w:space="0" w:color="B7B7B7"/>
              <w:bottom w:val="single" w:sz="4" w:space="0" w:color="B7B7B7"/>
              <w:right w:val="single" w:sz="4" w:space="0" w:color="B7B7B7"/>
            </w:tcBorders>
            <w:shd w:val="clear" w:color="auto" w:fill="FFFFFF"/>
          </w:tcPr>
          <w:p w14:paraId="0000022B"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969</w:t>
            </w:r>
          </w:p>
        </w:tc>
      </w:tr>
      <w:tr w:rsidR="00850D8F" w14:paraId="5A10BDCC"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2C"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73</w:t>
            </w:r>
          </w:p>
        </w:tc>
        <w:tc>
          <w:tcPr>
            <w:tcW w:w="1764" w:type="dxa"/>
            <w:tcBorders>
              <w:top w:val="single" w:sz="4" w:space="0" w:color="B7B7B7"/>
              <w:left w:val="single" w:sz="4" w:space="0" w:color="B7B7B7"/>
              <w:bottom w:val="single" w:sz="4" w:space="0" w:color="B7B7B7"/>
              <w:right w:val="single" w:sz="4" w:space="0" w:color="B7B7B7"/>
            </w:tcBorders>
            <w:shd w:val="clear" w:color="auto" w:fill="FFFFFF"/>
          </w:tcPr>
          <w:p w14:paraId="0000022D"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1,087</w:t>
            </w:r>
          </w:p>
        </w:tc>
      </w:tr>
      <w:tr w:rsidR="00850D8F" w14:paraId="4F4E1E77"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2E"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74</w:t>
            </w:r>
          </w:p>
        </w:tc>
        <w:tc>
          <w:tcPr>
            <w:tcW w:w="1764" w:type="dxa"/>
            <w:tcBorders>
              <w:top w:val="single" w:sz="4" w:space="0" w:color="B7B7B7"/>
              <w:left w:val="single" w:sz="4" w:space="0" w:color="B7B7B7"/>
              <w:bottom w:val="single" w:sz="4" w:space="0" w:color="B7B7B7"/>
              <w:right w:val="single" w:sz="4" w:space="0" w:color="B7B7B7"/>
            </w:tcBorders>
            <w:shd w:val="clear" w:color="auto" w:fill="FFFFFF"/>
          </w:tcPr>
          <w:p w14:paraId="0000022F"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1,222</w:t>
            </w:r>
          </w:p>
        </w:tc>
      </w:tr>
      <w:tr w:rsidR="00850D8F" w14:paraId="02F38F87"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30"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lastRenderedPageBreak/>
              <w:t>75</w:t>
            </w:r>
          </w:p>
        </w:tc>
        <w:tc>
          <w:tcPr>
            <w:tcW w:w="1764" w:type="dxa"/>
            <w:tcBorders>
              <w:top w:val="single" w:sz="4" w:space="0" w:color="B7B7B7"/>
              <w:left w:val="single" w:sz="4" w:space="0" w:color="B7B7B7"/>
              <w:bottom w:val="single" w:sz="4" w:space="0" w:color="B7B7B7"/>
              <w:right w:val="single" w:sz="4" w:space="0" w:color="B7B7B7"/>
            </w:tcBorders>
            <w:shd w:val="clear" w:color="auto" w:fill="FFFFFF"/>
          </w:tcPr>
          <w:p w14:paraId="00000231"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1,373</w:t>
            </w:r>
          </w:p>
        </w:tc>
      </w:tr>
    </w:tbl>
    <w:p w14:paraId="00000232" w14:textId="77777777" w:rsidR="00850D8F" w:rsidRDefault="00000000" w:rsidP="00C32592">
      <w:pPr>
        <w:rPr>
          <w:rFonts w:ascii="맑은 고딕" w:eastAsia="맑은 고딕" w:hAnsi="맑은 고딕" w:cs="맑은 고딕"/>
          <w:color w:val="000000"/>
        </w:rPr>
        <w:pPrChange w:id="74" w:author="김은수" w:date="2026-09-29T13:51:00Z" w16du:dateUtc="2026-09-29T04:51:00Z">
          <w:pPr>
            <w:spacing w:after="0" w:line="20" w:lineRule="auto"/>
          </w:pPr>
        </w:pPrChange>
      </w:pPr>
      <w:r>
        <w:br w:type="page"/>
      </w:r>
    </w:p>
    <w:p w14:paraId="00000233" w14:textId="77777777" w:rsidR="00850D8F" w:rsidRDefault="00000000">
      <w:pPr>
        <w:pStyle w:val="4"/>
        <w:keepNext w:val="0"/>
        <w:numPr>
          <w:ilvl w:val="3"/>
          <w:numId w:val="1"/>
        </w:numPr>
        <w:spacing w:before="140" w:after="100" w:line="276" w:lineRule="auto"/>
        <w:ind w:left="300" w:right="200" w:firstLine="0"/>
        <w:jc w:val="left"/>
        <w:rPr>
          <w:rFonts w:ascii="맑은 고딕" w:eastAsia="맑은 고딕" w:hAnsi="맑은 고딕" w:cs="맑은 고딕"/>
          <w:b/>
          <w:bCs/>
          <w:color w:val="000000"/>
          <w:sz w:val="21"/>
          <w:szCs w:val="21"/>
        </w:rPr>
      </w:pPr>
      <w:r>
        <w:rPr>
          <w:rFonts w:ascii="맑은 고딕" w:eastAsia="맑은 고딕" w:hAnsi="맑은 고딕" w:cs="맑은 고딕"/>
          <w:b/>
          <w:bCs/>
          <w:color w:val="000000"/>
          <w:sz w:val="21"/>
          <w:szCs w:val="21"/>
        </w:rPr>
        <w:lastRenderedPageBreak/>
        <w:t>중간 입력 주파수 확인</w:t>
      </w:r>
    </w:p>
    <w:p w14:paraId="00000234"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측정 방법</w:t>
      </w:r>
    </w:p>
    <w:p w14:paraId="00000235"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측정 소프트웨어에서 4037Hz의 오디오 신호를 재생한다.</w:t>
      </w:r>
    </w:p>
    <w:p w14:paraId="00000236"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측정 소프트웨어에 표시되는 음압이 70dB 근처 값이 되도록 볼륨을 조정하고, 개발자용 앱에서 측정 시작을 진행하고 오디오신호 값(ADC 값)을 확인한다.</w:t>
      </w:r>
    </w:p>
    <w:p w14:paraId="00000237"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통과 기준</w:t>
      </w:r>
    </w:p>
    <w:p w14:paraId="00000238"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 xml:space="preserve">측정된 음압의 ±5dB의 변화에 해당하는 ADC 값을 오차로 허용한다. </w:t>
      </w:r>
    </w:p>
    <w:tbl>
      <w:tblPr>
        <w:tblStyle w:val="afffff7"/>
        <w:tblW w:w="3097"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1475"/>
        <w:gridCol w:w="1622"/>
      </w:tblGrid>
      <w:tr w:rsidR="00850D8F" w14:paraId="54D5EEC8" w14:textId="77777777">
        <w:trPr>
          <w:cantSplit/>
          <w:tblHeader/>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239" w14:textId="77777777" w:rsidR="00850D8F" w:rsidRDefault="00000000">
            <w:pPr>
              <w:widowControl/>
              <w:spacing w:after="0"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음압 dB SPL</w:t>
            </w:r>
          </w:p>
        </w:tc>
        <w:tc>
          <w:tcPr>
            <w:tcW w:w="1622"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23A" w14:textId="77777777" w:rsidR="00850D8F" w:rsidRDefault="00000000">
            <w:pPr>
              <w:widowControl/>
              <w:spacing w:after="0"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ADC</w:t>
            </w:r>
          </w:p>
        </w:tc>
      </w:tr>
      <w:tr w:rsidR="00850D8F" w14:paraId="2E36461A"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3B"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65</w:t>
            </w:r>
          </w:p>
        </w:tc>
        <w:tc>
          <w:tcPr>
            <w:tcW w:w="1622" w:type="dxa"/>
            <w:tcBorders>
              <w:top w:val="single" w:sz="4" w:space="0" w:color="B7B7B7"/>
              <w:left w:val="single" w:sz="4" w:space="0" w:color="B7B7B7"/>
              <w:bottom w:val="single" w:sz="4" w:space="0" w:color="B7B7B7"/>
              <w:right w:val="single" w:sz="4" w:space="0" w:color="B7B7B7"/>
            </w:tcBorders>
            <w:shd w:val="clear" w:color="auto" w:fill="FFFFFF"/>
          </w:tcPr>
          <w:p w14:paraId="0000023C"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272</w:t>
            </w:r>
          </w:p>
        </w:tc>
      </w:tr>
      <w:tr w:rsidR="00850D8F" w14:paraId="732C1CF2"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3D"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66</w:t>
            </w:r>
          </w:p>
        </w:tc>
        <w:tc>
          <w:tcPr>
            <w:tcW w:w="1622" w:type="dxa"/>
            <w:tcBorders>
              <w:top w:val="single" w:sz="4" w:space="0" w:color="B7B7B7"/>
              <w:left w:val="single" w:sz="4" w:space="0" w:color="B7B7B7"/>
              <w:bottom w:val="single" w:sz="4" w:space="0" w:color="B7B7B7"/>
              <w:right w:val="single" w:sz="4" w:space="0" w:color="B7B7B7"/>
            </w:tcBorders>
            <w:shd w:val="clear" w:color="auto" w:fill="FFFFFF"/>
          </w:tcPr>
          <w:p w14:paraId="0000023E"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303</w:t>
            </w:r>
          </w:p>
        </w:tc>
      </w:tr>
      <w:tr w:rsidR="00850D8F" w14:paraId="7E5F7762"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3F"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67</w:t>
            </w:r>
          </w:p>
        </w:tc>
        <w:tc>
          <w:tcPr>
            <w:tcW w:w="1622" w:type="dxa"/>
            <w:tcBorders>
              <w:top w:val="single" w:sz="4" w:space="0" w:color="B7B7B7"/>
              <w:left w:val="single" w:sz="4" w:space="0" w:color="B7B7B7"/>
              <w:bottom w:val="single" w:sz="4" w:space="0" w:color="B7B7B7"/>
              <w:right w:val="single" w:sz="4" w:space="0" w:color="B7B7B7"/>
            </w:tcBorders>
            <w:shd w:val="clear" w:color="auto" w:fill="FFFFFF"/>
          </w:tcPr>
          <w:p w14:paraId="00000240"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338</w:t>
            </w:r>
          </w:p>
        </w:tc>
      </w:tr>
      <w:tr w:rsidR="00850D8F" w14:paraId="2F73D407"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41"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68</w:t>
            </w:r>
          </w:p>
        </w:tc>
        <w:tc>
          <w:tcPr>
            <w:tcW w:w="1622" w:type="dxa"/>
            <w:tcBorders>
              <w:top w:val="single" w:sz="4" w:space="0" w:color="B7B7B7"/>
              <w:left w:val="single" w:sz="4" w:space="0" w:color="B7B7B7"/>
              <w:bottom w:val="single" w:sz="4" w:space="0" w:color="B7B7B7"/>
              <w:right w:val="single" w:sz="4" w:space="0" w:color="B7B7B7"/>
            </w:tcBorders>
            <w:shd w:val="clear" w:color="auto" w:fill="FFFFFF"/>
          </w:tcPr>
          <w:p w14:paraId="00000242"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377</w:t>
            </w:r>
          </w:p>
        </w:tc>
      </w:tr>
      <w:tr w:rsidR="00850D8F" w14:paraId="0999D9E7"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43"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69</w:t>
            </w:r>
          </w:p>
        </w:tc>
        <w:tc>
          <w:tcPr>
            <w:tcW w:w="1622" w:type="dxa"/>
            <w:tcBorders>
              <w:top w:val="single" w:sz="4" w:space="0" w:color="B7B7B7"/>
              <w:left w:val="single" w:sz="4" w:space="0" w:color="B7B7B7"/>
              <w:bottom w:val="single" w:sz="4" w:space="0" w:color="B7B7B7"/>
              <w:right w:val="single" w:sz="4" w:space="0" w:color="B7B7B7"/>
            </w:tcBorders>
            <w:shd w:val="clear" w:color="auto" w:fill="FFFFFF"/>
          </w:tcPr>
          <w:p w14:paraId="00000244"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419</w:t>
            </w:r>
          </w:p>
        </w:tc>
      </w:tr>
      <w:tr w:rsidR="00850D8F" w14:paraId="6E491FB9"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45"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70</w:t>
            </w:r>
          </w:p>
        </w:tc>
        <w:tc>
          <w:tcPr>
            <w:tcW w:w="1622" w:type="dxa"/>
            <w:tcBorders>
              <w:top w:val="single" w:sz="4" w:space="0" w:color="B7B7B7"/>
              <w:left w:val="single" w:sz="4" w:space="0" w:color="B7B7B7"/>
              <w:bottom w:val="single" w:sz="4" w:space="0" w:color="B7B7B7"/>
              <w:right w:val="single" w:sz="4" w:space="0" w:color="B7B7B7"/>
            </w:tcBorders>
            <w:shd w:val="clear" w:color="auto" w:fill="FFFFFF"/>
          </w:tcPr>
          <w:p w14:paraId="00000246"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468</w:t>
            </w:r>
          </w:p>
        </w:tc>
      </w:tr>
      <w:tr w:rsidR="00850D8F" w14:paraId="0652EDE1"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47"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71</w:t>
            </w:r>
          </w:p>
        </w:tc>
        <w:tc>
          <w:tcPr>
            <w:tcW w:w="1622" w:type="dxa"/>
            <w:tcBorders>
              <w:top w:val="single" w:sz="4" w:space="0" w:color="B7B7B7"/>
              <w:left w:val="single" w:sz="4" w:space="0" w:color="B7B7B7"/>
              <w:bottom w:val="single" w:sz="4" w:space="0" w:color="B7B7B7"/>
              <w:right w:val="single" w:sz="4" w:space="0" w:color="B7B7B7"/>
            </w:tcBorders>
            <w:shd w:val="clear" w:color="auto" w:fill="FFFFFF"/>
          </w:tcPr>
          <w:p w14:paraId="00000248"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525</w:t>
            </w:r>
          </w:p>
        </w:tc>
      </w:tr>
      <w:tr w:rsidR="00850D8F" w14:paraId="367C72FB"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49"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72</w:t>
            </w:r>
          </w:p>
        </w:tc>
        <w:tc>
          <w:tcPr>
            <w:tcW w:w="1622" w:type="dxa"/>
            <w:tcBorders>
              <w:top w:val="single" w:sz="4" w:space="0" w:color="B7B7B7"/>
              <w:left w:val="single" w:sz="4" w:space="0" w:color="B7B7B7"/>
              <w:bottom w:val="single" w:sz="4" w:space="0" w:color="B7B7B7"/>
              <w:right w:val="single" w:sz="4" w:space="0" w:color="B7B7B7"/>
            </w:tcBorders>
            <w:shd w:val="clear" w:color="auto" w:fill="FFFFFF"/>
          </w:tcPr>
          <w:p w14:paraId="0000024A"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591</w:t>
            </w:r>
          </w:p>
        </w:tc>
      </w:tr>
      <w:tr w:rsidR="00850D8F" w14:paraId="5F53E165"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4B"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73</w:t>
            </w:r>
          </w:p>
        </w:tc>
        <w:tc>
          <w:tcPr>
            <w:tcW w:w="1622" w:type="dxa"/>
            <w:tcBorders>
              <w:top w:val="single" w:sz="4" w:space="0" w:color="B7B7B7"/>
              <w:left w:val="single" w:sz="4" w:space="0" w:color="B7B7B7"/>
              <w:bottom w:val="single" w:sz="4" w:space="0" w:color="B7B7B7"/>
              <w:right w:val="single" w:sz="4" w:space="0" w:color="B7B7B7"/>
            </w:tcBorders>
            <w:shd w:val="clear" w:color="auto" w:fill="FFFFFF"/>
          </w:tcPr>
          <w:p w14:paraId="0000024C"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663</w:t>
            </w:r>
          </w:p>
        </w:tc>
      </w:tr>
      <w:tr w:rsidR="00850D8F" w14:paraId="2FFAD435"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4D"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74</w:t>
            </w:r>
          </w:p>
        </w:tc>
        <w:tc>
          <w:tcPr>
            <w:tcW w:w="1622" w:type="dxa"/>
            <w:tcBorders>
              <w:top w:val="single" w:sz="4" w:space="0" w:color="B7B7B7"/>
              <w:left w:val="single" w:sz="4" w:space="0" w:color="B7B7B7"/>
              <w:bottom w:val="single" w:sz="4" w:space="0" w:color="B7B7B7"/>
              <w:right w:val="single" w:sz="4" w:space="0" w:color="B7B7B7"/>
            </w:tcBorders>
            <w:shd w:val="clear" w:color="auto" w:fill="FFFFFF"/>
          </w:tcPr>
          <w:p w14:paraId="0000024E"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745</w:t>
            </w:r>
          </w:p>
        </w:tc>
      </w:tr>
      <w:tr w:rsidR="00850D8F" w14:paraId="44ABBA0A"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4F"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75</w:t>
            </w:r>
          </w:p>
        </w:tc>
        <w:tc>
          <w:tcPr>
            <w:tcW w:w="1622" w:type="dxa"/>
            <w:tcBorders>
              <w:top w:val="single" w:sz="4" w:space="0" w:color="B7B7B7"/>
              <w:left w:val="single" w:sz="4" w:space="0" w:color="B7B7B7"/>
              <w:bottom w:val="single" w:sz="4" w:space="0" w:color="B7B7B7"/>
              <w:right w:val="single" w:sz="4" w:space="0" w:color="B7B7B7"/>
            </w:tcBorders>
            <w:shd w:val="clear" w:color="auto" w:fill="FFFFFF"/>
          </w:tcPr>
          <w:p w14:paraId="00000250"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837</w:t>
            </w:r>
          </w:p>
        </w:tc>
      </w:tr>
    </w:tbl>
    <w:p w14:paraId="00000251" w14:textId="77777777" w:rsidR="00850D8F" w:rsidRDefault="00000000" w:rsidP="00C32592">
      <w:pPr>
        <w:rPr>
          <w:rFonts w:ascii="맑은 고딕" w:eastAsia="맑은 고딕" w:hAnsi="맑은 고딕" w:cs="맑은 고딕"/>
          <w:color w:val="000000"/>
        </w:rPr>
        <w:pPrChange w:id="75" w:author="김은수" w:date="2026-09-29T13:51:00Z" w16du:dateUtc="2026-09-29T04:51:00Z">
          <w:pPr>
            <w:spacing w:after="0" w:line="20" w:lineRule="auto"/>
          </w:pPr>
        </w:pPrChange>
      </w:pPr>
      <w:r>
        <w:br w:type="page"/>
      </w:r>
    </w:p>
    <w:p w14:paraId="00000252" w14:textId="77777777" w:rsidR="00850D8F" w:rsidRDefault="00850D8F">
      <w:pPr>
        <w:spacing w:after="0" w:line="20" w:lineRule="auto"/>
        <w:jc w:val="left"/>
        <w:rPr>
          <w:rFonts w:ascii="맑은 고딕" w:eastAsia="맑은 고딕" w:hAnsi="맑은 고딕" w:cs="맑은 고딕"/>
          <w:color w:val="000000"/>
        </w:rPr>
      </w:pPr>
    </w:p>
    <w:p w14:paraId="00000253" w14:textId="77777777" w:rsidR="00850D8F" w:rsidRDefault="00000000">
      <w:pPr>
        <w:pStyle w:val="4"/>
        <w:keepNext w:val="0"/>
        <w:numPr>
          <w:ilvl w:val="3"/>
          <w:numId w:val="1"/>
        </w:numPr>
        <w:spacing w:before="140" w:after="100" w:line="276" w:lineRule="auto"/>
        <w:ind w:left="300" w:right="200" w:firstLine="0"/>
        <w:jc w:val="left"/>
        <w:rPr>
          <w:rFonts w:ascii="맑은 고딕" w:eastAsia="맑은 고딕" w:hAnsi="맑은 고딕" w:cs="맑은 고딕"/>
          <w:b/>
          <w:bCs/>
          <w:color w:val="000000"/>
          <w:sz w:val="21"/>
          <w:szCs w:val="21"/>
        </w:rPr>
      </w:pPr>
      <w:r>
        <w:rPr>
          <w:rFonts w:ascii="맑은 고딕" w:eastAsia="맑은 고딕" w:hAnsi="맑은 고딕" w:cs="맑은 고딕"/>
          <w:b/>
          <w:bCs/>
          <w:color w:val="000000"/>
          <w:sz w:val="21"/>
          <w:szCs w:val="21"/>
        </w:rPr>
        <w:t>최대 입력 주파수 확인</w:t>
      </w:r>
    </w:p>
    <w:p w14:paraId="00000254"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측정 방법</w:t>
      </w:r>
    </w:p>
    <w:p w14:paraId="00000255"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 xml:space="preserve">측정 </w:t>
      </w:r>
      <w:r>
        <w:rPr>
          <w:rFonts w:ascii="맑은 고딕" w:eastAsia="맑은 고딕" w:hAnsi="맑은 고딕" w:cs="맑은 고딕"/>
        </w:rPr>
        <w:t>소프트웨어에서 7900Hz의</w:t>
      </w:r>
      <w:r>
        <w:rPr>
          <w:rFonts w:ascii="맑은 고딕" w:eastAsia="맑은 고딕" w:hAnsi="맑은 고딕" w:cs="맑은 고딕"/>
          <w:b/>
          <w:bCs/>
        </w:rPr>
        <w:t xml:space="preserve"> </w:t>
      </w:r>
      <w:r>
        <w:rPr>
          <w:rFonts w:ascii="맑은 고딕" w:eastAsia="맑은 고딕" w:hAnsi="맑은 고딕" w:cs="맑은 고딕"/>
          <w:color w:val="000000"/>
        </w:rPr>
        <w:t>오디오 신호를 재생한다.</w:t>
      </w:r>
    </w:p>
    <w:p w14:paraId="00000256"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측정 소프트웨어에 표시되는 음압이 70dB 근처 값이 되도록 볼륨을 조정하고, 개발자용 앱에서 측정 시작을 진행하고 오디오신호 값(ADC 값)을 확인한다.</w:t>
      </w:r>
    </w:p>
    <w:p w14:paraId="00000257"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통과 기준</w:t>
      </w:r>
    </w:p>
    <w:p w14:paraId="00000258"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측정된 음압의 ±5dB의 변화에 해당하는 ADC 값을 오차로 허용한다.</w:t>
      </w:r>
    </w:p>
    <w:tbl>
      <w:tblPr>
        <w:tblStyle w:val="afffff8"/>
        <w:tblW w:w="2955"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1475"/>
        <w:gridCol w:w="1480"/>
      </w:tblGrid>
      <w:tr w:rsidR="00850D8F" w14:paraId="0B0CE1BC" w14:textId="77777777">
        <w:trPr>
          <w:cantSplit/>
          <w:tblHeader/>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259" w14:textId="77777777" w:rsidR="00850D8F" w:rsidRDefault="00000000">
            <w:pPr>
              <w:widowControl/>
              <w:spacing w:after="0"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음압 dB SPL</w:t>
            </w:r>
          </w:p>
        </w:tc>
        <w:tc>
          <w:tcPr>
            <w:tcW w:w="1480"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25A" w14:textId="77777777" w:rsidR="00850D8F" w:rsidRDefault="00000000">
            <w:pPr>
              <w:widowControl/>
              <w:spacing w:after="0"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ADC</w:t>
            </w:r>
          </w:p>
        </w:tc>
      </w:tr>
      <w:tr w:rsidR="00850D8F" w14:paraId="083CA372"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5B"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65</w:t>
            </w:r>
          </w:p>
        </w:tc>
        <w:tc>
          <w:tcPr>
            <w:tcW w:w="1480" w:type="dxa"/>
            <w:tcBorders>
              <w:top w:val="single" w:sz="4" w:space="0" w:color="B7B7B7"/>
              <w:left w:val="single" w:sz="4" w:space="0" w:color="B7B7B7"/>
              <w:bottom w:val="single" w:sz="4" w:space="0" w:color="B7B7B7"/>
              <w:right w:val="single" w:sz="4" w:space="0" w:color="B7B7B7"/>
            </w:tcBorders>
            <w:shd w:val="clear" w:color="auto" w:fill="FFFFFF"/>
          </w:tcPr>
          <w:p w14:paraId="0000025C"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347</w:t>
            </w:r>
          </w:p>
        </w:tc>
      </w:tr>
      <w:tr w:rsidR="00850D8F" w14:paraId="1956FE18"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5D"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66</w:t>
            </w:r>
          </w:p>
        </w:tc>
        <w:tc>
          <w:tcPr>
            <w:tcW w:w="1480" w:type="dxa"/>
            <w:tcBorders>
              <w:top w:val="single" w:sz="4" w:space="0" w:color="B7B7B7"/>
              <w:left w:val="single" w:sz="4" w:space="0" w:color="B7B7B7"/>
              <w:bottom w:val="single" w:sz="4" w:space="0" w:color="B7B7B7"/>
              <w:right w:val="single" w:sz="4" w:space="0" w:color="B7B7B7"/>
            </w:tcBorders>
            <w:shd w:val="clear" w:color="auto" w:fill="FFFFFF"/>
          </w:tcPr>
          <w:p w14:paraId="0000025E"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386</w:t>
            </w:r>
          </w:p>
        </w:tc>
      </w:tr>
      <w:tr w:rsidR="00850D8F" w14:paraId="395EA29B"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5F"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67</w:t>
            </w:r>
          </w:p>
        </w:tc>
        <w:tc>
          <w:tcPr>
            <w:tcW w:w="1480" w:type="dxa"/>
            <w:tcBorders>
              <w:top w:val="single" w:sz="4" w:space="0" w:color="B7B7B7"/>
              <w:left w:val="single" w:sz="4" w:space="0" w:color="B7B7B7"/>
              <w:bottom w:val="single" w:sz="4" w:space="0" w:color="B7B7B7"/>
              <w:right w:val="single" w:sz="4" w:space="0" w:color="B7B7B7"/>
            </w:tcBorders>
            <w:shd w:val="clear" w:color="auto" w:fill="FFFFFF"/>
          </w:tcPr>
          <w:p w14:paraId="00000260"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430</w:t>
            </w:r>
          </w:p>
        </w:tc>
      </w:tr>
      <w:tr w:rsidR="00850D8F" w14:paraId="7E90DD83"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61"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68</w:t>
            </w:r>
          </w:p>
        </w:tc>
        <w:tc>
          <w:tcPr>
            <w:tcW w:w="1480" w:type="dxa"/>
            <w:tcBorders>
              <w:top w:val="single" w:sz="4" w:space="0" w:color="B7B7B7"/>
              <w:left w:val="single" w:sz="4" w:space="0" w:color="B7B7B7"/>
              <w:bottom w:val="single" w:sz="4" w:space="0" w:color="B7B7B7"/>
              <w:right w:val="single" w:sz="4" w:space="0" w:color="B7B7B7"/>
            </w:tcBorders>
            <w:shd w:val="clear" w:color="auto" w:fill="FFFFFF"/>
          </w:tcPr>
          <w:p w14:paraId="00000262"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480</w:t>
            </w:r>
          </w:p>
        </w:tc>
      </w:tr>
      <w:tr w:rsidR="00850D8F" w14:paraId="168ED631"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63"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69</w:t>
            </w:r>
          </w:p>
        </w:tc>
        <w:tc>
          <w:tcPr>
            <w:tcW w:w="1480" w:type="dxa"/>
            <w:tcBorders>
              <w:top w:val="single" w:sz="4" w:space="0" w:color="B7B7B7"/>
              <w:left w:val="single" w:sz="4" w:space="0" w:color="B7B7B7"/>
              <w:bottom w:val="single" w:sz="4" w:space="0" w:color="B7B7B7"/>
              <w:right w:val="single" w:sz="4" w:space="0" w:color="B7B7B7"/>
            </w:tcBorders>
            <w:shd w:val="clear" w:color="auto" w:fill="FFFFFF"/>
          </w:tcPr>
          <w:p w14:paraId="00000264"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534</w:t>
            </w:r>
          </w:p>
        </w:tc>
      </w:tr>
      <w:tr w:rsidR="00850D8F" w14:paraId="00BBC2FD"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65"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70</w:t>
            </w:r>
          </w:p>
        </w:tc>
        <w:tc>
          <w:tcPr>
            <w:tcW w:w="1480" w:type="dxa"/>
            <w:tcBorders>
              <w:top w:val="single" w:sz="4" w:space="0" w:color="B7B7B7"/>
              <w:left w:val="single" w:sz="4" w:space="0" w:color="B7B7B7"/>
              <w:bottom w:val="single" w:sz="4" w:space="0" w:color="B7B7B7"/>
              <w:right w:val="single" w:sz="4" w:space="0" w:color="B7B7B7"/>
            </w:tcBorders>
            <w:shd w:val="clear" w:color="auto" w:fill="FFFFFF"/>
          </w:tcPr>
          <w:p w14:paraId="00000266"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595</w:t>
            </w:r>
          </w:p>
        </w:tc>
      </w:tr>
      <w:tr w:rsidR="00850D8F" w14:paraId="3E340554"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67"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71</w:t>
            </w:r>
          </w:p>
        </w:tc>
        <w:tc>
          <w:tcPr>
            <w:tcW w:w="1480" w:type="dxa"/>
            <w:tcBorders>
              <w:top w:val="single" w:sz="4" w:space="0" w:color="B7B7B7"/>
              <w:left w:val="single" w:sz="4" w:space="0" w:color="B7B7B7"/>
              <w:bottom w:val="single" w:sz="4" w:space="0" w:color="B7B7B7"/>
              <w:right w:val="single" w:sz="4" w:space="0" w:color="B7B7B7"/>
            </w:tcBorders>
            <w:shd w:val="clear" w:color="auto" w:fill="FFFFFF"/>
          </w:tcPr>
          <w:p w14:paraId="00000268"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669</w:t>
            </w:r>
          </w:p>
        </w:tc>
      </w:tr>
      <w:tr w:rsidR="00850D8F" w14:paraId="6CBD41CE"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69"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72</w:t>
            </w:r>
          </w:p>
        </w:tc>
        <w:tc>
          <w:tcPr>
            <w:tcW w:w="1480" w:type="dxa"/>
            <w:tcBorders>
              <w:top w:val="single" w:sz="4" w:space="0" w:color="B7B7B7"/>
              <w:left w:val="single" w:sz="4" w:space="0" w:color="B7B7B7"/>
              <w:bottom w:val="single" w:sz="4" w:space="0" w:color="B7B7B7"/>
              <w:right w:val="single" w:sz="4" w:space="0" w:color="B7B7B7"/>
            </w:tcBorders>
            <w:shd w:val="clear" w:color="auto" w:fill="FFFFFF"/>
          </w:tcPr>
          <w:p w14:paraId="0000026A"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752</w:t>
            </w:r>
          </w:p>
        </w:tc>
      </w:tr>
      <w:tr w:rsidR="00850D8F" w14:paraId="33925C6B"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6B"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73</w:t>
            </w:r>
          </w:p>
        </w:tc>
        <w:tc>
          <w:tcPr>
            <w:tcW w:w="1480" w:type="dxa"/>
            <w:tcBorders>
              <w:top w:val="single" w:sz="4" w:space="0" w:color="B7B7B7"/>
              <w:left w:val="single" w:sz="4" w:space="0" w:color="B7B7B7"/>
              <w:bottom w:val="single" w:sz="4" w:space="0" w:color="B7B7B7"/>
              <w:right w:val="single" w:sz="4" w:space="0" w:color="B7B7B7"/>
            </w:tcBorders>
            <w:shd w:val="clear" w:color="auto" w:fill="FFFFFF"/>
          </w:tcPr>
          <w:p w14:paraId="0000026C"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844</w:t>
            </w:r>
          </w:p>
        </w:tc>
      </w:tr>
      <w:tr w:rsidR="00850D8F" w14:paraId="10F053F5"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6D"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74</w:t>
            </w:r>
          </w:p>
        </w:tc>
        <w:tc>
          <w:tcPr>
            <w:tcW w:w="1480" w:type="dxa"/>
            <w:tcBorders>
              <w:top w:val="single" w:sz="4" w:space="0" w:color="B7B7B7"/>
              <w:left w:val="single" w:sz="4" w:space="0" w:color="B7B7B7"/>
              <w:bottom w:val="single" w:sz="4" w:space="0" w:color="B7B7B7"/>
              <w:right w:val="single" w:sz="4" w:space="0" w:color="B7B7B7"/>
            </w:tcBorders>
            <w:shd w:val="clear" w:color="auto" w:fill="FFFFFF"/>
          </w:tcPr>
          <w:p w14:paraId="0000026E"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948</w:t>
            </w:r>
          </w:p>
        </w:tc>
      </w:tr>
      <w:tr w:rsidR="00850D8F" w14:paraId="6ED1A4BC"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6F"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75</w:t>
            </w:r>
          </w:p>
        </w:tc>
        <w:tc>
          <w:tcPr>
            <w:tcW w:w="1480" w:type="dxa"/>
            <w:tcBorders>
              <w:top w:val="single" w:sz="4" w:space="0" w:color="B7B7B7"/>
              <w:left w:val="single" w:sz="4" w:space="0" w:color="B7B7B7"/>
              <w:bottom w:val="single" w:sz="4" w:space="0" w:color="B7B7B7"/>
              <w:right w:val="single" w:sz="4" w:space="0" w:color="B7B7B7"/>
            </w:tcBorders>
            <w:shd w:val="clear" w:color="auto" w:fill="FFFFFF"/>
          </w:tcPr>
          <w:p w14:paraId="00000270"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1,066</w:t>
            </w:r>
          </w:p>
        </w:tc>
      </w:tr>
    </w:tbl>
    <w:p w14:paraId="00000271" w14:textId="77777777" w:rsidR="00850D8F" w:rsidRDefault="00000000" w:rsidP="00C32592">
      <w:pPr>
        <w:rPr>
          <w:rFonts w:ascii="맑은 고딕" w:eastAsia="맑은 고딕" w:hAnsi="맑은 고딕" w:cs="맑은 고딕"/>
          <w:color w:val="000000"/>
        </w:rPr>
        <w:pPrChange w:id="76" w:author="김은수" w:date="2026-09-29T13:51:00Z" w16du:dateUtc="2026-09-29T04:51:00Z">
          <w:pPr>
            <w:widowControl/>
            <w:spacing w:after="0" w:line="20" w:lineRule="auto"/>
            <w:jc w:val="left"/>
          </w:pPr>
        </w:pPrChange>
      </w:pPr>
      <w:r>
        <w:br w:type="page"/>
      </w:r>
    </w:p>
    <w:p w14:paraId="00000272" w14:textId="77777777" w:rsidR="00850D8F" w:rsidRDefault="00000000">
      <w:pPr>
        <w:pStyle w:val="2"/>
        <w:keepNext w:val="0"/>
        <w:numPr>
          <w:ilvl w:val="1"/>
          <w:numId w:val="1"/>
        </w:numPr>
        <w:spacing w:before="140" w:after="100" w:line="276" w:lineRule="auto"/>
        <w:ind w:left="100" w:firstLine="0"/>
        <w:jc w:val="left"/>
        <w:rPr>
          <w:rFonts w:ascii="맑은 고딕" w:eastAsia="맑은 고딕" w:hAnsi="맑은 고딕" w:cs="맑은 고딕"/>
          <w:color w:val="000000"/>
          <w:sz w:val="24"/>
          <w:szCs w:val="24"/>
        </w:rPr>
      </w:pPr>
      <w:bookmarkStart w:id="77" w:name="_Toc241582658"/>
      <w:r>
        <w:rPr>
          <w:rFonts w:ascii="맑은 고딕" w:eastAsia="맑은 고딕" w:hAnsi="맑은 고딕" w:cs="맑은 고딕"/>
          <w:b/>
          <w:bCs/>
          <w:color w:val="000000"/>
          <w:sz w:val="24"/>
          <w:szCs w:val="24"/>
        </w:rPr>
        <w:lastRenderedPageBreak/>
        <w:t>시험 ID : SYS-EP-TEST-ID-3</w:t>
      </w:r>
      <w:bookmarkEnd w:id="77"/>
    </w:p>
    <w:p w14:paraId="00000273" w14:textId="77777777" w:rsidR="00850D8F" w:rsidRDefault="00000000">
      <w:pPr>
        <w:pStyle w:val="3"/>
        <w:keepNext w:val="0"/>
        <w:numPr>
          <w:ilvl w:val="2"/>
          <w:numId w:val="1"/>
        </w:numPr>
        <w:spacing w:before="140" w:after="100" w:line="276" w:lineRule="auto"/>
        <w:ind w:left="200" w:firstLine="0"/>
        <w:jc w:val="left"/>
        <w:rPr>
          <w:rFonts w:ascii="맑은 고딕" w:eastAsia="맑은 고딕" w:hAnsi="맑은 고딕" w:cs="맑은 고딕"/>
          <w:b/>
          <w:bCs/>
          <w:color w:val="000000"/>
          <w:sz w:val="22"/>
          <w:szCs w:val="22"/>
        </w:rPr>
      </w:pPr>
      <w:bookmarkStart w:id="78" w:name="_Toc241582659"/>
      <w:r>
        <w:rPr>
          <w:rFonts w:ascii="맑은 고딕" w:eastAsia="맑은 고딕" w:hAnsi="맑은 고딕" w:cs="맑은 고딕"/>
          <w:b/>
          <w:bCs/>
          <w:color w:val="000000"/>
          <w:sz w:val="22"/>
          <w:szCs w:val="22"/>
        </w:rPr>
        <w:t>시험 설명</w:t>
      </w:r>
      <w:bookmarkEnd w:id="78"/>
    </w:p>
    <w:p w14:paraId="00000274" w14:textId="77777777" w:rsidR="00850D8F" w:rsidRDefault="00000000">
      <w:pPr>
        <w:numPr>
          <w:ilvl w:val="0"/>
          <w:numId w:val="2"/>
        </w:numPr>
        <w:pBdr>
          <w:top w:val="nil"/>
          <w:left w:val="nil"/>
          <w:bottom w:val="nil"/>
          <w:right w:val="nil"/>
          <w:between w:val="nil"/>
        </w:pBdr>
        <w:spacing w:after="120" w:line="300" w:lineRule="auto"/>
        <w:ind w:left="489" w:hanging="150"/>
        <w:jc w:val="left"/>
        <w:rPr>
          <w:color w:val="000000"/>
        </w:rPr>
      </w:pPr>
      <w:r>
        <w:rPr>
          <w:rFonts w:ascii="맑은 고딕" w:eastAsia="맑은 고딕" w:hAnsi="맑은 고딕" w:cs="맑은 고딕"/>
          <w:color w:val="000000"/>
        </w:rPr>
        <w:t>자극 펄스 파형의 주파수를 확인한다.</w:t>
      </w:r>
    </w:p>
    <w:p w14:paraId="00000275" w14:textId="77777777" w:rsidR="00850D8F" w:rsidRDefault="00000000">
      <w:pPr>
        <w:pStyle w:val="3"/>
        <w:keepNext w:val="0"/>
        <w:numPr>
          <w:ilvl w:val="2"/>
          <w:numId w:val="1"/>
        </w:numPr>
        <w:spacing w:before="140" w:after="100" w:line="276" w:lineRule="auto"/>
        <w:ind w:left="200" w:firstLine="0"/>
        <w:jc w:val="left"/>
        <w:rPr>
          <w:rFonts w:ascii="맑은 고딕" w:eastAsia="맑은 고딕" w:hAnsi="맑은 고딕" w:cs="맑은 고딕"/>
          <w:b/>
          <w:bCs/>
          <w:color w:val="000000"/>
          <w:sz w:val="22"/>
          <w:szCs w:val="22"/>
        </w:rPr>
      </w:pPr>
      <w:bookmarkStart w:id="79" w:name="_Toc241582660"/>
      <w:r>
        <w:rPr>
          <w:rFonts w:ascii="맑은 고딕" w:eastAsia="맑은 고딕" w:hAnsi="맑은 고딕" w:cs="맑은 고딕"/>
          <w:b/>
          <w:bCs/>
          <w:color w:val="000000"/>
          <w:sz w:val="22"/>
          <w:szCs w:val="22"/>
        </w:rPr>
        <w:t>시험 준비 및 초기 조건</w:t>
      </w:r>
      <w:bookmarkEnd w:id="79"/>
    </w:p>
    <w:p w14:paraId="00000276" w14:textId="77777777" w:rsidR="00850D8F" w:rsidRDefault="00000000">
      <w:pPr>
        <w:numPr>
          <w:ilvl w:val="0"/>
          <w:numId w:val="2"/>
        </w:numPr>
        <w:pBdr>
          <w:top w:val="nil"/>
          <w:left w:val="nil"/>
          <w:bottom w:val="nil"/>
          <w:right w:val="nil"/>
          <w:between w:val="nil"/>
        </w:pBdr>
        <w:spacing w:after="120" w:line="300" w:lineRule="auto"/>
        <w:ind w:left="489" w:hanging="150"/>
        <w:jc w:val="left"/>
        <w:rPr>
          <w:color w:val="000000"/>
        </w:rPr>
      </w:pPr>
      <w:bookmarkStart w:id="80" w:name="_heading=h.z1kp3f1jhsaz" w:colFirst="0" w:colLast="0"/>
      <w:bookmarkEnd w:id="80"/>
      <w:r>
        <w:rPr>
          <w:rFonts w:ascii="맑은 고딕" w:eastAsia="맑은 고딕" w:hAnsi="맑은 고딕" w:cs="맑은 고딕"/>
          <w:color w:val="000000"/>
        </w:rPr>
        <w:t>시험 ID : SYS-EP-TEST-ID-1의 시험 준비와 동일</w:t>
      </w:r>
    </w:p>
    <w:p w14:paraId="00000277" w14:textId="77777777" w:rsidR="00850D8F" w:rsidRDefault="00000000">
      <w:pPr>
        <w:pStyle w:val="3"/>
        <w:keepNext w:val="0"/>
        <w:numPr>
          <w:ilvl w:val="2"/>
          <w:numId w:val="1"/>
        </w:numPr>
        <w:spacing w:before="140" w:after="100" w:line="276" w:lineRule="auto"/>
        <w:ind w:left="200" w:firstLine="0"/>
        <w:jc w:val="left"/>
        <w:rPr>
          <w:rFonts w:ascii="맑은 고딕" w:eastAsia="맑은 고딕" w:hAnsi="맑은 고딕" w:cs="맑은 고딕"/>
          <w:b/>
          <w:bCs/>
          <w:color w:val="000000"/>
          <w:sz w:val="22"/>
          <w:szCs w:val="22"/>
        </w:rPr>
      </w:pPr>
      <w:bookmarkStart w:id="81" w:name="_Toc241582661"/>
      <w:r>
        <w:rPr>
          <w:rFonts w:ascii="맑은 고딕" w:eastAsia="맑은 고딕" w:hAnsi="맑은 고딕" w:cs="맑은 고딕"/>
          <w:b/>
          <w:bCs/>
          <w:color w:val="000000"/>
          <w:sz w:val="22"/>
          <w:szCs w:val="22"/>
        </w:rPr>
        <w:t>시험 진행</w:t>
      </w:r>
      <w:bookmarkEnd w:id="81"/>
    </w:p>
    <w:p w14:paraId="00000278" w14:textId="77777777" w:rsidR="00850D8F" w:rsidRDefault="00000000">
      <w:pPr>
        <w:pStyle w:val="4"/>
        <w:keepNext w:val="0"/>
        <w:numPr>
          <w:ilvl w:val="3"/>
          <w:numId w:val="1"/>
        </w:numPr>
        <w:spacing w:before="140" w:after="100" w:line="276" w:lineRule="auto"/>
        <w:ind w:left="300" w:right="200" w:firstLine="0"/>
        <w:jc w:val="left"/>
        <w:rPr>
          <w:rFonts w:ascii="맑은 고딕" w:eastAsia="맑은 고딕" w:hAnsi="맑은 고딕" w:cs="맑은 고딕"/>
          <w:b/>
          <w:bCs/>
          <w:color w:val="000000"/>
          <w:sz w:val="21"/>
          <w:szCs w:val="21"/>
        </w:rPr>
      </w:pPr>
      <w:r>
        <w:rPr>
          <w:rFonts w:ascii="맑은 고딕" w:eastAsia="맑은 고딕" w:hAnsi="맑은 고딕" w:cs="맑은 고딕"/>
          <w:b/>
          <w:bCs/>
          <w:color w:val="000000"/>
          <w:sz w:val="21"/>
          <w:szCs w:val="21"/>
        </w:rPr>
        <w:t>자극 펄스 파형 주파수 확인</w:t>
      </w:r>
    </w:p>
    <w:p w14:paraId="00000279"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측정 방법</w:t>
      </w:r>
    </w:p>
    <w:p w14:paraId="0000027A" w14:textId="77777777" w:rsidR="00850D8F" w:rsidRDefault="00000000">
      <w:pPr>
        <w:numPr>
          <w:ilvl w:val="0"/>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개발자용 PC 앱을 사용해 프로그램(맵 데이터)을 2번으로 선택한다.</w:t>
      </w:r>
    </w:p>
    <w:p w14:paraId="0000027B" w14:textId="77777777" w:rsidR="00850D8F" w:rsidRDefault="00000000">
      <w:pPr>
        <w:numPr>
          <w:ilvl w:val="0"/>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오실로스코프를 사용하여 자극 출력 펄스의 주파수를 측정한다.</w:t>
      </w:r>
    </w:p>
    <w:p w14:paraId="0000027C" w14:textId="77777777" w:rsidR="00850D8F" w:rsidRDefault="00000000">
      <w:pPr>
        <w:numPr>
          <w:ilvl w:val="0"/>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오실로스코프를 사용하여 채널별 주파수를 측정한다.</w:t>
      </w:r>
    </w:p>
    <w:p w14:paraId="0000027D" w14:textId="77777777" w:rsidR="00850D8F" w:rsidRDefault="00000000">
      <w:pPr>
        <w:numPr>
          <w:ilvl w:val="0"/>
          <w:numId w:val="2"/>
        </w:numPr>
        <w:pBdr>
          <w:top w:val="nil"/>
          <w:left w:val="nil"/>
          <w:bottom w:val="nil"/>
          <w:right w:val="nil"/>
          <w:between w:val="nil"/>
        </w:pBdr>
        <w:spacing w:after="120" w:line="300" w:lineRule="auto"/>
        <w:ind w:left="715" w:hanging="150"/>
        <w:jc w:val="left"/>
        <w:rPr>
          <w:color w:val="000000"/>
        </w:rPr>
      </w:pPr>
      <w:r>
        <w:t>자극</w:t>
      </w:r>
      <w:r>
        <w:t xml:space="preserve"> </w:t>
      </w:r>
      <w:r>
        <w:t>크기가</w:t>
      </w:r>
      <w:r>
        <w:t xml:space="preserve"> </w:t>
      </w:r>
      <w:r>
        <w:t>가장</w:t>
      </w:r>
      <w:r>
        <w:t xml:space="preserve"> </w:t>
      </w:r>
      <w:r>
        <w:t>작은</w:t>
      </w:r>
      <w:r>
        <w:t xml:space="preserve"> </w:t>
      </w:r>
      <w:r>
        <w:t>펄스가</w:t>
      </w:r>
      <w:r>
        <w:t xml:space="preserve"> 1</w:t>
      </w:r>
      <w:r>
        <w:t>번</w:t>
      </w:r>
      <w:r>
        <w:t xml:space="preserve"> </w:t>
      </w:r>
      <w:r>
        <w:t>채널이며</w:t>
      </w:r>
      <w:r>
        <w:t xml:space="preserve">, </w:t>
      </w:r>
      <w:r>
        <w:t>해당</w:t>
      </w:r>
      <w:r>
        <w:t xml:space="preserve"> </w:t>
      </w:r>
      <w:r>
        <w:t>채널의</w:t>
      </w:r>
      <w:r>
        <w:t xml:space="preserve"> </w:t>
      </w:r>
      <w:r>
        <w:t>파형이</w:t>
      </w:r>
      <w:r>
        <w:t xml:space="preserve"> </w:t>
      </w:r>
      <w:r>
        <w:t>반복되는</w:t>
      </w:r>
      <w:r>
        <w:t xml:space="preserve"> </w:t>
      </w:r>
      <w:r>
        <w:t>주파수를</w:t>
      </w:r>
      <w:r>
        <w:t xml:space="preserve"> </w:t>
      </w:r>
      <w:r>
        <w:t>측정한다</w:t>
      </w:r>
      <w:r>
        <w:t>. 32</w:t>
      </w:r>
      <w:r>
        <w:t>채널</w:t>
      </w:r>
      <w:r>
        <w:t xml:space="preserve"> </w:t>
      </w:r>
      <w:r>
        <w:t>내부기의</w:t>
      </w:r>
      <w:r>
        <w:t xml:space="preserve"> </w:t>
      </w:r>
      <w:r>
        <w:t>경우</w:t>
      </w:r>
      <w:r>
        <w:t xml:space="preserve"> 16</w:t>
      </w:r>
      <w:r>
        <w:t>번</w:t>
      </w:r>
      <w:r>
        <w:t xml:space="preserve"> </w:t>
      </w:r>
      <w:r>
        <w:t>채널의</w:t>
      </w:r>
      <w:r>
        <w:t xml:space="preserve"> </w:t>
      </w:r>
      <w:r>
        <w:t>출력은</w:t>
      </w:r>
      <w:r>
        <w:t xml:space="preserve"> </w:t>
      </w:r>
      <w:r>
        <w:t>최대</w:t>
      </w:r>
      <w:r>
        <w:t xml:space="preserve"> </w:t>
      </w:r>
      <w:r>
        <w:t>출력으로</w:t>
      </w:r>
      <w:r>
        <w:t xml:space="preserve"> </w:t>
      </w:r>
      <w:r>
        <w:t>나오게</w:t>
      </w:r>
      <w:r>
        <w:t xml:space="preserve"> </w:t>
      </w:r>
      <w:r>
        <w:t>설정되어</w:t>
      </w:r>
      <w:r>
        <w:t xml:space="preserve"> </w:t>
      </w:r>
      <w:r>
        <w:t>있으며</w:t>
      </w:r>
      <w:r>
        <w:t xml:space="preserve">, </w:t>
      </w:r>
      <w:r>
        <w:t>이를</w:t>
      </w:r>
      <w:r>
        <w:t xml:space="preserve"> </w:t>
      </w:r>
      <w:r>
        <w:t>기준으로</w:t>
      </w:r>
      <w:r>
        <w:t xml:space="preserve"> </w:t>
      </w:r>
      <w:r>
        <w:t>해당</w:t>
      </w:r>
      <w:r>
        <w:t xml:space="preserve"> </w:t>
      </w:r>
      <w:r>
        <w:t>채널을</w:t>
      </w:r>
      <w:r>
        <w:t xml:space="preserve"> </w:t>
      </w:r>
      <w:r>
        <w:t>확인한다</w:t>
      </w:r>
      <w:r>
        <w:t>.</w:t>
      </w:r>
    </w:p>
    <w:p w14:paraId="0000027E"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통과 기준</w:t>
      </w:r>
    </w:p>
    <w:p w14:paraId="0000027F" w14:textId="77777777" w:rsidR="00850D8F" w:rsidRDefault="00000000">
      <w:pPr>
        <w:numPr>
          <w:ilvl w:val="0"/>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자극 펄스의 주파수가 24kHz로 측정되어야 함 (허용 오차 : 5%)</w:t>
      </w:r>
    </w:p>
    <w:p w14:paraId="00000280" w14:textId="77777777" w:rsidR="00850D8F" w:rsidRDefault="00000000">
      <w:pPr>
        <w:numPr>
          <w:ilvl w:val="0"/>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채널별 자극 출력 주파수가 1000Hz로 측정되어야 함 (허용 오차 : 5%)</w:t>
      </w:r>
    </w:p>
    <w:p w14:paraId="00000281" w14:textId="77777777" w:rsidR="00850D8F" w:rsidRDefault="00000000">
      <w:pPr>
        <w:numPr>
          <w:ilvl w:val="0"/>
          <w:numId w:val="5"/>
        </w:numPr>
        <w:pBdr>
          <w:top w:val="nil"/>
          <w:left w:val="nil"/>
          <w:bottom w:val="nil"/>
          <w:right w:val="nil"/>
          <w:between w:val="nil"/>
        </w:pBdr>
        <w:spacing w:after="120" w:line="300" w:lineRule="auto"/>
        <w:jc w:val="left"/>
      </w:pPr>
      <w:sdt>
        <w:sdtPr>
          <w:tag w:val="goog_rdk_10"/>
          <w:id w:val="-1578261940"/>
        </w:sdtPr>
        <w:sdtContent>
          <w:commentRangeStart w:id="82"/>
        </w:sdtContent>
      </w:sdt>
      <w:sdt>
        <w:sdtPr>
          <w:tag w:val="goog_rdk_11"/>
          <w:id w:val="-131209809"/>
        </w:sdtPr>
        <w:sdtContent>
          <w:commentRangeStart w:id="83"/>
        </w:sdtContent>
      </w:sdt>
      <w:r>
        <w:t xml:space="preserve">     </w:t>
      </w:r>
      <w:r>
        <w:rPr>
          <w:rFonts w:ascii="맑은 고딕" w:eastAsia="맑은 고딕" w:hAnsi="맑은 고딕" w:cs="맑은 고딕"/>
        </w:rPr>
        <w:t>16 채널 내부기의 경우 전극 1에서 8에 해당하는 8개의 자극 출력만 확인 가능하다. 가장 작은 자극 출력 펄스가 1번 전극이다.</w:t>
      </w:r>
      <w:commentRangeEnd w:id="82"/>
      <w:r w:rsidR="006B12D8">
        <w:rPr>
          <w:rStyle w:val="af0"/>
          <w:sz w:val="20"/>
          <w:szCs w:val="20"/>
        </w:rPr>
        <w:commentReference w:id="82"/>
      </w:r>
      <w:commentRangeEnd w:id="83"/>
      <w:r>
        <w:rPr>
          <w:rStyle w:val="af0"/>
          <w:sz w:val="20"/>
          <w:szCs w:val="20"/>
        </w:rPr>
        <w:commentReference w:id="83"/>
      </w:r>
    </w:p>
    <w:p w14:paraId="00000282" w14:textId="77777777" w:rsidR="00850D8F" w:rsidRDefault="00850D8F">
      <w:pPr>
        <w:spacing w:after="0" w:line="20" w:lineRule="auto"/>
        <w:jc w:val="left"/>
        <w:rPr>
          <w:rFonts w:ascii="맑은 고딕" w:eastAsia="맑은 고딕" w:hAnsi="맑은 고딕" w:cs="맑은 고딕"/>
          <w:color w:val="000000"/>
        </w:rPr>
      </w:pPr>
    </w:p>
    <w:p w14:paraId="00000283" w14:textId="77777777" w:rsidR="00850D8F" w:rsidRDefault="00850D8F">
      <w:pPr>
        <w:spacing w:after="0" w:line="20" w:lineRule="auto"/>
        <w:jc w:val="left"/>
        <w:rPr>
          <w:rFonts w:ascii="맑은 고딕" w:eastAsia="맑은 고딕" w:hAnsi="맑은 고딕" w:cs="맑은 고딕"/>
          <w:color w:val="000000"/>
        </w:rPr>
      </w:pPr>
    </w:p>
    <w:p w14:paraId="00000284" w14:textId="77777777" w:rsidR="00850D8F" w:rsidRDefault="00000000" w:rsidP="00C32592">
      <w:pPr>
        <w:rPr>
          <w:rFonts w:ascii="맑은 고딕" w:eastAsia="맑은 고딕" w:hAnsi="맑은 고딕" w:cs="맑은 고딕"/>
          <w:color w:val="000000"/>
        </w:rPr>
        <w:pPrChange w:id="84" w:author="김은수" w:date="2026-09-29T13:52:00Z" w16du:dateUtc="2026-09-29T04:52:00Z">
          <w:pPr>
            <w:widowControl/>
            <w:spacing w:after="0" w:line="20" w:lineRule="auto"/>
            <w:jc w:val="left"/>
          </w:pPr>
        </w:pPrChange>
      </w:pPr>
      <w:r>
        <w:br w:type="page"/>
      </w:r>
    </w:p>
    <w:p w14:paraId="00000285" w14:textId="77777777" w:rsidR="00850D8F" w:rsidRDefault="00000000">
      <w:pPr>
        <w:pStyle w:val="2"/>
        <w:keepNext w:val="0"/>
        <w:numPr>
          <w:ilvl w:val="1"/>
          <w:numId w:val="1"/>
        </w:numPr>
        <w:spacing w:before="140" w:after="100" w:line="276" w:lineRule="auto"/>
        <w:ind w:left="100" w:firstLine="0"/>
        <w:jc w:val="left"/>
        <w:rPr>
          <w:rFonts w:ascii="맑은 고딕" w:eastAsia="맑은 고딕" w:hAnsi="맑은 고딕" w:cs="맑은 고딕"/>
          <w:color w:val="000000"/>
          <w:sz w:val="24"/>
          <w:szCs w:val="24"/>
        </w:rPr>
      </w:pPr>
      <w:bookmarkStart w:id="85" w:name="_Toc241582662"/>
      <w:r>
        <w:rPr>
          <w:rFonts w:ascii="맑은 고딕" w:eastAsia="맑은 고딕" w:hAnsi="맑은 고딕" w:cs="맑은 고딕"/>
          <w:b/>
          <w:bCs/>
          <w:color w:val="000000"/>
          <w:sz w:val="24"/>
          <w:szCs w:val="24"/>
        </w:rPr>
        <w:lastRenderedPageBreak/>
        <w:t>시험 ID : SYS-EP-TEST-ID-4</w:t>
      </w:r>
      <w:bookmarkEnd w:id="85"/>
    </w:p>
    <w:p w14:paraId="00000286" w14:textId="77777777" w:rsidR="00850D8F" w:rsidRDefault="00000000">
      <w:pPr>
        <w:pStyle w:val="3"/>
        <w:keepNext w:val="0"/>
        <w:numPr>
          <w:ilvl w:val="2"/>
          <w:numId w:val="1"/>
        </w:numPr>
        <w:spacing w:before="140" w:after="100" w:line="276" w:lineRule="auto"/>
        <w:ind w:left="200" w:firstLine="0"/>
        <w:jc w:val="left"/>
        <w:rPr>
          <w:rFonts w:ascii="맑은 고딕" w:eastAsia="맑은 고딕" w:hAnsi="맑은 고딕" w:cs="맑은 고딕"/>
          <w:b/>
          <w:bCs/>
          <w:color w:val="000000"/>
          <w:sz w:val="22"/>
          <w:szCs w:val="22"/>
        </w:rPr>
      </w:pPr>
      <w:bookmarkStart w:id="86" w:name="_Toc241582663"/>
      <w:r>
        <w:rPr>
          <w:rFonts w:ascii="맑은 고딕" w:eastAsia="맑은 고딕" w:hAnsi="맑은 고딕" w:cs="맑은 고딕"/>
          <w:b/>
          <w:bCs/>
          <w:color w:val="000000"/>
          <w:sz w:val="22"/>
          <w:szCs w:val="22"/>
        </w:rPr>
        <w:t>시험 설명</w:t>
      </w:r>
      <w:bookmarkEnd w:id="86"/>
    </w:p>
    <w:p w14:paraId="00000287" w14:textId="77777777" w:rsidR="00850D8F" w:rsidRDefault="00000000">
      <w:pPr>
        <w:numPr>
          <w:ilvl w:val="0"/>
          <w:numId w:val="2"/>
        </w:numPr>
        <w:pBdr>
          <w:top w:val="nil"/>
          <w:left w:val="nil"/>
          <w:bottom w:val="nil"/>
          <w:right w:val="nil"/>
          <w:between w:val="nil"/>
        </w:pBdr>
        <w:spacing w:after="120" w:line="300" w:lineRule="auto"/>
        <w:ind w:left="489" w:hanging="150"/>
        <w:jc w:val="left"/>
        <w:rPr>
          <w:color w:val="000000"/>
        </w:rPr>
      </w:pPr>
      <w:r>
        <w:rPr>
          <w:rFonts w:ascii="맑은 고딕" w:eastAsia="맑은 고딕" w:hAnsi="맑은 고딕" w:cs="맑은 고딕"/>
          <w:color w:val="000000"/>
        </w:rPr>
        <w:t>자극 펄스 파형의 위상폭을 확인한다.</w:t>
      </w:r>
    </w:p>
    <w:p w14:paraId="00000288" w14:textId="77777777" w:rsidR="00850D8F" w:rsidRDefault="00000000">
      <w:pPr>
        <w:pStyle w:val="3"/>
        <w:keepNext w:val="0"/>
        <w:numPr>
          <w:ilvl w:val="2"/>
          <w:numId w:val="1"/>
        </w:numPr>
        <w:spacing w:before="140" w:after="100" w:line="276" w:lineRule="auto"/>
        <w:ind w:left="200" w:firstLine="0"/>
        <w:jc w:val="left"/>
        <w:rPr>
          <w:rFonts w:ascii="맑은 고딕" w:eastAsia="맑은 고딕" w:hAnsi="맑은 고딕" w:cs="맑은 고딕"/>
          <w:b/>
          <w:bCs/>
          <w:color w:val="000000"/>
          <w:sz w:val="22"/>
          <w:szCs w:val="22"/>
        </w:rPr>
      </w:pPr>
      <w:bookmarkStart w:id="87" w:name="_Toc241582664"/>
      <w:r>
        <w:rPr>
          <w:rFonts w:ascii="맑은 고딕" w:eastAsia="맑은 고딕" w:hAnsi="맑은 고딕" w:cs="맑은 고딕"/>
          <w:b/>
          <w:bCs/>
          <w:color w:val="000000"/>
          <w:sz w:val="22"/>
          <w:szCs w:val="22"/>
        </w:rPr>
        <w:t>시험 준비 및 초기 조건</w:t>
      </w:r>
      <w:bookmarkEnd w:id="87"/>
    </w:p>
    <w:p w14:paraId="00000289" w14:textId="77777777" w:rsidR="00850D8F" w:rsidRDefault="00000000">
      <w:pPr>
        <w:numPr>
          <w:ilvl w:val="0"/>
          <w:numId w:val="2"/>
        </w:numPr>
        <w:pBdr>
          <w:top w:val="nil"/>
          <w:left w:val="nil"/>
          <w:bottom w:val="nil"/>
          <w:right w:val="nil"/>
          <w:between w:val="nil"/>
        </w:pBdr>
        <w:spacing w:after="120" w:line="300" w:lineRule="auto"/>
        <w:ind w:left="489" w:hanging="150"/>
        <w:jc w:val="left"/>
        <w:rPr>
          <w:color w:val="000000"/>
        </w:rPr>
      </w:pPr>
      <w:r>
        <w:rPr>
          <w:rFonts w:ascii="맑은 고딕" w:eastAsia="맑은 고딕" w:hAnsi="맑은 고딕" w:cs="맑은 고딕"/>
          <w:color w:val="000000"/>
        </w:rPr>
        <w:t>시험 ID : SYS-EP-TEST-ID-1의 시험 준비와 동일</w:t>
      </w:r>
    </w:p>
    <w:p w14:paraId="0000028A" w14:textId="77777777" w:rsidR="00850D8F" w:rsidRDefault="00000000">
      <w:pPr>
        <w:pStyle w:val="3"/>
        <w:keepNext w:val="0"/>
        <w:numPr>
          <w:ilvl w:val="2"/>
          <w:numId w:val="1"/>
        </w:numPr>
        <w:spacing w:before="140" w:after="100" w:line="276" w:lineRule="auto"/>
        <w:ind w:left="200" w:firstLine="0"/>
        <w:jc w:val="left"/>
        <w:rPr>
          <w:rFonts w:ascii="맑은 고딕" w:eastAsia="맑은 고딕" w:hAnsi="맑은 고딕" w:cs="맑은 고딕"/>
          <w:b/>
          <w:bCs/>
          <w:color w:val="000000"/>
          <w:sz w:val="22"/>
          <w:szCs w:val="22"/>
        </w:rPr>
      </w:pPr>
      <w:bookmarkStart w:id="88" w:name="_Toc241582665"/>
      <w:r>
        <w:rPr>
          <w:rFonts w:ascii="맑은 고딕" w:eastAsia="맑은 고딕" w:hAnsi="맑은 고딕" w:cs="맑은 고딕"/>
          <w:b/>
          <w:bCs/>
          <w:color w:val="000000"/>
          <w:sz w:val="22"/>
          <w:szCs w:val="22"/>
        </w:rPr>
        <w:t>시험 진행</w:t>
      </w:r>
      <w:bookmarkEnd w:id="88"/>
    </w:p>
    <w:p w14:paraId="0000028B" w14:textId="77777777" w:rsidR="00850D8F" w:rsidRDefault="00000000">
      <w:pPr>
        <w:pStyle w:val="4"/>
        <w:keepNext w:val="0"/>
        <w:numPr>
          <w:ilvl w:val="3"/>
          <w:numId w:val="1"/>
        </w:numPr>
        <w:spacing w:before="140" w:after="100" w:line="276" w:lineRule="auto"/>
        <w:ind w:left="300" w:right="200" w:firstLine="0"/>
        <w:jc w:val="left"/>
        <w:rPr>
          <w:rFonts w:ascii="맑은 고딕" w:eastAsia="맑은 고딕" w:hAnsi="맑은 고딕" w:cs="맑은 고딕"/>
          <w:b/>
          <w:bCs/>
          <w:color w:val="000000"/>
          <w:sz w:val="21"/>
          <w:szCs w:val="21"/>
        </w:rPr>
      </w:pPr>
      <w:r>
        <w:rPr>
          <w:rFonts w:ascii="맑은 고딕" w:eastAsia="맑은 고딕" w:hAnsi="맑은 고딕" w:cs="맑은 고딕"/>
          <w:b/>
          <w:bCs/>
          <w:color w:val="000000"/>
          <w:sz w:val="21"/>
          <w:szCs w:val="21"/>
        </w:rPr>
        <w:t>최소 펄스 위상 폭 확인</w:t>
      </w:r>
    </w:p>
    <w:p w14:paraId="0000028C"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측정 방법</w:t>
      </w:r>
    </w:p>
    <w:p w14:paraId="0000028D"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개발자용 PC 앱을 사용해 프로그램(맵 데이터)을 2번으로 선택한다.</w:t>
      </w:r>
    </w:p>
    <w:p w14:paraId="0000028E"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오실로스코프를 사용하여 자극 출력 펄스 위상 폭을 측정한다.</w:t>
      </w:r>
    </w:p>
    <w:p w14:paraId="0000028F"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통과 기준</w:t>
      </w:r>
    </w:p>
    <w:p w14:paraId="00000290" w14:textId="77777777" w:rsidR="00850D8F" w:rsidRDefault="00000000">
      <w:pPr>
        <w:numPr>
          <w:ilvl w:val="2"/>
          <w:numId w:val="2"/>
        </w:numPr>
        <w:pBdr>
          <w:top w:val="nil"/>
          <w:left w:val="nil"/>
          <w:bottom w:val="nil"/>
          <w:right w:val="nil"/>
          <w:between w:val="nil"/>
        </w:pBdr>
        <w:spacing w:after="120" w:line="300" w:lineRule="auto"/>
        <w:ind w:left="715" w:hanging="150"/>
        <w:jc w:val="left"/>
      </w:pPr>
      <w:r>
        <w:rPr>
          <w:rFonts w:ascii="맑은 고딕" w:eastAsia="맑은 고딕" w:hAnsi="맑은 고딕" w:cs="맑은 고딕"/>
        </w:rPr>
        <w:t>펄스 위상 폭 : 13usec (허용오차 5%)</w:t>
      </w:r>
    </w:p>
    <w:p w14:paraId="00000291" w14:textId="77777777" w:rsidR="00850D8F" w:rsidRDefault="00000000">
      <w:pPr>
        <w:numPr>
          <w:ilvl w:val="0"/>
          <w:numId w:val="5"/>
        </w:numPr>
        <w:pBdr>
          <w:top w:val="nil"/>
          <w:left w:val="nil"/>
          <w:bottom w:val="nil"/>
          <w:right w:val="nil"/>
          <w:between w:val="nil"/>
        </w:pBdr>
      </w:pPr>
      <w:r>
        <w:t xml:space="preserve">     </w:t>
      </w:r>
      <w:sdt>
        <w:sdtPr>
          <w:tag w:val="goog_rdk_12"/>
          <w:id w:val="2065660922"/>
        </w:sdtPr>
        <w:sdtContent>
          <w:commentRangeStart w:id="89"/>
        </w:sdtContent>
      </w:sdt>
      <w:r>
        <w:rPr>
          <w:rFonts w:ascii="맑은 고딕" w:eastAsia="맑은 고딕" w:hAnsi="맑은 고딕" w:cs="맑은 고딕"/>
        </w:rPr>
        <w:t>16 채널 내부기의 경우 전극 1에서 8에 해당하는 8개의 자극 출력만 확인 가능하다. 가장 작은 자극 출력 펄스가 1번 전극이다.</w:t>
      </w:r>
      <w:commentRangeEnd w:id="89"/>
      <w:r w:rsidR="006B12D8">
        <w:rPr>
          <w:rStyle w:val="af0"/>
          <w:sz w:val="20"/>
          <w:szCs w:val="20"/>
        </w:rPr>
        <w:commentReference w:id="89"/>
      </w:r>
    </w:p>
    <w:p w14:paraId="00000292" w14:textId="77777777" w:rsidR="00850D8F" w:rsidRDefault="00850D8F" w:rsidP="00C32592"/>
    <w:p w14:paraId="00000293" w14:textId="77777777" w:rsidR="00850D8F" w:rsidRDefault="00000000" w:rsidP="00C32592">
      <w:pPr>
        <w:rPr>
          <w:rFonts w:ascii="맑은 고딕" w:eastAsia="맑은 고딕" w:hAnsi="맑은 고딕" w:cs="맑은 고딕"/>
          <w:color w:val="000000"/>
        </w:rPr>
        <w:pPrChange w:id="90" w:author="김은수" w:date="2026-09-29T13:52:00Z" w16du:dateUtc="2026-09-29T04:52:00Z">
          <w:pPr>
            <w:spacing w:after="0" w:line="20" w:lineRule="auto"/>
          </w:pPr>
        </w:pPrChange>
      </w:pPr>
      <w:r>
        <w:br w:type="page"/>
      </w:r>
    </w:p>
    <w:p w14:paraId="00000294" w14:textId="77777777" w:rsidR="00850D8F" w:rsidRDefault="00850D8F">
      <w:pPr>
        <w:spacing w:after="0" w:line="20" w:lineRule="auto"/>
        <w:jc w:val="left"/>
        <w:rPr>
          <w:rFonts w:ascii="맑은 고딕" w:eastAsia="맑은 고딕" w:hAnsi="맑은 고딕" w:cs="맑은 고딕"/>
          <w:color w:val="000000"/>
        </w:rPr>
      </w:pPr>
    </w:p>
    <w:p w14:paraId="00000295" w14:textId="77777777" w:rsidR="00850D8F" w:rsidRDefault="00000000">
      <w:pPr>
        <w:pStyle w:val="4"/>
        <w:keepNext w:val="0"/>
        <w:numPr>
          <w:ilvl w:val="3"/>
          <w:numId w:val="1"/>
        </w:numPr>
        <w:spacing w:before="140" w:after="100" w:line="276" w:lineRule="auto"/>
        <w:ind w:left="300" w:right="200" w:firstLine="0"/>
        <w:jc w:val="left"/>
        <w:rPr>
          <w:rFonts w:ascii="맑은 고딕" w:eastAsia="맑은 고딕" w:hAnsi="맑은 고딕" w:cs="맑은 고딕"/>
          <w:b/>
          <w:bCs/>
          <w:color w:val="000000"/>
          <w:sz w:val="21"/>
          <w:szCs w:val="21"/>
        </w:rPr>
      </w:pPr>
      <w:r>
        <w:rPr>
          <w:rFonts w:ascii="맑은 고딕" w:eastAsia="맑은 고딕" w:hAnsi="맑은 고딕" w:cs="맑은 고딕"/>
          <w:b/>
          <w:bCs/>
          <w:color w:val="000000"/>
          <w:sz w:val="21"/>
          <w:szCs w:val="21"/>
        </w:rPr>
        <w:t>펄스 위상 폭 조정 범위 확인</w:t>
      </w:r>
    </w:p>
    <w:p w14:paraId="00000296"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측정 방법</w:t>
      </w:r>
    </w:p>
    <w:p w14:paraId="00000297"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개발자용 PC 앱을 사용해 프로그램(맵 데이터)을 3번으로 선택한다.</w:t>
      </w:r>
    </w:p>
    <w:p w14:paraId="00000298"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오실로스코프를 사용하여 자극 출력 펄스 위상 폭을 측정한다.</w:t>
      </w:r>
    </w:p>
    <w:p w14:paraId="00000299"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통과 기준</w:t>
      </w:r>
    </w:p>
    <w:p w14:paraId="0000029A"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펄스 위상 폭 : 14usec (허용오차 5%)</w:t>
      </w:r>
    </w:p>
    <w:p w14:paraId="0000029B" w14:textId="77777777" w:rsidR="00850D8F" w:rsidRDefault="00850D8F">
      <w:pPr>
        <w:spacing w:after="0" w:line="20" w:lineRule="auto"/>
        <w:jc w:val="left"/>
        <w:rPr>
          <w:rFonts w:ascii="맑은 고딕" w:eastAsia="맑은 고딕" w:hAnsi="맑은 고딕" w:cs="맑은 고딕"/>
          <w:color w:val="000000"/>
        </w:rPr>
      </w:pPr>
    </w:p>
    <w:p w14:paraId="0000029C" w14:textId="77777777" w:rsidR="00850D8F" w:rsidRDefault="00000000">
      <w:pPr>
        <w:pStyle w:val="4"/>
        <w:keepNext w:val="0"/>
        <w:numPr>
          <w:ilvl w:val="3"/>
          <w:numId w:val="1"/>
        </w:numPr>
        <w:spacing w:before="140" w:after="100" w:line="276" w:lineRule="auto"/>
        <w:ind w:left="300" w:right="200" w:firstLine="0"/>
        <w:jc w:val="left"/>
        <w:rPr>
          <w:rFonts w:ascii="맑은 고딕" w:eastAsia="맑은 고딕" w:hAnsi="맑은 고딕" w:cs="맑은 고딕"/>
          <w:b/>
          <w:bCs/>
          <w:color w:val="000000"/>
          <w:sz w:val="21"/>
          <w:szCs w:val="21"/>
        </w:rPr>
      </w:pPr>
      <w:r>
        <w:rPr>
          <w:rFonts w:ascii="맑은 고딕" w:eastAsia="맑은 고딕" w:hAnsi="맑은 고딕" w:cs="맑은 고딕"/>
          <w:b/>
          <w:bCs/>
          <w:color w:val="000000"/>
          <w:sz w:val="21"/>
          <w:szCs w:val="21"/>
        </w:rPr>
        <w:t>최대 펄스 위상 폭 확인</w:t>
      </w:r>
    </w:p>
    <w:p w14:paraId="0000029D"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측정 방법</w:t>
      </w:r>
    </w:p>
    <w:p w14:paraId="0000029E"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개발자용 PC 앱을 사용해 프로그램(맵 데이터)을 4번으로 선택한다.</w:t>
      </w:r>
    </w:p>
    <w:p w14:paraId="0000029F"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오실로스코프를 사용하여 자극 출력 펄스 위상 폭을 측정한다.</w:t>
      </w:r>
    </w:p>
    <w:p w14:paraId="000002A0"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통과 기준</w:t>
      </w:r>
    </w:p>
    <w:p w14:paraId="000002A1"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펄스 위상 폭 : 255usec (허용오차 5%)</w:t>
      </w:r>
    </w:p>
    <w:p w14:paraId="000002A2" w14:textId="77777777" w:rsidR="00850D8F" w:rsidRDefault="00000000">
      <w:pPr>
        <w:numPr>
          <w:ilvl w:val="0"/>
          <w:numId w:val="5"/>
        </w:numPr>
        <w:pBdr>
          <w:top w:val="nil"/>
          <w:left w:val="nil"/>
          <w:bottom w:val="nil"/>
          <w:right w:val="nil"/>
          <w:between w:val="nil"/>
        </w:pBdr>
      </w:pPr>
      <w:r>
        <w:t xml:space="preserve">     </w:t>
      </w:r>
      <w:sdt>
        <w:sdtPr>
          <w:tag w:val="goog_rdk_13"/>
          <w:id w:val="-660890898"/>
        </w:sdtPr>
        <w:sdtContent>
          <w:commentRangeStart w:id="91"/>
        </w:sdtContent>
      </w:sdt>
      <w:r>
        <w:rPr>
          <w:rFonts w:ascii="맑은 고딕" w:eastAsia="맑은 고딕" w:hAnsi="맑은 고딕" w:cs="맑은 고딕"/>
        </w:rPr>
        <w:t>16 채널 내부기의 경우 채널 1에서 16에 해당하는 자극 출력 후, 채널 17에서 32에 해당하는 시간 동안 자극이 없다. 즉, 16개 자극 출력이 있고 없음이 반복되는 것을 확인할 수 있다.</w:t>
      </w:r>
      <w:commentRangeEnd w:id="91"/>
      <w:r w:rsidR="006B12D8">
        <w:rPr>
          <w:rStyle w:val="af0"/>
          <w:sz w:val="20"/>
          <w:szCs w:val="20"/>
        </w:rPr>
        <w:commentReference w:id="91"/>
      </w:r>
    </w:p>
    <w:p w14:paraId="000002A3" w14:textId="77777777" w:rsidR="00850D8F" w:rsidDel="00C32592" w:rsidRDefault="00850D8F" w:rsidP="00C32592">
      <w:pPr>
        <w:rPr>
          <w:del w:id="92" w:author="김은수" w:date="2026-09-29T13:52:00Z" w16du:dateUtc="2026-09-29T04:52:00Z"/>
        </w:rPr>
        <w:pPrChange w:id="93" w:author="김은수" w:date="2026-09-29T13:52:00Z" w16du:dateUtc="2026-09-29T04:52:00Z">
          <w:pPr>
            <w:numPr>
              <w:ilvl w:val="2"/>
              <w:numId w:val="2"/>
            </w:numPr>
            <w:pBdr>
              <w:top w:val="nil"/>
              <w:left w:val="nil"/>
              <w:bottom w:val="nil"/>
              <w:right w:val="nil"/>
              <w:between w:val="nil"/>
            </w:pBdr>
            <w:spacing w:after="120" w:line="300" w:lineRule="auto"/>
            <w:ind w:left="715" w:hanging="150"/>
            <w:jc w:val="left"/>
          </w:pPr>
        </w:pPrChange>
      </w:pPr>
    </w:p>
    <w:p w14:paraId="000002A4" w14:textId="77777777" w:rsidR="00850D8F" w:rsidRDefault="00850D8F" w:rsidP="00C32592">
      <w:pPr>
        <w:rPr>
          <w:rFonts w:hint="eastAsia"/>
        </w:rPr>
        <w:pPrChange w:id="94" w:author="김은수" w:date="2026-09-29T13:52:00Z" w16du:dateUtc="2026-09-29T04:52:00Z">
          <w:pPr>
            <w:spacing w:after="0" w:line="20" w:lineRule="auto"/>
            <w:jc w:val="left"/>
          </w:pPr>
        </w:pPrChange>
      </w:pPr>
    </w:p>
    <w:p w14:paraId="000002A5" w14:textId="77777777" w:rsidR="00850D8F" w:rsidRDefault="00000000" w:rsidP="00C32592">
      <w:pPr>
        <w:pPrChange w:id="95" w:author="김은수" w:date="2026-09-29T13:52:00Z" w16du:dateUtc="2026-09-29T04:52:00Z">
          <w:pPr>
            <w:widowControl/>
            <w:spacing w:after="0" w:line="20" w:lineRule="auto"/>
            <w:jc w:val="left"/>
          </w:pPr>
        </w:pPrChange>
      </w:pPr>
      <w:r>
        <w:br w:type="page"/>
      </w:r>
    </w:p>
    <w:p w14:paraId="000002A6" w14:textId="77777777" w:rsidR="00850D8F" w:rsidRDefault="00000000">
      <w:pPr>
        <w:pStyle w:val="2"/>
        <w:keepNext w:val="0"/>
        <w:numPr>
          <w:ilvl w:val="1"/>
          <w:numId w:val="1"/>
        </w:numPr>
        <w:spacing w:before="140" w:after="100" w:line="276" w:lineRule="auto"/>
        <w:ind w:left="100" w:firstLine="0"/>
        <w:jc w:val="left"/>
        <w:rPr>
          <w:rFonts w:ascii="맑은 고딕" w:eastAsia="맑은 고딕" w:hAnsi="맑은 고딕" w:cs="맑은 고딕"/>
          <w:color w:val="000000"/>
          <w:sz w:val="24"/>
          <w:szCs w:val="24"/>
        </w:rPr>
      </w:pPr>
      <w:bookmarkStart w:id="96" w:name="_Toc241582666"/>
      <w:r>
        <w:rPr>
          <w:rFonts w:ascii="맑은 고딕" w:eastAsia="맑은 고딕" w:hAnsi="맑은 고딕" w:cs="맑은 고딕"/>
          <w:b/>
          <w:bCs/>
          <w:color w:val="000000"/>
          <w:sz w:val="24"/>
          <w:szCs w:val="24"/>
        </w:rPr>
        <w:lastRenderedPageBreak/>
        <w:t>시험 ID : SYS-EP-TEST-ID-5</w:t>
      </w:r>
      <w:bookmarkEnd w:id="96"/>
    </w:p>
    <w:p w14:paraId="000002A7" w14:textId="77777777" w:rsidR="00850D8F" w:rsidRDefault="00000000">
      <w:pPr>
        <w:pStyle w:val="3"/>
        <w:keepNext w:val="0"/>
        <w:numPr>
          <w:ilvl w:val="2"/>
          <w:numId w:val="1"/>
        </w:numPr>
        <w:spacing w:before="140" w:after="100" w:line="276" w:lineRule="auto"/>
        <w:ind w:left="200" w:firstLine="0"/>
        <w:jc w:val="left"/>
        <w:rPr>
          <w:rFonts w:ascii="맑은 고딕" w:eastAsia="맑은 고딕" w:hAnsi="맑은 고딕" w:cs="맑은 고딕"/>
          <w:b/>
          <w:bCs/>
          <w:color w:val="000000"/>
          <w:sz w:val="22"/>
          <w:szCs w:val="22"/>
        </w:rPr>
      </w:pPr>
      <w:bookmarkStart w:id="97" w:name="_Toc241582667"/>
      <w:r>
        <w:rPr>
          <w:rFonts w:ascii="맑은 고딕" w:eastAsia="맑은 고딕" w:hAnsi="맑은 고딕" w:cs="맑은 고딕"/>
          <w:b/>
          <w:bCs/>
          <w:color w:val="000000"/>
          <w:sz w:val="22"/>
          <w:szCs w:val="22"/>
        </w:rPr>
        <w:t>시험 설명</w:t>
      </w:r>
      <w:bookmarkEnd w:id="97"/>
    </w:p>
    <w:p w14:paraId="000002A8" w14:textId="77777777" w:rsidR="00850D8F" w:rsidRDefault="00000000">
      <w:pPr>
        <w:numPr>
          <w:ilvl w:val="0"/>
          <w:numId w:val="2"/>
        </w:numPr>
        <w:pBdr>
          <w:top w:val="nil"/>
          <w:left w:val="nil"/>
          <w:bottom w:val="nil"/>
          <w:right w:val="nil"/>
          <w:between w:val="nil"/>
        </w:pBdr>
        <w:spacing w:after="120" w:line="300" w:lineRule="auto"/>
        <w:ind w:left="489" w:hanging="150"/>
        <w:jc w:val="left"/>
        <w:rPr>
          <w:color w:val="000000"/>
        </w:rPr>
      </w:pPr>
      <w:r>
        <w:rPr>
          <w:rFonts w:ascii="맑은 고딕" w:eastAsia="맑은 고딕" w:hAnsi="맑은 고딕" w:cs="맑은 고딕"/>
          <w:color w:val="000000"/>
        </w:rPr>
        <w:t>자극 펄스 파형의 선행 위상 모양을 확인한다.</w:t>
      </w:r>
    </w:p>
    <w:p w14:paraId="000002A9" w14:textId="77777777" w:rsidR="00850D8F" w:rsidRDefault="00000000">
      <w:pPr>
        <w:pStyle w:val="3"/>
        <w:keepNext w:val="0"/>
        <w:numPr>
          <w:ilvl w:val="2"/>
          <w:numId w:val="1"/>
        </w:numPr>
        <w:spacing w:before="140" w:after="100" w:line="276" w:lineRule="auto"/>
        <w:ind w:left="200" w:firstLine="0"/>
        <w:jc w:val="left"/>
        <w:rPr>
          <w:rFonts w:ascii="맑은 고딕" w:eastAsia="맑은 고딕" w:hAnsi="맑은 고딕" w:cs="맑은 고딕"/>
          <w:b/>
          <w:bCs/>
          <w:color w:val="000000"/>
          <w:sz w:val="22"/>
          <w:szCs w:val="22"/>
        </w:rPr>
      </w:pPr>
      <w:bookmarkStart w:id="98" w:name="_Toc241582668"/>
      <w:r>
        <w:rPr>
          <w:rFonts w:ascii="맑은 고딕" w:eastAsia="맑은 고딕" w:hAnsi="맑은 고딕" w:cs="맑은 고딕"/>
          <w:b/>
          <w:bCs/>
          <w:color w:val="000000"/>
          <w:sz w:val="22"/>
          <w:szCs w:val="22"/>
        </w:rPr>
        <w:t>시험 준비 및 초기 조건</w:t>
      </w:r>
      <w:bookmarkEnd w:id="98"/>
    </w:p>
    <w:p w14:paraId="000002AA" w14:textId="77777777" w:rsidR="00850D8F" w:rsidRDefault="00000000">
      <w:pPr>
        <w:numPr>
          <w:ilvl w:val="0"/>
          <w:numId w:val="2"/>
        </w:numPr>
        <w:pBdr>
          <w:top w:val="nil"/>
          <w:left w:val="nil"/>
          <w:bottom w:val="nil"/>
          <w:right w:val="nil"/>
          <w:between w:val="nil"/>
        </w:pBdr>
        <w:spacing w:after="120" w:line="300" w:lineRule="auto"/>
        <w:ind w:left="489" w:hanging="150"/>
        <w:jc w:val="left"/>
        <w:rPr>
          <w:color w:val="000000"/>
        </w:rPr>
      </w:pPr>
      <w:r>
        <w:rPr>
          <w:rFonts w:ascii="맑은 고딕" w:eastAsia="맑은 고딕" w:hAnsi="맑은 고딕" w:cs="맑은 고딕"/>
          <w:color w:val="000000"/>
        </w:rPr>
        <w:t>시험 ID : SYS-EP-TEST-ID-1의 시험 준비와 동일</w:t>
      </w:r>
    </w:p>
    <w:p w14:paraId="000002AB" w14:textId="77777777" w:rsidR="00850D8F" w:rsidRDefault="00000000">
      <w:pPr>
        <w:pStyle w:val="3"/>
        <w:keepNext w:val="0"/>
        <w:numPr>
          <w:ilvl w:val="2"/>
          <w:numId w:val="1"/>
        </w:numPr>
        <w:spacing w:before="140" w:after="100" w:line="276" w:lineRule="auto"/>
        <w:ind w:left="200" w:firstLine="0"/>
        <w:jc w:val="left"/>
        <w:rPr>
          <w:rFonts w:ascii="맑은 고딕" w:eastAsia="맑은 고딕" w:hAnsi="맑은 고딕" w:cs="맑은 고딕"/>
          <w:b/>
          <w:bCs/>
          <w:color w:val="000000"/>
          <w:sz w:val="22"/>
          <w:szCs w:val="22"/>
        </w:rPr>
      </w:pPr>
      <w:bookmarkStart w:id="99" w:name="_Toc241582669"/>
      <w:r>
        <w:rPr>
          <w:rFonts w:ascii="맑은 고딕" w:eastAsia="맑은 고딕" w:hAnsi="맑은 고딕" w:cs="맑은 고딕"/>
          <w:b/>
          <w:bCs/>
          <w:color w:val="000000"/>
          <w:sz w:val="22"/>
          <w:szCs w:val="22"/>
        </w:rPr>
        <w:t>시험 진행</w:t>
      </w:r>
      <w:bookmarkEnd w:id="99"/>
    </w:p>
    <w:p w14:paraId="000002AC" w14:textId="77777777" w:rsidR="00850D8F" w:rsidRDefault="00000000">
      <w:pPr>
        <w:pStyle w:val="4"/>
        <w:keepNext w:val="0"/>
        <w:numPr>
          <w:ilvl w:val="3"/>
          <w:numId w:val="1"/>
        </w:numPr>
        <w:spacing w:before="140" w:after="100" w:line="276" w:lineRule="auto"/>
        <w:ind w:left="300" w:right="200" w:firstLine="0"/>
        <w:jc w:val="left"/>
        <w:rPr>
          <w:rFonts w:ascii="맑은 고딕" w:eastAsia="맑은 고딕" w:hAnsi="맑은 고딕" w:cs="맑은 고딕"/>
          <w:b/>
          <w:bCs/>
          <w:color w:val="000000"/>
          <w:sz w:val="21"/>
          <w:szCs w:val="21"/>
        </w:rPr>
      </w:pPr>
      <w:r>
        <w:rPr>
          <w:rFonts w:ascii="맑은 고딕" w:eastAsia="맑은 고딕" w:hAnsi="맑은 고딕" w:cs="맑은 고딕"/>
          <w:b/>
          <w:bCs/>
          <w:color w:val="000000"/>
          <w:sz w:val="21"/>
          <w:szCs w:val="21"/>
        </w:rPr>
        <w:t>음의 방향 선행 위상 확인</w:t>
      </w:r>
    </w:p>
    <w:p w14:paraId="000002AD"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측정 방법</w:t>
      </w:r>
    </w:p>
    <w:p w14:paraId="000002AE"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개발자용 PC 앱을 사용해 프로그램(맵 데이터)을 1번으로 선택한다.</w:t>
      </w:r>
    </w:p>
    <w:p w14:paraId="000002AF"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오실로스코프를 사용하여 자극 펄스의 선행 위상을 확인한다.</w:t>
      </w:r>
    </w:p>
    <w:p w14:paraId="000002B0"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통과 기준</w:t>
      </w:r>
    </w:p>
    <w:p w14:paraId="000002B1"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자극 펄스의 선행 위상이 음의 방향이어야 한다.</w:t>
      </w:r>
    </w:p>
    <w:p w14:paraId="000002B2"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모든 펄스의 선행 위상이 동일한 방향이어야 한다.</w:t>
      </w:r>
    </w:p>
    <w:p w14:paraId="000002B3" w14:textId="77777777" w:rsidR="00850D8F" w:rsidRDefault="00000000">
      <w:pPr>
        <w:numPr>
          <w:ilvl w:val="0"/>
          <w:numId w:val="5"/>
        </w:numPr>
        <w:pBdr>
          <w:top w:val="nil"/>
          <w:left w:val="nil"/>
          <w:bottom w:val="nil"/>
          <w:right w:val="nil"/>
          <w:between w:val="nil"/>
        </w:pBdr>
      </w:pPr>
      <w:sdt>
        <w:sdtPr>
          <w:tag w:val="goog_rdk_14"/>
          <w:id w:val="-926761719"/>
        </w:sdtPr>
        <w:sdtContent>
          <w:commentRangeStart w:id="100"/>
        </w:sdtContent>
      </w:sdt>
      <w:r>
        <w:rPr>
          <w:rFonts w:ascii="맑은 고딕" w:eastAsia="맑은 고딕" w:hAnsi="맑은 고딕" w:cs="맑은 고딕"/>
        </w:rPr>
        <w:t>16 채널 내부기의 경우 채널 1에서 16에 해당하는 자극 출력 후, 채널 17에서 32에 해당하는 시간 동안 자극이 없다. 즉, 16개 자극 출력이 있고 없음이 반복되는 것을 확인할 수 있다.</w:t>
      </w:r>
      <w:commentRangeEnd w:id="100"/>
      <w:r w:rsidR="006B12D8">
        <w:rPr>
          <w:rStyle w:val="af0"/>
          <w:sz w:val="20"/>
          <w:szCs w:val="20"/>
        </w:rPr>
        <w:commentReference w:id="100"/>
      </w:r>
    </w:p>
    <w:p w14:paraId="000002B4" w14:textId="77777777" w:rsidR="00850D8F" w:rsidRDefault="00850D8F" w:rsidP="008C1193"/>
    <w:p w14:paraId="000002B5" w14:textId="77777777" w:rsidR="00850D8F" w:rsidRDefault="00000000" w:rsidP="008C1193">
      <w:pPr>
        <w:rPr>
          <w:rFonts w:ascii="맑은 고딕" w:eastAsia="맑은 고딕" w:hAnsi="맑은 고딕" w:cs="맑은 고딕"/>
          <w:color w:val="000000"/>
        </w:rPr>
        <w:pPrChange w:id="101" w:author="김은수" w:date="2026-09-29T13:52:00Z" w16du:dateUtc="2026-09-29T04:52:00Z">
          <w:pPr>
            <w:spacing w:after="0" w:line="20" w:lineRule="auto"/>
          </w:pPr>
        </w:pPrChange>
      </w:pPr>
      <w:r>
        <w:br w:type="page"/>
      </w:r>
    </w:p>
    <w:p w14:paraId="000002B6" w14:textId="77777777" w:rsidR="00850D8F" w:rsidRDefault="00850D8F">
      <w:pPr>
        <w:spacing w:after="0" w:line="20" w:lineRule="auto"/>
        <w:jc w:val="left"/>
        <w:rPr>
          <w:rFonts w:ascii="맑은 고딕" w:eastAsia="맑은 고딕" w:hAnsi="맑은 고딕" w:cs="맑은 고딕"/>
          <w:color w:val="000000"/>
        </w:rPr>
      </w:pPr>
    </w:p>
    <w:p w14:paraId="000002B7" w14:textId="77777777" w:rsidR="00850D8F" w:rsidRDefault="00000000">
      <w:pPr>
        <w:pStyle w:val="4"/>
        <w:keepNext w:val="0"/>
        <w:numPr>
          <w:ilvl w:val="3"/>
          <w:numId w:val="1"/>
        </w:numPr>
        <w:spacing w:before="140" w:after="100" w:line="276" w:lineRule="auto"/>
        <w:ind w:left="300" w:right="200" w:firstLine="0"/>
        <w:jc w:val="left"/>
        <w:rPr>
          <w:rFonts w:ascii="맑은 고딕" w:eastAsia="맑은 고딕" w:hAnsi="맑은 고딕" w:cs="맑은 고딕"/>
          <w:b/>
          <w:bCs/>
          <w:color w:val="000000"/>
          <w:sz w:val="21"/>
          <w:szCs w:val="21"/>
        </w:rPr>
      </w:pPr>
      <w:r>
        <w:rPr>
          <w:rFonts w:ascii="맑은 고딕" w:eastAsia="맑은 고딕" w:hAnsi="맑은 고딕" w:cs="맑은 고딕"/>
          <w:b/>
          <w:bCs/>
          <w:color w:val="000000"/>
          <w:sz w:val="21"/>
          <w:szCs w:val="21"/>
        </w:rPr>
        <w:t>양의 방향 선행 위상 확인</w:t>
      </w:r>
    </w:p>
    <w:p w14:paraId="000002B8"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측정 방법</w:t>
      </w:r>
    </w:p>
    <w:p w14:paraId="000002B9" w14:textId="77777777" w:rsidR="00850D8F" w:rsidRDefault="00000000">
      <w:pPr>
        <w:numPr>
          <w:ilvl w:val="0"/>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개발자용 PC 앱의 프로그램(맵 데이터)을 3번으로 선택한다.</w:t>
      </w:r>
    </w:p>
    <w:p w14:paraId="000002BA" w14:textId="77777777" w:rsidR="00850D8F" w:rsidRDefault="00000000">
      <w:pPr>
        <w:numPr>
          <w:ilvl w:val="0"/>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오실로스코프를 사용하여 자극 펄스의 선행 위상을 확인한다.</w:t>
      </w:r>
    </w:p>
    <w:p w14:paraId="000002BB" w14:textId="77777777" w:rsidR="00850D8F" w:rsidRDefault="00000000">
      <w:pPr>
        <w:numPr>
          <w:ilvl w:val="0"/>
          <w:numId w:val="5"/>
        </w:numPr>
        <w:pBdr>
          <w:top w:val="nil"/>
          <w:left w:val="nil"/>
          <w:bottom w:val="nil"/>
          <w:right w:val="nil"/>
          <w:between w:val="nil"/>
        </w:pBdr>
        <w:rPr>
          <w:color w:val="000000"/>
        </w:rPr>
      </w:pPr>
      <w:r>
        <w:rPr>
          <w:rFonts w:ascii="맑은 고딕" w:eastAsia="맑은 고딕" w:hAnsi="맑은 고딕" w:cs="맑은 고딕"/>
          <w:color w:val="000000"/>
        </w:rPr>
        <w:t>프로그램(맵 데이터) 3번은 NofM 자극 전략으로 동작하기 때문에 16개 채널 출력이 반복된다.</w:t>
      </w:r>
    </w:p>
    <w:p w14:paraId="000002BC"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통과 기준</w:t>
      </w:r>
    </w:p>
    <w:p w14:paraId="000002BD" w14:textId="77777777" w:rsidR="00850D8F" w:rsidRDefault="00000000">
      <w:pPr>
        <w:numPr>
          <w:ilvl w:val="0"/>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자극 펄스의 선행 위상이 양의 방향이어야 한다.</w:t>
      </w:r>
    </w:p>
    <w:p w14:paraId="000002BE" w14:textId="77777777" w:rsidR="00850D8F" w:rsidRDefault="00000000">
      <w:pPr>
        <w:numPr>
          <w:ilvl w:val="0"/>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모든 펄스의 선행 위상이 동일한 방향이어야 한다.</w:t>
      </w:r>
    </w:p>
    <w:p w14:paraId="000002BF" w14:textId="77777777" w:rsidR="00850D8F" w:rsidRDefault="00000000" w:rsidP="008C1193">
      <w:pPr>
        <w:pPrChange w:id="102" w:author="김은수" w:date="2026-09-29T13:52:00Z" w16du:dateUtc="2026-09-29T04:52:00Z">
          <w:pPr>
            <w:widowControl/>
            <w:spacing w:after="0" w:line="20" w:lineRule="auto"/>
            <w:jc w:val="left"/>
          </w:pPr>
        </w:pPrChange>
      </w:pPr>
      <w:r>
        <w:br w:type="page"/>
      </w:r>
    </w:p>
    <w:p w14:paraId="000002C0" w14:textId="77777777" w:rsidR="00850D8F" w:rsidRDefault="00000000">
      <w:pPr>
        <w:pStyle w:val="2"/>
        <w:keepNext w:val="0"/>
        <w:numPr>
          <w:ilvl w:val="1"/>
          <w:numId w:val="1"/>
        </w:numPr>
        <w:spacing w:before="60" w:after="60" w:line="276" w:lineRule="auto"/>
        <w:ind w:left="100" w:firstLine="0"/>
        <w:jc w:val="left"/>
        <w:rPr>
          <w:rFonts w:ascii="맑은 고딕" w:eastAsia="맑은 고딕" w:hAnsi="맑은 고딕" w:cs="맑은 고딕"/>
          <w:color w:val="000000"/>
          <w:sz w:val="24"/>
          <w:szCs w:val="24"/>
        </w:rPr>
      </w:pPr>
      <w:bookmarkStart w:id="103" w:name="_Toc241582670"/>
      <w:r>
        <w:rPr>
          <w:rFonts w:ascii="맑은 고딕" w:eastAsia="맑은 고딕" w:hAnsi="맑은 고딕" w:cs="맑은 고딕"/>
          <w:b/>
          <w:bCs/>
          <w:color w:val="000000"/>
          <w:sz w:val="24"/>
          <w:szCs w:val="24"/>
        </w:rPr>
        <w:lastRenderedPageBreak/>
        <w:t>시험 ID : SYS-EP-TEST-ID-6</w:t>
      </w:r>
      <w:bookmarkEnd w:id="103"/>
    </w:p>
    <w:p w14:paraId="000002C1" w14:textId="77777777" w:rsidR="00850D8F" w:rsidRDefault="00000000">
      <w:pPr>
        <w:pStyle w:val="3"/>
        <w:keepNext w:val="0"/>
        <w:numPr>
          <w:ilvl w:val="2"/>
          <w:numId w:val="1"/>
        </w:numPr>
        <w:spacing w:before="60" w:after="60" w:line="276" w:lineRule="auto"/>
        <w:ind w:left="200" w:firstLine="0"/>
        <w:jc w:val="left"/>
        <w:rPr>
          <w:rFonts w:ascii="맑은 고딕" w:eastAsia="맑은 고딕" w:hAnsi="맑은 고딕" w:cs="맑은 고딕"/>
          <w:b/>
          <w:bCs/>
          <w:color w:val="000000"/>
          <w:sz w:val="22"/>
          <w:szCs w:val="22"/>
        </w:rPr>
      </w:pPr>
      <w:bookmarkStart w:id="104" w:name="_Toc241582671"/>
      <w:r>
        <w:rPr>
          <w:rFonts w:ascii="맑은 고딕" w:eastAsia="맑은 고딕" w:hAnsi="맑은 고딕" w:cs="맑은 고딕"/>
          <w:b/>
          <w:bCs/>
          <w:color w:val="000000"/>
          <w:sz w:val="22"/>
          <w:szCs w:val="22"/>
        </w:rPr>
        <w:t>시험 설명</w:t>
      </w:r>
      <w:bookmarkEnd w:id="104"/>
    </w:p>
    <w:p w14:paraId="000002C2" w14:textId="77777777" w:rsidR="00850D8F" w:rsidRDefault="00000000">
      <w:pPr>
        <w:numPr>
          <w:ilvl w:val="0"/>
          <w:numId w:val="2"/>
        </w:numPr>
        <w:pBdr>
          <w:top w:val="nil"/>
          <w:left w:val="nil"/>
          <w:bottom w:val="nil"/>
          <w:right w:val="nil"/>
          <w:between w:val="nil"/>
        </w:pBdr>
        <w:spacing w:after="60" w:line="300" w:lineRule="auto"/>
        <w:ind w:left="489" w:hanging="150"/>
        <w:jc w:val="left"/>
        <w:rPr>
          <w:color w:val="000000"/>
        </w:rPr>
      </w:pPr>
      <w:r>
        <w:rPr>
          <w:rFonts w:ascii="맑은 고딕" w:eastAsia="맑은 고딕" w:hAnsi="맑은 고딕" w:cs="맑은 고딕"/>
          <w:color w:val="000000"/>
        </w:rPr>
        <w:t>사운드 입력 크기에 따른 자극 출력 파형의 크기 확인.</w:t>
      </w:r>
    </w:p>
    <w:p w14:paraId="000002C3" w14:textId="77777777" w:rsidR="00850D8F" w:rsidRDefault="00000000">
      <w:pPr>
        <w:pStyle w:val="3"/>
        <w:keepNext w:val="0"/>
        <w:numPr>
          <w:ilvl w:val="2"/>
          <w:numId w:val="1"/>
        </w:numPr>
        <w:spacing w:before="60" w:after="60" w:line="276" w:lineRule="auto"/>
        <w:ind w:left="200" w:firstLine="0"/>
        <w:jc w:val="left"/>
        <w:rPr>
          <w:rFonts w:ascii="맑은 고딕" w:eastAsia="맑은 고딕" w:hAnsi="맑은 고딕" w:cs="맑은 고딕"/>
          <w:b/>
          <w:bCs/>
          <w:color w:val="000000"/>
          <w:sz w:val="22"/>
          <w:szCs w:val="22"/>
        </w:rPr>
      </w:pPr>
      <w:bookmarkStart w:id="105" w:name="_Toc241582672"/>
      <w:r>
        <w:rPr>
          <w:rFonts w:ascii="맑은 고딕" w:eastAsia="맑은 고딕" w:hAnsi="맑은 고딕" w:cs="맑은 고딕"/>
          <w:b/>
          <w:bCs/>
          <w:color w:val="000000"/>
          <w:sz w:val="22"/>
          <w:szCs w:val="22"/>
        </w:rPr>
        <w:t>시험 준비 및 초기 조건</w:t>
      </w:r>
      <w:bookmarkEnd w:id="105"/>
    </w:p>
    <w:p w14:paraId="000002C4" w14:textId="77777777" w:rsidR="00850D8F" w:rsidRDefault="00000000">
      <w:pPr>
        <w:numPr>
          <w:ilvl w:val="0"/>
          <w:numId w:val="2"/>
        </w:numPr>
        <w:pBdr>
          <w:top w:val="nil"/>
          <w:left w:val="nil"/>
          <w:bottom w:val="nil"/>
          <w:right w:val="nil"/>
          <w:between w:val="nil"/>
        </w:pBdr>
        <w:spacing w:after="60" w:line="300" w:lineRule="auto"/>
        <w:ind w:left="489" w:hanging="150"/>
        <w:jc w:val="left"/>
        <w:rPr>
          <w:color w:val="000000"/>
        </w:rPr>
      </w:pPr>
      <w:r>
        <w:rPr>
          <w:rFonts w:ascii="맑은 고딕" w:eastAsia="맑은 고딕" w:hAnsi="맑은 고딕" w:cs="맑은 고딕"/>
          <w:color w:val="000000"/>
        </w:rPr>
        <w:t>시험 ID : SYS-EP-TEST-ID-1의 시험 준비와 동일.</w:t>
      </w:r>
    </w:p>
    <w:p w14:paraId="000002C5" w14:textId="77777777" w:rsidR="00850D8F" w:rsidRDefault="00000000">
      <w:pPr>
        <w:pStyle w:val="3"/>
        <w:keepNext w:val="0"/>
        <w:numPr>
          <w:ilvl w:val="2"/>
          <w:numId w:val="1"/>
        </w:numPr>
        <w:spacing w:before="60" w:after="60" w:line="276" w:lineRule="auto"/>
        <w:ind w:left="200" w:firstLine="0"/>
        <w:jc w:val="left"/>
        <w:rPr>
          <w:rFonts w:ascii="맑은 고딕" w:eastAsia="맑은 고딕" w:hAnsi="맑은 고딕" w:cs="맑은 고딕"/>
          <w:b/>
          <w:bCs/>
          <w:color w:val="000000"/>
          <w:sz w:val="22"/>
          <w:szCs w:val="22"/>
        </w:rPr>
      </w:pPr>
      <w:bookmarkStart w:id="106" w:name="_Toc241582673"/>
      <w:r>
        <w:rPr>
          <w:rFonts w:ascii="맑은 고딕" w:eastAsia="맑은 고딕" w:hAnsi="맑은 고딕" w:cs="맑은 고딕"/>
          <w:b/>
          <w:bCs/>
          <w:color w:val="000000"/>
          <w:sz w:val="22"/>
          <w:szCs w:val="22"/>
        </w:rPr>
        <w:t>시험 진행</w:t>
      </w:r>
      <w:bookmarkEnd w:id="106"/>
    </w:p>
    <w:p w14:paraId="000002C6" w14:textId="77777777" w:rsidR="00850D8F" w:rsidRDefault="00000000">
      <w:pPr>
        <w:pStyle w:val="4"/>
        <w:keepNext w:val="0"/>
        <w:numPr>
          <w:ilvl w:val="3"/>
          <w:numId w:val="1"/>
        </w:numPr>
        <w:spacing w:before="60" w:after="60" w:line="276" w:lineRule="auto"/>
        <w:ind w:left="300" w:right="200" w:firstLine="0"/>
        <w:jc w:val="left"/>
        <w:rPr>
          <w:rFonts w:ascii="맑은 고딕" w:eastAsia="맑은 고딕" w:hAnsi="맑은 고딕" w:cs="맑은 고딕"/>
          <w:b/>
          <w:bCs/>
          <w:color w:val="000000"/>
          <w:sz w:val="21"/>
          <w:szCs w:val="21"/>
        </w:rPr>
      </w:pPr>
      <w:r>
        <w:rPr>
          <w:rFonts w:ascii="맑은 고딕" w:eastAsia="맑은 고딕" w:hAnsi="맑은 고딕" w:cs="맑은 고딕"/>
          <w:b/>
          <w:bCs/>
          <w:color w:val="000000"/>
          <w:sz w:val="21"/>
          <w:szCs w:val="21"/>
        </w:rPr>
        <w:t>최소 입력 사운드에 대한 자극 출력 확인 A</w:t>
      </w:r>
    </w:p>
    <w:p w14:paraId="000002C7" w14:textId="77777777" w:rsidR="00850D8F" w:rsidRDefault="00000000">
      <w:pPr>
        <w:pStyle w:val="5"/>
        <w:keepNext w:val="0"/>
        <w:numPr>
          <w:ilvl w:val="4"/>
          <w:numId w:val="1"/>
        </w:numPr>
        <w:spacing w:before="60" w:after="6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측정 방법</w:t>
      </w:r>
    </w:p>
    <w:p w14:paraId="000002C8" w14:textId="77777777" w:rsidR="00850D8F" w:rsidRDefault="00000000">
      <w:pPr>
        <w:numPr>
          <w:ilvl w:val="0"/>
          <w:numId w:val="3"/>
        </w:numPr>
        <w:pBdr>
          <w:top w:val="nil"/>
          <w:left w:val="nil"/>
          <w:bottom w:val="nil"/>
          <w:right w:val="nil"/>
          <w:between w:val="nil"/>
        </w:pBdr>
        <w:spacing w:after="60" w:line="300" w:lineRule="auto"/>
        <w:ind w:left="715" w:hanging="150"/>
        <w:jc w:val="left"/>
        <w:rPr>
          <w:color w:val="000000"/>
        </w:rPr>
      </w:pPr>
      <w:r>
        <w:rPr>
          <w:rFonts w:ascii="맑은 고딕" w:eastAsia="맑은 고딕" w:hAnsi="맑은 고딕" w:cs="맑은 고딕"/>
          <w:color w:val="000000"/>
        </w:rPr>
        <w:t>개발자용 PC 앱을 사용해 프로그램(맵 데이터)을 1번으로 선택한다.</w:t>
      </w:r>
    </w:p>
    <w:p w14:paraId="000002C9" w14:textId="77777777" w:rsidR="00850D8F" w:rsidRDefault="00000000">
      <w:pPr>
        <w:numPr>
          <w:ilvl w:val="0"/>
          <w:numId w:val="3"/>
        </w:numPr>
        <w:pBdr>
          <w:top w:val="nil"/>
          <w:left w:val="nil"/>
          <w:bottom w:val="nil"/>
          <w:right w:val="nil"/>
          <w:between w:val="nil"/>
        </w:pBdr>
        <w:spacing w:after="60" w:line="300" w:lineRule="auto"/>
        <w:ind w:left="715" w:hanging="150"/>
        <w:jc w:val="left"/>
        <w:rPr>
          <w:color w:val="000000"/>
        </w:rPr>
      </w:pPr>
      <w:r>
        <w:rPr>
          <w:rFonts w:ascii="맑은 고딕" w:eastAsia="맑은 고딕" w:hAnsi="맑은 고딕" w:cs="맑은 고딕"/>
          <w:color w:val="000000"/>
        </w:rPr>
        <w:t>볼륨을 1로 설정한다.</w:t>
      </w:r>
    </w:p>
    <w:p w14:paraId="000002CA" w14:textId="77777777" w:rsidR="00850D8F" w:rsidRDefault="00000000">
      <w:pPr>
        <w:numPr>
          <w:ilvl w:val="0"/>
          <w:numId w:val="3"/>
        </w:numPr>
        <w:pBdr>
          <w:top w:val="nil"/>
          <w:left w:val="nil"/>
          <w:bottom w:val="nil"/>
          <w:right w:val="nil"/>
          <w:between w:val="nil"/>
        </w:pBdr>
        <w:spacing w:after="60" w:line="300" w:lineRule="auto"/>
        <w:ind w:left="715" w:hanging="150"/>
        <w:jc w:val="left"/>
        <w:rPr>
          <w:color w:val="000000"/>
        </w:rPr>
      </w:pPr>
      <w:r>
        <w:rPr>
          <w:rFonts w:ascii="맑은 고딕" w:eastAsia="맑은 고딕" w:hAnsi="맑은 고딕" w:cs="맑은 고딕"/>
          <w:color w:val="000000"/>
        </w:rPr>
        <w:t>개발자용 PC 앱의 오디오 입력 최대값 테스트 화면으로 진입한다.</w:t>
      </w:r>
    </w:p>
    <w:p w14:paraId="000002CB" w14:textId="77777777" w:rsidR="00850D8F" w:rsidRDefault="00000000">
      <w:pPr>
        <w:numPr>
          <w:ilvl w:val="0"/>
          <w:numId w:val="3"/>
        </w:numPr>
        <w:pBdr>
          <w:top w:val="nil"/>
          <w:left w:val="nil"/>
          <w:bottom w:val="nil"/>
          <w:right w:val="nil"/>
          <w:between w:val="nil"/>
        </w:pBdr>
        <w:spacing w:after="60" w:line="300" w:lineRule="auto"/>
        <w:ind w:left="715" w:hanging="150"/>
        <w:jc w:val="left"/>
        <w:rPr>
          <w:color w:val="000000"/>
        </w:rPr>
      </w:pPr>
      <w:r>
        <w:rPr>
          <w:rFonts w:ascii="맑은 고딕" w:eastAsia="맑은 고딕" w:hAnsi="맑은 고딕" w:cs="맑은 고딕"/>
          <w:color w:val="000000"/>
        </w:rPr>
        <w:t>측정 소프트웨어에서 3815 Hz 사인파 신호를 재생하고, ADC 값이 16~31에 대응하도록 설정한다.</w:t>
      </w:r>
    </w:p>
    <w:p w14:paraId="000002CC" w14:textId="77777777" w:rsidR="00850D8F" w:rsidRDefault="00000000">
      <w:pPr>
        <w:numPr>
          <w:ilvl w:val="0"/>
          <w:numId w:val="3"/>
        </w:numPr>
        <w:pBdr>
          <w:top w:val="nil"/>
          <w:left w:val="nil"/>
          <w:bottom w:val="nil"/>
          <w:right w:val="nil"/>
          <w:between w:val="nil"/>
        </w:pBdr>
        <w:spacing w:after="60" w:line="300" w:lineRule="auto"/>
        <w:ind w:left="715" w:hanging="150"/>
        <w:jc w:val="left"/>
        <w:rPr>
          <w:color w:val="000000"/>
        </w:rPr>
      </w:pPr>
      <w:r>
        <w:rPr>
          <w:rFonts w:ascii="맑은 고딕" w:eastAsia="맑은 고딕" w:hAnsi="맑은 고딕" w:cs="맑은 고딕"/>
          <w:color w:val="000000"/>
        </w:rPr>
        <w:t xml:space="preserve">오실로스코프를 사용하여 26번(16채널 내부기는 </w:t>
      </w:r>
      <w:r>
        <w:rPr>
          <w:rFonts w:ascii="맑은 고딕" w:eastAsia="맑은 고딕" w:hAnsi="맑은 고딕" w:cs="맑은 고딕"/>
        </w:rPr>
        <w:t>9번)</w:t>
      </w:r>
      <w:r>
        <w:rPr>
          <w:rFonts w:ascii="맑은 고딕" w:eastAsia="맑은 고딕" w:hAnsi="맑은 고딕" w:cs="맑은 고딕"/>
          <w:color w:val="000000"/>
        </w:rPr>
        <w:t xml:space="preserve"> 채널의 자극 출력 전압을 측정한다. (16번 채널의 출력이 가장 크게 나오게 설정되어 있으면 이를 기준으로 해당 채널을 확인한다.)</w:t>
      </w:r>
    </w:p>
    <w:p w14:paraId="000002CD" w14:textId="77777777" w:rsidR="00850D8F" w:rsidRDefault="00000000">
      <w:pPr>
        <w:numPr>
          <w:ilvl w:val="0"/>
          <w:numId w:val="5"/>
        </w:numPr>
        <w:pBdr>
          <w:top w:val="nil"/>
          <w:left w:val="nil"/>
          <w:bottom w:val="nil"/>
          <w:right w:val="nil"/>
          <w:between w:val="nil"/>
        </w:pBdr>
        <w:rPr>
          <w:color w:val="000000"/>
        </w:rPr>
      </w:pPr>
      <w:r>
        <w:rPr>
          <w:rFonts w:eastAsia="HY중고딕"/>
          <w:color w:val="000000"/>
        </w:rPr>
        <w:t>ADC 값에 대응되는 음압 정보는 『부록 1. TD24A-A-EXT 외부기의 입력 음압 대비 ADC 출력 테이블』 참조</w:t>
      </w:r>
    </w:p>
    <w:p w14:paraId="000002CE" w14:textId="77777777" w:rsidR="00850D8F" w:rsidRDefault="00000000">
      <w:pPr>
        <w:spacing w:after="60" w:line="300" w:lineRule="auto"/>
        <w:jc w:val="center"/>
        <w:rPr>
          <w:rFonts w:ascii="맑은 고딕" w:eastAsia="맑은 고딕" w:hAnsi="맑은 고딕" w:cs="맑은 고딕"/>
          <w:color w:val="000000"/>
        </w:rPr>
      </w:pPr>
      <w:r>
        <w:rPr>
          <w:rFonts w:ascii="맑은 고딕" w:eastAsia="맑은 고딕" w:hAnsi="맑은 고딕" w:cs="맑은 고딕"/>
          <w:noProof/>
          <w:color w:val="000000"/>
        </w:rPr>
        <w:drawing>
          <wp:inline distT="0" distB="0" distL="0" distR="0" wp14:anchorId="7D2F7BAE" wp14:editId="49C47660">
            <wp:extent cx="901700" cy="1219200"/>
            <wp:effectExtent l="0" t="0" r="0" b="0"/>
            <wp:docPr id="2140985908" name="image8.png" descr="차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8.png" descr="차트이(가) 표시된 사진&#10;&#10;자동 생성된 설명"/>
                    <pic:cNvPicPr preferRelativeResize="0"/>
                  </pic:nvPicPr>
                  <pic:blipFill>
                    <a:blip r:embed="rId40"/>
                    <a:srcRect/>
                    <a:stretch>
                      <a:fillRect/>
                    </a:stretch>
                  </pic:blipFill>
                  <pic:spPr>
                    <a:xfrm>
                      <a:off x="0" y="0"/>
                      <a:ext cx="902111" cy="1219756"/>
                    </a:xfrm>
                    <a:prstGeom prst="rect">
                      <a:avLst/>
                    </a:prstGeom>
                    <a:ln/>
                  </pic:spPr>
                </pic:pic>
              </a:graphicData>
            </a:graphic>
          </wp:inline>
        </w:drawing>
      </w:r>
    </w:p>
    <w:p w14:paraId="000002CF" w14:textId="77777777" w:rsidR="00850D8F" w:rsidRDefault="00000000">
      <w:pPr>
        <w:spacing w:after="60" w:line="300" w:lineRule="auto"/>
        <w:ind w:left="565"/>
        <w:jc w:val="left"/>
        <w:rPr>
          <w:rFonts w:ascii="맑은 고딕" w:eastAsia="맑은 고딕" w:hAnsi="맑은 고딕" w:cs="맑은 고딕"/>
          <w:color w:val="000000"/>
        </w:rPr>
      </w:pPr>
      <w:r>
        <w:rPr>
          <w:rFonts w:ascii="맑은 고딕" w:eastAsia="맑은 고딕" w:hAnsi="맑은 고딕" w:cs="맑은 고딕"/>
          <w:color w:val="000000"/>
        </w:rPr>
        <w:t>전압 측정 시 위 그림과 같이 펄스 크기의 중심 값을 측정 값으로 한다.</w:t>
      </w:r>
    </w:p>
    <w:p w14:paraId="000002D0" w14:textId="77777777" w:rsidR="00850D8F" w:rsidRDefault="00000000">
      <w:pPr>
        <w:pStyle w:val="5"/>
        <w:keepNext w:val="0"/>
        <w:numPr>
          <w:ilvl w:val="4"/>
          <w:numId w:val="1"/>
        </w:numPr>
        <w:spacing w:before="60" w:after="6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통과 기준</w:t>
      </w:r>
    </w:p>
    <w:p w14:paraId="000002D1" w14:textId="77777777" w:rsidR="00850D8F" w:rsidRDefault="00000000">
      <w:pPr>
        <w:spacing w:after="60" w:line="300" w:lineRule="auto"/>
        <w:jc w:val="center"/>
        <w:rPr>
          <w:rFonts w:ascii="맑은 고딕" w:eastAsia="맑은 고딕" w:hAnsi="맑은 고딕" w:cs="맑은 고딕"/>
        </w:rPr>
      </w:pPr>
      <w:r>
        <w:rPr>
          <w:rFonts w:ascii="맑은 고딕" w:eastAsia="맑은 고딕" w:hAnsi="맑은 고딕" w:cs="맑은 고딕"/>
          <w:color w:val="000000"/>
        </w:rPr>
        <w:t>∵ T: 500, C: 1500, Stimulation Current : 출력 전류 5</w:t>
      </w:r>
      <w:r>
        <w:rPr>
          <w:rFonts w:ascii="맑은 고딕" w:eastAsia="맑은 고딕" w:hAnsi="맑은 고딕" w:cs="맑은 고딕"/>
          <w:b/>
          <w:bCs/>
          <w:color w:val="EE0000"/>
        </w:rPr>
        <w:t>3</w:t>
      </w:r>
      <w:r>
        <w:rPr>
          <w:rFonts w:ascii="맑은 고딕" w:eastAsia="맑은 고딕" w:hAnsi="맑은 고딕" w:cs="맑은 고딕"/>
          <w:color w:val="000000"/>
        </w:rPr>
        <w:t>9µA(-10%)~ 591µA(+10%)</w:t>
      </w:r>
    </w:p>
    <w:p w14:paraId="000002D2" w14:textId="77777777" w:rsidR="00850D8F" w:rsidRDefault="00000000">
      <w:pPr>
        <w:spacing w:after="60" w:line="300" w:lineRule="auto"/>
        <w:jc w:val="center"/>
        <w:rPr>
          <w:rFonts w:ascii="맑은 고딕" w:eastAsia="맑은 고딕" w:hAnsi="맑은 고딕" w:cs="맑은 고딕"/>
          <w:color w:val="000000"/>
        </w:rPr>
      </w:pPr>
      <w:r>
        <w:rPr>
          <w:rFonts w:ascii="맑은 고딕" w:eastAsia="맑은 고딕" w:hAnsi="맑은 고딕" w:cs="맑은 고딕"/>
          <w:color w:val="000000"/>
        </w:rPr>
        <w:t>(-10% : 485 µA, +10% : 650 µA)</w:t>
      </w:r>
    </w:p>
    <w:p w14:paraId="000002D3" w14:textId="5A03AF2C" w:rsidR="00850D8F" w:rsidDel="008C1193" w:rsidRDefault="00000000">
      <w:pPr>
        <w:spacing w:after="60" w:line="300" w:lineRule="auto"/>
        <w:jc w:val="center"/>
        <w:rPr>
          <w:del w:id="107" w:author="김은수" w:date="2026-09-29T13:53:00Z" w16du:dateUtc="2026-09-29T04:53:00Z"/>
          <w:rFonts w:ascii="맑은 고딕" w:eastAsia="맑은 고딕" w:hAnsi="맑은 고딕" w:cs="맑은 고딕"/>
          <w:b/>
          <w:bCs/>
          <w:i/>
          <w:iCs/>
          <w:color w:val="0000FF"/>
        </w:rPr>
      </w:pPr>
      <w:del w:id="108" w:author="김은수" w:date="2026-09-29T13:53:00Z" w16du:dateUtc="2026-09-29T04:53:00Z">
        <w:r w:rsidDel="008C1193">
          <w:rPr>
            <w:rFonts w:ascii="맑은 고딕" w:eastAsia="맑은 고딕" w:hAnsi="맑은 고딕" w:cs="맑은 고딕"/>
            <w:b/>
            <w:bCs/>
            <w:i/>
            <w:iCs/>
            <w:color w:val="0000FF"/>
          </w:rPr>
          <w:delText>16채널 실측 : ADC 평균 = 29, 전류 = 520.8µA</w:delText>
        </w:r>
      </w:del>
    </w:p>
    <w:p w14:paraId="000002D4" w14:textId="696326A1" w:rsidR="00850D8F" w:rsidDel="008C1193" w:rsidRDefault="00000000">
      <w:pPr>
        <w:spacing w:after="60" w:line="300" w:lineRule="auto"/>
        <w:jc w:val="center"/>
        <w:rPr>
          <w:del w:id="109" w:author="김은수" w:date="2026-09-29T13:53:00Z" w16du:dateUtc="2026-09-29T04:53:00Z"/>
          <w:rFonts w:ascii="맑은 고딕" w:eastAsia="맑은 고딕" w:hAnsi="맑은 고딕" w:cs="맑은 고딕"/>
          <w:b/>
          <w:bCs/>
          <w:i/>
          <w:iCs/>
          <w:color w:val="0000FF"/>
        </w:rPr>
      </w:pPr>
      <w:del w:id="110" w:author="김은수" w:date="2026-09-29T13:53:00Z" w16du:dateUtc="2026-09-29T04:53:00Z">
        <w:r w:rsidDel="008C1193">
          <w:rPr>
            <w:rFonts w:ascii="맑은 고딕" w:eastAsia="맑은 고딕" w:hAnsi="맑은 고딕" w:cs="맑은 고딕"/>
            <w:b/>
            <w:bCs/>
            <w:i/>
            <w:iCs/>
            <w:color w:val="0000FF"/>
          </w:rPr>
          <w:delText>32채널 실측 : ADC 평균 = 28, 전류 = 546.7µA</w:delText>
        </w:r>
      </w:del>
    </w:p>
    <w:p w14:paraId="000002D5" w14:textId="77777777" w:rsidR="00850D8F" w:rsidRDefault="00000000" w:rsidP="008C1193">
      <w:pPr>
        <w:rPr>
          <w:rFonts w:ascii="맑은 고딕" w:eastAsia="맑은 고딕" w:hAnsi="맑은 고딕" w:cs="맑은 고딕"/>
          <w:color w:val="000000"/>
        </w:rPr>
        <w:pPrChange w:id="111" w:author="김은수" w:date="2026-09-29T13:53:00Z" w16du:dateUtc="2026-09-29T04:53:00Z">
          <w:pPr>
            <w:spacing w:after="0" w:line="20" w:lineRule="auto"/>
          </w:pPr>
        </w:pPrChange>
      </w:pPr>
      <w:r>
        <w:br w:type="page"/>
      </w:r>
    </w:p>
    <w:p w14:paraId="000002D6" w14:textId="77777777" w:rsidR="00850D8F" w:rsidRDefault="00850D8F">
      <w:pPr>
        <w:spacing w:after="0" w:line="20" w:lineRule="auto"/>
        <w:jc w:val="left"/>
        <w:rPr>
          <w:rFonts w:ascii="맑은 고딕" w:eastAsia="맑은 고딕" w:hAnsi="맑은 고딕" w:cs="맑은 고딕"/>
          <w:color w:val="000000"/>
        </w:rPr>
      </w:pPr>
    </w:p>
    <w:p w14:paraId="000002D7" w14:textId="77777777" w:rsidR="00850D8F" w:rsidRDefault="00000000">
      <w:pPr>
        <w:pStyle w:val="4"/>
        <w:keepNext w:val="0"/>
        <w:numPr>
          <w:ilvl w:val="3"/>
          <w:numId w:val="1"/>
        </w:numPr>
        <w:spacing w:before="140" w:after="100" w:line="276" w:lineRule="auto"/>
        <w:ind w:left="300" w:right="200" w:firstLine="0"/>
        <w:jc w:val="left"/>
        <w:rPr>
          <w:rFonts w:ascii="맑은 고딕" w:eastAsia="맑은 고딕" w:hAnsi="맑은 고딕" w:cs="맑은 고딕"/>
          <w:b/>
          <w:bCs/>
          <w:color w:val="000000"/>
          <w:sz w:val="21"/>
          <w:szCs w:val="21"/>
        </w:rPr>
      </w:pPr>
      <w:r>
        <w:rPr>
          <w:rFonts w:ascii="맑은 고딕" w:eastAsia="맑은 고딕" w:hAnsi="맑은 고딕" w:cs="맑은 고딕"/>
          <w:b/>
          <w:bCs/>
          <w:color w:val="000000"/>
          <w:sz w:val="21"/>
          <w:szCs w:val="21"/>
        </w:rPr>
        <w:t>최소 입력 사운드에 대한 자극 출력 확인 B</w:t>
      </w:r>
    </w:p>
    <w:p w14:paraId="000002D8"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측정 방법</w:t>
      </w:r>
    </w:p>
    <w:p w14:paraId="000002D9" w14:textId="77777777" w:rsidR="00850D8F" w:rsidRDefault="00000000">
      <w:pPr>
        <w:numPr>
          <w:ilvl w:val="0"/>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개발자용 PC 앱을 사용해 프로그램(맵 데이터)을 1번으로 선택한다.</w:t>
      </w:r>
    </w:p>
    <w:p w14:paraId="000002DA" w14:textId="77777777" w:rsidR="00850D8F" w:rsidRDefault="00000000">
      <w:pPr>
        <w:numPr>
          <w:ilvl w:val="0"/>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볼륨을 10으로 설정한다.</w:t>
      </w:r>
    </w:p>
    <w:p w14:paraId="000002DB" w14:textId="77777777" w:rsidR="00850D8F" w:rsidRDefault="00000000">
      <w:pPr>
        <w:numPr>
          <w:ilvl w:val="0"/>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개발자용 PC 앱의 오디오 입력 최대값 테스트 화면으로 진입한다.</w:t>
      </w:r>
    </w:p>
    <w:p w14:paraId="000002DC" w14:textId="77777777" w:rsidR="00850D8F" w:rsidRDefault="00000000">
      <w:pPr>
        <w:numPr>
          <w:ilvl w:val="0"/>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측정 소프트웨어에서 3815 Hz 사인파 신호를 재생하고, ADC 값이 16~31에 대응하도록 설정한다.</w:t>
      </w:r>
    </w:p>
    <w:p w14:paraId="000002DD" w14:textId="77777777" w:rsidR="00850D8F" w:rsidRDefault="00000000">
      <w:pPr>
        <w:numPr>
          <w:ilvl w:val="0"/>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 xml:space="preserve">오실로스코프를 사용하여 26번(16채널 내부기는 </w:t>
      </w:r>
      <w:r>
        <w:rPr>
          <w:rFonts w:ascii="맑은 고딕" w:eastAsia="맑은 고딕" w:hAnsi="맑은 고딕" w:cs="맑은 고딕"/>
        </w:rPr>
        <w:t>9번</w:t>
      </w:r>
      <w:r>
        <w:rPr>
          <w:rFonts w:ascii="맑은 고딕" w:eastAsia="맑은 고딕" w:hAnsi="맑은 고딕" w:cs="맑은 고딕"/>
          <w:color w:val="000000"/>
        </w:rPr>
        <w:t>) 채널의 자극 출력 전압을 측정한다.</w:t>
      </w:r>
    </w:p>
    <w:p w14:paraId="000002DE" w14:textId="77777777" w:rsidR="00850D8F" w:rsidRDefault="00000000">
      <w:pPr>
        <w:numPr>
          <w:ilvl w:val="0"/>
          <w:numId w:val="5"/>
        </w:numPr>
        <w:pBdr>
          <w:top w:val="nil"/>
          <w:left w:val="nil"/>
          <w:bottom w:val="nil"/>
          <w:right w:val="nil"/>
          <w:between w:val="nil"/>
        </w:pBdr>
      </w:pPr>
      <w:r>
        <w:rPr>
          <w:rFonts w:eastAsia="HY중고딕"/>
          <w:color w:val="000000"/>
        </w:rPr>
        <w:t>ADC 값에 대응되는 음압 정보는 『부록 1. TD24A-A-EXT 외부기의 입력 음압 대비 ADC 출력 테이블』 참조</w:t>
      </w:r>
    </w:p>
    <w:p w14:paraId="000002DF"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통과 기준</w:t>
      </w:r>
    </w:p>
    <w:p w14:paraId="000002E0" w14:textId="77777777" w:rsidR="00850D8F" w:rsidRDefault="00000000">
      <w:pPr>
        <w:spacing w:after="120" w:line="300" w:lineRule="auto"/>
        <w:jc w:val="center"/>
        <w:rPr>
          <w:rFonts w:ascii="맑은 고딕" w:eastAsia="맑은 고딕" w:hAnsi="맑은 고딕" w:cs="맑은 고딕"/>
          <w:color w:val="000000"/>
        </w:rPr>
      </w:pPr>
      <w:r>
        <w:rPr>
          <w:rFonts w:ascii="맑은 고딕" w:eastAsia="맑은 고딕" w:hAnsi="맑은 고딕" w:cs="맑은 고딕"/>
          <w:color w:val="000000"/>
        </w:rPr>
        <w:t>∵ T: 500, C: 1500, Stimulation Current : 출력 전류 610µA(-10%)~ 728µA(+10%)</w:t>
      </w:r>
    </w:p>
    <w:p w14:paraId="000002E1" w14:textId="77777777" w:rsidR="00850D8F" w:rsidRDefault="00000000">
      <w:pPr>
        <w:spacing w:after="120" w:line="300" w:lineRule="auto"/>
        <w:jc w:val="center"/>
        <w:rPr>
          <w:rFonts w:ascii="맑은 고딕" w:eastAsia="맑은 고딕" w:hAnsi="맑은 고딕" w:cs="맑은 고딕"/>
          <w:color w:val="000000"/>
        </w:rPr>
      </w:pPr>
      <w:r>
        <w:rPr>
          <w:rFonts w:ascii="맑은 고딕" w:eastAsia="맑은 고딕" w:hAnsi="맑은 고딕" w:cs="맑은 고딕"/>
          <w:color w:val="000000"/>
        </w:rPr>
        <w:t>(-10% : 549 µA, +10% : 800.8 µA)</w:t>
      </w:r>
    </w:p>
    <w:p w14:paraId="000002E2" w14:textId="1DB771CE" w:rsidR="00850D8F" w:rsidDel="008C1193" w:rsidRDefault="00000000">
      <w:pPr>
        <w:spacing w:after="120" w:line="300" w:lineRule="auto"/>
        <w:jc w:val="center"/>
        <w:rPr>
          <w:del w:id="112" w:author="김은수" w:date="2026-09-29T13:53:00Z" w16du:dateUtc="2026-09-29T04:53:00Z"/>
          <w:rFonts w:ascii="맑은 고딕" w:eastAsia="맑은 고딕" w:hAnsi="맑은 고딕" w:cs="맑은 고딕"/>
          <w:b/>
          <w:bCs/>
          <w:i/>
          <w:iCs/>
          <w:color w:val="0000FF"/>
        </w:rPr>
      </w:pPr>
      <w:del w:id="113" w:author="김은수" w:date="2026-09-29T13:53:00Z" w16du:dateUtc="2026-09-29T04:53:00Z">
        <w:r w:rsidDel="008C1193">
          <w:rPr>
            <w:rFonts w:ascii="맑은 고딕" w:eastAsia="맑은 고딕" w:hAnsi="맑은 고딕" w:cs="맑은 고딕"/>
            <w:b/>
            <w:bCs/>
            <w:i/>
            <w:iCs/>
            <w:color w:val="0000FF"/>
          </w:rPr>
          <w:delText>16채널 실측 : ADC  평균 = 29, 전류 = 583.3µA</w:delText>
        </w:r>
      </w:del>
    </w:p>
    <w:p w14:paraId="000002E3" w14:textId="49782365" w:rsidR="00850D8F" w:rsidDel="008C1193" w:rsidRDefault="00000000">
      <w:pPr>
        <w:spacing w:after="60" w:line="300" w:lineRule="auto"/>
        <w:jc w:val="center"/>
        <w:rPr>
          <w:del w:id="114" w:author="김은수" w:date="2026-09-29T13:53:00Z" w16du:dateUtc="2026-09-29T04:53:00Z"/>
          <w:rFonts w:ascii="맑은 고딕" w:eastAsia="맑은 고딕" w:hAnsi="맑은 고딕" w:cs="맑은 고딕"/>
          <w:b/>
          <w:bCs/>
          <w:i/>
          <w:iCs/>
          <w:color w:val="0000FF"/>
        </w:rPr>
      </w:pPr>
      <w:del w:id="115" w:author="김은수" w:date="2026-09-29T13:53:00Z" w16du:dateUtc="2026-09-29T04:53:00Z">
        <w:r w:rsidDel="008C1193">
          <w:rPr>
            <w:rFonts w:ascii="맑은 고딕" w:eastAsia="맑은 고딕" w:hAnsi="맑은 고딕" w:cs="맑은 고딕"/>
            <w:b/>
            <w:bCs/>
            <w:i/>
            <w:iCs/>
            <w:color w:val="0000FF"/>
          </w:rPr>
          <w:delText>32채널 실측 : ADC 평균 = 28, 전류 = 619.2µA</w:delText>
        </w:r>
      </w:del>
    </w:p>
    <w:p w14:paraId="000002E4" w14:textId="77777777" w:rsidR="00850D8F" w:rsidRDefault="00000000" w:rsidP="008C1193">
      <w:pPr>
        <w:rPr>
          <w:rFonts w:ascii="맑은 고딕" w:eastAsia="맑은 고딕" w:hAnsi="맑은 고딕" w:cs="맑은 고딕"/>
          <w:color w:val="000000"/>
        </w:rPr>
        <w:pPrChange w:id="116" w:author="김은수" w:date="2026-09-29T13:53:00Z" w16du:dateUtc="2026-09-29T04:53:00Z">
          <w:pPr>
            <w:spacing w:after="0" w:line="20" w:lineRule="auto"/>
          </w:pPr>
        </w:pPrChange>
      </w:pPr>
      <w:r>
        <w:br w:type="page"/>
      </w:r>
    </w:p>
    <w:p w14:paraId="000002E5" w14:textId="77777777" w:rsidR="00850D8F" w:rsidRDefault="00850D8F">
      <w:pPr>
        <w:spacing w:after="0" w:line="20" w:lineRule="auto"/>
        <w:jc w:val="left"/>
        <w:rPr>
          <w:rFonts w:ascii="맑은 고딕" w:eastAsia="맑은 고딕" w:hAnsi="맑은 고딕" w:cs="맑은 고딕"/>
          <w:color w:val="000000"/>
        </w:rPr>
      </w:pPr>
    </w:p>
    <w:p w14:paraId="000002E6" w14:textId="77777777" w:rsidR="00850D8F" w:rsidRDefault="00000000">
      <w:pPr>
        <w:pStyle w:val="4"/>
        <w:keepNext w:val="0"/>
        <w:numPr>
          <w:ilvl w:val="3"/>
          <w:numId w:val="1"/>
        </w:numPr>
        <w:spacing w:before="140" w:after="100" w:line="276" w:lineRule="auto"/>
        <w:ind w:left="300" w:right="200" w:firstLine="0"/>
        <w:jc w:val="left"/>
        <w:rPr>
          <w:rFonts w:ascii="맑은 고딕" w:eastAsia="맑은 고딕" w:hAnsi="맑은 고딕" w:cs="맑은 고딕"/>
          <w:b/>
          <w:bCs/>
          <w:color w:val="000000"/>
          <w:sz w:val="21"/>
          <w:szCs w:val="21"/>
        </w:rPr>
      </w:pPr>
      <w:r>
        <w:rPr>
          <w:rFonts w:ascii="맑은 고딕" w:eastAsia="맑은 고딕" w:hAnsi="맑은 고딕" w:cs="맑은 고딕"/>
          <w:b/>
          <w:bCs/>
          <w:color w:val="000000"/>
          <w:sz w:val="21"/>
          <w:szCs w:val="21"/>
        </w:rPr>
        <w:t>일반 입력 사운드에 대한 자극 출력 확인 A</w:t>
      </w:r>
    </w:p>
    <w:p w14:paraId="000002E7"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측정 방법</w:t>
      </w:r>
    </w:p>
    <w:p w14:paraId="000002E8"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개발자용 PC 앱을 사용해 프로그램(맵 데이터)을 1번으로 선택한다.</w:t>
      </w:r>
    </w:p>
    <w:p w14:paraId="000002E9"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볼륨을 1로 설정한다.</w:t>
      </w:r>
    </w:p>
    <w:p w14:paraId="000002EA"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개발자용 PC 앱의 오디오 입력 최대값 테스트 화면으로 진입한다.</w:t>
      </w:r>
    </w:p>
    <w:p w14:paraId="000002EB"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측정 소프트웨어에서 3815 Hz 사인파 신호를 재생하고, ADC 값이 696~872에 대응하도록 설정한다.</w:t>
      </w:r>
    </w:p>
    <w:p w14:paraId="000002EC"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오실로스코프를 사용하여 26번(16채널 내부기는 9번) 채널의 자극 출력 전압을 측정한다.</w:t>
      </w:r>
    </w:p>
    <w:p w14:paraId="000002ED" w14:textId="77777777" w:rsidR="00850D8F" w:rsidRDefault="00000000">
      <w:pPr>
        <w:numPr>
          <w:ilvl w:val="0"/>
          <w:numId w:val="5"/>
        </w:numPr>
        <w:pBdr>
          <w:top w:val="nil"/>
          <w:left w:val="nil"/>
          <w:bottom w:val="nil"/>
          <w:right w:val="nil"/>
          <w:between w:val="nil"/>
        </w:pBdr>
        <w:rPr>
          <w:color w:val="000000"/>
        </w:rPr>
      </w:pPr>
      <w:r>
        <w:rPr>
          <w:rFonts w:eastAsia="HY중고딕"/>
          <w:color w:val="000000"/>
        </w:rPr>
        <w:t>ADC 값에 대응되는 음압 정보는 『부록 1. TD24A-A-EXT 외부기의 입력 음압 대비 ADC 출력 테이블』 참조</w:t>
      </w:r>
    </w:p>
    <w:p w14:paraId="000002EE"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통과 기준</w:t>
      </w:r>
    </w:p>
    <w:p w14:paraId="000002EF" w14:textId="77777777" w:rsidR="00850D8F" w:rsidRDefault="00000000">
      <w:pPr>
        <w:spacing w:after="120" w:line="300" w:lineRule="auto"/>
        <w:jc w:val="center"/>
        <w:rPr>
          <w:rFonts w:ascii="맑은 고딕" w:eastAsia="맑은 고딕" w:hAnsi="맑은 고딕" w:cs="맑은 고딕"/>
        </w:rPr>
      </w:pPr>
      <w:r>
        <w:rPr>
          <w:rFonts w:ascii="맑은 고딕" w:eastAsia="맑은 고딕" w:hAnsi="맑은 고딕" w:cs="맑은 고딕"/>
          <w:color w:val="000000"/>
        </w:rPr>
        <w:t>∵ T: 500, C: 1500, Stimulation Current : 출력 전류 912µA(-10%)~ 940µA(+10%)</w:t>
      </w:r>
    </w:p>
    <w:p w14:paraId="000002F0" w14:textId="77777777" w:rsidR="00850D8F" w:rsidRDefault="00000000">
      <w:pPr>
        <w:spacing w:after="120" w:line="300" w:lineRule="auto"/>
        <w:jc w:val="center"/>
        <w:rPr>
          <w:rFonts w:ascii="맑은 고딕" w:eastAsia="맑은 고딕" w:hAnsi="맑은 고딕" w:cs="맑은 고딕"/>
          <w:color w:val="000000"/>
        </w:rPr>
      </w:pPr>
      <w:r>
        <w:rPr>
          <w:rFonts w:ascii="맑은 고딕" w:eastAsia="맑은 고딕" w:hAnsi="맑은 고딕" w:cs="맑은 고딕"/>
          <w:color w:val="000000"/>
        </w:rPr>
        <w:t>(-10% : 821 µA, +10% : 1,034 µA)</w:t>
      </w:r>
    </w:p>
    <w:p w14:paraId="000002F1" w14:textId="484B0957" w:rsidR="00850D8F" w:rsidDel="008C1193" w:rsidRDefault="00000000">
      <w:pPr>
        <w:spacing w:after="120" w:line="300" w:lineRule="auto"/>
        <w:jc w:val="center"/>
        <w:rPr>
          <w:del w:id="117" w:author="김은수" w:date="2026-09-29T13:53:00Z" w16du:dateUtc="2026-09-29T04:53:00Z"/>
          <w:rFonts w:ascii="맑은 고딕" w:eastAsia="맑은 고딕" w:hAnsi="맑은 고딕" w:cs="맑은 고딕"/>
          <w:b/>
          <w:bCs/>
          <w:i/>
          <w:iCs/>
          <w:color w:val="0000FF"/>
        </w:rPr>
      </w:pPr>
      <w:del w:id="118" w:author="김은수" w:date="2026-09-29T13:53:00Z" w16du:dateUtc="2026-09-29T04:53:00Z">
        <w:r w:rsidDel="008C1193">
          <w:rPr>
            <w:rFonts w:ascii="맑은 고딕" w:eastAsia="맑은 고딕" w:hAnsi="맑은 고딕" w:cs="맑은 고딕"/>
            <w:b/>
            <w:bCs/>
            <w:i/>
            <w:iCs/>
            <w:color w:val="0000FF"/>
          </w:rPr>
          <w:delText>16채널 실측 : ADC 평균 = 739, 전류 = 890µA</w:delText>
        </w:r>
      </w:del>
    </w:p>
    <w:p w14:paraId="000002F2" w14:textId="1D753B77" w:rsidR="00850D8F" w:rsidDel="008C1193" w:rsidRDefault="00000000">
      <w:pPr>
        <w:spacing w:after="120" w:line="300" w:lineRule="auto"/>
        <w:jc w:val="center"/>
        <w:rPr>
          <w:del w:id="119" w:author="김은수" w:date="2026-09-29T13:53:00Z" w16du:dateUtc="2026-09-29T04:53:00Z"/>
          <w:rFonts w:ascii="맑은 고딕" w:eastAsia="맑은 고딕" w:hAnsi="맑은 고딕" w:cs="맑은 고딕"/>
          <w:b/>
          <w:bCs/>
          <w:i/>
          <w:iCs/>
          <w:color w:val="0000FF"/>
        </w:rPr>
      </w:pPr>
      <w:del w:id="120" w:author="김은수" w:date="2026-09-29T13:53:00Z" w16du:dateUtc="2026-09-29T04:53:00Z">
        <w:r w:rsidDel="008C1193">
          <w:rPr>
            <w:rFonts w:ascii="맑은 고딕" w:eastAsia="맑은 고딕" w:hAnsi="맑은 고딕" w:cs="맑은 고딕"/>
            <w:b/>
            <w:bCs/>
            <w:i/>
            <w:iCs/>
            <w:color w:val="0000FF"/>
          </w:rPr>
          <w:delText>32채널 실측 : ADC 평균 = 770, 전류 = 900.8µA</w:delText>
        </w:r>
      </w:del>
    </w:p>
    <w:p w14:paraId="000002F3" w14:textId="77777777" w:rsidR="00850D8F" w:rsidRDefault="00000000" w:rsidP="008C1193">
      <w:pPr>
        <w:rPr>
          <w:rFonts w:ascii="맑은 고딕" w:eastAsia="맑은 고딕" w:hAnsi="맑은 고딕" w:cs="맑은 고딕"/>
          <w:color w:val="000000"/>
        </w:rPr>
        <w:pPrChange w:id="121" w:author="김은수" w:date="2026-09-29T13:53:00Z" w16du:dateUtc="2026-09-29T04:53:00Z">
          <w:pPr>
            <w:spacing w:after="0" w:line="20" w:lineRule="auto"/>
          </w:pPr>
        </w:pPrChange>
      </w:pPr>
      <w:r>
        <w:br w:type="page"/>
      </w:r>
    </w:p>
    <w:p w14:paraId="000002F4" w14:textId="77777777" w:rsidR="00850D8F" w:rsidRDefault="00850D8F">
      <w:pPr>
        <w:spacing w:after="0" w:line="20" w:lineRule="auto"/>
        <w:jc w:val="left"/>
        <w:rPr>
          <w:rFonts w:ascii="맑은 고딕" w:eastAsia="맑은 고딕" w:hAnsi="맑은 고딕" w:cs="맑은 고딕"/>
          <w:color w:val="000000"/>
        </w:rPr>
      </w:pPr>
    </w:p>
    <w:p w14:paraId="000002F5" w14:textId="77777777" w:rsidR="00850D8F" w:rsidRDefault="00000000">
      <w:pPr>
        <w:pStyle w:val="4"/>
        <w:keepNext w:val="0"/>
        <w:numPr>
          <w:ilvl w:val="3"/>
          <w:numId w:val="1"/>
        </w:numPr>
        <w:spacing w:before="140" w:after="100" w:line="276" w:lineRule="auto"/>
        <w:ind w:left="300" w:right="200" w:firstLine="0"/>
        <w:jc w:val="left"/>
        <w:rPr>
          <w:rFonts w:ascii="맑은 고딕" w:eastAsia="맑은 고딕" w:hAnsi="맑은 고딕" w:cs="맑은 고딕"/>
          <w:b/>
          <w:bCs/>
          <w:color w:val="000000"/>
          <w:sz w:val="21"/>
          <w:szCs w:val="21"/>
        </w:rPr>
      </w:pPr>
      <w:r>
        <w:rPr>
          <w:rFonts w:ascii="맑은 고딕" w:eastAsia="맑은 고딕" w:hAnsi="맑은 고딕" w:cs="맑은 고딕"/>
          <w:b/>
          <w:bCs/>
          <w:color w:val="000000"/>
          <w:sz w:val="21"/>
          <w:szCs w:val="21"/>
        </w:rPr>
        <w:t>일반 입력 사운드에 대한 자극 출력 확인 B</w:t>
      </w:r>
    </w:p>
    <w:p w14:paraId="000002F6"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측정 방법</w:t>
      </w:r>
    </w:p>
    <w:p w14:paraId="000002F7"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개발자용 PC 앱을 사용해 프로그램(맵 데이터)을 1번으로 선택한다.</w:t>
      </w:r>
    </w:p>
    <w:p w14:paraId="000002F8"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볼륨을 10으로 설정한다.</w:t>
      </w:r>
    </w:p>
    <w:p w14:paraId="000002F9"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개발자용 PC 앱의 오디오 입력 최대값 테스트 화면으로 진입한다.</w:t>
      </w:r>
    </w:p>
    <w:p w14:paraId="000002FA"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sdt>
        <w:sdtPr>
          <w:tag w:val="goog_rdk_15"/>
          <w:id w:val="-96618998"/>
        </w:sdtPr>
        <w:sdtContent>
          <w:commentRangeStart w:id="122"/>
        </w:sdtContent>
      </w:sdt>
      <w:sdt>
        <w:sdtPr>
          <w:tag w:val="goog_rdk_16"/>
          <w:id w:val="422818907"/>
        </w:sdtPr>
        <w:sdtContent>
          <w:commentRangeStart w:id="123"/>
        </w:sdtContent>
      </w:sdt>
      <w:sdt>
        <w:sdtPr>
          <w:tag w:val="goog_rdk_17"/>
          <w:id w:val="-947683576"/>
        </w:sdtPr>
        <w:sdtContent>
          <w:commentRangeStart w:id="124"/>
        </w:sdtContent>
      </w:sdt>
      <w:sdt>
        <w:sdtPr>
          <w:tag w:val="goog_rdk_18"/>
          <w:id w:val="-1462166465"/>
        </w:sdtPr>
        <w:sdtContent>
          <w:commentRangeStart w:id="125"/>
        </w:sdtContent>
      </w:sdt>
      <w:r>
        <w:rPr>
          <w:rFonts w:ascii="맑은 고딕" w:eastAsia="맑은 고딕" w:hAnsi="맑은 고딕" w:cs="맑은 고딕"/>
          <w:color w:val="000000"/>
        </w:rPr>
        <w:t>측정 소프트웨어에서 3815 Hz 사인파 신호를 재생하고, ADC 값이 696~872에 대응하도록 설정한다.</w:t>
      </w:r>
      <w:commentRangeEnd w:id="122"/>
      <w:r w:rsidR="006B12D8">
        <w:rPr>
          <w:rStyle w:val="af0"/>
          <w:color w:val="000000"/>
          <w:sz w:val="20"/>
          <w:szCs w:val="20"/>
        </w:rPr>
        <w:commentReference w:id="122"/>
      </w:r>
      <w:commentRangeEnd w:id="123"/>
      <w:r>
        <w:rPr>
          <w:rStyle w:val="af0"/>
          <w:color w:val="000000"/>
          <w:sz w:val="20"/>
          <w:szCs w:val="20"/>
        </w:rPr>
        <w:commentReference w:id="123"/>
      </w:r>
      <w:commentRangeEnd w:id="124"/>
      <w:r>
        <w:rPr>
          <w:rStyle w:val="af0"/>
          <w:color w:val="000000"/>
          <w:sz w:val="20"/>
          <w:szCs w:val="20"/>
        </w:rPr>
        <w:commentReference w:id="124"/>
      </w:r>
      <w:commentRangeEnd w:id="125"/>
      <w:r>
        <w:rPr>
          <w:rStyle w:val="af0"/>
          <w:color w:val="000000"/>
          <w:sz w:val="20"/>
          <w:szCs w:val="20"/>
        </w:rPr>
        <w:commentReference w:id="125"/>
      </w:r>
    </w:p>
    <w:p w14:paraId="000002FB"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오실로스코프를 사용하여 26번(16채널 내부기는 9번) 채널의 자극 출력 전압을 측정한다.</w:t>
      </w:r>
    </w:p>
    <w:p w14:paraId="000002FC" w14:textId="77777777" w:rsidR="00850D8F" w:rsidRDefault="00000000">
      <w:pPr>
        <w:numPr>
          <w:ilvl w:val="0"/>
          <w:numId w:val="5"/>
        </w:numPr>
        <w:pBdr>
          <w:top w:val="nil"/>
          <w:left w:val="nil"/>
          <w:bottom w:val="nil"/>
          <w:right w:val="nil"/>
          <w:between w:val="nil"/>
        </w:pBdr>
        <w:rPr>
          <w:color w:val="000000"/>
        </w:rPr>
      </w:pPr>
      <w:r>
        <w:rPr>
          <w:rFonts w:eastAsia="HY중고딕"/>
          <w:color w:val="000000"/>
        </w:rPr>
        <w:t>ADC 값에 대응되는 음압 정보는 『부록 1. TD24A-A-EXT 외부기의 입력 음압 대비 ADC 출력 테이블』 참조</w:t>
      </w:r>
    </w:p>
    <w:p w14:paraId="000002FD"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통과 기준</w:t>
      </w:r>
    </w:p>
    <w:p w14:paraId="000002FE" w14:textId="77777777" w:rsidR="00850D8F" w:rsidRDefault="00000000">
      <w:pPr>
        <w:spacing w:after="120" w:line="300" w:lineRule="auto"/>
        <w:jc w:val="center"/>
        <w:rPr>
          <w:rFonts w:ascii="맑은 고딕" w:eastAsia="맑은 고딕" w:hAnsi="맑은 고딕" w:cs="맑은 고딕"/>
          <w:color w:val="000000"/>
        </w:rPr>
      </w:pPr>
      <w:r>
        <w:rPr>
          <w:rFonts w:ascii="맑은 고딕" w:eastAsia="맑은 고딕" w:hAnsi="맑은 고딕" w:cs="맑은 고딕"/>
          <w:color w:val="000000"/>
        </w:rPr>
        <w:t>∵ T: 500, C: 1500, Stimulation Current : 출력 전류 1478µA(-10%)~ 1492µA(+10%)</w:t>
      </w:r>
    </w:p>
    <w:p w14:paraId="000002FF" w14:textId="77777777" w:rsidR="00850D8F" w:rsidRDefault="00000000">
      <w:pPr>
        <w:spacing w:after="120" w:line="300" w:lineRule="auto"/>
        <w:jc w:val="center"/>
        <w:rPr>
          <w:rFonts w:ascii="맑은 고딕" w:eastAsia="맑은 고딕" w:hAnsi="맑은 고딕" w:cs="맑은 고딕"/>
          <w:color w:val="000000"/>
        </w:rPr>
      </w:pPr>
      <w:r>
        <w:rPr>
          <w:rFonts w:ascii="맑은 고딕" w:eastAsia="맑은 고딕" w:hAnsi="맑은 고딕" w:cs="맑은 고딕"/>
          <w:color w:val="000000"/>
        </w:rPr>
        <w:t>(-10% : 1,331 µA, +10% : 1,641 µA)</w:t>
      </w:r>
    </w:p>
    <w:p w14:paraId="00000300" w14:textId="4D813E4C" w:rsidR="00850D8F" w:rsidDel="008C1193" w:rsidRDefault="00000000">
      <w:pPr>
        <w:spacing w:after="120" w:line="300" w:lineRule="auto"/>
        <w:jc w:val="center"/>
        <w:rPr>
          <w:del w:id="126" w:author="김은수" w:date="2026-09-29T13:53:00Z" w16du:dateUtc="2026-09-29T04:53:00Z"/>
          <w:rFonts w:ascii="맑은 고딕" w:eastAsia="맑은 고딕" w:hAnsi="맑은 고딕" w:cs="맑은 고딕"/>
          <w:b/>
          <w:bCs/>
          <w:i/>
          <w:iCs/>
          <w:color w:val="0000FF"/>
        </w:rPr>
      </w:pPr>
      <w:del w:id="127" w:author="김은수" w:date="2026-09-29T13:53:00Z" w16du:dateUtc="2026-09-29T04:53:00Z">
        <w:r w:rsidDel="008C1193">
          <w:rPr>
            <w:rFonts w:ascii="맑은 고딕" w:eastAsia="맑은 고딕" w:hAnsi="맑은 고딕" w:cs="맑은 고딕"/>
            <w:b/>
            <w:bCs/>
            <w:i/>
            <w:iCs/>
            <w:color w:val="0000FF"/>
          </w:rPr>
          <w:delText>16채널 실측 : ADC 평균 = 745, 전류 = 1489µA</w:delText>
        </w:r>
      </w:del>
    </w:p>
    <w:p w14:paraId="00000301" w14:textId="5D389115" w:rsidR="00850D8F" w:rsidDel="008C1193" w:rsidRDefault="00000000">
      <w:pPr>
        <w:spacing w:after="120" w:line="300" w:lineRule="auto"/>
        <w:jc w:val="center"/>
        <w:rPr>
          <w:del w:id="128" w:author="김은수" w:date="2026-09-29T13:53:00Z" w16du:dateUtc="2026-09-29T04:53:00Z"/>
          <w:rFonts w:ascii="맑은 고딕" w:eastAsia="맑은 고딕" w:hAnsi="맑은 고딕" w:cs="맑은 고딕"/>
          <w:b/>
          <w:bCs/>
          <w:i/>
          <w:iCs/>
          <w:color w:val="0000FF"/>
        </w:rPr>
      </w:pPr>
      <w:del w:id="129" w:author="김은수" w:date="2026-09-29T13:53:00Z" w16du:dateUtc="2026-09-29T04:53:00Z">
        <w:r w:rsidDel="008C1193">
          <w:rPr>
            <w:rFonts w:ascii="맑은 고딕" w:eastAsia="맑은 고딕" w:hAnsi="맑은 고딕" w:cs="맑은 고딕"/>
            <w:b/>
            <w:bCs/>
            <w:i/>
            <w:iCs/>
            <w:color w:val="0000FF"/>
          </w:rPr>
          <w:delText>32채널 실측 : ADC 평균 = 753, 전류 = 1437µA</w:delText>
        </w:r>
      </w:del>
    </w:p>
    <w:p w14:paraId="00000302" w14:textId="77777777" w:rsidR="00850D8F" w:rsidRDefault="00000000" w:rsidP="008C1193">
      <w:pPr>
        <w:rPr>
          <w:rFonts w:ascii="맑은 고딕" w:eastAsia="맑은 고딕" w:hAnsi="맑은 고딕" w:cs="맑은 고딕"/>
          <w:color w:val="000000"/>
        </w:rPr>
        <w:pPrChange w:id="130" w:author="김은수" w:date="2026-09-29T13:53:00Z" w16du:dateUtc="2026-09-29T04:53:00Z">
          <w:pPr>
            <w:spacing w:after="0" w:line="20" w:lineRule="auto"/>
          </w:pPr>
        </w:pPrChange>
      </w:pPr>
      <w:r>
        <w:br w:type="page"/>
      </w:r>
    </w:p>
    <w:p w14:paraId="00000303" w14:textId="77777777" w:rsidR="00850D8F" w:rsidRDefault="00850D8F">
      <w:pPr>
        <w:spacing w:after="0" w:line="20" w:lineRule="auto"/>
        <w:jc w:val="left"/>
        <w:rPr>
          <w:rFonts w:ascii="맑은 고딕" w:eastAsia="맑은 고딕" w:hAnsi="맑은 고딕" w:cs="맑은 고딕"/>
          <w:color w:val="000000"/>
        </w:rPr>
      </w:pPr>
    </w:p>
    <w:p w14:paraId="00000304" w14:textId="77777777" w:rsidR="00850D8F" w:rsidRDefault="00000000">
      <w:pPr>
        <w:pStyle w:val="4"/>
        <w:keepNext w:val="0"/>
        <w:numPr>
          <w:ilvl w:val="3"/>
          <w:numId w:val="1"/>
        </w:numPr>
        <w:spacing w:before="140" w:after="100" w:line="276" w:lineRule="auto"/>
        <w:ind w:left="300" w:right="200" w:firstLine="0"/>
        <w:jc w:val="left"/>
        <w:rPr>
          <w:rFonts w:ascii="맑은 고딕" w:eastAsia="맑은 고딕" w:hAnsi="맑은 고딕" w:cs="맑은 고딕"/>
          <w:b/>
          <w:bCs/>
          <w:color w:val="000000"/>
          <w:sz w:val="21"/>
          <w:szCs w:val="21"/>
        </w:rPr>
      </w:pPr>
      <w:r>
        <w:rPr>
          <w:rFonts w:ascii="맑은 고딕" w:eastAsia="맑은 고딕" w:hAnsi="맑은 고딕" w:cs="맑은 고딕"/>
          <w:b/>
          <w:bCs/>
          <w:color w:val="000000"/>
          <w:sz w:val="21"/>
          <w:szCs w:val="21"/>
        </w:rPr>
        <w:t>최대 입력 사운드에 대한 자극 출력 확인 A</w:t>
      </w:r>
    </w:p>
    <w:p w14:paraId="00000305"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측정 방법</w:t>
      </w:r>
    </w:p>
    <w:p w14:paraId="00000306" w14:textId="77777777" w:rsidR="00850D8F" w:rsidRDefault="00000000">
      <w:pPr>
        <w:spacing w:after="120" w:line="300" w:lineRule="auto"/>
        <w:ind w:left="565"/>
        <w:rPr>
          <w:rFonts w:ascii="맑은 고딕" w:eastAsia="맑은 고딕" w:hAnsi="맑은 고딕" w:cs="맑은 고딕"/>
          <w:color w:val="000000"/>
        </w:rPr>
      </w:pPr>
      <w:r>
        <w:rPr>
          <w:rFonts w:ascii="맑은 고딕" w:eastAsia="맑은 고딕" w:hAnsi="맑은 고딕" w:cs="맑은 고딕"/>
          <w:color w:val="000000"/>
        </w:rPr>
        <w:t>※ 최대 입력 음압 확인 과정에서는 방음 부스 내부 스피커의 출력 성능으로 인해, 측정 시료와 마이크를 스피커와 근접하게 위치시킨다.</w:t>
      </w:r>
    </w:p>
    <w:p w14:paraId="00000307"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개발자용 PC 앱을 사용해 프로그램(맵 데이터)을 1번으로 선택한다.</w:t>
      </w:r>
    </w:p>
    <w:p w14:paraId="00000308"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볼륨을 1로 설정한다.</w:t>
      </w:r>
    </w:p>
    <w:p w14:paraId="00000309"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개발자용 PC 앱의 오디오 입력 최대값 테스트 화면으로 진입한다.</w:t>
      </w:r>
    </w:p>
    <w:p w14:paraId="0000030A"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측정 소프트웨어에서 3815 Hz 사인파 신호를 재생하고, ADC 값이 159,575~179,283에 대응하도록 설정한다.</w:t>
      </w:r>
    </w:p>
    <w:p w14:paraId="0000030B"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오실로스코프를 사용하여 26번(16채널 내부기는 9번) 채널의 자극 출력 전압을 측정한다.</w:t>
      </w:r>
    </w:p>
    <w:p w14:paraId="0000030C" w14:textId="77777777" w:rsidR="00850D8F" w:rsidRDefault="00000000">
      <w:pPr>
        <w:numPr>
          <w:ilvl w:val="0"/>
          <w:numId w:val="5"/>
        </w:numPr>
        <w:pBdr>
          <w:top w:val="nil"/>
          <w:left w:val="nil"/>
          <w:bottom w:val="nil"/>
          <w:right w:val="nil"/>
          <w:between w:val="nil"/>
        </w:pBdr>
        <w:rPr>
          <w:color w:val="000000"/>
        </w:rPr>
      </w:pPr>
      <w:r>
        <w:rPr>
          <w:rFonts w:eastAsia="HY중고딕"/>
          <w:color w:val="000000"/>
        </w:rPr>
        <w:t>ADC 값에 대응되는 음압 정보는 『부록 1. TD24A-A-EXT 외부기의 입력 음압 대비 ADC 출력 테이블』 참조</w:t>
      </w:r>
    </w:p>
    <w:p w14:paraId="0000030D"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통과 기준</w:t>
      </w:r>
    </w:p>
    <w:p w14:paraId="0000030E" w14:textId="77777777" w:rsidR="00850D8F" w:rsidRDefault="00000000">
      <w:pPr>
        <w:spacing w:after="120" w:line="300" w:lineRule="auto"/>
        <w:jc w:val="center"/>
        <w:rPr>
          <w:rFonts w:ascii="맑은 고딕" w:eastAsia="맑은 고딕" w:hAnsi="맑은 고딕" w:cs="맑은 고딕"/>
          <w:color w:val="000000"/>
        </w:rPr>
      </w:pPr>
      <w:r>
        <w:rPr>
          <w:rFonts w:ascii="맑은 고딕" w:eastAsia="맑은 고딕" w:hAnsi="맑은 고딕" w:cs="맑은 고딕"/>
          <w:color w:val="000000"/>
        </w:rPr>
        <w:t>∵ T: 500, C: 1500, Stimulation Current : 출력 전류 1492µA(±10%)</w:t>
      </w:r>
    </w:p>
    <w:p w14:paraId="0000030F" w14:textId="77777777" w:rsidR="00850D8F" w:rsidRDefault="00000000">
      <w:pPr>
        <w:spacing w:after="120" w:line="300" w:lineRule="auto"/>
        <w:jc w:val="center"/>
        <w:rPr>
          <w:rFonts w:ascii="맑은 고딕" w:eastAsia="맑은 고딕" w:hAnsi="맑은 고딕" w:cs="맑은 고딕"/>
          <w:color w:val="000000"/>
        </w:rPr>
      </w:pPr>
      <w:r>
        <w:rPr>
          <w:rFonts w:ascii="맑은 고딕" w:eastAsia="맑은 고딕" w:hAnsi="맑은 고딕" w:cs="맑은 고딕"/>
          <w:color w:val="000000"/>
        </w:rPr>
        <w:t>(-10% : 1,343 µA, +10% : 1,641 µA)</w:t>
      </w:r>
    </w:p>
    <w:p w14:paraId="00000310" w14:textId="7D5ED871" w:rsidR="00850D8F" w:rsidDel="008C1193" w:rsidRDefault="00000000" w:rsidP="008C1193">
      <w:pPr>
        <w:rPr>
          <w:del w:id="131" w:author="김은수" w:date="2026-09-29T13:53:00Z" w16du:dateUtc="2026-09-29T04:53:00Z"/>
        </w:rPr>
        <w:pPrChange w:id="132" w:author="김은수" w:date="2026-09-29T13:53:00Z" w16du:dateUtc="2026-09-29T04:53:00Z">
          <w:pPr>
            <w:spacing w:after="120" w:line="300" w:lineRule="auto"/>
            <w:jc w:val="center"/>
          </w:pPr>
        </w:pPrChange>
      </w:pPr>
      <w:del w:id="133" w:author="김은수" w:date="2026-09-29T13:53:00Z" w16du:dateUtc="2026-09-29T04:53:00Z">
        <w:r w:rsidDel="008C1193">
          <w:delText>16</w:delText>
        </w:r>
        <w:r w:rsidDel="008C1193">
          <w:delText>채널</w:delText>
        </w:r>
        <w:r w:rsidDel="008C1193">
          <w:delText xml:space="preserve"> </w:delText>
        </w:r>
        <w:r w:rsidDel="008C1193">
          <w:delText>실측</w:delText>
        </w:r>
        <w:r w:rsidDel="008C1193">
          <w:delText xml:space="preserve"> : ADC </w:delText>
        </w:r>
        <w:r w:rsidDel="008C1193">
          <w:delText>평균</w:delText>
        </w:r>
        <w:r w:rsidDel="008C1193">
          <w:delText xml:space="preserve"> = </w:delText>
        </w:r>
        <w:r w:rsidDel="008C1193">
          <w:rPr>
            <w:color w:val="EE0000"/>
          </w:rPr>
          <w:delText>224,159</w:delText>
        </w:r>
        <w:r w:rsidDel="008C1193">
          <w:delText xml:space="preserve">, </w:delText>
        </w:r>
        <w:r w:rsidDel="008C1193">
          <w:delText>전류</w:delText>
        </w:r>
        <w:r w:rsidDel="008C1193">
          <w:delText xml:space="preserve"> = 1468µA</w:delText>
        </w:r>
      </w:del>
    </w:p>
    <w:p w14:paraId="00000311" w14:textId="4562D04F" w:rsidR="00850D8F" w:rsidDel="008C1193" w:rsidRDefault="00000000" w:rsidP="008C1193">
      <w:pPr>
        <w:rPr>
          <w:del w:id="134" w:author="김은수" w:date="2026-09-29T13:53:00Z" w16du:dateUtc="2026-09-29T04:53:00Z"/>
        </w:rPr>
        <w:pPrChange w:id="135" w:author="김은수" w:date="2026-09-29T13:53:00Z" w16du:dateUtc="2026-09-29T04:53:00Z">
          <w:pPr>
            <w:spacing w:after="120" w:line="300" w:lineRule="auto"/>
            <w:jc w:val="center"/>
          </w:pPr>
        </w:pPrChange>
      </w:pPr>
      <w:del w:id="136" w:author="김은수" w:date="2026-09-29T13:53:00Z" w16du:dateUtc="2026-09-29T04:53:00Z">
        <w:r w:rsidDel="008C1193">
          <w:delText>16</w:delText>
        </w:r>
        <w:r w:rsidDel="008C1193">
          <w:delText>채널</w:delText>
        </w:r>
        <w:r w:rsidDel="008C1193">
          <w:delText xml:space="preserve"> </w:delText>
        </w:r>
        <w:r w:rsidDel="008C1193">
          <w:delText>실측</w:delText>
        </w:r>
        <w:r w:rsidDel="008C1193">
          <w:delText xml:space="preserve"> : ADC </w:delText>
        </w:r>
        <w:r w:rsidDel="008C1193">
          <w:delText>평균</w:delText>
        </w:r>
        <w:r w:rsidDel="008C1193">
          <w:delText xml:space="preserve"> = 161,288, </w:delText>
        </w:r>
        <w:r w:rsidDel="008C1193">
          <w:delText>전류</w:delText>
        </w:r>
        <w:r w:rsidDel="008C1193">
          <w:delText xml:space="preserve"> = 1468µA</w:delText>
        </w:r>
      </w:del>
    </w:p>
    <w:p w14:paraId="00000312" w14:textId="229D887D" w:rsidR="00850D8F" w:rsidDel="008C1193" w:rsidRDefault="00000000" w:rsidP="008C1193">
      <w:pPr>
        <w:rPr>
          <w:del w:id="137" w:author="김은수" w:date="2026-09-29T13:53:00Z" w16du:dateUtc="2026-09-29T04:53:00Z"/>
        </w:rPr>
        <w:pPrChange w:id="138" w:author="김은수" w:date="2026-09-29T13:53:00Z" w16du:dateUtc="2026-09-29T04:53:00Z">
          <w:pPr>
            <w:spacing w:after="120" w:line="300" w:lineRule="auto"/>
            <w:jc w:val="center"/>
          </w:pPr>
        </w:pPrChange>
      </w:pPr>
      <w:del w:id="139" w:author="김은수" w:date="2026-09-29T13:53:00Z" w16du:dateUtc="2026-09-29T04:53:00Z">
        <w:r w:rsidDel="008C1193">
          <w:delText>32</w:delText>
        </w:r>
        <w:r w:rsidDel="008C1193">
          <w:delText>채널</w:delText>
        </w:r>
        <w:r w:rsidDel="008C1193">
          <w:delText xml:space="preserve"> </w:delText>
        </w:r>
        <w:r w:rsidDel="008C1193">
          <w:delText>실측</w:delText>
        </w:r>
        <w:r w:rsidDel="008C1193">
          <w:delText xml:space="preserve"> : ADC </w:delText>
        </w:r>
        <w:r w:rsidDel="008C1193">
          <w:delText>평균</w:delText>
        </w:r>
        <w:r w:rsidDel="008C1193">
          <w:delText xml:space="preserve"> = 164,180, </w:delText>
        </w:r>
        <w:r w:rsidDel="008C1193">
          <w:delText>전류</w:delText>
        </w:r>
        <w:r w:rsidDel="008C1193">
          <w:delText xml:space="preserve"> = 1437µA</w:delText>
        </w:r>
      </w:del>
    </w:p>
    <w:p w14:paraId="00000313" w14:textId="77777777" w:rsidR="00850D8F" w:rsidRDefault="00000000" w:rsidP="008C1193">
      <w:pPr>
        <w:rPr>
          <w:color w:val="000000"/>
        </w:rPr>
        <w:pPrChange w:id="140" w:author="김은수" w:date="2026-09-29T13:53:00Z" w16du:dateUtc="2026-09-29T04:53:00Z">
          <w:pPr>
            <w:spacing w:after="0" w:line="20" w:lineRule="auto"/>
          </w:pPr>
        </w:pPrChange>
      </w:pPr>
      <w:r>
        <w:br w:type="page"/>
      </w:r>
    </w:p>
    <w:p w14:paraId="00000314" w14:textId="77777777" w:rsidR="00850D8F" w:rsidRDefault="00850D8F">
      <w:pPr>
        <w:spacing w:after="0" w:line="20" w:lineRule="auto"/>
        <w:jc w:val="left"/>
        <w:rPr>
          <w:rFonts w:ascii="맑은 고딕" w:eastAsia="맑은 고딕" w:hAnsi="맑은 고딕" w:cs="맑은 고딕"/>
          <w:color w:val="000000"/>
        </w:rPr>
      </w:pPr>
    </w:p>
    <w:p w14:paraId="00000315" w14:textId="77777777" w:rsidR="00850D8F" w:rsidRDefault="00000000">
      <w:pPr>
        <w:pStyle w:val="4"/>
        <w:keepNext w:val="0"/>
        <w:numPr>
          <w:ilvl w:val="3"/>
          <w:numId w:val="1"/>
        </w:numPr>
        <w:spacing w:before="140" w:after="100" w:line="276" w:lineRule="auto"/>
        <w:ind w:left="300" w:right="200" w:firstLine="0"/>
        <w:jc w:val="left"/>
        <w:rPr>
          <w:rFonts w:ascii="맑은 고딕" w:eastAsia="맑은 고딕" w:hAnsi="맑은 고딕" w:cs="맑은 고딕"/>
          <w:b/>
          <w:bCs/>
          <w:color w:val="000000"/>
          <w:sz w:val="21"/>
          <w:szCs w:val="21"/>
        </w:rPr>
      </w:pPr>
      <w:r>
        <w:rPr>
          <w:rFonts w:ascii="맑은 고딕" w:eastAsia="맑은 고딕" w:hAnsi="맑은 고딕" w:cs="맑은 고딕"/>
          <w:b/>
          <w:bCs/>
          <w:color w:val="000000"/>
          <w:sz w:val="21"/>
          <w:szCs w:val="21"/>
        </w:rPr>
        <w:t>최대 입력 사운드에 대한 자극 출력 확인 B</w:t>
      </w:r>
    </w:p>
    <w:p w14:paraId="00000316"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측정 방법</w:t>
      </w:r>
    </w:p>
    <w:p w14:paraId="00000317" w14:textId="77777777" w:rsidR="00850D8F" w:rsidRDefault="00000000">
      <w:pPr>
        <w:spacing w:after="120" w:line="300" w:lineRule="auto"/>
        <w:ind w:left="565"/>
        <w:rPr>
          <w:rFonts w:ascii="맑은 고딕" w:eastAsia="맑은 고딕" w:hAnsi="맑은 고딕" w:cs="맑은 고딕"/>
          <w:color w:val="000000"/>
        </w:rPr>
      </w:pPr>
      <w:r>
        <w:rPr>
          <w:rFonts w:ascii="맑은 고딕" w:eastAsia="맑은 고딕" w:hAnsi="맑은 고딕" w:cs="맑은 고딕"/>
          <w:color w:val="000000"/>
        </w:rPr>
        <w:t>※ 최대 입력 음압 확인 과정에서는 방음 부스 내부 스피커의 출력 성능으로 인해, 측정 시료와 마이크를 스피커와 근접하게 위치시킨다.</w:t>
      </w:r>
    </w:p>
    <w:p w14:paraId="00000318"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개발자용 PC 앱을 사용해 프로그램(맵 데이터)을 1번으로 선택한다.</w:t>
      </w:r>
    </w:p>
    <w:p w14:paraId="00000319"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볼륨을 10로 설정한다.</w:t>
      </w:r>
    </w:p>
    <w:p w14:paraId="0000031A"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개발자용 PC 앱의 오디오 입력 최대값 테스트 화면으로 진입한다.</w:t>
      </w:r>
    </w:p>
    <w:p w14:paraId="0000031B"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측정 소프트웨어에서 3815 Hz 사인파 신호를 재생하고, ADC 값이 159,575~179,283에 대응하도록 설정한다.</w:t>
      </w:r>
    </w:p>
    <w:p w14:paraId="0000031C"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오실로스코프를 사용하여 26번(16채널 내부기는 9번) 채널의 자극 출력 전압을 측정한다.</w:t>
      </w:r>
    </w:p>
    <w:p w14:paraId="0000031D" w14:textId="77777777" w:rsidR="00850D8F" w:rsidRDefault="00000000">
      <w:pPr>
        <w:numPr>
          <w:ilvl w:val="0"/>
          <w:numId w:val="5"/>
        </w:numPr>
        <w:pBdr>
          <w:top w:val="nil"/>
          <w:left w:val="nil"/>
          <w:bottom w:val="nil"/>
          <w:right w:val="nil"/>
          <w:between w:val="nil"/>
        </w:pBdr>
        <w:rPr>
          <w:color w:val="000000"/>
        </w:rPr>
      </w:pPr>
      <w:r>
        <w:rPr>
          <w:rFonts w:eastAsia="HY중고딕"/>
          <w:color w:val="000000"/>
        </w:rPr>
        <w:t>ADC 값에 대응되는 음압 정보는 『부록 1. TD24A-A-EXT 외부기의 입력 음압 대비 ADC 출력 테이블』 참조</w:t>
      </w:r>
    </w:p>
    <w:p w14:paraId="0000031E"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통과 기준</w:t>
      </w:r>
    </w:p>
    <w:p w14:paraId="0000031F" w14:textId="77777777" w:rsidR="00850D8F" w:rsidRDefault="00000000">
      <w:pPr>
        <w:spacing w:after="120" w:line="300" w:lineRule="auto"/>
        <w:jc w:val="center"/>
        <w:rPr>
          <w:rFonts w:ascii="맑은 고딕" w:eastAsia="맑은 고딕" w:hAnsi="맑은 고딕" w:cs="맑은 고딕"/>
          <w:color w:val="000000"/>
        </w:rPr>
      </w:pPr>
      <w:r>
        <w:rPr>
          <w:rFonts w:ascii="맑은 고딕" w:eastAsia="맑은 고딕" w:hAnsi="맑은 고딕" w:cs="맑은 고딕"/>
          <w:color w:val="000000"/>
        </w:rPr>
        <w:t>∵ T: 500, C: 1500, Stimulation Current : 출력 전류 1492µA(±10%)</w:t>
      </w:r>
    </w:p>
    <w:p w14:paraId="00000320" w14:textId="77777777" w:rsidR="00850D8F" w:rsidRDefault="00000000">
      <w:pPr>
        <w:spacing w:after="120" w:line="300" w:lineRule="auto"/>
        <w:jc w:val="center"/>
        <w:rPr>
          <w:rFonts w:ascii="맑은 고딕" w:eastAsia="맑은 고딕" w:hAnsi="맑은 고딕" w:cs="맑은 고딕"/>
          <w:color w:val="000000"/>
        </w:rPr>
      </w:pPr>
      <w:r>
        <w:rPr>
          <w:rFonts w:ascii="맑은 고딕" w:eastAsia="맑은 고딕" w:hAnsi="맑은 고딕" w:cs="맑은 고딕"/>
          <w:color w:val="000000"/>
        </w:rPr>
        <w:t>(-10% : 1,343 µA, +10% : 1,641 µA)</w:t>
      </w:r>
    </w:p>
    <w:p w14:paraId="00000321" w14:textId="2DDC9496" w:rsidR="00850D8F" w:rsidDel="00096E99" w:rsidRDefault="00000000">
      <w:pPr>
        <w:spacing w:after="120" w:line="300" w:lineRule="auto"/>
        <w:jc w:val="center"/>
        <w:rPr>
          <w:del w:id="141" w:author="김은수" w:date="2026-09-29T13:53:00Z" w16du:dateUtc="2026-09-29T04:53:00Z"/>
          <w:rFonts w:ascii="맑은 고딕" w:eastAsia="맑은 고딕" w:hAnsi="맑은 고딕" w:cs="맑은 고딕"/>
          <w:b/>
          <w:bCs/>
          <w:i/>
          <w:iCs/>
          <w:color w:val="0000FF"/>
        </w:rPr>
      </w:pPr>
      <w:del w:id="142" w:author="김은수" w:date="2026-09-29T13:53:00Z" w16du:dateUtc="2026-09-29T04:53:00Z">
        <w:r w:rsidDel="00096E99">
          <w:rPr>
            <w:rFonts w:ascii="맑은 고딕" w:eastAsia="맑은 고딕" w:hAnsi="맑은 고딕" w:cs="맑은 고딕"/>
            <w:b/>
            <w:bCs/>
            <w:i/>
            <w:iCs/>
            <w:color w:val="0000FF"/>
          </w:rPr>
          <w:delText xml:space="preserve">16채널 실측 : ADC 평균 = </w:delText>
        </w:r>
        <w:r w:rsidDel="00096E99">
          <w:rPr>
            <w:rFonts w:ascii="맑은 고딕" w:eastAsia="맑은 고딕" w:hAnsi="맑은 고딕" w:cs="맑은 고딕"/>
            <w:b/>
            <w:bCs/>
            <w:i/>
            <w:iCs/>
            <w:color w:val="EE0000"/>
          </w:rPr>
          <w:delText>220,042</w:delText>
        </w:r>
        <w:r w:rsidDel="00096E99">
          <w:rPr>
            <w:rFonts w:ascii="맑은 고딕" w:eastAsia="맑은 고딕" w:hAnsi="맑은 고딕" w:cs="맑은 고딕"/>
            <w:b/>
            <w:bCs/>
            <w:i/>
            <w:iCs/>
            <w:color w:val="0000FF"/>
          </w:rPr>
          <w:delText>, 전류 = 1468µA</w:delText>
        </w:r>
      </w:del>
    </w:p>
    <w:p w14:paraId="00000322" w14:textId="2E3404BB" w:rsidR="00850D8F" w:rsidDel="00096E99" w:rsidRDefault="00000000">
      <w:pPr>
        <w:spacing w:after="120" w:line="300" w:lineRule="auto"/>
        <w:jc w:val="center"/>
        <w:rPr>
          <w:del w:id="143" w:author="김은수" w:date="2026-09-29T13:53:00Z" w16du:dateUtc="2026-09-29T04:53:00Z"/>
          <w:rFonts w:ascii="맑은 고딕" w:eastAsia="맑은 고딕" w:hAnsi="맑은 고딕" w:cs="맑은 고딕"/>
          <w:b/>
          <w:bCs/>
          <w:i/>
          <w:iCs/>
          <w:color w:val="0000FF"/>
        </w:rPr>
      </w:pPr>
      <w:del w:id="144" w:author="김은수" w:date="2026-09-29T13:53:00Z" w16du:dateUtc="2026-09-29T04:53:00Z">
        <w:r w:rsidDel="00096E99">
          <w:rPr>
            <w:rFonts w:ascii="맑은 고딕" w:eastAsia="맑은 고딕" w:hAnsi="맑은 고딕" w:cs="맑은 고딕"/>
            <w:b/>
            <w:bCs/>
            <w:i/>
            <w:iCs/>
            <w:color w:val="0000FF"/>
          </w:rPr>
          <w:delText>16채널 실측 : ADC 평균 = 163,594, 전류 = 1468µA</w:delText>
        </w:r>
      </w:del>
    </w:p>
    <w:p w14:paraId="00000323" w14:textId="7DB244E9" w:rsidR="00850D8F" w:rsidDel="00096E99" w:rsidRDefault="00000000">
      <w:pPr>
        <w:spacing w:after="120" w:line="300" w:lineRule="auto"/>
        <w:jc w:val="center"/>
        <w:rPr>
          <w:del w:id="145" w:author="김은수" w:date="2026-09-29T13:53:00Z" w16du:dateUtc="2026-09-29T04:53:00Z"/>
          <w:rFonts w:ascii="맑은 고딕" w:eastAsia="맑은 고딕" w:hAnsi="맑은 고딕" w:cs="맑은 고딕"/>
          <w:b/>
          <w:bCs/>
          <w:i/>
          <w:iCs/>
          <w:color w:val="0000FF"/>
        </w:rPr>
      </w:pPr>
      <w:del w:id="146" w:author="김은수" w:date="2026-09-29T13:53:00Z" w16du:dateUtc="2026-09-29T04:53:00Z">
        <w:r w:rsidDel="00096E99">
          <w:rPr>
            <w:rFonts w:ascii="맑은 고딕" w:eastAsia="맑은 고딕" w:hAnsi="맑은 고딕" w:cs="맑은 고딕"/>
            <w:b/>
            <w:bCs/>
            <w:i/>
            <w:iCs/>
            <w:color w:val="0000FF"/>
          </w:rPr>
          <w:delText>32채널 실측 : ADC 평균 = 163,875, 전류 = 1437µA</w:delText>
        </w:r>
      </w:del>
    </w:p>
    <w:p w14:paraId="00000324" w14:textId="77777777" w:rsidR="00850D8F" w:rsidRDefault="00850D8F">
      <w:pPr>
        <w:widowControl/>
        <w:spacing w:after="0" w:line="20" w:lineRule="auto"/>
        <w:jc w:val="left"/>
        <w:rPr>
          <w:rFonts w:ascii="맑은 고딕" w:eastAsia="맑은 고딕" w:hAnsi="맑은 고딕" w:cs="맑은 고딕"/>
          <w:color w:val="000000"/>
        </w:rPr>
      </w:pPr>
    </w:p>
    <w:p w14:paraId="00000325" w14:textId="77777777" w:rsidR="00850D8F" w:rsidRDefault="00000000" w:rsidP="00096E99">
      <w:pPr>
        <w:rPr>
          <w:rFonts w:ascii="맑은 고딕" w:eastAsia="맑은 고딕" w:hAnsi="맑은 고딕" w:cs="맑은 고딕"/>
          <w:color w:val="000000"/>
        </w:rPr>
        <w:pPrChange w:id="147" w:author="김은수" w:date="2026-09-29T13:54:00Z" w16du:dateUtc="2026-09-29T04:54:00Z">
          <w:pPr>
            <w:widowControl/>
            <w:spacing w:after="0" w:line="20" w:lineRule="auto"/>
            <w:jc w:val="left"/>
          </w:pPr>
        </w:pPrChange>
      </w:pPr>
      <w:r>
        <w:br w:type="page"/>
      </w:r>
    </w:p>
    <w:p w14:paraId="00000326" w14:textId="77777777" w:rsidR="00850D8F" w:rsidRDefault="00000000">
      <w:pPr>
        <w:pStyle w:val="2"/>
        <w:keepNext w:val="0"/>
        <w:numPr>
          <w:ilvl w:val="1"/>
          <w:numId w:val="1"/>
        </w:numPr>
        <w:spacing w:before="140" w:after="100" w:line="276" w:lineRule="auto"/>
        <w:ind w:left="100" w:firstLine="0"/>
        <w:jc w:val="left"/>
        <w:rPr>
          <w:rFonts w:ascii="맑은 고딕" w:eastAsia="맑은 고딕" w:hAnsi="맑은 고딕" w:cs="맑은 고딕"/>
          <w:color w:val="000000"/>
          <w:sz w:val="24"/>
          <w:szCs w:val="24"/>
        </w:rPr>
      </w:pPr>
      <w:bookmarkStart w:id="148" w:name="_Toc241582674"/>
      <w:r>
        <w:rPr>
          <w:rFonts w:ascii="맑은 고딕" w:eastAsia="맑은 고딕" w:hAnsi="맑은 고딕" w:cs="맑은 고딕"/>
          <w:b/>
          <w:bCs/>
          <w:color w:val="000000"/>
          <w:sz w:val="24"/>
          <w:szCs w:val="24"/>
        </w:rPr>
        <w:lastRenderedPageBreak/>
        <w:t>ID : SYS-EP-TEST-ID-7</w:t>
      </w:r>
      <w:bookmarkEnd w:id="148"/>
    </w:p>
    <w:p w14:paraId="00000327" w14:textId="77777777" w:rsidR="00850D8F" w:rsidRDefault="00000000">
      <w:pPr>
        <w:pStyle w:val="3"/>
        <w:keepNext w:val="0"/>
        <w:numPr>
          <w:ilvl w:val="2"/>
          <w:numId w:val="1"/>
        </w:numPr>
        <w:spacing w:before="140" w:after="100" w:line="276" w:lineRule="auto"/>
        <w:ind w:left="200" w:firstLine="0"/>
        <w:jc w:val="left"/>
        <w:rPr>
          <w:rFonts w:ascii="맑은 고딕" w:eastAsia="맑은 고딕" w:hAnsi="맑은 고딕" w:cs="맑은 고딕"/>
          <w:b/>
          <w:bCs/>
          <w:color w:val="000000"/>
          <w:sz w:val="22"/>
          <w:szCs w:val="22"/>
        </w:rPr>
      </w:pPr>
      <w:bookmarkStart w:id="149" w:name="_Toc241582675"/>
      <w:r>
        <w:rPr>
          <w:rFonts w:ascii="맑은 고딕" w:eastAsia="맑은 고딕" w:hAnsi="맑은 고딕" w:cs="맑은 고딕"/>
          <w:b/>
          <w:bCs/>
          <w:color w:val="000000"/>
          <w:sz w:val="22"/>
          <w:szCs w:val="22"/>
        </w:rPr>
        <w:t>시험 설명</w:t>
      </w:r>
      <w:bookmarkEnd w:id="149"/>
    </w:p>
    <w:p w14:paraId="00000328" w14:textId="77777777" w:rsidR="00850D8F" w:rsidRDefault="00000000">
      <w:pPr>
        <w:numPr>
          <w:ilvl w:val="0"/>
          <w:numId w:val="2"/>
        </w:numPr>
        <w:pBdr>
          <w:top w:val="nil"/>
          <w:left w:val="nil"/>
          <w:bottom w:val="nil"/>
          <w:right w:val="nil"/>
          <w:between w:val="nil"/>
        </w:pBdr>
        <w:spacing w:after="120" w:line="300" w:lineRule="auto"/>
        <w:ind w:left="489" w:hanging="150"/>
        <w:jc w:val="left"/>
        <w:rPr>
          <w:color w:val="000000"/>
        </w:rPr>
      </w:pPr>
      <w:r>
        <w:rPr>
          <w:rFonts w:ascii="맑은 고딕" w:eastAsia="맑은 고딕" w:hAnsi="맑은 고딕" w:cs="맑은 고딕"/>
          <w:color w:val="000000"/>
        </w:rPr>
        <w:t xml:space="preserve">사운드 처리기의 </w:t>
      </w:r>
      <w:r>
        <w:rPr>
          <w:rFonts w:ascii="맑은 고딕" w:eastAsia="맑은 고딕" w:hAnsi="맑은 고딕" w:cs="맑은 고딕"/>
          <w:color w:val="000000"/>
          <w:sz w:val="19"/>
          <w:szCs w:val="19"/>
        </w:rPr>
        <w:t>입력 사운드에 따라 주파수 대역이 예상된 전극 채널로 출력 되는지 확인한다.</w:t>
      </w:r>
    </w:p>
    <w:p w14:paraId="00000329" w14:textId="77777777" w:rsidR="00850D8F" w:rsidRDefault="00000000">
      <w:pPr>
        <w:pStyle w:val="3"/>
        <w:keepNext w:val="0"/>
        <w:numPr>
          <w:ilvl w:val="2"/>
          <w:numId w:val="1"/>
        </w:numPr>
        <w:spacing w:before="140" w:after="100" w:line="276" w:lineRule="auto"/>
        <w:ind w:left="200" w:firstLine="0"/>
        <w:jc w:val="left"/>
        <w:rPr>
          <w:rFonts w:ascii="맑은 고딕" w:eastAsia="맑은 고딕" w:hAnsi="맑은 고딕" w:cs="맑은 고딕"/>
          <w:b/>
          <w:bCs/>
          <w:color w:val="000000"/>
          <w:sz w:val="22"/>
          <w:szCs w:val="22"/>
        </w:rPr>
      </w:pPr>
      <w:bookmarkStart w:id="150" w:name="_Toc241582676"/>
      <w:r>
        <w:rPr>
          <w:rFonts w:ascii="맑은 고딕" w:eastAsia="맑은 고딕" w:hAnsi="맑은 고딕" w:cs="맑은 고딕"/>
          <w:b/>
          <w:bCs/>
          <w:color w:val="000000"/>
          <w:sz w:val="22"/>
          <w:szCs w:val="22"/>
        </w:rPr>
        <w:t>시험 준비 및 초기 조건</w:t>
      </w:r>
      <w:bookmarkEnd w:id="150"/>
    </w:p>
    <w:p w14:paraId="0000032A" w14:textId="77777777" w:rsidR="00850D8F" w:rsidRDefault="00000000">
      <w:pPr>
        <w:numPr>
          <w:ilvl w:val="0"/>
          <w:numId w:val="2"/>
        </w:numPr>
        <w:pBdr>
          <w:top w:val="nil"/>
          <w:left w:val="nil"/>
          <w:bottom w:val="nil"/>
          <w:right w:val="nil"/>
          <w:between w:val="nil"/>
        </w:pBdr>
        <w:spacing w:after="120" w:line="300" w:lineRule="auto"/>
        <w:ind w:left="489" w:hanging="150"/>
        <w:jc w:val="left"/>
        <w:rPr>
          <w:color w:val="000000"/>
        </w:rPr>
      </w:pPr>
      <w:r>
        <w:rPr>
          <w:rFonts w:ascii="맑은 고딕" w:eastAsia="맑은 고딕" w:hAnsi="맑은 고딕" w:cs="맑은 고딕"/>
          <w:color w:val="000000"/>
        </w:rPr>
        <w:t>시험 ID : SYS-EP-TEST-ID-1의 시험 준비와 동일.</w:t>
      </w:r>
    </w:p>
    <w:p w14:paraId="0000032B" w14:textId="77777777" w:rsidR="00850D8F" w:rsidRDefault="00000000">
      <w:pPr>
        <w:pStyle w:val="3"/>
        <w:keepNext w:val="0"/>
        <w:numPr>
          <w:ilvl w:val="2"/>
          <w:numId w:val="1"/>
        </w:numPr>
        <w:spacing w:before="140" w:after="100" w:line="276" w:lineRule="auto"/>
        <w:ind w:left="200" w:firstLine="0"/>
        <w:jc w:val="left"/>
        <w:rPr>
          <w:rFonts w:ascii="맑은 고딕" w:eastAsia="맑은 고딕" w:hAnsi="맑은 고딕" w:cs="맑은 고딕"/>
          <w:b/>
          <w:bCs/>
          <w:color w:val="000000"/>
          <w:sz w:val="22"/>
          <w:szCs w:val="22"/>
        </w:rPr>
      </w:pPr>
      <w:bookmarkStart w:id="151" w:name="_Toc241582677"/>
      <w:r>
        <w:rPr>
          <w:rFonts w:ascii="맑은 고딕" w:eastAsia="맑은 고딕" w:hAnsi="맑은 고딕" w:cs="맑은 고딕"/>
          <w:b/>
          <w:bCs/>
          <w:color w:val="000000"/>
          <w:sz w:val="22"/>
          <w:szCs w:val="22"/>
        </w:rPr>
        <w:t>시험 진행</w:t>
      </w:r>
      <w:bookmarkEnd w:id="151"/>
    </w:p>
    <w:p w14:paraId="0000032C" w14:textId="77777777" w:rsidR="00850D8F" w:rsidRDefault="00850D8F">
      <w:pPr>
        <w:spacing w:after="0" w:line="20" w:lineRule="auto"/>
        <w:jc w:val="left"/>
        <w:rPr>
          <w:rFonts w:ascii="맑은 고딕" w:eastAsia="맑은 고딕" w:hAnsi="맑은 고딕" w:cs="맑은 고딕"/>
          <w:color w:val="000000"/>
        </w:rPr>
      </w:pPr>
    </w:p>
    <w:p w14:paraId="0000032D" w14:textId="77777777" w:rsidR="00850D8F" w:rsidRDefault="00000000">
      <w:pPr>
        <w:pStyle w:val="4"/>
        <w:keepNext w:val="0"/>
        <w:numPr>
          <w:ilvl w:val="3"/>
          <w:numId w:val="1"/>
        </w:numPr>
        <w:spacing w:before="140" w:after="100" w:line="276" w:lineRule="auto"/>
        <w:ind w:left="300" w:right="200" w:firstLine="0"/>
        <w:jc w:val="left"/>
        <w:rPr>
          <w:rFonts w:ascii="맑은 고딕" w:eastAsia="맑은 고딕" w:hAnsi="맑은 고딕" w:cs="맑은 고딕"/>
          <w:b/>
          <w:bCs/>
          <w:color w:val="000000"/>
          <w:sz w:val="21"/>
          <w:szCs w:val="21"/>
        </w:rPr>
      </w:pPr>
      <w:r>
        <w:rPr>
          <w:rFonts w:ascii="맑은 고딕" w:eastAsia="맑은 고딕" w:hAnsi="맑은 고딕" w:cs="맑은 고딕"/>
          <w:b/>
          <w:bCs/>
          <w:sz w:val="21"/>
          <w:szCs w:val="21"/>
        </w:rPr>
        <w:t>1500</w:t>
      </w:r>
      <w:r>
        <w:rPr>
          <w:rFonts w:ascii="맑은 고딕" w:eastAsia="맑은 고딕" w:hAnsi="맑은 고딕" w:cs="맑은 고딕"/>
          <w:b/>
          <w:bCs/>
          <w:color w:val="000000"/>
          <w:sz w:val="21"/>
          <w:szCs w:val="21"/>
        </w:rPr>
        <w:t>Hz 출력 확인</w:t>
      </w:r>
    </w:p>
    <w:p w14:paraId="0000032E"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측정 방법</w:t>
      </w:r>
    </w:p>
    <w:p w14:paraId="0000032F"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개발자용 PC 앱을 사용해 프로그램(맵 데이터)을 1번으로 선택한다.</w:t>
      </w:r>
    </w:p>
    <w:p w14:paraId="00000330"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볼륨을 1로 설정한다.</w:t>
      </w:r>
    </w:p>
    <w:p w14:paraId="00000331"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개발자용 PC 앱의 오디오 입력 최대값 테스트 화면으로 진입한다.</w:t>
      </w:r>
    </w:p>
    <w:p w14:paraId="00000332"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 xml:space="preserve">측정 소프트웨어에서 </w:t>
      </w:r>
      <w:r>
        <w:rPr>
          <w:rFonts w:ascii="맑은 고딕" w:eastAsia="맑은 고딕" w:hAnsi="맑은 고딕" w:cs="맑은 고딕"/>
        </w:rPr>
        <w:t xml:space="preserve">1500 </w:t>
      </w:r>
      <w:r>
        <w:rPr>
          <w:rFonts w:ascii="맑은 고딕" w:eastAsia="맑은 고딕" w:hAnsi="맑은 고딕" w:cs="맑은 고딕"/>
          <w:color w:val="000000"/>
        </w:rPr>
        <w:t xml:space="preserve">Hz 사인파 신호를 재생하고, ADC 값이 </w:t>
      </w:r>
      <w:sdt>
        <w:sdtPr>
          <w:tag w:val="goog_rdk_19"/>
          <w:id w:val="-99364927"/>
        </w:sdtPr>
        <w:sdtContent>
          <w:commentRangeStart w:id="152"/>
        </w:sdtContent>
      </w:sdt>
      <w:r>
        <w:rPr>
          <w:rFonts w:ascii="맑은 고딕" w:eastAsia="맑은 고딕" w:hAnsi="맑은 고딕" w:cs="맑은 고딕"/>
          <w:color w:val="000000"/>
        </w:rPr>
        <w:t>710~894</w:t>
      </w:r>
      <w:commentRangeEnd w:id="152"/>
      <w:r w:rsidR="006B12D8">
        <w:rPr>
          <w:rStyle w:val="af0"/>
          <w:rFonts w:ascii="맑은 고딕" w:eastAsia="맑은 고딕" w:hAnsi="맑은 고딕" w:cs="맑은 고딕"/>
          <w:color w:val="000000"/>
          <w:sz w:val="20"/>
          <w:szCs w:val="20"/>
        </w:rPr>
        <w:commentReference w:id="152"/>
      </w:r>
      <w:r>
        <w:rPr>
          <w:rFonts w:ascii="맑은 고딕" w:eastAsia="맑은 고딕" w:hAnsi="맑은 고딕" w:cs="맑은 고딕"/>
          <w:color w:val="000000"/>
        </w:rPr>
        <w:t xml:space="preserve">에 대응하도록 설정한다. </w:t>
      </w:r>
    </w:p>
    <w:p w14:paraId="00000333"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오실로스코프를 사용하여 18번(16채널 내부기는 2번) 채널의 자극 출력 전압을 측정한다.</w:t>
      </w:r>
    </w:p>
    <w:p w14:paraId="00000334" w14:textId="77777777" w:rsidR="00850D8F" w:rsidRDefault="00000000">
      <w:pPr>
        <w:numPr>
          <w:ilvl w:val="0"/>
          <w:numId w:val="5"/>
        </w:numPr>
        <w:pBdr>
          <w:top w:val="nil"/>
          <w:left w:val="nil"/>
          <w:bottom w:val="nil"/>
          <w:right w:val="nil"/>
          <w:between w:val="nil"/>
        </w:pBdr>
        <w:rPr>
          <w:color w:val="000000"/>
        </w:rPr>
      </w:pPr>
      <w:r>
        <w:rPr>
          <w:rFonts w:eastAsia="HY중고딕"/>
          <w:color w:val="000000"/>
        </w:rPr>
        <w:t>ADC 값에 대응되는 음압 정보는 『부록 1. TD24A-A-EXT 외부기의 입력 음압 대비 ADC 출력 테이블』 참조</w:t>
      </w:r>
    </w:p>
    <w:p w14:paraId="00000335"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통과 기준</w:t>
      </w:r>
    </w:p>
    <w:p w14:paraId="00000336" w14:textId="77777777" w:rsidR="00850D8F" w:rsidRDefault="00000000">
      <w:pPr>
        <w:numPr>
          <w:ilvl w:val="0"/>
          <w:numId w:val="2"/>
        </w:numPr>
        <w:pBdr>
          <w:top w:val="nil"/>
          <w:left w:val="nil"/>
          <w:bottom w:val="nil"/>
          <w:right w:val="nil"/>
          <w:between w:val="nil"/>
        </w:pBdr>
        <w:rPr>
          <w:color w:val="000000"/>
        </w:rPr>
      </w:pPr>
      <w:r>
        <w:rPr>
          <w:rFonts w:eastAsia="HY중고딕"/>
          <w:color w:val="000000"/>
        </w:rPr>
        <w:t>32채널 내부기</w:t>
      </w:r>
    </w:p>
    <w:tbl>
      <w:tblPr>
        <w:tblStyle w:val="afffff9"/>
        <w:tblW w:w="5528"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992"/>
        <w:gridCol w:w="4536"/>
      </w:tblGrid>
      <w:tr w:rsidR="00850D8F" w14:paraId="610D22D8" w14:textId="77777777">
        <w:trPr>
          <w:cantSplit/>
          <w:tblHeader/>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337" w14:textId="77777777" w:rsidR="00850D8F" w:rsidRDefault="00000000">
            <w:pPr>
              <w:spacing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전극</w:t>
            </w:r>
          </w:p>
        </w:tc>
        <w:tc>
          <w:tcPr>
            <w:tcW w:w="4536"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338" w14:textId="77777777" w:rsidR="00850D8F" w:rsidRDefault="00000000">
            <w:pPr>
              <w:pBdr>
                <w:top w:val="nil"/>
                <w:left w:val="nil"/>
                <w:bottom w:val="nil"/>
                <w:right w:val="nil"/>
                <w:between w:val="nil"/>
              </w:pBdr>
              <w:spacing w:after="160"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자극 전류(</w:t>
            </w:r>
            <w:r>
              <w:rPr>
                <w:rFonts w:ascii="맑은 고딕" w:eastAsia="맑은 고딕" w:hAnsi="맑은 고딕" w:cs="맑은 고딕"/>
                <w:b/>
                <w:bCs/>
                <w:color w:val="000000"/>
              </w:rPr>
              <w:t>µA)</w:t>
            </w:r>
            <w:r>
              <w:rPr>
                <w:rFonts w:ascii="맑은 고딕" w:eastAsia="맑은 고딕" w:hAnsi="맑은 고딕" w:cs="맑은 고딕"/>
                <w:b/>
                <w:bCs/>
                <w:color w:val="000000"/>
                <w:sz w:val="19"/>
                <w:szCs w:val="19"/>
              </w:rPr>
              <w:t xml:space="preserve"> T: 500, C: 1500 (참고용)</w:t>
            </w:r>
          </w:p>
        </w:tc>
      </w:tr>
      <w:tr w:rsidR="00850D8F" w14:paraId="4FFEA530" w14:textId="77777777">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39"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1</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3A"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499 (±10%)</w:t>
            </w:r>
          </w:p>
        </w:tc>
      </w:tr>
      <w:tr w:rsidR="00850D8F" w14:paraId="771411C7" w14:textId="77777777">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3B"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3C"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499 (±10%)</w:t>
            </w:r>
          </w:p>
        </w:tc>
      </w:tr>
      <w:tr w:rsidR="00850D8F" w14:paraId="57FAFC59" w14:textId="77777777">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3D"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17</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3E"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499 (±10%)</w:t>
            </w:r>
          </w:p>
        </w:tc>
      </w:tr>
      <w:tr w:rsidR="00850D8F" w14:paraId="52AFC250" w14:textId="77777777">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3F"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sz w:val="19"/>
                <w:szCs w:val="19"/>
              </w:rPr>
              <w:t>18</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40" w14:textId="708369AB" w:rsidR="00850D8F" w:rsidDel="00734373" w:rsidRDefault="00000000" w:rsidP="00734373">
            <w:pPr>
              <w:pBdr>
                <w:top w:val="nil"/>
                <w:left w:val="nil"/>
                <w:bottom w:val="nil"/>
                <w:right w:val="nil"/>
                <w:between w:val="nil"/>
              </w:pBdr>
              <w:spacing w:before="40" w:after="40" w:line="276" w:lineRule="auto"/>
              <w:jc w:val="center"/>
              <w:rPr>
                <w:del w:id="153" w:author="김은수" w:date="2026-09-29T13:54:00Z" w16du:dateUtc="2026-09-29T04:54:00Z"/>
                <w:rFonts w:ascii="맑은 고딕" w:eastAsia="맑은 고딕" w:hAnsi="맑은 고딕" w:cs="맑은 고딕"/>
                <w:color w:val="000000"/>
                <w:sz w:val="19"/>
                <w:szCs w:val="19"/>
              </w:rPr>
              <w:pPrChange w:id="154" w:author="김은수" w:date="2026-09-29T13:54:00Z" w16du:dateUtc="2026-09-29T04:54:00Z">
                <w:pPr>
                  <w:pBdr>
                    <w:top w:val="nil"/>
                    <w:left w:val="nil"/>
                    <w:bottom w:val="nil"/>
                    <w:right w:val="nil"/>
                    <w:between w:val="nil"/>
                  </w:pBdr>
                  <w:spacing w:before="40" w:after="40" w:line="276" w:lineRule="auto"/>
                  <w:jc w:val="center"/>
                </w:pPr>
              </w:pPrChange>
            </w:pPr>
            <w:r>
              <w:rPr>
                <w:rFonts w:ascii="맑은 고딕" w:eastAsia="맑은 고딕" w:hAnsi="맑은 고딕" w:cs="맑은 고딕"/>
                <w:color w:val="000000"/>
                <w:sz w:val="19"/>
                <w:szCs w:val="19"/>
              </w:rPr>
              <w:t>(</w:t>
            </w:r>
            <w:r>
              <w:rPr>
                <w:rFonts w:ascii="Cambria Math" w:eastAsia="맑은 고딕" w:hAnsi="Cambria Math" w:cs="Cambria Math"/>
                <w:color w:val="000000"/>
                <w:sz w:val="19"/>
                <w:szCs w:val="19"/>
              </w:rPr>
              <w:t>−</w:t>
            </w:r>
            <w:r>
              <w:rPr>
                <w:rFonts w:ascii="맑은 고딕" w:eastAsia="맑은 고딕" w:hAnsi="맑은 고딕" w:cs="맑은 고딕"/>
                <w:color w:val="000000"/>
                <w:sz w:val="19"/>
                <w:szCs w:val="19"/>
              </w:rPr>
              <w:t>10%: 821)  912 ~ 945  (+10%: 1,039)</w:t>
            </w:r>
          </w:p>
          <w:p w14:paraId="00000341" w14:textId="6D8C5622" w:rsidR="00850D8F" w:rsidRDefault="00000000" w:rsidP="00734373">
            <w:pPr>
              <w:pBdr>
                <w:top w:val="nil"/>
                <w:left w:val="nil"/>
                <w:bottom w:val="nil"/>
                <w:right w:val="nil"/>
                <w:between w:val="nil"/>
              </w:pBdr>
              <w:spacing w:before="40" w:after="40" w:line="276" w:lineRule="auto"/>
              <w:jc w:val="center"/>
              <w:rPr>
                <w:rFonts w:ascii="맑은 고딕" w:eastAsia="맑은 고딕" w:hAnsi="맑은 고딕" w:cs="맑은 고딕"/>
                <w:sz w:val="19"/>
                <w:szCs w:val="19"/>
              </w:rPr>
              <w:pPrChange w:id="155" w:author="김은수" w:date="2026-09-29T13:54:00Z" w16du:dateUtc="2026-09-29T04:54:00Z">
                <w:pPr>
                  <w:spacing w:before="40" w:after="40" w:line="276" w:lineRule="auto"/>
                  <w:jc w:val="center"/>
                </w:pPr>
              </w:pPrChange>
            </w:pPr>
            <w:del w:id="156" w:author="김은수" w:date="2026-09-29T13:54:00Z" w16du:dateUtc="2026-09-29T04:54:00Z">
              <w:r w:rsidDel="00734373">
                <w:rPr>
                  <w:rFonts w:ascii="맑은 고딕" w:eastAsia="맑은 고딕" w:hAnsi="맑은 고딕" w:cs="맑은 고딕"/>
                  <w:b/>
                  <w:bCs/>
                  <w:i/>
                  <w:iCs/>
                  <w:color w:val="0000FF"/>
                  <w:sz w:val="19"/>
                  <w:szCs w:val="19"/>
                </w:rPr>
                <w:delText>32채널 실측 : ADC 평균 = 740, 전류 = 905.8</w:delText>
              </w:r>
            </w:del>
          </w:p>
        </w:tc>
      </w:tr>
      <w:tr w:rsidR="00850D8F" w14:paraId="3BBE6B0D" w14:textId="77777777">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42"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lastRenderedPageBreak/>
              <w:t>19</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43"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499 (±10%)</w:t>
            </w:r>
          </w:p>
        </w:tc>
      </w:tr>
      <w:tr w:rsidR="00850D8F" w14:paraId="131DB275" w14:textId="77777777">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44"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45"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499 (±10%)</w:t>
            </w:r>
          </w:p>
        </w:tc>
      </w:tr>
      <w:tr w:rsidR="00850D8F" w14:paraId="7553F915" w14:textId="77777777">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46"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32</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47"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499 (±10%)</w:t>
            </w:r>
          </w:p>
        </w:tc>
      </w:tr>
      <w:tr w:rsidR="00850D8F" w14:paraId="31879EE1" w14:textId="77777777">
        <w:trPr>
          <w:cantSplit/>
          <w:trHeight w:val="20"/>
          <w:jc w:val="center"/>
        </w:trPr>
        <w:tc>
          <w:tcPr>
            <w:tcW w:w="5528" w:type="dxa"/>
            <w:gridSpan w:val="2"/>
            <w:tcBorders>
              <w:top w:val="single" w:sz="4" w:space="0" w:color="B7B7B7"/>
              <w:left w:val="single" w:sz="4" w:space="0" w:color="B7B7B7"/>
              <w:bottom w:val="single" w:sz="4" w:space="0" w:color="B7B7B7"/>
              <w:right w:val="single" w:sz="4" w:space="0" w:color="B7B7B7"/>
            </w:tcBorders>
            <w:shd w:val="clear" w:color="auto" w:fill="FFFFFF"/>
            <w:vAlign w:val="center"/>
          </w:tcPr>
          <w:p w14:paraId="00000348"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 16번 채널은 인덱스 채널</w:t>
            </w:r>
          </w:p>
        </w:tc>
      </w:tr>
    </w:tbl>
    <w:p w14:paraId="0000034A" w14:textId="77777777" w:rsidR="00850D8F" w:rsidRDefault="00850D8F"/>
    <w:p w14:paraId="0000034B" w14:textId="77777777" w:rsidR="00850D8F" w:rsidRDefault="00000000">
      <w:pPr>
        <w:numPr>
          <w:ilvl w:val="0"/>
          <w:numId w:val="2"/>
        </w:numPr>
        <w:pBdr>
          <w:top w:val="nil"/>
          <w:left w:val="nil"/>
          <w:bottom w:val="nil"/>
          <w:right w:val="nil"/>
          <w:between w:val="nil"/>
        </w:pBdr>
      </w:pPr>
      <w:r>
        <w:rPr>
          <w:rFonts w:eastAsia="HY중고딕"/>
          <w:color w:val="000000"/>
        </w:rPr>
        <w:t>16채널 내부기</w:t>
      </w:r>
    </w:p>
    <w:tbl>
      <w:tblPr>
        <w:tblStyle w:val="afffffa"/>
        <w:tblW w:w="5528"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992"/>
        <w:gridCol w:w="4536"/>
      </w:tblGrid>
      <w:tr w:rsidR="00850D8F" w14:paraId="3AE6E825" w14:textId="77777777">
        <w:trPr>
          <w:cantSplit/>
          <w:tblHeader/>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34C" w14:textId="77777777" w:rsidR="00850D8F" w:rsidRDefault="00000000">
            <w:pPr>
              <w:spacing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전극</w:t>
            </w:r>
          </w:p>
        </w:tc>
        <w:tc>
          <w:tcPr>
            <w:tcW w:w="4536"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34D" w14:textId="77777777" w:rsidR="00850D8F" w:rsidRDefault="00000000">
            <w:pPr>
              <w:pBdr>
                <w:top w:val="nil"/>
                <w:left w:val="nil"/>
                <w:bottom w:val="nil"/>
                <w:right w:val="nil"/>
                <w:between w:val="nil"/>
              </w:pBdr>
              <w:spacing w:after="160"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자극 전류(</w:t>
            </w:r>
            <w:r>
              <w:rPr>
                <w:rFonts w:ascii="맑은 고딕" w:eastAsia="맑은 고딕" w:hAnsi="맑은 고딕" w:cs="맑은 고딕"/>
                <w:b/>
                <w:bCs/>
                <w:color w:val="000000"/>
              </w:rPr>
              <w:t>µA)</w:t>
            </w:r>
            <w:r>
              <w:rPr>
                <w:rFonts w:ascii="맑은 고딕" w:eastAsia="맑은 고딕" w:hAnsi="맑은 고딕" w:cs="맑은 고딕"/>
                <w:b/>
                <w:bCs/>
                <w:color w:val="000000"/>
                <w:sz w:val="19"/>
                <w:szCs w:val="19"/>
              </w:rPr>
              <w:t xml:space="preserve"> T: 500, C: 1500 (참고용)</w:t>
            </w:r>
          </w:p>
        </w:tc>
      </w:tr>
      <w:tr w:rsidR="00850D8F" w14:paraId="47649514" w14:textId="77777777">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4E"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1</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4F"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499 (±10%)</w:t>
            </w:r>
          </w:p>
        </w:tc>
      </w:tr>
      <w:tr w:rsidR="00850D8F" w14:paraId="78B7FE99" w14:textId="77777777">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50"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sz w:val="19"/>
                <w:szCs w:val="19"/>
              </w:rPr>
              <w:t>2</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51" w14:textId="3DA43DA5" w:rsidR="00850D8F" w:rsidDel="00734373" w:rsidRDefault="00000000" w:rsidP="00734373">
            <w:pPr>
              <w:pBdr>
                <w:top w:val="nil"/>
                <w:left w:val="nil"/>
                <w:bottom w:val="nil"/>
                <w:right w:val="nil"/>
                <w:between w:val="nil"/>
              </w:pBdr>
              <w:spacing w:before="40" w:after="40" w:line="276" w:lineRule="auto"/>
              <w:jc w:val="center"/>
              <w:rPr>
                <w:del w:id="157" w:author="김은수" w:date="2026-09-29T13:54:00Z" w16du:dateUtc="2026-09-29T04:54:00Z"/>
                <w:rFonts w:ascii="맑은 고딕" w:eastAsia="맑은 고딕" w:hAnsi="맑은 고딕" w:cs="맑은 고딕"/>
                <w:color w:val="000000"/>
                <w:sz w:val="19"/>
                <w:szCs w:val="19"/>
              </w:rPr>
              <w:pPrChange w:id="158" w:author="김은수" w:date="2026-09-29T13:54:00Z" w16du:dateUtc="2026-09-29T04:54:00Z">
                <w:pPr>
                  <w:pBdr>
                    <w:top w:val="nil"/>
                    <w:left w:val="nil"/>
                    <w:bottom w:val="nil"/>
                    <w:right w:val="nil"/>
                    <w:between w:val="nil"/>
                  </w:pBdr>
                  <w:spacing w:before="40" w:after="40" w:line="276" w:lineRule="auto"/>
                  <w:jc w:val="center"/>
                </w:pPr>
              </w:pPrChange>
            </w:pPr>
            <w:r>
              <w:rPr>
                <w:rFonts w:ascii="맑은 고딕" w:eastAsia="맑은 고딕" w:hAnsi="맑은 고딕" w:cs="맑은 고딕"/>
                <w:color w:val="000000"/>
                <w:sz w:val="19"/>
                <w:szCs w:val="19"/>
              </w:rPr>
              <w:t>(</w:t>
            </w:r>
            <w:r>
              <w:rPr>
                <w:rFonts w:ascii="Cambria Math" w:eastAsia="맑은 고딕" w:hAnsi="Cambria Math" w:cs="Cambria Math"/>
                <w:color w:val="000000"/>
                <w:sz w:val="19"/>
                <w:szCs w:val="19"/>
              </w:rPr>
              <w:t>−</w:t>
            </w:r>
            <w:r>
              <w:rPr>
                <w:rFonts w:ascii="맑은 고딕" w:eastAsia="맑은 고딕" w:hAnsi="맑은 고딕" w:cs="맑은 고딕"/>
                <w:color w:val="000000"/>
                <w:sz w:val="19"/>
                <w:szCs w:val="19"/>
              </w:rPr>
              <w:t>10%: 821)  912 ~ 945  (+10%: 1,039)</w:t>
            </w:r>
          </w:p>
          <w:p w14:paraId="00000352" w14:textId="7D98CD40" w:rsidR="00850D8F" w:rsidRDefault="00000000" w:rsidP="00734373">
            <w:pPr>
              <w:pBdr>
                <w:top w:val="nil"/>
                <w:left w:val="nil"/>
                <w:bottom w:val="nil"/>
                <w:right w:val="nil"/>
                <w:between w:val="nil"/>
              </w:pBdr>
              <w:spacing w:before="40" w:after="40" w:line="276" w:lineRule="auto"/>
              <w:jc w:val="center"/>
              <w:rPr>
                <w:rFonts w:ascii="맑은 고딕" w:eastAsia="맑은 고딕" w:hAnsi="맑은 고딕" w:cs="맑은 고딕"/>
                <w:b/>
                <w:bCs/>
                <w:i/>
                <w:iCs/>
                <w:color w:val="0000FF"/>
                <w:sz w:val="19"/>
                <w:szCs w:val="19"/>
              </w:rPr>
              <w:pPrChange w:id="159" w:author="김은수" w:date="2026-09-29T13:54:00Z" w16du:dateUtc="2026-09-29T04:54:00Z">
                <w:pPr>
                  <w:spacing w:before="40" w:after="40" w:line="276" w:lineRule="auto"/>
                  <w:jc w:val="center"/>
                </w:pPr>
              </w:pPrChange>
            </w:pPr>
            <w:del w:id="160" w:author="김은수" w:date="2026-09-29T13:54:00Z" w16du:dateUtc="2026-09-29T04:54:00Z">
              <w:r w:rsidDel="00734373">
                <w:rPr>
                  <w:rFonts w:ascii="맑은 고딕" w:eastAsia="맑은 고딕" w:hAnsi="맑은 고딕" w:cs="맑은 고딕"/>
                  <w:b/>
                  <w:bCs/>
                  <w:i/>
                  <w:iCs/>
                  <w:color w:val="0000FF"/>
                  <w:sz w:val="19"/>
                  <w:szCs w:val="19"/>
                </w:rPr>
                <w:delText>16채널 실측 : ADC 평균 = 745, 전류 = 910.8</w:delText>
              </w:r>
            </w:del>
          </w:p>
        </w:tc>
      </w:tr>
      <w:tr w:rsidR="00850D8F" w14:paraId="45AF27B9" w14:textId="77777777">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53"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3</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54"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499 (±10%)</w:t>
            </w:r>
          </w:p>
        </w:tc>
      </w:tr>
      <w:tr w:rsidR="00850D8F" w14:paraId="6B93ACA9" w14:textId="77777777">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55"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56"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499 (±10%)</w:t>
            </w:r>
          </w:p>
        </w:tc>
      </w:tr>
      <w:tr w:rsidR="00850D8F" w14:paraId="1B53C20A" w14:textId="77777777">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57"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16</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58"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499 (±10%)</w:t>
            </w:r>
          </w:p>
        </w:tc>
      </w:tr>
    </w:tbl>
    <w:p w14:paraId="00000359" w14:textId="77777777" w:rsidR="00850D8F" w:rsidRDefault="00850D8F"/>
    <w:p w14:paraId="0000035A" w14:textId="77777777" w:rsidR="00850D8F" w:rsidRDefault="00850D8F"/>
    <w:p w14:paraId="0000035B" w14:textId="77777777" w:rsidR="00850D8F" w:rsidRDefault="00000000">
      <w:pPr>
        <w:rPr>
          <w:rFonts w:ascii="맑은 고딕" w:eastAsia="맑은 고딕" w:hAnsi="맑은 고딕" w:cs="맑은 고딕"/>
          <w:color w:val="000000"/>
        </w:rPr>
      </w:pPr>
      <w:r>
        <w:br w:type="page"/>
      </w:r>
    </w:p>
    <w:p w14:paraId="0000035C" w14:textId="77777777" w:rsidR="00850D8F" w:rsidRDefault="00000000">
      <w:pPr>
        <w:pStyle w:val="4"/>
        <w:keepNext w:val="0"/>
        <w:numPr>
          <w:ilvl w:val="3"/>
          <w:numId w:val="1"/>
        </w:numPr>
        <w:spacing w:before="140" w:after="100" w:line="276" w:lineRule="auto"/>
        <w:ind w:left="300" w:right="200" w:firstLine="0"/>
        <w:jc w:val="left"/>
        <w:rPr>
          <w:rFonts w:ascii="맑은 고딕" w:eastAsia="맑은 고딕" w:hAnsi="맑은 고딕" w:cs="맑은 고딕"/>
          <w:b/>
          <w:bCs/>
          <w:color w:val="000000"/>
          <w:sz w:val="21"/>
          <w:szCs w:val="21"/>
        </w:rPr>
      </w:pPr>
      <w:r>
        <w:rPr>
          <w:rFonts w:ascii="맑은 고딕" w:eastAsia="맑은 고딕" w:hAnsi="맑은 고딕" w:cs="맑은 고딕"/>
          <w:b/>
          <w:bCs/>
          <w:sz w:val="21"/>
          <w:szCs w:val="21"/>
        </w:rPr>
        <w:lastRenderedPageBreak/>
        <w:t xml:space="preserve"> </w:t>
      </w:r>
      <w:r>
        <w:rPr>
          <w:rFonts w:ascii="맑은 고딕" w:eastAsia="맑은 고딕" w:hAnsi="맑은 고딕" w:cs="맑은 고딕"/>
          <w:b/>
          <w:bCs/>
          <w:color w:val="000000"/>
          <w:sz w:val="21"/>
          <w:szCs w:val="21"/>
        </w:rPr>
        <w:t>303</w:t>
      </w:r>
      <w:r>
        <w:rPr>
          <w:rFonts w:ascii="맑은 고딕" w:eastAsia="맑은 고딕" w:hAnsi="맑은 고딕" w:cs="맑은 고딕"/>
          <w:b/>
          <w:bCs/>
          <w:sz w:val="21"/>
          <w:szCs w:val="21"/>
        </w:rPr>
        <w:t>8</w:t>
      </w:r>
      <w:r>
        <w:rPr>
          <w:rFonts w:ascii="맑은 고딕" w:eastAsia="맑은 고딕" w:hAnsi="맑은 고딕" w:cs="맑은 고딕"/>
          <w:b/>
          <w:bCs/>
          <w:color w:val="000000"/>
          <w:sz w:val="21"/>
          <w:szCs w:val="21"/>
        </w:rPr>
        <w:t>Hz 출력 확인</w:t>
      </w:r>
    </w:p>
    <w:p w14:paraId="0000035D"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측정 방법</w:t>
      </w:r>
    </w:p>
    <w:p w14:paraId="0000035E"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개발자용 PC 앱을 사용해 프로그램(맵 데이터)을 1번으로 선택한다.</w:t>
      </w:r>
    </w:p>
    <w:p w14:paraId="0000035F"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볼륨을 1로 설정한다.</w:t>
      </w:r>
    </w:p>
    <w:p w14:paraId="00000360"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개발자용 PC 앱의 오디오 입력 최대값 테스트 화면으로 진입한다.</w:t>
      </w:r>
    </w:p>
    <w:p w14:paraId="00000361"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측정 소프트웨어에서 3038 Hz 사인파 신호를 재생하고, ADC 값이 690~856에 대응하도록 설정한다.</w:t>
      </w:r>
    </w:p>
    <w:p w14:paraId="00000362"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오실로스코프를 사용하여 24번(16채널 내부기는 7번) 채널의 자극 출력 전압을 측정한다.</w:t>
      </w:r>
    </w:p>
    <w:p w14:paraId="00000363" w14:textId="77777777" w:rsidR="00850D8F" w:rsidRDefault="00000000">
      <w:pPr>
        <w:numPr>
          <w:ilvl w:val="0"/>
          <w:numId w:val="5"/>
        </w:numPr>
        <w:pBdr>
          <w:top w:val="nil"/>
          <w:left w:val="nil"/>
          <w:bottom w:val="nil"/>
          <w:right w:val="nil"/>
          <w:between w:val="nil"/>
        </w:pBdr>
        <w:rPr>
          <w:color w:val="000000"/>
        </w:rPr>
      </w:pPr>
      <w:r>
        <w:rPr>
          <w:rFonts w:eastAsia="HY중고딕"/>
          <w:color w:val="000000"/>
        </w:rPr>
        <w:t>ADC 값에 대응되는 음압 정보는 『부록 1. TD24A-A-EXT 외부기의 입력 음압 대비 ADC 출력 테이블』 참조</w:t>
      </w:r>
    </w:p>
    <w:p w14:paraId="00000364"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통과 기준</w:t>
      </w:r>
    </w:p>
    <w:p w14:paraId="00000365" w14:textId="77777777" w:rsidR="00850D8F" w:rsidRDefault="00000000">
      <w:pPr>
        <w:numPr>
          <w:ilvl w:val="0"/>
          <w:numId w:val="2"/>
        </w:numPr>
        <w:pBdr>
          <w:top w:val="nil"/>
          <w:left w:val="nil"/>
          <w:bottom w:val="nil"/>
          <w:right w:val="nil"/>
          <w:between w:val="nil"/>
        </w:pBdr>
        <w:rPr>
          <w:color w:val="000000"/>
        </w:rPr>
      </w:pPr>
      <w:r>
        <w:rPr>
          <w:rFonts w:eastAsia="HY중고딕"/>
          <w:color w:val="000000"/>
        </w:rPr>
        <w:t>32채널 내부기</w:t>
      </w:r>
    </w:p>
    <w:tbl>
      <w:tblPr>
        <w:tblStyle w:val="afffffb"/>
        <w:tblW w:w="5528"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992"/>
        <w:gridCol w:w="4536"/>
      </w:tblGrid>
      <w:tr w:rsidR="00850D8F" w14:paraId="7747A9CF" w14:textId="77777777">
        <w:trPr>
          <w:cantSplit/>
          <w:tblHeader/>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366" w14:textId="77777777" w:rsidR="00850D8F" w:rsidRDefault="00000000">
            <w:pPr>
              <w:spacing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전극</w:t>
            </w:r>
          </w:p>
        </w:tc>
        <w:tc>
          <w:tcPr>
            <w:tcW w:w="4536"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367" w14:textId="77777777" w:rsidR="00850D8F" w:rsidRDefault="00000000">
            <w:pPr>
              <w:pBdr>
                <w:top w:val="nil"/>
                <w:left w:val="nil"/>
                <w:bottom w:val="nil"/>
                <w:right w:val="nil"/>
                <w:between w:val="nil"/>
              </w:pBdr>
              <w:spacing w:after="160"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자극 전류(</w:t>
            </w:r>
            <w:r>
              <w:rPr>
                <w:rFonts w:ascii="맑은 고딕" w:eastAsia="맑은 고딕" w:hAnsi="맑은 고딕" w:cs="맑은 고딕"/>
                <w:b/>
                <w:bCs/>
                <w:color w:val="000000"/>
              </w:rPr>
              <w:t>µA)</w:t>
            </w:r>
            <w:r>
              <w:rPr>
                <w:rFonts w:ascii="맑은 고딕" w:eastAsia="맑은 고딕" w:hAnsi="맑은 고딕" w:cs="맑은 고딕"/>
                <w:b/>
                <w:bCs/>
                <w:color w:val="000000"/>
                <w:sz w:val="19"/>
                <w:szCs w:val="19"/>
              </w:rPr>
              <w:t xml:space="preserve"> T: 500, C: 1500 (참고용)</w:t>
            </w:r>
          </w:p>
        </w:tc>
      </w:tr>
      <w:tr w:rsidR="00850D8F" w14:paraId="134A628A" w14:textId="77777777">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68"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1</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69"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499 (±10%)</w:t>
            </w:r>
          </w:p>
        </w:tc>
      </w:tr>
      <w:tr w:rsidR="00850D8F" w14:paraId="27B2F0D2" w14:textId="77777777">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6A"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6B"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499 (±10%)</w:t>
            </w:r>
          </w:p>
        </w:tc>
      </w:tr>
      <w:tr w:rsidR="00850D8F" w14:paraId="16CD73F8" w14:textId="77777777">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6C"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23</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6D"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499 (±10%)</w:t>
            </w:r>
          </w:p>
        </w:tc>
      </w:tr>
      <w:tr w:rsidR="00850D8F" w14:paraId="62E6B61A" w14:textId="77777777">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6E"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24</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6F" w14:textId="77777777" w:rsidR="00850D8F" w:rsidDel="00DB0299" w:rsidRDefault="00000000">
            <w:pPr>
              <w:pBdr>
                <w:top w:val="nil"/>
                <w:left w:val="nil"/>
                <w:bottom w:val="nil"/>
                <w:right w:val="nil"/>
                <w:between w:val="nil"/>
              </w:pBdr>
              <w:spacing w:before="40" w:after="40" w:line="276" w:lineRule="auto"/>
              <w:jc w:val="center"/>
              <w:rPr>
                <w:del w:id="161" w:author="김은수" w:date="2026-09-29T13:54:00Z" w16du:dateUtc="2026-09-29T04:54:00Z"/>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(−10%: 817)  907 ~ 935  (+10%: 1,028)</w:t>
            </w:r>
          </w:p>
          <w:p w14:paraId="00000370" w14:textId="480186B3" w:rsidR="00850D8F" w:rsidRDefault="00000000" w:rsidP="00DB0299">
            <w:pPr>
              <w:pBdr>
                <w:top w:val="nil"/>
                <w:left w:val="nil"/>
                <w:bottom w:val="nil"/>
                <w:right w:val="nil"/>
                <w:between w:val="nil"/>
              </w:pBdr>
              <w:spacing w:before="40" w:after="40" w:line="276" w:lineRule="auto"/>
              <w:jc w:val="center"/>
              <w:rPr>
                <w:rFonts w:ascii="맑은 고딕" w:eastAsia="맑은 고딕" w:hAnsi="맑은 고딕" w:cs="맑은 고딕"/>
                <w:b/>
                <w:bCs/>
                <w:i/>
                <w:iCs/>
                <w:sz w:val="19"/>
                <w:szCs w:val="19"/>
              </w:rPr>
              <w:pPrChange w:id="162" w:author="김은수" w:date="2026-09-29T13:54:00Z" w16du:dateUtc="2026-09-29T04:54:00Z">
                <w:pPr>
                  <w:spacing w:before="40" w:after="40" w:line="276" w:lineRule="auto"/>
                  <w:jc w:val="center"/>
                </w:pPr>
              </w:pPrChange>
            </w:pPr>
            <w:del w:id="163" w:author="김은수" w:date="2026-09-29T13:54:00Z" w16du:dateUtc="2026-09-29T04:54:00Z">
              <w:r w:rsidDel="00DB0299">
                <w:rPr>
                  <w:rFonts w:ascii="맑은 고딕" w:eastAsia="맑은 고딕" w:hAnsi="맑은 고딕" w:cs="맑은 고딕"/>
                  <w:b/>
                  <w:bCs/>
                  <w:i/>
                  <w:iCs/>
                  <w:color w:val="0000FF"/>
                  <w:sz w:val="19"/>
                  <w:szCs w:val="19"/>
                </w:rPr>
                <w:delText>32채널 실측 : ADC 평균 = 762, 전류 = 905.8</w:delText>
              </w:r>
            </w:del>
          </w:p>
        </w:tc>
      </w:tr>
      <w:tr w:rsidR="00850D8F" w14:paraId="47E4E873" w14:textId="77777777">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71"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25</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72"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499 (±10%)</w:t>
            </w:r>
          </w:p>
        </w:tc>
      </w:tr>
      <w:tr w:rsidR="00850D8F" w14:paraId="33B657EC" w14:textId="77777777">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73"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74"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499 (±10%)</w:t>
            </w:r>
          </w:p>
        </w:tc>
      </w:tr>
      <w:tr w:rsidR="00850D8F" w14:paraId="7557D1E5" w14:textId="77777777">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75"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32</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76"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499 (±10%)</w:t>
            </w:r>
          </w:p>
        </w:tc>
      </w:tr>
      <w:tr w:rsidR="00850D8F" w14:paraId="451C443D" w14:textId="77777777">
        <w:trPr>
          <w:cantSplit/>
          <w:trHeight w:val="20"/>
          <w:jc w:val="center"/>
        </w:trPr>
        <w:tc>
          <w:tcPr>
            <w:tcW w:w="5528" w:type="dxa"/>
            <w:gridSpan w:val="2"/>
            <w:tcBorders>
              <w:top w:val="single" w:sz="4" w:space="0" w:color="B7B7B7"/>
              <w:left w:val="single" w:sz="4" w:space="0" w:color="B7B7B7"/>
              <w:bottom w:val="single" w:sz="4" w:space="0" w:color="B7B7B7"/>
              <w:right w:val="single" w:sz="4" w:space="0" w:color="B7B7B7"/>
            </w:tcBorders>
            <w:shd w:val="clear" w:color="auto" w:fill="FFFFFF"/>
            <w:vAlign w:val="center"/>
          </w:tcPr>
          <w:p w14:paraId="00000377"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 16번 채널은 인덱스 채널</w:t>
            </w:r>
          </w:p>
        </w:tc>
      </w:tr>
    </w:tbl>
    <w:p w14:paraId="00000379" w14:textId="77777777" w:rsidR="00850D8F" w:rsidRDefault="00850D8F">
      <w:pPr>
        <w:rPr>
          <w:ins w:id="164" w:author="김은수" w:date="2026-09-29T13:54:00Z" w16du:dateUtc="2026-09-29T04:54:00Z"/>
        </w:rPr>
      </w:pPr>
    </w:p>
    <w:p w14:paraId="74EBA2AC" w14:textId="1E99E76A" w:rsidR="00DB0299" w:rsidRDefault="00DB0299">
      <w:pPr>
        <w:rPr>
          <w:ins w:id="165" w:author="김은수" w:date="2026-09-29T13:54:00Z" w16du:dateUtc="2026-09-29T04:54:00Z"/>
        </w:rPr>
      </w:pPr>
      <w:ins w:id="166" w:author="김은수" w:date="2026-09-29T13:54:00Z" w16du:dateUtc="2026-09-29T04:54:00Z">
        <w:r>
          <w:br w:type="page"/>
        </w:r>
      </w:ins>
    </w:p>
    <w:p w14:paraId="114F9BE3" w14:textId="3F46142B" w:rsidR="00DB0299" w:rsidDel="00DB0299" w:rsidRDefault="00DB0299">
      <w:pPr>
        <w:rPr>
          <w:del w:id="167" w:author="김은수" w:date="2026-09-29T13:54:00Z" w16du:dateUtc="2026-09-29T04:54:00Z"/>
          <w:rFonts w:hint="eastAsia"/>
        </w:rPr>
      </w:pPr>
    </w:p>
    <w:p w14:paraId="0000037A" w14:textId="77777777" w:rsidR="00850D8F" w:rsidRDefault="00000000">
      <w:pPr>
        <w:numPr>
          <w:ilvl w:val="0"/>
          <w:numId w:val="2"/>
        </w:numPr>
        <w:pBdr>
          <w:top w:val="nil"/>
          <w:left w:val="nil"/>
          <w:bottom w:val="nil"/>
          <w:right w:val="nil"/>
          <w:between w:val="nil"/>
        </w:pBdr>
        <w:rPr>
          <w:color w:val="000000"/>
        </w:rPr>
      </w:pPr>
      <w:r>
        <w:rPr>
          <w:rFonts w:eastAsia="HY중고딕"/>
          <w:color w:val="000000"/>
        </w:rPr>
        <w:t>16채널 내부기</w:t>
      </w:r>
    </w:p>
    <w:tbl>
      <w:tblPr>
        <w:tblStyle w:val="afffffc"/>
        <w:tblW w:w="5528"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992"/>
        <w:gridCol w:w="4536"/>
      </w:tblGrid>
      <w:tr w:rsidR="00850D8F" w14:paraId="6872B059" w14:textId="77777777">
        <w:trPr>
          <w:cantSplit/>
          <w:tblHeader/>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37B" w14:textId="77777777" w:rsidR="00850D8F" w:rsidRDefault="00000000">
            <w:pPr>
              <w:spacing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전극</w:t>
            </w:r>
          </w:p>
        </w:tc>
        <w:tc>
          <w:tcPr>
            <w:tcW w:w="4536"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37C" w14:textId="77777777" w:rsidR="00850D8F" w:rsidRDefault="00000000">
            <w:pPr>
              <w:pBdr>
                <w:top w:val="nil"/>
                <w:left w:val="nil"/>
                <w:bottom w:val="nil"/>
                <w:right w:val="nil"/>
                <w:between w:val="nil"/>
              </w:pBdr>
              <w:spacing w:after="160"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자극 전류(</w:t>
            </w:r>
            <w:r>
              <w:rPr>
                <w:rFonts w:ascii="맑은 고딕" w:eastAsia="맑은 고딕" w:hAnsi="맑은 고딕" w:cs="맑은 고딕"/>
                <w:b/>
                <w:bCs/>
                <w:color w:val="000000"/>
              </w:rPr>
              <w:t>µA)</w:t>
            </w:r>
            <w:r>
              <w:rPr>
                <w:rFonts w:ascii="맑은 고딕" w:eastAsia="맑은 고딕" w:hAnsi="맑은 고딕" w:cs="맑은 고딕"/>
                <w:b/>
                <w:bCs/>
                <w:color w:val="000000"/>
                <w:sz w:val="19"/>
                <w:szCs w:val="19"/>
              </w:rPr>
              <w:t xml:space="preserve"> T: 500, C: 1500 (참고용)</w:t>
            </w:r>
          </w:p>
        </w:tc>
      </w:tr>
      <w:tr w:rsidR="00850D8F" w14:paraId="12E43E85" w14:textId="77777777">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7D"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1</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7E"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499 (±10%)</w:t>
            </w:r>
          </w:p>
        </w:tc>
      </w:tr>
      <w:tr w:rsidR="00850D8F" w14:paraId="593F3547" w14:textId="77777777">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7F"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80"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499 (±10%)</w:t>
            </w:r>
          </w:p>
        </w:tc>
      </w:tr>
      <w:tr w:rsidR="00850D8F" w14:paraId="68EBD123" w14:textId="77777777">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81"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6</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82"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499 (±10%)</w:t>
            </w:r>
          </w:p>
        </w:tc>
      </w:tr>
      <w:tr w:rsidR="00850D8F" w14:paraId="39C31E95" w14:textId="77777777">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83"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7</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84" w14:textId="77777777" w:rsidR="00850D8F" w:rsidDel="00DB0299" w:rsidRDefault="00000000">
            <w:pPr>
              <w:pBdr>
                <w:top w:val="nil"/>
                <w:left w:val="nil"/>
                <w:bottom w:val="nil"/>
                <w:right w:val="nil"/>
                <w:between w:val="nil"/>
              </w:pBdr>
              <w:spacing w:before="40" w:after="40" w:line="276" w:lineRule="auto"/>
              <w:jc w:val="center"/>
              <w:rPr>
                <w:del w:id="168" w:author="김은수" w:date="2026-09-29T13:54:00Z" w16du:dateUtc="2026-09-29T04:54:00Z"/>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(−10%: 817)  907 ~ 935  (+10%: 1,028)</w:t>
            </w:r>
          </w:p>
          <w:p w14:paraId="00000385" w14:textId="265DF8D0" w:rsidR="00850D8F" w:rsidRDefault="00000000" w:rsidP="00DB0299">
            <w:pPr>
              <w:pBdr>
                <w:top w:val="nil"/>
                <w:left w:val="nil"/>
                <w:bottom w:val="nil"/>
                <w:right w:val="nil"/>
                <w:between w:val="nil"/>
              </w:pBdr>
              <w:spacing w:before="40" w:after="40" w:line="276" w:lineRule="auto"/>
              <w:jc w:val="center"/>
              <w:rPr>
                <w:rFonts w:ascii="맑은 고딕" w:eastAsia="맑은 고딕" w:hAnsi="맑은 고딕" w:cs="맑은 고딕"/>
                <w:b/>
                <w:bCs/>
                <w:i/>
                <w:iCs/>
                <w:sz w:val="19"/>
                <w:szCs w:val="19"/>
              </w:rPr>
              <w:pPrChange w:id="169" w:author="김은수" w:date="2026-09-29T13:54:00Z" w16du:dateUtc="2026-09-29T04:54:00Z">
                <w:pPr>
                  <w:spacing w:before="40" w:after="40" w:line="276" w:lineRule="auto"/>
                  <w:jc w:val="center"/>
                </w:pPr>
              </w:pPrChange>
            </w:pPr>
            <w:del w:id="170" w:author="김은수" w:date="2026-09-29T13:54:00Z" w16du:dateUtc="2026-09-29T04:54:00Z">
              <w:r w:rsidDel="00DB0299">
                <w:rPr>
                  <w:rFonts w:ascii="맑은 고딕" w:eastAsia="맑은 고딕" w:hAnsi="맑은 고딕" w:cs="맑은 고딕"/>
                  <w:b/>
                  <w:bCs/>
                  <w:i/>
                  <w:iCs/>
                  <w:color w:val="0000FF"/>
                  <w:sz w:val="19"/>
                  <w:szCs w:val="19"/>
                </w:rPr>
                <w:delText>16채널 실측 : ADC 평균 = 736, 전류 = 900.8</w:delText>
              </w:r>
            </w:del>
          </w:p>
        </w:tc>
      </w:tr>
      <w:tr w:rsidR="00850D8F" w14:paraId="0D78FF11" w14:textId="77777777">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86"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8</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87"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499 (±10%)</w:t>
            </w:r>
          </w:p>
        </w:tc>
      </w:tr>
      <w:tr w:rsidR="00850D8F" w14:paraId="75DDE6D8" w14:textId="77777777">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88"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89"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499 (±10%)</w:t>
            </w:r>
          </w:p>
        </w:tc>
      </w:tr>
      <w:tr w:rsidR="00850D8F" w14:paraId="5CEDEB19" w14:textId="77777777">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8A"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16</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8B"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499 (±10%)</w:t>
            </w:r>
          </w:p>
        </w:tc>
      </w:tr>
    </w:tbl>
    <w:p w14:paraId="0000038C" w14:textId="77777777" w:rsidR="00850D8F" w:rsidRDefault="00850D8F"/>
    <w:p w14:paraId="0000038D" w14:textId="77777777" w:rsidR="00850D8F" w:rsidRDefault="00850D8F"/>
    <w:p w14:paraId="0000038E" w14:textId="77777777" w:rsidR="00850D8F" w:rsidRDefault="00000000">
      <w:pPr>
        <w:rPr>
          <w:rFonts w:ascii="맑은 고딕" w:eastAsia="맑은 고딕" w:hAnsi="맑은 고딕" w:cs="맑은 고딕"/>
          <w:color w:val="000000"/>
        </w:rPr>
      </w:pPr>
      <w:r>
        <w:br w:type="page"/>
      </w:r>
    </w:p>
    <w:p w14:paraId="0000038F" w14:textId="77777777" w:rsidR="00850D8F" w:rsidRDefault="00000000">
      <w:pPr>
        <w:pStyle w:val="2"/>
        <w:keepNext w:val="0"/>
        <w:numPr>
          <w:ilvl w:val="1"/>
          <w:numId w:val="1"/>
        </w:numPr>
        <w:spacing w:before="140" w:after="100" w:line="276" w:lineRule="auto"/>
        <w:ind w:left="100" w:firstLine="0"/>
        <w:jc w:val="left"/>
        <w:rPr>
          <w:rFonts w:ascii="맑은 고딕" w:eastAsia="맑은 고딕" w:hAnsi="맑은 고딕" w:cs="맑은 고딕"/>
          <w:color w:val="000000"/>
          <w:sz w:val="24"/>
          <w:szCs w:val="24"/>
        </w:rPr>
      </w:pPr>
      <w:bookmarkStart w:id="171" w:name="_Toc241582678"/>
      <w:r>
        <w:rPr>
          <w:rFonts w:ascii="맑은 고딕" w:eastAsia="맑은 고딕" w:hAnsi="맑은 고딕" w:cs="맑은 고딕"/>
          <w:b/>
          <w:bCs/>
          <w:color w:val="000000"/>
          <w:sz w:val="24"/>
          <w:szCs w:val="24"/>
        </w:rPr>
        <w:lastRenderedPageBreak/>
        <w:t>ID : SYS-EP-TEST-ID-8</w:t>
      </w:r>
      <w:bookmarkEnd w:id="171"/>
    </w:p>
    <w:p w14:paraId="00000390" w14:textId="77777777" w:rsidR="00850D8F" w:rsidRDefault="00000000">
      <w:pPr>
        <w:pStyle w:val="3"/>
        <w:keepNext w:val="0"/>
        <w:numPr>
          <w:ilvl w:val="2"/>
          <w:numId w:val="1"/>
        </w:numPr>
        <w:spacing w:before="140" w:after="100" w:line="276" w:lineRule="auto"/>
        <w:ind w:left="200" w:firstLine="0"/>
        <w:jc w:val="left"/>
        <w:rPr>
          <w:rFonts w:ascii="맑은 고딕" w:eastAsia="맑은 고딕" w:hAnsi="맑은 고딕" w:cs="맑은 고딕"/>
          <w:b/>
          <w:bCs/>
          <w:color w:val="000000"/>
          <w:sz w:val="22"/>
          <w:szCs w:val="22"/>
        </w:rPr>
      </w:pPr>
      <w:bookmarkStart w:id="172" w:name="_Toc241582679"/>
      <w:r>
        <w:rPr>
          <w:rFonts w:ascii="맑은 고딕" w:eastAsia="맑은 고딕" w:hAnsi="맑은 고딕" w:cs="맑은 고딕"/>
          <w:b/>
          <w:bCs/>
          <w:color w:val="000000"/>
          <w:sz w:val="22"/>
          <w:szCs w:val="22"/>
        </w:rPr>
        <w:t>시험 설명</w:t>
      </w:r>
      <w:bookmarkEnd w:id="172"/>
    </w:p>
    <w:p w14:paraId="00000391" w14:textId="77777777" w:rsidR="00850D8F" w:rsidRDefault="00000000">
      <w:pPr>
        <w:numPr>
          <w:ilvl w:val="0"/>
          <w:numId w:val="2"/>
        </w:numPr>
        <w:pBdr>
          <w:top w:val="nil"/>
          <w:left w:val="nil"/>
          <w:bottom w:val="nil"/>
          <w:right w:val="nil"/>
          <w:between w:val="nil"/>
        </w:pBdr>
        <w:spacing w:after="120" w:line="300" w:lineRule="auto"/>
        <w:ind w:left="489" w:hanging="150"/>
        <w:jc w:val="left"/>
        <w:rPr>
          <w:color w:val="000000"/>
        </w:rPr>
      </w:pPr>
      <w:r>
        <w:rPr>
          <w:rFonts w:ascii="맑은 고딕" w:eastAsia="맑은 고딕" w:hAnsi="맑은 고딕" w:cs="맑은 고딕"/>
          <w:color w:val="000000"/>
        </w:rPr>
        <w:t>자극 출력 순서를 확인한다.</w:t>
      </w:r>
    </w:p>
    <w:p w14:paraId="00000392" w14:textId="77777777" w:rsidR="00850D8F" w:rsidRDefault="00000000">
      <w:pPr>
        <w:pStyle w:val="3"/>
        <w:keepNext w:val="0"/>
        <w:numPr>
          <w:ilvl w:val="2"/>
          <w:numId w:val="1"/>
        </w:numPr>
        <w:spacing w:before="140" w:after="100" w:line="276" w:lineRule="auto"/>
        <w:ind w:left="200" w:firstLine="0"/>
        <w:jc w:val="left"/>
        <w:rPr>
          <w:rFonts w:ascii="맑은 고딕" w:eastAsia="맑은 고딕" w:hAnsi="맑은 고딕" w:cs="맑은 고딕"/>
          <w:b/>
          <w:bCs/>
          <w:color w:val="000000"/>
          <w:sz w:val="22"/>
          <w:szCs w:val="22"/>
        </w:rPr>
      </w:pPr>
      <w:bookmarkStart w:id="173" w:name="_Toc241582680"/>
      <w:r>
        <w:rPr>
          <w:rFonts w:ascii="맑은 고딕" w:eastAsia="맑은 고딕" w:hAnsi="맑은 고딕" w:cs="맑은 고딕"/>
          <w:b/>
          <w:bCs/>
          <w:color w:val="000000"/>
          <w:sz w:val="22"/>
          <w:szCs w:val="22"/>
        </w:rPr>
        <w:t>시험 준비 및 초기 조건</w:t>
      </w:r>
      <w:bookmarkEnd w:id="173"/>
    </w:p>
    <w:p w14:paraId="00000393" w14:textId="77777777" w:rsidR="00850D8F" w:rsidRDefault="00000000">
      <w:pPr>
        <w:numPr>
          <w:ilvl w:val="0"/>
          <w:numId w:val="2"/>
        </w:numPr>
        <w:pBdr>
          <w:top w:val="nil"/>
          <w:left w:val="nil"/>
          <w:bottom w:val="nil"/>
          <w:right w:val="nil"/>
          <w:between w:val="nil"/>
        </w:pBdr>
        <w:spacing w:after="120" w:line="300" w:lineRule="auto"/>
        <w:ind w:left="489" w:hanging="150"/>
        <w:jc w:val="left"/>
        <w:rPr>
          <w:color w:val="000000"/>
        </w:rPr>
      </w:pPr>
      <w:r>
        <w:rPr>
          <w:rFonts w:ascii="맑은 고딕" w:eastAsia="맑은 고딕" w:hAnsi="맑은 고딕" w:cs="맑은 고딕"/>
          <w:color w:val="000000"/>
        </w:rPr>
        <w:t>시험 ID : SYS-EP-TEST-ID-1의 시험 준비와 동일</w:t>
      </w:r>
    </w:p>
    <w:p w14:paraId="00000394" w14:textId="77777777" w:rsidR="00850D8F" w:rsidRDefault="00000000">
      <w:pPr>
        <w:pStyle w:val="3"/>
        <w:keepNext w:val="0"/>
        <w:numPr>
          <w:ilvl w:val="2"/>
          <w:numId w:val="1"/>
        </w:numPr>
        <w:spacing w:before="140" w:after="100" w:line="276" w:lineRule="auto"/>
        <w:ind w:left="200" w:firstLine="0"/>
        <w:jc w:val="left"/>
        <w:rPr>
          <w:rFonts w:ascii="맑은 고딕" w:eastAsia="맑은 고딕" w:hAnsi="맑은 고딕" w:cs="맑은 고딕"/>
          <w:b/>
          <w:bCs/>
          <w:color w:val="000000"/>
          <w:sz w:val="22"/>
          <w:szCs w:val="22"/>
        </w:rPr>
      </w:pPr>
      <w:bookmarkStart w:id="174" w:name="_Toc241582681"/>
      <w:r>
        <w:rPr>
          <w:rFonts w:ascii="맑은 고딕" w:eastAsia="맑은 고딕" w:hAnsi="맑은 고딕" w:cs="맑은 고딕"/>
          <w:b/>
          <w:bCs/>
          <w:color w:val="000000"/>
          <w:sz w:val="22"/>
          <w:szCs w:val="22"/>
        </w:rPr>
        <w:t>시험 진행</w:t>
      </w:r>
      <w:bookmarkEnd w:id="174"/>
    </w:p>
    <w:p w14:paraId="00000395" w14:textId="77777777" w:rsidR="00850D8F" w:rsidRDefault="00000000">
      <w:pPr>
        <w:pStyle w:val="4"/>
        <w:keepNext w:val="0"/>
        <w:numPr>
          <w:ilvl w:val="3"/>
          <w:numId w:val="1"/>
        </w:numPr>
        <w:spacing w:before="140" w:after="100" w:line="276" w:lineRule="auto"/>
        <w:ind w:left="300" w:right="200" w:firstLine="0"/>
        <w:jc w:val="left"/>
        <w:rPr>
          <w:rFonts w:ascii="맑은 고딕" w:eastAsia="맑은 고딕" w:hAnsi="맑은 고딕" w:cs="맑은 고딕"/>
          <w:b/>
          <w:bCs/>
          <w:color w:val="000000"/>
          <w:sz w:val="21"/>
          <w:szCs w:val="21"/>
        </w:rPr>
      </w:pPr>
      <w:r>
        <w:rPr>
          <w:rFonts w:ascii="맑은 고딕" w:eastAsia="맑은 고딕" w:hAnsi="맑은 고딕" w:cs="맑은 고딕"/>
          <w:b/>
          <w:bCs/>
          <w:color w:val="000000"/>
          <w:sz w:val="21"/>
          <w:szCs w:val="21"/>
        </w:rPr>
        <w:t>측정 방법</w:t>
      </w:r>
    </w:p>
    <w:p w14:paraId="00000396" w14:textId="77777777" w:rsidR="00850D8F" w:rsidRDefault="00000000">
      <w:pPr>
        <w:numPr>
          <w:ilvl w:val="2"/>
          <w:numId w:val="2"/>
        </w:numPr>
        <w:pBdr>
          <w:top w:val="nil"/>
          <w:left w:val="nil"/>
          <w:bottom w:val="nil"/>
          <w:right w:val="nil"/>
          <w:between w:val="nil"/>
        </w:pBdr>
        <w:spacing w:after="120" w:line="300" w:lineRule="auto"/>
        <w:ind w:left="602" w:hanging="150"/>
        <w:jc w:val="left"/>
        <w:rPr>
          <w:color w:val="000000"/>
        </w:rPr>
      </w:pPr>
      <w:r>
        <w:rPr>
          <w:rFonts w:ascii="맑은 고딕" w:eastAsia="맑은 고딕" w:hAnsi="맑은 고딕" w:cs="맑은 고딕"/>
          <w:color w:val="000000"/>
        </w:rPr>
        <w:t>개발자용 PC 앱을 사용해 프로그램(맵 데이터)을 2번으로 선택한다.</w:t>
      </w:r>
    </w:p>
    <w:p w14:paraId="00000397" w14:textId="77777777" w:rsidR="00850D8F" w:rsidRDefault="00000000">
      <w:pPr>
        <w:pStyle w:val="4"/>
        <w:keepNext w:val="0"/>
        <w:numPr>
          <w:ilvl w:val="3"/>
          <w:numId w:val="1"/>
        </w:numPr>
        <w:spacing w:before="140" w:after="100" w:line="276" w:lineRule="auto"/>
        <w:ind w:left="300" w:right="200" w:firstLine="0"/>
        <w:jc w:val="left"/>
        <w:rPr>
          <w:rFonts w:ascii="맑은 고딕" w:eastAsia="맑은 고딕" w:hAnsi="맑은 고딕" w:cs="맑은 고딕"/>
          <w:b/>
          <w:bCs/>
          <w:color w:val="000000"/>
          <w:sz w:val="21"/>
          <w:szCs w:val="21"/>
        </w:rPr>
      </w:pPr>
      <w:r>
        <w:rPr>
          <w:rFonts w:ascii="맑은 고딕" w:eastAsia="맑은 고딕" w:hAnsi="맑은 고딕" w:cs="맑은 고딕"/>
          <w:b/>
          <w:bCs/>
          <w:color w:val="000000"/>
          <w:sz w:val="21"/>
          <w:szCs w:val="21"/>
        </w:rPr>
        <w:t>통과 기준</w:t>
      </w:r>
    </w:p>
    <w:p w14:paraId="00000398" w14:textId="77777777" w:rsidR="00850D8F" w:rsidRDefault="00000000">
      <w:pPr>
        <w:numPr>
          <w:ilvl w:val="2"/>
          <w:numId w:val="2"/>
        </w:numPr>
        <w:pBdr>
          <w:top w:val="nil"/>
          <w:left w:val="nil"/>
          <w:bottom w:val="nil"/>
          <w:right w:val="nil"/>
          <w:between w:val="nil"/>
        </w:pBdr>
        <w:spacing w:after="120" w:line="300" w:lineRule="auto"/>
        <w:ind w:left="602" w:hanging="150"/>
        <w:jc w:val="left"/>
        <w:rPr>
          <w:color w:val="000000"/>
        </w:rPr>
      </w:pPr>
      <w:r>
        <w:rPr>
          <w:rFonts w:ascii="맑은 고딕" w:eastAsia="맑은 고딕" w:hAnsi="맑은 고딕" w:cs="맑은 고딕"/>
          <w:color w:val="000000"/>
        </w:rPr>
        <w:t>자극 펄스의 패턴이 톱니파 모양으로 확인되어야 한다. (2번 맵 데이터 특성)</w:t>
      </w:r>
    </w:p>
    <w:p w14:paraId="00000399" w14:textId="77777777" w:rsidR="00850D8F" w:rsidRDefault="00850D8F">
      <w:pPr>
        <w:spacing w:after="0" w:line="20" w:lineRule="auto"/>
        <w:jc w:val="left"/>
        <w:rPr>
          <w:rFonts w:ascii="맑은 고딕" w:eastAsia="맑은 고딕" w:hAnsi="맑은 고딕" w:cs="맑은 고딕"/>
          <w:color w:val="000000"/>
        </w:rPr>
      </w:pPr>
    </w:p>
    <w:p w14:paraId="0000039A" w14:textId="77777777" w:rsidR="00850D8F" w:rsidRDefault="00000000">
      <w:pPr>
        <w:rPr>
          <w:rFonts w:ascii="맑은 고딕" w:eastAsia="맑은 고딕" w:hAnsi="맑은 고딕" w:cs="맑은 고딕"/>
          <w:color w:val="000000"/>
        </w:rPr>
      </w:pPr>
      <w:r>
        <w:br w:type="page"/>
      </w:r>
    </w:p>
    <w:p w14:paraId="0000039B" w14:textId="77777777" w:rsidR="00850D8F" w:rsidRDefault="00000000">
      <w:pPr>
        <w:pStyle w:val="3"/>
        <w:keepNext w:val="0"/>
        <w:numPr>
          <w:ilvl w:val="1"/>
          <w:numId w:val="1"/>
        </w:numPr>
        <w:spacing w:before="140" w:after="100" w:line="276" w:lineRule="auto"/>
        <w:ind w:left="200" w:firstLine="0"/>
        <w:jc w:val="left"/>
        <w:rPr>
          <w:rFonts w:ascii="맑은 고딕" w:eastAsia="맑은 고딕" w:hAnsi="맑은 고딕" w:cs="맑은 고딕"/>
          <w:color w:val="000000"/>
          <w:sz w:val="22"/>
          <w:szCs w:val="22"/>
        </w:rPr>
      </w:pPr>
      <w:bookmarkStart w:id="175" w:name="_Toc241582682"/>
      <w:r>
        <w:rPr>
          <w:rFonts w:ascii="맑은 고딕" w:eastAsia="맑은 고딕" w:hAnsi="맑은 고딕" w:cs="맑은 고딕"/>
          <w:b/>
          <w:bCs/>
          <w:color w:val="000000"/>
          <w:sz w:val="22"/>
          <w:szCs w:val="22"/>
        </w:rPr>
        <w:lastRenderedPageBreak/>
        <w:t>시험 ID : SYS-EP-TEST-ID-9</w:t>
      </w:r>
      <w:bookmarkEnd w:id="175"/>
    </w:p>
    <w:p w14:paraId="0000039C" w14:textId="77777777" w:rsidR="00850D8F" w:rsidRDefault="00000000">
      <w:pPr>
        <w:pStyle w:val="3"/>
        <w:keepNext w:val="0"/>
        <w:numPr>
          <w:ilvl w:val="2"/>
          <w:numId w:val="1"/>
        </w:numPr>
        <w:spacing w:before="140" w:after="100" w:line="276" w:lineRule="auto"/>
        <w:ind w:left="200" w:firstLine="0"/>
        <w:jc w:val="left"/>
        <w:rPr>
          <w:rFonts w:ascii="맑은 고딕" w:eastAsia="맑은 고딕" w:hAnsi="맑은 고딕" w:cs="맑은 고딕"/>
          <w:b/>
          <w:bCs/>
          <w:color w:val="000000"/>
          <w:sz w:val="22"/>
          <w:szCs w:val="22"/>
        </w:rPr>
      </w:pPr>
      <w:bookmarkStart w:id="176" w:name="_Toc241582683"/>
      <w:r>
        <w:rPr>
          <w:rFonts w:ascii="맑은 고딕" w:eastAsia="맑은 고딕" w:hAnsi="맑은 고딕" w:cs="맑은 고딕"/>
          <w:b/>
          <w:bCs/>
          <w:color w:val="000000"/>
          <w:sz w:val="22"/>
          <w:szCs w:val="22"/>
        </w:rPr>
        <w:t>시험 설명</w:t>
      </w:r>
      <w:bookmarkEnd w:id="176"/>
    </w:p>
    <w:p w14:paraId="0000039D" w14:textId="77777777" w:rsidR="00850D8F" w:rsidRDefault="00000000">
      <w:pPr>
        <w:spacing w:after="120" w:line="300" w:lineRule="auto"/>
        <w:ind w:left="339"/>
        <w:jc w:val="left"/>
        <w:rPr>
          <w:rFonts w:ascii="맑은 고딕" w:eastAsia="맑은 고딕" w:hAnsi="맑은 고딕" w:cs="맑은 고딕"/>
          <w:color w:val="000000"/>
        </w:rPr>
      </w:pPr>
      <w:r>
        <w:rPr>
          <w:rFonts w:ascii="맑은 고딕" w:eastAsia="맑은 고딕" w:hAnsi="맑은 고딕" w:cs="맑은 고딕"/>
          <w:color w:val="000000"/>
        </w:rPr>
        <w:t>NofM 자극 전략 사용 시, 입력되는 소리에 따라 16개의 자극 채널의 선택 여부를 확인한다.</w:t>
      </w:r>
    </w:p>
    <w:p w14:paraId="0000039E" w14:textId="77777777" w:rsidR="00850D8F" w:rsidRDefault="00000000">
      <w:pPr>
        <w:spacing w:after="120" w:line="300" w:lineRule="auto"/>
        <w:ind w:left="339"/>
        <w:jc w:val="left"/>
        <w:rPr>
          <w:rFonts w:ascii="맑은 고딕" w:eastAsia="맑은 고딕" w:hAnsi="맑은 고딕" w:cs="맑은 고딕"/>
        </w:rPr>
      </w:pPr>
      <w:r>
        <w:rPr>
          <w:rFonts w:ascii="맑은 고딕" w:eastAsia="맑은 고딕" w:hAnsi="맑은 고딕" w:cs="맑은 고딕"/>
        </w:rPr>
        <w:t>※ 내부기 제품의 경우 채널을 개별 적으로 측정할 수가 없으므로, 개별 채널 자극 출력을 측정할 수 있는 32채널 내부기 지그를 사용하여 NofM 시험을 수행한다.</w:t>
      </w:r>
    </w:p>
    <w:p w14:paraId="0000039F" w14:textId="77777777" w:rsidR="00850D8F" w:rsidRDefault="00000000">
      <w:pPr>
        <w:pStyle w:val="3"/>
        <w:keepNext w:val="0"/>
        <w:numPr>
          <w:ilvl w:val="2"/>
          <w:numId w:val="1"/>
        </w:numPr>
        <w:spacing w:before="140" w:after="100" w:line="276" w:lineRule="auto"/>
        <w:ind w:left="200" w:firstLine="0"/>
        <w:jc w:val="left"/>
        <w:rPr>
          <w:rFonts w:ascii="맑은 고딕" w:eastAsia="맑은 고딕" w:hAnsi="맑은 고딕" w:cs="맑은 고딕"/>
          <w:b/>
          <w:bCs/>
          <w:color w:val="000000"/>
          <w:sz w:val="22"/>
          <w:szCs w:val="22"/>
        </w:rPr>
      </w:pPr>
      <w:bookmarkStart w:id="177" w:name="_Toc241582684"/>
      <w:r>
        <w:rPr>
          <w:rFonts w:ascii="맑은 고딕" w:eastAsia="맑은 고딕" w:hAnsi="맑은 고딕" w:cs="맑은 고딕"/>
          <w:b/>
          <w:bCs/>
          <w:color w:val="000000"/>
          <w:sz w:val="22"/>
          <w:szCs w:val="22"/>
        </w:rPr>
        <w:t>시험 준비 및 초기 조건</w:t>
      </w:r>
      <w:bookmarkEnd w:id="177"/>
    </w:p>
    <w:p w14:paraId="000003A0" w14:textId="77777777" w:rsidR="00850D8F" w:rsidRDefault="00000000">
      <w:pPr>
        <w:numPr>
          <w:ilvl w:val="2"/>
          <w:numId w:val="2"/>
        </w:numPr>
        <w:pBdr>
          <w:top w:val="nil"/>
          <w:left w:val="nil"/>
          <w:bottom w:val="nil"/>
          <w:right w:val="nil"/>
          <w:between w:val="nil"/>
        </w:pBdr>
        <w:spacing w:after="120" w:line="300" w:lineRule="auto"/>
        <w:ind w:left="489" w:hanging="150"/>
        <w:jc w:val="left"/>
        <w:rPr>
          <w:color w:val="000000"/>
        </w:rPr>
      </w:pPr>
      <w:r>
        <w:rPr>
          <w:rFonts w:ascii="맑은 고딕" w:eastAsia="맑은 고딕" w:hAnsi="맑은 고딕" w:cs="맑은 고딕"/>
          <w:color w:val="000000"/>
        </w:rPr>
        <w:t>32채널 내부기 시험 지그</w:t>
      </w:r>
      <w:r>
        <w:rPr>
          <w:rFonts w:ascii="맑은 고딕" w:eastAsia="맑은 고딕" w:hAnsi="맑은 고딕" w:cs="맑은 고딕"/>
        </w:rPr>
        <w:t xml:space="preserve">를 </w:t>
      </w:r>
      <w:r>
        <w:rPr>
          <w:rFonts w:ascii="맑은 고딕" w:eastAsia="맑은 고딕" w:hAnsi="맑은 고딕" w:cs="맑은 고딕"/>
          <w:color w:val="000000"/>
        </w:rPr>
        <w:t>방음부스 안으로 넣</w:t>
      </w:r>
      <w:r>
        <w:rPr>
          <w:rFonts w:ascii="맑은 고딕" w:eastAsia="맑은 고딕" w:hAnsi="맑은 고딕" w:cs="맑은 고딕"/>
        </w:rPr>
        <w:t>는다.</w:t>
      </w:r>
    </w:p>
    <w:p w14:paraId="000003A1" w14:textId="77777777" w:rsidR="00850D8F" w:rsidRDefault="00000000">
      <w:pPr>
        <w:numPr>
          <w:ilvl w:val="2"/>
          <w:numId w:val="2"/>
        </w:numPr>
        <w:pBdr>
          <w:top w:val="nil"/>
          <w:left w:val="nil"/>
          <w:bottom w:val="nil"/>
          <w:right w:val="nil"/>
          <w:between w:val="nil"/>
        </w:pBdr>
        <w:spacing w:after="120" w:line="300" w:lineRule="auto"/>
        <w:ind w:left="489" w:hanging="150"/>
        <w:jc w:val="left"/>
        <w:rPr>
          <w:color w:val="000000"/>
        </w:rPr>
      </w:pPr>
      <w:r>
        <w:rPr>
          <w:rFonts w:ascii="맑은 고딕" w:eastAsia="맑은 고딕" w:hAnsi="맑은 고딕" w:cs="맑은 고딕"/>
        </w:rPr>
        <w:t>32채널 내부기 지그의 Reference Electrode 핀에 오실로스코프 프로브의 그라운드를 연결하고, 1번 채널에 오실로스코프 프로브를 연결한다.</w:t>
      </w:r>
    </w:p>
    <w:p w14:paraId="000003A2" w14:textId="77777777" w:rsidR="00850D8F" w:rsidRDefault="00000000">
      <w:pPr>
        <w:jc w:val="center"/>
      </w:pPr>
      <w:r>
        <w:rPr>
          <w:noProof/>
        </w:rPr>
        <w:drawing>
          <wp:inline distT="0" distB="0" distL="0" distR="0" wp14:anchorId="6114DB64" wp14:editId="78316CE2">
            <wp:extent cx="2520000" cy="3027383"/>
            <wp:effectExtent l="0" t="0" r="0" b="0"/>
            <wp:docPr id="2140985909"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41"/>
                    <a:srcRect l="5994" t="15359" r="9590" b="8592"/>
                    <a:stretch>
                      <a:fillRect/>
                    </a:stretch>
                  </pic:blipFill>
                  <pic:spPr>
                    <a:xfrm>
                      <a:off x="0" y="0"/>
                      <a:ext cx="2520000" cy="3027383"/>
                    </a:xfrm>
                    <a:prstGeom prst="rect">
                      <a:avLst/>
                    </a:prstGeom>
                    <a:ln/>
                  </pic:spPr>
                </pic:pic>
              </a:graphicData>
            </a:graphic>
          </wp:inline>
        </w:drawing>
      </w:r>
    </w:p>
    <w:p w14:paraId="000003A3" w14:textId="77777777" w:rsidR="00850D8F" w:rsidRDefault="00850D8F"/>
    <w:p w14:paraId="000003A4" w14:textId="77777777" w:rsidR="00850D8F" w:rsidRDefault="00000000">
      <w:r>
        <w:br w:type="page"/>
      </w:r>
    </w:p>
    <w:p w14:paraId="000003A5" w14:textId="77777777" w:rsidR="00850D8F" w:rsidRDefault="00000000">
      <w:pPr>
        <w:widowControl/>
        <w:numPr>
          <w:ilvl w:val="2"/>
          <w:numId w:val="2"/>
        </w:numPr>
        <w:spacing w:after="120" w:line="300" w:lineRule="auto"/>
        <w:ind w:left="489" w:hanging="150"/>
        <w:jc w:val="left"/>
      </w:pPr>
      <w:r>
        <w:rPr>
          <w:rFonts w:ascii="맑은 고딕" w:eastAsia="맑은 고딕" w:hAnsi="맑은 고딕" w:cs="맑은 고딕"/>
        </w:rPr>
        <w:lastRenderedPageBreak/>
        <w:t>32채널 내부기 지그와 외부기 완제품을 연결한다.</w:t>
      </w:r>
    </w:p>
    <w:p w14:paraId="000003A6" w14:textId="77777777" w:rsidR="00850D8F" w:rsidRDefault="00000000">
      <w:pPr>
        <w:widowControl/>
        <w:spacing w:after="120" w:line="300" w:lineRule="auto"/>
        <w:jc w:val="center"/>
        <w:rPr>
          <w:rFonts w:ascii="맑은 고딕" w:eastAsia="맑은 고딕" w:hAnsi="맑은 고딕" w:cs="맑은 고딕"/>
        </w:rPr>
      </w:pPr>
      <w:r>
        <w:rPr>
          <w:noProof/>
        </w:rPr>
        <w:drawing>
          <wp:inline distT="0" distB="0" distL="0" distR="0" wp14:anchorId="1B2B06FA" wp14:editId="5CB75573">
            <wp:extent cx="2520000" cy="3027383"/>
            <wp:effectExtent l="0" t="0" r="0" b="0"/>
            <wp:docPr id="2140985910"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42"/>
                    <a:srcRect l="8396" r="8396"/>
                    <a:stretch>
                      <a:fillRect/>
                    </a:stretch>
                  </pic:blipFill>
                  <pic:spPr>
                    <a:xfrm>
                      <a:off x="0" y="0"/>
                      <a:ext cx="2520000" cy="3027383"/>
                    </a:xfrm>
                    <a:prstGeom prst="rect">
                      <a:avLst/>
                    </a:prstGeom>
                    <a:ln/>
                  </pic:spPr>
                </pic:pic>
              </a:graphicData>
            </a:graphic>
          </wp:inline>
        </w:drawing>
      </w:r>
    </w:p>
    <w:p w14:paraId="000003A7" w14:textId="77777777" w:rsidR="00850D8F" w:rsidRDefault="00850D8F">
      <w:pPr>
        <w:widowControl/>
        <w:spacing w:after="120" w:line="300" w:lineRule="auto"/>
        <w:jc w:val="left"/>
      </w:pPr>
    </w:p>
    <w:p w14:paraId="000003A8" w14:textId="77777777" w:rsidR="00850D8F" w:rsidRDefault="00000000">
      <w:pPr>
        <w:numPr>
          <w:ilvl w:val="2"/>
          <w:numId w:val="2"/>
        </w:numPr>
        <w:pBdr>
          <w:top w:val="nil"/>
          <w:left w:val="nil"/>
          <w:bottom w:val="nil"/>
          <w:right w:val="nil"/>
          <w:between w:val="nil"/>
        </w:pBdr>
        <w:spacing w:after="120" w:line="300" w:lineRule="auto"/>
        <w:ind w:left="489" w:hanging="150"/>
        <w:jc w:val="left"/>
        <w:rPr>
          <w:color w:val="000000"/>
        </w:rPr>
      </w:pPr>
      <w:r>
        <w:rPr>
          <w:rFonts w:ascii="맑은 고딕" w:eastAsia="맑은 고딕" w:hAnsi="맑은 고딕" w:cs="맑은 고딕"/>
          <w:color w:val="000000"/>
        </w:rPr>
        <w:t>개발자용 PC 앱을 외부기와 연결한다.</w:t>
      </w:r>
    </w:p>
    <w:p w14:paraId="000003A9" w14:textId="77777777" w:rsidR="00850D8F" w:rsidRDefault="00000000">
      <w:pPr>
        <w:numPr>
          <w:ilvl w:val="2"/>
          <w:numId w:val="2"/>
        </w:numPr>
        <w:pBdr>
          <w:top w:val="nil"/>
          <w:left w:val="nil"/>
          <w:bottom w:val="nil"/>
          <w:right w:val="nil"/>
          <w:between w:val="nil"/>
        </w:pBdr>
        <w:spacing w:after="120" w:line="300" w:lineRule="auto"/>
        <w:ind w:left="489" w:hanging="150"/>
        <w:jc w:val="left"/>
        <w:rPr>
          <w:color w:val="000000"/>
        </w:rPr>
      </w:pPr>
      <w:r>
        <w:rPr>
          <w:rFonts w:ascii="맑은 고딕" w:eastAsia="맑은 고딕" w:hAnsi="맑은 고딕" w:cs="맑은 고딕"/>
          <w:color w:val="000000"/>
        </w:rPr>
        <w:t>외부기를 다음과 같이 설정한다. 볼륨: 1, 최대 출력: 4(100%), 맵 번호: 1</w:t>
      </w:r>
    </w:p>
    <w:p w14:paraId="000003AA" w14:textId="77777777" w:rsidR="00850D8F" w:rsidRDefault="00000000">
      <w:pPr>
        <w:jc w:val="center"/>
      </w:pPr>
      <w:r>
        <w:rPr>
          <w:noProof/>
        </w:rPr>
        <w:drawing>
          <wp:inline distT="0" distB="0" distL="0" distR="0" wp14:anchorId="0055F233" wp14:editId="7C3944B2">
            <wp:extent cx="4317556" cy="2563739"/>
            <wp:effectExtent l="0" t="0" r="0" b="0"/>
            <wp:docPr id="214098591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3"/>
                    <a:srcRect/>
                    <a:stretch>
                      <a:fillRect/>
                    </a:stretch>
                  </pic:blipFill>
                  <pic:spPr>
                    <a:xfrm>
                      <a:off x="0" y="0"/>
                      <a:ext cx="4317556" cy="2563739"/>
                    </a:xfrm>
                    <a:prstGeom prst="rect">
                      <a:avLst/>
                    </a:prstGeom>
                    <a:ln/>
                  </pic:spPr>
                </pic:pic>
              </a:graphicData>
            </a:graphic>
          </wp:inline>
        </w:drawing>
      </w:r>
      <w:r>
        <w:t xml:space="preserve"> </w:t>
      </w:r>
      <w:r>
        <w:rPr>
          <w:noProof/>
        </w:rPr>
        <w:drawing>
          <wp:inline distT="0" distB="0" distL="0" distR="0" wp14:anchorId="3C0D6D62" wp14:editId="6A2A0F1B">
            <wp:extent cx="601200" cy="536205"/>
            <wp:effectExtent l="0" t="0" r="0" b="0"/>
            <wp:docPr id="214098592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4"/>
                    <a:srcRect t="5556" b="5556"/>
                    <a:stretch>
                      <a:fillRect/>
                    </a:stretch>
                  </pic:blipFill>
                  <pic:spPr>
                    <a:xfrm>
                      <a:off x="0" y="0"/>
                      <a:ext cx="601200" cy="536205"/>
                    </a:xfrm>
                    <a:prstGeom prst="rect">
                      <a:avLst/>
                    </a:prstGeom>
                    <a:ln/>
                  </pic:spPr>
                </pic:pic>
              </a:graphicData>
            </a:graphic>
          </wp:inline>
        </w:drawing>
      </w:r>
    </w:p>
    <w:p w14:paraId="000003AB" w14:textId="77777777" w:rsidR="00850D8F" w:rsidRDefault="00850D8F"/>
    <w:p w14:paraId="000003AC" w14:textId="77777777" w:rsidR="00850D8F" w:rsidRDefault="00000000">
      <w:pPr>
        <w:rPr>
          <w:color w:val="000000"/>
        </w:rPr>
      </w:pPr>
      <w:r>
        <w:br w:type="page"/>
      </w:r>
    </w:p>
    <w:p w14:paraId="000003AD" w14:textId="77777777" w:rsidR="00850D8F" w:rsidRDefault="00000000">
      <w:pPr>
        <w:numPr>
          <w:ilvl w:val="2"/>
          <w:numId w:val="2"/>
        </w:numPr>
        <w:pBdr>
          <w:top w:val="nil"/>
          <w:left w:val="nil"/>
          <w:bottom w:val="nil"/>
          <w:right w:val="nil"/>
          <w:between w:val="nil"/>
        </w:pBdr>
        <w:spacing w:after="120" w:line="300" w:lineRule="auto"/>
        <w:ind w:left="489" w:hanging="150"/>
        <w:jc w:val="left"/>
        <w:rPr>
          <w:color w:val="000000"/>
        </w:rPr>
      </w:pPr>
      <w:r>
        <w:rPr>
          <w:color w:val="000000"/>
        </w:rPr>
        <w:lastRenderedPageBreak/>
        <w:t>오실로스코프</w:t>
      </w:r>
      <w:r>
        <w:rPr>
          <w:color w:val="000000"/>
        </w:rPr>
        <w:t xml:space="preserve"> </w:t>
      </w:r>
      <w:r>
        <w:rPr>
          <w:color w:val="000000"/>
        </w:rPr>
        <w:t>화면에</w:t>
      </w:r>
      <w:r>
        <w:rPr>
          <w:color w:val="000000"/>
        </w:rPr>
        <w:t xml:space="preserve"> 1</w:t>
      </w:r>
      <w:r>
        <w:rPr>
          <w:color w:val="000000"/>
        </w:rPr>
        <w:t>번</w:t>
      </w:r>
      <w:r>
        <w:rPr>
          <w:color w:val="000000"/>
        </w:rPr>
        <w:t xml:space="preserve"> </w:t>
      </w:r>
      <w:r>
        <w:rPr>
          <w:color w:val="000000"/>
        </w:rPr>
        <w:t>채널에</w:t>
      </w:r>
      <w:r>
        <w:rPr>
          <w:color w:val="000000"/>
        </w:rPr>
        <w:t xml:space="preserve"> </w:t>
      </w:r>
      <w:r>
        <w:rPr>
          <w:color w:val="000000"/>
        </w:rPr>
        <w:t>대한</w:t>
      </w:r>
      <w:r>
        <w:rPr>
          <w:color w:val="000000"/>
        </w:rPr>
        <w:t xml:space="preserve"> </w:t>
      </w:r>
      <w:r>
        <w:rPr>
          <w:color w:val="000000"/>
        </w:rPr>
        <w:t>자극이</w:t>
      </w:r>
      <w:r>
        <w:rPr>
          <w:color w:val="000000"/>
        </w:rPr>
        <w:t xml:space="preserve"> </w:t>
      </w:r>
      <w:r>
        <w:rPr>
          <w:color w:val="000000"/>
        </w:rPr>
        <w:t>출력되는지</w:t>
      </w:r>
      <w:r>
        <w:rPr>
          <w:color w:val="000000"/>
        </w:rPr>
        <w:t xml:space="preserve"> </w:t>
      </w:r>
      <w:r>
        <w:rPr>
          <w:color w:val="000000"/>
        </w:rPr>
        <w:t>확인한다</w:t>
      </w:r>
      <w:r>
        <w:rPr>
          <w:color w:val="000000"/>
        </w:rPr>
        <w:t>.</w:t>
      </w:r>
    </w:p>
    <w:p w14:paraId="000003AE" w14:textId="77777777" w:rsidR="00850D8F" w:rsidRDefault="00000000">
      <w:pPr>
        <w:jc w:val="center"/>
      </w:pPr>
      <w:r>
        <w:rPr>
          <w:noProof/>
        </w:rPr>
        <w:drawing>
          <wp:inline distT="0" distB="0" distL="0" distR="0" wp14:anchorId="6A927C16" wp14:editId="10AF4CCF">
            <wp:extent cx="3600000" cy="2700187"/>
            <wp:effectExtent l="0" t="0" r="0" b="0"/>
            <wp:docPr id="214098592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5"/>
                    <a:srcRect/>
                    <a:stretch>
                      <a:fillRect/>
                    </a:stretch>
                  </pic:blipFill>
                  <pic:spPr>
                    <a:xfrm>
                      <a:off x="0" y="0"/>
                      <a:ext cx="3600000" cy="2700187"/>
                    </a:xfrm>
                    <a:prstGeom prst="rect">
                      <a:avLst/>
                    </a:prstGeom>
                    <a:ln/>
                  </pic:spPr>
                </pic:pic>
              </a:graphicData>
            </a:graphic>
          </wp:inline>
        </w:drawing>
      </w:r>
    </w:p>
    <w:p w14:paraId="000003AF" w14:textId="77777777" w:rsidR="00850D8F" w:rsidRDefault="00850D8F"/>
    <w:p w14:paraId="000003B0" w14:textId="77777777" w:rsidR="00850D8F" w:rsidRDefault="00000000">
      <w:pPr>
        <w:numPr>
          <w:ilvl w:val="2"/>
          <w:numId w:val="2"/>
        </w:numPr>
        <w:pBdr>
          <w:top w:val="nil"/>
          <w:left w:val="nil"/>
          <w:bottom w:val="nil"/>
          <w:right w:val="nil"/>
          <w:between w:val="nil"/>
        </w:pBdr>
        <w:spacing w:after="120" w:line="300" w:lineRule="auto"/>
        <w:ind w:left="489" w:hanging="150"/>
        <w:jc w:val="left"/>
        <w:rPr>
          <w:color w:val="000000"/>
        </w:rPr>
      </w:pPr>
      <w:r>
        <w:rPr>
          <w:color w:val="000000"/>
        </w:rPr>
        <w:t>1</w:t>
      </w:r>
      <w:r>
        <w:rPr>
          <w:color w:val="000000"/>
        </w:rPr>
        <w:t>번</w:t>
      </w:r>
      <w:r>
        <w:rPr>
          <w:color w:val="000000"/>
        </w:rPr>
        <w:t xml:space="preserve"> </w:t>
      </w:r>
      <w:r>
        <w:rPr>
          <w:color w:val="000000"/>
        </w:rPr>
        <w:t>채널의</w:t>
      </w:r>
      <w:r>
        <w:rPr>
          <w:color w:val="000000"/>
        </w:rPr>
        <w:t xml:space="preserve"> </w:t>
      </w:r>
      <w:r>
        <w:rPr>
          <w:color w:val="000000"/>
        </w:rPr>
        <w:t>자극</w:t>
      </w:r>
      <w:r>
        <w:rPr>
          <w:color w:val="000000"/>
        </w:rPr>
        <w:t xml:space="preserve"> </w:t>
      </w:r>
      <w:r>
        <w:rPr>
          <w:color w:val="000000"/>
        </w:rPr>
        <w:t>출력이</w:t>
      </w:r>
      <w:r>
        <w:rPr>
          <w:color w:val="000000"/>
        </w:rPr>
        <w:t xml:space="preserve"> </w:t>
      </w:r>
      <w:r>
        <w:rPr>
          <w:color w:val="000000"/>
        </w:rPr>
        <w:t>확인되면</w:t>
      </w:r>
      <w:r>
        <w:rPr>
          <w:color w:val="000000"/>
        </w:rPr>
        <w:t xml:space="preserve"> </w:t>
      </w:r>
      <w:r>
        <w:rPr>
          <w:color w:val="000000"/>
        </w:rPr>
        <w:t>외부기의</w:t>
      </w:r>
      <w:r>
        <w:rPr>
          <w:color w:val="000000"/>
        </w:rPr>
        <w:t xml:space="preserve"> </w:t>
      </w:r>
      <w:r>
        <w:rPr>
          <w:color w:val="000000"/>
        </w:rPr>
        <w:t>맵</w:t>
      </w:r>
      <w:r>
        <w:rPr>
          <w:color w:val="000000"/>
        </w:rPr>
        <w:t xml:space="preserve"> </w:t>
      </w:r>
      <w:r>
        <w:rPr>
          <w:color w:val="000000"/>
        </w:rPr>
        <w:t>번호를</w:t>
      </w:r>
      <w:r>
        <w:rPr>
          <w:color w:val="000000"/>
        </w:rPr>
        <w:t xml:space="preserve"> 3</w:t>
      </w:r>
      <w:r>
        <w:rPr>
          <w:color w:val="000000"/>
        </w:rPr>
        <w:t>번으로</w:t>
      </w:r>
      <w:r>
        <w:rPr>
          <w:color w:val="000000"/>
        </w:rPr>
        <w:t xml:space="preserve"> </w:t>
      </w:r>
      <w:r>
        <w:rPr>
          <w:color w:val="000000"/>
        </w:rPr>
        <w:t>변경한다</w:t>
      </w:r>
      <w:r>
        <w:rPr>
          <w:color w:val="000000"/>
        </w:rPr>
        <w:t>. (3</w:t>
      </w:r>
      <w:r>
        <w:rPr>
          <w:color w:val="000000"/>
        </w:rPr>
        <w:t>번</w:t>
      </w:r>
      <w:r>
        <w:rPr>
          <w:color w:val="000000"/>
        </w:rPr>
        <w:t xml:space="preserve"> </w:t>
      </w:r>
      <w:r>
        <w:rPr>
          <w:color w:val="000000"/>
        </w:rPr>
        <w:t>맵</w:t>
      </w:r>
      <w:r>
        <w:rPr>
          <w:color w:val="000000"/>
        </w:rPr>
        <w:t xml:space="preserve">: NofM </w:t>
      </w:r>
      <w:r>
        <w:rPr>
          <w:color w:val="000000"/>
        </w:rPr>
        <w:t>자극</w:t>
      </w:r>
      <w:r>
        <w:rPr>
          <w:color w:val="000000"/>
        </w:rPr>
        <w:t xml:space="preserve"> </w:t>
      </w:r>
      <w:r>
        <w:rPr>
          <w:color w:val="000000"/>
        </w:rPr>
        <w:t>전략</w:t>
      </w:r>
      <w:r>
        <w:rPr>
          <w:color w:val="000000"/>
        </w:rPr>
        <w:t>)</w:t>
      </w:r>
    </w:p>
    <w:p w14:paraId="000003B1" w14:textId="77777777" w:rsidR="00850D8F" w:rsidRDefault="00000000">
      <w:pPr>
        <w:pBdr>
          <w:top w:val="nil"/>
          <w:left w:val="nil"/>
          <w:bottom w:val="nil"/>
          <w:right w:val="nil"/>
          <w:between w:val="nil"/>
        </w:pBdr>
        <w:spacing w:after="120" w:line="300" w:lineRule="auto"/>
        <w:jc w:val="center"/>
        <w:rPr>
          <w:color w:val="000000"/>
        </w:rPr>
      </w:pPr>
      <w:r>
        <w:rPr>
          <w:noProof/>
        </w:rPr>
        <w:drawing>
          <wp:inline distT="0" distB="0" distL="0" distR="0" wp14:anchorId="30225B7F" wp14:editId="311CD6C1">
            <wp:extent cx="4320000" cy="2563739"/>
            <wp:effectExtent l="0" t="0" r="0" b="0"/>
            <wp:docPr id="214098592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6"/>
                    <a:srcRect/>
                    <a:stretch>
                      <a:fillRect/>
                    </a:stretch>
                  </pic:blipFill>
                  <pic:spPr>
                    <a:xfrm>
                      <a:off x="0" y="0"/>
                      <a:ext cx="4320000" cy="2563739"/>
                    </a:xfrm>
                    <a:prstGeom prst="rect">
                      <a:avLst/>
                    </a:prstGeom>
                    <a:ln/>
                  </pic:spPr>
                </pic:pic>
              </a:graphicData>
            </a:graphic>
          </wp:inline>
        </w:drawing>
      </w:r>
      <w:r>
        <w:rPr>
          <w:noProof/>
        </w:rPr>
        <w:drawing>
          <wp:inline distT="0" distB="0" distL="0" distR="0" wp14:anchorId="3A6765C2" wp14:editId="2BB78D6F">
            <wp:extent cx="600075" cy="504825"/>
            <wp:effectExtent l="9525" t="9525" r="9525" b="9525"/>
            <wp:docPr id="214098592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7"/>
                    <a:srcRect/>
                    <a:stretch>
                      <a:fillRect/>
                    </a:stretch>
                  </pic:blipFill>
                  <pic:spPr>
                    <a:xfrm>
                      <a:off x="0" y="0"/>
                      <a:ext cx="600075" cy="504825"/>
                    </a:xfrm>
                    <a:prstGeom prst="rect">
                      <a:avLst/>
                    </a:prstGeom>
                    <a:ln w="9525">
                      <a:solidFill>
                        <a:srgbClr val="000000"/>
                      </a:solidFill>
                      <a:prstDash val="solid"/>
                    </a:ln>
                  </pic:spPr>
                </pic:pic>
              </a:graphicData>
            </a:graphic>
          </wp:inline>
        </w:drawing>
      </w:r>
    </w:p>
    <w:p w14:paraId="000003B2" w14:textId="77777777" w:rsidR="00850D8F" w:rsidRDefault="00000000">
      <w:pPr>
        <w:rPr>
          <w:color w:val="000000"/>
        </w:rPr>
      </w:pPr>
      <w:r>
        <w:br w:type="page"/>
      </w:r>
    </w:p>
    <w:p w14:paraId="000003B3" w14:textId="77777777" w:rsidR="00850D8F" w:rsidRDefault="00000000">
      <w:pPr>
        <w:numPr>
          <w:ilvl w:val="2"/>
          <w:numId w:val="2"/>
        </w:numPr>
        <w:pBdr>
          <w:top w:val="nil"/>
          <w:left w:val="nil"/>
          <w:bottom w:val="nil"/>
          <w:right w:val="nil"/>
          <w:between w:val="nil"/>
        </w:pBdr>
        <w:spacing w:after="120" w:line="300" w:lineRule="auto"/>
        <w:ind w:left="489" w:hanging="150"/>
        <w:jc w:val="left"/>
        <w:rPr>
          <w:color w:val="000000"/>
        </w:rPr>
      </w:pPr>
      <w:r>
        <w:rPr>
          <w:rFonts w:ascii="맑은 고딕" w:eastAsia="맑은 고딕" w:hAnsi="맑은 고딕" w:cs="맑은 고딕"/>
          <w:color w:val="000000"/>
        </w:rPr>
        <w:lastRenderedPageBreak/>
        <w:t>APx 소프트웨어 툴을 실행한다.</w:t>
      </w:r>
    </w:p>
    <w:p w14:paraId="000003B4" w14:textId="77777777" w:rsidR="00850D8F" w:rsidRDefault="00000000">
      <w:pPr>
        <w:jc w:val="center"/>
      </w:pPr>
      <w:r>
        <w:rPr>
          <w:noProof/>
        </w:rPr>
        <w:drawing>
          <wp:inline distT="0" distB="0" distL="0" distR="0" wp14:anchorId="3BB99984" wp14:editId="5A432DA6">
            <wp:extent cx="4320000" cy="2563738"/>
            <wp:effectExtent l="3175" t="3175" r="3175" b="3175"/>
            <wp:docPr id="214098592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8"/>
                    <a:srcRect/>
                    <a:stretch>
                      <a:fillRect/>
                    </a:stretch>
                  </pic:blipFill>
                  <pic:spPr>
                    <a:xfrm>
                      <a:off x="0" y="0"/>
                      <a:ext cx="4320000" cy="2563738"/>
                    </a:xfrm>
                    <a:prstGeom prst="rect">
                      <a:avLst/>
                    </a:prstGeom>
                    <a:ln w="3175">
                      <a:solidFill>
                        <a:srgbClr val="000000"/>
                      </a:solidFill>
                      <a:prstDash val="solid"/>
                    </a:ln>
                  </pic:spPr>
                </pic:pic>
              </a:graphicData>
            </a:graphic>
          </wp:inline>
        </w:drawing>
      </w:r>
    </w:p>
    <w:p w14:paraId="000003B5" w14:textId="77777777" w:rsidR="00850D8F" w:rsidRDefault="00000000">
      <w:pPr>
        <w:jc w:val="center"/>
      </w:pPr>
      <w:r>
        <w:rPr>
          <w:noProof/>
        </w:rPr>
        <w:drawing>
          <wp:inline distT="0" distB="0" distL="0" distR="0" wp14:anchorId="5E3B2B32" wp14:editId="1EF4FA9A">
            <wp:extent cx="2880000" cy="1488000"/>
            <wp:effectExtent l="3175" t="3175" r="3175" b="3175"/>
            <wp:docPr id="2140985928"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9"/>
                    <a:srcRect/>
                    <a:stretch>
                      <a:fillRect/>
                    </a:stretch>
                  </pic:blipFill>
                  <pic:spPr>
                    <a:xfrm>
                      <a:off x="0" y="0"/>
                      <a:ext cx="2880000" cy="1488000"/>
                    </a:xfrm>
                    <a:prstGeom prst="rect">
                      <a:avLst/>
                    </a:prstGeom>
                    <a:ln w="3175">
                      <a:solidFill>
                        <a:srgbClr val="000000"/>
                      </a:solidFill>
                      <a:prstDash val="solid"/>
                    </a:ln>
                  </pic:spPr>
                </pic:pic>
              </a:graphicData>
            </a:graphic>
          </wp:inline>
        </w:drawing>
      </w:r>
      <w:r>
        <w:rPr>
          <w:noProof/>
        </w:rPr>
        <mc:AlternateContent>
          <mc:Choice Requires="wps">
            <w:drawing>
              <wp:anchor distT="0" distB="0" distL="114300" distR="114300" simplePos="0" relativeHeight="251658240" behindDoc="0" locked="0" layoutInCell="1" hidden="0" allowOverlap="1" wp14:anchorId="373EACD4" wp14:editId="7A791468">
                <wp:simplePos x="0" y="0"/>
                <wp:positionH relativeFrom="column">
                  <wp:posOffset>1823085</wp:posOffset>
                </wp:positionH>
                <wp:positionV relativeFrom="paragraph">
                  <wp:posOffset>450850</wp:posOffset>
                </wp:positionV>
                <wp:extent cx="1857375" cy="301179"/>
                <wp:effectExtent l="0" t="0" r="0" b="0"/>
                <wp:wrapNone/>
                <wp:docPr id="2140985897" name="사각형: 둥근 모서리 2140985897"/>
                <wp:cNvGraphicFramePr/>
                <a:graphic xmlns:a="http://schemas.openxmlformats.org/drawingml/2006/main">
                  <a:graphicData uri="http://schemas.microsoft.com/office/word/2010/wordprocessingShape">
                    <wps:wsp>
                      <wps:cNvSpPr/>
                      <wps:spPr>
                        <a:xfrm>
                          <a:off x="4445888" y="3657986"/>
                          <a:ext cx="1800225" cy="244029"/>
                        </a:xfrm>
                        <a:prstGeom prst="roundRect">
                          <a:avLst>
                            <a:gd name="adj" fmla="val 16667"/>
                          </a:avLst>
                        </a:prstGeom>
                        <a:noFill/>
                        <a:ln w="19050" cap="flat" cmpd="sng">
                          <a:solidFill>
                            <a:srgbClr val="EE0000"/>
                          </a:solidFill>
                          <a:prstDash val="dash"/>
                          <a:miter lim="0"/>
                          <a:headEnd type="none" w="sm" len="sm"/>
                          <a:tailEnd type="none" w="sm" len="sm"/>
                        </a:ln>
                      </wps:spPr>
                      <wps:txbx>
                        <w:txbxContent>
                          <w:p w14:paraId="3FB2B0C7" w14:textId="77777777" w:rsidR="00850D8F" w:rsidRDefault="00850D8F">
                            <w:pPr>
                              <w:spacing w:after="0" w:line="240" w:lineRule="auto"/>
                              <w:jc w:val="left"/>
                              <w:textDirection w:val="btLr"/>
                            </w:pPr>
                          </w:p>
                        </w:txbxContent>
                      </wps:txbx>
                      <wps:bodyPr spcFirstLastPara="1" wrap="square" lIns="91425" tIns="91425" rIns="91425" bIns="91425" anchor="ctr" anchorCtr="0">
                        <a:noAutofit/>
                      </wps:bodyPr>
                    </wps:wsp>
                  </a:graphicData>
                </a:graphic>
              </wp:anchor>
            </w:drawing>
          </mc:Choice>
          <mc:Fallback>
            <w:pict>
              <v:roundrect w14:anchorId="373EACD4" id="사각형: 둥근 모서리 2140985897" o:spid="_x0000_s1026" style="position:absolute;left:0;text-align:left;margin-left:143.55pt;margin-top:35.5pt;width:146.25pt;height:23.7pt;z-index:2516582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" filled="f" strokecolor="#e00" strokeweight="1.5pt">
                <v:stroke dashstyle="dash" startarrowwidth="narrow" startarrowlength="short" endarrowwidth="narrow" endarrowlength="short" miterlimit="0" joinstyle="miter"/>
                <v:textbox inset="2.53958mm,2.53958mm,2.53958mm,2.53958mm">
                  <w:txbxContent>
                    <w:p w14:paraId="3FB2B0C7" w14:textId="77777777" w:rsidR="00850D8F" w:rsidRDefault="00850D8F">
                      <w:pPr>
                        <w:spacing w:after="0" w:line="240" w:lineRule="auto"/>
                        <w:jc w:val="left"/>
                        <w:textDirection w:val="btLr"/>
                      </w:pPr>
                    </w:p>
                  </w:txbxContent>
                </v:textbox>
              </v:roundrect>
            </w:pict>
          </mc:Fallback>
        </mc:AlternateContent>
      </w:r>
    </w:p>
    <w:p w14:paraId="000003B6" w14:textId="77777777" w:rsidR="00850D8F" w:rsidRDefault="00000000">
      <w:pPr>
        <w:numPr>
          <w:ilvl w:val="2"/>
          <w:numId w:val="2"/>
        </w:numPr>
        <w:pBdr>
          <w:top w:val="nil"/>
          <w:left w:val="nil"/>
          <w:bottom w:val="nil"/>
          <w:right w:val="nil"/>
          <w:between w:val="nil"/>
        </w:pBdr>
        <w:spacing w:after="120" w:line="300" w:lineRule="auto"/>
        <w:ind w:left="489" w:hanging="150"/>
        <w:jc w:val="left"/>
        <w:rPr>
          <w:color w:val="000000"/>
        </w:rPr>
      </w:pPr>
      <w:r>
        <w:rPr>
          <w:rFonts w:ascii="맑은 고딕" w:eastAsia="맑은 고딕" w:hAnsi="맑은 고딕" w:cs="맑은 고딕"/>
          <w:color w:val="000000"/>
        </w:rPr>
        <w:t>「ch01-16.wav」, 「ch17-32.wav」 합성 주파수 파일을 확인한다.</w:t>
      </w:r>
    </w:p>
    <w:p w14:paraId="000003B7" w14:textId="77777777" w:rsidR="00850D8F" w:rsidRDefault="00000000">
      <w:pPr>
        <w:jc w:val="center"/>
        <w:rPr>
          <w:rFonts w:ascii="맑은 고딕" w:eastAsia="맑은 고딕" w:hAnsi="맑은 고딕" w:cs="맑은 고딕"/>
          <w:color w:val="000000"/>
        </w:rPr>
      </w:pPr>
      <w:r>
        <w:rPr>
          <w:noProof/>
        </w:rPr>
        <w:drawing>
          <wp:inline distT="0" distB="0" distL="0" distR="0" wp14:anchorId="1210E05B" wp14:editId="2C7BBF3A">
            <wp:extent cx="942975" cy="1079500"/>
            <wp:effectExtent l="0" t="0" r="0" b="0"/>
            <wp:docPr id="214098593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0"/>
                    <a:srcRect r="67242"/>
                    <a:stretch>
                      <a:fillRect/>
                    </a:stretch>
                  </pic:blipFill>
                  <pic:spPr>
                    <a:xfrm>
                      <a:off x="0" y="0"/>
                      <a:ext cx="942975" cy="1079500"/>
                    </a:xfrm>
                    <a:prstGeom prst="rect">
                      <a:avLst/>
                    </a:prstGeom>
                    <a:ln/>
                  </pic:spPr>
                </pic:pic>
              </a:graphicData>
            </a:graphic>
          </wp:inline>
        </w:drawing>
      </w:r>
      <w:r>
        <w:rPr>
          <w:noProof/>
        </w:rPr>
        <w:drawing>
          <wp:inline distT="0" distB="0" distL="0" distR="0" wp14:anchorId="2263E871" wp14:editId="6DD8FEC1">
            <wp:extent cx="973667" cy="1079500"/>
            <wp:effectExtent l="0" t="0" r="0" b="0"/>
            <wp:docPr id="214098593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0"/>
                    <a:srcRect l="66176"/>
                    <a:stretch>
                      <a:fillRect/>
                    </a:stretch>
                  </pic:blipFill>
                  <pic:spPr>
                    <a:xfrm>
                      <a:off x="0" y="0"/>
                      <a:ext cx="973667" cy="1079500"/>
                    </a:xfrm>
                    <a:prstGeom prst="rect">
                      <a:avLst/>
                    </a:prstGeom>
                    <a:ln/>
                  </pic:spPr>
                </pic:pic>
              </a:graphicData>
            </a:graphic>
          </wp:inline>
        </w:drawing>
      </w:r>
    </w:p>
    <w:p w14:paraId="000003B8" w14:textId="77777777" w:rsidR="00850D8F" w:rsidRDefault="00000000">
      <w:pPr>
        <w:rPr>
          <w:rFonts w:ascii="맑은 고딕" w:eastAsia="맑은 고딕" w:hAnsi="맑은 고딕" w:cs="맑은 고딕"/>
          <w:color w:val="000000"/>
        </w:rPr>
      </w:pPr>
      <w:r>
        <w:br w:type="page"/>
      </w:r>
    </w:p>
    <w:p w14:paraId="000003B9" w14:textId="77777777" w:rsidR="00850D8F" w:rsidRDefault="00000000">
      <w:pPr>
        <w:pStyle w:val="3"/>
        <w:keepNext w:val="0"/>
        <w:numPr>
          <w:ilvl w:val="2"/>
          <w:numId w:val="1"/>
        </w:numPr>
        <w:spacing w:before="140" w:after="100" w:line="276" w:lineRule="auto"/>
        <w:ind w:left="200" w:firstLine="0"/>
        <w:jc w:val="left"/>
        <w:rPr>
          <w:rFonts w:ascii="맑은 고딕" w:eastAsia="맑은 고딕" w:hAnsi="맑은 고딕" w:cs="맑은 고딕"/>
          <w:b/>
          <w:bCs/>
          <w:color w:val="000000"/>
          <w:sz w:val="22"/>
          <w:szCs w:val="22"/>
        </w:rPr>
      </w:pPr>
      <w:bookmarkStart w:id="178" w:name="_Toc241582685"/>
      <w:r>
        <w:rPr>
          <w:rFonts w:ascii="맑은 고딕" w:eastAsia="맑은 고딕" w:hAnsi="맑은 고딕" w:cs="맑은 고딕"/>
          <w:b/>
          <w:bCs/>
          <w:color w:val="000000"/>
          <w:sz w:val="22"/>
          <w:szCs w:val="22"/>
        </w:rPr>
        <w:lastRenderedPageBreak/>
        <w:t>시험 진행</w:t>
      </w:r>
      <w:bookmarkEnd w:id="178"/>
    </w:p>
    <w:p w14:paraId="000003BA" w14:textId="77777777" w:rsidR="00850D8F" w:rsidRDefault="00000000">
      <w:pPr>
        <w:pStyle w:val="4"/>
        <w:keepNext w:val="0"/>
        <w:numPr>
          <w:ilvl w:val="3"/>
          <w:numId w:val="1"/>
        </w:numPr>
        <w:spacing w:before="140" w:after="100" w:line="276" w:lineRule="auto"/>
        <w:ind w:left="300" w:right="200" w:firstLine="0"/>
        <w:jc w:val="left"/>
        <w:rPr>
          <w:rFonts w:ascii="맑은 고딕" w:eastAsia="맑은 고딕" w:hAnsi="맑은 고딕" w:cs="맑은 고딕"/>
          <w:b/>
          <w:bCs/>
          <w:color w:val="000000"/>
          <w:sz w:val="21"/>
          <w:szCs w:val="21"/>
        </w:rPr>
      </w:pPr>
      <w:r>
        <w:rPr>
          <w:rFonts w:ascii="맑은 고딕" w:eastAsia="맑은 고딕" w:hAnsi="맑은 고딕" w:cs="맑은 고딕"/>
          <w:b/>
          <w:bCs/>
          <w:color w:val="000000"/>
          <w:sz w:val="21"/>
          <w:szCs w:val="21"/>
        </w:rPr>
        <w:t>1~16 채널 출력 확인</w:t>
      </w:r>
    </w:p>
    <w:p w14:paraId="000003BB"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측정 방법</w:t>
      </w:r>
    </w:p>
    <w:p w14:paraId="000003BC" w14:textId="77777777" w:rsidR="00850D8F" w:rsidRDefault="00000000">
      <w:pPr>
        <w:numPr>
          <w:ilvl w:val="0"/>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APx 소프트웨어 툴에서 전극 1~16에 해당하는 「ch01-16.wav」 파일을 실행한다.</w:t>
      </w:r>
    </w:p>
    <w:p w14:paraId="000003BD" w14:textId="77777777" w:rsidR="00850D8F" w:rsidRDefault="00000000">
      <w:pPr>
        <w:numPr>
          <w:ilvl w:val="0"/>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오실로스코프의 프로브를 32채널 내부기 지그의 채널1에서 채널 32까지 순서대로 변경하며 측정한다.</w:t>
      </w:r>
    </w:p>
    <w:p w14:paraId="000003BE" w14:textId="77777777" w:rsidR="00850D8F" w:rsidRDefault="00000000">
      <w:pPr>
        <w:numPr>
          <w:ilvl w:val="0"/>
          <w:numId w:val="4"/>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「ch01-16.wav」 합성 주파수(Hz): 125, 156.25, 187.5, 218.75, 250, 312.5, 375, 437.5, 500, 562.5, 625, 718.75, 812.5, 937.5, 1062.5, 1187.5</w:t>
      </w:r>
    </w:p>
    <w:p w14:paraId="000003BF" w14:textId="77777777" w:rsidR="00850D8F" w:rsidRDefault="00850D8F">
      <w:pPr>
        <w:spacing w:after="0" w:line="20" w:lineRule="auto"/>
        <w:jc w:val="left"/>
        <w:rPr>
          <w:rFonts w:ascii="맑은 고딕" w:eastAsia="맑은 고딕" w:hAnsi="맑은 고딕" w:cs="맑은 고딕"/>
          <w:color w:val="000000"/>
        </w:rPr>
      </w:pPr>
    </w:p>
    <w:p w14:paraId="000003C0"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통과 기준</w:t>
      </w:r>
    </w:p>
    <w:p w14:paraId="000003C1" w14:textId="77777777" w:rsidR="00850D8F" w:rsidRDefault="00000000">
      <w:pPr>
        <w:numPr>
          <w:ilvl w:val="0"/>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채널 1에서 채널 16까지 총 16개의 자극 출력만 확인되어야 한다.</w:t>
      </w:r>
    </w:p>
    <w:p w14:paraId="000003C2" w14:textId="77777777" w:rsidR="00850D8F" w:rsidRDefault="00000000" w:rsidP="00212590">
      <w:pPr>
        <w:rPr>
          <w:rFonts w:ascii="맑은 고딕" w:eastAsia="맑은 고딕" w:hAnsi="맑은 고딕" w:cs="맑은 고딕"/>
          <w:color w:val="000000"/>
        </w:rPr>
        <w:pPrChange w:id="179" w:author="김은수" w:date="2026-09-29T13:55:00Z" w16du:dateUtc="2026-09-29T04:55:00Z">
          <w:pPr>
            <w:spacing w:after="0" w:line="20" w:lineRule="auto"/>
          </w:pPr>
        </w:pPrChange>
      </w:pPr>
      <w:r>
        <w:br w:type="page"/>
      </w:r>
    </w:p>
    <w:p w14:paraId="000003C3" w14:textId="77777777" w:rsidR="00850D8F" w:rsidRDefault="00850D8F">
      <w:pPr>
        <w:spacing w:after="0" w:line="20" w:lineRule="auto"/>
        <w:rPr>
          <w:rFonts w:ascii="맑은 고딕" w:eastAsia="맑은 고딕" w:hAnsi="맑은 고딕" w:cs="맑은 고딕"/>
          <w:color w:val="000000"/>
        </w:rPr>
      </w:pPr>
    </w:p>
    <w:p w14:paraId="000003C4" w14:textId="77777777" w:rsidR="00850D8F" w:rsidRDefault="00000000">
      <w:pPr>
        <w:pStyle w:val="4"/>
        <w:keepNext w:val="0"/>
        <w:numPr>
          <w:ilvl w:val="3"/>
          <w:numId w:val="1"/>
        </w:numPr>
        <w:spacing w:before="140" w:after="100" w:line="276" w:lineRule="auto"/>
        <w:ind w:left="300" w:right="200" w:firstLine="0"/>
        <w:jc w:val="left"/>
        <w:rPr>
          <w:rFonts w:ascii="맑은 고딕" w:eastAsia="맑은 고딕" w:hAnsi="맑은 고딕" w:cs="맑은 고딕"/>
          <w:b/>
          <w:bCs/>
          <w:color w:val="000000"/>
          <w:sz w:val="21"/>
          <w:szCs w:val="21"/>
        </w:rPr>
      </w:pPr>
      <w:r>
        <w:rPr>
          <w:rFonts w:ascii="맑은 고딕" w:eastAsia="맑은 고딕" w:hAnsi="맑은 고딕" w:cs="맑은 고딕"/>
          <w:b/>
          <w:bCs/>
          <w:color w:val="000000"/>
          <w:sz w:val="21"/>
          <w:szCs w:val="21"/>
        </w:rPr>
        <w:t>17~32 채널 출력 확인</w:t>
      </w:r>
    </w:p>
    <w:p w14:paraId="000003C5"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측정 방법-</w:t>
      </w:r>
    </w:p>
    <w:p w14:paraId="000003C6" w14:textId="77777777" w:rsidR="00850D8F" w:rsidRDefault="00000000">
      <w:pPr>
        <w:numPr>
          <w:ilvl w:val="0"/>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APx 소프트웨어 툴에서 전극 17~32에 해당하는 「ch17-32.wav」 파일을 실행한다.</w:t>
      </w:r>
    </w:p>
    <w:p w14:paraId="000003C7" w14:textId="77777777" w:rsidR="00850D8F" w:rsidRDefault="00000000">
      <w:pPr>
        <w:numPr>
          <w:ilvl w:val="0"/>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오실로스코프의 프로브를 32채널 내부기 지그의 채널1에서 채널 32까지 순서대로 변경하며 측정한다.</w:t>
      </w:r>
    </w:p>
    <w:p w14:paraId="000003C8" w14:textId="77777777" w:rsidR="00850D8F" w:rsidRDefault="00000000">
      <w:pPr>
        <w:numPr>
          <w:ilvl w:val="0"/>
          <w:numId w:val="4"/>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「ch17-32.wav」 합성 주파수(Hz): 1343.75, 1531.25, 1718.75, 1906.25, 2156.25, 2406.25, 2718.75, 3031.25, 3406.25, 3843.75, 4281.25, 4781.25, 5343.75, 6000, 6718.75, 7500.</w:t>
      </w:r>
    </w:p>
    <w:p w14:paraId="000003C9"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통과 기준</w:t>
      </w:r>
    </w:p>
    <w:p w14:paraId="000003CA" w14:textId="77777777" w:rsidR="00850D8F" w:rsidRDefault="00000000">
      <w:pPr>
        <w:numPr>
          <w:ilvl w:val="0"/>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채널 17에서 채널 32까지 총 16개의 자극 출력만 확인되어야 한다.</w:t>
      </w:r>
    </w:p>
    <w:p w14:paraId="14E0FA69" w14:textId="77777777" w:rsidR="00850D8F" w:rsidRDefault="00850D8F">
      <w:pPr>
        <w:rPr>
          <w:ins w:id="180" w:author="김은수" w:date="2026-09-29T13:55:00Z" w16du:dateUtc="2026-09-29T04:55:00Z"/>
        </w:rPr>
      </w:pPr>
    </w:p>
    <w:p w14:paraId="000003CB" w14:textId="77777777" w:rsidR="00212590" w:rsidRDefault="00212590">
      <w:pPr>
        <w:rPr>
          <w:rFonts w:hint="eastAsia"/>
        </w:rPr>
        <w:sectPr w:rsidR="00212590">
          <w:headerReference w:type="even" r:id="rId51"/>
          <w:headerReference w:type="default" r:id="rId52"/>
          <w:footerReference w:type="even" r:id="rId53"/>
          <w:footerReference w:type="default" r:id="rId54"/>
          <w:headerReference w:type="first" r:id="rId55"/>
          <w:footerReference w:type="first" r:id="rId56"/>
          <w:pgSz w:w="11906" w:h="16838"/>
          <w:pgMar w:top="1134" w:right="1134" w:bottom="851" w:left="1134" w:header="1021" w:footer="680" w:gutter="0"/>
          <w:pgNumType w:start="1"/>
          <w:cols w:space="720"/>
        </w:sectPr>
      </w:pPr>
    </w:p>
    <w:p w14:paraId="000003CC" w14:textId="77777777" w:rsidR="00850D8F" w:rsidRDefault="00000000">
      <w:pPr>
        <w:pStyle w:val="1"/>
        <w:keepNext w:val="0"/>
        <w:shd w:val="clear" w:color="auto" w:fill="FFFFFF"/>
        <w:spacing w:before="140" w:after="100" w:line="276" w:lineRule="auto"/>
        <w:jc w:val="left"/>
        <w:rPr>
          <w:rFonts w:ascii="맑은 고딕" w:eastAsia="맑은 고딕" w:hAnsi="맑은 고딕" w:cs="맑은 고딕"/>
          <w:b/>
          <w:bCs/>
          <w:color w:val="000000"/>
          <w:sz w:val="26"/>
          <w:szCs w:val="26"/>
        </w:rPr>
      </w:pPr>
      <w:bookmarkStart w:id="181" w:name="_Toc241582686"/>
      <w:r>
        <w:rPr>
          <w:rFonts w:ascii="맑은 고딕" w:eastAsia="맑은 고딕" w:hAnsi="맑은 고딕" w:cs="맑은 고딕"/>
          <w:b/>
          <w:bCs/>
          <w:color w:val="000000"/>
          <w:sz w:val="26"/>
          <w:szCs w:val="26"/>
        </w:rPr>
        <w:lastRenderedPageBreak/>
        <w:t>부록 1. TD24A-A-EXT 외부기의 입력 음압 대비 ADC 출력 테이블</w:t>
      </w:r>
      <w:bookmarkEnd w:id="181"/>
    </w:p>
    <w:p w14:paraId="000003CD" w14:textId="77777777" w:rsidR="00850D8F" w:rsidRDefault="00000000">
      <w:pPr>
        <w:spacing w:after="120" w:line="300" w:lineRule="auto"/>
        <w:ind w:left="113"/>
        <w:jc w:val="left"/>
        <w:rPr>
          <w:rFonts w:ascii="맑은 고딕" w:eastAsia="맑은 고딕" w:hAnsi="맑은 고딕" w:cs="맑은 고딕"/>
        </w:rPr>
      </w:pPr>
      <w:r>
        <w:rPr>
          <w:rFonts w:ascii="맑은 고딕" w:eastAsia="맑은 고딕" w:hAnsi="맑은 고딕" w:cs="맑은 고딕"/>
          <w:color w:val="000000"/>
        </w:rPr>
        <w:t xml:space="preserve">: 해당 모델에 적용된 마이크, ADC 사양에 따라 계산된 값임 </w:t>
      </w:r>
    </w:p>
    <w:tbl>
      <w:tblPr>
        <w:tblStyle w:val="afffffd"/>
        <w:tblW w:w="1474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28"/>
        <w:gridCol w:w="1229"/>
        <w:gridCol w:w="1228"/>
        <w:gridCol w:w="1229"/>
        <w:gridCol w:w="1228"/>
        <w:gridCol w:w="1229"/>
        <w:gridCol w:w="1228"/>
        <w:gridCol w:w="1229"/>
        <w:gridCol w:w="1228"/>
        <w:gridCol w:w="1229"/>
        <w:gridCol w:w="1228"/>
        <w:gridCol w:w="1229"/>
      </w:tblGrid>
      <w:tr w:rsidR="00850D8F" w14:paraId="4EE7EDFC" w14:textId="77777777">
        <w:trPr>
          <w:trHeight w:val="330"/>
          <w:jc w:val="center"/>
        </w:trPr>
        <w:tc>
          <w:tcPr>
            <w:tcW w:w="1228" w:type="dxa"/>
            <w:tcBorders>
              <w:bottom w:val="single" w:sz="4" w:space="0" w:color="000000"/>
              <w:right w:val="single" w:sz="4" w:space="0" w:color="000000"/>
            </w:tcBorders>
            <w:shd w:val="clear" w:color="auto" w:fill="D9D9D9"/>
            <w:vAlign w:val="center"/>
          </w:tcPr>
          <w:p w14:paraId="000003C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dB SPL</w:t>
            </w:r>
          </w:p>
        </w:tc>
        <w:tc>
          <w:tcPr>
            <w:tcW w:w="1229" w:type="dxa"/>
            <w:tcBorders>
              <w:left w:val="single" w:sz="4" w:space="0" w:color="000000"/>
              <w:bottom w:val="single" w:sz="4" w:space="0" w:color="000000"/>
            </w:tcBorders>
            <w:shd w:val="clear" w:color="auto" w:fill="D9D9D9"/>
            <w:vAlign w:val="center"/>
          </w:tcPr>
          <w:p w14:paraId="000003C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100 Hz</w:t>
            </w:r>
          </w:p>
        </w:tc>
        <w:tc>
          <w:tcPr>
            <w:tcW w:w="1228" w:type="dxa"/>
            <w:tcBorders>
              <w:bottom w:val="single" w:sz="4" w:space="0" w:color="000000"/>
            </w:tcBorders>
            <w:shd w:val="clear" w:color="auto" w:fill="D9D9D9"/>
            <w:vAlign w:val="center"/>
          </w:tcPr>
          <w:p w14:paraId="000003D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1048 Hz</w:t>
            </w:r>
          </w:p>
        </w:tc>
        <w:tc>
          <w:tcPr>
            <w:tcW w:w="1229" w:type="dxa"/>
            <w:tcBorders>
              <w:bottom w:val="single" w:sz="4" w:space="0" w:color="000000"/>
            </w:tcBorders>
            <w:shd w:val="clear" w:color="auto" w:fill="D9D9D9"/>
            <w:vAlign w:val="center"/>
          </w:tcPr>
          <w:p w14:paraId="000003D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1438 Hz</w:t>
            </w:r>
          </w:p>
        </w:tc>
        <w:tc>
          <w:tcPr>
            <w:tcW w:w="1228" w:type="dxa"/>
            <w:tcBorders>
              <w:bottom w:val="single" w:sz="4" w:space="0" w:color="000000"/>
            </w:tcBorders>
            <w:shd w:val="clear" w:color="auto" w:fill="D9D9D9"/>
            <w:vAlign w:val="center"/>
          </w:tcPr>
          <w:p w14:paraId="000003D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1500 Hz</w:t>
            </w:r>
          </w:p>
        </w:tc>
        <w:tc>
          <w:tcPr>
            <w:tcW w:w="1229" w:type="dxa"/>
            <w:tcBorders>
              <w:bottom w:val="single" w:sz="4" w:space="0" w:color="000000"/>
            </w:tcBorders>
            <w:shd w:val="clear" w:color="auto" w:fill="D9D9D9"/>
            <w:vAlign w:val="center"/>
          </w:tcPr>
          <w:p w14:paraId="000003D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1593 Hz</w:t>
            </w:r>
          </w:p>
        </w:tc>
        <w:tc>
          <w:tcPr>
            <w:tcW w:w="1228" w:type="dxa"/>
            <w:tcBorders>
              <w:bottom w:val="single" w:sz="4" w:space="0" w:color="000000"/>
            </w:tcBorders>
            <w:shd w:val="clear" w:color="auto" w:fill="D9D9D9"/>
            <w:vAlign w:val="center"/>
          </w:tcPr>
          <w:p w14:paraId="000003D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2869 Hz</w:t>
            </w:r>
          </w:p>
        </w:tc>
        <w:tc>
          <w:tcPr>
            <w:tcW w:w="1229" w:type="dxa"/>
            <w:tcBorders>
              <w:bottom w:val="single" w:sz="4" w:space="0" w:color="000000"/>
            </w:tcBorders>
            <w:shd w:val="clear" w:color="auto" w:fill="D9D9D9"/>
            <w:vAlign w:val="center"/>
          </w:tcPr>
          <w:p w14:paraId="000003D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3038 Hz</w:t>
            </w:r>
          </w:p>
        </w:tc>
        <w:tc>
          <w:tcPr>
            <w:tcW w:w="1228" w:type="dxa"/>
            <w:tcBorders>
              <w:bottom w:val="single" w:sz="4" w:space="0" w:color="000000"/>
            </w:tcBorders>
            <w:shd w:val="clear" w:color="auto" w:fill="D9D9D9"/>
            <w:vAlign w:val="center"/>
          </w:tcPr>
          <w:p w14:paraId="000003D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3217 Hz</w:t>
            </w:r>
          </w:p>
        </w:tc>
        <w:tc>
          <w:tcPr>
            <w:tcW w:w="1229" w:type="dxa"/>
            <w:tcBorders>
              <w:bottom w:val="single" w:sz="4" w:space="0" w:color="000000"/>
            </w:tcBorders>
            <w:shd w:val="clear" w:color="auto" w:fill="D9D9D9"/>
            <w:vAlign w:val="center"/>
          </w:tcPr>
          <w:p w14:paraId="000003D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3815 Hz</w:t>
            </w:r>
          </w:p>
        </w:tc>
        <w:tc>
          <w:tcPr>
            <w:tcW w:w="1228" w:type="dxa"/>
            <w:tcBorders>
              <w:bottom w:val="single" w:sz="4" w:space="0" w:color="000000"/>
            </w:tcBorders>
            <w:shd w:val="clear" w:color="auto" w:fill="D9D9D9"/>
            <w:vAlign w:val="center"/>
          </w:tcPr>
          <w:p w14:paraId="000003D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4037 Hz</w:t>
            </w:r>
          </w:p>
        </w:tc>
        <w:tc>
          <w:tcPr>
            <w:tcW w:w="1229" w:type="dxa"/>
            <w:tcBorders>
              <w:bottom w:val="single" w:sz="4" w:space="0" w:color="000000"/>
            </w:tcBorders>
            <w:shd w:val="clear" w:color="auto" w:fill="D9D9D9"/>
            <w:vAlign w:val="center"/>
          </w:tcPr>
          <w:p w14:paraId="000003D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7900 Hz</w:t>
            </w:r>
          </w:p>
        </w:tc>
      </w:tr>
      <w:tr w:rsidR="00850D8F" w14:paraId="32A1B304" w14:textId="77777777">
        <w:trPr>
          <w:trHeight w:val="330"/>
          <w:jc w:val="center"/>
        </w:trPr>
        <w:tc>
          <w:tcPr>
            <w:tcW w:w="1228" w:type="dxa"/>
            <w:tcBorders>
              <w:top w:val="single" w:sz="4" w:space="0" w:color="000000"/>
              <w:right w:val="single" w:sz="4" w:space="0" w:color="000000"/>
            </w:tcBorders>
            <w:shd w:val="clear" w:color="auto" w:fill="D9D9D9"/>
            <w:vAlign w:val="center"/>
          </w:tcPr>
          <w:p w14:paraId="000003D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29</w:t>
            </w:r>
          </w:p>
        </w:tc>
        <w:tc>
          <w:tcPr>
            <w:tcW w:w="1229" w:type="dxa"/>
            <w:tcBorders>
              <w:top w:val="single" w:sz="4" w:space="0" w:color="000000"/>
              <w:left w:val="single" w:sz="4" w:space="0" w:color="000000"/>
            </w:tcBorders>
            <w:vAlign w:val="center"/>
          </w:tcPr>
          <w:p w14:paraId="000003D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20</w:t>
            </w:r>
          </w:p>
        </w:tc>
        <w:tc>
          <w:tcPr>
            <w:tcW w:w="1228" w:type="dxa"/>
            <w:tcBorders>
              <w:top w:val="single" w:sz="4" w:space="0" w:color="000000"/>
            </w:tcBorders>
            <w:vAlign w:val="center"/>
          </w:tcPr>
          <w:p w14:paraId="000003D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20</w:t>
            </w:r>
          </w:p>
        </w:tc>
        <w:tc>
          <w:tcPr>
            <w:tcW w:w="1229" w:type="dxa"/>
            <w:tcBorders>
              <w:top w:val="single" w:sz="4" w:space="0" w:color="000000"/>
            </w:tcBorders>
            <w:vAlign w:val="center"/>
          </w:tcPr>
          <w:p w14:paraId="000003D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22</w:t>
            </w:r>
          </w:p>
        </w:tc>
        <w:tc>
          <w:tcPr>
            <w:tcW w:w="1228" w:type="dxa"/>
            <w:tcBorders>
              <w:top w:val="single" w:sz="4" w:space="0" w:color="000000"/>
            </w:tcBorders>
            <w:vAlign w:val="center"/>
          </w:tcPr>
          <w:p w14:paraId="000003D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22</w:t>
            </w:r>
          </w:p>
        </w:tc>
        <w:tc>
          <w:tcPr>
            <w:tcW w:w="1229" w:type="dxa"/>
            <w:tcBorders>
              <w:top w:val="single" w:sz="4" w:space="0" w:color="000000"/>
            </w:tcBorders>
            <w:vAlign w:val="center"/>
          </w:tcPr>
          <w:p w14:paraId="000003D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23</w:t>
            </w:r>
          </w:p>
        </w:tc>
        <w:tc>
          <w:tcPr>
            <w:tcW w:w="1228" w:type="dxa"/>
            <w:tcBorders>
              <w:top w:val="single" w:sz="4" w:space="0" w:color="000000"/>
            </w:tcBorders>
            <w:vAlign w:val="center"/>
          </w:tcPr>
          <w:p w14:paraId="000003E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18</w:t>
            </w:r>
          </w:p>
        </w:tc>
        <w:tc>
          <w:tcPr>
            <w:tcW w:w="1229" w:type="dxa"/>
            <w:tcBorders>
              <w:top w:val="single" w:sz="4" w:space="0" w:color="000000"/>
            </w:tcBorders>
            <w:vAlign w:val="center"/>
          </w:tcPr>
          <w:p w14:paraId="000003E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25</w:t>
            </w:r>
          </w:p>
        </w:tc>
        <w:tc>
          <w:tcPr>
            <w:tcW w:w="1228" w:type="dxa"/>
            <w:tcBorders>
              <w:top w:val="single" w:sz="4" w:space="0" w:color="000000"/>
            </w:tcBorders>
            <w:vAlign w:val="center"/>
          </w:tcPr>
          <w:p w14:paraId="000003E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w:t>
            </w:r>
          </w:p>
        </w:tc>
        <w:tc>
          <w:tcPr>
            <w:tcW w:w="1229" w:type="dxa"/>
            <w:tcBorders>
              <w:top w:val="single" w:sz="4" w:space="0" w:color="000000"/>
            </w:tcBorders>
            <w:vAlign w:val="center"/>
          </w:tcPr>
          <w:p w14:paraId="000003E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w:t>
            </w:r>
          </w:p>
        </w:tc>
        <w:tc>
          <w:tcPr>
            <w:tcW w:w="1228" w:type="dxa"/>
            <w:tcBorders>
              <w:top w:val="single" w:sz="4" w:space="0" w:color="000000"/>
            </w:tcBorders>
            <w:vAlign w:val="center"/>
          </w:tcPr>
          <w:p w14:paraId="000003E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w:t>
            </w:r>
          </w:p>
        </w:tc>
        <w:tc>
          <w:tcPr>
            <w:tcW w:w="1229" w:type="dxa"/>
            <w:tcBorders>
              <w:top w:val="single" w:sz="4" w:space="0" w:color="000000"/>
            </w:tcBorders>
            <w:vAlign w:val="center"/>
          </w:tcPr>
          <w:p w14:paraId="000003E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w:t>
            </w:r>
          </w:p>
        </w:tc>
      </w:tr>
      <w:tr w:rsidR="00850D8F" w14:paraId="005D6B76" w14:textId="77777777">
        <w:trPr>
          <w:trHeight w:val="330"/>
          <w:jc w:val="center"/>
        </w:trPr>
        <w:tc>
          <w:tcPr>
            <w:tcW w:w="1228" w:type="dxa"/>
            <w:tcBorders>
              <w:right w:val="single" w:sz="4" w:space="0" w:color="000000"/>
            </w:tcBorders>
            <w:shd w:val="clear" w:color="auto" w:fill="D9D9D9"/>
            <w:vAlign w:val="center"/>
          </w:tcPr>
          <w:p w14:paraId="000003E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30</w:t>
            </w:r>
          </w:p>
        </w:tc>
        <w:tc>
          <w:tcPr>
            <w:tcW w:w="1229" w:type="dxa"/>
            <w:tcBorders>
              <w:left w:val="single" w:sz="4" w:space="0" w:color="000000"/>
            </w:tcBorders>
            <w:vAlign w:val="center"/>
          </w:tcPr>
          <w:p w14:paraId="000003E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21</w:t>
            </w:r>
          </w:p>
        </w:tc>
        <w:tc>
          <w:tcPr>
            <w:tcW w:w="1228" w:type="dxa"/>
            <w:vAlign w:val="center"/>
          </w:tcPr>
          <w:p w14:paraId="000003E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21</w:t>
            </w:r>
          </w:p>
        </w:tc>
        <w:tc>
          <w:tcPr>
            <w:tcW w:w="1229" w:type="dxa"/>
            <w:vAlign w:val="center"/>
          </w:tcPr>
          <w:p w14:paraId="000003E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23</w:t>
            </w:r>
          </w:p>
        </w:tc>
        <w:tc>
          <w:tcPr>
            <w:tcW w:w="1228" w:type="dxa"/>
            <w:vAlign w:val="center"/>
          </w:tcPr>
          <w:p w14:paraId="000003E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23</w:t>
            </w:r>
          </w:p>
        </w:tc>
        <w:tc>
          <w:tcPr>
            <w:tcW w:w="1229" w:type="dxa"/>
            <w:vAlign w:val="center"/>
          </w:tcPr>
          <w:p w14:paraId="000003E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24</w:t>
            </w:r>
          </w:p>
        </w:tc>
        <w:tc>
          <w:tcPr>
            <w:tcW w:w="1228" w:type="dxa"/>
            <w:vAlign w:val="center"/>
          </w:tcPr>
          <w:p w14:paraId="000003E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19</w:t>
            </w:r>
          </w:p>
        </w:tc>
        <w:tc>
          <w:tcPr>
            <w:tcW w:w="1229" w:type="dxa"/>
            <w:vAlign w:val="center"/>
          </w:tcPr>
          <w:p w14:paraId="000003E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w:t>
            </w:r>
          </w:p>
        </w:tc>
        <w:tc>
          <w:tcPr>
            <w:tcW w:w="1228" w:type="dxa"/>
            <w:vAlign w:val="center"/>
          </w:tcPr>
          <w:p w14:paraId="000003E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27</w:t>
            </w:r>
          </w:p>
        </w:tc>
        <w:tc>
          <w:tcPr>
            <w:tcW w:w="1229" w:type="dxa"/>
            <w:vAlign w:val="center"/>
          </w:tcPr>
          <w:p w14:paraId="000003E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w:t>
            </w:r>
          </w:p>
        </w:tc>
        <w:tc>
          <w:tcPr>
            <w:tcW w:w="1228" w:type="dxa"/>
            <w:vAlign w:val="center"/>
          </w:tcPr>
          <w:p w14:paraId="000003F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13</w:t>
            </w:r>
          </w:p>
        </w:tc>
        <w:tc>
          <w:tcPr>
            <w:tcW w:w="1229" w:type="dxa"/>
            <w:vAlign w:val="center"/>
          </w:tcPr>
          <w:p w14:paraId="000003F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16</w:t>
            </w:r>
          </w:p>
        </w:tc>
      </w:tr>
      <w:tr w:rsidR="00850D8F" w14:paraId="1AF03A87" w14:textId="77777777">
        <w:trPr>
          <w:trHeight w:val="330"/>
          <w:jc w:val="center"/>
        </w:trPr>
        <w:tc>
          <w:tcPr>
            <w:tcW w:w="1228" w:type="dxa"/>
            <w:tcBorders>
              <w:right w:val="single" w:sz="4" w:space="0" w:color="000000"/>
            </w:tcBorders>
            <w:shd w:val="clear" w:color="auto" w:fill="D9D9D9"/>
            <w:vAlign w:val="center"/>
          </w:tcPr>
          <w:p w14:paraId="000003F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31</w:t>
            </w:r>
          </w:p>
        </w:tc>
        <w:tc>
          <w:tcPr>
            <w:tcW w:w="1229" w:type="dxa"/>
            <w:tcBorders>
              <w:left w:val="single" w:sz="4" w:space="0" w:color="000000"/>
            </w:tcBorders>
            <w:vAlign w:val="center"/>
          </w:tcPr>
          <w:p w14:paraId="000003F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23</w:t>
            </w:r>
          </w:p>
        </w:tc>
        <w:tc>
          <w:tcPr>
            <w:tcW w:w="1228" w:type="dxa"/>
            <w:vAlign w:val="center"/>
          </w:tcPr>
          <w:p w14:paraId="000003F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23</w:t>
            </w:r>
          </w:p>
        </w:tc>
        <w:tc>
          <w:tcPr>
            <w:tcW w:w="1229" w:type="dxa"/>
            <w:vAlign w:val="center"/>
          </w:tcPr>
          <w:p w14:paraId="000003F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w:t>
            </w:r>
          </w:p>
        </w:tc>
        <w:tc>
          <w:tcPr>
            <w:tcW w:w="1228" w:type="dxa"/>
            <w:vAlign w:val="center"/>
          </w:tcPr>
          <w:p w14:paraId="000003F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25</w:t>
            </w:r>
          </w:p>
        </w:tc>
        <w:tc>
          <w:tcPr>
            <w:tcW w:w="1229" w:type="dxa"/>
            <w:vAlign w:val="center"/>
          </w:tcPr>
          <w:p w14:paraId="000003F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w:t>
            </w:r>
          </w:p>
        </w:tc>
        <w:tc>
          <w:tcPr>
            <w:tcW w:w="1228" w:type="dxa"/>
            <w:vAlign w:val="center"/>
          </w:tcPr>
          <w:p w14:paraId="000003F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21</w:t>
            </w:r>
          </w:p>
        </w:tc>
        <w:tc>
          <w:tcPr>
            <w:tcW w:w="1229" w:type="dxa"/>
            <w:vAlign w:val="center"/>
          </w:tcPr>
          <w:p w14:paraId="000003F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28</w:t>
            </w:r>
          </w:p>
        </w:tc>
        <w:tc>
          <w:tcPr>
            <w:tcW w:w="1228" w:type="dxa"/>
            <w:vAlign w:val="center"/>
          </w:tcPr>
          <w:p w14:paraId="000003F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30</w:t>
            </w:r>
          </w:p>
        </w:tc>
        <w:tc>
          <w:tcPr>
            <w:tcW w:w="1229" w:type="dxa"/>
            <w:vAlign w:val="center"/>
          </w:tcPr>
          <w:p w14:paraId="000003F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16</w:t>
            </w:r>
          </w:p>
        </w:tc>
        <w:tc>
          <w:tcPr>
            <w:tcW w:w="1228" w:type="dxa"/>
            <w:vAlign w:val="center"/>
          </w:tcPr>
          <w:p w14:paraId="000003F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w:t>
            </w:r>
          </w:p>
        </w:tc>
        <w:tc>
          <w:tcPr>
            <w:tcW w:w="1229" w:type="dxa"/>
            <w:vAlign w:val="center"/>
          </w:tcPr>
          <w:p w14:paraId="000003F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18</w:t>
            </w:r>
          </w:p>
        </w:tc>
      </w:tr>
      <w:tr w:rsidR="00850D8F" w14:paraId="0D020A6A" w14:textId="77777777">
        <w:trPr>
          <w:trHeight w:val="330"/>
          <w:jc w:val="center"/>
        </w:trPr>
        <w:tc>
          <w:tcPr>
            <w:tcW w:w="1228" w:type="dxa"/>
            <w:tcBorders>
              <w:right w:val="single" w:sz="4" w:space="0" w:color="000000"/>
            </w:tcBorders>
            <w:shd w:val="clear" w:color="auto" w:fill="D9D9D9"/>
            <w:vAlign w:val="center"/>
          </w:tcPr>
          <w:p w14:paraId="000003F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32</w:t>
            </w:r>
          </w:p>
        </w:tc>
        <w:tc>
          <w:tcPr>
            <w:tcW w:w="1229" w:type="dxa"/>
            <w:tcBorders>
              <w:left w:val="single" w:sz="4" w:space="0" w:color="000000"/>
            </w:tcBorders>
            <w:vAlign w:val="center"/>
          </w:tcPr>
          <w:p w14:paraId="000003F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24</w:t>
            </w:r>
          </w:p>
        </w:tc>
        <w:tc>
          <w:tcPr>
            <w:tcW w:w="1228" w:type="dxa"/>
            <w:vAlign w:val="center"/>
          </w:tcPr>
          <w:p w14:paraId="0000040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24</w:t>
            </w:r>
          </w:p>
        </w:tc>
        <w:tc>
          <w:tcPr>
            <w:tcW w:w="1229" w:type="dxa"/>
            <w:vAlign w:val="center"/>
          </w:tcPr>
          <w:p w14:paraId="0000040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27</w:t>
            </w:r>
          </w:p>
        </w:tc>
        <w:tc>
          <w:tcPr>
            <w:tcW w:w="1228" w:type="dxa"/>
            <w:vAlign w:val="center"/>
          </w:tcPr>
          <w:p w14:paraId="0000040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27</w:t>
            </w:r>
          </w:p>
        </w:tc>
        <w:tc>
          <w:tcPr>
            <w:tcW w:w="1229" w:type="dxa"/>
            <w:vAlign w:val="center"/>
          </w:tcPr>
          <w:p w14:paraId="0000040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27</w:t>
            </w:r>
          </w:p>
        </w:tc>
        <w:tc>
          <w:tcPr>
            <w:tcW w:w="1228" w:type="dxa"/>
            <w:vAlign w:val="center"/>
          </w:tcPr>
          <w:p w14:paraId="0000040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22</w:t>
            </w:r>
          </w:p>
        </w:tc>
        <w:tc>
          <w:tcPr>
            <w:tcW w:w="1229" w:type="dxa"/>
            <w:vAlign w:val="center"/>
          </w:tcPr>
          <w:p w14:paraId="0000040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30</w:t>
            </w:r>
          </w:p>
        </w:tc>
        <w:tc>
          <w:tcPr>
            <w:tcW w:w="1228" w:type="dxa"/>
            <w:vAlign w:val="center"/>
          </w:tcPr>
          <w:p w14:paraId="0000040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31</w:t>
            </w:r>
          </w:p>
        </w:tc>
        <w:tc>
          <w:tcPr>
            <w:tcW w:w="1229" w:type="dxa"/>
            <w:vAlign w:val="center"/>
          </w:tcPr>
          <w:p w14:paraId="0000040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16</w:t>
            </w:r>
          </w:p>
        </w:tc>
        <w:tc>
          <w:tcPr>
            <w:tcW w:w="1228" w:type="dxa"/>
            <w:vAlign w:val="center"/>
          </w:tcPr>
          <w:p w14:paraId="0000040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w:t>
            </w:r>
          </w:p>
        </w:tc>
        <w:tc>
          <w:tcPr>
            <w:tcW w:w="1229" w:type="dxa"/>
            <w:vAlign w:val="center"/>
          </w:tcPr>
          <w:p w14:paraId="0000040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18</w:t>
            </w:r>
          </w:p>
        </w:tc>
      </w:tr>
      <w:tr w:rsidR="00850D8F" w14:paraId="22563D4E" w14:textId="77777777">
        <w:trPr>
          <w:trHeight w:val="330"/>
          <w:jc w:val="center"/>
        </w:trPr>
        <w:tc>
          <w:tcPr>
            <w:tcW w:w="1228" w:type="dxa"/>
            <w:tcBorders>
              <w:right w:val="single" w:sz="4" w:space="0" w:color="000000"/>
            </w:tcBorders>
            <w:shd w:val="clear" w:color="auto" w:fill="D9D9D9"/>
            <w:vAlign w:val="center"/>
          </w:tcPr>
          <w:p w14:paraId="0000040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33</w:t>
            </w:r>
          </w:p>
        </w:tc>
        <w:tc>
          <w:tcPr>
            <w:tcW w:w="1229" w:type="dxa"/>
            <w:tcBorders>
              <w:left w:val="single" w:sz="4" w:space="0" w:color="000000"/>
            </w:tcBorders>
            <w:vAlign w:val="center"/>
          </w:tcPr>
          <w:p w14:paraId="0000040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w:t>
            </w:r>
          </w:p>
        </w:tc>
        <w:tc>
          <w:tcPr>
            <w:tcW w:w="1228" w:type="dxa"/>
            <w:vAlign w:val="center"/>
          </w:tcPr>
          <w:p w14:paraId="0000040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w:t>
            </w:r>
          </w:p>
        </w:tc>
        <w:tc>
          <w:tcPr>
            <w:tcW w:w="1229" w:type="dxa"/>
            <w:vAlign w:val="center"/>
          </w:tcPr>
          <w:p w14:paraId="0000040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29</w:t>
            </w:r>
          </w:p>
        </w:tc>
        <w:tc>
          <w:tcPr>
            <w:tcW w:w="1228" w:type="dxa"/>
            <w:vAlign w:val="center"/>
          </w:tcPr>
          <w:p w14:paraId="0000040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29</w:t>
            </w:r>
          </w:p>
        </w:tc>
        <w:tc>
          <w:tcPr>
            <w:tcW w:w="1229" w:type="dxa"/>
            <w:vAlign w:val="center"/>
          </w:tcPr>
          <w:p w14:paraId="0000040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29</w:t>
            </w:r>
          </w:p>
        </w:tc>
        <w:tc>
          <w:tcPr>
            <w:tcW w:w="1228" w:type="dxa"/>
            <w:vAlign w:val="center"/>
          </w:tcPr>
          <w:p w14:paraId="0000041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24</w:t>
            </w:r>
          </w:p>
        </w:tc>
        <w:tc>
          <w:tcPr>
            <w:tcW w:w="1229" w:type="dxa"/>
            <w:vAlign w:val="center"/>
          </w:tcPr>
          <w:p w14:paraId="0000041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32</w:t>
            </w:r>
          </w:p>
        </w:tc>
        <w:tc>
          <w:tcPr>
            <w:tcW w:w="1228" w:type="dxa"/>
            <w:vAlign w:val="center"/>
          </w:tcPr>
          <w:p w14:paraId="0000041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34</w:t>
            </w:r>
          </w:p>
        </w:tc>
        <w:tc>
          <w:tcPr>
            <w:tcW w:w="1229" w:type="dxa"/>
            <w:vAlign w:val="center"/>
          </w:tcPr>
          <w:p w14:paraId="0000041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18</w:t>
            </w:r>
          </w:p>
        </w:tc>
        <w:tc>
          <w:tcPr>
            <w:tcW w:w="1228" w:type="dxa"/>
            <w:vAlign w:val="center"/>
          </w:tcPr>
          <w:p w14:paraId="0000041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16</w:t>
            </w:r>
          </w:p>
        </w:tc>
        <w:tc>
          <w:tcPr>
            <w:tcW w:w="1229" w:type="dxa"/>
            <w:vAlign w:val="center"/>
          </w:tcPr>
          <w:p w14:paraId="0000041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20</w:t>
            </w:r>
          </w:p>
        </w:tc>
      </w:tr>
      <w:tr w:rsidR="00850D8F" w14:paraId="617AA709" w14:textId="77777777">
        <w:trPr>
          <w:trHeight w:val="330"/>
          <w:jc w:val="center"/>
        </w:trPr>
        <w:tc>
          <w:tcPr>
            <w:tcW w:w="1228" w:type="dxa"/>
            <w:tcBorders>
              <w:right w:val="single" w:sz="4" w:space="0" w:color="000000"/>
            </w:tcBorders>
            <w:shd w:val="clear" w:color="auto" w:fill="D9D9D9"/>
            <w:vAlign w:val="center"/>
          </w:tcPr>
          <w:p w14:paraId="0000041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34</w:t>
            </w:r>
          </w:p>
        </w:tc>
        <w:tc>
          <w:tcPr>
            <w:tcW w:w="1229" w:type="dxa"/>
            <w:tcBorders>
              <w:left w:val="single" w:sz="4" w:space="0" w:color="000000"/>
            </w:tcBorders>
            <w:vAlign w:val="center"/>
          </w:tcPr>
          <w:p w14:paraId="0000041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28</w:t>
            </w:r>
          </w:p>
        </w:tc>
        <w:tc>
          <w:tcPr>
            <w:tcW w:w="1228" w:type="dxa"/>
            <w:vAlign w:val="center"/>
          </w:tcPr>
          <w:p w14:paraId="0000041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28</w:t>
            </w:r>
          </w:p>
        </w:tc>
        <w:tc>
          <w:tcPr>
            <w:tcW w:w="1229" w:type="dxa"/>
            <w:vAlign w:val="center"/>
          </w:tcPr>
          <w:p w14:paraId="0000041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31</w:t>
            </w:r>
          </w:p>
        </w:tc>
        <w:tc>
          <w:tcPr>
            <w:tcW w:w="1228" w:type="dxa"/>
            <w:vAlign w:val="center"/>
          </w:tcPr>
          <w:p w14:paraId="0000041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31</w:t>
            </w:r>
          </w:p>
        </w:tc>
        <w:tc>
          <w:tcPr>
            <w:tcW w:w="1229" w:type="dxa"/>
            <w:vAlign w:val="center"/>
          </w:tcPr>
          <w:p w14:paraId="0000041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32</w:t>
            </w:r>
          </w:p>
        </w:tc>
        <w:tc>
          <w:tcPr>
            <w:tcW w:w="1228" w:type="dxa"/>
            <w:vAlign w:val="center"/>
          </w:tcPr>
          <w:p w14:paraId="0000041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w:t>
            </w:r>
          </w:p>
        </w:tc>
        <w:tc>
          <w:tcPr>
            <w:tcW w:w="1229" w:type="dxa"/>
            <w:vAlign w:val="center"/>
          </w:tcPr>
          <w:p w14:paraId="0000041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34</w:t>
            </w:r>
          </w:p>
        </w:tc>
        <w:tc>
          <w:tcPr>
            <w:tcW w:w="1228" w:type="dxa"/>
            <w:vAlign w:val="center"/>
          </w:tcPr>
          <w:p w14:paraId="0000041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36</w:t>
            </w:r>
          </w:p>
        </w:tc>
        <w:tc>
          <w:tcPr>
            <w:tcW w:w="1229" w:type="dxa"/>
            <w:vAlign w:val="center"/>
          </w:tcPr>
          <w:p w14:paraId="0000041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19</w:t>
            </w:r>
          </w:p>
        </w:tc>
        <w:tc>
          <w:tcPr>
            <w:tcW w:w="1228" w:type="dxa"/>
            <w:vAlign w:val="center"/>
          </w:tcPr>
          <w:p w14:paraId="0000042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17</w:t>
            </w:r>
          </w:p>
        </w:tc>
        <w:tc>
          <w:tcPr>
            <w:tcW w:w="1229" w:type="dxa"/>
            <w:vAlign w:val="center"/>
          </w:tcPr>
          <w:p w14:paraId="0000042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21</w:t>
            </w:r>
          </w:p>
        </w:tc>
      </w:tr>
      <w:tr w:rsidR="00850D8F" w14:paraId="3966EBF9" w14:textId="77777777">
        <w:trPr>
          <w:trHeight w:val="330"/>
          <w:jc w:val="center"/>
        </w:trPr>
        <w:tc>
          <w:tcPr>
            <w:tcW w:w="1228" w:type="dxa"/>
            <w:tcBorders>
              <w:right w:val="single" w:sz="4" w:space="0" w:color="000000"/>
            </w:tcBorders>
            <w:shd w:val="clear" w:color="auto" w:fill="D9D9D9"/>
            <w:vAlign w:val="center"/>
          </w:tcPr>
          <w:p w14:paraId="0000042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35</w:t>
            </w:r>
          </w:p>
        </w:tc>
        <w:tc>
          <w:tcPr>
            <w:tcW w:w="1229" w:type="dxa"/>
            <w:tcBorders>
              <w:left w:val="single" w:sz="4" w:space="0" w:color="000000"/>
            </w:tcBorders>
            <w:vAlign w:val="center"/>
          </w:tcPr>
          <w:p w14:paraId="0000042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30</w:t>
            </w:r>
          </w:p>
        </w:tc>
        <w:tc>
          <w:tcPr>
            <w:tcW w:w="1228" w:type="dxa"/>
            <w:vAlign w:val="center"/>
          </w:tcPr>
          <w:p w14:paraId="0000042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30</w:t>
            </w:r>
          </w:p>
        </w:tc>
        <w:tc>
          <w:tcPr>
            <w:tcW w:w="1229" w:type="dxa"/>
            <w:vAlign w:val="center"/>
          </w:tcPr>
          <w:p w14:paraId="0000042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33</w:t>
            </w:r>
          </w:p>
        </w:tc>
        <w:tc>
          <w:tcPr>
            <w:tcW w:w="1228" w:type="dxa"/>
            <w:vAlign w:val="center"/>
          </w:tcPr>
          <w:p w14:paraId="0000042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33</w:t>
            </w:r>
          </w:p>
        </w:tc>
        <w:tc>
          <w:tcPr>
            <w:tcW w:w="1229" w:type="dxa"/>
            <w:vAlign w:val="center"/>
          </w:tcPr>
          <w:p w14:paraId="0000042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34</w:t>
            </w:r>
          </w:p>
        </w:tc>
        <w:tc>
          <w:tcPr>
            <w:tcW w:w="1228" w:type="dxa"/>
            <w:vAlign w:val="center"/>
          </w:tcPr>
          <w:p w14:paraId="0000042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28</w:t>
            </w:r>
          </w:p>
        </w:tc>
        <w:tc>
          <w:tcPr>
            <w:tcW w:w="1229" w:type="dxa"/>
            <w:vAlign w:val="center"/>
          </w:tcPr>
          <w:p w14:paraId="0000042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37</w:t>
            </w:r>
          </w:p>
        </w:tc>
        <w:tc>
          <w:tcPr>
            <w:tcW w:w="1228" w:type="dxa"/>
            <w:vAlign w:val="center"/>
          </w:tcPr>
          <w:p w14:paraId="0000042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39</w:t>
            </w:r>
          </w:p>
        </w:tc>
        <w:tc>
          <w:tcPr>
            <w:tcW w:w="1229" w:type="dxa"/>
            <w:vAlign w:val="center"/>
          </w:tcPr>
          <w:p w14:paraId="0000042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21</w:t>
            </w:r>
          </w:p>
        </w:tc>
        <w:tc>
          <w:tcPr>
            <w:tcW w:w="1228" w:type="dxa"/>
            <w:vAlign w:val="center"/>
          </w:tcPr>
          <w:p w14:paraId="0000042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18</w:t>
            </w:r>
          </w:p>
        </w:tc>
        <w:tc>
          <w:tcPr>
            <w:tcW w:w="1229" w:type="dxa"/>
            <w:vAlign w:val="center"/>
          </w:tcPr>
          <w:p w14:paraId="0000042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23</w:t>
            </w:r>
          </w:p>
        </w:tc>
      </w:tr>
      <w:tr w:rsidR="00850D8F" w14:paraId="3C7771EB" w14:textId="77777777">
        <w:trPr>
          <w:trHeight w:val="330"/>
          <w:jc w:val="center"/>
        </w:trPr>
        <w:tc>
          <w:tcPr>
            <w:tcW w:w="1228" w:type="dxa"/>
            <w:tcBorders>
              <w:right w:val="single" w:sz="4" w:space="0" w:color="000000"/>
            </w:tcBorders>
            <w:shd w:val="clear" w:color="auto" w:fill="D9D9D9"/>
            <w:vAlign w:val="center"/>
          </w:tcPr>
          <w:p w14:paraId="0000042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36</w:t>
            </w:r>
          </w:p>
        </w:tc>
        <w:tc>
          <w:tcPr>
            <w:tcW w:w="1229" w:type="dxa"/>
            <w:tcBorders>
              <w:left w:val="single" w:sz="4" w:space="0" w:color="000000"/>
            </w:tcBorders>
            <w:vAlign w:val="center"/>
          </w:tcPr>
          <w:p w14:paraId="0000042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32</w:t>
            </w:r>
          </w:p>
        </w:tc>
        <w:tc>
          <w:tcPr>
            <w:tcW w:w="1228" w:type="dxa"/>
            <w:vAlign w:val="center"/>
          </w:tcPr>
          <w:p w14:paraId="0000043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32</w:t>
            </w:r>
          </w:p>
        </w:tc>
        <w:tc>
          <w:tcPr>
            <w:tcW w:w="1229" w:type="dxa"/>
            <w:vAlign w:val="center"/>
          </w:tcPr>
          <w:p w14:paraId="0000043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36</w:t>
            </w:r>
          </w:p>
        </w:tc>
        <w:tc>
          <w:tcPr>
            <w:tcW w:w="1228" w:type="dxa"/>
            <w:vAlign w:val="center"/>
          </w:tcPr>
          <w:p w14:paraId="0000043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35</w:t>
            </w:r>
          </w:p>
        </w:tc>
        <w:tc>
          <w:tcPr>
            <w:tcW w:w="1229" w:type="dxa"/>
            <w:vAlign w:val="center"/>
          </w:tcPr>
          <w:p w14:paraId="0000043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36</w:t>
            </w:r>
          </w:p>
        </w:tc>
        <w:tc>
          <w:tcPr>
            <w:tcW w:w="1228" w:type="dxa"/>
            <w:vAlign w:val="center"/>
          </w:tcPr>
          <w:p w14:paraId="0000043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29</w:t>
            </w:r>
          </w:p>
        </w:tc>
        <w:tc>
          <w:tcPr>
            <w:tcW w:w="1229" w:type="dxa"/>
            <w:vAlign w:val="center"/>
          </w:tcPr>
          <w:p w14:paraId="0000043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39</w:t>
            </w:r>
          </w:p>
        </w:tc>
        <w:tc>
          <w:tcPr>
            <w:tcW w:w="1228" w:type="dxa"/>
            <w:vAlign w:val="center"/>
          </w:tcPr>
          <w:p w14:paraId="0000043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42</w:t>
            </w:r>
          </w:p>
        </w:tc>
        <w:tc>
          <w:tcPr>
            <w:tcW w:w="1229" w:type="dxa"/>
            <w:vAlign w:val="center"/>
          </w:tcPr>
          <w:p w14:paraId="0000043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22</w:t>
            </w:r>
          </w:p>
        </w:tc>
        <w:tc>
          <w:tcPr>
            <w:tcW w:w="1228" w:type="dxa"/>
            <w:vAlign w:val="center"/>
          </w:tcPr>
          <w:p w14:paraId="0000043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19</w:t>
            </w:r>
          </w:p>
        </w:tc>
        <w:tc>
          <w:tcPr>
            <w:tcW w:w="1229" w:type="dxa"/>
            <w:vAlign w:val="center"/>
          </w:tcPr>
          <w:p w14:paraId="0000043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25</w:t>
            </w:r>
          </w:p>
        </w:tc>
      </w:tr>
      <w:tr w:rsidR="00850D8F" w14:paraId="4D5A22A1" w14:textId="77777777">
        <w:trPr>
          <w:trHeight w:val="330"/>
          <w:jc w:val="center"/>
        </w:trPr>
        <w:tc>
          <w:tcPr>
            <w:tcW w:w="1228" w:type="dxa"/>
            <w:tcBorders>
              <w:right w:val="single" w:sz="4" w:space="0" w:color="000000"/>
            </w:tcBorders>
            <w:shd w:val="clear" w:color="auto" w:fill="D9D9D9"/>
            <w:vAlign w:val="center"/>
          </w:tcPr>
          <w:p w14:paraId="0000043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37</w:t>
            </w:r>
          </w:p>
        </w:tc>
        <w:tc>
          <w:tcPr>
            <w:tcW w:w="1229" w:type="dxa"/>
            <w:tcBorders>
              <w:left w:val="single" w:sz="4" w:space="0" w:color="000000"/>
            </w:tcBorders>
            <w:vAlign w:val="center"/>
          </w:tcPr>
          <w:p w14:paraId="0000043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35</w:t>
            </w:r>
          </w:p>
        </w:tc>
        <w:tc>
          <w:tcPr>
            <w:tcW w:w="1228" w:type="dxa"/>
            <w:vAlign w:val="center"/>
          </w:tcPr>
          <w:p w14:paraId="0000043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35</w:t>
            </w:r>
          </w:p>
        </w:tc>
        <w:tc>
          <w:tcPr>
            <w:tcW w:w="1229" w:type="dxa"/>
            <w:vAlign w:val="center"/>
          </w:tcPr>
          <w:p w14:paraId="0000043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39</w:t>
            </w:r>
          </w:p>
        </w:tc>
        <w:tc>
          <w:tcPr>
            <w:tcW w:w="1228" w:type="dxa"/>
            <w:vAlign w:val="center"/>
          </w:tcPr>
          <w:p w14:paraId="0000043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39</w:t>
            </w:r>
          </w:p>
        </w:tc>
        <w:tc>
          <w:tcPr>
            <w:tcW w:w="1229" w:type="dxa"/>
            <w:vAlign w:val="center"/>
          </w:tcPr>
          <w:p w14:paraId="0000043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39</w:t>
            </w:r>
          </w:p>
        </w:tc>
        <w:tc>
          <w:tcPr>
            <w:tcW w:w="1228" w:type="dxa"/>
            <w:vAlign w:val="center"/>
          </w:tcPr>
          <w:p w14:paraId="0000044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32</w:t>
            </w:r>
          </w:p>
        </w:tc>
        <w:tc>
          <w:tcPr>
            <w:tcW w:w="1229" w:type="dxa"/>
            <w:vAlign w:val="center"/>
          </w:tcPr>
          <w:p w14:paraId="0000044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43</w:t>
            </w:r>
          </w:p>
        </w:tc>
        <w:tc>
          <w:tcPr>
            <w:tcW w:w="1228" w:type="dxa"/>
            <w:vAlign w:val="center"/>
          </w:tcPr>
          <w:p w14:paraId="0000044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46</w:t>
            </w:r>
          </w:p>
        </w:tc>
        <w:tc>
          <w:tcPr>
            <w:tcW w:w="1229" w:type="dxa"/>
            <w:vAlign w:val="center"/>
          </w:tcPr>
          <w:p w14:paraId="0000044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24</w:t>
            </w:r>
          </w:p>
        </w:tc>
        <w:tc>
          <w:tcPr>
            <w:tcW w:w="1228" w:type="dxa"/>
            <w:vAlign w:val="center"/>
          </w:tcPr>
          <w:p w14:paraId="0000044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21</w:t>
            </w:r>
          </w:p>
        </w:tc>
        <w:tc>
          <w:tcPr>
            <w:tcW w:w="1229" w:type="dxa"/>
            <w:vAlign w:val="center"/>
          </w:tcPr>
          <w:p w14:paraId="0000044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27</w:t>
            </w:r>
          </w:p>
        </w:tc>
      </w:tr>
      <w:tr w:rsidR="00850D8F" w14:paraId="15EF67A9" w14:textId="77777777">
        <w:trPr>
          <w:trHeight w:val="330"/>
          <w:jc w:val="center"/>
        </w:trPr>
        <w:tc>
          <w:tcPr>
            <w:tcW w:w="1228" w:type="dxa"/>
            <w:tcBorders>
              <w:right w:val="single" w:sz="4" w:space="0" w:color="000000"/>
            </w:tcBorders>
            <w:shd w:val="clear" w:color="auto" w:fill="D9D9D9"/>
            <w:vAlign w:val="center"/>
          </w:tcPr>
          <w:p w14:paraId="0000044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38</w:t>
            </w:r>
          </w:p>
        </w:tc>
        <w:tc>
          <w:tcPr>
            <w:tcW w:w="1229" w:type="dxa"/>
            <w:tcBorders>
              <w:left w:val="single" w:sz="4" w:space="0" w:color="000000"/>
            </w:tcBorders>
            <w:vAlign w:val="center"/>
          </w:tcPr>
          <w:p w14:paraId="0000044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37</w:t>
            </w:r>
          </w:p>
        </w:tc>
        <w:tc>
          <w:tcPr>
            <w:tcW w:w="1228" w:type="dxa"/>
            <w:vAlign w:val="center"/>
          </w:tcPr>
          <w:p w14:paraId="0000044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37</w:t>
            </w:r>
          </w:p>
        </w:tc>
        <w:tc>
          <w:tcPr>
            <w:tcW w:w="1229" w:type="dxa"/>
            <w:vAlign w:val="center"/>
          </w:tcPr>
          <w:p w14:paraId="0000044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41</w:t>
            </w:r>
          </w:p>
        </w:tc>
        <w:tc>
          <w:tcPr>
            <w:tcW w:w="1228" w:type="dxa"/>
            <w:vAlign w:val="center"/>
          </w:tcPr>
          <w:p w14:paraId="0000044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41</w:t>
            </w:r>
          </w:p>
        </w:tc>
        <w:tc>
          <w:tcPr>
            <w:tcW w:w="1229" w:type="dxa"/>
            <w:vAlign w:val="center"/>
          </w:tcPr>
          <w:p w14:paraId="0000044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42</w:t>
            </w:r>
          </w:p>
        </w:tc>
        <w:tc>
          <w:tcPr>
            <w:tcW w:w="1228" w:type="dxa"/>
            <w:vAlign w:val="center"/>
          </w:tcPr>
          <w:p w14:paraId="0000044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34</w:t>
            </w:r>
          </w:p>
        </w:tc>
        <w:tc>
          <w:tcPr>
            <w:tcW w:w="1229" w:type="dxa"/>
            <w:vAlign w:val="center"/>
          </w:tcPr>
          <w:p w14:paraId="0000044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46</w:t>
            </w:r>
          </w:p>
        </w:tc>
        <w:tc>
          <w:tcPr>
            <w:tcW w:w="1228" w:type="dxa"/>
            <w:vAlign w:val="center"/>
          </w:tcPr>
          <w:p w14:paraId="0000044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48</w:t>
            </w:r>
          </w:p>
        </w:tc>
        <w:tc>
          <w:tcPr>
            <w:tcW w:w="1229" w:type="dxa"/>
            <w:vAlign w:val="center"/>
          </w:tcPr>
          <w:p w14:paraId="0000044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25</w:t>
            </w:r>
          </w:p>
        </w:tc>
        <w:tc>
          <w:tcPr>
            <w:tcW w:w="1228" w:type="dxa"/>
            <w:vAlign w:val="center"/>
          </w:tcPr>
          <w:p w14:paraId="0000045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22</w:t>
            </w:r>
          </w:p>
        </w:tc>
        <w:tc>
          <w:tcPr>
            <w:tcW w:w="1229" w:type="dxa"/>
            <w:vAlign w:val="center"/>
          </w:tcPr>
          <w:p w14:paraId="0000045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28</w:t>
            </w:r>
          </w:p>
        </w:tc>
      </w:tr>
      <w:tr w:rsidR="00850D8F" w14:paraId="1C688AD3" w14:textId="77777777">
        <w:trPr>
          <w:trHeight w:val="330"/>
          <w:jc w:val="center"/>
        </w:trPr>
        <w:tc>
          <w:tcPr>
            <w:tcW w:w="1228" w:type="dxa"/>
            <w:tcBorders>
              <w:right w:val="single" w:sz="4" w:space="0" w:color="000000"/>
            </w:tcBorders>
            <w:shd w:val="clear" w:color="auto" w:fill="D9D9D9"/>
            <w:vAlign w:val="center"/>
          </w:tcPr>
          <w:p w14:paraId="0000045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39</w:t>
            </w:r>
          </w:p>
        </w:tc>
        <w:tc>
          <w:tcPr>
            <w:tcW w:w="1229" w:type="dxa"/>
            <w:tcBorders>
              <w:left w:val="single" w:sz="4" w:space="0" w:color="000000"/>
            </w:tcBorders>
            <w:vAlign w:val="center"/>
          </w:tcPr>
          <w:p w14:paraId="0000045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40</w:t>
            </w:r>
          </w:p>
        </w:tc>
        <w:tc>
          <w:tcPr>
            <w:tcW w:w="1228" w:type="dxa"/>
            <w:vAlign w:val="center"/>
          </w:tcPr>
          <w:p w14:paraId="0000045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40</w:t>
            </w:r>
          </w:p>
        </w:tc>
        <w:tc>
          <w:tcPr>
            <w:tcW w:w="1229" w:type="dxa"/>
            <w:vAlign w:val="center"/>
          </w:tcPr>
          <w:p w14:paraId="0000045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45</w:t>
            </w:r>
          </w:p>
        </w:tc>
        <w:tc>
          <w:tcPr>
            <w:tcW w:w="1228" w:type="dxa"/>
            <w:vAlign w:val="center"/>
          </w:tcPr>
          <w:p w14:paraId="0000045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44</w:t>
            </w:r>
          </w:p>
        </w:tc>
        <w:tc>
          <w:tcPr>
            <w:tcW w:w="1229" w:type="dxa"/>
            <w:vAlign w:val="center"/>
          </w:tcPr>
          <w:p w14:paraId="0000045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45</w:t>
            </w:r>
          </w:p>
        </w:tc>
        <w:tc>
          <w:tcPr>
            <w:tcW w:w="1228" w:type="dxa"/>
            <w:vAlign w:val="center"/>
          </w:tcPr>
          <w:p w14:paraId="0000045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37</w:t>
            </w:r>
          </w:p>
        </w:tc>
        <w:tc>
          <w:tcPr>
            <w:tcW w:w="1229" w:type="dxa"/>
            <w:vAlign w:val="center"/>
          </w:tcPr>
          <w:p w14:paraId="0000045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49</w:t>
            </w:r>
          </w:p>
        </w:tc>
        <w:tc>
          <w:tcPr>
            <w:tcW w:w="1228" w:type="dxa"/>
            <w:vAlign w:val="center"/>
          </w:tcPr>
          <w:p w14:paraId="0000045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52</w:t>
            </w:r>
          </w:p>
        </w:tc>
        <w:tc>
          <w:tcPr>
            <w:tcW w:w="1229" w:type="dxa"/>
            <w:vAlign w:val="center"/>
          </w:tcPr>
          <w:p w14:paraId="0000045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27</w:t>
            </w:r>
          </w:p>
        </w:tc>
        <w:tc>
          <w:tcPr>
            <w:tcW w:w="1228" w:type="dxa"/>
            <w:vAlign w:val="center"/>
          </w:tcPr>
          <w:p w14:paraId="0000045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24</w:t>
            </w:r>
          </w:p>
        </w:tc>
        <w:tc>
          <w:tcPr>
            <w:tcW w:w="1229" w:type="dxa"/>
            <w:vAlign w:val="center"/>
          </w:tcPr>
          <w:p w14:paraId="0000045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31</w:t>
            </w:r>
          </w:p>
        </w:tc>
      </w:tr>
      <w:tr w:rsidR="00850D8F" w14:paraId="71A27E9E" w14:textId="77777777">
        <w:trPr>
          <w:trHeight w:val="330"/>
          <w:jc w:val="center"/>
        </w:trPr>
        <w:tc>
          <w:tcPr>
            <w:tcW w:w="1228" w:type="dxa"/>
            <w:tcBorders>
              <w:right w:val="single" w:sz="4" w:space="0" w:color="000000"/>
            </w:tcBorders>
            <w:shd w:val="clear" w:color="auto" w:fill="D9D9D9"/>
            <w:vAlign w:val="center"/>
          </w:tcPr>
          <w:p w14:paraId="0000045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40</w:t>
            </w:r>
          </w:p>
        </w:tc>
        <w:tc>
          <w:tcPr>
            <w:tcW w:w="1229" w:type="dxa"/>
            <w:tcBorders>
              <w:left w:val="single" w:sz="4" w:space="0" w:color="000000"/>
            </w:tcBorders>
            <w:vAlign w:val="center"/>
          </w:tcPr>
          <w:p w14:paraId="0000045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43</w:t>
            </w:r>
          </w:p>
        </w:tc>
        <w:tc>
          <w:tcPr>
            <w:tcW w:w="1228" w:type="dxa"/>
            <w:vAlign w:val="center"/>
          </w:tcPr>
          <w:p w14:paraId="0000046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43</w:t>
            </w:r>
          </w:p>
        </w:tc>
        <w:tc>
          <w:tcPr>
            <w:tcW w:w="1229" w:type="dxa"/>
            <w:vAlign w:val="center"/>
          </w:tcPr>
          <w:p w14:paraId="0000046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48</w:t>
            </w:r>
          </w:p>
        </w:tc>
        <w:tc>
          <w:tcPr>
            <w:tcW w:w="1228" w:type="dxa"/>
            <w:vAlign w:val="center"/>
          </w:tcPr>
          <w:p w14:paraId="0000046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48</w:t>
            </w:r>
          </w:p>
        </w:tc>
        <w:tc>
          <w:tcPr>
            <w:tcW w:w="1229" w:type="dxa"/>
            <w:vAlign w:val="center"/>
          </w:tcPr>
          <w:p w14:paraId="0000046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48</w:t>
            </w:r>
          </w:p>
        </w:tc>
        <w:tc>
          <w:tcPr>
            <w:tcW w:w="1228" w:type="dxa"/>
            <w:vAlign w:val="center"/>
          </w:tcPr>
          <w:p w14:paraId="0000046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40</w:t>
            </w:r>
          </w:p>
        </w:tc>
        <w:tc>
          <w:tcPr>
            <w:tcW w:w="1229" w:type="dxa"/>
            <w:vAlign w:val="center"/>
          </w:tcPr>
          <w:p w14:paraId="0000046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53</w:t>
            </w:r>
          </w:p>
        </w:tc>
        <w:tc>
          <w:tcPr>
            <w:tcW w:w="1228" w:type="dxa"/>
            <w:vAlign w:val="center"/>
          </w:tcPr>
          <w:p w14:paraId="0000046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56</w:t>
            </w:r>
          </w:p>
        </w:tc>
        <w:tc>
          <w:tcPr>
            <w:tcW w:w="1229" w:type="dxa"/>
            <w:vAlign w:val="center"/>
          </w:tcPr>
          <w:p w14:paraId="0000046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29</w:t>
            </w:r>
          </w:p>
        </w:tc>
        <w:tc>
          <w:tcPr>
            <w:tcW w:w="1228" w:type="dxa"/>
            <w:vAlign w:val="center"/>
          </w:tcPr>
          <w:p w14:paraId="0000046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w:t>
            </w:r>
          </w:p>
        </w:tc>
        <w:tc>
          <w:tcPr>
            <w:tcW w:w="1229" w:type="dxa"/>
            <w:vAlign w:val="center"/>
          </w:tcPr>
          <w:p w14:paraId="0000046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33</w:t>
            </w:r>
          </w:p>
        </w:tc>
      </w:tr>
      <w:tr w:rsidR="00850D8F" w14:paraId="01E0558F" w14:textId="77777777">
        <w:trPr>
          <w:trHeight w:val="330"/>
          <w:jc w:val="center"/>
        </w:trPr>
        <w:tc>
          <w:tcPr>
            <w:tcW w:w="1228" w:type="dxa"/>
            <w:tcBorders>
              <w:right w:val="single" w:sz="4" w:space="0" w:color="000000"/>
            </w:tcBorders>
            <w:shd w:val="clear" w:color="auto" w:fill="D9D9D9"/>
            <w:vAlign w:val="center"/>
          </w:tcPr>
          <w:p w14:paraId="0000046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41</w:t>
            </w:r>
          </w:p>
        </w:tc>
        <w:tc>
          <w:tcPr>
            <w:tcW w:w="1229" w:type="dxa"/>
            <w:tcBorders>
              <w:left w:val="single" w:sz="4" w:space="0" w:color="000000"/>
            </w:tcBorders>
            <w:vAlign w:val="center"/>
          </w:tcPr>
          <w:p w14:paraId="0000046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45</w:t>
            </w:r>
          </w:p>
        </w:tc>
        <w:tc>
          <w:tcPr>
            <w:tcW w:w="1228" w:type="dxa"/>
            <w:vAlign w:val="center"/>
          </w:tcPr>
          <w:p w14:paraId="0000046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46</w:t>
            </w:r>
          </w:p>
        </w:tc>
        <w:tc>
          <w:tcPr>
            <w:tcW w:w="1229" w:type="dxa"/>
            <w:vAlign w:val="center"/>
          </w:tcPr>
          <w:p w14:paraId="0000046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51</w:t>
            </w:r>
          </w:p>
        </w:tc>
        <w:tc>
          <w:tcPr>
            <w:tcW w:w="1228" w:type="dxa"/>
            <w:vAlign w:val="center"/>
          </w:tcPr>
          <w:p w14:paraId="0000046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51</w:t>
            </w:r>
          </w:p>
        </w:tc>
        <w:tc>
          <w:tcPr>
            <w:tcW w:w="1229" w:type="dxa"/>
            <w:vAlign w:val="center"/>
          </w:tcPr>
          <w:p w14:paraId="0000046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52</w:t>
            </w:r>
          </w:p>
        </w:tc>
        <w:tc>
          <w:tcPr>
            <w:tcW w:w="1228" w:type="dxa"/>
            <w:vAlign w:val="center"/>
          </w:tcPr>
          <w:p w14:paraId="0000047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42</w:t>
            </w:r>
          </w:p>
        </w:tc>
        <w:tc>
          <w:tcPr>
            <w:tcW w:w="1229" w:type="dxa"/>
            <w:vAlign w:val="center"/>
          </w:tcPr>
          <w:p w14:paraId="0000047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57</w:t>
            </w:r>
          </w:p>
        </w:tc>
        <w:tc>
          <w:tcPr>
            <w:tcW w:w="1228" w:type="dxa"/>
            <w:vAlign w:val="center"/>
          </w:tcPr>
          <w:p w14:paraId="0000047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60</w:t>
            </w:r>
          </w:p>
        </w:tc>
        <w:tc>
          <w:tcPr>
            <w:tcW w:w="1229" w:type="dxa"/>
            <w:vAlign w:val="center"/>
          </w:tcPr>
          <w:p w14:paraId="0000047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31</w:t>
            </w:r>
          </w:p>
        </w:tc>
        <w:tc>
          <w:tcPr>
            <w:tcW w:w="1228" w:type="dxa"/>
            <w:vAlign w:val="center"/>
          </w:tcPr>
          <w:p w14:paraId="0000047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28</w:t>
            </w:r>
          </w:p>
        </w:tc>
        <w:tc>
          <w:tcPr>
            <w:tcW w:w="1229" w:type="dxa"/>
            <w:vAlign w:val="center"/>
          </w:tcPr>
          <w:p w14:paraId="0000047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35</w:t>
            </w:r>
          </w:p>
        </w:tc>
      </w:tr>
      <w:tr w:rsidR="00850D8F" w14:paraId="163F00A1" w14:textId="77777777">
        <w:trPr>
          <w:trHeight w:val="330"/>
          <w:jc w:val="center"/>
        </w:trPr>
        <w:tc>
          <w:tcPr>
            <w:tcW w:w="1228" w:type="dxa"/>
            <w:tcBorders>
              <w:right w:val="single" w:sz="4" w:space="0" w:color="000000"/>
            </w:tcBorders>
            <w:shd w:val="clear" w:color="auto" w:fill="D9D9D9"/>
            <w:vAlign w:val="center"/>
          </w:tcPr>
          <w:p w14:paraId="0000047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42</w:t>
            </w:r>
          </w:p>
        </w:tc>
        <w:tc>
          <w:tcPr>
            <w:tcW w:w="1229" w:type="dxa"/>
            <w:tcBorders>
              <w:left w:val="single" w:sz="4" w:space="0" w:color="000000"/>
            </w:tcBorders>
            <w:vAlign w:val="center"/>
          </w:tcPr>
          <w:p w14:paraId="0000047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49</w:t>
            </w:r>
          </w:p>
        </w:tc>
        <w:tc>
          <w:tcPr>
            <w:tcW w:w="1228" w:type="dxa"/>
            <w:vAlign w:val="center"/>
          </w:tcPr>
          <w:p w14:paraId="0000047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50</w:t>
            </w:r>
          </w:p>
        </w:tc>
        <w:tc>
          <w:tcPr>
            <w:tcW w:w="1229" w:type="dxa"/>
            <w:vAlign w:val="center"/>
          </w:tcPr>
          <w:p w14:paraId="0000047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56</w:t>
            </w:r>
          </w:p>
        </w:tc>
        <w:tc>
          <w:tcPr>
            <w:tcW w:w="1228" w:type="dxa"/>
            <w:vAlign w:val="center"/>
          </w:tcPr>
          <w:p w14:paraId="0000047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55</w:t>
            </w:r>
          </w:p>
        </w:tc>
        <w:tc>
          <w:tcPr>
            <w:tcW w:w="1229" w:type="dxa"/>
            <w:vAlign w:val="center"/>
          </w:tcPr>
          <w:p w14:paraId="0000047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56</w:t>
            </w:r>
          </w:p>
        </w:tc>
        <w:tc>
          <w:tcPr>
            <w:tcW w:w="1228" w:type="dxa"/>
            <w:vAlign w:val="center"/>
          </w:tcPr>
          <w:p w14:paraId="0000047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46</w:t>
            </w:r>
          </w:p>
        </w:tc>
        <w:tc>
          <w:tcPr>
            <w:tcW w:w="1229" w:type="dxa"/>
            <w:vAlign w:val="center"/>
          </w:tcPr>
          <w:p w14:paraId="0000047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62</w:t>
            </w:r>
          </w:p>
        </w:tc>
        <w:tc>
          <w:tcPr>
            <w:tcW w:w="1228" w:type="dxa"/>
            <w:vAlign w:val="center"/>
          </w:tcPr>
          <w:p w14:paraId="0000047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65</w:t>
            </w:r>
          </w:p>
        </w:tc>
        <w:tc>
          <w:tcPr>
            <w:tcW w:w="1229" w:type="dxa"/>
            <w:vAlign w:val="center"/>
          </w:tcPr>
          <w:p w14:paraId="0000047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34</w:t>
            </w:r>
          </w:p>
        </w:tc>
        <w:tc>
          <w:tcPr>
            <w:tcW w:w="1228" w:type="dxa"/>
            <w:vAlign w:val="center"/>
          </w:tcPr>
          <w:p w14:paraId="0000048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30</w:t>
            </w:r>
          </w:p>
        </w:tc>
        <w:tc>
          <w:tcPr>
            <w:tcW w:w="1229" w:type="dxa"/>
            <w:vAlign w:val="center"/>
          </w:tcPr>
          <w:p w14:paraId="0000048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38</w:t>
            </w:r>
          </w:p>
        </w:tc>
      </w:tr>
      <w:tr w:rsidR="00850D8F" w14:paraId="0A07E461" w14:textId="77777777">
        <w:trPr>
          <w:trHeight w:val="330"/>
          <w:jc w:val="center"/>
        </w:trPr>
        <w:tc>
          <w:tcPr>
            <w:tcW w:w="1228" w:type="dxa"/>
            <w:tcBorders>
              <w:right w:val="single" w:sz="4" w:space="0" w:color="000000"/>
            </w:tcBorders>
            <w:shd w:val="clear" w:color="auto" w:fill="D9D9D9"/>
            <w:vAlign w:val="center"/>
          </w:tcPr>
          <w:p w14:paraId="0000048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43</w:t>
            </w:r>
          </w:p>
        </w:tc>
        <w:tc>
          <w:tcPr>
            <w:tcW w:w="1229" w:type="dxa"/>
            <w:tcBorders>
              <w:left w:val="single" w:sz="4" w:space="0" w:color="000000"/>
            </w:tcBorders>
            <w:vAlign w:val="center"/>
          </w:tcPr>
          <w:p w14:paraId="0000048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53</w:t>
            </w:r>
          </w:p>
        </w:tc>
        <w:tc>
          <w:tcPr>
            <w:tcW w:w="1228" w:type="dxa"/>
            <w:vAlign w:val="center"/>
          </w:tcPr>
          <w:p w14:paraId="0000048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54</w:t>
            </w:r>
          </w:p>
        </w:tc>
        <w:tc>
          <w:tcPr>
            <w:tcW w:w="1229" w:type="dxa"/>
            <w:vAlign w:val="center"/>
          </w:tcPr>
          <w:p w14:paraId="0000048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60</w:t>
            </w:r>
          </w:p>
        </w:tc>
        <w:tc>
          <w:tcPr>
            <w:tcW w:w="1228" w:type="dxa"/>
            <w:vAlign w:val="center"/>
          </w:tcPr>
          <w:p w14:paraId="0000048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60</w:t>
            </w:r>
          </w:p>
        </w:tc>
        <w:tc>
          <w:tcPr>
            <w:tcW w:w="1229" w:type="dxa"/>
            <w:vAlign w:val="center"/>
          </w:tcPr>
          <w:p w14:paraId="0000048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61</w:t>
            </w:r>
          </w:p>
        </w:tc>
        <w:tc>
          <w:tcPr>
            <w:tcW w:w="1228" w:type="dxa"/>
            <w:vAlign w:val="center"/>
          </w:tcPr>
          <w:p w14:paraId="0000048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50</w:t>
            </w:r>
          </w:p>
        </w:tc>
        <w:tc>
          <w:tcPr>
            <w:tcW w:w="1229" w:type="dxa"/>
            <w:vAlign w:val="center"/>
          </w:tcPr>
          <w:p w14:paraId="0000048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66</w:t>
            </w:r>
          </w:p>
        </w:tc>
        <w:tc>
          <w:tcPr>
            <w:tcW w:w="1228" w:type="dxa"/>
            <w:vAlign w:val="center"/>
          </w:tcPr>
          <w:p w14:paraId="0000048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70</w:t>
            </w:r>
          </w:p>
        </w:tc>
        <w:tc>
          <w:tcPr>
            <w:tcW w:w="1229" w:type="dxa"/>
            <w:vAlign w:val="center"/>
          </w:tcPr>
          <w:p w14:paraId="0000048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37</w:t>
            </w:r>
          </w:p>
        </w:tc>
        <w:tc>
          <w:tcPr>
            <w:tcW w:w="1228" w:type="dxa"/>
            <w:vAlign w:val="center"/>
          </w:tcPr>
          <w:p w14:paraId="0000048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33</w:t>
            </w:r>
          </w:p>
        </w:tc>
        <w:tc>
          <w:tcPr>
            <w:tcW w:w="1229" w:type="dxa"/>
            <w:vAlign w:val="center"/>
          </w:tcPr>
          <w:p w14:paraId="0000048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41</w:t>
            </w:r>
          </w:p>
        </w:tc>
      </w:tr>
      <w:tr w:rsidR="00850D8F" w14:paraId="6BD11715" w14:textId="77777777">
        <w:trPr>
          <w:trHeight w:val="330"/>
          <w:jc w:val="center"/>
        </w:trPr>
        <w:tc>
          <w:tcPr>
            <w:tcW w:w="1228" w:type="dxa"/>
            <w:tcBorders>
              <w:right w:val="single" w:sz="4" w:space="0" w:color="000000"/>
            </w:tcBorders>
            <w:shd w:val="clear" w:color="auto" w:fill="D9D9D9"/>
            <w:vAlign w:val="center"/>
          </w:tcPr>
          <w:p w14:paraId="0000048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44</w:t>
            </w:r>
          </w:p>
        </w:tc>
        <w:tc>
          <w:tcPr>
            <w:tcW w:w="1229" w:type="dxa"/>
            <w:tcBorders>
              <w:left w:val="single" w:sz="4" w:space="0" w:color="000000"/>
            </w:tcBorders>
            <w:vAlign w:val="center"/>
          </w:tcPr>
          <w:p w14:paraId="0000048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57</w:t>
            </w:r>
          </w:p>
        </w:tc>
        <w:tc>
          <w:tcPr>
            <w:tcW w:w="1228" w:type="dxa"/>
            <w:vAlign w:val="center"/>
          </w:tcPr>
          <w:p w14:paraId="0000049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58</w:t>
            </w:r>
          </w:p>
        </w:tc>
        <w:tc>
          <w:tcPr>
            <w:tcW w:w="1229" w:type="dxa"/>
            <w:vAlign w:val="center"/>
          </w:tcPr>
          <w:p w14:paraId="0000049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65</w:t>
            </w:r>
          </w:p>
        </w:tc>
        <w:tc>
          <w:tcPr>
            <w:tcW w:w="1228" w:type="dxa"/>
            <w:vAlign w:val="center"/>
          </w:tcPr>
          <w:p w14:paraId="0000049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64</w:t>
            </w:r>
          </w:p>
        </w:tc>
        <w:tc>
          <w:tcPr>
            <w:tcW w:w="1229" w:type="dxa"/>
            <w:vAlign w:val="center"/>
          </w:tcPr>
          <w:p w14:paraId="0000049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65</w:t>
            </w:r>
          </w:p>
        </w:tc>
        <w:tc>
          <w:tcPr>
            <w:tcW w:w="1228" w:type="dxa"/>
            <w:vAlign w:val="center"/>
          </w:tcPr>
          <w:p w14:paraId="0000049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53</w:t>
            </w:r>
          </w:p>
        </w:tc>
        <w:tc>
          <w:tcPr>
            <w:tcW w:w="1229" w:type="dxa"/>
            <w:vAlign w:val="center"/>
          </w:tcPr>
          <w:p w14:paraId="0000049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71</w:t>
            </w:r>
          </w:p>
        </w:tc>
        <w:tc>
          <w:tcPr>
            <w:tcW w:w="1228" w:type="dxa"/>
            <w:vAlign w:val="center"/>
          </w:tcPr>
          <w:p w14:paraId="0000049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75</w:t>
            </w:r>
          </w:p>
        </w:tc>
        <w:tc>
          <w:tcPr>
            <w:tcW w:w="1229" w:type="dxa"/>
            <w:vAlign w:val="center"/>
          </w:tcPr>
          <w:p w14:paraId="0000049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40</w:t>
            </w:r>
          </w:p>
        </w:tc>
        <w:tc>
          <w:tcPr>
            <w:tcW w:w="1228" w:type="dxa"/>
            <w:vAlign w:val="center"/>
          </w:tcPr>
          <w:p w14:paraId="0000049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35</w:t>
            </w:r>
          </w:p>
        </w:tc>
        <w:tc>
          <w:tcPr>
            <w:tcW w:w="1229" w:type="dxa"/>
            <w:vAlign w:val="center"/>
          </w:tcPr>
          <w:p w14:paraId="0000049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45</w:t>
            </w:r>
          </w:p>
        </w:tc>
      </w:tr>
      <w:tr w:rsidR="00850D8F" w14:paraId="4F6F6329" w14:textId="77777777">
        <w:trPr>
          <w:trHeight w:val="330"/>
          <w:jc w:val="center"/>
        </w:trPr>
        <w:tc>
          <w:tcPr>
            <w:tcW w:w="1228" w:type="dxa"/>
            <w:tcBorders>
              <w:right w:val="single" w:sz="4" w:space="0" w:color="000000"/>
            </w:tcBorders>
            <w:shd w:val="clear" w:color="auto" w:fill="D9D9D9"/>
            <w:vAlign w:val="center"/>
          </w:tcPr>
          <w:p w14:paraId="0000049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lastRenderedPageBreak/>
              <w:t>45</w:t>
            </w:r>
          </w:p>
        </w:tc>
        <w:tc>
          <w:tcPr>
            <w:tcW w:w="1229" w:type="dxa"/>
            <w:tcBorders>
              <w:left w:val="single" w:sz="4" w:space="0" w:color="000000"/>
            </w:tcBorders>
            <w:vAlign w:val="center"/>
          </w:tcPr>
          <w:p w14:paraId="0000049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61</w:t>
            </w:r>
          </w:p>
        </w:tc>
        <w:tc>
          <w:tcPr>
            <w:tcW w:w="1228" w:type="dxa"/>
            <w:vAlign w:val="center"/>
          </w:tcPr>
          <w:p w14:paraId="0000049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62</w:t>
            </w:r>
          </w:p>
        </w:tc>
        <w:tc>
          <w:tcPr>
            <w:tcW w:w="1229" w:type="dxa"/>
            <w:vAlign w:val="center"/>
          </w:tcPr>
          <w:p w14:paraId="0000049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69</w:t>
            </w:r>
          </w:p>
        </w:tc>
        <w:tc>
          <w:tcPr>
            <w:tcW w:w="1228" w:type="dxa"/>
            <w:vAlign w:val="center"/>
          </w:tcPr>
          <w:p w14:paraId="0000049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69</w:t>
            </w:r>
          </w:p>
        </w:tc>
        <w:tc>
          <w:tcPr>
            <w:tcW w:w="1229" w:type="dxa"/>
            <w:vAlign w:val="center"/>
          </w:tcPr>
          <w:p w14:paraId="0000049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70</w:t>
            </w:r>
          </w:p>
        </w:tc>
        <w:tc>
          <w:tcPr>
            <w:tcW w:w="1228" w:type="dxa"/>
            <w:vAlign w:val="center"/>
          </w:tcPr>
          <w:p w14:paraId="000004A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57</w:t>
            </w:r>
          </w:p>
        </w:tc>
        <w:tc>
          <w:tcPr>
            <w:tcW w:w="1229" w:type="dxa"/>
            <w:vAlign w:val="center"/>
          </w:tcPr>
          <w:p w14:paraId="000004A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76</w:t>
            </w:r>
          </w:p>
        </w:tc>
        <w:tc>
          <w:tcPr>
            <w:tcW w:w="1228" w:type="dxa"/>
            <w:vAlign w:val="center"/>
          </w:tcPr>
          <w:p w14:paraId="000004A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81</w:t>
            </w:r>
          </w:p>
        </w:tc>
        <w:tc>
          <w:tcPr>
            <w:tcW w:w="1229" w:type="dxa"/>
            <w:vAlign w:val="center"/>
          </w:tcPr>
          <w:p w14:paraId="000004A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42</w:t>
            </w:r>
          </w:p>
        </w:tc>
        <w:tc>
          <w:tcPr>
            <w:tcW w:w="1228" w:type="dxa"/>
            <w:vAlign w:val="center"/>
          </w:tcPr>
          <w:p w14:paraId="000004A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37</w:t>
            </w:r>
          </w:p>
        </w:tc>
        <w:tc>
          <w:tcPr>
            <w:tcW w:w="1229" w:type="dxa"/>
            <w:vAlign w:val="center"/>
          </w:tcPr>
          <w:p w14:paraId="000004A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48</w:t>
            </w:r>
          </w:p>
        </w:tc>
      </w:tr>
      <w:tr w:rsidR="00850D8F" w14:paraId="7F3BF056" w14:textId="77777777">
        <w:trPr>
          <w:trHeight w:val="330"/>
          <w:jc w:val="center"/>
        </w:trPr>
        <w:tc>
          <w:tcPr>
            <w:tcW w:w="1228" w:type="dxa"/>
            <w:tcBorders>
              <w:right w:val="single" w:sz="4" w:space="0" w:color="000000"/>
            </w:tcBorders>
            <w:shd w:val="clear" w:color="auto" w:fill="D9D9D9"/>
            <w:vAlign w:val="center"/>
          </w:tcPr>
          <w:p w14:paraId="000004A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46</w:t>
            </w:r>
          </w:p>
        </w:tc>
        <w:tc>
          <w:tcPr>
            <w:tcW w:w="1229" w:type="dxa"/>
            <w:tcBorders>
              <w:left w:val="single" w:sz="4" w:space="0" w:color="000000"/>
            </w:tcBorders>
            <w:vAlign w:val="center"/>
          </w:tcPr>
          <w:p w14:paraId="000004A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66</w:t>
            </w:r>
          </w:p>
        </w:tc>
        <w:tc>
          <w:tcPr>
            <w:tcW w:w="1228" w:type="dxa"/>
            <w:vAlign w:val="center"/>
          </w:tcPr>
          <w:p w14:paraId="000004A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67</w:t>
            </w:r>
          </w:p>
        </w:tc>
        <w:tc>
          <w:tcPr>
            <w:tcW w:w="1229" w:type="dxa"/>
            <w:vAlign w:val="center"/>
          </w:tcPr>
          <w:p w14:paraId="000004A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75</w:t>
            </w:r>
          </w:p>
        </w:tc>
        <w:tc>
          <w:tcPr>
            <w:tcW w:w="1228" w:type="dxa"/>
            <w:vAlign w:val="center"/>
          </w:tcPr>
          <w:p w14:paraId="000004A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74</w:t>
            </w:r>
          </w:p>
        </w:tc>
        <w:tc>
          <w:tcPr>
            <w:tcW w:w="1229" w:type="dxa"/>
            <w:vAlign w:val="center"/>
          </w:tcPr>
          <w:p w14:paraId="000004A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75</w:t>
            </w:r>
          </w:p>
        </w:tc>
        <w:tc>
          <w:tcPr>
            <w:tcW w:w="1228" w:type="dxa"/>
            <w:vAlign w:val="center"/>
          </w:tcPr>
          <w:p w14:paraId="000004A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62</w:t>
            </w:r>
          </w:p>
        </w:tc>
        <w:tc>
          <w:tcPr>
            <w:tcW w:w="1229" w:type="dxa"/>
            <w:vAlign w:val="center"/>
          </w:tcPr>
          <w:p w14:paraId="000004A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82</w:t>
            </w:r>
          </w:p>
        </w:tc>
        <w:tc>
          <w:tcPr>
            <w:tcW w:w="1228" w:type="dxa"/>
            <w:vAlign w:val="center"/>
          </w:tcPr>
          <w:p w14:paraId="000004A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87</w:t>
            </w:r>
          </w:p>
        </w:tc>
        <w:tc>
          <w:tcPr>
            <w:tcW w:w="1229" w:type="dxa"/>
            <w:vAlign w:val="center"/>
          </w:tcPr>
          <w:p w14:paraId="000004A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46</w:t>
            </w:r>
          </w:p>
        </w:tc>
        <w:tc>
          <w:tcPr>
            <w:tcW w:w="1228" w:type="dxa"/>
            <w:vAlign w:val="center"/>
          </w:tcPr>
          <w:p w14:paraId="000004B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40</w:t>
            </w:r>
          </w:p>
        </w:tc>
        <w:tc>
          <w:tcPr>
            <w:tcW w:w="1229" w:type="dxa"/>
            <w:vAlign w:val="center"/>
          </w:tcPr>
          <w:p w14:paraId="000004B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51</w:t>
            </w:r>
          </w:p>
        </w:tc>
      </w:tr>
      <w:tr w:rsidR="00850D8F" w14:paraId="39800848" w14:textId="77777777">
        <w:trPr>
          <w:trHeight w:val="330"/>
          <w:jc w:val="center"/>
        </w:trPr>
        <w:tc>
          <w:tcPr>
            <w:tcW w:w="1228" w:type="dxa"/>
            <w:tcBorders>
              <w:right w:val="single" w:sz="4" w:space="0" w:color="000000"/>
            </w:tcBorders>
            <w:shd w:val="clear" w:color="auto" w:fill="D9D9D9"/>
            <w:vAlign w:val="center"/>
          </w:tcPr>
          <w:p w14:paraId="000004B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47</w:t>
            </w:r>
          </w:p>
        </w:tc>
        <w:tc>
          <w:tcPr>
            <w:tcW w:w="1229" w:type="dxa"/>
            <w:tcBorders>
              <w:left w:val="single" w:sz="4" w:space="0" w:color="000000"/>
            </w:tcBorders>
            <w:vAlign w:val="center"/>
          </w:tcPr>
          <w:p w14:paraId="000004B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71</w:t>
            </w:r>
          </w:p>
        </w:tc>
        <w:tc>
          <w:tcPr>
            <w:tcW w:w="1228" w:type="dxa"/>
            <w:vAlign w:val="center"/>
          </w:tcPr>
          <w:p w14:paraId="000004B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72</w:t>
            </w:r>
          </w:p>
        </w:tc>
        <w:tc>
          <w:tcPr>
            <w:tcW w:w="1229" w:type="dxa"/>
            <w:vAlign w:val="center"/>
          </w:tcPr>
          <w:p w14:paraId="000004B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80</w:t>
            </w:r>
          </w:p>
        </w:tc>
        <w:tc>
          <w:tcPr>
            <w:tcW w:w="1228" w:type="dxa"/>
            <w:vAlign w:val="center"/>
          </w:tcPr>
          <w:p w14:paraId="000004B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80</w:t>
            </w:r>
          </w:p>
        </w:tc>
        <w:tc>
          <w:tcPr>
            <w:tcW w:w="1229" w:type="dxa"/>
            <w:vAlign w:val="center"/>
          </w:tcPr>
          <w:p w14:paraId="000004B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81</w:t>
            </w:r>
          </w:p>
        </w:tc>
        <w:tc>
          <w:tcPr>
            <w:tcW w:w="1228" w:type="dxa"/>
            <w:vAlign w:val="center"/>
          </w:tcPr>
          <w:p w14:paraId="000004B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66</w:t>
            </w:r>
          </w:p>
        </w:tc>
        <w:tc>
          <w:tcPr>
            <w:tcW w:w="1229" w:type="dxa"/>
            <w:vAlign w:val="center"/>
          </w:tcPr>
          <w:p w14:paraId="000004B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89</w:t>
            </w:r>
          </w:p>
        </w:tc>
        <w:tc>
          <w:tcPr>
            <w:tcW w:w="1228" w:type="dxa"/>
            <w:vAlign w:val="center"/>
          </w:tcPr>
          <w:p w14:paraId="000004B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94</w:t>
            </w:r>
          </w:p>
        </w:tc>
        <w:tc>
          <w:tcPr>
            <w:tcW w:w="1229" w:type="dxa"/>
            <w:vAlign w:val="center"/>
          </w:tcPr>
          <w:p w14:paraId="000004B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49</w:t>
            </w:r>
          </w:p>
        </w:tc>
        <w:tc>
          <w:tcPr>
            <w:tcW w:w="1228" w:type="dxa"/>
            <w:vAlign w:val="center"/>
          </w:tcPr>
          <w:p w14:paraId="000004B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43</w:t>
            </w:r>
          </w:p>
        </w:tc>
        <w:tc>
          <w:tcPr>
            <w:tcW w:w="1229" w:type="dxa"/>
            <w:vAlign w:val="center"/>
          </w:tcPr>
          <w:p w14:paraId="000004B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55</w:t>
            </w:r>
          </w:p>
        </w:tc>
      </w:tr>
      <w:tr w:rsidR="00850D8F" w14:paraId="7FCA8180" w14:textId="77777777">
        <w:trPr>
          <w:trHeight w:val="330"/>
          <w:jc w:val="center"/>
        </w:trPr>
        <w:tc>
          <w:tcPr>
            <w:tcW w:w="1228" w:type="dxa"/>
            <w:tcBorders>
              <w:right w:val="single" w:sz="4" w:space="0" w:color="000000"/>
            </w:tcBorders>
            <w:shd w:val="clear" w:color="auto" w:fill="D9D9D9"/>
            <w:vAlign w:val="center"/>
          </w:tcPr>
          <w:p w14:paraId="000004B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48</w:t>
            </w:r>
          </w:p>
        </w:tc>
        <w:tc>
          <w:tcPr>
            <w:tcW w:w="1229" w:type="dxa"/>
            <w:tcBorders>
              <w:left w:val="single" w:sz="4" w:space="0" w:color="000000"/>
            </w:tcBorders>
            <w:vAlign w:val="center"/>
          </w:tcPr>
          <w:p w14:paraId="000004B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76</w:t>
            </w:r>
          </w:p>
        </w:tc>
        <w:tc>
          <w:tcPr>
            <w:tcW w:w="1228" w:type="dxa"/>
            <w:vAlign w:val="center"/>
          </w:tcPr>
          <w:p w14:paraId="000004C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77</w:t>
            </w:r>
          </w:p>
        </w:tc>
        <w:tc>
          <w:tcPr>
            <w:tcW w:w="1229" w:type="dxa"/>
            <w:vAlign w:val="center"/>
          </w:tcPr>
          <w:p w14:paraId="000004C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86</w:t>
            </w:r>
          </w:p>
        </w:tc>
        <w:tc>
          <w:tcPr>
            <w:tcW w:w="1228" w:type="dxa"/>
            <w:vAlign w:val="center"/>
          </w:tcPr>
          <w:p w14:paraId="000004C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85</w:t>
            </w:r>
          </w:p>
        </w:tc>
        <w:tc>
          <w:tcPr>
            <w:tcW w:w="1229" w:type="dxa"/>
            <w:vAlign w:val="center"/>
          </w:tcPr>
          <w:p w14:paraId="000004C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87</w:t>
            </w:r>
          </w:p>
        </w:tc>
        <w:tc>
          <w:tcPr>
            <w:tcW w:w="1228" w:type="dxa"/>
            <w:vAlign w:val="center"/>
          </w:tcPr>
          <w:p w14:paraId="000004C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71</w:t>
            </w:r>
          </w:p>
        </w:tc>
        <w:tc>
          <w:tcPr>
            <w:tcW w:w="1229" w:type="dxa"/>
            <w:vAlign w:val="center"/>
          </w:tcPr>
          <w:p w14:paraId="000004C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95</w:t>
            </w:r>
          </w:p>
        </w:tc>
        <w:tc>
          <w:tcPr>
            <w:tcW w:w="1228" w:type="dxa"/>
            <w:vAlign w:val="center"/>
          </w:tcPr>
          <w:p w14:paraId="000004C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100</w:t>
            </w:r>
          </w:p>
        </w:tc>
        <w:tc>
          <w:tcPr>
            <w:tcW w:w="1229" w:type="dxa"/>
            <w:vAlign w:val="center"/>
          </w:tcPr>
          <w:p w14:paraId="000004C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53</w:t>
            </w:r>
          </w:p>
        </w:tc>
        <w:tc>
          <w:tcPr>
            <w:tcW w:w="1228" w:type="dxa"/>
            <w:vAlign w:val="center"/>
          </w:tcPr>
          <w:p w14:paraId="000004C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46</w:t>
            </w:r>
          </w:p>
        </w:tc>
        <w:tc>
          <w:tcPr>
            <w:tcW w:w="1229" w:type="dxa"/>
            <w:vAlign w:val="center"/>
          </w:tcPr>
          <w:p w14:paraId="000004C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59</w:t>
            </w:r>
          </w:p>
        </w:tc>
      </w:tr>
      <w:tr w:rsidR="00850D8F" w14:paraId="16D7196B" w14:textId="77777777">
        <w:trPr>
          <w:trHeight w:val="330"/>
          <w:jc w:val="center"/>
        </w:trPr>
        <w:tc>
          <w:tcPr>
            <w:tcW w:w="1228" w:type="dxa"/>
            <w:tcBorders>
              <w:right w:val="single" w:sz="4" w:space="0" w:color="000000"/>
            </w:tcBorders>
            <w:shd w:val="clear" w:color="auto" w:fill="D9D9D9"/>
            <w:vAlign w:val="center"/>
          </w:tcPr>
          <w:p w14:paraId="000004C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49</w:t>
            </w:r>
          </w:p>
        </w:tc>
        <w:tc>
          <w:tcPr>
            <w:tcW w:w="1229" w:type="dxa"/>
            <w:tcBorders>
              <w:left w:val="single" w:sz="4" w:space="0" w:color="000000"/>
            </w:tcBorders>
            <w:vAlign w:val="center"/>
          </w:tcPr>
          <w:p w14:paraId="000004C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82</w:t>
            </w:r>
          </w:p>
        </w:tc>
        <w:tc>
          <w:tcPr>
            <w:tcW w:w="1228" w:type="dxa"/>
            <w:vAlign w:val="center"/>
          </w:tcPr>
          <w:p w14:paraId="000004C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83</w:t>
            </w:r>
          </w:p>
        </w:tc>
        <w:tc>
          <w:tcPr>
            <w:tcW w:w="1229" w:type="dxa"/>
            <w:vAlign w:val="center"/>
          </w:tcPr>
          <w:p w14:paraId="000004C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92</w:t>
            </w:r>
          </w:p>
        </w:tc>
        <w:tc>
          <w:tcPr>
            <w:tcW w:w="1228" w:type="dxa"/>
            <w:vAlign w:val="center"/>
          </w:tcPr>
          <w:p w14:paraId="000004C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92</w:t>
            </w:r>
          </w:p>
        </w:tc>
        <w:tc>
          <w:tcPr>
            <w:tcW w:w="1229" w:type="dxa"/>
            <w:vAlign w:val="center"/>
          </w:tcPr>
          <w:p w14:paraId="000004C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93</w:t>
            </w:r>
          </w:p>
        </w:tc>
        <w:tc>
          <w:tcPr>
            <w:tcW w:w="1228" w:type="dxa"/>
            <w:vAlign w:val="center"/>
          </w:tcPr>
          <w:p w14:paraId="000004D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76</w:t>
            </w:r>
          </w:p>
        </w:tc>
        <w:tc>
          <w:tcPr>
            <w:tcW w:w="1229" w:type="dxa"/>
            <w:vAlign w:val="center"/>
          </w:tcPr>
          <w:p w14:paraId="000004D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102</w:t>
            </w:r>
          </w:p>
        </w:tc>
        <w:tc>
          <w:tcPr>
            <w:tcW w:w="1228" w:type="dxa"/>
            <w:vAlign w:val="center"/>
          </w:tcPr>
          <w:p w14:paraId="000004D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108</w:t>
            </w:r>
          </w:p>
        </w:tc>
        <w:tc>
          <w:tcPr>
            <w:tcW w:w="1229" w:type="dxa"/>
            <w:vAlign w:val="center"/>
          </w:tcPr>
          <w:p w14:paraId="000004D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57</w:t>
            </w:r>
          </w:p>
        </w:tc>
        <w:tc>
          <w:tcPr>
            <w:tcW w:w="1228" w:type="dxa"/>
            <w:vAlign w:val="center"/>
          </w:tcPr>
          <w:p w14:paraId="000004D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50</w:t>
            </w:r>
          </w:p>
        </w:tc>
        <w:tc>
          <w:tcPr>
            <w:tcW w:w="1229" w:type="dxa"/>
            <w:vAlign w:val="center"/>
          </w:tcPr>
          <w:p w14:paraId="000004D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64</w:t>
            </w:r>
          </w:p>
        </w:tc>
      </w:tr>
      <w:tr w:rsidR="00850D8F" w14:paraId="54F6D28B" w14:textId="77777777">
        <w:trPr>
          <w:trHeight w:val="330"/>
          <w:jc w:val="center"/>
        </w:trPr>
        <w:tc>
          <w:tcPr>
            <w:tcW w:w="1228" w:type="dxa"/>
            <w:tcBorders>
              <w:right w:val="single" w:sz="4" w:space="0" w:color="000000"/>
            </w:tcBorders>
            <w:shd w:val="clear" w:color="auto" w:fill="D9D9D9"/>
            <w:vAlign w:val="center"/>
          </w:tcPr>
          <w:p w14:paraId="000004D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50</w:t>
            </w:r>
          </w:p>
        </w:tc>
        <w:tc>
          <w:tcPr>
            <w:tcW w:w="1229" w:type="dxa"/>
            <w:tcBorders>
              <w:left w:val="single" w:sz="4" w:space="0" w:color="000000"/>
            </w:tcBorders>
            <w:vAlign w:val="center"/>
          </w:tcPr>
          <w:p w14:paraId="000004D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88</w:t>
            </w:r>
          </w:p>
        </w:tc>
        <w:tc>
          <w:tcPr>
            <w:tcW w:w="1228" w:type="dxa"/>
            <w:vAlign w:val="center"/>
          </w:tcPr>
          <w:p w14:paraId="000004D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89</w:t>
            </w:r>
          </w:p>
        </w:tc>
        <w:tc>
          <w:tcPr>
            <w:tcW w:w="1229" w:type="dxa"/>
            <w:vAlign w:val="center"/>
          </w:tcPr>
          <w:p w14:paraId="000004D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99</w:t>
            </w:r>
          </w:p>
        </w:tc>
        <w:tc>
          <w:tcPr>
            <w:tcW w:w="1228" w:type="dxa"/>
            <w:vAlign w:val="center"/>
          </w:tcPr>
          <w:p w14:paraId="000004D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99</w:t>
            </w:r>
          </w:p>
        </w:tc>
        <w:tc>
          <w:tcPr>
            <w:tcW w:w="1229" w:type="dxa"/>
            <w:vAlign w:val="center"/>
          </w:tcPr>
          <w:p w14:paraId="000004D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100</w:t>
            </w:r>
          </w:p>
        </w:tc>
        <w:tc>
          <w:tcPr>
            <w:tcW w:w="1228" w:type="dxa"/>
            <w:vAlign w:val="center"/>
          </w:tcPr>
          <w:p w14:paraId="000004D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82</w:t>
            </w:r>
          </w:p>
        </w:tc>
        <w:tc>
          <w:tcPr>
            <w:tcW w:w="1229" w:type="dxa"/>
            <w:vAlign w:val="center"/>
          </w:tcPr>
          <w:p w14:paraId="000004D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109</w:t>
            </w:r>
          </w:p>
        </w:tc>
        <w:tc>
          <w:tcPr>
            <w:tcW w:w="1228" w:type="dxa"/>
            <w:vAlign w:val="center"/>
          </w:tcPr>
          <w:p w14:paraId="000004D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116</w:t>
            </w:r>
          </w:p>
        </w:tc>
        <w:tc>
          <w:tcPr>
            <w:tcW w:w="1229" w:type="dxa"/>
            <w:vAlign w:val="center"/>
          </w:tcPr>
          <w:p w14:paraId="000004D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61</w:t>
            </w:r>
          </w:p>
        </w:tc>
        <w:tc>
          <w:tcPr>
            <w:tcW w:w="1228" w:type="dxa"/>
            <w:vAlign w:val="center"/>
          </w:tcPr>
          <w:p w14:paraId="000004E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54</w:t>
            </w:r>
          </w:p>
        </w:tc>
        <w:tc>
          <w:tcPr>
            <w:tcW w:w="1229" w:type="dxa"/>
            <w:vAlign w:val="center"/>
          </w:tcPr>
          <w:p w14:paraId="000004E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68</w:t>
            </w:r>
          </w:p>
        </w:tc>
      </w:tr>
      <w:tr w:rsidR="00850D8F" w14:paraId="1BF812F0" w14:textId="77777777">
        <w:trPr>
          <w:trHeight w:val="330"/>
          <w:jc w:val="center"/>
        </w:trPr>
        <w:tc>
          <w:tcPr>
            <w:tcW w:w="1228" w:type="dxa"/>
            <w:tcBorders>
              <w:right w:val="single" w:sz="4" w:space="0" w:color="000000"/>
            </w:tcBorders>
            <w:shd w:val="clear" w:color="auto" w:fill="D9D9D9"/>
            <w:vAlign w:val="center"/>
          </w:tcPr>
          <w:p w14:paraId="000004E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51</w:t>
            </w:r>
          </w:p>
        </w:tc>
        <w:tc>
          <w:tcPr>
            <w:tcW w:w="1229" w:type="dxa"/>
            <w:tcBorders>
              <w:left w:val="single" w:sz="4" w:space="0" w:color="000000"/>
            </w:tcBorders>
            <w:vAlign w:val="center"/>
          </w:tcPr>
          <w:p w14:paraId="000004E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98</w:t>
            </w:r>
          </w:p>
        </w:tc>
        <w:tc>
          <w:tcPr>
            <w:tcW w:w="1228" w:type="dxa"/>
            <w:vAlign w:val="center"/>
          </w:tcPr>
          <w:p w14:paraId="000004E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99</w:t>
            </w:r>
          </w:p>
        </w:tc>
        <w:tc>
          <w:tcPr>
            <w:tcW w:w="1229" w:type="dxa"/>
            <w:vAlign w:val="center"/>
          </w:tcPr>
          <w:p w14:paraId="000004E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110</w:t>
            </w:r>
          </w:p>
        </w:tc>
        <w:tc>
          <w:tcPr>
            <w:tcW w:w="1228" w:type="dxa"/>
            <w:vAlign w:val="center"/>
          </w:tcPr>
          <w:p w14:paraId="000004E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110</w:t>
            </w:r>
          </w:p>
        </w:tc>
        <w:tc>
          <w:tcPr>
            <w:tcW w:w="1229" w:type="dxa"/>
            <w:vAlign w:val="center"/>
          </w:tcPr>
          <w:p w14:paraId="000004E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111</w:t>
            </w:r>
          </w:p>
        </w:tc>
        <w:tc>
          <w:tcPr>
            <w:tcW w:w="1228" w:type="dxa"/>
            <w:vAlign w:val="center"/>
          </w:tcPr>
          <w:p w14:paraId="000004E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91</w:t>
            </w:r>
          </w:p>
        </w:tc>
        <w:tc>
          <w:tcPr>
            <w:tcW w:w="1229" w:type="dxa"/>
            <w:vAlign w:val="center"/>
          </w:tcPr>
          <w:p w14:paraId="000004E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122</w:t>
            </w:r>
          </w:p>
        </w:tc>
        <w:tc>
          <w:tcPr>
            <w:tcW w:w="1228" w:type="dxa"/>
            <w:vAlign w:val="center"/>
          </w:tcPr>
          <w:p w14:paraId="000004E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129</w:t>
            </w:r>
          </w:p>
        </w:tc>
        <w:tc>
          <w:tcPr>
            <w:tcW w:w="1229" w:type="dxa"/>
            <w:vAlign w:val="center"/>
          </w:tcPr>
          <w:p w14:paraId="000004E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68</w:t>
            </w:r>
          </w:p>
        </w:tc>
        <w:tc>
          <w:tcPr>
            <w:tcW w:w="1228" w:type="dxa"/>
            <w:vAlign w:val="center"/>
          </w:tcPr>
          <w:p w14:paraId="000004E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60</w:t>
            </w:r>
          </w:p>
        </w:tc>
        <w:tc>
          <w:tcPr>
            <w:tcW w:w="1229" w:type="dxa"/>
            <w:vAlign w:val="center"/>
          </w:tcPr>
          <w:p w14:paraId="000004E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76</w:t>
            </w:r>
          </w:p>
        </w:tc>
      </w:tr>
      <w:tr w:rsidR="00850D8F" w14:paraId="16FB3F02" w14:textId="77777777">
        <w:trPr>
          <w:trHeight w:val="330"/>
          <w:jc w:val="center"/>
        </w:trPr>
        <w:tc>
          <w:tcPr>
            <w:tcW w:w="1228" w:type="dxa"/>
            <w:tcBorders>
              <w:right w:val="single" w:sz="4" w:space="0" w:color="000000"/>
            </w:tcBorders>
            <w:shd w:val="clear" w:color="auto" w:fill="D9D9D9"/>
            <w:vAlign w:val="center"/>
          </w:tcPr>
          <w:p w14:paraId="000004E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52</w:t>
            </w:r>
          </w:p>
        </w:tc>
        <w:tc>
          <w:tcPr>
            <w:tcW w:w="1229" w:type="dxa"/>
            <w:tcBorders>
              <w:left w:val="single" w:sz="4" w:space="0" w:color="000000"/>
            </w:tcBorders>
            <w:vAlign w:val="center"/>
          </w:tcPr>
          <w:p w14:paraId="000004E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110</w:t>
            </w:r>
          </w:p>
        </w:tc>
        <w:tc>
          <w:tcPr>
            <w:tcW w:w="1228" w:type="dxa"/>
            <w:vAlign w:val="center"/>
          </w:tcPr>
          <w:p w14:paraId="000004F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111</w:t>
            </w:r>
          </w:p>
        </w:tc>
        <w:tc>
          <w:tcPr>
            <w:tcW w:w="1229" w:type="dxa"/>
            <w:vAlign w:val="center"/>
          </w:tcPr>
          <w:p w14:paraId="000004F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124</w:t>
            </w:r>
          </w:p>
        </w:tc>
        <w:tc>
          <w:tcPr>
            <w:tcW w:w="1228" w:type="dxa"/>
            <w:vAlign w:val="center"/>
          </w:tcPr>
          <w:p w14:paraId="000004F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123</w:t>
            </w:r>
          </w:p>
        </w:tc>
        <w:tc>
          <w:tcPr>
            <w:tcW w:w="1229" w:type="dxa"/>
            <w:vAlign w:val="center"/>
          </w:tcPr>
          <w:p w14:paraId="000004F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125</w:t>
            </w:r>
          </w:p>
        </w:tc>
        <w:tc>
          <w:tcPr>
            <w:tcW w:w="1228" w:type="dxa"/>
            <w:vAlign w:val="center"/>
          </w:tcPr>
          <w:p w14:paraId="000004F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102</w:t>
            </w:r>
          </w:p>
        </w:tc>
        <w:tc>
          <w:tcPr>
            <w:tcW w:w="1229" w:type="dxa"/>
            <w:vAlign w:val="center"/>
          </w:tcPr>
          <w:p w14:paraId="000004F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137</w:t>
            </w:r>
          </w:p>
        </w:tc>
        <w:tc>
          <w:tcPr>
            <w:tcW w:w="1228" w:type="dxa"/>
            <w:vAlign w:val="center"/>
          </w:tcPr>
          <w:p w14:paraId="000004F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144</w:t>
            </w:r>
          </w:p>
        </w:tc>
        <w:tc>
          <w:tcPr>
            <w:tcW w:w="1229" w:type="dxa"/>
            <w:vAlign w:val="center"/>
          </w:tcPr>
          <w:p w14:paraId="000004F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76</w:t>
            </w:r>
          </w:p>
        </w:tc>
        <w:tc>
          <w:tcPr>
            <w:tcW w:w="1228" w:type="dxa"/>
            <w:vAlign w:val="center"/>
          </w:tcPr>
          <w:p w14:paraId="000004F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67</w:t>
            </w:r>
          </w:p>
        </w:tc>
        <w:tc>
          <w:tcPr>
            <w:tcW w:w="1229" w:type="dxa"/>
            <w:vAlign w:val="center"/>
          </w:tcPr>
          <w:p w14:paraId="000004F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85</w:t>
            </w:r>
          </w:p>
        </w:tc>
      </w:tr>
      <w:tr w:rsidR="00850D8F" w14:paraId="3FACDD95" w14:textId="77777777">
        <w:trPr>
          <w:trHeight w:val="330"/>
          <w:jc w:val="center"/>
        </w:trPr>
        <w:tc>
          <w:tcPr>
            <w:tcW w:w="1228" w:type="dxa"/>
            <w:tcBorders>
              <w:right w:val="single" w:sz="4" w:space="0" w:color="000000"/>
            </w:tcBorders>
            <w:shd w:val="clear" w:color="auto" w:fill="D9D9D9"/>
            <w:vAlign w:val="center"/>
          </w:tcPr>
          <w:p w14:paraId="000004F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53</w:t>
            </w:r>
          </w:p>
        </w:tc>
        <w:tc>
          <w:tcPr>
            <w:tcW w:w="1229" w:type="dxa"/>
            <w:tcBorders>
              <w:left w:val="single" w:sz="4" w:space="0" w:color="000000"/>
            </w:tcBorders>
            <w:vAlign w:val="center"/>
          </w:tcPr>
          <w:p w14:paraId="000004F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122</w:t>
            </w:r>
          </w:p>
        </w:tc>
        <w:tc>
          <w:tcPr>
            <w:tcW w:w="1228" w:type="dxa"/>
            <w:vAlign w:val="center"/>
          </w:tcPr>
          <w:p w14:paraId="000004F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123</w:t>
            </w:r>
          </w:p>
        </w:tc>
        <w:tc>
          <w:tcPr>
            <w:tcW w:w="1229" w:type="dxa"/>
            <w:vAlign w:val="center"/>
          </w:tcPr>
          <w:p w14:paraId="000004F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137</w:t>
            </w:r>
          </w:p>
        </w:tc>
        <w:tc>
          <w:tcPr>
            <w:tcW w:w="1228" w:type="dxa"/>
            <w:vAlign w:val="center"/>
          </w:tcPr>
          <w:p w14:paraId="000004F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136</w:t>
            </w:r>
          </w:p>
        </w:tc>
        <w:tc>
          <w:tcPr>
            <w:tcW w:w="1229" w:type="dxa"/>
            <w:vAlign w:val="center"/>
          </w:tcPr>
          <w:p w14:paraId="000004F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139</w:t>
            </w:r>
          </w:p>
        </w:tc>
        <w:tc>
          <w:tcPr>
            <w:tcW w:w="1228" w:type="dxa"/>
            <w:vAlign w:val="center"/>
          </w:tcPr>
          <w:p w14:paraId="0000050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113</w:t>
            </w:r>
          </w:p>
        </w:tc>
        <w:tc>
          <w:tcPr>
            <w:tcW w:w="1229" w:type="dxa"/>
            <w:vAlign w:val="center"/>
          </w:tcPr>
          <w:p w14:paraId="0000050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151</w:t>
            </w:r>
          </w:p>
        </w:tc>
        <w:tc>
          <w:tcPr>
            <w:tcW w:w="1228" w:type="dxa"/>
            <w:vAlign w:val="center"/>
          </w:tcPr>
          <w:p w14:paraId="0000050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160</w:t>
            </w:r>
          </w:p>
        </w:tc>
        <w:tc>
          <w:tcPr>
            <w:tcW w:w="1229" w:type="dxa"/>
            <w:vAlign w:val="center"/>
          </w:tcPr>
          <w:p w14:paraId="0000050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84</w:t>
            </w:r>
          </w:p>
        </w:tc>
        <w:tc>
          <w:tcPr>
            <w:tcW w:w="1228" w:type="dxa"/>
            <w:vAlign w:val="center"/>
          </w:tcPr>
          <w:p w14:paraId="0000050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74</w:t>
            </w:r>
          </w:p>
        </w:tc>
        <w:tc>
          <w:tcPr>
            <w:tcW w:w="1229" w:type="dxa"/>
            <w:vAlign w:val="center"/>
          </w:tcPr>
          <w:p w14:paraId="0000050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94</w:t>
            </w:r>
          </w:p>
        </w:tc>
      </w:tr>
      <w:tr w:rsidR="00850D8F" w14:paraId="65BD7D43" w14:textId="77777777">
        <w:trPr>
          <w:trHeight w:val="330"/>
          <w:jc w:val="center"/>
        </w:trPr>
        <w:tc>
          <w:tcPr>
            <w:tcW w:w="1228" w:type="dxa"/>
            <w:tcBorders>
              <w:right w:val="single" w:sz="4" w:space="0" w:color="000000"/>
            </w:tcBorders>
            <w:shd w:val="clear" w:color="auto" w:fill="D9D9D9"/>
            <w:vAlign w:val="center"/>
          </w:tcPr>
          <w:p w14:paraId="0000050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54</w:t>
            </w:r>
          </w:p>
        </w:tc>
        <w:tc>
          <w:tcPr>
            <w:tcW w:w="1229" w:type="dxa"/>
            <w:tcBorders>
              <w:left w:val="single" w:sz="4" w:space="0" w:color="000000"/>
            </w:tcBorders>
            <w:vAlign w:val="center"/>
          </w:tcPr>
          <w:p w14:paraId="0000050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135</w:t>
            </w:r>
          </w:p>
        </w:tc>
        <w:tc>
          <w:tcPr>
            <w:tcW w:w="1228" w:type="dxa"/>
            <w:vAlign w:val="center"/>
          </w:tcPr>
          <w:p w14:paraId="0000050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137</w:t>
            </w:r>
          </w:p>
        </w:tc>
        <w:tc>
          <w:tcPr>
            <w:tcW w:w="1229" w:type="dxa"/>
            <w:vAlign w:val="center"/>
          </w:tcPr>
          <w:p w14:paraId="0000050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152</w:t>
            </w:r>
          </w:p>
        </w:tc>
        <w:tc>
          <w:tcPr>
            <w:tcW w:w="1228" w:type="dxa"/>
            <w:vAlign w:val="center"/>
          </w:tcPr>
          <w:p w14:paraId="0000050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152</w:t>
            </w:r>
          </w:p>
        </w:tc>
        <w:tc>
          <w:tcPr>
            <w:tcW w:w="1229" w:type="dxa"/>
            <w:vAlign w:val="center"/>
          </w:tcPr>
          <w:p w14:paraId="0000050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154</w:t>
            </w:r>
          </w:p>
        </w:tc>
        <w:tc>
          <w:tcPr>
            <w:tcW w:w="1228" w:type="dxa"/>
            <w:vAlign w:val="center"/>
          </w:tcPr>
          <w:p w14:paraId="0000050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126</w:t>
            </w:r>
          </w:p>
        </w:tc>
        <w:tc>
          <w:tcPr>
            <w:tcW w:w="1229" w:type="dxa"/>
            <w:vAlign w:val="center"/>
          </w:tcPr>
          <w:p w14:paraId="0000050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169</w:t>
            </w:r>
          </w:p>
        </w:tc>
        <w:tc>
          <w:tcPr>
            <w:tcW w:w="1228" w:type="dxa"/>
            <w:vAlign w:val="center"/>
          </w:tcPr>
          <w:p w14:paraId="0000050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178</w:t>
            </w:r>
          </w:p>
        </w:tc>
        <w:tc>
          <w:tcPr>
            <w:tcW w:w="1229" w:type="dxa"/>
            <w:vAlign w:val="center"/>
          </w:tcPr>
          <w:p w14:paraId="0000050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94</w:t>
            </w:r>
          </w:p>
        </w:tc>
        <w:tc>
          <w:tcPr>
            <w:tcW w:w="1228" w:type="dxa"/>
            <w:vAlign w:val="center"/>
          </w:tcPr>
          <w:p w14:paraId="0000051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83</w:t>
            </w:r>
          </w:p>
        </w:tc>
        <w:tc>
          <w:tcPr>
            <w:tcW w:w="1229" w:type="dxa"/>
            <w:vAlign w:val="center"/>
          </w:tcPr>
          <w:p w14:paraId="0000051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105</w:t>
            </w:r>
          </w:p>
        </w:tc>
      </w:tr>
      <w:tr w:rsidR="00850D8F" w14:paraId="317B4EE7" w14:textId="77777777">
        <w:trPr>
          <w:trHeight w:val="330"/>
          <w:jc w:val="center"/>
        </w:trPr>
        <w:tc>
          <w:tcPr>
            <w:tcW w:w="1228" w:type="dxa"/>
            <w:tcBorders>
              <w:right w:val="single" w:sz="4" w:space="0" w:color="000000"/>
            </w:tcBorders>
            <w:shd w:val="clear" w:color="auto" w:fill="D9D9D9"/>
            <w:vAlign w:val="center"/>
          </w:tcPr>
          <w:p w14:paraId="0000051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55</w:t>
            </w:r>
          </w:p>
        </w:tc>
        <w:tc>
          <w:tcPr>
            <w:tcW w:w="1229" w:type="dxa"/>
            <w:tcBorders>
              <w:left w:val="single" w:sz="4" w:space="0" w:color="000000"/>
            </w:tcBorders>
            <w:vAlign w:val="center"/>
          </w:tcPr>
          <w:p w14:paraId="0000051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151</w:t>
            </w:r>
          </w:p>
        </w:tc>
        <w:tc>
          <w:tcPr>
            <w:tcW w:w="1228" w:type="dxa"/>
            <w:vAlign w:val="center"/>
          </w:tcPr>
          <w:p w14:paraId="0000051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153</w:t>
            </w:r>
          </w:p>
        </w:tc>
        <w:tc>
          <w:tcPr>
            <w:tcW w:w="1229" w:type="dxa"/>
            <w:vAlign w:val="center"/>
          </w:tcPr>
          <w:p w14:paraId="0000051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170</w:t>
            </w:r>
          </w:p>
        </w:tc>
        <w:tc>
          <w:tcPr>
            <w:tcW w:w="1228" w:type="dxa"/>
            <w:vAlign w:val="center"/>
          </w:tcPr>
          <w:p w14:paraId="0000051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170</w:t>
            </w:r>
          </w:p>
        </w:tc>
        <w:tc>
          <w:tcPr>
            <w:tcW w:w="1229" w:type="dxa"/>
            <w:vAlign w:val="center"/>
          </w:tcPr>
          <w:p w14:paraId="0000051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172</w:t>
            </w:r>
          </w:p>
        </w:tc>
        <w:tc>
          <w:tcPr>
            <w:tcW w:w="1228" w:type="dxa"/>
            <w:vAlign w:val="center"/>
          </w:tcPr>
          <w:p w14:paraId="0000051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141</w:t>
            </w:r>
          </w:p>
        </w:tc>
        <w:tc>
          <w:tcPr>
            <w:tcW w:w="1229" w:type="dxa"/>
            <w:vAlign w:val="center"/>
          </w:tcPr>
          <w:p w14:paraId="0000051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188</w:t>
            </w:r>
          </w:p>
        </w:tc>
        <w:tc>
          <w:tcPr>
            <w:tcW w:w="1228" w:type="dxa"/>
            <w:vAlign w:val="center"/>
          </w:tcPr>
          <w:p w14:paraId="0000051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199</w:t>
            </w:r>
          </w:p>
        </w:tc>
        <w:tc>
          <w:tcPr>
            <w:tcW w:w="1229" w:type="dxa"/>
            <w:vAlign w:val="center"/>
          </w:tcPr>
          <w:p w14:paraId="0000051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105</w:t>
            </w:r>
          </w:p>
        </w:tc>
        <w:tc>
          <w:tcPr>
            <w:tcW w:w="1228" w:type="dxa"/>
            <w:vAlign w:val="center"/>
          </w:tcPr>
          <w:p w14:paraId="0000051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92</w:t>
            </w:r>
          </w:p>
        </w:tc>
        <w:tc>
          <w:tcPr>
            <w:tcW w:w="1229" w:type="dxa"/>
            <w:vAlign w:val="center"/>
          </w:tcPr>
          <w:p w14:paraId="0000051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117</w:t>
            </w:r>
          </w:p>
        </w:tc>
      </w:tr>
      <w:tr w:rsidR="00850D8F" w14:paraId="628ECC68" w14:textId="77777777">
        <w:trPr>
          <w:trHeight w:val="330"/>
          <w:jc w:val="center"/>
        </w:trPr>
        <w:tc>
          <w:tcPr>
            <w:tcW w:w="1228" w:type="dxa"/>
            <w:tcBorders>
              <w:right w:val="single" w:sz="4" w:space="0" w:color="000000"/>
            </w:tcBorders>
            <w:shd w:val="clear" w:color="auto" w:fill="D9D9D9"/>
            <w:vAlign w:val="center"/>
          </w:tcPr>
          <w:p w14:paraId="0000051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56</w:t>
            </w:r>
          </w:p>
        </w:tc>
        <w:tc>
          <w:tcPr>
            <w:tcW w:w="1229" w:type="dxa"/>
            <w:tcBorders>
              <w:left w:val="single" w:sz="4" w:space="0" w:color="000000"/>
            </w:tcBorders>
            <w:vAlign w:val="center"/>
          </w:tcPr>
          <w:p w14:paraId="0000051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168</w:t>
            </w:r>
          </w:p>
        </w:tc>
        <w:tc>
          <w:tcPr>
            <w:tcW w:w="1228" w:type="dxa"/>
            <w:vAlign w:val="center"/>
          </w:tcPr>
          <w:p w14:paraId="0000052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170</w:t>
            </w:r>
          </w:p>
        </w:tc>
        <w:tc>
          <w:tcPr>
            <w:tcW w:w="1229" w:type="dxa"/>
            <w:vAlign w:val="center"/>
          </w:tcPr>
          <w:p w14:paraId="0000052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189</w:t>
            </w:r>
          </w:p>
        </w:tc>
        <w:tc>
          <w:tcPr>
            <w:tcW w:w="1228" w:type="dxa"/>
            <w:vAlign w:val="center"/>
          </w:tcPr>
          <w:p w14:paraId="0000052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188</w:t>
            </w:r>
          </w:p>
        </w:tc>
        <w:tc>
          <w:tcPr>
            <w:tcW w:w="1229" w:type="dxa"/>
            <w:vAlign w:val="center"/>
          </w:tcPr>
          <w:p w14:paraId="0000052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191</w:t>
            </w:r>
          </w:p>
        </w:tc>
        <w:tc>
          <w:tcPr>
            <w:tcW w:w="1228" w:type="dxa"/>
            <w:vAlign w:val="center"/>
          </w:tcPr>
          <w:p w14:paraId="0000052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156</w:t>
            </w:r>
          </w:p>
        </w:tc>
        <w:tc>
          <w:tcPr>
            <w:tcW w:w="1229" w:type="dxa"/>
            <w:vAlign w:val="center"/>
          </w:tcPr>
          <w:p w14:paraId="0000052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209</w:t>
            </w:r>
          </w:p>
        </w:tc>
        <w:tc>
          <w:tcPr>
            <w:tcW w:w="1228" w:type="dxa"/>
            <w:vAlign w:val="center"/>
          </w:tcPr>
          <w:p w14:paraId="0000052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221</w:t>
            </w:r>
          </w:p>
        </w:tc>
        <w:tc>
          <w:tcPr>
            <w:tcW w:w="1229" w:type="dxa"/>
            <w:vAlign w:val="center"/>
          </w:tcPr>
          <w:p w14:paraId="0000052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116</w:t>
            </w:r>
          </w:p>
        </w:tc>
        <w:tc>
          <w:tcPr>
            <w:tcW w:w="1228" w:type="dxa"/>
            <w:vAlign w:val="center"/>
          </w:tcPr>
          <w:p w14:paraId="0000052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102</w:t>
            </w:r>
          </w:p>
        </w:tc>
        <w:tc>
          <w:tcPr>
            <w:tcW w:w="1229" w:type="dxa"/>
            <w:vAlign w:val="center"/>
          </w:tcPr>
          <w:p w14:paraId="0000052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130</w:t>
            </w:r>
          </w:p>
        </w:tc>
      </w:tr>
      <w:tr w:rsidR="00850D8F" w14:paraId="1B449F7B" w14:textId="77777777">
        <w:trPr>
          <w:trHeight w:val="330"/>
          <w:jc w:val="center"/>
        </w:trPr>
        <w:tc>
          <w:tcPr>
            <w:tcW w:w="1228" w:type="dxa"/>
            <w:tcBorders>
              <w:right w:val="single" w:sz="4" w:space="0" w:color="000000"/>
            </w:tcBorders>
            <w:shd w:val="clear" w:color="auto" w:fill="D9D9D9"/>
            <w:vAlign w:val="center"/>
          </w:tcPr>
          <w:p w14:paraId="0000052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57</w:t>
            </w:r>
          </w:p>
        </w:tc>
        <w:tc>
          <w:tcPr>
            <w:tcW w:w="1229" w:type="dxa"/>
            <w:tcBorders>
              <w:left w:val="single" w:sz="4" w:space="0" w:color="000000"/>
            </w:tcBorders>
            <w:vAlign w:val="center"/>
          </w:tcPr>
          <w:p w14:paraId="0000052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188</w:t>
            </w:r>
          </w:p>
        </w:tc>
        <w:tc>
          <w:tcPr>
            <w:tcW w:w="1228" w:type="dxa"/>
            <w:vAlign w:val="center"/>
          </w:tcPr>
          <w:p w14:paraId="0000052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190</w:t>
            </w:r>
          </w:p>
        </w:tc>
        <w:tc>
          <w:tcPr>
            <w:tcW w:w="1229" w:type="dxa"/>
            <w:vAlign w:val="center"/>
          </w:tcPr>
          <w:p w14:paraId="0000052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211</w:t>
            </w:r>
          </w:p>
        </w:tc>
        <w:tc>
          <w:tcPr>
            <w:tcW w:w="1228" w:type="dxa"/>
            <w:vAlign w:val="center"/>
          </w:tcPr>
          <w:p w14:paraId="0000052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211</w:t>
            </w:r>
          </w:p>
        </w:tc>
        <w:tc>
          <w:tcPr>
            <w:tcW w:w="1229" w:type="dxa"/>
            <w:vAlign w:val="center"/>
          </w:tcPr>
          <w:p w14:paraId="0000052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214</w:t>
            </w:r>
          </w:p>
        </w:tc>
        <w:tc>
          <w:tcPr>
            <w:tcW w:w="1228" w:type="dxa"/>
            <w:vAlign w:val="center"/>
          </w:tcPr>
          <w:p w14:paraId="0000053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175</w:t>
            </w:r>
          </w:p>
        </w:tc>
        <w:tc>
          <w:tcPr>
            <w:tcW w:w="1229" w:type="dxa"/>
            <w:vAlign w:val="center"/>
          </w:tcPr>
          <w:p w14:paraId="0000053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234</w:t>
            </w:r>
          </w:p>
        </w:tc>
        <w:tc>
          <w:tcPr>
            <w:tcW w:w="1228" w:type="dxa"/>
            <w:vAlign w:val="center"/>
          </w:tcPr>
          <w:p w14:paraId="0000053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247</w:t>
            </w:r>
          </w:p>
        </w:tc>
        <w:tc>
          <w:tcPr>
            <w:tcW w:w="1229" w:type="dxa"/>
            <w:vAlign w:val="center"/>
          </w:tcPr>
          <w:p w14:paraId="0000053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130</w:t>
            </w:r>
          </w:p>
        </w:tc>
        <w:tc>
          <w:tcPr>
            <w:tcW w:w="1228" w:type="dxa"/>
            <w:vAlign w:val="center"/>
          </w:tcPr>
          <w:p w14:paraId="0000053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114</w:t>
            </w:r>
          </w:p>
        </w:tc>
        <w:tc>
          <w:tcPr>
            <w:tcW w:w="1229" w:type="dxa"/>
            <w:vAlign w:val="center"/>
          </w:tcPr>
          <w:p w14:paraId="0000053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146</w:t>
            </w:r>
          </w:p>
        </w:tc>
      </w:tr>
      <w:tr w:rsidR="00850D8F" w14:paraId="32A6E22A" w14:textId="77777777">
        <w:trPr>
          <w:trHeight w:val="330"/>
          <w:jc w:val="center"/>
        </w:trPr>
        <w:tc>
          <w:tcPr>
            <w:tcW w:w="1228" w:type="dxa"/>
            <w:tcBorders>
              <w:right w:val="single" w:sz="4" w:space="0" w:color="000000"/>
            </w:tcBorders>
            <w:shd w:val="clear" w:color="auto" w:fill="D9D9D9"/>
            <w:vAlign w:val="center"/>
          </w:tcPr>
          <w:p w14:paraId="0000053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58</w:t>
            </w:r>
          </w:p>
        </w:tc>
        <w:tc>
          <w:tcPr>
            <w:tcW w:w="1229" w:type="dxa"/>
            <w:tcBorders>
              <w:left w:val="single" w:sz="4" w:space="0" w:color="000000"/>
            </w:tcBorders>
            <w:vAlign w:val="center"/>
          </w:tcPr>
          <w:p w14:paraId="0000053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210</w:t>
            </w:r>
          </w:p>
        </w:tc>
        <w:tc>
          <w:tcPr>
            <w:tcW w:w="1228" w:type="dxa"/>
            <w:vAlign w:val="center"/>
          </w:tcPr>
          <w:p w14:paraId="0000053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212</w:t>
            </w:r>
          </w:p>
        </w:tc>
        <w:tc>
          <w:tcPr>
            <w:tcW w:w="1229" w:type="dxa"/>
            <w:vAlign w:val="center"/>
          </w:tcPr>
          <w:p w14:paraId="0000053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236</w:t>
            </w:r>
          </w:p>
        </w:tc>
        <w:tc>
          <w:tcPr>
            <w:tcW w:w="1228" w:type="dxa"/>
            <w:vAlign w:val="center"/>
          </w:tcPr>
          <w:p w14:paraId="0000053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235</w:t>
            </w:r>
          </w:p>
        </w:tc>
        <w:tc>
          <w:tcPr>
            <w:tcW w:w="1229" w:type="dxa"/>
            <w:vAlign w:val="center"/>
          </w:tcPr>
          <w:p w14:paraId="0000053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239</w:t>
            </w:r>
          </w:p>
        </w:tc>
        <w:tc>
          <w:tcPr>
            <w:tcW w:w="1228" w:type="dxa"/>
            <w:vAlign w:val="center"/>
          </w:tcPr>
          <w:p w14:paraId="0000053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195</w:t>
            </w:r>
          </w:p>
        </w:tc>
        <w:tc>
          <w:tcPr>
            <w:tcW w:w="1229" w:type="dxa"/>
            <w:vAlign w:val="center"/>
          </w:tcPr>
          <w:p w14:paraId="0000053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261</w:t>
            </w:r>
          </w:p>
        </w:tc>
        <w:tc>
          <w:tcPr>
            <w:tcW w:w="1228" w:type="dxa"/>
            <w:vAlign w:val="center"/>
          </w:tcPr>
          <w:p w14:paraId="0000053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276</w:t>
            </w:r>
          </w:p>
        </w:tc>
        <w:tc>
          <w:tcPr>
            <w:tcW w:w="1229" w:type="dxa"/>
            <w:vAlign w:val="center"/>
          </w:tcPr>
          <w:p w14:paraId="0000053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145</w:t>
            </w:r>
          </w:p>
        </w:tc>
        <w:tc>
          <w:tcPr>
            <w:tcW w:w="1228" w:type="dxa"/>
            <w:vAlign w:val="center"/>
          </w:tcPr>
          <w:p w14:paraId="0000054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128</w:t>
            </w:r>
          </w:p>
        </w:tc>
        <w:tc>
          <w:tcPr>
            <w:tcW w:w="1229" w:type="dxa"/>
            <w:vAlign w:val="center"/>
          </w:tcPr>
          <w:p w14:paraId="0000054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163</w:t>
            </w:r>
          </w:p>
        </w:tc>
      </w:tr>
      <w:tr w:rsidR="00850D8F" w14:paraId="473F2CBD" w14:textId="77777777">
        <w:trPr>
          <w:trHeight w:val="330"/>
          <w:jc w:val="center"/>
        </w:trPr>
        <w:tc>
          <w:tcPr>
            <w:tcW w:w="1228" w:type="dxa"/>
            <w:tcBorders>
              <w:right w:val="single" w:sz="4" w:space="0" w:color="000000"/>
            </w:tcBorders>
            <w:shd w:val="clear" w:color="auto" w:fill="D9D9D9"/>
            <w:vAlign w:val="center"/>
          </w:tcPr>
          <w:p w14:paraId="0000054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59</w:t>
            </w:r>
          </w:p>
        </w:tc>
        <w:tc>
          <w:tcPr>
            <w:tcW w:w="1229" w:type="dxa"/>
            <w:tcBorders>
              <w:left w:val="single" w:sz="4" w:space="0" w:color="000000"/>
            </w:tcBorders>
            <w:vAlign w:val="center"/>
          </w:tcPr>
          <w:p w14:paraId="0000054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233</w:t>
            </w:r>
          </w:p>
        </w:tc>
        <w:tc>
          <w:tcPr>
            <w:tcW w:w="1228" w:type="dxa"/>
            <w:vAlign w:val="center"/>
          </w:tcPr>
          <w:p w14:paraId="0000054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236</w:t>
            </w:r>
          </w:p>
        </w:tc>
        <w:tc>
          <w:tcPr>
            <w:tcW w:w="1229" w:type="dxa"/>
            <w:vAlign w:val="center"/>
          </w:tcPr>
          <w:p w14:paraId="0000054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263</w:t>
            </w:r>
          </w:p>
        </w:tc>
        <w:tc>
          <w:tcPr>
            <w:tcW w:w="1228" w:type="dxa"/>
            <w:vAlign w:val="center"/>
          </w:tcPr>
          <w:p w14:paraId="0000054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262</w:t>
            </w:r>
          </w:p>
        </w:tc>
        <w:tc>
          <w:tcPr>
            <w:tcW w:w="1229" w:type="dxa"/>
            <w:vAlign w:val="center"/>
          </w:tcPr>
          <w:p w14:paraId="0000054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266</w:t>
            </w:r>
          </w:p>
        </w:tc>
        <w:tc>
          <w:tcPr>
            <w:tcW w:w="1228" w:type="dxa"/>
            <w:vAlign w:val="center"/>
          </w:tcPr>
          <w:p w14:paraId="0000054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217</w:t>
            </w:r>
          </w:p>
        </w:tc>
        <w:tc>
          <w:tcPr>
            <w:tcW w:w="1229" w:type="dxa"/>
            <w:vAlign w:val="center"/>
          </w:tcPr>
          <w:p w14:paraId="0000054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290</w:t>
            </w:r>
          </w:p>
        </w:tc>
        <w:tc>
          <w:tcPr>
            <w:tcW w:w="1228" w:type="dxa"/>
            <w:vAlign w:val="center"/>
          </w:tcPr>
          <w:p w14:paraId="0000054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307</w:t>
            </w:r>
          </w:p>
        </w:tc>
        <w:tc>
          <w:tcPr>
            <w:tcW w:w="1229" w:type="dxa"/>
            <w:vAlign w:val="center"/>
          </w:tcPr>
          <w:p w14:paraId="0000054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161</w:t>
            </w:r>
          </w:p>
        </w:tc>
        <w:tc>
          <w:tcPr>
            <w:tcW w:w="1228" w:type="dxa"/>
            <w:vAlign w:val="center"/>
          </w:tcPr>
          <w:p w14:paraId="0000054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142</w:t>
            </w:r>
          </w:p>
        </w:tc>
        <w:tc>
          <w:tcPr>
            <w:tcW w:w="1229" w:type="dxa"/>
            <w:vAlign w:val="center"/>
          </w:tcPr>
          <w:p w14:paraId="0000054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181</w:t>
            </w:r>
          </w:p>
        </w:tc>
      </w:tr>
      <w:tr w:rsidR="00850D8F" w14:paraId="5DA43370" w14:textId="77777777">
        <w:trPr>
          <w:trHeight w:val="330"/>
          <w:jc w:val="center"/>
        </w:trPr>
        <w:tc>
          <w:tcPr>
            <w:tcW w:w="1228" w:type="dxa"/>
            <w:tcBorders>
              <w:right w:val="single" w:sz="4" w:space="0" w:color="000000"/>
            </w:tcBorders>
            <w:shd w:val="clear" w:color="auto" w:fill="D9D9D9"/>
            <w:vAlign w:val="center"/>
          </w:tcPr>
          <w:p w14:paraId="0000054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60</w:t>
            </w:r>
          </w:p>
        </w:tc>
        <w:tc>
          <w:tcPr>
            <w:tcW w:w="1229" w:type="dxa"/>
            <w:tcBorders>
              <w:left w:val="single" w:sz="4" w:space="0" w:color="000000"/>
            </w:tcBorders>
            <w:vAlign w:val="center"/>
          </w:tcPr>
          <w:p w14:paraId="0000054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260</w:t>
            </w:r>
          </w:p>
        </w:tc>
        <w:tc>
          <w:tcPr>
            <w:tcW w:w="1228" w:type="dxa"/>
            <w:vAlign w:val="center"/>
          </w:tcPr>
          <w:p w14:paraId="0000055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263</w:t>
            </w:r>
          </w:p>
        </w:tc>
        <w:tc>
          <w:tcPr>
            <w:tcW w:w="1229" w:type="dxa"/>
            <w:vAlign w:val="center"/>
          </w:tcPr>
          <w:p w14:paraId="0000055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293</w:t>
            </w:r>
          </w:p>
        </w:tc>
        <w:tc>
          <w:tcPr>
            <w:tcW w:w="1228" w:type="dxa"/>
            <w:vAlign w:val="center"/>
          </w:tcPr>
          <w:p w14:paraId="0000055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292</w:t>
            </w:r>
          </w:p>
        </w:tc>
        <w:tc>
          <w:tcPr>
            <w:tcW w:w="1229" w:type="dxa"/>
            <w:vAlign w:val="center"/>
          </w:tcPr>
          <w:p w14:paraId="0000055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296</w:t>
            </w:r>
          </w:p>
        </w:tc>
        <w:tc>
          <w:tcPr>
            <w:tcW w:w="1228" w:type="dxa"/>
            <w:vAlign w:val="center"/>
          </w:tcPr>
          <w:p w14:paraId="0000055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242</w:t>
            </w:r>
          </w:p>
        </w:tc>
        <w:tc>
          <w:tcPr>
            <w:tcW w:w="1229" w:type="dxa"/>
            <w:vAlign w:val="center"/>
          </w:tcPr>
          <w:p w14:paraId="0000055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324</w:t>
            </w:r>
          </w:p>
        </w:tc>
        <w:tc>
          <w:tcPr>
            <w:tcW w:w="1228" w:type="dxa"/>
            <w:vAlign w:val="center"/>
          </w:tcPr>
          <w:p w14:paraId="0000055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342</w:t>
            </w:r>
          </w:p>
        </w:tc>
        <w:tc>
          <w:tcPr>
            <w:tcW w:w="1229" w:type="dxa"/>
            <w:vAlign w:val="center"/>
          </w:tcPr>
          <w:p w14:paraId="0000055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180</w:t>
            </w:r>
          </w:p>
        </w:tc>
        <w:tc>
          <w:tcPr>
            <w:tcW w:w="1228" w:type="dxa"/>
            <w:vAlign w:val="center"/>
          </w:tcPr>
          <w:p w14:paraId="0000055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158</w:t>
            </w:r>
          </w:p>
        </w:tc>
        <w:tc>
          <w:tcPr>
            <w:tcW w:w="1229" w:type="dxa"/>
            <w:vAlign w:val="center"/>
          </w:tcPr>
          <w:p w14:paraId="0000055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202</w:t>
            </w:r>
          </w:p>
        </w:tc>
      </w:tr>
      <w:tr w:rsidR="00850D8F" w14:paraId="7F563549" w14:textId="77777777">
        <w:trPr>
          <w:trHeight w:val="330"/>
          <w:jc w:val="center"/>
        </w:trPr>
        <w:tc>
          <w:tcPr>
            <w:tcW w:w="1228" w:type="dxa"/>
            <w:tcBorders>
              <w:right w:val="single" w:sz="4" w:space="0" w:color="000000"/>
            </w:tcBorders>
            <w:shd w:val="clear" w:color="auto" w:fill="D9D9D9"/>
            <w:vAlign w:val="center"/>
          </w:tcPr>
          <w:p w14:paraId="0000055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61</w:t>
            </w:r>
          </w:p>
        </w:tc>
        <w:tc>
          <w:tcPr>
            <w:tcW w:w="1229" w:type="dxa"/>
            <w:tcBorders>
              <w:left w:val="single" w:sz="4" w:space="0" w:color="000000"/>
            </w:tcBorders>
            <w:vAlign w:val="center"/>
          </w:tcPr>
          <w:p w14:paraId="0000055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290</w:t>
            </w:r>
          </w:p>
        </w:tc>
        <w:tc>
          <w:tcPr>
            <w:tcW w:w="1228" w:type="dxa"/>
            <w:vAlign w:val="center"/>
          </w:tcPr>
          <w:p w14:paraId="0000055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293</w:t>
            </w:r>
          </w:p>
        </w:tc>
        <w:tc>
          <w:tcPr>
            <w:tcW w:w="1229" w:type="dxa"/>
            <w:vAlign w:val="center"/>
          </w:tcPr>
          <w:p w14:paraId="0000055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326</w:t>
            </w:r>
          </w:p>
        </w:tc>
        <w:tc>
          <w:tcPr>
            <w:tcW w:w="1228" w:type="dxa"/>
            <w:vAlign w:val="center"/>
          </w:tcPr>
          <w:p w14:paraId="0000055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325</w:t>
            </w:r>
          </w:p>
        </w:tc>
        <w:tc>
          <w:tcPr>
            <w:tcW w:w="1229" w:type="dxa"/>
            <w:vAlign w:val="center"/>
          </w:tcPr>
          <w:p w14:paraId="0000055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330</w:t>
            </w:r>
          </w:p>
        </w:tc>
        <w:tc>
          <w:tcPr>
            <w:tcW w:w="1228" w:type="dxa"/>
            <w:vAlign w:val="center"/>
          </w:tcPr>
          <w:p w14:paraId="0000056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270</w:t>
            </w:r>
          </w:p>
        </w:tc>
        <w:tc>
          <w:tcPr>
            <w:tcW w:w="1229" w:type="dxa"/>
            <w:vAlign w:val="center"/>
          </w:tcPr>
          <w:p w14:paraId="0000056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360</w:t>
            </w:r>
          </w:p>
        </w:tc>
        <w:tc>
          <w:tcPr>
            <w:tcW w:w="1228" w:type="dxa"/>
            <w:vAlign w:val="center"/>
          </w:tcPr>
          <w:p w14:paraId="0000056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381</w:t>
            </w:r>
          </w:p>
        </w:tc>
        <w:tc>
          <w:tcPr>
            <w:tcW w:w="1229" w:type="dxa"/>
            <w:vAlign w:val="center"/>
          </w:tcPr>
          <w:p w14:paraId="0000056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200</w:t>
            </w:r>
          </w:p>
        </w:tc>
        <w:tc>
          <w:tcPr>
            <w:tcW w:w="1228" w:type="dxa"/>
            <w:vAlign w:val="center"/>
          </w:tcPr>
          <w:p w14:paraId="0000056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177</w:t>
            </w:r>
          </w:p>
        </w:tc>
        <w:tc>
          <w:tcPr>
            <w:tcW w:w="1229" w:type="dxa"/>
            <w:vAlign w:val="center"/>
          </w:tcPr>
          <w:p w14:paraId="0000056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225</w:t>
            </w:r>
          </w:p>
        </w:tc>
      </w:tr>
      <w:tr w:rsidR="00850D8F" w14:paraId="29473D6A" w14:textId="77777777">
        <w:trPr>
          <w:trHeight w:val="330"/>
          <w:jc w:val="center"/>
        </w:trPr>
        <w:tc>
          <w:tcPr>
            <w:tcW w:w="1228" w:type="dxa"/>
            <w:tcBorders>
              <w:right w:val="single" w:sz="4" w:space="0" w:color="000000"/>
            </w:tcBorders>
            <w:shd w:val="clear" w:color="auto" w:fill="D9D9D9"/>
            <w:vAlign w:val="center"/>
          </w:tcPr>
          <w:p w14:paraId="0000056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62</w:t>
            </w:r>
          </w:p>
        </w:tc>
        <w:tc>
          <w:tcPr>
            <w:tcW w:w="1229" w:type="dxa"/>
            <w:tcBorders>
              <w:left w:val="single" w:sz="4" w:space="0" w:color="000000"/>
            </w:tcBorders>
            <w:vAlign w:val="center"/>
          </w:tcPr>
          <w:p w14:paraId="0000056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322</w:t>
            </w:r>
          </w:p>
        </w:tc>
        <w:tc>
          <w:tcPr>
            <w:tcW w:w="1228" w:type="dxa"/>
            <w:vAlign w:val="center"/>
          </w:tcPr>
          <w:p w14:paraId="0000056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326</w:t>
            </w:r>
          </w:p>
        </w:tc>
        <w:tc>
          <w:tcPr>
            <w:tcW w:w="1229" w:type="dxa"/>
            <w:vAlign w:val="center"/>
          </w:tcPr>
          <w:p w14:paraId="0000056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363</w:t>
            </w:r>
          </w:p>
        </w:tc>
        <w:tc>
          <w:tcPr>
            <w:tcW w:w="1228" w:type="dxa"/>
            <w:vAlign w:val="center"/>
          </w:tcPr>
          <w:p w14:paraId="0000056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361</w:t>
            </w:r>
          </w:p>
        </w:tc>
        <w:tc>
          <w:tcPr>
            <w:tcW w:w="1229" w:type="dxa"/>
            <w:vAlign w:val="center"/>
          </w:tcPr>
          <w:p w14:paraId="0000056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367</w:t>
            </w:r>
          </w:p>
        </w:tc>
        <w:tc>
          <w:tcPr>
            <w:tcW w:w="1228" w:type="dxa"/>
            <w:vAlign w:val="center"/>
          </w:tcPr>
          <w:p w14:paraId="0000056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300</w:t>
            </w:r>
          </w:p>
        </w:tc>
        <w:tc>
          <w:tcPr>
            <w:tcW w:w="1229" w:type="dxa"/>
            <w:vAlign w:val="center"/>
          </w:tcPr>
          <w:p w14:paraId="0000056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401</w:t>
            </w:r>
          </w:p>
        </w:tc>
        <w:tc>
          <w:tcPr>
            <w:tcW w:w="1228" w:type="dxa"/>
            <w:vAlign w:val="center"/>
          </w:tcPr>
          <w:p w14:paraId="0000056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424</w:t>
            </w:r>
          </w:p>
        </w:tc>
        <w:tc>
          <w:tcPr>
            <w:tcW w:w="1229" w:type="dxa"/>
            <w:vAlign w:val="center"/>
          </w:tcPr>
          <w:p w14:paraId="0000056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223</w:t>
            </w:r>
          </w:p>
        </w:tc>
        <w:tc>
          <w:tcPr>
            <w:tcW w:w="1228" w:type="dxa"/>
            <w:vAlign w:val="center"/>
          </w:tcPr>
          <w:p w14:paraId="0000057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196</w:t>
            </w:r>
          </w:p>
        </w:tc>
        <w:tc>
          <w:tcPr>
            <w:tcW w:w="1229" w:type="dxa"/>
            <w:vAlign w:val="center"/>
          </w:tcPr>
          <w:p w14:paraId="0000057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250</w:t>
            </w:r>
          </w:p>
        </w:tc>
      </w:tr>
      <w:tr w:rsidR="00850D8F" w14:paraId="2D0BC3C8" w14:textId="77777777">
        <w:trPr>
          <w:trHeight w:val="330"/>
          <w:jc w:val="center"/>
        </w:trPr>
        <w:tc>
          <w:tcPr>
            <w:tcW w:w="1228" w:type="dxa"/>
            <w:tcBorders>
              <w:right w:val="single" w:sz="4" w:space="0" w:color="000000"/>
            </w:tcBorders>
            <w:shd w:val="clear" w:color="auto" w:fill="D9D9D9"/>
            <w:vAlign w:val="center"/>
          </w:tcPr>
          <w:p w14:paraId="0000057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63</w:t>
            </w:r>
          </w:p>
        </w:tc>
        <w:tc>
          <w:tcPr>
            <w:tcW w:w="1229" w:type="dxa"/>
            <w:tcBorders>
              <w:left w:val="single" w:sz="4" w:space="0" w:color="000000"/>
            </w:tcBorders>
            <w:vAlign w:val="center"/>
          </w:tcPr>
          <w:p w14:paraId="0000057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360</w:t>
            </w:r>
          </w:p>
        </w:tc>
        <w:tc>
          <w:tcPr>
            <w:tcW w:w="1228" w:type="dxa"/>
            <w:vAlign w:val="center"/>
          </w:tcPr>
          <w:p w14:paraId="0000057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364</w:t>
            </w:r>
          </w:p>
        </w:tc>
        <w:tc>
          <w:tcPr>
            <w:tcW w:w="1229" w:type="dxa"/>
            <w:vAlign w:val="center"/>
          </w:tcPr>
          <w:p w14:paraId="0000057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405</w:t>
            </w:r>
          </w:p>
        </w:tc>
        <w:tc>
          <w:tcPr>
            <w:tcW w:w="1228" w:type="dxa"/>
            <w:vAlign w:val="center"/>
          </w:tcPr>
          <w:p w14:paraId="0000057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403</w:t>
            </w:r>
          </w:p>
        </w:tc>
        <w:tc>
          <w:tcPr>
            <w:tcW w:w="1229" w:type="dxa"/>
            <w:vAlign w:val="center"/>
          </w:tcPr>
          <w:p w14:paraId="0000057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410</w:t>
            </w:r>
          </w:p>
        </w:tc>
        <w:tc>
          <w:tcPr>
            <w:tcW w:w="1228" w:type="dxa"/>
            <w:vAlign w:val="center"/>
          </w:tcPr>
          <w:p w14:paraId="0000057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335</w:t>
            </w:r>
          </w:p>
        </w:tc>
        <w:tc>
          <w:tcPr>
            <w:tcW w:w="1229" w:type="dxa"/>
            <w:vAlign w:val="center"/>
          </w:tcPr>
          <w:p w14:paraId="0000057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448</w:t>
            </w:r>
          </w:p>
        </w:tc>
        <w:tc>
          <w:tcPr>
            <w:tcW w:w="1228" w:type="dxa"/>
            <w:vAlign w:val="center"/>
          </w:tcPr>
          <w:p w14:paraId="0000057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474</w:t>
            </w:r>
          </w:p>
        </w:tc>
        <w:tc>
          <w:tcPr>
            <w:tcW w:w="1229" w:type="dxa"/>
            <w:vAlign w:val="center"/>
          </w:tcPr>
          <w:p w14:paraId="0000057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249</w:t>
            </w:r>
          </w:p>
        </w:tc>
        <w:tc>
          <w:tcPr>
            <w:tcW w:w="1228" w:type="dxa"/>
            <w:vAlign w:val="center"/>
          </w:tcPr>
          <w:p w14:paraId="0000057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219</w:t>
            </w:r>
          </w:p>
        </w:tc>
        <w:tc>
          <w:tcPr>
            <w:tcW w:w="1229" w:type="dxa"/>
            <w:vAlign w:val="center"/>
          </w:tcPr>
          <w:p w14:paraId="0000057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279</w:t>
            </w:r>
          </w:p>
        </w:tc>
      </w:tr>
      <w:tr w:rsidR="00850D8F" w14:paraId="376292F1" w14:textId="77777777">
        <w:trPr>
          <w:trHeight w:val="330"/>
          <w:jc w:val="center"/>
        </w:trPr>
        <w:tc>
          <w:tcPr>
            <w:tcW w:w="1228" w:type="dxa"/>
            <w:tcBorders>
              <w:right w:val="single" w:sz="4" w:space="0" w:color="000000"/>
            </w:tcBorders>
            <w:shd w:val="clear" w:color="auto" w:fill="D9D9D9"/>
            <w:vAlign w:val="center"/>
          </w:tcPr>
          <w:p w14:paraId="0000057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64</w:t>
            </w:r>
          </w:p>
        </w:tc>
        <w:tc>
          <w:tcPr>
            <w:tcW w:w="1229" w:type="dxa"/>
            <w:tcBorders>
              <w:left w:val="single" w:sz="4" w:space="0" w:color="000000"/>
            </w:tcBorders>
            <w:vAlign w:val="center"/>
          </w:tcPr>
          <w:p w14:paraId="0000057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400</w:t>
            </w:r>
          </w:p>
        </w:tc>
        <w:tc>
          <w:tcPr>
            <w:tcW w:w="1228" w:type="dxa"/>
            <w:vAlign w:val="center"/>
          </w:tcPr>
          <w:p w14:paraId="0000058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405</w:t>
            </w:r>
          </w:p>
        </w:tc>
        <w:tc>
          <w:tcPr>
            <w:tcW w:w="1229" w:type="dxa"/>
            <w:vAlign w:val="center"/>
          </w:tcPr>
          <w:p w14:paraId="0000058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451</w:t>
            </w:r>
          </w:p>
        </w:tc>
        <w:tc>
          <w:tcPr>
            <w:tcW w:w="1228" w:type="dxa"/>
            <w:vAlign w:val="center"/>
          </w:tcPr>
          <w:p w14:paraId="0000058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449</w:t>
            </w:r>
          </w:p>
        </w:tc>
        <w:tc>
          <w:tcPr>
            <w:tcW w:w="1229" w:type="dxa"/>
            <w:vAlign w:val="center"/>
          </w:tcPr>
          <w:p w14:paraId="0000058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456</w:t>
            </w:r>
          </w:p>
        </w:tc>
        <w:tc>
          <w:tcPr>
            <w:tcW w:w="1228" w:type="dxa"/>
            <w:vAlign w:val="center"/>
          </w:tcPr>
          <w:p w14:paraId="0000058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373</w:t>
            </w:r>
          </w:p>
        </w:tc>
        <w:tc>
          <w:tcPr>
            <w:tcW w:w="1229" w:type="dxa"/>
            <w:vAlign w:val="center"/>
          </w:tcPr>
          <w:p w14:paraId="0000058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498</w:t>
            </w:r>
          </w:p>
        </w:tc>
        <w:tc>
          <w:tcPr>
            <w:tcW w:w="1228" w:type="dxa"/>
            <w:vAlign w:val="center"/>
          </w:tcPr>
          <w:p w14:paraId="0000058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527</w:t>
            </w:r>
          </w:p>
        </w:tc>
        <w:tc>
          <w:tcPr>
            <w:tcW w:w="1229" w:type="dxa"/>
            <w:vAlign w:val="center"/>
          </w:tcPr>
          <w:p w14:paraId="0000058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277</w:t>
            </w:r>
          </w:p>
        </w:tc>
        <w:tc>
          <w:tcPr>
            <w:tcW w:w="1228" w:type="dxa"/>
            <w:vAlign w:val="center"/>
          </w:tcPr>
          <w:p w14:paraId="0000058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244</w:t>
            </w:r>
          </w:p>
        </w:tc>
        <w:tc>
          <w:tcPr>
            <w:tcW w:w="1229" w:type="dxa"/>
            <w:vAlign w:val="center"/>
          </w:tcPr>
          <w:p w14:paraId="0000058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311</w:t>
            </w:r>
          </w:p>
        </w:tc>
      </w:tr>
      <w:tr w:rsidR="00850D8F" w14:paraId="5BAC05BC" w14:textId="77777777">
        <w:trPr>
          <w:trHeight w:val="330"/>
          <w:jc w:val="center"/>
        </w:trPr>
        <w:tc>
          <w:tcPr>
            <w:tcW w:w="1228" w:type="dxa"/>
            <w:tcBorders>
              <w:right w:val="single" w:sz="4" w:space="0" w:color="000000"/>
            </w:tcBorders>
            <w:shd w:val="clear" w:color="auto" w:fill="D9D9D9"/>
            <w:vAlign w:val="center"/>
          </w:tcPr>
          <w:p w14:paraId="0000058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65</w:t>
            </w:r>
          </w:p>
        </w:tc>
        <w:tc>
          <w:tcPr>
            <w:tcW w:w="1229" w:type="dxa"/>
            <w:tcBorders>
              <w:left w:val="single" w:sz="4" w:space="0" w:color="000000"/>
            </w:tcBorders>
            <w:vAlign w:val="center"/>
          </w:tcPr>
          <w:p w14:paraId="0000058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447</w:t>
            </w:r>
          </w:p>
        </w:tc>
        <w:tc>
          <w:tcPr>
            <w:tcW w:w="1228" w:type="dxa"/>
            <w:vAlign w:val="center"/>
          </w:tcPr>
          <w:p w14:paraId="0000058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452</w:t>
            </w:r>
          </w:p>
        </w:tc>
        <w:tc>
          <w:tcPr>
            <w:tcW w:w="1229" w:type="dxa"/>
            <w:vAlign w:val="center"/>
          </w:tcPr>
          <w:p w14:paraId="0000058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503</w:t>
            </w:r>
          </w:p>
        </w:tc>
        <w:tc>
          <w:tcPr>
            <w:tcW w:w="1228" w:type="dxa"/>
            <w:vAlign w:val="center"/>
          </w:tcPr>
          <w:p w14:paraId="0000058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501</w:t>
            </w:r>
          </w:p>
        </w:tc>
        <w:tc>
          <w:tcPr>
            <w:tcW w:w="1229" w:type="dxa"/>
            <w:vAlign w:val="center"/>
          </w:tcPr>
          <w:p w14:paraId="0000058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509</w:t>
            </w:r>
          </w:p>
        </w:tc>
        <w:tc>
          <w:tcPr>
            <w:tcW w:w="1228" w:type="dxa"/>
            <w:vAlign w:val="center"/>
          </w:tcPr>
          <w:p w14:paraId="0000059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416</w:t>
            </w:r>
          </w:p>
        </w:tc>
        <w:tc>
          <w:tcPr>
            <w:tcW w:w="1229" w:type="dxa"/>
            <w:vAlign w:val="center"/>
          </w:tcPr>
          <w:p w14:paraId="0000059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556</w:t>
            </w:r>
          </w:p>
        </w:tc>
        <w:tc>
          <w:tcPr>
            <w:tcW w:w="1228" w:type="dxa"/>
            <w:vAlign w:val="center"/>
          </w:tcPr>
          <w:p w14:paraId="0000059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588</w:t>
            </w:r>
          </w:p>
        </w:tc>
        <w:tc>
          <w:tcPr>
            <w:tcW w:w="1229" w:type="dxa"/>
            <w:vAlign w:val="center"/>
          </w:tcPr>
          <w:p w14:paraId="0000059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309</w:t>
            </w:r>
          </w:p>
        </w:tc>
        <w:tc>
          <w:tcPr>
            <w:tcW w:w="1228" w:type="dxa"/>
            <w:vAlign w:val="center"/>
          </w:tcPr>
          <w:p w14:paraId="0000059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272</w:t>
            </w:r>
          </w:p>
        </w:tc>
        <w:tc>
          <w:tcPr>
            <w:tcW w:w="1229" w:type="dxa"/>
            <w:vAlign w:val="center"/>
          </w:tcPr>
          <w:p w14:paraId="0000059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347</w:t>
            </w:r>
          </w:p>
        </w:tc>
      </w:tr>
      <w:tr w:rsidR="00850D8F" w14:paraId="7164E37F" w14:textId="77777777">
        <w:trPr>
          <w:trHeight w:val="330"/>
          <w:jc w:val="center"/>
        </w:trPr>
        <w:tc>
          <w:tcPr>
            <w:tcW w:w="1228" w:type="dxa"/>
            <w:tcBorders>
              <w:right w:val="single" w:sz="4" w:space="0" w:color="000000"/>
            </w:tcBorders>
            <w:shd w:val="clear" w:color="auto" w:fill="D9D9D9"/>
            <w:vAlign w:val="center"/>
          </w:tcPr>
          <w:p w14:paraId="0000059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lastRenderedPageBreak/>
              <w:t>66</w:t>
            </w:r>
          </w:p>
        </w:tc>
        <w:tc>
          <w:tcPr>
            <w:tcW w:w="1229" w:type="dxa"/>
            <w:tcBorders>
              <w:left w:val="single" w:sz="4" w:space="0" w:color="000000"/>
            </w:tcBorders>
            <w:vAlign w:val="center"/>
          </w:tcPr>
          <w:p w14:paraId="0000059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497</w:t>
            </w:r>
          </w:p>
        </w:tc>
        <w:tc>
          <w:tcPr>
            <w:tcW w:w="1228" w:type="dxa"/>
            <w:vAlign w:val="center"/>
          </w:tcPr>
          <w:p w14:paraId="0000059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503</w:t>
            </w:r>
          </w:p>
        </w:tc>
        <w:tc>
          <w:tcPr>
            <w:tcW w:w="1229" w:type="dxa"/>
            <w:vAlign w:val="center"/>
          </w:tcPr>
          <w:p w14:paraId="0000059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564</w:t>
            </w:r>
          </w:p>
        </w:tc>
        <w:tc>
          <w:tcPr>
            <w:tcW w:w="1228" w:type="dxa"/>
            <w:vAlign w:val="center"/>
          </w:tcPr>
          <w:p w14:paraId="0000059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560</w:t>
            </w:r>
          </w:p>
        </w:tc>
        <w:tc>
          <w:tcPr>
            <w:tcW w:w="1229" w:type="dxa"/>
            <w:vAlign w:val="center"/>
          </w:tcPr>
          <w:p w14:paraId="0000059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569</w:t>
            </w:r>
          </w:p>
        </w:tc>
        <w:tc>
          <w:tcPr>
            <w:tcW w:w="1228" w:type="dxa"/>
            <w:vAlign w:val="center"/>
          </w:tcPr>
          <w:p w14:paraId="0000059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464</w:t>
            </w:r>
          </w:p>
        </w:tc>
        <w:tc>
          <w:tcPr>
            <w:tcW w:w="1229" w:type="dxa"/>
            <w:vAlign w:val="center"/>
          </w:tcPr>
          <w:p w14:paraId="0000059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619</w:t>
            </w:r>
          </w:p>
        </w:tc>
        <w:tc>
          <w:tcPr>
            <w:tcW w:w="1228" w:type="dxa"/>
            <w:vAlign w:val="center"/>
          </w:tcPr>
          <w:p w14:paraId="0000059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660</w:t>
            </w:r>
          </w:p>
        </w:tc>
        <w:tc>
          <w:tcPr>
            <w:tcW w:w="1229" w:type="dxa"/>
            <w:vAlign w:val="center"/>
          </w:tcPr>
          <w:p w14:paraId="0000059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344</w:t>
            </w:r>
          </w:p>
        </w:tc>
        <w:tc>
          <w:tcPr>
            <w:tcW w:w="1228" w:type="dxa"/>
            <w:vAlign w:val="center"/>
          </w:tcPr>
          <w:p w14:paraId="000005A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303</w:t>
            </w:r>
          </w:p>
        </w:tc>
        <w:tc>
          <w:tcPr>
            <w:tcW w:w="1229" w:type="dxa"/>
            <w:vAlign w:val="center"/>
          </w:tcPr>
          <w:p w14:paraId="000005A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386</w:t>
            </w:r>
          </w:p>
        </w:tc>
      </w:tr>
      <w:tr w:rsidR="00850D8F" w14:paraId="4678760C" w14:textId="77777777">
        <w:trPr>
          <w:trHeight w:val="330"/>
          <w:jc w:val="center"/>
        </w:trPr>
        <w:tc>
          <w:tcPr>
            <w:tcW w:w="1228" w:type="dxa"/>
            <w:tcBorders>
              <w:right w:val="single" w:sz="4" w:space="0" w:color="000000"/>
            </w:tcBorders>
            <w:shd w:val="clear" w:color="auto" w:fill="D9D9D9"/>
            <w:vAlign w:val="center"/>
          </w:tcPr>
          <w:p w14:paraId="000005A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67</w:t>
            </w:r>
          </w:p>
        </w:tc>
        <w:tc>
          <w:tcPr>
            <w:tcW w:w="1229" w:type="dxa"/>
            <w:tcBorders>
              <w:left w:val="single" w:sz="4" w:space="0" w:color="000000"/>
            </w:tcBorders>
            <w:vAlign w:val="center"/>
          </w:tcPr>
          <w:p w14:paraId="000005A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555</w:t>
            </w:r>
          </w:p>
        </w:tc>
        <w:tc>
          <w:tcPr>
            <w:tcW w:w="1228" w:type="dxa"/>
            <w:vAlign w:val="center"/>
          </w:tcPr>
          <w:p w14:paraId="000005A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561</w:t>
            </w:r>
          </w:p>
        </w:tc>
        <w:tc>
          <w:tcPr>
            <w:tcW w:w="1229" w:type="dxa"/>
            <w:vAlign w:val="center"/>
          </w:tcPr>
          <w:p w14:paraId="000005A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633</w:t>
            </w:r>
          </w:p>
        </w:tc>
        <w:tc>
          <w:tcPr>
            <w:tcW w:w="1228" w:type="dxa"/>
            <w:vAlign w:val="center"/>
          </w:tcPr>
          <w:p w14:paraId="000005A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628</w:t>
            </w:r>
          </w:p>
        </w:tc>
        <w:tc>
          <w:tcPr>
            <w:tcW w:w="1229" w:type="dxa"/>
            <w:vAlign w:val="center"/>
          </w:tcPr>
          <w:p w14:paraId="000005A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637</w:t>
            </w:r>
          </w:p>
        </w:tc>
        <w:tc>
          <w:tcPr>
            <w:tcW w:w="1228" w:type="dxa"/>
            <w:vAlign w:val="center"/>
          </w:tcPr>
          <w:p w14:paraId="000005A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519</w:t>
            </w:r>
          </w:p>
        </w:tc>
        <w:tc>
          <w:tcPr>
            <w:tcW w:w="1229" w:type="dxa"/>
            <w:vAlign w:val="center"/>
          </w:tcPr>
          <w:p w14:paraId="000005A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690</w:t>
            </w:r>
          </w:p>
        </w:tc>
        <w:tc>
          <w:tcPr>
            <w:tcW w:w="1228" w:type="dxa"/>
            <w:vAlign w:val="center"/>
          </w:tcPr>
          <w:p w14:paraId="000005A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742</w:t>
            </w:r>
          </w:p>
        </w:tc>
        <w:tc>
          <w:tcPr>
            <w:tcW w:w="1229" w:type="dxa"/>
            <w:vAlign w:val="center"/>
          </w:tcPr>
          <w:p w14:paraId="000005A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384</w:t>
            </w:r>
          </w:p>
        </w:tc>
        <w:tc>
          <w:tcPr>
            <w:tcW w:w="1228" w:type="dxa"/>
            <w:vAlign w:val="center"/>
          </w:tcPr>
          <w:p w14:paraId="000005A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338</w:t>
            </w:r>
          </w:p>
        </w:tc>
        <w:tc>
          <w:tcPr>
            <w:tcW w:w="1229" w:type="dxa"/>
            <w:vAlign w:val="center"/>
          </w:tcPr>
          <w:p w14:paraId="000005A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430</w:t>
            </w:r>
          </w:p>
        </w:tc>
      </w:tr>
      <w:tr w:rsidR="00850D8F" w14:paraId="16558E64" w14:textId="77777777">
        <w:trPr>
          <w:trHeight w:val="330"/>
          <w:jc w:val="center"/>
        </w:trPr>
        <w:tc>
          <w:tcPr>
            <w:tcW w:w="1228" w:type="dxa"/>
            <w:tcBorders>
              <w:right w:val="single" w:sz="4" w:space="0" w:color="000000"/>
            </w:tcBorders>
            <w:shd w:val="clear" w:color="auto" w:fill="D9D9D9"/>
            <w:vAlign w:val="center"/>
          </w:tcPr>
          <w:p w14:paraId="000005A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68</w:t>
            </w:r>
          </w:p>
        </w:tc>
        <w:tc>
          <w:tcPr>
            <w:tcW w:w="1229" w:type="dxa"/>
            <w:tcBorders>
              <w:left w:val="single" w:sz="4" w:space="0" w:color="000000"/>
            </w:tcBorders>
            <w:vAlign w:val="center"/>
          </w:tcPr>
          <w:p w14:paraId="000005A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618</w:t>
            </w:r>
          </w:p>
        </w:tc>
        <w:tc>
          <w:tcPr>
            <w:tcW w:w="1228" w:type="dxa"/>
            <w:vAlign w:val="center"/>
          </w:tcPr>
          <w:p w14:paraId="000005B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625</w:t>
            </w:r>
          </w:p>
        </w:tc>
        <w:tc>
          <w:tcPr>
            <w:tcW w:w="1229" w:type="dxa"/>
            <w:vAlign w:val="center"/>
          </w:tcPr>
          <w:p w14:paraId="000005B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710</w:t>
            </w:r>
          </w:p>
        </w:tc>
        <w:tc>
          <w:tcPr>
            <w:tcW w:w="1228" w:type="dxa"/>
            <w:vAlign w:val="center"/>
          </w:tcPr>
          <w:p w14:paraId="000005B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703</w:t>
            </w:r>
          </w:p>
        </w:tc>
        <w:tc>
          <w:tcPr>
            <w:tcW w:w="1229" w:type="dxa"/>
            <w:vAlign w:val="center"/>
          </w:tcPr>
          <w:p w14:paraId="000005B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712</w:t>
            </w:r>
          </w:p>
        </w:tc>
        <w:tc>
          <w:tcPr>
            <w:tcW w:w="1228" w:type="dxa"/>
            <w:vAlign w:val="center"/>
          </w:tcPr>
          <w:p w14:paraId="000005B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580</w:t>
            </w:r>
          </w:p>
        </w:tc>
        <w:tc>
          <w:tcPr>
            <w:tcW w:w="1229" w:type="dxa"/>
            <w:vAlign w:val="center"/>
          </w:tcPr>
          <w:p w14:paraId="000005B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769</w:t>
            </w:r>
          </w:p>
        </w:tc>
        <w:tc>
          <w:tcPr>
            <w:tcW w:w="1228" w:type="dxa"/>
            <w:vAlign w:val="center"/>
          </w:tcPr>
          <w:p w14:paraId="000005B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834</w:t>
            </w:r>
          </w:p>
        </w:tc>
        <w:tc>
          <w:tcPr>
            <w:tcW w:w="1229" w:type="dxa"/>
            <w:vAlign w:val="center"/>
          </w:tcPr>
          <w:p w14:paraId="000005B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427</w:t>
            </w:r>
          </w:p>
        </w:tc>
        <w:tc>
          <w:tcPr>
            <w:tcW w:w="1228" w:type="dxa"/>
            <w:vAlign w:val="center"/>
          </w:tcPr>
          <w:p w14:paraId="000005B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377</w:t>
            </w:r>
          </w:p>
        </w:tc>
        <w:tc>
          <w:tcPr>
            <w:tcW w:w="1229" w:type="dxa"/>
            <w:vAlign w:val="center"/>
          </w:tcPr>
          <w:p w14:paraId="000005B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480</w:t>
            </w:r>
          </w:p>
        </w:tc>
      </w:tr>
      <w:tr w:rsidR="00850D8F" w14:paraId="6B44589C" w14:textId="77777777">
        <w:trPr>
          <w:trHeight w:val="330"/>
          <w:jc w:val="center"/>
        </w:trPr>
        <w:tc>
          <w:tcPr>
            <w:tcW w:w="1228" w:type="dxa"/>
            <w:tcBorders>
              <w:right w:val="single" w:sz="4" w:space="0" w:color="000000"/>
            </w:tcBorders>
            <w:shd w:val="clear" w:color="auto" w:fill="D9D9D9"/>
            <w:vAlign w:val="center"/>
          </w:tcPr>
          <w:p w14:paraId="000005B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69</w:t>
            </w:r>
          </w:p>
        </w:tc>
        <w:tc>
          <w:tcPr>
            <w:tcW w:w="1229" w:type="dxa"/>
            <w:tcBorders>
              <w:left w:val="single" w:sz="4" w:space="0" w:color="000000"/>
            </w:tcBorders>
            <w:vAlign w:val="center"/>
          </w:tcPr>
          <w:p w14:paraId="000005B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688</w:t>
            </w:r>
          </w:p>
        </w:tc>
        <w:tc>
          <w:tcPr>
            <w:tcW w:w="1228" w:type="dxa"/>
            <w:vAlign w:val="center"/>
          </w:tcPr>
          <w:p w14:paraId="000005B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696</w:t>
            </w:r>
          </w:p>
        </w:tc>
        <w:tc>
          <w:tcPr>
            <w:tcW w:w="1229" w:type="dxa"/>
            <w:vAlign w:val="center"/>
          </w:tcPr>
          <w:p w14:paraId="000005B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796</w:t>
            </w:r>
          </w:p>
        </w:tc>
        <w:tc>
          <w:tcPr>
            <w:tcW w:w="1228" w:type="dxa"/>
            <w:vAlign w:val="center"/>
          </w:tcPr>
          <w:p w14:paraId="000005B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787</w:t>
            </w:r>
          </w:p>
        </w:tc>
        <w:tc>
          <w:tcPr>
            <w:tcW w:w="1229" w:type="dxa"/>
            <w:vAlign w:val="center"/>
          </w:tcPr>
          <w:p w14:paraId="000005B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796</w:t>
            </w:r>
          </w:p>
        </w:tc>
        <w:tc>
          <w:tcPr>
            <w:tcW w:w="1228" w:type="dxa"/>
            <w:vAlign w:val="center"/>
          </w:tcPr>
          <w:p w14:paraId="000005C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648</w:t>
            </w:r>
          </w:p>
        </w:tc>
        <w:tc>
          <w:tcPr>
            <w:tcW w:w="1229" w:type="dxa"/>
            <w:vAlign w:val="center"/>
          </w:tcPr>
          <w:p w14:paraId="000005C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856</w:t>
            </w:r>
          </w:p>
        </w:tc>
        <w:tc>
          <w:tcPr>
            <w:tcW w:w="1228" w:type="dxa"/>
            <w:vAlign w:val="center"/>
          </w:tcPr>
          <w:p w14:paraId="000005C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937</w:t>
            </w:r>
          </w:p>
        </w:tc>
        <w:tc>
          <w:tcPr>
            <w:tcW w:w="1229" w:type="dxa"/>
            <w:vAlign w:val="center"/>
          </w:tcPr>
          <w:p w14:paraId="000005C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476</w:t>
            </w:r>
          </w:p>
        </w:tc>
        <w:tc>
          <w:tcPr>
            <w:tcW w:w="1228" w:type="dxa"/>
            <w:vAlign w:val="center"/>
          </w:tcPr>
          <w:p w14:paraId="000005C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419</w:t>
            </w:r>
          </w:p>
        </w:tc>
        <w:tc>
          <w:tcPr>
            <w:tcW w:w="1229" w:type="dxa"/>
            <w:vAlign w:val="center"/>
          </w:tcPr>
          <w:p w14:paraId="000005C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534</w:t>
            </w:r>
          </w:p>
        </w:tc>
      </w:tr>
      <w:tr w:rsidR="00850D8F" w14:paraId="3808410C" w14:textId="77777777">
        <w:trPr>
          <w:trHeight w:val="330"/>
          <w:jc w:val="center"/>
        </w:trPr>
        <w:tc>
          <w:tcPr>
            <w:tcW w:w="1228" w:type="dxa"/>
            <w:tcBorders>
              <w:right w:val="single" w:sz="4" w:space="0" w:color="000000"/>
            </w:tcBorders>
            <w:shd w:val="clear" w:color="auto" w:fill="D9D9D9"/>
            <w:vAlign w:val="center"/>
          </w:tcPr>
          <w:p w14:paraId="000005C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70</w:t>
            </w:r>
          </w:p>
        </w:tc>
        <w:tc>
          <w:tcPr>
            <w:tcW w:w="1229" w:type="dxa"/>
            <w:tcBorders>
              <w:left w:val="single" w:sz="4" w:space="0" w:color="000000"/>
            </w:tcBorders>
            <w:vAlign w:val="center"/>
          </w:tcPr>
          <w:p w14:paraId="000005C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767</w:t>
            </w:r>
          </w:p>
        </w:tc>
        <w:tc>
          <w:tcPr>
            <w:tcW w:w="1228" w:type="dxa"/>
            <w:vAlign w:val="center"/>
          </w:tcPr>
          <w:p w14:paraId="000005C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776</w:t>
            </w:r>
          </w:p>
        </w:tc>
        <w:tc>
          <w:tcPr>
            <w:tcW w:w="1229" w:type="dxa"/>
            <w:vAlign w:val="center"/>
          </w:tcPr>
          <w:p w14:paraId="000005C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894</w:t>
            </w:r>
          </w:p>
        </w:tc>
        <w:tc>
          <w:tcPr>
            <w:tcW w:w="1228" w:type="dxa"/>
            <w:vAlign w:val="center"/>
          </w:tcPr>
          <w:p w14:paraId="000005C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882</w:t>
            </w:r>
          </w:p>
        </w:tc>
        <w:tc>
          <w:tcPr>
            <w:tcW w:w="1229" w:type="dxa"/>
            <w:vAlign w:val="center"/>
          </w:tcPr>
          <w:p w14:paraId="000005C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891</w:t>
            </w:r>
          </w:p>
        </w:tc>
        <w:tc>
          <w:tcPr>
            <w:tcW w:w="1228" w:type="dxa"/>
            <w:vAlign w:val="center"/>
          </w:tcPr>
          <w:p w14:paraId="000005C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725</w:t>
            </w:r>
          </w:p>
        </w:tc>
        <w:tc>
          <w:tcPr>
            <w:tcW w:w="1229" w:type="dxa"/>
            <w:vAlign w:val="center"/>
          </w:tcPr>
          <w:p w14:paraId="000005C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955</w:t>
            </w:r>
          </w:p>
        </w:tc>
        <w:tc>
          <w:tcPr>
            <w:tcW w:w="1228" w:type="dxa"/>
            <w:vAlign w:val="center"/>
          </w:tcPr>
          <w:p w14:paraId="000005C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1,053</w:t>
            </w:r>
          </w:p>
        </w:tc>
        <w:tc>
          <w:tcPr>
            <w:tcW w:w="1229" w:type="dxa"/>
            <w:vAlign w:val="center"/>
          </w:tcPr>
          <w:p w14:paraId="000005C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531</w:t>
            </w:r>
          </w:p>
        </w:tc>
        <w:tc>
          <w:tcPr>
            <w:tcW w:w="1228" w:type="dxa"/>
            <w:vAlign w:val="center"/>
          </w:tcPr>
          <w:p w14:paraId="000005D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468</w:t>
            </w:r>
          </w:p>
        </w:tc>
        <w:tc>
          <w:tcPr>
            <w:tcW w:w="1229" w:type="dxa"/>
            <w:vAlign w:val="center"/>
          </w:tcPr>
          <w:p w14:paraId="000005D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595</w:t>
            </w:r>
          </w:p>
        </w:tc>
      </w:tr>
      <w:tr w:rsidR="00850D8F" w14:paraId="2FB44440" w14:textId="77777777">
        <w:trPr>
          <w:trHeight w:val="330"/>
          <w:jc w:val="center"/>
        </w:trPr>
        <w:tc>
          <w:tcPr>
            <w:tcW w:w="1228" w:type="dxa"/>
            <w:tcBorders>
              <w:right w:val="single" w:sz="4" w:space="0" w:color="000000"/>
            </w:tcBorders>
            <w:shd w:val="clear" w:color="auto" w:fill="D9D9D9"/>
            <w:vAlign w:val="center"/>
          </w:tcPr>
          <w:p w14:paraId="000005D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71</w:t>
            </w:r>
          </w:p>
        </w:tc>
        <w:tc>
          <w:tcPr>
            <w:tcW w:w="1229" w:type="dxa"/>
            <w:tcBorders>
              <w:left w:val="single" w:sz="4" w:space="0" w:color="000000"/>
            </w:tcBorders>
            <w:vAlign w:val="center"/>
          </w:tcPr>
          <w:p w14:paraId="000005D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862</w:t>
            </w:r>
          </w:p>
        </w:tc>
        <w:tc>
          <w:tcPr>
            <w:tcW w:w="1228" w:type="dxa"/>
            <w:vAlign w:val="center"/>
          </w:tcPr>
          <w:p w14:paraId="000005D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872</w:t>
            </w:r>
          </w:p>
        </w:tc>
        <w:tc>
          <w:tcPr>
            <w:tcW w:w="1229" w:type="dxa"/>
            <w:vAlign w:val="center"/>
          </w:tcPr>
          <w:p w14:paraId="000005D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1,001</w:t>
            </w:r>
          </w:p>
        </w:tc>
        <w:tc>
          <w:tcPr>
            <w:tcW w:w="1228" w:type="dxa"/>
            <w:vAlign w:val="center"/>
          </w:tcPr>
          <w:p w14:paraId="000005D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989</w:t>
            </w:r>
          </w:p>
        </w:tc>
        <w:tc>
          <w:tcPr>
            <w:tcW w:w="1229" w:type="dxa"/>
            <w:vAlign w:val="center"/>
          </w:tcPr>
          <w:p w14:paraId="000005D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999</w:t>
            </w:r>
          </w:p>
        </w:tc>
        <w:tc>
          <w:tcPr>
            <w:tcW w:w="1228" w:type="dxa"/>
            <w:vAlign w:val="center"/>
          </w:tcPr>
          <w:p w14:paraId="000005D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813</w:t>
            </w:r>
          </w:p>
        </w:tc>
        <w:tc>
          <w:tcPr>
            <w:tcW w:w="1229" w:type="dxa"/>
            <w:vAlign w:val="center"/>
          </w:tcPr>
          <w:p w14:paraId="000005D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1,073</w:t>
            </w:r>
          </w:p>
        </w:tc>
        <w:tc>
          <w:tcPr>
            <w:tcW w:w="1228" w:type="dxa"/>
            <w:vAlign w:val="center"/>
          </w:tcPr>
          <w:p w14:paraId="000005D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1,180</w:t>
            </w:r>
          </w:p>
        </w:tc>
        <w:tc>
          <w:tcPr>
            <w:tcW w:w="1229" w:type="dxa"/>
            <w:vAlign w:val="center"/>
          </w:tcPr>
          <w:p w14:paraId="000005D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596</w:t>
            </w:r>
          </w:p>
        </w:tc>
        <w:tc>
          <w:tcPr>
            <w:tcW w:w="1228" w:type="dxa"/>
            <w:vAlign w:val="center"/>
          </w:tcPr>
          <w:p w14:paraId="000005D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525</w:t>
            </w:r>
          </w:p>
        </w:tc>
        <w:tc>
          <w:tcPr>
            <w:tcW w:w="1229" w:type="dxa"/>
            <w:vAlign w:val="center"/>
          </w:tcPr>
          <w:p w14:paraId="000005D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669</w:t>
            </w:r>
          </w:p>
        </w:tc>
      </w:tr>
      <w:tr w:rsidR="00850D8F" w14:paraId="31AB0B64" w14:textId="77777777">
        <w:trPr>
          <w:trHeight w:val="330"/>
          <w:jc w:val="center"/>
        </w:trPr>
        <w:tc>
          <w:tcPr>
            <w:tcW w:w="1228" w:type="dxa"/>
            <w:tcBorders>
              <w:right w:val="single" w:sz="4" w:space="0" w:color="000000"/>
            </w:tcBorders>
            <w:shd w:val="clear" w:color="auto" w:fill="D9D9D9"/>
            <w:vAlign w:val="center"/>
          </w:tcPr>
          <w:p w14:paraId="000005D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72</w:t>
            </w:r>
          </w:p>
        </w:tc>
        <w:tc>
          <w:tcPr>
            <w:tcW w:w="1229" w:type="dxa"/>
            <w:tcBorders>
              <w:left w:val="single" w:sz="4" w:space="0" w:color="000000"/>
            </w:tcBorders>
            <w:vAlign w:val="center"/>
          </w:tcPr>
          <w:p w14:paraId="000005D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969</w:t>
            </w:r>
          </w:p>
        </w:tc>
        <w:tc>
          <w:tcPr>
            <w:tcW w:w="1228" w:type="dxa"/>
            <w:vAlign w:val="center"/>
          </w:tcPr>
          <w:p w14:paraId="000005E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980</w:t>
            </w:r>
          </w:p>
        </w:tc>
        <w:tc>
          <w:tcPr>
            <w:tcW w:w="1229" w:type="dxa"/>
            <w:vAlign w:val="center"/>
          </w:tcPr>
          <w:p w14:paraId="000005E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1,121</w:t>
            </w:r>
          </w:p>
        </w:tc>
        <w:tc>
          <w:tcPr>
            <w:tcW w:w="1228" w:type="dxa"/>
            <w:vAlign w:val="center"/>
          </w:tcPr>
          <w:p w14:paraId="000005E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1,109</w:t>
            </w:r>
          </w:p>
        </w:tc>
        <w:tc>
          <w:tcPr>
            <w:tcW w:w="1229" w:type="dxa"/>
            <w:vAlign w:val="center"/>
          </w:tcPr>
          <w:p w14:paraId="000005E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1,121</w:t>
            </w:r>
          </w:p>
        </w:tc>
        <w:tc>
          <w:tcPr>
            <w:tcW w:w="1228" w:type="dxa"/>
            <w:vAlign w:val="center"/>
          </w:tcPr>
          <w:p w14:paraId="000005E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912</w:t>
            </w:r>
          </w:p>
        </w:tc>
        <w:tc>
          <w:tcPr>
            <w:tcW w:w="1229" w:type="dxa"/>
            <w:vAlign w:val="center"/>
          </w:tcPr>
          <w:p w14:paraId="000005E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1,206</w:t>
            </w:r>
          </w:p>
        </w:tc>
        <w:tc>
          <w:tcPr>
            <w:tcW w:w="1228" w:type="dxa"/>
            <w:vAlign w:val="center"/>
          </w:tcPr>
          <w:p w14:paraId="000005E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1,322</w:t>
            </w:r>
          </w:p>
        </w:tc>
        <w:tc>
          <w:tcPr>
            <w:tcW w:w="1229" w:type="dxa"/>
            <w:vAlign w:val="center"/>
          </w:tcPr>
          <w:p w14:paraId="000005E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670</w:t>
            </w:r>
          </w:p>
        </w:tc>
        <w:tc>
          <w:tcPr>
            <w:tcW w:w="1228" w:type="dxa"/>
            <w:vAlign w:val="center"/>
          </w:tcPr>
          <w:p w14:paraId="000005E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591</w:t>
            </w:r>
          </w:p>
        </w:tc>
        <w:tc>
          <w:tcPr>
            <w:tcW w:w="1229" w:type="dxa"/>
            <w:vAlign w:val="center"/>
          </w:tcPr>
          <w:p w14:paraId="000005E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752</w:t>
            </w:r>
          </w:p>
        </w:tc>
      </w:tr>
      <w:tr w:rsidR="00850D8F" w14:paraId="09E0C164" w14:textId="77777777">
        <w:trPr>
          <w:trHeight w:val="330"/>
          <w:jc w:val="center"/>
        </w:trPr>
        <w:tc>
          <w:tcPr>
            <w:tcW w:w="1228" w:type="dxa"/>
            <w:tcBorders>
              <w:right w:val="single" w:sz="4" w:space="0" w:color="000000"/>
            </w:tcBorders>
            <w:shd w:val="clear" w:color="auto" w:fill="D9D9D9"/>
            <w:vAlign w:val="center"/>
          </w:tcPr>
          <w:p w14:paraId="000005E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73</w:t>
            </w:r>
          </w:p>
        </w:tc>
        <w:tc>
          <w:tcPr>
            <w:tcW w:w="1229" w:type="dxa"/>
            <w:tcBorders>
              <w:left w:val="single" w:sz="4" w:space="0" w:color="000000"/>
            </w:tcBorders>
            <w:vAlign w:val="center"/>
          </w:tcPr>
          <w:p w14:paraId="000005E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1,087</w:t>
            </w:r>
          </w:p>
        </w:tc>
        <w:tc>
          <w:tcPr>
            <w:tcW w:w="1228" w:type="dxa"/>
            <w:vAlign w:val="center"/>
          </w:tcPr>
          <w:p w14:paraId="000005E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1,100</w:t>
            </w:r>
          </w:p>
        </w:tc>
        <w:tc>
          <w:tcPr>
            <w:tcW w:w="1229" w:type="dxa"/>
            <w:vAlign w:val="center"/>
          </w:tcPr>
          <w:p w14:paraId="000005E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1,254</w:t>
            </w:r>
          </w:p>
        </w:tc>
        <w:tc>
          <w:tcPr>
            <w:tcW w:w="1228" w:type="dxa"/>
            <w:vAlign w:val="center"/>
          </w:tcPr>
          <w:p w14:paraId="000005E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1,243</w:t>
            </w:r>
          </w:p>
        </w:tc>
        <w:tc>
          <w:tcPr>
            <w:tcW w:w="1229" w:type="dxa"/>
            <w:vAlign w:val="center"/>
          </w:tcPr>
          <w:p w14:paraId="000005E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1,256</w:t>
            </w:r>
          </w:p>
        </w:tc>
        <w:tc>
          <w:tcPr>
            <w:tcW w:w="1228" w:type="dxa"/>
            <w:vAlign w:val="center"/>
          </w:tcPr>
          <w:p w14:paraId="000005F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1,022</w:t>
            </w:r>
          </w:p>
        </w:tc>
        <w:tc>
          <w:tcPr>
            <w:tcW w:w="1229" w:type="dxa"/>
            <w:vAlign w:val="center"/>
          </w:tcPr>
          <w:p w14:paraId="000005F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1,353</w:t>
            </w:r>
          </w:p>
        </w:tc>
        <w:tc>
          <w:tcPr>
            <w:tcW w:w="1228" w:type="dxa"/>
            <w:vAlign w:val="center"/>
          </w:tcPr>
          <w:p w14:paraId="000005F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1,480</w:t>
            </w:r>
          </w:p>
        </w:tc>
        <w:tc>
          <w:tcPr>
            <w:tcW w:w="1229" w:type="dxa"/>
            <w:vAlign w:val="center"/>
          </w:tcPr>
          <w:p w14:paraId="000005F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752</w:t>
            </w:r>
          </w:p>
        </w:tc>
        <w:tc>
          <w:tcPr>
            <w:tcW w:w="1228" w:type="dxa"/>
            <w:vAlign w:val="center"/>
          </w:tcPr>
          <w:p w14:paraId="000005F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663</w:t>
            </w:r>
          </w:p>
        </w:tc>
        <w:tc>
          <w:tcPr>
            <w:tcW w:w="1229" w:type="dxa"/>
            <w:vAlign w:val="center"/>
          </w:tcPr>
          <w:p w14:paraId="000005F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844</w:t>
            </w:r>
          </w:p>
        </w:tc>
      </w:tr>
      <w:tr w:rsidR="00850D8F" w14:paraId="0E67C670" w14:textId="77777777">
        <w:trPr>
          <w:trHeight w:val="330"/>
          <w:jc w:val="center"/>
        </w:trPr>
        <w:tc>
          <w:tcPr>
            <w:tcW w:w="1228" w:type="dxa"/>
            <w:tcBorders>
              <w:right w:val="single" w:sz="4" w:space="0" w:color="000000"/>
            </w:tcBorders>
            <w:shd w:val="clear" w:color="auto" w:fill="D9D9D9"/>
            <w:vAlign w:val="center"/>
          </w:tcPr>
          <w:p w14:paraId="000005F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74</w:t>
            </w:r>
          </w:p>
        </w:tc>
        <w:tc>
          <w:tcPr>
            <w:tcW w:w="1229" w:type="dxa"/>
            <w:tcBorders>
              <w:left w:val="single" w:sz="4" w:space="0" w:color="000000"/>
            </w:tcBorders>
            <w:vAlign w:val="center"/>
          </w:tcPr>
          <w:p w14:paraId="000005F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1,222</w:t>
            </w:r>
          </w:p>
        </w:tc>
        <w:tc>
          <w:tcPr>
            <w:tcW w:w="1228" w:type="dxa"/>
            <w:vAlign w:val="center"/>
          </w:tcPr>
          <w:p w14:paraId="000005F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1,236</w:t>
            </w:r>
          </w:p>
        </w:tc>
        <w:tc>
          <w:tcPr>
            <w:tcW w:w="1229" w:type="dxa"/>
            <w:vAlign w:val="center"/>
          </w:tcPr>
          <w:p w14:paraId="000005F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1,404</w:t>
            </w:r>
          </w:p>
        </w:tc>
        <w:tc>
          <w:tcPr>
            <w:tcW w:w="1228" w:type="dxa"/>
            <w:vAlign w:val="center"/>
          </w:tcPr>
          <w:p w14:paraId="000005F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1,394</w:t>
            </w:r>
          </w:p>
        </w:tc>
        <w:tc>
          <w:tcPr>
            <w:tcW w:w="1229" w:type="dxa"/>
            <w:vAlign w:val="center"/>
          </w:tcPr>
          <w:p w14:paraId="000005F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1,409</w:t>
            </w:r>
          </w:p>
        </w:tc>
        <w:tc>
          <w:tcPr>
            <w:tcW w:w="1228" w:type="dxa"/>
            <w:vAlign w:val="center"/>
          </w:tcPr>
          <w:p w14:paraId="000005F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1,146</w:t>
            </w:r>
          </w:p>
        </w:tc>
        <w:tc>
          <w:tcPr>
            <w:tcW w:w="1229" w:type="dxa"/>
            <w:vAlign w:val="center"/>
          </w:tcPr>
          <w:p w14:paraId="000005F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1,521</w:t>
            </w:r>
          </w:p>
        </w:tc>
        <w:tc>
          <w:tcPr>
            <w:tcW w:w="1228" w:type="dxa"/>
            <w:vAlign w:val="center"/>
          </w:tcPr>
          <w:p w14:paraId="000005F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1,658</w:t>
            </w:r>
          </w:p>
        </w:tc>
        <w:tc>
          <w:tcPr>
            <w:tcW w:w="1229" w:type="dxa"/>
            <w:vAlign w:val="center"/>
          </w:tcPr>
          <w:p w14:paraId="000005F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845</w:t>
            </w:r>
          </w:p>
        </w:tc>
        <w:tc>
          <w:tcPr>
            <w:tcW w:w="1228" w:type="dxa"/>
            <w:vAlign w:val="center"/>
          </w:tcPr>
          <w:p w14:paraId="0000060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745</w:t>
            </w:r>
          </w:p>
        </w:tc>
        <w:tc>
          <w:tcPr>
            <w:tcW w:w="1229" w:type="dxa"/>
            <w:vAlign w:val="center"/>
          </w:tcPr>
          <w:p w14:paraId="0000060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948</w:t>
            </w:r>
          </w:p>
        </w:tc>
      </w:tr>
      <w:tr w:rsidR="00850D8F" w14:paraId="3E347780" w14:textId="77777777">
        <w:trPr>
          <w:trHeight w:val="330"/>
          <w:jc w:val="center"/>
        </w:trPr>
        <w:tc>
          <w:tcPr>
            <w:tcW w:w="1228" w:type="dxa"/>
            <w:tcBorders>
              <w:right w:val="single" w:sz="4" w:space="0" w:color="000000"/>
            </w:tcBorders>
            <w:shd w:val="clear" w:color="auto" w:fill="D9D9D9"/>
            <w:vAlign w:val="center"/>
          </w:tcPr>
          <w:p w14:paraId="0000060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75</w:t>
            </w:r>
          </w:p>
        </w:tc>
        <w:tc>
          <w:tcPr>
            <w:tcW w:w="1229" w:type="dxa"/>
            <w:tcBorders>
              <w:left w:val="single" w:sz="4" w:space="0" w:color="000000"/>
            </w:tcBorders>
            <w:vAlign w:val="center"/>
          </w:tcPr>
          <w:p w14:paraId="0000060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1,373</w:t>
            </w:r>
          </w:p>
        </w:tc>
        <w:tc>
          <w:tcPr>
            <w:tcW w:w="1228" w:type="dxa"/>
            <w:vAlign w:val="center"/>
          </w:tcPr>
          <w:p w14:paraId="0000060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1,389</w:t>
            </w:r>
          </w:p>
        </w:tc>
        <w:tc>
          <w:tcPr>
            <w:tcW w:w="1229" w:type="dxa"/>
            <w:vAlign w:val="center"/>
          </w:tcPr>
          <w:p w14:paraId="0000060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1,572</w:t>
            </w:r>
          </w:p>
        </w:tc>
        <w:tc>
          <w:tcPr>
            <w:tcW w:w="1228" w:type="dxa"/>
            <w:vAlign w:val="center"/>
          </w:tcPr>
          <w:p w14:paraId="0000060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1,563</w:t>
            </w:r>
          </w:p>
        </w:tc>
        <w:tc>
          <w:tcPr>
            <w:tcW w:w="1229" w:type="dxa"/>
            <w:vAlign w:val="center"/>
          </w:tcPr>
          <w:p w14:paraId="0000060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1,580</w:t>
            </w:r>
          </w:p>
        </w:tc>
        <w:tc>
          <w:tcPr>
            <w:tcW w:w="1228" w:type="dxa"/>
            <w:vAlign w:val="center"/>
          </w:tcPr>
          <w:p w14:paraId="0000060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1,285</w:t>
            </w:r>
          </w:p>
        </w:tc>
        <w:tc>
          <w:tcPr>
            <w:tcW w:w="1229" w:type="dxa"/>
            <w:vAlign w:val="center"/>
          </w:tcPr>
          <w:p w14:paraId="0000060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1,709</w:t>
            </w:r>
          </w:p>
        </w:tc>
        <w:tc>
          <w:tcPr>
            <w:tcW w:w="1228" w:type="dxa"/>
            <w:vAlign w:val="center"/>
          </w:tcPr>
          <w:p w14:paraId="0000060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1,858</w:t>
            </w:r>
          </w:p>
        </w:tc>
        <w:tc>
          <w:tcPr>
            <w:tcW w:w="1229" w:type="dxa"/>
            <w:vAlign w:val="center"/>
          </w:tcPr>
          <w:p w14:paraId="0000060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950</w:t>
            </w:r>
          </w:p>
        </w:tc>
        <w:tc>
          <w:tcPr>
            <w:tcW w:w="1228" w:type="dxa"/>
            <w:vAlign w:val="center"/>
          </w:tcPr>
          <w:p w14:paraId="0000060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837</w:t>
            </w:r>
          </w:p>
        </w:tc>
        <w:tc>
          <w:tcPr>
            <w:tcW w:w="1229" w:type="dxa"/>
            <w:vAlign w:val="center"/>
          </w:tcPr>
          <w:p w14:paraId="0000060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1,066</w:t>
            </w:r>
          </w:p>
        </w:tc>
      </w:tr>
      <w:tr w:rsidR="00850D8F" w14:paraId="7DD947E8" w14:textId="77777777">
        <w:trPr>
          <w:trHeight w:val="330"/>
          <w:jc w:val="center"/>
        </w:trPr>
        <w:tc>
          <w:tcPr>
            <w:tcW w:w="1228" w:type="dxa"/>
            <w:tcBorders>
              <w:right w:val="single" w:sz="4" w:space="0" w:color="000000"/>
            </w:tcBorders>
            <w:shd w:val="clear" w:color="auto" w:fill="D9D9D9"/>
            <w:vAlign w:val="center"/>
          </w:tcPr>
          <w:p w14:paraId="0000060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76</w:t>
            </w:r>
          </w:p>
        </w:tc>
        <w:tc>
          <w:tcPr>
            <w:tcW w:w="1229" w:type="dxa"/>
            <w:tcBorders>
              <w:left w:val="single" w:sz="4" w:space="0" w:color="000000"/>
            </w:tcBorders>
            <w:vAlign w:val="center"/>
          </w:tcPr>
          <w:p w14:paraId="0000060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1,543</w:t>
            </w:r>
          </w:p>
        </w:tc>
        <w:tc>
          <w:tcPr>
            <w:tcW w:w="1228" w:type="dxa"/>
            <w:vAlign w:val="center"/>
          </w:tcPr>
          <w:p w14:paraId="0000061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1,561</w:t>
            </w:r>
          </w:p>
        </w:tc>
        <w:tc>
          <w:tcPr>
            <w:tcW w:w="1229" w:type="dxa"/>
            <w:vAlign w:val="center"/>
          </w:tcPr>
          <w:p w14:paraId="0000061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1,763</w:t>
            </w:r>
          </w:p>
        </w:tc>
        <w:tc>
          <w:tcPr>
            <w:tcW w:w="1228" w:type="dxa"/>
            <w:vAlign w:val="center"/>
          </w:tcPr>
          <w:p w14:paraId="0000061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1,753</w:t>
            </w:r>
          </w:p>
        </w:tc>
        <w:tc>
          <w:tcPr>
            <w:tcW w:w="1229" w:type="dxa"/>
            <w:vAlign w:val="center"/>
          </w:tcPr>
          <w:p w14:paraId="0000061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1,776</w:t>
            </w:r>
          </w:p>
        </w:tc>
        <w:tc>
          <w:tcPr>
            <w:tcW w:w="1228" w:type="dxa"/>
            <w:vAlign w:val="center"/>
          </w:tcPr>
          <w:p w14:paraId="0000061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1,441</w:t>
            </w:r>
          </w:p>
        </w:tc>
        <w:tc>
          <w:tcPr>
            <w:tcW w:w="1229" w:type="dxa"/>
            <w:vAlign w:val="center"/>
          </w:tcPr>
          <w:p w14:paraId="0000061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1,920</w:t>
            </w:r>
          </w:p>
        </w:tc>
        <w:tc>
          <w:tcPr>
            <w:tcW w:w="1228" w:type="dxa"/>
            <w:vAlign w:val="center"/>
          </w:tcPr>
          <w:p w14:paraId="0000061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2,082</w:t>
            </w:r>
          </w:p>
        </w:tc>
        <w:tc>
          <w:tcPr>
            <w:tcW w:w="1229" w:type="dxa"/>
            <w:vAlign w:val="center"/>
          </w:tcPr>
          <w:p w14:paraId="0000061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1,068</w:t>
            </w:r>
          </w:p>
        </w:tc>
        <w:tc>
          <w:tcPr>
            <w:tcW w:w="1228" w:type="dxa"/>
            <w:vAlign w:val="center"/>
          </w:tcPr>
          <w:p w14:paraId="0000061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941</w:t>
            </w:r>
          </w:p>
        </w:tc>
        <w:tc>
          <w:tcPr>
            <w:tcW w:w="1229" w:type="dxa"/>
            <w:vAlign w:val="center"/>
          </w:tcPr>
          <w:p w14:paraId="0000061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1,198</w:t>
            </w:r>
          </w:p>
        </w:tc>
      </w:tr>
      <w:tr w:rsidR="00850D8F" w14:paraId="13A88A64" w14:textId="77777777">
        <w:trPr>
          <w:trHeight w:val="330"/>
          <w:jc w:val="center"/>
        </w:trPr>
        <w:tc>
          <w:tcPr>
            <w:tcW w:w="1228" w:type="dxa"/>
            <w:tcBorders>
              <w:right w:val="single" w:sz="4" w:space="0" w:color="000000"/>
            </w:tcBorders>
            <w:shd w:val="clear" w:color="auto" w:fill="D9D9D9"/>
            <w:vAlign w:val="center"/>
          </w:tcPr>
          <w:p w14:paraId="0000061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77</w:t>
            </w:r>
          </w:p>
        </w:tc>
        <w:tc>
          <w:tcPr>
            <w:tcW w:w="1229" w:type="dxa"/>
            <w:tcBorders>
              <w:left w:val="single" w:sz="4" w:space="0" w:color="000000"/>
            </w:tcBorders>
            <w:vAlign w:val="center"/>
          </w:tcPr>
          <w:p w14:paraId="0000061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1,733</w:t>
            </w:r>
          </w:p>
        </w:tc>
        <w:tc>
          <w:tcPr>
            <w:tcW w:w="1228" w:type="dxa"/>
            <w:vAlign w:val="center"/>
          </w:tcPr>
          <w:p w14:paraId="0000061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1,753</w:t>
            </w:r>
          </w:p>
        </w:tc>
        <w:tc>
          <w:tcPr>
            <w:tcW w:w="1229" w:type="dxa"/>
            <w:vAlign w:val="center"/>
          </w:tcPr>
          <w:p w14:paraId="0000061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1,977</w:t>
            </w:r>
          </w:p>
        </w:tc>
        <w:tc>
          <w:tcPr>
            <w:tcW w:w="1228" w:type="dxa"/>
            <w:vAlign w:val="center"/>
          </w:tcPr>
          <w:p w14:paraId="0000061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1,964</w:t>
            </w:r>
          </w:p>
        </w:tc>
        <w:tc>
          <w:tcPr>
            <w:tcW w:w="1229" w:type="dxa"/>
            <w:vAlign w:val="center"/>
          </w:tcPr>
          <w:p w14:paraId="0000061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1,995</w:t>
            </w:r>
          </w:p>
        </w:tc>
        <w:tc>
          <w:tcPr>
            <w:tcW w:w="1228" w:type="dxa"/>
            <w:vAlign w:val="center"/>
          </w:tcPr>
          <w:p w14:paraId="0000062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1,615</w:t>
            </w:r>
          </w:p>
        </w:tc>
        <w:tc>
          <w:tcPr>
            <w:tcW w:w="1229" w:type="dxa"/>
            <w:vAlign w:val="center"/>
          </w:tcPr>
          <w:p w14:paraId="0000062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2,157</w:t>
            </w:r>
          </w:p>
        </w:tc>
        <w:tc>
          <w:tcPr>
            <w:tcW w:w="1228" w:type="dxa"/>
            <w:vAlign w:val="center"/>
          </w:tcPr>
          <w:p w14:paraId="0000062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2,332</w:t>
            </w:r>
          </w:p>
        </w:tc>
        <w:tc>
          <w:tcPr>
            <w:tcW w:w="1229" w:type="dxa"/>
            <w:vAlign w:val="center"/>
          </w:tcPr>
          <w:p w14:paraId="0000062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1,199</w:t>
            </w:r>
          </w:p>
        </w:tc>
        <w:tc>
          <w:tcPr>
            <w:tcW w:w="1228" w:type="dxa"/>
            <w:vAlign w:val="center"/>
          </w:tcPr>
          <w:p w14:paraId="0000062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1,056</w:t>
            </w:r>
          </w:p>
        </w:tc>
        <w:tc>
          <w:tcPr>
            <w:tcW w:w="1229" w:type="dxa"/>
            <w:vAlign w:val="center"/>
          </w:tcPr>
          <w:p w14:paraId="0000062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1,345</w:t>
            </w:r>
          </w:p>
        </w:tc>
      </w:tr>
      <w:tr w:rsidR="00850D8F" w14:paraId="43D1E297" w14:textId="77777777">
        <w:trPr>
          <w:trHeight w:val="330"/>
          <w:jc w:val="center"/>
        </w:trPr>
        <w:tc>
          <w:tcPr>
            <w:tcW w:w="1228" w:type="dxa"/>
            <w:tcBorders>
              <w:right w:val="single" w:sz="4" w:space="0" w:color="000000"/>
            </w:tcBorders>
            <w:shd w:val="clear" w:color="auto" w:fill="D9D9D9"/>
            <w:vAlign w:val="center"/>
          </w:tcPr>
          <w:p w14:paraId="0000062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78</w:t>
            </w:r>
          </w:p>
        </w:tc>
        <w:tc>
          <w:tcPr>
            <w:tcW w:w="1229" w:type="dxa"/>
            <w:tcBorders>
              <w:left w:val="single" w:sz="4" w:space="0" w:color="000000"/>
            </w:tcBorders>
            <w:vAlign w:val="center"/>
          </w:tcPr>
          <w:p w14:paraId="0000062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1,947</w:t>
            </w:r>
          </w:p>
        </w:tc>
        <w:tc>
          <w:tcPr>
            <w:tcW w:w="1228" w:type="dxa"/>
            <w:vAlign w:val="center"/>
          </w:tcPr>
          <w:p w14:paraId="0000062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1,970</w:t>
            </w:r>
          </w:p>
        </w:tc>
        <w:tc>
          <w:tcPr>
            <w:tcW w:w="1229" w:type="dxa"/>
            <w:vAlign w:val="center"/>
          </w:tcPr>
          <w:p w14:paraId="0000062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2,217</w:t>
            </w:r>
          </w:p>
        </w:tc>
        <w:tc>
          <w:tcPr>
            <w:tcW w:w="1228" w:type="dxa"/>
            <w:vAlign w:val="center"/>
          </w:tcPr>
          <w:p w14:paraId="0000062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2,203</w:t>
            </w:r>
          </w:p>
        </w:tc>
        <w:tc>
          <w:tcPr>
            <w:tcW w:w="1229" w:type="dxa"/>
            <w:vAlign w:val="center"/>
          </w:tcPr>
          <w:p w14:paraId="0000062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2,243</w:t>
            </w:r>
          </w:p>
        </w:tc>
        <w:tc>
          <w:tcPr>
            <w:tcW w:w="1228" w:type="dxa"/>
            <w:vAlign w:val="center"/>
          </w:tcPr>
          <w:p w14:paraId="0000062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1,811</w:t>
            </w:r>
          </w:p>
        </w:tc>
        <w:tc>
          <w:tcPr>
            <w:tcW w:w="1229" w:type="dxa"/>
            <w:vAlign w:val="center"/>
          </w:tcPr>
          <w:p w14:paraId="0000062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2,424</w:t>
            </w:r>
          </w:p>
        </w:tc>
        <w:tc>
          <w:tcPr>
            <w:tcW w:w="1228" w:type="dxa"/>
            <w:vAlign w:val="center"/>
          </w:tcPr>
          <w:p w14:paraId="0000062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2,613</w:t>
            </w:r>
          </w:p>
        </w:tc>
        <w:tc>
          <w:tcPr>
            <w:tcW w:w="1229" w:type="dxa"/>
            <w:vAlign w:val="center"/>
          </w:tcPr>
          <w:p w14:paraId="0000062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1,347</w:t>
            </w:r>
          </w:p>
        </w:tc>
        <w:tc>
          <w:tcPr>
            <w:tcW w:w="1228" w:type="dxa"/>
            <w:vAlign w:val="center"/>
          </w:tcPr>
          <w:p w14:paraId="0000063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1,187</w:t>
            </w:r>
          </w:p>
        </w:tc>
        <w:tc>
          <w:tcPr>
            <w:tcW w:w="1229" w:type="dxa"/>
            <w:vAlign w:val="center"/>
          </w:tcPr>
          <w:p w14:paraId="0000063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1,512</w:t>
            </w:r>
          </w:p>
        </w:tc>
      </w:tr>
      <w:tr w:rsidR="00850D8F" w14:paraId="65EE8089" w14:textId="77777777">
        <w:trPr>
          <w:trHeight w:val="330"/>
          <w:jc w:val="center"/>
        </w:trPr>
        <w:tc>
          <w:tcPr>
            <w:tcW w:w="1228" w:type="dxa"/>
            <w:tcBorders>
              <w:right w:val="single" w:sz="4" w:space="0" w:color="000000"/>
            </w:tcBorders>
            <w:shd w:val="clear" w:color="auto" w:fill="D9D9D9"/>
            <w:vAlign w:val="center"/>
          </w:tcPr>
          <w:p w14:paraId="0000063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79</w:t>
            </w:r>
          </w:p>
        </w:tc>
        <w:tc>
          <w:tcPr>
            <w:tcW w:w="1229" w:type="dxa"/>
            <w:tcBorders>
              <w:left w:val="single" w:sz="4" w:space="0" w:color="000000"/>
            </w:tcBorders>
            <w:vAlign w:val="center"/>
          </w:tcPr>
          <w:p w14:paraId="0000063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2,188</w:t>
            </w:r>
          </w:p>
        </w:tc>
        <w:tc>
          <w:tcPr>
            <w:tcW w:w="1228" w:type="dxa"/>
            <w:vAlign w:val="center"/>
          </w:tcPr>
          <w:p w14:paraId="0000063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2,213</w:t>
            </w:r>
          </w:p>
        </w:tc>
        <w:tc>
          <w:tcPr>
            <w:tcW w:w="1229" w:type="dxa"/>
            <w:vAlign w:val="center"/>
          </w:tcPr>
          <w:p w14:paraId="0000063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2,486</w:t>
            </w:r>
          </w:p>
        </w:tc>
        <w:tc>
          <w:tcPr>
            <w:tcW w:w="1228" w:type="dxa"/>
            <w:vAlign w:val="center"/>
          </w:tcPr>
          <w:p w14:paraId="0000063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2,469</w:t>
            </w:r>
          </w:p>
        </w:tc>
        <w:tc>
          <w:tcPr>
            <w:tcW w:w="1229" w:type="dxa"/>
            <w:vAlign w:val="center"/>
          </w:tcPr>
          <w:p w14:paraId="0000063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2,520</w:t>
            </w:r>
          </w:p>
        </w:tc>
        <w:tc>
          <w:tcPr>
            <w:tcW w:w="1228" w:type="dxa"/>
            <w:vAlign w:val="center"/>
          </w:tcPr>
          <w:p w14:paraId="0000063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2,030</w:t>
            </w:r>
          </w:p>
        </w:tc>
        <w:tc>
          <w:tcPr>
            <w:tcW w:w="1229" w:type="dxa"/>
            <w:vAlign w:val="center"/>
          </w:tcPr>
          <w:p w14:paraId="0000063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2,723</w:t>
            </w:r>
          </w:p>
        </w:tc>
        <w:tc>
          <w:tcPr>
            <w:tcW w:w="1228" w:type="dxa"/>
            <w:vAlign w:val="center"/>
          </w:tcPr>
          <w:p w14:paraId="0000063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2,927</w:t>
            </w:r>
          </w:p>
        </w:tc>
        <w:tc>
          <w:tcPr>
            <w:tcW w:w="1229" w:type="dxa"/>
            <w:vAlign w:val="center"/>
          </w:tcPr>
          <w:p w14:paraId="0000063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1,513</w:t>
            </w:r>
          </w:p>
        </w:tc>
        <w:tc>
          <w:tcPr>
            <w:tcW w:w="1228" w:type="dxa"/>
            <w:vAlign w:val="center"/>
          </w:tcPr>
          <w:p w14:paraId="0000063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1,333</w:t>
            </w:r>
          </w:p>
        </w:tc>
        <w:tc>
          <w:tcPr>
            <w:tcW w:w="1229" w:type="dxa"/>
            <w:vAlign w:val="center"/>
          </w:tcPr>
          <w:p w14:paraId="0000063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1,698</w:t>
            </w:r>
          </w:p>
        </w:tc>
      </w:tr>
      <w:tr w:rsidR="00850D8F" w14:paraId="09C60521" w14:textId="77777777">
        <w:trPr>
          <w:trHeight w:val="330"/>
          <w:jc w:val="center"/>
        </w:trPr>
        <w:tc>
          <w:tcPr>
            <w:tcW w:w="1228" w:type="dxa"/>
            <w:tcBorders>
              <w:right w:val="single" w:sz="4" w:space="0" w:color="000000"/>
            </w:tcBorders>
            <w:shd w:val="clear" w:color="auto" w:fill="D9D9D9"/>
            <w:vAlign w:val="center"/>
          </w:tcPr>
          <w:p w14:paraId="0000063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80</w:t>
            </w:r>
          </w:p>
        </w:tc>
        <w:tc>
          <w:tcPr>
            <w:tcW w:w="1229" w:type="dxa"/>
            <w:tcBorders>
              <w:left w:val="single" w:sz="4" w:space="0" w:color="000000"/>
            </w:tcBorders>
            <w:vAlign w:val="center"/>
          </w:tcPr>
          <w:p w14:paraId="0000063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2,459</w:t>
            </w:r>
          </w:p>
        </w:tc>
        <w:tc>
          <w:tcPr>
            <w:tcW w:w="1228" w:type="dxa"/>
            <w:vAlign w:val="center"/>
          </w:tcPr>
          <w:p w14:paraId="0000064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2,487</w:t>
            </w:r>
          </w:p>
        </w:tc>
        <w:tc>
          <w:tcPr>
            <w:tcW w:w="1229" w:type="dxa"/>
            <w:vAlign w:val="center"/>
          </w:tcPr>
          <w:p w14:paraId="0000064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2,789</w:t>
            </w:r>
          </w:p>
        </w:tc>
        <w:tc>
          <w:tcPr>
            <w:tcW w:w="1228" w:type="dxa"/>
            <w:vAlign w:val="center"/>
          </w:tcPr>
          <w:p w14:paraId="0000064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2,769</w:t>
            </w:r>
          </w:p>
        </w:tc>
        <w:tc>
          <w:tcPr>
            <w:tcW w:w="1229" w:type="dxa"/>
            <w:vAlign w:val="center"/>
          </w:tcPr>
          <w:p w14:paraId="0000064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2,833</w:t>
            </w:r>
          </w:p>
        </w:tc>
        <w:tc>
          <w:tcPr>
            <w:tcW w:w="1228" w:type="dxa"/>
            <w:vAlign w:val="center"/>
          </w:tcPr>
          <w:p w14:paraId="0000064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2,277</w:t>
            </w:r>
          </w:p>
        </w:tc>
        <w:tc>
          <w:tcPr>
            <w:tcW w:w="1229" w:type="dxa"/>
            <w:vAlign w:val="center"/>
          </w:tcPr>
          <w:p w14:paraId="0000064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3,060</w:t>
            </w:r>
          </w:p>
        </w:tc>
        <w:tc>
          <w:tcPr>
            <w:tcW w:w="1228" w:type="dxa"/>
            <w:vAlign w:val="center"/>
          </w:tcPr>
          <w:p w14:paraId="0000064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3,280</w:t>
            </w:r>
          </w:p>
        </w:tc>
        <w:tc>
          <w:tcPr>
            <w:tcW w:w="1229" w:type="dxa"/>
            <w:vAlign w:val="center"/>
          </w:tcPr>
          <w:p w14:paraId="0000064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1,701</w:t>
            </w:r>
          </w:p>
        </w:tc>
        <w:tc>
          <w:tcPr>
            <w:tcW w:w="1228" w:type="dxa"/>
            <w:vAlign w:val="center"/>
          </w:tcPr>
          <w:p w14:paraId="0000064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1,499</w:t>
            </w:r>
          </w:p>
        </w:tc>
        <w:tc>
          <w:tcPr>
            <w:tcW w:w="1229" w:type="dxa"/>
            <w:vAlign w:val="center"/>
          </w:tcPr>
          <w:p w14:paraId="0000064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1,908</w:t>
            </w:r>
          </w:p>
        </w:tc>
      </w:tr>
      <w:tr w:rsidR="00850D8F" w14:paraId="0CBF720C" w14:textId="77777777">
        <w:trPr>
          <w:trHeight w:val="330"/>
          <w:jc w:val="center"/>
        </w:trPr>
        <w:tc>
          <w:tcPr>
            <w:tcW w:w="1228" w:type="dxa"/>
            <w:tcBorders>
              <w:right w:val="single" w:sz="4" w:space="0" w:color="000000"/>
            </w:tcBorders>
            <w:shd w:val="clear" w:color="auto" w:fill="D9D9D9"/>
            <w:vAlign w:val="center"/>
          </w:tcPr>
          <w:p w14:paraId="0000064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81</w:t>
            </w:r>
          </w:p>
        </w:tc>
        <w:tc>
          <w:tcPr>
            <w:tcW w:w="1229" w:type="dxa"/>
            <w:tcBorders>
              <w:left w:val="single" w:sz="4" w:space="0" w:color="000000"/>
            </w:tcBorders>
            <w:vAlign w:val="center"/>
          </w:tcPr>
          <w:p w14:paraId="0000064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2,762</w:t>
            </w:r>
          </w:p>
        </w:tc>
        <w:tc>
          <w:tcPr>
            <w:tcW w:w="1228" w:type="dxa"/>
            <w:vAlign w:val="center"/>
          </w:tcPr>
          <w:p w14:paraId="0000064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2,794</w:t>
            </w:r>
          </w:p>
        </w:tc>
        <w:tc>
          <w:tcPr>
            <w:tcW w:w="1229" w:type="dxa"/>
            <w:vAlign w:val="center"/>
          </w:tcPr>
          <w:p w14:paraId="0000064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3,133</w:t>
            </w:r>
          </w:p>
        </w:tc>
        <w:tc>
          <w:tcPr>
            <w:tcW w:w="1228" w:type="dxa"/>
            <w:vAlign w:val="center"/>
          </w:tcPr>
          <w:p w14:paraId="0000064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3,111</w:t>
            </w:r>
          </w:p>
        </w:tc>
        <w:tc>
          <w:tcPr>
            <w:tcW w:w="1229" w:type="dxa"/>
            <w:vAlign w:val="center"/>
          </w:tcPr>
          <w:p w14:paraId="0000064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3,183</w:t>
            </w:r>
          </w:p>
        </w:tc>
        <w:tc>
          <w:tcPr>
            <w:tcW w:w="1228" w:type="dxa"/>
            <w:vAlign w:val="center"/>
          </w:tcPr>
          <w:p w14:paraId="0000065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2,558</w:t>
            </w:r>
          </w:p>
        </w:tc>
        <w:tc>
          <w:tcPr>
            <w:tcW w:w="1229" w:type="dxa"/>
            <w:vAlign w:val="center"/>
          </w:tcPr>
          <w:p w14:paraId="0000065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3,437</w:t>
            </w:r>
          </w:p>
        </w:tc>
        <w:tc>
          <w:tcPr>
            <w:tcW w:w="1228" w:type="dxa"/>
            <w:vAlign w:val="center"/>
          </w:tcPr>
          <w:p w14:paraId="0000065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3,685</w:t>
            </w:r>
          </w:p>
        </w:tc>
        <w:tc>
          <w:tcPr>
            <w:tcW w:w="1229" w:type="dxa"/>
            <w:vAlign w:val="center"/>
          </w:tcPr>
          <w:p w14:paraId="0000065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1,911</w:t>
            </w:r>
          </w:p>
        </w:tc>
        <w:tc>
          <w:tcPr>
            <w:tcW w:w="1228" w:type="dxa"/>
            <w:vAlign w:val="center"/>
          </w:tcPr>
          <w:p w14:paraId="0000065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1,684</w:t>
            </w:r>
          </w:p>
        </w:tc>
        <w:tc>
          <w:tcPr>
            <w:tcW w:w="1229" w:type="dxa"/>
            <w:vAlign w:val="center"/>
          </w:tcPr>
          <w:p w14:paraId="0000065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2,144</w:t>
            </w:r>
          </w:p>
        </w:tc>
      </w:tr>
      <w:tr w:rsidR="00850D8F" w14:paraId="2786EC89" w14:textId="77777777">
        <w:trPr>
          <w:trHeight w:val="330"/>
          <w:jc w:val="center"/>
        </w:trPr>
        <w:tc>
          <w:tcPr>
            <w:tcW w:w="1228" w:type="dxa"/>
            <w:tcBorders>
              <w:right w:val="single" w:sz="4" w:space="0" w:color="000000"/>
            </w:tcBorders>
            <w:shd w:val="clear" w:color="auto" w:fill="D9D9D9"/>
            <w:vAlign w:val="center"/>
          </w:tcPr>
          <w:p w14:paraId="0000065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82</w:t>
            </w:r>
          </w:p>
        </w:tc>
        <w:tc>
          <w:tcPr>
            <w:tcW w:w="1229" w:type="dxa"/>
            <w:tcBorders>
              <w:left w:val="single" w:sz="4" w:space="0" w:color="000000"/>
            </w:tcBorders>
            <w:vAlign w:val="center"/>
          </w:tcPr>
          <w:p w14:paraId="0000065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3,103</w:t>
            </w:r>
          </w:p>
        </w:tc>
        <w:tc>
          <w:tcPr>
            <w:tcW w:w="1228" w:type="dxa"/>
            <w:vAlign w:val="center"/>
          </w:tcPr>
          <w:p w14:paraId="0000065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3,139</w:t>
            </w:r>
          </w:p>
        </w:tc>
        <w:tc>
          <w:tcPr>
            <w:tcW w:w="1229" w:type="dxa"/>
            <w:vAlign w:val="center"/>
          </w:tcPr>
          <w:p w14:paraId="0000065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3,520</w:t>
            </w:r>
          </w:p>
        </w:tc>
        <w:tc>
          <w:tcPr>
            <w:tcW w:w="1228" w:type="dxa"/>
            <w:vAlign w:val="center"/>
          </w:tcPr>
          <w:p w14:paraId="0000065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3,495</w:t>
            </w:r>
          </w:p>
        </w:tc>
        <w:tc>
          <w:tcPr>
            <w:tcW w:w="1229" w:type="dxa"/>
            <w:vAlign w:val="center"/>
          </w:tcPr>
          <w:p w14:paraId="0000065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3,576</w:t>
            </w:r>
          </w:p>
        </w:tc>
        <w:tc>
          <w:tcPr>
            <w:tcW w:w="1228" w:type="dxa"/>
            <w:vAlign w:val="center"/>
          </w:tcPr>
          <w:p w14:paraId="0000065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2,874</w:t>
            </w:r>
          </w:p>
        </w:tc>
        <w:tc>
          <w:tcPr>
            <w:tcW w:w="1229" w:type="dxa"/>
            <w:vAlign w:val="center"/>
          </w:tcPr>
          <w:p w14:paraId="0000065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3,862</w:t>
            </w:r>
          </w:p>
        </w:tc>
        <w:tc>
          <w:tcPr>
            <w:tcW w:w="1228" w:type="dxa"/>
            <w:vAlign w:val="center"/>
          </w:tcPr>
          <w:p w14:paraId="0000065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4,140</w:t>
            </w:r>
          </w:p>
        </w:tc>
        <w:tc>
          <w:tcPr>
            <w:tcW w:w="1229" w:type="dxa"/>
            <w:vAlign w:val="center"/>
          </w:tcPr>
          <w:p w14:paraId="0000065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2,147</w:t>
            </w:r>
          </w:p>
        </w:tc>
        <w:tc>
          <w:tcPr>
            <w:tcW w:w="1228" w:type="dxa"/>
            <w:vAlign w:val="center"/>
          </w:tcPr>
          <w:p w14:paraId="0000066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1,891</w:t>
            </w:r>
          </w:p>
        </w:tc>
        <w:tc>
          <w:tcPr>
            <w:tcW w:w="1229" w:type="dxa"/>
            <w:vAlign w:val="center"/>
          </w:tcPr>
          <w:p w14:paraId="0000066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2,409</w:t>
            </w:r>
          </w:p>
        </w:tc>
      </w:tr>
      <w:tr w:rsidR="00850D8F" w14:paraId="7E2D03C1" w14:textId="77777777">
        <w:trPr>
          <w:trHeight w:val="330"/>
          <w:jc w:val="center"/>
        </w:trPr>
        <w:tc>
          <w:tcPr>
            <w:tcW w:w="1228" w:type="dxa"/>
            <w:tcBorders>
              <w:right w:val="single" w:sz="4" w:space="0" w:color="000000"/>
            </w:tcBorders>
            <w:shd w:val="clear" w:color="auto" w:fill="D9D9D9"/>
            <w:vAlign w:val="center"/>
          </w:tcPr>
          <w:p w14:paraId="0000066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83</w:t>
            </w:r>
          </w:p>
        </w:tc>
        <w:tc>
          <w:tcPr>
            <w:tcW w:w="1229" w:type="dxa"/>
            <w:tcBorders>
              <w:left w:val="single" w:sz="4" w:space="0" w:color="000000"/>
            </w:tcBorders>
            <w:vAlign w:val="center"/>
          </w:tcPr>
          <w:p w14:paraId="0000066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3,486</w:t>
            </w:r>
          </w:p>
        </w:tc>
        <w:tc>
          <w:tcPr>
            <w:tcW w:w="1228" w:type="dxa"/>
            <w:vAlign w:val="center"/>
          </w:tcPr>
          <w:p w14:paraId="0000066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3,526</w:t>
            </w:r>
          </w:p>
        </w:tc>
        <w:tc>
          <w:tcPr>
            <w:tcW w:w="1229" w:type="dxa"/>
            <w:vAlign w:val="center"/>
          </w:tcPr>
          <w:p w14:paraId="0000066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3,954</w:t>
            </w:r>
          </w:p>
        </w:tc>
        <w:tc>
          <w:tcPr>
            <w:tcW w:w="1228" w:type="dxa"/>
            <w:vAlign w:val="center"/>
          </w:tcPr>
          <w:p w14:paraId="0000066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3,926</w:t>
            </w:r>
          </w:p>
        </w:tc>
        <w:tc>
          <w:tcPr>
            <w:tcW w:w="1229" w:type="dxa"/>
            <w:vAlign w:val="center"/>
          </w:tcPr>
          <w:p w14:paraId="0000066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4,017</w:t>
            </w:r>
          </w:p>
        </w:tc>
        <w:tc>
          <w:tcPr>
            <w:tcW w:w="1228" w:type="dxa"/>
            <w:vAlign w:val="center"/>
          </w:tcPr>
          <w:p w14:paraId="0000066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3,228</w:t>
            </w:r>
          </w:p>
        </w:tc>
        <w:tc>
          <w:tcPr>
            <w:tcW w:w="1229" w:type="dxa"/>
            <w:vAlign w:val="center"/>
          </w:tcPr>
          <w:p w14:paraId="0000066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4,338</w:t>
            </w:r>
          </w:p>
        </w:tc>
        <w:tc>
          <w:tcPr>
            <w:tcW w:w="1228" w:type="dxa"/>
            <w:vAlign w:val="center"/>
          </w:tcPr>
          <w:p w14:paraId="0000066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4,650</w:t>
            </w:r>
          </w:p>
        </w:tc>
        <w:tc>
          <w:tcPr>
            <w:tcW w:w="1229" w:type="dxa"/>
            <w:vAlign w:val="center"/>
          </w:tcPr>
          <w:p w14:paraId="0000066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2,411</w:t>
            </w:r>
          </w:p>
        </w:tc>
        <w:tc>
          <w:tcPr>
            <w:tcW w:w="1228" w:type="dxa"/>
            <w:vAlign w:val="center"/>
          </w:tcPr>
          <w:p w14:paraId="0000066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2,125</w:t>
            </w:r>
          </w:p>
        </w:tc>
        <w:tc>
          <w:tcPr>
            <w:tcW w:w="1229" w:type="dxa"/>
            <w:vAlign w:val="center"/>
          </w:tcPr>
          <w:p w14:paraId="0000066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2,706</w:t>
            </w:r>
          </w:p>
        </w:tc>
      </w:tr>
      <w:tr w:rsidR="00850D8F" w14:paraId="1FF607F7" w14:textId="77777777">
        <w:trPr>
          <w:trHeight w:val="330"/>
          <w:jc w:val="center"/>
        </w:trPr>
        <w:tc>
          <w:tcPr>
            <w:tcW w:w="1228" w:type="dxa"/>
            <w:tcBorders>
              <w:right w:val="single" w:sz="4" w:space="0" w:color="000000"/>
            </w:tcBorders>
            <w:shd w:val="clear" w:color="auto" w:fill="D9D9D9"/>
            <w:vAlign w:val="center"/>
          </w:tcPr>
          <w:p w14:paraId="0000066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84</w:t>
            </w:r>
          </w:p>
        </w:tc>
        <w:tc>
          <w:tcPr>
            <w:tcW w:w="1229" w:type="dxa"/>
            <w:tcBorders>
              <w:left w:val="single" w:sz="4" w:space="0" w:color="000000"/>
            </w:tcBorders>
            <w:vAlign w:val="center"/>
          </w:tcPr>
          <w:p w14:paraId="0000066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3,917</w:t>
            </w:r>
          </w:p>
        </w:tc>
        <w:tc>
          <w:tcPr>
            <w:tcW w:w="1228" w:type="dxa"/>
            <w:vAlign w:val="center"/>
          </w:tcPr>
          <w:p w14:paraId="0000067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3,962</w:t>
            </w:r>
          </w:p>
        </w:tc>
        <w:tc>
          <w:tcPr>
            <w:tcW w:w="1229" w:type="dxa"/>
            <w:vAlign w:val="center"/>
          </w:tcPr>
          <w:p w14:paraId="0000067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4,443</w:t>
            </w:r>
          </w:p>
        </w:tc>
        <w:tc>
          <w:tcPr>
            <w:tcW w:w="1228" w:type="dxa"/>
            <w:vAlign w:val="center"/>
          </w:tcPr>
          <w:p w14:paraId="0000067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4,411</w:t>
            </w:r>
          </w:p>
        </w:tc>
        <w:tc>
          <w:tcPr>
            <w:tcW w:w="1229" w:type="dxa"/>
            <w:vAlign w:val="center"/>
          </w:tcPr>
          <w:p w14:paraId="0000067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4,513</w:t>
            </w:r>
          </w:p>
        </w:tc>
        <w:tc>
          <w:tcPr>
            <w:tcW w:w="1228" w:type="dxa"/>
            <w:vAlign w:val="center"/>
          </w:tcPr>
          <w:p w14:paraId="0000067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3,627</w:t>
            </w:r>
          </w:p>
        </w:tc>
        <w:tc>
          <w:tcPr>
            <w:tcW w:w="1229" w:type="dxa"/>
            <w:vAlign w:val="center"/>
          </w:tcPr>
          <w:p w14:paraId="0000067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4,874</w:t>
            </w:r>
          </w:p>
        </w:tc>
        <w:tc>
          <w:tcPr>
            <w:tcW w:w="1228" w:type="dxa"/>
            <w:vAlign w:val="center"/>
          </w:tcPr>
          <w:p w14:paraId="0000067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5,225</w:t>
            </w:r>
          </w:p>
        </w:tc>
        <w:tc>
          <w:tcPr>
            <w:tcW w:w="1229" w:type="dxa"/>
            <w:vAlign w:val="center"/>
          </w:tcPr>
          <w:p w14:paraId="0000067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2,710</w:t>
            </w:r>
          </w:p>
        </w:tc>
        <w:tc>
          <w:tcPr>
            <w:tcW w:w="1228" w:type="dxa"/>
            <w:vAlign w:val="center"/>
          </w:tcPr>
          <w:p w14:paraId="0000067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2,387</w:t>
            </w:r>
          </w:p>
        </w:tc>
        <w:tc>
          <w:tcPr>
            <w:tcW w:w="1229" w:type="dxa"/>
            <w:vAlign w:val="center"/>
          </w:tcPr>
          <w:p w14:paraId="0000067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3,040</w:t>
            </w:r>
          </w:p>
        </w:tc>
      </w:tr>
      <w:tr w:rsidR="00850D8F" w14:paraId="3C9C4428" w14:textId="77777777">
        <w:trPr>
          <w:trHeight w:val="330"/>
          <w:jc w:val="center"/>
        </w:trPr>
        <w:tc>
          <w:tcPr>
            <w:tcW w:w="1228" w:type="dxa"/>
            <w:tcBorders>
              <w:right w:val="single" w:sz="4" w:space="0" w:color="000000"/>
            </w:tcBorders>
            <w:shd w:val="clear" w:color="auto" w:fill="D9D9D9"/>
            <w:vAlign w:val="center"/>
          </w:tcPr>
          <w:p w14:paraId="0000067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85</w:t>
            </w:r>
          </w:p>
        </w:tc>
        <w:tc>
          <w:tcPr>
            <w:tcW w:w="1229" w:type="dxa"/>
            <w:tcBorders>
              <w:left w:val="single" w:sz="4" w:space="0" w:color="000000"/>
            </w:tcBorders>
            <w:vAlign w:val="center"/>
          </w:tcPr>
          <w:p w14:paraId="0000067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4,400</w:t>
            </w:r>
          </w:p>
        </w:tc>
        <w:tc>
          <w:tcPr>
            <w:tcW w:w="1228" w:type="dxa"/>
            <w:vAlign w:val="center"/>
          </w:tcPr>
          <w:p w14:paraId="0000067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4,451</w:t>
            </w:r>
          </w:p>
        </w:tc>
        <w:tc>
          <w:tcPr>
            <w:tcW w:w="1229" w:type="dxa"/>
            <w:vAlign w:val="center"/>
          </w:tcPr>
          <w:p w14:paraId="0000067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4,991</w:t>
            </w:r>
          </w:p>
        </w:tc>
        <w:tc>
          <w:tcPr>
            <w:tcW w:w="1228" w:type="dxa"/>
            <w:vAlign w:val="center"/>
          </w:tcPr>
          <w:p w14:paraId="0000067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4,956</w:t>
            </w:r>
          </w:p>
        </w:tc>
        <w:tc>
          <w:tcPr>
            <w:tcW w:w="1229" w:type="dxa"/>
            <w:vAlign w:val="center"/>
          </w:tcPr>
          <w:p w14:paraId="0000067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5,070</w:t>
            </w:r>
          </w:p>
        </w:tc>
        <w:tc>
          <w:tcPr>
            <w:tcW w:w="1228" w:type="dxa"/>
            <w:vAlign w:val="center"/>
          </w:tcPr>
          <w:p w14:paraId="0000068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4,075</w:t>
            </w:r>
          </w:p>
        </w:tc>
        <w:tc>
          <w:tcPr>
            <w:tcW w:w="1229" w:type="dxa"/>
            <w:vAlign w:val="center"/>
          </w:tcPr>
          <w:p w14:paraId="0000068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5,476</w:t>
            </w:r>
          </w:p>
        </w:tc>
        <w:tc>
          <w:tcPr>
            <w:tcW w:w="1228" w:type="dxa"/>
            <w:vAlign w:val="center"/>
          </w:tcPr>
          <w:p w14:paraId="0000068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5,870</w:t>
            </w:r>
          </w:p>
        </w:tc>
        <w:tc>
          <w:tcPr>
            <w:tcW w:w="1229" w:type="dxa"/>
            <w:vAlign w:val="center"/>
          </w:tcPr>
          <w:p w14:paraId="0000068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3,044</w:t>
            </w:r>
          </w:p>
        </w:tc>
        <w:tc>
          <w:tcPr>
            <w:tcW w:w="1228" w:type="dxa"/>
            <w:vAlign w:val="center"/>
          </w:tcPr>
          <w:p w14:paraId="0000068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2,682</w:t>
            </w:r>
          </w:p>
        </w:tc>
        <w:tc>
          <w:tcPr>
            <w:tcW w:w="1229" w:type="dxa"/>
            <w:vAlign w:val="center"/>
          </w:tcPr>
          <w:p w14:paraId="0000068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3,416</w:t>
            </w:r>
          </w:p>
        </w:tc>
      </w:tr>
      <w:tr w:rsidR="00850D8F" w14:paraId="51EF7990" w14:textId="77777777">
        <w:trPr>
          <w:trHeight w:val="330"/>
          <w:jc w:val="center"/>
        </w:trPr>
        <w:tc>
          <w:tcPr>
            <w:tcW w:w="1228" w:type="dxa"/>
            <w:tcBorders>
              <w:right w:val="single" w:sz="4" w:space="0" w:color="000000"/>
            </w:tcBorders>
            <w:shd w:val="clear" w:color="auto" w:fill="D9D9D9"/>
            <w:vAlign w:val="center"/>
          </w:tcPr>
          <w:p w14:paraId="0000068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86</w:t>
            </w:r>
          </w:p>
        </w:tc>
        <w:tc>
          <w:tcPr>
            <w:tcW w:w="1229" w:type="dxa"/>
            <w:tcBorders>
              <w:left w:val="single" w:sz="4" w:space="0" w:color="000000"/>
            </w:tcBorders>
            <w:vAlign w:val="center"/>
          </w:tcPr>
          <w:p w14:paraId="0000068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4,944</w:t>
            </w:r>
          </w:p>
        </w:tc>
        <w:tc>
          <w:tcPr>
            <w:tcW w:w="1228" w:type="dxa"/>
            <w:vAlign w:val="center"/>
          </w:tcPr>
          <w:p w14:paraId="0000068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5,001</w:t>
            </w:r>
          </w:p>
        </w:tc>
        <w:tc>
          <w:tcPr>
            <w:tcW w:w="1229" w:type="dxa"/>
            <w:vAlign w:val="center"/>
          </w:tcPr>
          <w:p w14:paraId="0000068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5,608</w:t>
            </w:r>
          </w:p>
        </w:tc>
        <w:tc>
          <w:tcPr>
            <w:tcW w:w="1228" w:type="dxa"/>
            <w:vAlign w:val="center"/>
          </w:tcPr>
          <w:p w14:paraId="0000068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5,568</w:t>
            </w:r>
          </w:p>
        </w:tc>
        <w:tc>
          <w:tcPr>
            <w:tcW w:w="1229" w:type="dxa"/>
            <w:vAlign w:val="center"/>
          </w:tcPr>
          <w:p w14:paraId="0000068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5,697</w:t>
            </w:r>
          </w:p>
        </w:tc>
        <w:tc>
          <w:tcPr>
            <w:tcW w:w="1228" w:type="dxa"/>
            <w:vAlign w:val="center"/>
          </w:tcPr>
          <w:p w14:paraId="0000068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4,579</w:t>
            </w:r>
          </w:p>
        </w:tc>
        <w:tc>
          <w:tcPr>
            <w:tcW w:w="1229" w:type="dxa"/>
            <w:vAlign w:val="center"/>
          </w:tcPr>
          <w:p w14:paraId="0000068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6,153</w:t>
            </w:r>
          </w:p>
        </w:tc>
        <w:tc>
          <w:tcPr>
            <w:tcW w:w="1228" w:type="dxa"/>
            <w:vAlign w:val="center"/>
          </w:tcPr>
          <w:p w14:paraId="0000068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6,596</w:t>
            </w:r>
          </w:p>
        </w:tc>
        <w:tc>
          <w:tcPr>
            <w:tcW w:w="1229" w:type="dxa"/>
            <w:vAlign w:val="center"/>
          </w:tcPr>
          <w:p w14:paraId="0000068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3,420</w:t>
            </w:r>
          </w:p>
        </w:tc>
        <w:tc>
          <w:tcPr>
            <w:tcW w:w="1228" w:type="dxa"/>
            <w:vAlign w:val="center"/>
          </w:tcPr>
          <w:p w14:paraId="0000069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3,013</w:t>
            </w:r>
          </w:p>
        </w:tc>
        <w:tc>
          <w:tcPr>
            <w:tcW w:w="1229" w:type="dxa"/>
            <w:vAlign w:val="center"/>
          </w:tcPr>
          <w:p w14:paraId="0000069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3,838</w:t>
            </w:r>
          </w:p>
        </w:tc>
      </w:tr>
      <w:tr w:rsidR="00850D8F" w14:paraId="6B176AA4" w14:textId="77777777">
        <w:trPr>
          <w:trHeight w:val="330"/>
          <w:jc w:val="center"/>
        </w:trPr>
        <w:tc>
          <w:tcPr>
            <w:tcW w:w="1228" w:type="dxa"/>
            <w:tcBorders>
              <w:right w:val="single" w:sz="4" w:space="0" w:color="000000"/>
            </w:tcBorders>
            <w:shd w:val="clear" w:color="auto" w:fill="D9D9D9"/>
            <w:vAlign w:val="center"/>
          </w:tcPr>
          <w:p w14:paraId="0000069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lastRenderedPageBreak/>
              <w:t>87</w:t>
            </w:r>
          </w:p>
        </w:tc>
        <w:tc>
          <w:tcPr>
            <w:tcW w:w="1229" w:type="dxa"/>
            <w:tcBorders>
              <w:left w:val="single" w:sz="4" w:space="0" w:color="000000"/>
            </w:tcBorders>
            <w:vAlign w:val="center"/>
          </w:tcPr>
          <w:p w14:paraId="0000069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5,554</w:t>
            </w:r>
          </w:p>
        </w:tc>
        <w:tc>
          <w:tcPr>
            <w:tcW w:w="1228" w:type="dxa"/>
            <w:vAlign w:val="center"/>
          </w:tcPr>
          <w:p w14:paraId="0000069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5,618</w:t>
            </w:r>
          </w:p>
        </w:tc>
        <w:tc>
          <w:tcPr>
            <w:tcW w:w="1229" w:type="dxa"/>
            <w:vAlign w:val="center"/>
          </w:tcPr>
          <w:p w14:paraId="0000069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6,300</w:t>
            </w:r>
          </w:p>
        </w:tc>
        <w:tc>
          <w:tcPr>
            <w:tcW w:w="1228" w:type="dxa"/>
            <w:vAlign w:val="center"/>
          </w:tcPr>
          <w:p w14:paraId="0000069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6,255</w:t>
            </w:r>
          </w:p>
        </w:tc>
        <w:tc>
          <w:tcPr>
            <w:tcW w:w="1229" w:type="dxa"/>
            <w:vAlign w:val="center"/>
          </w:tcPr>
          <w:p w14:paraId="0000069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6,400</w:t>
            </w:r>
          </w:p>
        </w:tc>
        <w:tc>
          <w:tcPr>
            <w:tcW w:w="1228" w:type="dxa"/>
            <w:vAlign w:val="center"/>
          </w:tcPr>
          <w:p w14:paraId="0000069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5,144</w:t>
            </w:r>
          </w:p>
        </w:tc>
        <w:tc>
          <w:tcPr>
            <w:tcW w:w="1229" w:type="dxa"/>
            <w:vAlign w:val="center"/>
          </w:tcPr>
          <w:p w14:paraId="0000069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6,912</w:t>
            </w:r>
          </w:p>
        </w:tc>
        <w:tc>
          <w:tcPr>
            <w:tcW w:w="1228" w:type="dxa"/>
            <w:vAlign w:val="center"/>
          </w:tcPr>
          <w:p w14:paraId="0000069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7,409</w:t>
            </w:r>
          </w:p>
        </w:tc>
        <w:tc>
          <w:tcPr>
            <w:tcW w:w="1229" w:type="dxa"/>
            <w:vAlign w:val="center"/>
          </w:tcPr>
          <w:p w14:paraId="0000069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3,842</w:t>
            </w:r>
          </w:p>
        </w:tc>
        <w:tc>
          <w:tcPr>
            <w:tcW w:w="1228" w:type="dxa"/>
            <w:vAlign w:val="center"/>
          </w:tcPr>
          <w:p w14:paraId="0000069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3,385</w:t>
            </w:r>
          </w:p>
        </w:tc>
        <w:tc>
          <w:tcPr>
            <w:tcW w:w="1229" w:type="dxa"/>
            <w:vAlign w:val="center"/>
          </w:tcPr>
          <w:p w14:paraId="0000069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4,311</w:t>
            </w:r>
          </w:p>
        </w:tc>
      </w:tr>
      <w:tr w:rsidR="00850D8F" w14:paraId="7C6313E7" w14:textId="77777777">
        <w:trPr>
          <w:trHeight w:val="330"/>
          <w:jc w:val="center"/>
        </w:trPr>
        <w:tc>
          <w:tcPr>
            <w:tcW w:w="1228" w:type="dxa"/>
            <w:tcBorders>
              <w:right w:val="single" w:sz="4" w:space="0" w:color="000000"/>
            </w:tcBorders>
            <w:shd w:val="clear" w:color="auto" w:fill="D9D9D9"/>
            <w:vAlign w:val="center"/>
          </w:tcPr>
          <w:p w14:paraId="0000069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88</w:t>
            </w:r>
          </w:p>
        </w:tc>
        <w:tc>
          <w:tcPr>
            <w:tcW w:w="1229" w:type="dxa"/>
            <w:tcBorders>
              <w:left w:val="single" w:sz="4" w:space="0" w:color="000000"/>
            </w:tcBorders>
            <w:vAlign w:val="center"/>
          </w:tcPr>
          <w:p w14:paraId="0000069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6,240</w:t>
            </w:r>
          </w:p>
        </w:tc>
        <w:tc>
          <w:tcPr>
            <w:tcW w:w="1228" w:type="dxa"/>
            <w:vAlign w:val="center"/>
          </w:tcPr>
          <w:p w14:paraId="000006A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6,312</w:t>
            </w:r>
          </w:p>
        </w:tc>
        <w:tc>
          <w:tcPr>
            <w:tcW w:w="1229" w:type="dxa"/>
            <w:vAlign w:val="center"/>
          </w:tcPr>
          <w:p w14:paraId="000006A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7,078</w:t>
            </w:r>
          </w:p>
        </w:tc>
        <w:tc>
          <w:tcPr>
            <w:tcW w:w="1228" w:type="dxa"/>
            <w:vAlign w:val="center"/>
          </w:tcPr>
          <w:p w14:paraId="000006A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7,028</w:t>
            </w:r>
          </w:p>
        </w:tc>
        <w:tc>
          <w:tcPr>
            <w:tcW w:w="1229" w:type="dxa"/>
            <w:vAlign w:val="center"/>
          </w:tcPr>
          <w:p w14:paraId="000006A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7,190</w:t>
            </w:r>
          </w:p>
        </w:tc>
        <w:tc>
          <w:tcPr>
            <w:tcW w:w="1228" w:type="dxa"/>
            <w:vAlign w:val="center"/>
          </w:tcPr>
          <w:p w14:paraId="000006A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5,779</w:t>
            </w:r>
          </w:p>
        </w:tc>
        <w:tc>
          <w:tcPr>
            <w:tcW w:w="1229" w:type="dxa"/>
            <w:vAlign w:val="center"/>
          </w:tcPr>
          <w:p w14:paraId="000006A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7,765</w:t>
            </w:r>
          </w:p>
        </w:tc>
        <w:tc>
          <w:tcPr>
            <w:tcW w:w="1228" w:type="dxa"/>
            <w:vAlign w:val="center"/>
          </w:tcPr>
          <w:p w14:paraId="000006A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8,325</w:t>
            </w:r>
          </w:p>
        </w:tc>
        <w:tc>
          <w:tcPr>
            <w:tcW w:w="1229" w:type="dxa"/>
            <w:vAlign w:val="center"/>
          </w:tcPr>
          <w:p w14:paraId="000006A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4,317</w:t>
            </w:r>
          </w:p>
        </w:tc>
        <w:tc>
          <w:tcPr>
            <w:tcW w:w="1228" w:type="dxa"/>
            <w:vAlign w:val="center"/>
          </w:tcPr>
          <w:p w14:paraId="000006A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3,803</w:t>
            </w:r>
          </w:p>
        </w:tc>
        <w:tc>
          <w:tcPr>
            <w:tcW w:w="1229" w:type="dxa"/>
            <w:vAlign w:val="center"/>
          </w:tcPr>
          <w:p w14:paraId="000006A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4,844</w:t>
            </w:r>
          </w:p>
        </w:tc>
      </w:tr>
      <w:tr w:rsidR="00850D8F" w14:paraId="7FFF8EB5" w14:textId="77777777">
        <w:trPr>
          <w:trHeight w:val="330"/>
          <w:jc w:val="center"/>
        </w:trPr>
        <w:tc>
          <w:tcPr>
            <w:tcW w:w="1228" w:type="dxa"/>
            <w:tcBorders>
              <w:right w:val="single" w:sz="4" w:space="0" w:color="000000"/>
            </w:tcBorders>
            <w:shd w:val="clear" w:color="auto" w:fill="D9D9D9"/>
            <w:vAlign w:val="center"/>
          </w:tcPr>
          <w:p w14:paraId="000006A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89</w:t>
            </w:r>
          </w:p>
        </w:tc>
        <w:tc>
          <w:tcPr>
            <w:tcW w:w="1229" w:type="dxa"/>
            <w:tcBorders>
              <w:left w:val="single" w:sz="4" w:space="0" w:color="000000"/>
            </w:tcBorders>
            <w:vAlign w:val="center"/>
          </w:tcPr>
          <w:p w14:paraId="000006A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7,011</w:t>
            </w:r>
          </w:p>
        </w:tc>
        <w:tc>
          <w:tcPr>
            <w:tcW w:w="1228" w:type="dxa"/>
            <w:vAlign w:val="center"/>
          </w:tcPr>
          <w:p w14:paraId="000006A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7,092</w:t>
            </w:r>
          </w:p>
        </w:tc>
        <w:tc>
          <w:tcPr>
            <w:tcW w:w="1229" w:type="dxa"/>
            <w:vAlign w:val="center"/>
          </w:tcPr>
          <w:p w14:paraId="000006A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7,953</w:t>
            </w:r>
          </w:p>
        </w:tc>
        <w:tc>
          <w:tcPr>
            <w:tcW w:w="1228" w:type="dxa"/>
            <w:vAlign w:val="center"/>
          </w:tcPr>
          <w:p w14:paraId="000006A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7,896</w:t>
            </w:r>
          </w:p>
        </w:tc>
        <w:tc>
          <w:tcPr>
            <w:tcW w:w="1229" w:type="dxa"/>
            <w:vAlign w:val="center"/>
          </w:tcPr>
          <w:p w14:paraId="000006A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8,079</w:t>
            </w:r>
          </w:p>
        </w:tc>
        <w:tc>
          <w:tcPr>
            <w:tcW w:w="1228" w:type="dxa"/>
            <w:vAlign w:val="center"/>
          </w:tcPr>
          <w:p w14:paraId="000006B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6,493</w:t>
            </w:r>
          </w:p>
        </w:tc>
        <w:tc>
          <w:tcPr>
            <w:tcW w:w="1229" w:type="dxa"/>
            <w:vAlign w:val="center"/>
          </w:tcPr>
          <w:p w14:paraId="000006B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8,725</w:t>
            </w:r>
          </w:p>
        </w:tc>
        <w:tc>
          <w:tcPr>
            <w:tcW w:w="1228" w:type="dxa"/>
            <w:vAlign w:val="center"/>
          </w:tcPr>
          <w:p w14:paraId="000006B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9,353</w:t>
            </w:r>
          </w:p>
        </w:tc>
        <w:tc>
          <w:tcPr>
            <w:tcW w:w="1229" w:type="dxa"/>
            <w:vAlign w:val="center"/>
          </w:tcPr>
          <w:p w14:paraId="000006B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4,850</w:t>
            </w:r>
          </w:p>
        </w:tc>
        <w:tc>
          <w:tcPr>
            <w:tcW w:w="1228" w:type="dxa"/>
            <w:vAlign w:val="center"/>
          </w:tcPr>
          <w:p w14:paraId="000006B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4,273</w:t>
            </w:r>
          </w:p>
        </w:tc>
        <w:tc>
          <w:tcPr>
            <w:tcW w:w="1229" w:type="dxa"/>
            <w:vAlign w:val="center"/>
          </w:tcPr>
          <w:p w14:paraId="000006B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5,442</w:t>
            </w:r>
          </w:p>
        </w:tc>
      </w:tr>
      <w:tr w:rsidR="00850D8F" w14:paraId="0A12B775" w14:textId="77777777">
        <w:trPr>
          <w:trHeight w:val="330"/>
          <w:jc w:val="center"/>
        </w:trPr>
        <w:tc>
          <w:tcPr>
            <w:tcW w:w="1228" w:type="dxa"/>
            <w:tcBorders>
              <w:right w:val="single" w:sz="4" w:space="0" w:color="000000"/>
            </w:tcBorders>
            <w:shd w:val="clear" w:color="auto" w:fill="D9D9D9"/>
            <w:vAlign w:val="center"/>
          </w:tcPr>
          <w:p w14:paraId="000006B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90</w:t>
            </w:r>
          </w:p>
        </w:tc>
        <w:tc>
          <w:tcPr>
            <w:tcW w:w="1229" w:type="dxa"/>
            <w:tcBorders>
              <w:left w:val="single" w:sz="4" w:space="0" w:color="000000"/>
            </w:tcBorders>
            <w:vAlign w:val="center"/>
          </w:tcPr>
          <w:p w14:paraId="000006B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7,877</w:t>
            </w:r>
          </w:p>
        </w:tc>
        <w:tc>
          <w:tcPr>
            <w:tcW w:w="1228" w:type="dxa"/>
            <w:vAlign w:val="center"/>
          </w:tcPr>
          <w:p w14:paraId="000006B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7,968</w:t>
            </w:r>
          </w:p>
        </w:tc>
        <w:tc>
          <w:tcPr>
            <w:tcW w:w="1229" w:type="dxa"/>
            <w:vAlign w:val="center"/>
          </w:tcPr>
          <w:p w14:paraId="000006B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8,936</w:t>
            </w:r>
          </w:p>
        </w:tc>
        <w:tc>
          <w:tcPr>
            <w:tcW w:w="1228" w:type="dxa"/>
            <w:vAlign w:val="center"/>
          </w:tcPr>
          <w:p w14:paraId="000006B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8,871</w:t>
            </w:r>
          </w:p>
        </w:tc>
        <w:tc>
          <w:tcPr>
            <w:tcW w:w="1229" w:type="dxa"/>
            <w:vAlign w:val="center"/>
          </w:tcPr>
          <w:p w14:paraId="000006B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9,077</w:t>
            </w:r>
          </w:p>
        </w:tc>
        <w:tc>
          <w:tcPr>
            <w:tcW w:w="1228" w:type="dxa"/>
            <w:vAlign w:val="center"/>
          </w:tcPr>
          <w:p w14:paraId="000006B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7,295</w:t>
            </w:r>
          </w:p>
        </w:tc>
        <w:tc>
          <w:tcPr>
            <w:tcW w:w="1229" w:type="dxa"/>
            <w:vAlign w:val="center"/>
          </w:tcPr>
          <w:p w14:paraId="000006B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9,803</w:t>
            </w:r>
          </w:p>
        </w:tc>
        <w:tc>
          <w:tcPr>
            <w:tcW w:w="1228" w:type="dxa"/>
            <w:vAlign w:val="center"/>
          </w:tcPr>
          <w:p w14:paraId="000006B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10,509</w:t>
            </w:r>
          </w:p>
        </w:tc>
        <w:tc>
          <w:tcPr>
            <w:tcW w:w="1229" w:type="dxa"/>
            <w:vAlign w:val="center"/>
          </w:tcPr>
          <w:p w14:paraId="000006B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5,449</w:t>
            </w:r>
          </w:p>
        </w:tc>
        <w:tc>
          <w:tcPr>
            <w:tcW w:w="1228" w:type="dxa"/>
            <w:vAlign w:val="center"/>
          </w:tcPr>
          <w:p w14:paraId="000006C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4,801</w:t>
            </w:r>
          </w:p>
        </w:tc>
        <w:tc>
          <w:tcPr>
            <w:tcW w:w="1229" w:type="dxa"/>
            <w:vAlign w:val="center"/>
          </w:tcPr>
          <w:p w14:paraId="000006C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6,114</w:t>
            </w:r>
          </w:p>
        </w:tc>
      </w:tr>
      <w:tr w:rsidR="00850D8F" w14:paraId="0B14C72B" w14:textId="77777777">
        <w:trPr>
          <w:trHeight w:val="330"/>
          <w:jc w:val="center"/>
        </w:trPr>
        <w:tc>
          <w:tcPr>
            <w:tcW w:w="1228" w:type="dxa"/>
            <w:tcBorders>
              <w:right w:val="single" w:sz="4" w:space="0" w:color="000000"/>
            </w:tcBorders>
            <w:shd w:val="clear" w:color="auto" w:fill="D9D9D9"/>
            <w:vAlign w:val="center"/>
          </w:tcPr>
          <w:p w14:paraId="000006C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91</w:t>
            </w:r>
          </w:p>
        </w:tc>
        <w:tc>
          <w:tcPr>
            <w:tcW w:w="1229" w:type="dxa"/>
            <w:tcBorders>
              <w:left w:val="single" w:sz="4" w:space="0" w:color="000000"/>
            </w:tcBorders>
            <w:vAlign w:val="center"/>
          </w:tcPr>
          <w:p w14:paraId="000006C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8,850</w:t>
            </w:r>
          </w:p>
        </w:tc>
        <w:tc>
          <w:tcPr>
            <w:tcW w:w="1228" w:type="dxa"/>
            <w:vAlign w:val="center"/>
          </w:tcPr>
          <w:p w14:paraId="000006C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8,952</w:t>
            </w:r>
          </w:p>
        </w:tc>
        <w:tc>
          <w:tcPr>
            <w:tcW w:w="1229" w:type="dxa"/>
            <w:vAlign w:val="center"/>
          </w:tcPr>
          <w:p w14:paraId="000006C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10,039</w:t>
            </w:r>
          </w:p>
        </w:tc>
        <w:tc>
          <w:tcPr>
            <w:tcW w:w="1228" w:type="dxa"/>
            <w:vAlign w:val="center"/>
          </w:tcPr>
          <w:p w14:paraId="000006C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9,967</w:t>
            </w:r>
          </w:p>
        </w:tc>
        <w:tc>
          <w:tcPr>
            <w:tcW w:w="1229" w:type="dxa"/>
            <w:vAlign w:val="center"/>
          </w:tcPr>
          <w:p w14:paraId="000006C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10,197</w:t>
            </w:r>
          </w:p>
        </w:tc>
        <w:tc>
          <w:tcPr>
            <w:tcW w:w="1228" w:type="dxa"/>
            <w:vAlign w:val="center"/>
          </w:tcPr>
          <w:p w14:paraId="000006C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8,196</w:t>
            </w:r>
          </w:p>
        </w:tc>
        <w:tc>
          <w:tcPr>
            <w:tcW w:w="1229" w:type="dxa"/>
            <w:vAlign w:val="center"/>
          </w:tcPr>
          <w:p w14:paraId="000006C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11,013</w:t>
            </w:r>
          </w:p>
        </w:tc>
        <w:tc>
          <w:tcPr>
            <w:tcW w:w="1228" w:type="dxa"/>
            <w:vAlign w:val="center"/>
          </w:tcPr>
          <w:p w14:paraId="000006C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11,806</w:t>
            </w:r>
          </w:p>
        </w:tc>
        <w:tc>
          <w:tcPr>
            <w:tcW w:w="1229" w:type="dxa"/>
            <w:vAlign w:val="center"/>
          </w:tcPr>
          <w:p w14:paraId="000006C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6,122</w:t>
            </w:r>
          </w:p>
        </w:tc>
        <w:tc>
          <w:tcPr>
            <w:tcW w:w="1228" w:type="dxa"/>
            <w:vAlign w:val="center"/>
          </w:tcPr>
          <w:p w14:paraId="000006C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5,394</w:t>
            </w:r>
          </w:p>
        </w:tc>
        <w:tc>
          <w:tcPr>
            <w:tcW w:w="1229" w:type="dxa"/>
            <w:vAlign w:val="center"/>
          </w:tcPr>
          <w:p w14:paraId="000006C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6,869</w:t>
            </w:r>
          </w:p>
        </w:tc>
      </w:tr>
      <w:tr w:rsidR="00850D8F" w14:paraId="372970EC" w14:textId="77777777">
        <w:trPr>
          <w:trHeight w:val="330"/>
          <w:jc w:val="center"/>
        </w:trPr>
        <w:tc>
          <w:tcPr>
            <w:tcW w:w="1228" w:type="dxa"/>
            <w:tcBorders>
              <w:right w:val="single" w:sz="4" w:space="0" w:color="000000"/>
            </w:tcBorders>
            <w:shd w:val="clear" w:color="auto" w:fill="D9D9D9"/>
            <w:vAlign w:val="center"/>
          </w:tcPr>
          <w:p w14:paraId="000006C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92</w:t>
            </w:r>
          </w:p>
        </w:tc>
        <w:tc>
          <w:tcPr>
            <w:tcW w:w="1229" w:type="dxa"/>
            <w:tcBorders>
              <w:left w:val="single" w:sz="4" w:space="0" w:color="000000"/>
            </w:tcBorders>
            <w:vAlign w:val="center"/>
          </w:tcPr>
          <w:p w14:paraId="000006C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9,942</w:t>
            </w:r>
          </w:p>
        </w:tc>
        <w:tc>
          <w:tcPr>
            <w:tcW w:w="1228" w:type="dxa"/>
            <w:vAlign w:val="center"/>
          </w:tcPr>
          <w:p w14:paraId="000006D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10,057</w:t>
            </w:r>
          </w:p>
        </w:tc>
        <w:tc>
          <w:tcPr>
            <w:tcW w:w="1229" w:type="dxa"/>
            <w:vAlign w:val="center"/>
          </w:tcPr>
          <w:p w14:paraId="000006D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11,278</w:t>
            </w:r>
          </w:p>
        </w:tc>
        <w:tc>
          <w:tcPr>
            <w:tcW w:w="1228" w:type="dxa"/>
            <w:vAlign w:val="center"/>
          </w:tcPr>
          <w:p w14:paraId="000006D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11,197</w:t>
            </w:r>
          </w:p>
        </w:tc>
        <w:tc>
          <w:tcPr>
            <w:tcW w:w="1229" w:type="dxa"/>
            <w:vAlign w:val="center"/>
          </w:tcPr>
          <w:p w14:paraId="000006D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11,456</w:t>
            </w:r>
          </w:p>
        </w:tc>
        <w:tc>
          <w:tcPr>
            <w:tcW w:w="1228" w:type="dxa"/>
            <w:vAlign w:val="center"/>
          </w:tcPr>
          <w:p w14:paraId="000006D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9,208</w:t>
            </w:r>
          </w:p>
        </w:tc>
        <w:tc>
          <w:tcPr>
            <w:tcW w:w="1229" w:type="dxa"/>
            <w:vAlign w:val="center"/>
          </w:tcPr>
          <w:p w14:paraId="000006D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12,373</w:t>
            </w:r>
          </w:p>
        </w:tc>
        <w:tc>
          <w:tcPr>
            <w:tcW w:w="1228" w:type="dxa"/>
            <w:vAlign w:val="center"/>
          </w:tcPr>
          <w:p w14:paraId="000006D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13,264</w:t>
            </w:r>
          </w:p>
        </w:tc>
        <w:tc>
          <w:tcPr>
            <w:tcW w:w="1229" w:type="dxa"/>
            <w:vAlign w:val="center"/>
          </w:tcPr>
          <w:p w14:paraId="000006D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6,878</w:t>
            </w:r>
          </w:p>
        </w:tc>
        <w:tc>
          <w:tcPr>
            <w:tcW w:w="1228" w:type="dxa"/>
            <w:vAlign w:val="center"/>
          </w:tcPr>
          <w:p w14:paraId="000006D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6,060</w:t>
            </w:r>
          </w:p>
        </w:tc>
        <w:tc>
          <w:tcPr>
            <w:tcW w:w="1229" w:type="dxa"/>
            <w:vAlign w:val="center"/>
          </w:tcPr>
          <w:p w14:paraId="000006D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7,717</w:t>
            </w:r>
          </w:p>
        </w:tc>
      </w:tr>
      <w:tr w:rsidR="00850D8F" w14:paraId="4BDDDF55" w14:textId="77777777">
        <w:trPr>
          <w:trHeight w:val="330"/>
          <w:jc w:val="center"/>
        </w:trPr>
        <w:tc>
          <w:tcPr>
            <w:tcW w:w="1228" w:type="dxa"/>
            <w:tcBorders>
              <w:right w:val="single" w:sz="4" w:space="0" w:color="000000"/>
            </w:tcBorders>
            <w:shd w:val="clear" w:color="auto" w:fill="D9D9D9"/>
            <w:vAlign w:val="center"/>
          </w:tcPr>
          <w:p w14:paraId="000006D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93</w:t>
            </w:r>
          </w:p>
        </w:tc>
        <w:tc>
          <w:tcPr>
            <w:tcW w:w="1229" w:type="dxa"/>
            <w:tcBorders>
              <w:left w:val="single" w:sz="4" w:space="0" w:color="000000"/>
            </w:tcBorders>
            <w:vAlign w:val="center"/>
          </w:tcPr>
          <w:p w14:paraId="000006D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11,170</w:t>
            </w:r>
          </w:p>
        </w:tc>
        <w:tc>
          <w:tcPr>
            <w:tcW w:w="1228" w:type="dxa"/>
            <w:vAlign w:val="center"/>
          </w:tcPr>
          <w:p w14:paraId="000006D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11,299</w:t>
            </w:r>
          </w:p>
        </w:tc>
        <w:tc>
          <w:tcPr>
            <w:tcW w:w="1229" w:type="dxa"/>
            <w:vAlign w:val="center"/>
          </w:tcPr>
          <w:p w14:paraId="000006D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12,671</w:t>
            </w:r>
          </w:p>
        </w:tc>
        <w:tc>
          <w:tcPr>
            <w:tcW w:w="1228" w:type="dxa"/>
            <w:vAlign w:val="center"/>
          </w:tcPr>
          <w:p w14:paraId="000006D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12,580</w:t>
            </w:r>
          </w:p>
        </w:tc>
        <w:tc>
          <w:tcPr>
            <w:tcW w:w="1229" w:type="dxa"/>
            <w:vAlign w:val="center"/>
          </w:tcPr>
          <w:p w14:paraId="000006D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12,871</w:t>
            </w:r>
          </w:p>
        </w:tc>
        <w:tc>
          <w:tcPr>
            <w:tcW w:w="1228" w:type="dxa"/>
            <w:vAlign w:val="center"/>
          </w:tcPr>
          <w:p w14:paraId="000006E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10,345</w:t>
            </w:r>
          </w:p>
        </w:tc>
        <w:tc>
          <w:tcPr>
            <w:tcW w:w="1229" w:type="dxa"/>
            <w:vAlign w:val="center"/>
          </w:tcPr>
          <w:p w14:paraId="000006E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13,901</w:t>
            </w:r>
          </w:p>
        </w:tc>
        <w:tc>
          <w:tcPr>
            <w:tcW w:w="1228" w:type="dxa"/>
            <w:vAlign w:val="center"/>
          </w:tcPr>
          <w:p w14:paraId="000006E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14,902</w:t>
            </w:r>
          </w:p>
        </w:tc>
        <w:tc>
          <w:tcPr>
            <w:tcW w:w="1229" w:type="dxa"/>
            <w:vAlign w:val="center"/>
          </w:tcPr>
          <w:p w14:paraId="000006E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7,728</w:t>
            </w:r>
          </w:p>
        </w:tc>
        <w:tc>
          <w:tcPr>
            <w:tcW w:w="1228" w:type="dxa"/>
            <w:vAlign w:val="center"/>
          </w:tcPr>
          <w:p w14:paraId="000006E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6,808</w:t>
            </w:r>
          </w:p>
        </w:tc>
        <w:tc>
          <w:tcPr>
            <w:tcW w:w="1229" w:type="dxa"/>
            <w:vAlign w:val="center"/>
          </w:tcPr>
          <w:p w14:paraId="000006E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8,670</w:t>
            </w:r>
          </w:p>
        </w:tc>
      </w:tr>
      <w:tr w:rsidR="00850D8F" w14:paraId="19CD924D" w14:textId="77777777">
        <w:trPr>
          <w:trHeight w:val="330"/>
          <w:jc w:val="center"/>
        </w:trPr>
        <w:tc>
          <w:tcPr>
            <w:tcW w:w="1228" w:type="dxa"/>
            <w:tcBorders>
              <w:right w:val="single" w:sz="4" w:space="0" w:color="000000"/>
            </w:tcBorders>
            <w:shd w:val="clear" w:color="auto" w:fill="D9D9D9"/>
            <w:vAlign w:val="center"/>
          </w:tcPr>
          <w:p w14:paraId="000006E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94</w:t>
            </w:r>
          </w:p>
        </w:tc>
        <w:tc>
          <w:tcPr>
            <w:tcW w:w="1229" w:type="dxa"/>
            <w:tcBorders>
              <w:left w:val="single" w:sz="4" w:space="0" w:color="000000"/>
            </w:tcBorders>
            <w:vAlign w:val="center"/>
          </w:tcPr>
          <w:p w14:paraId="000006E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12,550</w:t>
            </w:r>
          </w:p>
        </w:tc>
        <w:tc>
          <w:tcPr>
            <w:tcW w:w="1228" w:type="dxa"/>
            <w:vAlign w:val="center"/>
          </w:tcPr>
          <w:p w14:paraId="000006E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12,695</w:t>
            </w:r>
          </w:p>
        </w:tc>
        <w:tc>
          <w:tcPr>
            <w:tcW w:w="1229" w:type="dxa"/>
            <w:vAlign w:val="center"/>
          </w:tcPr>
          <w:p w14:paraId="000006E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14,237</w:t>
            </w:r>
          </w:p>
        </w:tc>
        <w:tc>
          <w:tcPr>
            <w:tcW w:w="1228" w:type="dxa"/>
            <w:vAlign w:val="center"/>
          </w:tcPr>
          <w:p w14:paraId="000006E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14,134</w:t>
            </w:r>
          </w:p>
        </w:tc>
        <w:tc>
          <w:tcPr>
            <w:tcW w:w="1229" w:type="dxa"/>
            <w:vAlign w:val="center"/>
          </w:tcPr>
          <w:p w14:paraId="000006E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14,461</w:t>
            </w:r>
          </w:p>
        </w:tc>
        <w:tc>
          <w:tcPr>
            <w:tcW w:w="1228" w:type="dxa"/>
            <w:vAlign w:val="center"/>
          </w:tcPr>
          <w:p w14:paraId="000006E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11,623</w:t>
            </w:r>
          </w:p>
        </w:tc>
        <w:tc>
          <w:tcPr>
            <w:tcW w:w="1229" w:type="dxa"/>
            <w:vAlign w:val="center"/>
          </w:tcPr>
          <w:p w14:paraId="000006E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15,618</w:t>
            </w:r>
          </w:p>
        </w:tc>
        <w:tc>
          <w:tcPr>
            <w:tcW w:w="1228" w:type="dxa"/>
            <w:vAlign w:val="center"/>
          </w:tcPr>
          <w:p w14:paraId="000006E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16,743</w:t>
            </w:r>
          </w:p>
        </w:tc>
        <w:tc>
          <w:tcPr>
            <w:tcW w:w="1229" w:type="dxa"/>
            <w:vAlign w:val="center"/>
          </w:tcPr>
          <w:p w14:paraId="000006E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8,682</w:t>
            </w:r>
          </w:p>
        </w:tc>
        <w:tc>
          <w:tcPr>
            <w:tcW w:w="1228" w:type="dxa"/>
            <w:vAlign w:val="center"/>
          </w:tcPr>
          <w:p w14:paraId="000006F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7,649</w:t>
            </w:r>
          </w:p>
        </w:tc>
        <w:tc>
          <w:tcPr>
            <w:tcW w:w="1229" w:type="dxa"/>
            <w:vAlign w:val="center"/>
          </w:tcPr>
          <w:p w14:paraId="000006F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9,742</w:t>
            </w:r>
          </w:p>
        </w:tc>
      </w:tr>
      <w:tr w:rsidR="00850D8F" w14:paraId="7E726651" w14:textId="77777777">
        <w:trPr>
          <w:trHeight w:val="330"/>
          <w:jc w:val="center"/>
        </w:trPr>
        <w:tc>
          <w:tcPr>
            <w:tcW w:w="1228" w:type="dxa"/>
            <w:tcBorders>
              <w:right w:val="single" w:sz="4" w:space="0" w:color="000000"/>
            </w:tcBorders>
            <w:shd w:val="clear" w:color="auto" w:fill="D9D9D9"/>
            <w:vAlign w:val="center"/>
          </w:tcPr>
          <w:p w14:paraId="000006F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95</w:t>
            </w:r>
          </w:p>
        </w:tc>
        <w:tc>
          <w:tcPr>
            <w:tcW w:w="1229" w:type="dxa"/>
            <w:tcBorders>
              <w:left w:val="single" w:sz="4" w:space="0" w:color="000000"/>
            </w:tcBorders>
            <w:vAlign w:val="center"/>
          </w:tcPr>
          <w:p w14:paraId="000006F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14,100</w:t>
            </w:r>
          </w:p>
        </w:tc>
        <w:tc>
          <w:tcPr>
            <w:tcW w:w="1228" w:type="dxa"/>
            <w:vAlign w:val="center"/>
          </w:tcPr>
          <w:p w14:paraId="000006F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14,263</w:t>
            </w:r>
          </w:p>
        </w:tc>
        <w:tc>
          <w:tcPr>
            <w:tcW w:w="1229" w:type="dxa"/>
            <w:vAlign w:val="center"/>
          </w:tcPr>
          <w:p w14:paraId="000006F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15,995</w:t>
            </w:r>
          </w:p>
        </w:tc>
        <w:tc>
          <w:tcPr>
            <w:tcW w:w="1228" w:type="dxa"/>
            <w:vAlign w:val="center"/>
          </w:tcPr>
          <w:p w14:paraId="000006F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15,880</w:t>
            </w:r>
          </w:p>
        </w:tc>
        <w:tc>
          <w:tcPr>
            <w:tcW w:w="1229" w:type="dxa"/>
            <w:vAlign w:val="center"/>
          </w:tcPr>
          <w:p w14:paraId="000006F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16,247</w:t>
            </w:r>
          </w:p>
        </w:tc>
        <w:tc>
          <w:tcPr>
            <w:tcW w:w="1228" w:type="dxa"/>
            <w:vAlign w:val="center"/>
          </w:tcPr>
          <w:p w14:paraId="000006F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13,059</w:t>
            </w:r>
          </w:p>
        </w:tc>
        <w:tc>
          <w:tcPr>
            <w:tcW w:w="1229" w:type="dxa"/>
            <w:vAlign w:val="center"/>
          </w:tcPr>
          <w:p w14:paraId="000006F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17,547</w:t>
            </w:r>
          </w:p>
        </w:tc>
        <w:tc>
          <w:tcPr>
            <w:tcW w:w="1228" w:type="dxa"/>
            <w:vAlign w:val="center"/>
          </w:tcPr>
          <w:p w14:paraId="000006F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18,811</w:t>
            </w:r>
          </w:p>
        </w:tc>
        <w:tc>
          <w:tcPr>
            <w:tcW w:w="1229" w:type="dxa"/>
            <w:vAlign w:val="center"/>
          </w:tcPr>
          <w:p w14:paraId="000006F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9,755</w:t>
            </w:r>
          </w:p>
        </w:tc>
        <w:tc>
          <w:tcPr>
            <w:tcW w:w="1228" w:type="dxa"/>
            <w:vAlign w:val="center"/>
          </w:tcPr>
          <w:p w14:paraId="000006F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8,594</w:t>
            </w:r>
          </w:p>
        </w:tc>
        <w:tc>
          <w:tcPr>
            <w:tcW w:w="1229" w:type="dxa"/>
            <w:vAlign w:val="center"/>
          </w:tcPr>
          <w:p w14:paraId="000006F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10,945</w:t>
            </w:r>
          </w:p>
        </w:tc>
      </w:tr>
      <w:tr w:rsidR="00850D8F" w14:paraId="05CC232C" w14:textId="77777777">
        <w:trPr>
          <w:trHeight w:val="330"/>
          <w:jc w:val="center"/>
        </w:trPr>
        <w:tc>
          <w:tcPr>
            <w:tcW w:w="1228" w:type="dxa"/>
            <w:tcBorders>
              <w:right w:val="single" w:sz="4" w:space="0" w:color="000000"/>
            </w:tcBorders>
            <w:shd w:val="clear" w:color="auto" w:fill="D9D9D9"/>
            <w:vAlign w:val="center"/>
          </w:tcPr>
          <w:p w14:paraId="000006F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96</w:t>
            </w:r>
          </w:p>
        </w:tc>
        <w:tc>
          <w:tcPr>
            <w:tcW w:w="1229" w:type="dxa"/>
            <w:tcBorders>
              <w:left w:val="single" w:sz="4" w:space="0" w:color="000000"/>
            </w:tcBorders>
            <w:vAlign w:val="center"/>
          </w:tcPr>
          <w:p w14:paraId="000006F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15,841</w:t>
            </w:r>
          </w:p>
        </w:tc>
        <w:tc>
          <w:tcPr>
            <w:tcW w:w="1228" w:type="dxa"/>
            <w:vAlign w:val="center"/>
          </w:tcPr>
          <w:p w14:paraId="0000070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16,024</w:t>
            </w:r>
          </w:p>
        </w:tc>
        <w:tc>
          <w:tcPr>
            <w:tcW w:w="1229" w:type="dxa"/>
            <w:vAlign w:val="center"/>
          </w:tcPr>
          <w:p w14:paraId="0000070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17,970</w:t>
            </w:r>
          </w:p>
        </w:tc>
        <w:tc>
          <w:tcPr>
            <w:tcW w:w="1228" w:type="dxa"/>
            <w:vAlign w:val="center"/>
          </w:tcPr>
          <w:p w14:paraId="0000070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17,841</w:t>
            </w:r>
          </w:p>
        </w:tc>
        <w:tc>
          <w:tcPr>
            <w:tcW w:w="1229" w:type="dxa"/>
            <w:vAlign w:val="center"/>
          </w:tcPr>
          <w:p w14:paraId="0000070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18,253</w:t>
            </w:r>
          </w:p>
        </w:tc>
        <w:tc>
          <w:tcPr>
            <w:tcW w:w="1228" w:type="dxa"/>
            <w:vAlign w:val="center"/>
          </w:tcPr>
          <w:p w14:paraId="0000070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14,671</w:t>
            </w:r>
          </w:p>
        </w:tc>
        <w:tc>
          <w:tcPr>
            <w:tcW w:w="1229" w:type="dxa"/>
            <w:vAlign w:val="center"/>
          </w:tcPr>
          <w:p w14:paraId="0000070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19,714</w:t>
            </w:r>
          </w:p>
        </w:tc>
        <w:tc>
          <w:tcPr>
            <w:tcW w:w="1228" w:type="dxa"/>
            <w:vAlign w:val="center"/>
          </w:tcPr>
          <w:p w14:paraId="0000070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21,133</w:t>
            </w:r>
          </w:p>
        </w:tc>
        <w:tc>
          <w:tcPr>
            <w:tcW w:w="1229" w:type="dxa"/>
            <w:vAlign w:val="center"/>
          </w:tcPr>
          <w:p w14:paraId="0000070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10,959</w:t>
            </w:r>
          </w:p>
        </w:tc>
        <w:tc>
          <w:tcPr>
            <w:tcW w:w="1228" w:type="dxa"/>
            <w:vAlign w:val="center"/>
          </w:tcPr>
          <w:p w14:paraId="0000070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9,655</w:t>
            </w:r>
          </w:p>
        </w:tc>
        <w:tc>
          <w:tcPr>
            <w:tcW w:w="1229" w:type="dxa"/>
            <w:vAlign w:val="center"/>
          </w:tcPr>
          <w:p w14:paraId="0000070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12,296</w:t>
            </w:r>
          </w:p>
        </w:tc>
      </w:tr>
      <w:tr w:rsidR="00850D8F" w14:paraId="036DF846" w14:textId="77777777">
        <w:trPr>
          <w:trHeight w:val="330"/>
          <w:jc w:val="center"/>
        </w:trPr>
        <w:tc>
          <w:tcPr>
            <w:tcW w:w="1228" w:type="dxa"/>
            <w:tcBorders>
              <w:right w:val="single" w:sz="4" w:space="0" w:color="000000"/>
            </w:tcBorders>
            <w:shd w:val="clear" w:color="auto" w:fill="D9D9D9"/>
            <w:vAlign w:val="center"/>
          </w:tcPr>
          <w:p w14:paraId="0000070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97</w:t>
            </w:r>
          </w:p>
        </w:tc>
        <w:tc>
          <w:tcPr>
            <w:tcW w:w="1229" w:type="dxa"/>
            <w:tcBorders>
              <w:left w:val="single" w:sz="4" w:space="0" w:color="000000"/>
            </w:tcBorders>
            <w:vAlign w:val="center"/>
          </w:tcPr>
          <w:p w14:paraId="0000070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17,797</w:t>
            </w:r>
          </w:p>
        </w:tc>
        <w:tc>
          <w:tcPr>
            <w:tcW w:w="1228" w:type="dxa"/>
            <w:vAlign w:val="center"/>
          </w:tcPr>
          <w:p w14:paraId="0000070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18,003</w:t>
            </w:r>
          </w:p>
        </w:tc>
        <w:tc>
          <w:tcPr>
            <w:tcW w:w="1229" w:type="dxa"/>
            <w:vAlign w:val="center"/>
          </w:tcPr>
          <w:p w14:paraId="0000070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20,189</w:t>
            </w:r>
          </w:p>
        </w:tc>
        <w:tc>
          <w:tcPr>
            <w:tcW w:w="1228" w:type="dxa"/>
            <w:vAlign w:val="center"/>
          </w:tcPr>
          <w:p w14:paraId="0000070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20,044</w:t>
            </w:r>
          </w:p>
        </w:tc>
        <w:tc>
          <w:tcPr>
            <w:tcW w:w="1229" w:type="dxa"/>
            <w:vAlign w:val="center"/>
          </w:tcPr>
          <w:p w14:paraId="0000070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20,508</w:t>
            </w:r>
          </w:p>
        </w:tc>
        <w:tc>
          <w:tcPr>
            <w:tcW w:w="1228" w:type="dxa"/>
            <w:vAlign w:val="center"/>
          </w:tcPr>
          <w:p w14:paraId="0000071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16,483</w:t>
            </w:r>
          </w:p>
        </w:tc>
        <w:tc>
          <w:tcPr>
            <w:tcW w:w="1229" w:type="dxa"/>
            <w:vAlign w:val="center"/>
          </w:tcPr>
          <w:p w14:paraId="0000071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22,149</w:t>
            </w:r>
          </w:p>
        </w:tc>
        <w:tc>
          <w:tcPr>
            <w:tcW w:w="1228" w:type="dxa"/>
            <w:vAlign w:val="center"/>
          </w:tcPr>
          <w:p w14:paraId="0000071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23,743</w:t>
            </w:r>
          </w:p>
        </w:tc>
        <w:tc>
          <w:tcPr>
            <w:tcW w:w="1229" w:type="dxa"/>
            <w:vAlign w:val="center"/>
          </w:tcPr>
          <w:p w14:paraId="0000071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12,312</w:t>
            </w:r>
          </w:p>
        </w:tc>
        <w:tc>
          <w:tcPr>
            <w:tcW w:w="1228" w:type="dxa"/>
            <w:vAlign w:val="center"/>
          </w:tcPr>
          <w:p w14:paraId="0000071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10,848</w:t>
            </w:r>
          </w:p>
        </w:tc>
        <w:tc>
          <w:tcPr>
            <w:tcW w:w="1229" w:type="dxa"/>
            <w:vAlign w:val="center"/>
          </w:tcPr>
          <w:p w14:paraId="0000071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13,815</w:t>
            </w:r>
          </w:p>
        </w:tc>
      </w:tr>
      <w:tr w:rsidR="00850D8F" w14:paraId="2CDA4C21" w14:textId="77777777">
        <w:trPr>
          <w:trHeight w:val="330"/>
          <w:jc w:val="center"/>
        </w:trPr>
        <w:tc>
          <w:tcPr>
            <w:tcW w:w="1228" w:type="dxa"/>
            <w:tcBorders>
              <w:right w:val="single" w:sz="4" w:space="0" w:color="000000"/>
            </w:tcBorders>
            <w:shd w:val="clear" w:color="auto" w:fill="D9D9D9"/>
            <w:vAlign w:val="center"/>
          </w:tcPr>
          <w:p w14:paraId="0000071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98</w:t>
            </w:r>
          </w:p>
        </w:tc>
        <w:tc>
          <w:tcPr>
            <w:tcW w:w="1229" w:type="dxa"/>
            <w:tcBorders>
              <w:left w:val="single" w:sz="4" w:space="0" w:color="000000"/>
            </w:tcBorders>
            <w:vAlign w:val="center"/>
          </w:tcPr>
          <w:p w14:paraId="0000071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19,994</w:t>
            </w:r>
          </w:p>
        </w:tc>
        <w:tc>
          <w:tcPr>
            <w:tcW w:w="1228" w:type="dxa"/>
            <w:vAlign w:val="center"/>
          </w:tcPr>
          <w:p w14:paraId="0000071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20,226</w:t>
            </w:r>
          </w:p>
        </w:tc>
        <w:tc>
          <w:tcPr>
            <w:tcW w:w="1229" w:type="dxa"/>
            <w:vAlign w:val="center"/>
          </w:tcPr>
          <w:p w14:paraId="0000071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22,682</w:t>
            </w:r>
          </w:p>
        </w:tc>
        <w:tc>
          <w:tcPr>
            <w:tcW w:w="1228" w:type="dxa"/>
            <w:vAlign w:val="center"/>
          </w:tcPr>
          <w:p w14:paraId="0000071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22,519</w:t>
            </w:r>
          </w:p>
        </w:tc>
        <w:tc>
          <w:tcPr>
            <w:tcW w:w="1229" w:type="dxa"/>
            <w:vAlign w:val="center"/>
          </w:tcPr>
          <w:p w14:paraId="0000071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23,040</w:t>
            </w:r>
          </w:p>
        </w:tc>
        <w:tc>
          <w:tcPr>
            <w:tcW w:w="1228" w:type="dxa"/>
            <w:vAlign w:val="center"/>
          </w:tcPr>
          <w:p w14:paraId="0000071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18,518</w:t>
            </w:r>
          </w:p>
        </w:tc>
        <w:tc>
          <w:tcPr>
            <w:tcW w:w="1229" w:type="dxa"/>
            <w:vAlign w:val="center"/>
          </w:tcPr>
          <w:p w14:paraId="0000071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24,883</w:t>
            </w:r>
          </w:p>
        </w:tc>
        <w:tc>
          <w:tcPr>
            <w:tcW w:w="1228" w:type="dxa"/>
            <w:vAlign w:val="center"/>
          </w:tcPr>
          <w:p w14:paraId="0000071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26,675</w:t>
            </w:r>
          </w:p>
        </w:tc>
        <w:tc>
          <w:tcPr>
            <w:tcW w:w="1229" w:type="dxa"/>
            <w:vAlign w:val="center"/>
          </w:tcPr>
          <w:p w14:paraId="0000071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13,833</w:t>
            </w:r>
          </w:p>
        </w:tc>
        <w:tc>
          <w:tcPr>
            <w:tcW w:w="1228" w:type="dxa"/>
            <w:vAlign w:val="center"/>
          </w:tcPr>
          <w:p w14:paraId="0000072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12,187</w:t>
            </w:r>
          </w:p>
        </w:tc>
        <w:tc>
          <w:tcPr>
            <w:tcW w:w="1229" w:type="dxa"/>
            <w:vAlign w:val="center"/>
          </w:tcPr>
          <w:p w14:paraId="0000072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15,521</w:t>
            </w:r>
          </w:p>
        </w:tc>
      </w:tr>
      <w:tr w:rsidR="00850D8F" w14:paraId="4DA75864" w14:textId="77777777">
        <w:trPr>
          <w:trHeight w:val="330"/>
          <w:jc w:val="center"/>
        </w:trPr>
        <w:tc>
          <w:tcPr>
            <w:tcW w:w="1228" w:type="dxa"/>
            <w:tcBorders>
              <w:right w:val="single" w:sz="4" w:space="0" w:color="000000"/>
            </w:tcBorders>
            <w:shd w:val="clear" w:color="auto" w:fill="D9D9D9"/>
            <w:vAlign w:val="center"/>
          </w:tcPr>
          <w:p w14:paraId="0000072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99</w:t>
            </w:r>
          </w:p>
        </w:tc>
        <w:tc>
          <w:tcPr>
            <w:tcW w:w="1229" w:type="dxa"/>
            <w:tcBorders>
              <w:left w:val="single" w:sz="4" w:space="0" w:color="000000"/>
            </w:tcBorders>
            <w:vAlign w:val="center"/>
          </w:tcPr>
          <w:p w14:paraId="0000072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22,464</w:t>
            </w:r>
          </w:p>
        </w:tc>
        <w:tc>
          <w:tcPr>
            <w:tcW w:w="1228" w:type="dxa"/>
            <w:vAlign w:val="center"/>
          </w:tcPr>
          <w:p w14:paraId="0000072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22,724</w:t>
            </w:r>
          </w:p>
        </w:tc>
        <w:tc>
          <w:tcPr>
            <w:tcW w:w="1229" w:type="dxa"/>
            <w:vAlign w:val="center"/>
          </w:tcPr>
          <w:p w14:paraId="0000072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25,483</w:t>
            </w:r>
          </w:p>
        </w:tc>
        <w:tc>
          <w:tcPr>
            <w:tcW w:w="1228" w:type="dxa"/>
            <w:vAlign w:val="center"/>
          </w:tcPr>
          <w:p w14:paraId="0000072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25,301</w:t>
            </w:r>
          </w:p>
        </w:tc>
        <w:tc>
          <w:tcPr>
            <w:tcW w:w="1229" w:type="dxa"/>
            <w:vAlign w:val="center"/>
          </w:tcPr>
          <w:p w14:paraId="0000072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25,885</w:t>
            </w:r>
          </w:p>
        </w:tc>
        <w:tc>
          <w:tcPr>
            <w:tcW w:w="1228" w:type="dxa"/>
            <w:vAlign w:val="center"/>
          </w:tcPr>
          <w:p w14:paraId="0000072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20,805</w:t>
            </w:r>
          </w:p>
        </w:tc>
        <w:tc>
          <w:tcPr>
            <w:tcW w:w="1229" w:type="dxa"/>
            <w:vAlign w:val="center"/>
          </w:tcPr>
          <w:p w14:paraId="0000072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27,957</w:t>
            </w:r>
          </w:p>
        </w:tc>
        <w:tc>
          <w:tcPr>
            <w:tcW w:w="1228" w:type="dxa"/>
            <w:vAlign w:val="center"/>
          </w:tcPr>
          <w:p w14:paraId="0000072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29,970</w:t>
            </w:r>
          </w:p>
        </w:tc>
        <w:tc>
          <w:tcPr>
            <w:tcW w:w="1229" w:type="dxa"/>
            <w:vAlign w:val="center"/>
          </w:tcPr>
          <w:p w14:paraId="0000072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15,541</w:t>
            </w:r>
          </w:p>
        </w:tc>
        <w:tc>
          <w:tcPr>
            <w:tcW w:w="1228" w:type="dxa"/>
            <w:vAlign w:val="center"/>
          </w:tcPr>
          <w:p w14:paraId="0000072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13,693</w:t>
            </w:r>
          </w:p>
        </w:tc>
        <w:tc>
          <w:tcPr>
            <w:tcW w:w="1229" w:type="dxa"/>
            <w:vAlign w:val="center"/>
          </w:tcPr>
          <w:p w14:paraId="0000072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17,438</w:t>
            </w:r>
          </w:p>
        </w:tc>
      </w:tr>
      <w:tr w:rsidR="00850D8F" w14:paraId="27F6DC55" w14:textId="77777777">
        <w:trPr>
          <w:trHeight w:val="330"/>
          <w:jc w:val="center"/>
        </w:trPr>
        <w:tc>
          <w:tcPr>
            <w:tcW w:w="1228" w:type="dxa"/>
            <w:tcBorders>
              <w:right w:val="single" w:sz="4" w:space="0" w:color="000000"/>
            </w:tcBorders>
            <w:shd w:val="clear" w:color="auto" w:fill="D9D9D9"/>
            <w:vAlign w:val="center"/>
          </w:tcPr>
          <w:p w14:paraId="0000072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100</w:t>
            </w:r>
          </w:p>
        </w:tc>
        <w:tc>
          <w:tcPr>
            <w:tcW w:w="1229" w:type="dxa"/>
            <w:tcBorders>
              <w:left w:val="single" w:sz="4" w:space="0" w:color="000000"/>
            </w:tcBorders>
            <w:vAlign w:val="center"/>
          </w:tcPr>
          <w:p w14:paraId="0000072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25,239</w:t>
            </w:r>
          </w:p>
        </w:tc>
        <w:tc>
          <w:tcPr>
            <w:tcW w:w="1228" w:type="dxa"/>
            <w:vAlign w:val="center"/>
          </w:tcPr>
          <w:p w14:paraId="0000073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25,531</w:t>
            </w:r>
          </w:p>
        </w:tc>
        <w:tc>
          <w:tcPr>
            <w:tcW w:w="1229" w:type="dxa"/>
            <w:vAlign w:val="center"/>
          </w:tcPr>
          <w:p w14:paraId="0000073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28,631</w:t>
            </w:r>
          </w:p>
        </w:tc>
        <w:tc>
          <w:tcPr>
            <w:tcW w:w="1228" w:type="dxa"/>
            <w:vAlign w:val="center"/>
          </w:tcPr>
          <w:p w14:paraId="0000073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28,426</w:t>
            </w:r>
          </w:p>
        </w:tc>
        <w:tc>
          <w:tcPr>
            <w:tcW w:w="1229" w:type="dxa"/>
            <w:vAlign w:val="center"/>
          </w:tcPr>
          <w:p w14:paraId="0000073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29,083</w:t>
            </w:r>
          </w:p>
        </w:tc>
        <w:tc>
          <w:tcPr>
            <w:tcW w:w="1228" w:type="dxa"/>
            <w:vAlign w:val="center"/>
          </w:tcPr>
          <w:p w14:paraId="0000073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23,375</w:t>
            </w:r>
          </w:p>
        </w:tc>
        <w:tc>
          <w:tcPr>
            <w:tcW w:w="1229" w:type="dxa"/>
            <w:vAlign w:val="center"/>
          </w:tcPr>
          <w:p w14:paraId="0000073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31,410</w:t>
            </w:r>
          </w:p>
        </w:tc>
        <w:tc>
          <w:tcPr>
            <w:tcW w:w="1228" w:type="dxa"/>
            <w:vAlign w:val="center"/>
          </w:tcPr>
          <w:p w14:paraId="0000073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33,672</w:t>
            </w:r>
          </w:p>
        </w:tc>
        <w:tc>
          <w:tcPr>
            <w:tcW w:w="1229" w:type="dxa"/>
            <w:vAlign w:val="center"/>
          </w:tcPr>
          <w:p w14:paraId="0000073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17,461</w:t>
            </w:r>
          </w:p>
        </w:tc>
        <w:tc>
          <w:tcPr>
            <w:tcW w:w="1228" w:type="dxa"/>
            <w:vAlign w:val="center"/>
          </w:tcPr>
          <w:p w14:paraId="0000073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15,384</w:t>
            </w:r>
          </w:p>
        </w:tc>
        <w:tc>
          <w:tcPr>
            <w:tcW w:w="1229" w:type="dxa"/>
            <w:vAlign w:val="center"/>
          </w:tcPr>
          <w:p w14:paraId="0000073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19,592</w:t>
            </w:r>
          </w:p>
        </w:tc>
      </w:tr>
      <w:tr w:rsidR="00850D8F" w14:paraId="446F60DA" w14:textId="77777777">
        <w:trPr>
          <w:trHeight w:val="330"/>
          <w:jc w:val="center"/>
        </w:trPr>
        <w:tc>
          <w:tcPr>
            <w:tcW w:w="1228" w:type="dxa"/>
            <w:tcBorders>
              <w:right w:val="single" w:sz="4" w:space="0" w:color="000000"/>
            </w:tcBorders>
            <w:shd w:val="clear" w:color="auto" w:fill="D9D9D9"/>
            <w:vAlign w:val="center"/>
          </w:tcPr>
          <w:p w14:paraId="0000073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101</w:t>
            </w:r>
          </w:p>
        </w:tc>
        <w:tc>
          <w:tcPr>
            <w:tcW w:w="1229" w:type="dxa"/>
            <w:tcBorders>
              <w:left w:val="single" w:sz="4" w:space="0" w:color="000000"/>
            </w:tcBorders>
            <w:vAlign w:val="center"/>
          </w:tcPr>
          <w:p w14:paraId="0000073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28,356</w:t>
            </w:r>
          </w:p>
        </w:tc>
        <w:tc>
          <w:tcPr>
            <w:tcW w:w="1228" w:type="dxa"/>
            <w:vAlign w:val="center"/>
          </w:tcPr>
          <w:p w14:paraId="0000073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28,684</w:t>
            </w:r>
          </w:p>
        </w:tc>
        <w:tc>
          <w:tcPr>
            <w:tcW w:w="1229" w:type="dxa"/>
            <w:vAlign w:val="center"/>
          </w:tcPr>
          <w:p w14:paraId="0000073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32,167</w:t>
            </w:r>
          </w:p>
        </w:tc>
        <w:tc>
          <w:tcPr>
            <w:tcW w:w="1228" w:type="dxa"/>
            <w:vAlign w:val="center"/>
          </w:tcPr>
          <w:p w14:paraId="0000073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31,936</w:t>
            </w:r>
          </w:p>
        </w:tc>
        <w:tc>
          <w:tcPr>
            <w:tcW w:w="1229" w:type="dxa"/>
            <w:vAlign w:val="center"/>
          </w:tcPr>
          <w:p w14:paraId="0000073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32,675</w:t>
            </w:r>
          </w:p>
        </w:tc>
        <w:tc>
          <w:tcPr>
            <w:tcW w:w="1228" w:type="dxa"/>
            <w:vAlign w:val="center"/>
          </w:tcPr>
          <w:p w14:paraId="0000074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26,262</w:t>
            </w:r>
          </w:p>
        </w:tc>
        <w:tc>
          <w:tcPr>
            <w:tcW w:w="1229" w:type="dxa"/>
            <w:vAlign w:val="center"/>
          </w:tcPr>
          <w:p w14:paraId="0000074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35,289</w:t>
            </w:r>
          </w:p>
        </w:tc>
        <w:tc>
          <w:tcPr>
            <w:tcW w:w="1228" w:type="dxa"/>
            <w:vAlign w:val="center"/>
          </w:tcPr>
          <w:p w14:paraId="0000074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37,830</w:t>
            </w:r>
          </w:p>
        </w:tc>
        <w:tc>
          <w:tcPr>
            <w:tcW w:w="1229" w:type="dxa"/>
            <w:vAlign w:val="center"/>
          </w:tcPr>
          <w:p w14:paraId="0000074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19,617</w:t>
            </w:r>
          </w:p>
        </w:tc>
        <w:tc>
          <w:tcPr>
            <w:tcW w:w="1228" w:type="dxa"/>
            <w:vAlign w:val="center"/>
          </w:tcPr>
          <w:p w14:paraId="0000074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17,284</w:t>
            </w:r>
          </w:p>
        </w:tc>
        <w:tc>
          <w:tcPr>
            <w:tcW w:w="1229" w:type="dxa"/>
            <w:vAlign w:val="center"/>
          </w:tcPr>
          <w:p w14:paraId="0000074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22,011</w:t>
            </w:r>
          </w:p>
        </w:tc>
      </w:tr>
      <w:tr w:rsidR="00850D8F" w14:paraId="7FE358F8" w14:textId="77777777">
        <w:trPr>
          <w:trHeight w:val="330"/>
          <w:jc w:val="center"/>
        </w:trPr>
        <w:tc>
          <w:tcPr>
            <w:tcW w:w="1228" w:type="dxa"/>
            <w:tcBorders>
              <w:right w:val="single" w:sz="4" w:space="0" w:color="000000"/>
            </w:tcBorders>
            <w:shd w:val="clear" w:color="auto" w:fill="D9D9D9"/>
            <w:vAlign w:val="center"/>
          </w:tcPr>
          <w:p w14:paraId="0000074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102</w:t>
            </w:r>
          </w:p>
        </w:tc>
        <w:tc>
          <w:tcPr>
            <w:tcW w:w="1229" w:type="dxa"/>
            <w:tcBorders>
              <w:left w:val="single" w:sz="4" w:space="0" w:color="000000"/>
            </w:tcBorders>
            <w:vAlign w:val="center"/>
          </w:tcPr>
          <w:p w14:paraId="0000074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31,858</w:t>
            </w:r>
          </w:p>
        </w:tc>
        <w:tc>
          <w:tcPr>
            <w:tcW w:w="1228" w:type="dxa"/>
            <w:vAlign w:val="center"/>
          </w:tcPr>
          <w:p w14:paraId="0000074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32,227</w:t>
            </w:r>
          </w:p>
        </w:tc>
        <w:tc>
          <w:tcPr>
            <w:tcW w:w="1229" w:type="dxa"/>
            <w:vAlign w:val="center"/>
          </w:tcPr>
          <w:p w14:paraId="0000074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36,140</w:t>
            </w:r>
          </w:p>
        </w:tc>
        <w:tc>
          <w:tcPr>
            <w:tcW w:w="1228" w:type="dxa"/>
            <w:vAlign w:val="center"/>
          </w:tcPr>
          <w:p w14:paraId="0000074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35,881</w:t>
            </w:r>
          </w:p>
        </w:tc>
        <w:tc>
          <w:tcPr>
            <w:tcW w:w="1229" w:type="dxa"/>
            <w:vAlign w:val="center"/>
          </w:tcPr>
          <w:p w14:paraId="0000074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36,711</w:t>
            </w:r>
          </w:p>
        </w:tc>
        <w:tc>
          <w:tcPr>
            <w:tcW w:w="1228" w:type="dxa"/>
            <w:vAlign w:val="center"/>
          </w:tcPr>
          <w:p w14:paraId="0000074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29,506</w:t>
            </w:r>
          </w:p>
        </w:tc>
        <w:tc>
          <w:tcPr>
            <w:tcW w:w="1229" w:type="dxa"/>
            <w:vAlign w:val="center"/>
          </w:tcPr>
          <w:p w14:paraId="0000074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39,648</w:t>
            </w:r>
          </w:p>
        </w:tc>
        <w:tc>
          <w:tcPr>
            <w:tcW w:w="1228" w:type="dxa"/>
            <w:vAlign w:val="center"/>
          </w:tcPr>
          <w:p w14:paraId="0000074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42,503</w:t>
            </w:r>
          </w:p>
        </w:tc>
        <w:tc>
          <w:tcPr>
            <w:tcW w:w="1229" w:type="dxa"/>
            <w:vAlign w:val="center"/>
          </w:tcPr>
          <w:p w14:paraId="0000074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22,040</w:t>
            </w:r>
          </w:p>
        </w:tc>
        <w:tc>
          <w:tcPr>
            <w:tcW w:w="1228" w:type="dxa"/>
            <w:vAlign w:val="center"/>
          </w:tcPr>
          <w:p w14:paraId="0000075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19,419</w:t>
            </w:r>
          </w:p>
        </w:tc>
        <w:tc>
          <w:tcPr>
            <w:tcW w:w="1229" w:type="dxa"/>
            <w:vAlign w:val="center"/>
          </w:tcPr>
          <w:p w14:paraId="0000075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24,730</w:t>
            </w:r>
          </w:p>
        </w:tc>
      </w:tr>
      <w:tr w:rsidR="00850D8F" w14:paraId="4FD910C3" w14:textId="77777777">
        <w:trPr>
          <w:trHeight w:val="330"/>
          <w:jc w:val="center"/>
        </w:trPr>
        <w:tc>
          <w:tcPr>
            <w:tcW w:w="1228" w:type="dxa"/>
            <w:tcBorders>
              <w:right w:val="single" w:sz="4" w:space="0" w:color="000000"/>
            </w:tcBorders>
            <w:shd w:val="clear" w:color="auto" w:fill="D9D9D9"/>
            <w:vAlign w:val="center"/>
          </w:tcPr>
          <w:p w14:paraId="0000075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103</w:t>
            </w:r>
          </w:p>
        </w:tc>
        <w:tc>
          <w:tcPr>
            <w:tcW w:w="1229" w:type="dxa"/>
            <w:tcBorders>
              <w:left w:val="single" w:sz="4" w:space="0" w:color="000000"/>
            </w:tcBorders>
            <w:vAlign w:val="center"/>
          </w:tcPr>
          <w:p w14:paraId="0000075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35,793</w:t>
            </w:r>
          </w:p>
        </w:tc>
        <w:tc>
          <w:tcPr>
            <w:tcW w:w="1228" w:type="dxa"/>
            <w:vAlign w:val="center"/>
          </w:tcPr>
          <w:p w14:paraId="0000075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36,207</w:t>
            </w:r>
          </w:p>
        </w:tc>
        <w:tc>
          <w:tcPr>
            <w:tcW w:w="1229" w:type="dxa"/>
            <w:vAlign w:val="center"/>
          </w:tcPr>
          <w:p w14:paraId="0000075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40,604</w:t>
            </w:r>
          </w:p>
        </w:tc>
        <w:tc>
          <w:tcPr>
            <w:tcW w:w="1228" w:type="dxa"/>
            <w:vAlign w:val="center"/>
          </w:tcPr>
          <w:p w14:paraId="0000075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40,312</w:t>
            </w:r>
          </w:p>
        </w:tc>
        <w:tc>
          <w:tcPr>
            <w:tcW w:w="1229" w:type="dxa"/>
            <w:vAlign w:val="center"/>
          </w:tcPr>
          <w:p w14:paraId="0000075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41,244</w:t>
            </w:r>
          </w:p>
        </w:tc>
        <w:tc>
          <w:tcPr>
            <w:tcW w:w="1228" w:type="dxa"/>
            <w:vAlign w:val="center"/>
          </w:tcPr>
          <w:p w14:paraId="0000075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33,150</w:t>
            </w:r>
          </w:p>
        </w:tc>
        <w:tc>
          <w:tcPr>
            <w:tcW w:w="1229" w:type="dxa"/>
            <w:vAlign w:val="center"/>
          </w:tcPr>
          <w:p w14:paraId="0000075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44,544</w:t>
            </w:r>
          </w:p>
        </w:tc>
        <w:tc>
          <w:tcPr>
            <w:tcW w:w="1228" w:type="dxa"/>
            <w:vAlign w:val="center"/>
          </w:tcPr>
          <w:p w14:paraId="0000075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47,752</w:t>
            </w:r>
          </w:p>
        </w:tc>
        <w:tc>
          <w:tcPr>
            <w:tcW w:w="1229" w:type="dxa"/>
            <w:vAlign w:val="center"/>
          </w:tcPr>
          <w:p w14:paraId="0000075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24,762</w:t>
            </w:r>
          </w:p>
        </w:tc>
        <w:tc>
          <w:tcPr>
            <w:tcW w:w="1228" w:type="dxa"/>
            <w:vAlign w:val="center"/>
          </w:tcPr>
          <w:p w14:paraId="0000075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21,817</w:t>
            </w:r>
          </w:p>
        </w:tc>
        <w:tc>
          <w:tcPr>
            <w:tcW w:w="1229" w:type="dxa"/>
            <w:vAlign w:val="center"/>
          </w:tcPr>
          <w:p w14:paraId="0000075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27,784</w:t>
            </w:r>
          </w:p>
        </w:tc>
      </w:tr>
      <w:tr w:rsidR="00850D8F" w14:paraId="5564ED9E" w14:textId="77777777">
        <w:trPr>
          <w:trHeight w:val="330"/>
          <w:jc w:val="center"/>
        </w:trPr>
        <w:tc>
          <w:tcPr>
            <w:tcW w:w="1228" w:type="dxa"/>
            <w:tcBorders>
              <w:right w:val="single" w:sz="4" w:space="0" w:color="000000"/>
            </w:tcBorders>
            <w:shd w:val="clear" w:color="auto" w:fill="D9D9D9"/>
            <w:vAlign w:val="center"/>
          </w:tcPr>
          <w:p w14:paraId="0000075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104</w:t>
            </w:r>
          </w:p>
        </w:tc>
        <w:tc>
          <w:tcPr>
            <w:tcW w:w="1229" w:type="dxa"/>
            <w:tcBorders>
              <w:left w:val="single" w:sz="4" w:space="0" w:color="000000"/>
            </w:tcBorders>
            <w:vAlign w:val="center"/>
          </w:tcPr>
          <w:p w14:paraId="0000075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40,212</w:t>
            </w:r>
          </w:p>
        </w:tc>
        <w:tc>
          <w:tcPr>
            <w:tcW w:w="1228" w:type="dxa"/>
            <w:vAlign w:val="center"/>
          </w:tcPr>
          <w:p w14:paraId="0000076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40,678</w:t>
            </w:r>
          </w:p>
        </w:tc>
        <w:tc>
          <w:tcPr>
            <w:tcW w:w="1229" w:type="dxa"/>
            <w:vAlign w:val="center"/>
          </w:tcPr>
          <w:p w14:paraId="0000076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45,618</w:t>
            </w:r>
          </w:p>
        </w:tc>
        <w:tc>
          <w:tcPr>
            <w:tcW w:w="1228" w:type="dxa"/>
            <w:vAlign w:val="center"/>
          </w:tcPr>
          <w:p w14:paraId="0000076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45,290</w:t>
            </w:r>
          </w:p>
        </w:tc>
        <w:tc>
          <w:tcPr>
            <w:tcW w:w="1229" w:type="dxa"/>
            <w:vAlign w:val="center"/>
          </w:tcPr>
          <w:p w14:paraId="0000076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46,337</w:t>
            </w:r>
          </w:p>
        </w:tc>
        <w:tc>
          <w:tcPr>
            <w:tcW w:w="1228" w:type="dxa"/>
            <w:vAlign w:val="center"/>
          </w:tcPr>
          <w:p w14:paraId="0000076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37,243</w:t>
            </w:r>
          </w:p>
        </w:tc>
        <w:tc>
          <w:tcPr>
            <w:tcW w:w="1229" w:type="dxa"/>
            <w:vAlign w:val="center"/>
          </w:tcPr>
          <w:p w14:paraId="0000076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50,045</w:t>
            </w:r>
          </w:p>
        </w:tc>
        <w:tc>
          <w:tcPr>
            <w:tcW w:w="1228" w:type="dxa"/>
            <w:vAlign w:val="center"/>
          </w:tcPr>
          <w:p w14:paraId="0000076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53,649</w:t>
            </w:r>
          </w:p>
        </w:tc>
        <w:tc>
          <w:tcPr>
            <w:tcW w:w="1229" w:type="dxa"/>
            <w:vAlign w:val="center"/>
          </w:tcPr>
          <w:p w14:paraId="0000076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27,820</w:t>
            </w:r>
          </w:p>
        </w:tc>
        <w:tc>
          <w:tcPr>
            <w:tcW w:w="1228" w:type="dxa"/>
            <w:vAlign w:val="center"/>
          </w:tcPr>
          <w:p w14:paraId="0000076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24,511</w:t>
            </w:r>
          </w:p>
        </w:tc>
        <w:tc>
          <w:tcPr>
            <w:tcW w:w="1229" w:type="dxa"/>
            <w:vAlign w:val="center"/>
          </w:tcPr>
          <w:p w14:paraId="0000076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31,215</w:t>
            </w:r>
          </w:p>
        </w:tc>
      </w:tr>
      <w:tr w:rsidR="00850D8F" w14:paraId="1BFCAC01" w14:textId="77777777">
        <w:trPr>
          <w:trHeight w:val="330"/>
          <w:jc w:val="center"/>
        </w:trPr>
        <w:tc>
          <w:tcPr>
            <w:tcW w:w="1228" w:type="dxa"/>
            <w:tcBorders>
              <w:right w:val="single" w:sz="4" w:space="0" w:color="000000"/>
            </w:tcBorders>
            <w:shd w:val="clear" w:color="auto" w:fill="D9D9D9"/>
            <w:vAlign w:val="center"/>
          </w:tcPr>
          <w:p w14:paraId="0000076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105</w:t>
            </w:r>
          </w:p>
        </w:tc>
        <w:tc>
          <w:tcPr>
            <w:tcW w:w="1229" w:type="dxa"/>
            <w:tcBorders>
              <w:left w:val="single" w:sz="4" w:space="0" w:color="000000"/>
            </w:tcBorders>
            <w:vAlign w:val="center"/>
          </w:tcPr>
          <w:p w14:paraId="0000076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45,179</w:t>
            </w:r>
          </w:p>
        </w:tc>
        <w:tc>
          <w:tcPr>
            <w:tcW w:w="1228" w:type="dxa"/>
            <w:vAlign w:val="center"/>
          </w:tcPr>
          <w:p w14:paraId="0000076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45,702</w:t>
            </w:r>
          </w:p>
        </w:tc>
        <w:tc>
          <w:tcPr>
            <w:tcW w:w="1229" w:type="dxa"/>
            <w:vAlign w:val="center"/>
          </w:tcPr>
          <w:p w14:paraId="0000076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51,252</w:t>
            </w:r>
          </w:p>
        </w:tc>
        <w:tc>
          <w:tcPr>
            <w:tcW w:w="1228" w:type="dxa"/>
            <w:vAlign w:val="center"/>
          </w:tcPr>
          <w:p w14:paraId="0000076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50,884</w:t>
            </w:r>
          </w:p>
        </w:tc>
        <w:tc>
          <w:tcPr>
            <w:tcW w:w="1229" w:type="dxa"/>
            <w:vAlign w:val="center"/>
          </w:tcPr>
          <w:p w14:paraId="0000076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52,060</w:t>
            </w:r>
          </w:p>
        </w:tc>
        <w:tc>
          <w:tcPr>
            <w:tcW w:w="1228" w:type="dxa"/>
            <w:vAlign w:val="center"/>
          </w:tcPr>
          <w:p w14:paraId="0000077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41,843</w:t>
            </w:r>
          </w:p>
        </w:tc>
        <w:tc>
          <w:tcPr>
            <w:tcW w:w="1229" w:type="dxa"/>
            <w:vAlign w:val="center"/>
          </w:tcPr>
          <w:p w14:paraId="0000077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56,226</w:t>
            </w:r>
          </w:p>
        </w:tc>
        <w:tc>
          <w:tcPr>
            <w:tcW w:w="1228" w:type="dxa"/>
            <w:vAlign w:val="center"/>
          </w:tcPr>
          <w:p w14:paraId="0000077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60,274</w:t>
            </w:r>
          </w:p>
        </w:tc>
        <w:tc>
          <w:tcPr>
            <w:tcW w:w="1229" w:type="dxa"/>
            <w:vAlign w:val="center"/>
          </w:tcPr>
          <w:p w14:paraId="0000077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31,256</w:t>
            </w:r>
          </w:p>
        </w:tc>
        <w:tc>
          <w:tcPr>
            <w:tcW w:w="1228" w:type="dxa"/>
            <w:vAlign w:val="center"/>
          </w:tcPr>
          <w:p w14:paraId="0000077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27,538</w:t>
            </w:r>
          </w:p>
        </w:tc>
        <w:tc>
          <w:tcPr>
            <w:tcW w:w="1229" w:type="dxa"/>
            <w:vAlign w:val="center"/>
          </w:tcPr>
          <w:p w14:paraId="0000077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35,070</w:t>
            </w:r>
          </w:p>
        </w:tc>
      </w:tr>
      <w:tr w:rsidR="00850D8F" w14:paraId="475F6187" w14:textId="77777777">
        <w:trPr>
          <w:trHeight w:val="330"/>
          <w:jc w:val="center"/>
        </w:trPr>
        <w:tc>
          <w:tcPr>
            <w:tcW w:w="1228" w:type="dxa"/>
            <w:tcBorders>
              <w:right w:val="single" w:sz="4" w:space="0" w:color="000000"/>
            </w:tcBorders>
            <w:shd w:val="clear" w:color="auto" w:fill="D9D9D9"/>
            <w:vAlign w:val="center"/>
          </w:tcPr>
          <w:p w14:paraId="0000077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106</w:t>
            </w:r>
          </w:p>
        </w:tc>
        <w:tc>
          <w:tcPr>
            <w:tcW w:w="1229" w:type="dxa"/>
            <w:tcBorders>
              <w:left w:val="single" w:sz="4" w:space="0" w:color="000000"/>
            </w:tcBorders>
            <w:vAlign w:val="center"/>
          </w:tcPr>
          <w:p w14:paraId="0000077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50,758</w:t>
            </w:r>
          </w:p>
        </w:tc>
        <w:tc>
          <w:tcPr>
            <w:tcW w:w="1228" w:type="dxa"/>
            <w:vAlign w:val="center"/>
          </w:tcPr>
          <w:p w14:paraId="0000077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51,346</w:t>
            </w:r>
          </w:p>
        </w:tc>
        <w:tc>
          <w:tcPr>
            <w:tcW w:w="1229" w:type="dxa"/>
            <w:vAlign w:val="center"/>
          </w:tcPr>
          <w:p w14:paraId="0000077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57,581</w:t>
            </w:r>
          </w:p>
        </w:tc>
        <w:tc>
          <w:tcPr>
            <w:tcW w:w="1228" w:type="dxa"/>
            <w:vAlign w:val="center"/>
          </w:tcPr>
          <w:p w14:paraId="0000077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57,168</w:t>
            </w:r>
          </w:p>
        </w:tc>
        <w:tc>
          <w:tcPr>
            <w:tcW w:w="1229" w:type="dxa"/>
            <w:vAlign w:val="center"/>
          </w:tcPr>
          <w:p w14:paraId="0000077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58,489</w:t>
            </w:r>
          </w:p>
        </w:tc>
        <w:tc>
          <w:tcPr>
            <w:tcW w:w="1228" w:type="dxa"/>
            <w:vAlign w:val="center"/>
          </w:tcPr>
          <w:p w14:paraId="0000077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47,010</w:t>
            </w:r>
          </w:p>
        </w:tc>
        <w:tc>
          <w:tcPr>
            <w:tcW w:w="1229" w:type="dxa"/>
            <w:vAlign w:val="center"/>
          </w:tcPr>
          <w:p w14:paraId="0000077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63,169</w:t>
            </w:r>
          </w:p>
        </w:tc>
        <w:tc>
          <w:tcPr>
            <w:tcW w:w="1228" w:type="dxa"/>
            <w:vAlign w:val="center"/>
          </w:tcPr>
          <w:p w14:paraId="0000077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67,718</w:t>
            </w:r>
          </w:p>
        </w:tc>
        <w:tc>
          <w:tcPr>
            <w:tcW w:w="1229" w:type="dxa"/>
            <w:vAlign w:val="center"/>
          </w:tcPr>
          <w:p w14:paraId="0000077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35,116</w:t>
            </w:r>
          </w:p>
        </w:tc>
        <w:tc>
          <w:tcPr>
            <w:tcW w:w="1228" w:type="dxa"/>
            <w:vAlign w:val="center"/>
          </w:tcPr>
          <w:p w14:paraId="0000078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30,939</w:t>
            </w:r>
          </w:p>
        </w:tc>
        <w:tc>
          <w:tcPr>
            <w:tcW w:w="1229" w:type="dxa"/>
            <w:vAlign w:val="center"/>
          </w:tcPr>
          <w:p w14:paraId="0000078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39,401</w:t>
            </w:r>
          </w:p>
        </w:tc>
      </w:tr>
      <w:tr w:rsidR="00850D8F" w14:paraId="312D569B" w14:textId="77777777">
        <w:trPr>
          <w:trHeight w:val="330"/>
          <w:jc w:val="center"/>
        </w:trPr>
        <w:tc>
          <w:tcPr>
            <w:tcW w:w="1228" w:type="dxa"/>
            <w:tcBorders>
              <w:right w:val="single" w:sz="4" w:space="0" w:color="000000"/>
            </w:tcBorders>
            <w:shd w:val="clear" w:color="auto" w:fill="D9D9D9"/>
            <w:vAlign w:val="center"/>
          </w:tcPr>
          <w:p w14:paraId="0000078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107</w:t>
            </w:r>
          </w:p>
        </w:tc>
        <w:tc>
          <w:tcPr>
            <w:tcW w:w="1229" w:type="dxa"/>
            <w:tcBorders>
              <w:left w:val="single" w:sz="4" w:space="0" w:color="000000"/>
            </w:tcBorders>
            <w:vAlign w:val="center"/>
          </w:tcPr>
          <w:p w14:paraId="0000078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57,028</w:t>
            </w:r>
          </w:p>
        </w:tc>
        <w:tc>
          <w:tcPr>
            <w:tcW w:w="1228" w:type="dxa"/>
            <w:vAlign w:val="center"/>
          </w:tcPr>
          <w:p w14:paraId="0000078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57,688</w:t>
            </w:r>
          </w:p>
        </w:tc>
        <w:tc>
          <w:tcPr>
            <w:tcW w:w="1229" w:type="dxa"/>
            <w:vAlign w:val="center"/>
          </w:tcPr>
          <w:p w14:paraId="0000078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64,693</w:t>
            </w:r>
          </w:p>
        </w:tc>
        <w:tc>
          <w:tcPr>
            <w:tcW w:w="1228" w:type="dxa"/>
            <w:vAlign w:val="center"/>
          </w:tcPr>
          <w:p w14:paraId="0000078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64,229</w:t>
            </w:r>
          </w:p>
        </w:tc>
        <w:tc>
          <w:tcPr>
            <w:tcW w:w="1229" w:type="dxa"/>
            <w:vAlign w:val="center"/>
          </w:tcPr>
          <w:p w14:paraId="0000078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65,714</w:t>
            </w:r>
          </w:p>
        </w:tc>
        <w:tc>
          <w:tcPr>
            <w:tcW w:w="1228" w:type="dxa"/>
            <w:vAlign w:val="center"/>
          </w:tcPr>
          <w:p w14:paraId="0000078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52,817</w:t>
            </w:r>
          </w:p>
        </w:tc>
        <w:tc>
          <w:tcPr>
            <w:tcW w:w="1229" w:type="dxa"/>
            <w:vAlign w:val="center"/>
          </w:tcPr>
          <w:p w14:paraId="0000078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70,972</w:t>
            </w:r>
          </w:p>
        </w:tc>
        <w:tc>
          <w:tcPr>
            <w:tcW w:w="1228" w:type="dxa"/>
            <w:vAlign w:val="center"/>
          </w:tcPr>
          <w:p w14:paraId="0000078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76,082</w:t>
            </w:r>
          </w:p>
        </w:tc>
        <w:tc>
          <w:tcPr>
            <w:tcW w:w="1229" w:type="dxa"/>
            <w:vAlign w:val="center"/>
          </w:tcPr>
          <w:p w14:paraId="0000078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39,453</w:t>
            </w:r>
          </w:p>
        </w:tc>
        <w:tc>
          <w:tcPr>
            <w:tcW w:w="1228" w:type="dxa"/>
            <w:vAlign w:val="center"/>
          </w:tcPr>
          <w:p w14:paraId="0000078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34,760</w:t>
            </w:r>
          </w:p>
        </w:tc>
        <w:tc>
          <w:tcPr>
            <w:tcW w:w="1229" w:type="dxa"/>
            <w:vAlign w:val="center"/>
          </w:tcPr>
          <w:p w14:paraId="0000078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44,268</w:t>
            </w:r>
          </w:p>
        </w:tc>
      </w:tr>
      <w:tr w:rsidR="00850D8F" w14:paraId="336034A1" w14:textId="77777777">
        <w:trPr>
          <w:trHeight w:val="330"/>
          <w:jc w:val="center"/>
        </w:trPr>
        <w:tc>
          <w:tcPr>
            <w:tcW w:w="1228" w:type="dxa"/>
            <w:tcBorders>
              <w:right w:val="single" w:sz="4" w:space="0" w:color="000000"/>
            </w:tcBorders>
            <w:shd w:val="clear" w:color="auto" w:fill="D9D9D9"/>
            <w:vAlign w:val="center"/>
          </w:tcPr>
          <w:p w14:paraId="0000078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lastRenderedPageBreak/>
              <w:t>108</w:t>
            </w:r>
          </w:p>
        </w:tc>
        <w:tc>
          <w:tcPr>
            <w:tcW w:w="1229" w:type="dxa"/>
            <w:tcBorders>
              <w:left w:val="single" w:sz="4" w:space="0" w:color="000000"/>
            </w:tcBorders>
            <w:vAlign w:val="center"/>
          </w:tcPr>
          <w:p w14:paraId="0000078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64,070</w:t>
            </w:r>
          </w:p>
        </w:tc>
        <w:tc>
          <w:tcPr>
            <w:tcW w:w="1228" w:type="dxa"/>
            <w:vAlign w:val="center"/>
          </w:tcPr>
          <w:p w14:paraId="0000079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64,812</w:t>
            </w:r>
          </w:p>
        </w:tc>
        <w:tc>
          <w:tcPr>
            <w:tcW w:w="1229" w:type="dxa"/>
            <w:vAlign w:val="center"/>
          </w:tcPr>
          <w:p w14:paraId="0000079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72,682</w:t>
            </w:r>
          </w:p>
        </w:tc>
        <w:tc>
          <w:tcPr>
            <w:tcW w:w="1228" w:type="dxa"/>
            <w:vAlign w:val="center"/>
          </w:tcPr>
          <w:p w14:paraId="0000079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72,161</w:t>
            </w:r>
          </w:p>
        </w:tc>
        <w:tc>
          <w:tcPr>
            <w:tcW w:w="1229" w:type="dxa"/>
            <w:vAlign w:val="center"/>
          </w:tcPr>
          <w:p w14:paraId="0000079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73,829</w:t>
            </w:r>
          </w:p>
        </w:tc>
        <w:tc>
          <w:tcPr>
            <w:tcW w:w="1228" w:type="dxa"/>
            <w:vAlign w:val="center"/>
          </w:tcPr>
          <w:p w14:paraId="0000079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59,339</w:t>
            </w:r>
          </w:p>
        </w:tc>
        <w:tc>
          <w:tcPr>
            <w:tcW w:w="1229" w:type="dxa"/>
            <w:vAlign w:val="center"/>
          </w:tcPr>
          <w:p w14:paraId="0000079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79,736</w:t>
            </w:r>
          </w:p>
        </w:tc>
        <w:tc>
          <w:tcPr>
            <w:tcW w:w="1228" w:type="dxa"/>
            <w:vAlign w:val="center"/>
          </w:tcPr>
          <w:p w14:paraId="0000079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85,478</w:t>
            </w:r>
          </w:p>
        </w:tc>
        <w:tc>
          <w:tcPr>
            <w:tcW w:w="1229" w:type="dxa"/>
            <w:vAlign w:val="center"/>
          </w:tcPr>
          <w:p w14:paraId="0000079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44,326</w:t>
            </w:r>
          </w:p>
        </w:tc>
        <w:tc>
          <w:tcPr>
            <w:tcW w:w="1228" w:type="dxa"/>
            <w:vAlign w:val="center"/>
          </w:tcPr>
          <w:p w14:paraId="0000079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39,053</w:t>
            </w:r>
          </w:p>
        </w:tc>
        <w:tc>
          <w:tcPr>
            <w:tcW w:w="1229" w:type="dxa"/>
            <w:vAlign w:val="center"/>
          </w:tcPr>
          <w:p w14:paraId="0000079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49,734</w:t>
            </w:r>
          </w:p>
        </w:tc>
      </w:tr>
      <w:tr w:rsidR="00850D8F" w14:paraId="0CCFC06F" w14:textId="77777777">
        <w:trPr>
          <w:trHeight w:val="330"/>
          <w:jc w:val="center"/>
        </w:trPr>
        <w:tc>
          <w:tcPr>
            <w:tcW w:w="1228" w:type="dxa"/>
            <w:tcBorders>
              <w:right w:val="single" w:sz="4" w:space="0" w:color="000000"/>
            </w:tcBorders>
            <w:shd w:val="clear" w:color="auto" w:fill="D9D9D9"/>
            <w:vAlign w:val="center"/>
          </w:tcPr>
          <w:p w14:paraId="0000079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109</w:t>
            </w:r>
          </w:p>
        </w:tc>
        <w:tc>
          <w:tcPr>
            <w:tcW w:w="1229" w:type="dxa"/>
            <w:tcBorders>
              <w:left w:val="single" w:sz="4" w:space="0" w:color="000000"/>
            </w:tcBorders>
            <w:vAlign w:val="center"/>
          </w:tcPr>
          <w:p w14:paraId="0000079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71,982</w:t>
            </w:r>
          </w:p>
        </w:tc>
        <w:tc>
          <w:tcPr>
            <w:tcW w:w="1228" w:type="dxa"/>
            <w:vAlign w:val="center"/>
          </w:tcPr>
          <w:p w14:paraId="0000079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72,816</w:t>
            </w:r>
          </w:p>
        </w:tc>
        <w:tc>
          <w:tcPr>
            <w:tcW w:w="1229" w:type="dxa"/>
            <w:vAlign w:val="center"/>
          </w:tcPr>
          <w:p w14:paraId="0000079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81,658</w:t>
            </w:r>
          </w:p>
        </w:tc>
        <w:tc>
          <w:tcPr>
            <w:tcW w:w="1228" w:type="dxa"/>
            <w:vAlign w:val="center"/>
          </w:tcPr>
          <w:p w14:paraId="0000079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81,073</w:t>
            </w:r>
          </w:p>
        </w:tc>
        <w:tc>
          <w:tcPr>
            <w:tcW w:w="1229" w:type="dxa"/>
            <w:vAlign w:val="center"/>
          </w:tcPr>
          <w:p w14:paraId="0000079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82,946</w:t>
            </w:r>
          </w:p>
        </w:tc>
        <w:tc>
          <w:tcPr>
            <w:tcW w:w="1228" w:type="dxa"/>
            <w:vAlign w:val="center"/>
          </w:tcPr>
          <w:p w14:paraId="000007A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66,667</w:t>
            </w:r>
          </w:p>
        </w:tc>
        <w:tc>
          <w:tcPr>
            <w:tcW w:w="1229" w:type="dxa"/>
            <w:vAlign w:val="center"/>
          </w:tcPr>
          <w:p w14:paraId="000007A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89,583</w:t>
            </w:r>
          </w:p>
        </w:tc>
        <w:tc>
          <w:tcPr>
            <w:tcW w:w="1228" w:type="dxa"/>
            <w:vAlign w:val="center"/>
          </w:tcPr>
          <w:p w14:paraId="000007A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96,034</w:t>
            </w:r>
          </w:p>
        </w:tc>
        <w:tc>
          <w:tcPr>
            <w:tcW w:w="1229" w:type="dxa"/>
            <w:vAlign w:val="center"/>
          </w:tcPr>
          <w:p w14:paraId="000007A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49,800</w:t>
            </w:r>
          </w:p>
        </w:tc>
        <w:tc>
          <w:tcPr>
            <w:tcW w:w="1228" w:type="dxa"/>
            <w:vAlign w:val="center"/>
          </w:tcPr>
          <w:p w14:paraId="000007A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43,876</w:t>
            </w:r>
          </w:p>
        </w:tc>
        <w:tc>
          <w:tcPr>
            <w:tcW w:w="1229" w:type="dxa"/>
            <w:vAlign w:val="center"/>
          </w:tcPr>
          <w:p w14:paraId="000007A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55,876</w:t>
            </w:r>
          </w:p>
        </w:tc>
      </w:tr>
      <w:tr w:rsidR="00850D8F" w14:paraId="191621CB" w14:textId="77777777">
        <w:trPr>
          <w:trHeight w:val="330"/>
          <w:jc w:val="center"/>
        </w:trPr>
        <w:tc>
          <w:tcPr>
            <w:tcW w:w="1228" w:type="dxa"/>
            <w:tcBorders>
              <w:right w:val="single" w:sz="4" w:space="0" w:color="000000"/>
            </w:tcBorders>
            <w:shd w:val="clear" w:color="auto" w:fill="D9D9D9"/>
            <w:vAlign w:val="center"/>
          </w:tcPr>
          <w:p w14:paraId="000007A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110</w:t>
            </w:r>
          </w:p>
        </w:tc>
        <w:tc>
          <w:tcPr>
            <w:tcW w:w="1229" w:type="dxa"/>
            <w:tcBorders>
              <w:left w:val="single" w:sz="4" w:space="0" w:color="000000"/>
            </w:tcBorders>
            <w:vAlign w:val="center"/>
          </w:tcPr>
          <w:p w14:paraId="000007A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80,873</w:t>
            </w:r>
          </w:p>
        </w:tc>
        <w:tc>
          <w:tcPr>
            <w:tcW w:w="1228" w:type="dxa"/>
            <w:vAlign w:val="center"/>
          </w:tcPr>
          <w:p w14:paraId="000007A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81,809</w:t>
            </w:r>
          </w:p>
        </w:tc>
        <w:tc>
          <w:tcPr>
            <w:tcW w:w="1229" w:type="dxa"/>
            <w:vAlign w:val="center"/>
          </w:tcPr>
          <w:p w14:paraId="000007A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91,743</w:t>
            </w:r>
          </w:p>
        </w:tc>
        <w:tc>
          <w:tcPr>
            <w:tcW w:w="1228" w:type="dxa"/>
            <w:vAlign w:val="center"/>
          </w:tcPr>
          <w:p w14:paraId="000007A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91,085</w:t>
            </w:r>
          </w:p>
        </w:tc>
        <w:tc>
          <w:tcPr>
            <w:tcW w:w="1229" w:type="dxa"/>
            <w:vAlign w:val="center"/>
          </w:tcPr>
          <w:p w14:paraId="000007A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93,191</w:t>
            </w:r>
          </w:p>
        </w:tc>
        <w:tc>
          <w:tcPr>
            <w:tcW w:w="1228" w:type="dxa"/>
            <w:vAlign w:val="center"/>
          </w:tcPr>
          <w:p w14:paraId="000007A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74,901</w:t>
            </w:r>
          </w:p>
        </w:tc>
        <w:tc>
          <w:tcPr>
            <w:tcW w:w="1229" w:type="dxa"/>
            <w:vAlign w:val="center"/>
          </w:tcPr>
          <w:p w14:paraId="000007A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100,647</w:t>
            </w:r>
          </w:p>
        </w:tc>
        <w:tc>
          <w:tcPr>
            <w:tcW w:w="1228" w:type="dxa"/>
            <w:vAlign w:val="center"/>
          </w:tcPr>
          <w:p w14:paraId="000007A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107,894</w:t>
            </w:r>
          </w:p>
        </w:tc>
        <w:tc>
          <w:tcPr>
            <w:tcW w:w="1229" w:type="dxa"/>
            <w:vAlign w:val="center"/>
          </w:tcPr>
          <w:p w14:paraId="000007A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55,950</w:t>
            </w:r>
          </w:p>
        </w:tc>
        <w:tc>
          <w:tcPr>
            <w:tcW w:w="1228" w:type="dxa"/>
            <w:vAlign w:val="center"/>
          </w:tcPr>
          <w:p w14:paraId="000007B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49,295</w:t>
            </w:r>
          </w:p>
        </w:tc>
        <w:tc>
          <w:tcPr>
            <w:tcW w:w="1229" w:type="dxa"/>
            <w:vAlign w:val="center"/>
          </w:tcPr>
          <w:p w14:paraId="000007B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62,777</w:t>
            </w:r>
          </w:p>
        </w:tc>
      </w:tr>
      <w:tr w:rsidR="00850D8F" w14:paraId="011B1675" w14:textId="77777777">
        <w:trPr>
          <w:trHeight w:val="330"/>
          <w:jc w:val="center"/>
        </w:trPr>
        <w:tc>
          <w:tcPr>
            <w:tcW w:w="1228" w:type="dxa"/>
            <w:tcBorders>
              <w:right w:val="single" w:sz="4" w:space="0" w:color="000000"/>
            </w:tcBorders>
            <w:shd w:val="clear" w:color="auto" w:fill="D9D9D9"/>
            <w:vAlign w:val="center"/>
          </w:tcPr>
          <w:p w14:paraId="000007B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111</w:t>
            </w:r>
          </w:p>
        </w:tc>
        <w:tc>
          <w:tcPr>
            <w:tcW w:w="1229" w:type="dxa"/>
            <w:tcBorders>
              <w:left w:val="single" w:sz="4" w:space="0" w:color="000000"/>
            </w:tcBorders>
            <w:vAlign w:val="center"/>
          </w:tcPr>
          <w:p w14:paraId="000007B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90,861</w:t>
            </w:r>
          </w:p>
        </w:tc>
        <w:tc>
          <w:tcPr>
            <w:tcW w:w="1228" w:type="dxa"/>
            <w:vAlign w:val="center"/>
          </w:tcPr>
          <w:p w14:paraId="000007B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91,913</w:t>
            </w:r>
          </w:p>
        </w:tc>
        <w:tc>
          <w:tcPr>
            <w:tcW w:w="1229" w:type="dxa"/>
            <w:vAlign w:val="center"/>
          </w:tcPr>
          <w:p w14:paraId="000007B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103,074</w:t>
            </w:r>
          </w:p>
        </w:tc>
        <w:tc>
          <w:tcPr>
            <w:tcW w:w="1228" w:type="dxa"/>
            <w:vAlign w:val="center"/>
          </w:tcPr>
          <w:p w14:paraId="000007B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102,335</w:t>
            </w:r>
          </w:p>
        </w:tc>
        <w:tc>
          <w:tcPr>
            <w:tcW w:w="1229" w:type="dxa"/>
            <w:vAlign w:val="center"/>
          </w:tcPr>
          <w:p w14:paraId="000007B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104,700</w:t>
            </w:r>
          </w:p>
        </w:tc>
        <w:tc>
          <w:tcPr>
            <w:tcW w:w="1228" w:type="dxa"/>
            <w:vAlign w:val="center"/>
          </w:tcPr>
          <w:p w14:paraId="000007B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84,152</w:t>
            </w:r>
          </w:p>
        </w:tc>
        <w:tc>
          <w:tcPr>
            <w:tcW w:w="1229" w:type="dxa"/>
            <w:vAlign w:val="center"/>
          </w:tcPr>
          <w:p w14:paraId="000007B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113,078</w:t>
            </w:r>
          </w:p>
        </w:tc>
        <w:tc>
          <w:tcPr>
            <w:tcW w:w="1228" w:type="dxa"/>
            <w:vAlign w:val="center"/>
          </w:tcPr>
          <w:p w14:paraId="000007B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121,220</w:t>
            </w:r>
          </w:p>
        </w:tc>
        <w:tc>
          <w:tcPr>
            <w:tcW w:w="1229" w:type="dxa"/>
            <w:vAlign w:val="center"/>
          </w:tcPr>
          <w:p w14:paraId="000007B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62,860</w:t>
            </w:r>
          </w:p>
        </w:tc>
        <w:tc>
          <w:tcPr>
            <w:tcW w:w="1228" w:type="dxa"/>
            <w:vAlign w:val="center"/>
          </w:tcPr>
          <w:p w14:paraId="000007B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55,383</w:t>
            </w:r>
          </w:p>
        </w:tc>
        <w:tc>
          <w:tcPr>
            <w:tcW w:w="1229" w:type="dxa"/>
            <w:vAlign w:val="center"/>
          </w:tcPr>
          <w:p w14:paraId="000007B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70,530</w:t>
            </w:r>
          </w:p>
        </w:tc>
      </w:tr>
      <w:tr w:rsidR="00850D8F" w14:paraId="07393257" w14:textId="77777777">
        <w:trPr>
          <w:trHeight w:val="330"/>
          <w:jc w:val="center"/>
        </w:trPr>
        <w:tc>
          <w:tcPr>
            <w:tcW w:w="1228" w:type="dxa"/>
            <w:tcBorders>
              <w:right w:val="single" w:sz="4" w:space="0" w:color="000000"/>
            </w:tcBorders>
            <w:shd w:val="clear" w:color="auto" w:fill="D9D9D9"/>
            <w:vAlign w:val="center"/>
          </w:tcPr>
          <w:p w14:paraId="000007B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112</w:t>
            </w:r>
          </w:p>
        </w:tc>
        <w:tc>
          <w:tcPr>
            <w:tcW w:w="1229" w:type="dxa"/>
            <w:tcBorders>
              <w:left w:val="single" w:sz="4" w:space="0" w:color="000000"/>
            </w:tcBorders>
            <w:vAlign w:val="center"/>
          </w:tcPr>
          <w:p w14:paraId="000007B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102,082</w:t>
            </w:r>
          </w:p>
        </w:tc>
        <w:tc>
          <w:tcPr>
            <w:tcW w:w="1228" w:type="dxa"/>
            <w:vAlign w:val="center"/>
          </w:tcPr>
          <w:p w14:paraId="000007C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103,264</w:t>
            </w:r>
          </w:p>
        </w:tc>
        <w:tc>
          <w:tcPr>
            <w:tcW w:w="1229" w:type="dxa"/>
            <w:vAlign w:val="center"/>
          </w:tcPr>
          <w:p w14:paraId="000007C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115,803</w:t>
            </w:r>
          </w:p>
        </w:tc>
        <w:tc>
          <w:tcPr>
            <w:tcW w:w="1228" w:type="dxa"/>
            <w:vAlign w:val="center"/>
          </w:tcPr>
          <w:p w14:paraId="000007C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114,973</w:t>
            </w:r>
          </w:p>
        </w:tc>
        <w:tc>
          <w:tcPr>
            <w:tcW w:w="1229" w:type="dxa"/>
            <w:vAlign w:val="center"/>
          </w:tcPr>
          <w:p w14:paraId="000007C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117,630</w:t>
            </w:r>
          </w:p>
        </w:tc>
        <w:tc>
          <w:tcPr>
            <w:tcW w:w="1228" w:type="dxa"/>
            <w:vAlign w:val="center"/>
          </w:tcPr>
          <w:p w14:paraId="000007C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94,544</w:t>
            </w:r>
          </w:p>
        </w:tc>
        <w:tc>
          <w:tcPr>
            <w:tcW w:w="1229" w:type="dxa"/>
            <w:vAlign w:val="center"/>
          </w:tcPr>
          <w:p w14:paraId="000007C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127,042</w:t>
            </w:r>
          </w:p>
        </w:tc>
        <w:tc>
          <w:tcPr>
            <w:tcW w:w="1228" w:type="dxa"/>
            <w:vAlign w:val="center"/>
          </w:tcPr>
          <w:p w14:paraId="000007C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136,191</w:t>
            </w:r>
          </w:p>
        </w:tc>
        <w:tc>
          <w:tcPr>
            <w:tcW w:w="1229" w:type="dxa"/>
            <w:vAlign w:val="center"/>
          </w:tcPr>
          <w:p w14:paraId="000007C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70,623</w:t>
            </w:r>
          </w:p>
        </w:tc>
        <w:tc>
          <w:tcPr>
            <w:tcW w:w="1228" w:type="dxa"/>
            <w:vAlign w:val="center"/>
          </w:tcPr>
          <w:p w14:paraId="000007C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62,223</w:t>
            </w:r>
          </w:p>
        </w:tc>
        <w:tc>
          <w:tcPr>
            <w:tcW w:w="1229" w:type="dxa"/>
            <w:vAlign w:val="center"/>
          </w:tcPr>
          <w:p w14:paraId="000007C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79,241</w:t>
            </w:r>
          </w:p>
        </w:tc>
      </w:tr>
      <w:tr w:rsidR="00850D8F" w14:paraId="384CF10C" w14:textId="77777777">
        <w:trPr>
          <w:trHeight w:val="330"/>
          <w:jc w:val="center"/>
        </w:trPr>
        <w:tc>
          <w:tcPr>
            <w:tcW w:w="1228" w:type="dxa"/>
            <w:tcBorders>
              <w:right w:val="single" w:sz="4" w:space="0" w:color="000000"/>
            </w:tcBorders>
            <w:shd w:val="clear" w:color="auto" w:fill="D9D9D9"/>
            <w:vAlign w:val="center"/>
          </w:tcPr>
          <w:p w14:paraId="000007C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113</w:t>
            </w:r>
          </w:p>
        </w:tc>
        <w:tc>
          <w:tcPr>
            <w:tcW w:w="1229" w:type="dxa"/>
            <w:tcBorders>
              <w:left w:val="single" w:sz="4" w:space="0" w:color="000000"/>
            </w:tcBorders>
            <w:vAlign w:val="center"/>
          </w:tcPr>
          <w:p w14:paraId="000007C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114,690</w:t>
            </w:r>
          </w:p>
        </w:tc>
        <w:tc>
          <w:tcPr>
            <w:tcW w:w="1228" w:type="dxa"/>
            <w:vAlign w:val="center"/>
          </w:tcPr>
          <w:p w14:paraId="000007C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116,018</w:t>
            </w:r>
          </w:p>
        </w:tc>
        <w:tc>
          <w:tcPr>
            <w:tcW w:w="1229" w:type="dxa"/>
            <w:vAlign w:val="center"/>
          </w:tcPr>
          <w:p w14:paraId="000007C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130,106</w:t>
            </w:r>
          </w:p>
        </w:tc>
        <w:tc>
          <w:tcPr>
            <w:tcW w:w="1228" w:type="dxa"/>
            <w:vAlign w:val="center"/>
          </w:tcPr>
          <w:p w14:paraId="000007C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129,173</w:t>
            </w:r>
          </w:p>
        </w:tc>
        <w:tc>
          <w:tcPr>
            <w:tcW w:w="1229" w:type="dxa"/>
            <w:vAlign w:val="center"/>
          </w:tcPr>
          <w:p w14:paraId="000007C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132,159</w:t>
            </w:r>
          </w:p>
        </w:tc>
        <w:tc>
          <w:tcPr>
            <w:tcW w:w="1228" w:type="dxa"/>
            <w:vAlign w:val="center"/>
          </w:tcPr>
          <w:p w14:paraId="000007D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106,222</w:t>
            </w:r>
          </w:p>
        </w:tc>
        <w:tc>
          <w:tcPr>
            <w:tcW w:w="1229" w:type="dxa"/>
            <w:vAlign w:val="center"/>
          </w:tcPr>
          <w:p w14:paraId="000007D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142,733</w:t>
            </w:r>
          </w:p>
        </w:tc>
        <w:tc>
          <w:tcPr>
            <w:tcW w:w="1228" w:type="dxa"/>
            <w:vAlign w:val="center"/>
          </w:tcPr>
          <w:p w14:paraId="000007D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153,011</w:t>
            </w:r>
          </w:p>
        </w:tc>
        <w:tc>
          <w:tcPr>
            <w:tcW w:w="1229" w:type="dxa"/>
            <w:vAlign w:val="center"/>
          </w:tcPr>
          <w:p w14:paraId="000007D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79,346</w:t>
            </w:r>
          </w:p>
        </w:tc>
        <w:tc>
          <w:tcPr>
            <w:tcW w:w="1228" w:type="dxa"/>
            <w:vAlign w:val="center"/>
          </w:tcPr>
          <w:p w14:paraId="000007D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69,908</w:t>
            </w:r>
          </w:p>
        </w:tc>
        <w:tc>
          <w:tcPr>
            <w:tcW w:w="1229" w:type="dxa"/>
            <w:vAlign w:val="center"/>
          </w:tcPr>
          <w:p w14:paraId="000007D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89,028</w:t>
            </w:r>
          </w:p>
        </w:tc>
      </w:tr>
      <w:tr w:rsidR="00850D8F" w14:paraId="7AC83C99" w14:textId="77777777">
        <w:trPr>
          <w:trHeight w:val="330"/>
          <w:jc w:val="center"/>
        </w:trPr>
        <w:tc>
          <w:tcPr>
            <w:tcW w:w="1228" w:type="dxa"/>
            <w:tcBorders>
              <w:right w:val="single" w:sz="4" w:space="0" w:color="000000"/>
            </w:tcBorders>
            <w:shd w:val="clear" w:color="auto" w:fill="D9D9D9"/>
            <w:vAlign w:val="center"/>
          </w:tcPr>
          <w:p w14:paraId="000007D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114</w:t>
            </w:r>
          </w:p>
        </w:tc>
        <w:tc>
          <w:tcPr>
            <w:tcW w:w="1229" w:type="dxa"/>
            <w:tcBorders>
              <w:left w:val="single" w:sz="4" w:space="0" w:color="000000"/>
            </w:tcBorders>
            <w:vAlign w:val="center"/>
          </w:tcPr>
          <w:p w14:paraId="000007D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128,854</w:t>
            </w:r>
          </w:p>
        </w:tc>
        <w:tc>
          <w:tcPr>
            <w:tcW w:w="1228" w:type="dxa"/>
            <w:vAlign w:val="center"/>
          </w:tcPr>
          <w:p w14:paraId="000007D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130,346</w:t>
            </w:r>
          </w:p>
        </w:tc>
        <w:tc>
          <w:tcPr>
            <w:tcW w:w="1229" w:type="dxa"/>
            <w:vAlign w:val="center"/>
          </w:tcPr>
          <w:p w14:paraId="000007D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146,174</w:t>
            </w:r>
          </w:p>
        </w:tc>
        <w:tc>
          <w:tcPr>
            <w:tcW w:w="1228" w:type="dxa"/>
            <w:vAlign w:val="center"/>
          </w:tcPr>
          <w:p w14:paraId="000007D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145,126</w:t>
            </w:r>
          </w:p>
        </w:tc>
        <w:tc>
          <w:tcPr>
            <w:tcW w:w="1229" w:type="dxa"/>
            <w:vAlign w:val="center"/>
          </w:tcPr>
          <w:p w14:paraId="000007D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148,480</w:t>
            </w:r>
          </w:p>
        </w:tc>
        <w:tc>
          <w:tcPr>
            <w:tcW w:w="1228" w:type="dxa"/>
            <w:vAlign w:val="center"/>
          </w:tcPr>
          <w:p w14:paraId="000007D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119,340</w:t>
            </w:r>
          </w:p>
        </w:tc>
        <w:tc>
          <w:tcPr>
            <w:tcW w:w="1229" w:type="dxa"/>
            <w:vAlign w:val="center"/>
          </w:tcPr>
          <w:p w14:paraId="000007D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160,361</w:t>
            </w:r>
          </w:p>
        </w:tc>
        <w:tc>
          <w:tcPr>
            <w:tcW w:w="1228" w:type="dxa"/>
            <w:vAlign w:val="center"/>
          </w:tcPr>
          <w:p w14:paraId="000007D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171,908</w:t>
            </w:r>
          </w:p>
        </w:tc>
        <w:tc>
          <w:tcPr>
            <w:tcW w:w="1229" w:type="dxa"/>
            <w:vAlign w:val="center"/>
          </w:tcPr>
          <w:p w14:paraId="000007D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89,145</w:t>
            </w:r>
          </w:p>
        </w:tc>
        <w:tc>
          <w:tcPr>
            <w:tcW w:w="1228" w:type="dxa"/>
            <w:vAlign w:val="center"/>
          </w:tcPr>
          <w:p w14:paraId="000007E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78,541</w:t>
            </w:r>
          </w:p>
        </w:tc>
        <w:tc>
          <w:tcPr>
            <w:tcW w:w="1229" w:type="dxa"/>
            <w:vAlign w:val="center"/>
          </w:tcPr>
          <w:p w14:paraId="000007E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100,023</w:t>
            </w:r>
          </w:p>
        </w:tc>
      </w:tr>
      <w:tr w:rsidR="00850D8F" w14:paraId="6EC9BD01" w14:textId="77777777">
        <w:trPr>
          <w:trHeight w:val="330"/>
          <w:jc w:val="center"/>
        </w:trPr>
        <w:tc>
          <w:tcPr>
            <w:tcW w:w="1228" w:type="dxa"/>
            <w:tcBorders>
              <w:right w:val="single" w:sz="4" w:space="0" w:color="000000"/>
            </w:tcBorders>
            <w:shd w:val="clear" w:color="auto" w:fill="D9D9D9"/>
            <w:vAlign w:val="center"/>
          </w:tcPr>
          <w:p w14:paraId="000007E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115</w:t>
            </w:r>
          </w:p>
        </w:tc>
        <w:tc>
          <w:tcPr>
            <w:tcW w:w="1229" w:type="dxa"/>
            <w:tcBorders>
              <w:left w:val="single" w:sz="4" w:space="0" w:color="000000"/>
            </w:tcBorders>
            <w:vAlign w:val="center"/>
          </w:tcPr>
          <w:p w14:paraId="000007E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144,768</w:t>
            </w:r>
          </w:p>
        </w:tc>
        <w:tc>
          <w:tcPr>
            <w:tcW w:w="1228" w:type="dxa"/>
            <w:vAlign w:val="center"/>
          </w:tcPr>
          <w:p w14:paraId="000007E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146,444</w:t>
            </w:r>
          </w:p>
        </w:tc>
        <w:tc>
          <w:tcPr>
            <w:tcW w:w="1229" w:type="dxa"/>
            <w:vAlign w:val="center"/>
          </w:tcPr>
          <w:p w14:paraId="000007E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164,227</w:t>
            </w:r>
          </w:p>
        </w:tc>
        <w:tc>
          <w:tcPr>
            <w:tcW w:w="1228" w:type="dxa"/>
            <w:vAlign w:val="center"/>
          </w:tcPr>
          <w:p w14:paraId="000007E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163,049</w:t>
            </w:r>
          </w:p>
        </w:tc>
        <w:tc>
          <w:tcPr>
            <w:tcW w:w="1229" w:type="dxa"/>
            <w:vAlign w:val="center"/>
          </w:tcPr>
          <w:p w14:paraId="000007E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166,818</w:t>
            </w:r>
          </w:p>
        </w:tc>
        <w:tc>
          <w:tcPr>
            <w:tcW w:w="1228" w:type="dxa"/>
            <w:vAlign w:val="center"/>
          </w:tcPr>
          <w:p w14:paraId="000007E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134,078</w:t>
            </w:r>
          </w:p>
        </w:tc>
        <w:tc>
          <w:tcPr>
            <w:tcW w:w="1229" w:type="dxa"/>
            <w:vAlign w:val="center"/>
          </w:tcPr>
          <w:p w14:paraId="000007E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180,165</w:t>
            </w:r>
          </w:p>
        </w:tc>
        <w:tc>
          <w:tcPr>
            <w:tcW w:w="1228" w:type="dxa"/>
            <w:vAlign w:val="center"/>
          </w:tcPr>
          <w:p w14:paraId="000007E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193,139</w:t>
            </w:r>
          </w:p>
        </w:tc>
        <w:tc>
          <w:tcPr>
            <w:tcW w:w="1229" w:type="dxa"/>
            <w:vAlign w:val="center"/>
          </w:tcPr>
          <w:p w14:paraId="000007E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100,155</w:t>
            </w:r>
          </w:p>
        </w:tc>
        <w:tc>
          <w:tcPr>
            <w:tcW w:w="1228" w:type="dxa"/>
            <w:vAlign w:val="center"/>
          </w:tcPr>
          <w:p w14:paraId="000007E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88,241</w:t>
            </w:r>
          </w:p>
        </w:tc>
        <w:tc>
          <w:tcPr>
            <w:tcW w:w="1229" w:type="dxa"/>
            <w:vAlign w:val="center"/>
          </w:tcPr>
          <w:p w14:paraId="000007E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112,375</w:t>
            </w:r>
          </w:p>
        </w:tc>
      </w:tr>
      <w:tr w:rsidR="00850D8F" w14:paraId="4C64C048" w14:textId="77777777">
        <w:trPr>
          <w:trHeight w:val="330"/>
          <w:jc w:val="center"/>
        </w:trPr>
        <w:tc>
          <w:tcPr>
            <w:tcW w:w="1228" w:type="dxa"/>
            <w:tcBorders>
              <w:right w:val="single" w:sz="4" w:space="0" w:color="000000"/>
            </w:tcBorders>
            <w:shd w:val="clear" w:color="auto" w:fill="D9D9D9"/>
            <w:vAlign w:val="center"/>
          </w:tcPr>
          <w:p w14:paraId="000007E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116</w:t>
            </w:r>
          </w:p>
        </w:tc>
        <w:tc>
          <w:tcPr>
            <w:tcW w:w="1229" w:type="dxa"/>
            <w:tcBorders>
              <w:left w:val="single" w:sz="4" w:space="0" w:color="000000"/>
            </w:tcBorders>
            <w:vAlign w:val="center"/>
          </w:tcPr>
          <w:p w14:paraId="000007E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162,647</w:t>
            </w:r>
          </w:p>
        </w:tc>
        <w:tc>
          <w:tcPr>
            <w:tcW w:w="1228" w:type="dxa"/>
            <w:vAlign w:val="center"/>
          </w:tcPr>
          <w:p w14:paraId="000007F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164,530</w:t>
            </w:r>
          </w:p>
        </w:tc>
        <w:tc>
          <w:tcPr>
            <w:tcW w:w="1229" w:type="dxa"/>
            <w:vAlign w:val="center"/>
          </w:tcPr>
          <w:p w14:paraId="000007F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184,509</w:t>
            </w:r>
          </w:p>
        </w:tc>
        <w:tc>
          <w:tcPr>
            <w:tcW w:w="1228" w:type="dxa"/>
            <w:vAlign w:val="center"/>
          </w:tcPr>
          <w:p w14:paraId="000007F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183,186</w:t>
            </w:r>
          </w:p>
        </w:tc>
        <w:tc>
          <w:tcPr>
            <w:tcW w:w="1229" w:type="dxa"/>
            <w:vAlign w:val="center"/>
          </w:tcPr>
          <w:p w14:paraId="000007F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187,420</w:t>
            </w:r>
          </w:p>
        </w:tc>
        <w:tc>
          <w:tcPr>
            <w:tcW w:w="1228" w:type="dxa"/>
            <w:vAlign w:val="center"/>
          </w:tcPr>
          <w:p w14:paraId="000007F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150,637</w:t>
            </w:r>
          </w:p>
        </w:tc>
        <w:tc>
          <w:tcPr>
            <w:tcW w:w="1229" w:type="dxa"/>
            <w:vAlign w:val="center"/>
          </w:tcPr>
          <w:p w14:paraId="000007F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202,416</w:t>
            </w:r>
          </w:p>
        </w:tc>
        <w:tc>
          <w:tcPr>
            <w:tcW w:w="1228" w:type="dxa"/>
            <w:vAlign w:val="center"/>
          </w:tcPr>
          <w:p w14:paraId="000007F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216,992</w:t>
            </w:r>
          </w:p>
        </w:tc>
        <w:tc>
          <w:tcPr>
            <w:tcW w:w="1229" w:type="dxa"/>
            <w:vAlign w:val="center"/>
          </w:tcPr>
          <w:p w14:paraId="000007F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112,524</w:t>
            </w:r>
          </w:p>
        </w:tc>
        <w:tc>
          <w:tcPr>
            <w:tcW w:w="1228" w:type="dxa"/>
            <w:vAlign w:val="center"/>
          </w:tcPr>
          <w:p w14:paraId="000007F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99,139</w:t>
            </w:r>
          </w:p>
        </w:tc>
        <w:tc>
          <w:tcPr>
            <w:tcW w:w="1229" w:type="dxa"/>
            <w:vAlign w:val="center"/>
          </w:tcPr>
          <w:p w14:paraId="000007F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126,254</w:t>
            </w:r>
          </w:p>
        </w:tc>
      </w:tr>
      <w:tr w:rsidR="00850D8F" w14:paraId="503159CE" w14:textId="77777777">
        <w:trPr>
          <w:trHeight w:val="330"/>
          <w:jc w:val="center"/>
        </w:trPr>
        <w:tc>
          <w:tcPr>
            <w:tcW w:w="1228" w:type="dxa"/>
            <w:tcBorders>
              <w:right w:val="single" w:sz="4" w:space="0" w:color="000000"/>
            </w:tcBorders>
            <w:shd w:val="clear" w:color="auto" w:fill="D9D9D9"/>
            <w:vAlign w:val="center"/>
          </w:tcPr>
          <w:p w14:paraId="000007F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117</w:t>
            </w:r>
          </w:p>
        </w:tc>
        <w:tc>
          <w:tcPr>
            <w:tcW w:w="1229" w:type="dxa"/>
            <w:tcBorders>
              <w:left w:val="single" w:sz="4" w:space="0" w:color="000000"/>
            </w:tcBorders>
            <w:vAlign w:val="center"/>
          </w:tcPr>
          <w:p w14:paraId="000007F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182,733</w:t>
            </w:r>
          </w:p>
        </w:tc>
        <w:tc>
          <w:tcPr>
            <w:tcW w:w="1228" w:type="dxa"/>
            <w:vAlign w:val="center"/>
          </w:tcPr>
          <w:p w14:paraId="000007F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184,849</w:t>
            </w:r>
          </w:p>
        </w:tc>
        <w:tc>
          <w:tcPr>
            <w:tcW w:w="1229" w:type="dxa"/>
            <w:vAlign w:val="center"/>
          </w:tcPr>
          <w:p w14:paraId="000007F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207,295</w:t>
            </w:r>
          </w:p>
        </w:tc>
        <w:tc>
          <w:tcPr>
            <w:tcW w:w="1228" w:type="dxa"/>
            <w:vAlign w:val="center"/>
          </w:tcPr>
          <w:p w14:paraId="000007F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205,809</w:t>
            </w:r>
          </w:p>
        </w:tc>
        <w:tc>
          <w:tcPr>
            <w:tcW w:w="1229" w:type="dxa"/>
            <w:vAlign w:val="center"/>
          </w:tcPr>
          <w:p w14:paraId="000007F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210,566</w:t>
            </w:r>
          </w:p>
        </w:tc>
        <w:tc>
          <w:tcPr>
            <w:tcW w:w="1228" w:type="dxa"/>
            <w:vAlign w:val="center"/>
          </w:tcPr>
          <w:p w14:paraId="0000080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169,241</w:t>
            </w:r>
          </w:p>
        </w:tc>
        <w:tc>
          <w:tcPr>
            <w:tcW w:w="1229" w:type="dxa"/>
            <w:vAlign w:val="center"/>
          </w:tcPr>
          <w:p w14:paraId="0000080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227,414</w:t>
            </w:r>
          </w:p>
        </w:tc>
        <w:tc>
          <w:tcPr>
            <w:tcW w:w="1228" w:type="dxa"/>
            <w:vAlign w:val="center"/>
          </w:tcPr>
          <w:p w14:paraId="0000080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243,790</w:t>
            </w:r>
          </w:p>
        </w:tc>
        <w:tc>
          <w:tcPr>
            <w:tcW w:w="1229" w:type="dxa"/>
            <w:vAlign w:val="center"/>
          </w:tcPr>
          <w:p w14:paraId="0000080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126,420</w:t>
            </w:r>
          </w:p>
        </w:tc>
        <w:tc>
          <w:tcPr>
            <w:tcW w:w="1228" w:type="dxa"/>
            <w:vAlign w:val="center"/>
          </w:tcPr>
          <w:p w14:paraId="0000080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111,383</w:t>
            </w:r>
          </w:p>
        </w:tc>
        <w:tc>
          <w:tcPr>
            <w:tcW w:w="1229" w:type="dxa"/>
            <w:vAlign w:val="center"/>
          </w:tcPr>
          <w:p w14:paraId="0000080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141,846</w:t>
            </w:r>
          </w:p>
        </w:tc>
      </w:tr>
      <w:tr w:rsidR="00850D8F" w14:paraId="104F10E6" w14:textId="77777777">
        <w:trPr>
          <w:trHeight w:val="330"/>
          <w:jc w:val="center"/>
        </w:trPr>
        <w:tc>
          <w:tcPr>
            <w:tcW w:w="1228" w:type="dxa"/>
            <w:tcBorders>
              <w:right w:val="single" w:sz="4" w:space="0" w:color="000000"/>
            </w:tcBorders>
            <w:shd w:val="clear" w:color="auto" w:fill="D9D9D9"/>
            <w:vAlign w:val="center"/>
          </w:tcPr>
          <w:p w14:paraId="0000080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118</w:t>
            </w:r>
          </w:p>
        </w:tc>
        <w:tc>
          <w:tcPr>
            <w:tcW w:w="1229" w:type="dxa"/>
            <w:tcBorders>
              <w:left w:val="single" w:sz="4" w:space="0" w:color="000000"/>
            </w:tcBorders>
            <w:vAlign w:val="center"/>
          </w:tcPr>
          <w:p w14:paraId="0000080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205,301</w:t>
            </w:r>
          </w:p>
        </w:tc>
        <w:tc>
          <w:tcPr>
            <w:tcW w:w="1228" w:type="dxa"/>
            <w:vAlign w:val="center"/>
          </w:tcPr>
          <w:p w14:paraId="0000080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207,678</w:t>
            </w:r>
          </w:p>
        </w:tc>
        <w:tc>
          <w:tcPr>
            <w:tcW w:w="1229" w:type="dxa"/>
            <w:vAlign w:val="center"/>
          </w:tcPr>
          <w:p w14:paraId="0000080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232,897</w:t>
            </w:r>
          </w:p>
        </w:tc>
        <w:tc>
          <w:tcPr>
            <w:tcW w:w="1228" w:type="dxa"/>
            <w:vAlign w:val="center"/>
          </w:tcPr>
          <w:p w14:paraId="0000080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231,227</w:t>
            </w:r>
          </w:p>
        </w:tc>
        <w:tc>
          <w:tcPr>
            <w:tcW w:w="1229" w:type="dxa"/>
            <w:vAlign w:val="center"/>
          </w:tcPr>
          <w:p w14:paraId="0000080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236,571</w:t>
            </w:r>
          </w:p>
        </w:tc>
        <w:tc>
          <w:tcPr>
            <w:tcW w:w="1228" w:type="dxa"/>
            <w:vAlign w:val="center"/>
          </w:tcPr>
          <w:p w14:paraId="0000080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190,142</w:t>
            </w:r>
          </w:p>
        </w:tc>
        <w:tc>
          <w:tcPr>
            <w:tcW w:w="1229" w:type="dxa"/>
            <w:vAlign w:val="center"/>
          </w:tcPr>
          <w:p w14:paraId="0000080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255,500</w:t>
            </w:r>
          </w:p>
        </w:tc>
        <w:tc>
          <w:tcPr>
            <w:tcW w:w="1228" w:type="dxa"/>
            <w:vAlign w:val="center"/>
          </w:tcPr>
          <w:p w14:paraId="0000080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262,143</w:t>
            </w:r>
          </w:p>
        </w:tc>
        <w:tc>
          <w:tcPr>
            <w:tcW w:w="1229" w:type="dxa"/>
            <w:vAlign w:val="center"/>
          </w:tcPr>
          <w:p w14:paraId="0000080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142,033</w:t>
            </w:r>
          </w:p>
        </w:tc>
        <w:tc>
          <w:tcPr>
            <w:tcW w:w="1228" w:type="dxa"/>
            <w:vAlign w:val="center"/>
          </w:tcPr>
          <w:p w14:paraId="0000081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125,138</w:t>
            </w:r>
          </w:p>
        </w:tc>
        <w:tc>
          <w:tcPr>
            <w:tcW w:w="1229" w:type="dxa"/>
            <w:vAlign w:val="center"/>
          </w:tcPr>
          <w:p w14:paraId="0000081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159,364</w:t>
            </w:r>
          </w:p>
        </w:tc>
      </w:tr>
      <w:tr w:rsidR="00850D8F" w14:paraId="444811F5" w14:textId="77777777">
        <w:trPr>
          <w:trHeight w:val="330"/>
          <w:jc w:val="center"/>
        </w:trPr>
        <w:tc>
          <w:tcPr>
            <w:tcW w:w="1228" w:type="dxa"/>
            <w:tcBorders>
              <w:right w:val="single" w:sz="4" w:space="0" w:color="000000"/>
            </w:tcBorders>
            <w:shd w:val="clear" w:color="auto" w:fill="D9D9D9"/>
            <w:vAlign w:val="center"/>
          </w:tcPr>
          <w:p w14:paraId="0000081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119</w:t>
            </w:r>
          </w:p>
        </w:tc>
        <w:tc>
          <w:tcPr>
            <w:tcW w:w="1229" w:type="dxa"/>
            <w:tcBorders>
              <w:left w:val="single" w:sz="4" w:space="0" w:color="000000"/>
            </w:tcBorders>
            <w:vAlign w:val="center"/>
          </w:tcPr>
          <w:p w14:paraId="0000081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230,656</w:t>
            </w:r>
          </w:p>
        </w:tc>
        <w:tc>
          <w:tcPr>
            <w:tcW w:w="1228" w:type="dxa"/>
            <w:vAlign w:val="center"/>
          </w:tcPr>
          <w:p w14:paraId="0000081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233,327</w:t>
            </w:r>
          </w:p>
        </w:tc>
        <w:tc>
          <w:tcPr>
            <w:tcW w:w="1229" w:type="dxa"/>
            <w:vAlign w:val="center"/>
          </w:tcPr>
          <w:p w14:paraId="0000081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261,660</w:t>
            </w:r>
          </w:p>
        </w:tc>
        <w:tc>
          <w:tcPr>
            <w:tcW w:w="1228" w:type="dxa"/>
            <w:vAlign w:val="center"/>
          </w:tcPr>
          <w:p w14:paraId="0000081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259,784</w:t>
            </w:r>
          </w:p>
        </w:tc>
        <w:tc>
          <w:tcPr>
            <w:tcW w:w="1229" w:type="dxa"/>
            <w:vAlign w:val="center"/>
          </w:tcPr>
          <w:p w14:paraId="0000081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262,143</w:t>
            </w:r>
          </w:p>
        </w:tc>
        <w:tc>
          <w:tcPr>
            <w:tcW w:w="1228" w:type="dxa"/>
            <w:vAlign w:val="center"/>
          </w:tcPr>
          <w:p w14:paraId="0000081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213,625</w:t>
            </w:r>
          </w:p>
        </w:tc>
        <w:tc>
          <w:tcPr>
            <w:tcW w:w="1229" w:type="dxa"/>
            <w:vAlign w:val="center"/>
          </w:tcPr>
          <w:p w14:paraId="0000081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262,143</w:t>
            </w:r>
          </w:p>
        </w:tc>
        <w:tc>
          <w:tcPr>
            <w:tcW w:w="1228" w:type="dxa"/>
            <w:vAlign w:val="center"/>
          </w:tcPr>
          <w:p w14:paraId="0000081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262,143</w:t>
            </w:r>
          </w:p>
        </w:tc>
        <w:tc>
          <w:tcPr>
            <w:tcW w:w="1229" w:type="dxa"/>
            <w:vAlign w:val="center"/>
          </w:tcPr>
          <w:p w14:paraId="0000081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159,575</w:t>
            </w:r>
          </w:p>
        </w:tc>
        <w:tc>
          <w:tcPr>
            <w:tcW w:w="1228" w:type="dxa"/>
            <w:vAlign w:val="center"/>
          </w:tcPr>
          <w:p w14:paraId="0000081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140,593</w:t>
            </w:r>
          </w:p>
        </w:tc>
        <w:tc>
          <w:tcPr>
            <w:tcW w:w="1229" w:type="dxa"/>
            <w:vAlign w:val="center"/>
          </w:tcPr>
          <w:p w14:paraId="0000081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179,046</w:t>
            </w:r>
          </w:p>
        </w:tc>
      </w:tr>
      <w:tr w:rsidR="00850D8F" w14:paraId="1BE5CC02" w14:textId="77777777">
        <w:trPr>
          <w:trHeight w:val="330"/>
          <w:jc w:val="center"/>
        </w:trPr>
        <w:tc>
          <w:tcPr>
            <w:tcW w:w="1228" w:type="dxa"/>
            <w:tcBorders>
              <w:right w:val="single" w:sz="4" w:space="0" w:color="000000"/>
            </w:tcBorders>
            <w:shd w:val="clear" w:color="auto" w:fill="D9D9D9"/>
            <w:vAlign w:val="center"/>
          </w:tcPr>
          <w:p w14:paraId="0000081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120</w:t>
            </w:r>
          </w:p>
        </w:tc>
        <w:tc>
          <w:tcPr>
            <w:tcW w:w="1229" w:type="dxa"/>
            <w:tcBorders>
              <w:left w:val="single" w:sz="4" w:space="0" w:color="000000"/>
            </w:tcBorders>
            <w:vAlign w:val="center"/>
          </w:tcPr>
          <w:p w14:paraId="0000081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259,142</w:t>
            </w:r>
          </w:p>
        </w:tc>
        <w:tc>
          <w:tcPr>
            <w:tcW w:w="1228" w:type="dxa"/>
            <w:vAlign w:val="center"/>
          </w:tcPr>
          <w:p w14:paraId="0000082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262,143</w:t>
            </w:r>
          </w:p>
        </w:tc>
        <w:tc>
          <w:tcPr>
            <w:tcW w:w="1229" w:type="dxa"/>
            <w:vAlign w:val="center"/>
          </w:tcPr>
          <w:p w14:paraId="0000082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262,143</w:t>
            </w:r>
          </w:p>
        </w:tc>
        <w:tc>
          <w:tcPr>
            <w:tcW w:w="1228" w:type="dxa"/>
            <w:vAlign w:val="center"/>
          </w:tcPr>
          <w:p w14:paraId="0000082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262,143</w:t>
            </w:r>
          </w:p>
        </w:tc>
        <w:tc>
          <w:tcPr>
            <w:tcW w:w="1229" w:type="dxa"/>
            <w:vAlign w:val="center"/>
          </w:tcPr>
          <w:p w14:paraId="0000082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262,143</w:t>
            </w:r>
          </w:p>
        </w:tc>
        <w:tc>
          <w:tcPr>
            <w:tcW w:w="1228" w:type="dxa"/>
            <w:vAlign w:val="center"/>
          </w:tcPr>
          <w:p w14:paraId="0000082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240,008</w:t>
            </w:r>
          </w:p>
        </w:tc>
        <w:tc>
          <w:tcPr>
            <w:tcW w:w="1229" w:type="dxa"/>
            <w:vAlign w:val="center"/>
          </w:tcPr>
          <w:p w14:paraId="0000082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262,143</w:t>
            </w:r>
          </w:p>
        </w:tc>
        <w:tc>
          <w:tcPr>
            <w:tcW w:w="1228" w:type="dxa"/>
            <w:vAlign w:val="center"/>
          </w:tcPr>
          <w:p w14:paraId="0000082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262,143</w:t>
            </w:r>
          </w:p>
        </w:tc>
        <w:tc>
          <w:tcPr>
            <w:tcW w:w="1229" w:type="dxa"/>
            <w:vAlign w:val="center"/>
          </w:tcPr>
          <w:p w14:paraId="0000082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179,283</w:t>
            </w:r>
          </w:p>
        </w:tc>
        <w:tc>
          <w:tcPr>
            <w:tcW w:w="1228" w:type="dxa"/>
            <w:vAlign w:val="center"/>
          </w:tcPr>
          <w:p w14:paraId="0000082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157,957</w:t>
            </w:r>
          </w:p>
        </w:tc>
        <w:tc>
          <w:tcPr>
            <w:tcW w:w="1229" w:type="dxa"/>
            <w:vAlign w:val="center"/>
          </w:tcPr>
          <w:p w14:paraId="0000082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201,158</w:t>
            </w:r>
          </w:p>
        </w:tc>
      </w:tr>
    </w:tbl>
    <w:p w14:paraId="0000082A" w14:textId="77777777" w:rsidR="00850D8F" w:rsidRDefault="00850D8F"/>
    <w:p w14:paraId="0000082B" w14:textId="77777777" w:rsidR="00850D8F" w:rsidRDefault="00850D8F"/>
    <w:sectPr w:rsidR="00850D8F" w:rsidSect="00631D5C">
      <w:pgSz w:w="16838" w:h="11906" w:orient="landscape"/>
      <w:pgMar w:top="1134" w:right="1134" w:bottom="1134" w:left="851" w:header="1021" w:footer="680" w:gutter="0"/>
      <w:pgNumType w:start="0"/>
      <w:cols w:space="720"/>
      <w:sectPrChange w:id="182" w:author="김은수" w:date="2026-09-29T13:56:00Z" w16du:dateUtc="2026-09-29T04:56:00Z">
        <w:sectPr w:rsidR="00850D8F" w:rsidSect="00631D5C">
          <w:pgMar w:top="1134" w:right="1134" w:bottom="1134" w:left="851" w:header="1021" w:footer="680" w:gutter="0"/>
          <w:pgNumType w:start="1"/>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2" w:author="김은수" w:date="2026-09-22T05:08:00Z" w:initials="">
    <w:p w14:paraId="00000843" w14:textId="77777777" w:rsidR="00850D8F" w:rsidRDefault="00CF2082">
      <w:pPr>
        <w:pBdr>
          <w:top w:val="nil"/>
          <w:left w:val="nil"/>
          <w:bottom w:val="nil"/>
          <w:right w:val="nil"/>
          <w:between w:val="nil"/>
        </w:pBdr>
        <w:spacing w:after="0" w:line="240" w:lineRule="auto"/>
        <w:jc w:val="left"/>
        <w:rPr>
          <w:rFonts w:ascii="Arial" w:eastAsia="Arial" w:hAnsi="Arial" w:cs="Arial"/>
          <w:color w:val="000000"/>
          <w:sz w:val="22"/>
          <w:szCs w:val="22"/>
        </w:rPr>
      </w:pPr>
      <w:r>
        <w:rPr>
          <w:rStyle w:val="af0"/>
          <w:rFonts w:hint="eastAsia"/>
        </w:rPr>
        <w:annotationRef/>
      </w:r>
      <w:sdt>
        <w:sdtPr>
          <w:tag w:val="goog_rdk_22"/>
          <w:id w:val="-1931551834"/>
        </w:sdtPr>
        <w:sdtContent>
          <w:r w:rsidR="00000000">
            <w:rPr>
              <w:rFonts w:ascii="Arial Unicode MS" w:eastAsia="Arial Unicode MS" w:hAnsi="Arial Unicode MS" w:cs="Arial Unicode MS"/>
              <w:color w:val="000000"/>
              <w:sz w:val="22"/>
              <w:szCs w:val="22"/>
            </w:rPr>
            <w:t>16채널 내부기에 대해서는 8개 채널 출력만 확인 가능합니다.</w:t>
          </w:r>
        </w:sdtContent>
      </w:sdt>
    </w:p>
  </w:comment>
  <w:comment w:id="83" w:author="김은수" w:date="2026-09-22T05:08:00Z" w:initials="">
    <w:p w14:paraId="00000844" w14:textId="77777777" w:rsidR="00850D8F" w:rsidRDefault="00CF2082">
      <w:pPr>
        <w:pBdr>
          <w:top w:val="nil"/>
          <w:left w:val="nil"/>
          <w:bottom w:val="nil"/>
          <w:right w:val="nil"/>
          <w:between w:val="nil"/>
        </w:pBdr>
        <w:spacing w:after="0" w:line="240" w:lineRule="auto"/>
        <w:jc w:val="left"/>
        <w:rPr>
          <w:rFonts w:ascii="Arial" w:eastAsia="Arial" w:hAnsi="Arial" w:cs="Arial"/>
          <w:color w:val="000000"/>
          <w:sz w:val="22"/>
          <w:szCs w:val="22"/>
        </w:rPr>
      </w:pPr>
      <w:r>
        <w:rPr>
          <w:rStyle w:val="af0"/>
          <w:rFonts w:hint="eastAsia"/>
        </w:rPr>
        <w:annotationRef/>
      </w:r>
      <w:sdt>
        <w:sdtPr>
          <w:tag w:val="goog_rdk_23"/>
          <w:id w:val="669783321"/>
        </w:sdtPr>
        <w:sdtContent>
          <w:r w:rsidR="00000000">
            <w:rPr>
              <w:rFonts w:ascii="Arial Unicode MS" w:eastAsia="Arial Unicode MS" w:hAnsi="Arial Unicode MS" w:cs="Arial Unicode MS"/>
              <w:color w:val="000000"/>
              <w:sz w:val="22"/>
              <w:szCs w:val="22"/>
            </w:rPr>
            <w:t>하지만 채널별 최대 자극률과 자극별 주파수 확인은 동일하게 가능합니다.</w:t>
          </w:r>
        </w:sdtContent>
      </w:sdt>
    </w:p>
  </w:comment>
  <w:comment w:id="89" w:author="김은수" w:date="2026-09-22T05:08:00Z" w:initials="">
    <w:p w14:paraId="0000084A" w14:textId="77777777" w:rsidR="00850D8F" w:rsidRDefault="00CF2082">
      <w:pPr>
        <w:pBdr>
          <w:top w:val="nil"/>
          <w:left w:val="nil"/>
          <w:bottom w:val="nil"/>
          <w:right w:val="nil"/>
          <w:between w:val="nil"/>
        </w:pBdr>
        <w:spacing w:after="0" w:line="240" w:lineRule="auto"/>
        <w:jc w:val="left"/>
        <w:rPr>
          <w:rFonts w:ascii="Arial" w:eastAsia="Arial" w:hAnsi="Arial" w:cs="Arial"/>
          <w:color w:val="000000"/>
          <w:sz w:val="22"/>
          <w:szCs w:val="22"/>
        </w:rPr>
      </w:pPr>
      <w:r>
        <w:rPr>
          <w:rStyle w:val="af0"/>
          <w:rFonts w:hint="eastAsia"/>
        </w:rPr>
        <w:annotationRef/>
      </w:r>
      <w:sdt>
        <w:sdtPr>
          <w:tag w:val="goog_rdk_29"/>
          <w:id w:val="16112612"/>
        </w:sdtPr>
        <w:sdtContent>
          <w:r w:rsidR="00000000">
            <w:rPr>
              <w:rFonts w:ascii="Arial Unicode MS" w:eastAsia="Arial Unicode MS" w:hAnsi="Arial Unicode MS" w:cs="Arial Unicode MS"/>
              <w:color w:val="000000"/>
              <w:sz w:val="22"/>
              <w:szCs w:val="22"/>
            </w:rPr>
            <w:t>16채널 내부기의 경우 자극 출력이 8개 채널만 나오지만, 동일하게 출력되는 자극의 펄스 폭은 확인 가능합니다.</w:t>
          </w:r>
        </w:sdtContent>
      </w:sdt>
    </w:p>
  </w:comment>
  <w:comment w:id="91" w:author="김은수" w:date="2026-09-22T05:08:00Z" w:initials="">
    <w:p w14:paraId="0000084E" w14:textId="77777777" w:rsidR="00850D8F" w:rsidRDefault="00CF2082">
      <w:pPr>
        <w:pBdr>
          <w:top w:val="nil"/>
          <w:left w:val="nil"/>
          <w:bottom w:val="nil"/>
          <w:right w:val="nil"/>
          <w:between w:val="nil"/>
        </w:pBdr>
        <w:spacing w:after="0" w:line="240" w:lineRule="auto"/>
        <w:jc w:val="left"/>
        <w:rPr>
          <w:rFonts w:ascii="Arial" w:eastAsia="Arial" w:hAnsi="Arial" w:cs="Arial"/>
          <w:color w:val="000000"/>
          <w:sz w:val="22"/>
          <w:szCs w:val="22"/>
        </w:rPr>
      </w:pPr>
      <w:r>
        <w:rPr>
          <w:rStyle w:val="af0"/>
          <w:rFonts w:hint="eastAsia"/>
        </w:rPr>
        <w:annotationRef/>
      </w:r>
      <w:sdt>
        <w:sdtPr>
          <w:tag w:val="goog_rdk_33"/>
          <w:id w:val="1362879571"/>
        </w:sdtPr>
        <w:sdtContent>
          <w:r w:rsidR="00000000">
            <w:rPr>
              <w:rFonts w:ascii="Arial Unicode MS" w:eastAsia="Arial Unicode MS" w:hAnsi="Arial Unicode MS" w:cs="Arial Unicode MS"/>
              <w:color w:val="000000"/>
              <w:sz w:val="22"/>
              <w:szCs w:val="22"/>
            </w:rPr>
            <w:t>32채널 내부기에 해당하는 맵을 운용하기 때문에 16채널 내부기에서는 자극 16개가 있고, 없음이 반복적인 패턴으로 출력됩니다.</w:t>
          </w:r>
        </w:sdtContent>
      </w:sdt>
    </w:p>
  </w:comment>
  <w:comment w:id="100" w:author="김은수" w:date="2026-09-22T05:08:00Z" w:initials="">
    <w:p w14:paraId="0000084D" w14:textId="77777777" w:rsidR="00850D8F" w:rsidRDefault="00CF2082">
      <w:pPr>
        <w:pBdr>
          <w:top w:val="nil"/>
          <w:left w:val="nil"/>
          <w:bottom w:val="nil"/>
          <w:right w:val="nil"/>
          <w:between w:val="nil"/>
        </w:pBdr>
        <w:spacing w:after="0" w:line="240" w:lineRule="auto"/>
        <w:jc w:val="left"/>
        <w:rPr>
          <w:rFonts w:ascii="Arial" w:eastAsia="Arial" w:hAnsi="Arial" w:cs="Arial"/>
          <w:color w:val="000000"/>
          <w:sz w:val="22"/>
          <w:szCs w:val="22"/>
        </w:rPr>
      </w:pPr>
      <w:r>
        <w:rPr>
          <w:rStyle w:val="af0"/>
          <w:rFonts w:hint="eastAsia"/>
        </w:rPr>
        <w:annotationRef/>
      </w:r>
      <w:sdt>
        <w:sdtPr>
          <w:tag w:val="goog_rdk_32"/>
          <w:id w:val="611668986"/>
        </w:sdtPr>
        <w:sdtContent>
          <w:r w:rsidR="00000000">
            <w:rPr>
              <w:rFonts w:ascii="Arial Unicode MS" w:eastAsia="Arial Unicode MS" w:hAnsi="Arial Unicode MS" w:cs="Arial Unicode MS"/>
              <w:color w:val="000000"/>
              <w:sz w:val="22"/>
              <w:szCs w:val="22"/>
            </w:rPr>
            <w:t>32채널 내부기에 해당하는 맵을 운용하기 때문에 16채널 내부기에서는 자극 16개가 있고, 없음이 반복적인 패턴으로 출력됩니다.</w:t>
          </w:r>
        </w:sdtContent>
      </w:sdt>
    </w:p>
  </w:comment>
  <w:comment w:id="122" w:author="정연서" w:date="2026-09-28T08:26:00Z" w:initials="">
    <w:p w14:paraId="0000083F" w14:textId="77777777" w:rsidR="00850D8F" w:rsidRDefault="00CF2082">
      <w:pPr>
        <w:pBdr>
          <w:top w:val="nil"/>
          <w:left w:val="nil"/>
          <w:bottom w:val="nil"/>
          <w:right w:val="nil"/>
          <w:between w:val="nil"/>
        </w:pBdr>
        <w:spacing w:after="0" w:line="240" w:lineRule="auto"/>
        <w:jc w:val="left"/>
        <w:rPr>
          <w:rFonts w:ascii="Arial" w:eastAsia="Arial" w:hAnsi="Arial" w:cs="Arial"/>
          <w:color w:val="000000"/>
          <w:sz w:val="22"/>
          <w:szCs w:val="22"/>
        </w:rPr>
      </w:pPr>
      <w:r>
        <w:rPr>
          <w:rStyle w:val="af0"/>
          <w:rFonts w:hint="eastAsia"/>
        </w:rPr>
        <w:annotationRef/>
      </w:r>
      <w:sdt>
        <w:sdtPr>
          <w:tag w:val="goog_rdk_20"/>
          <w:id w:val="-49711676"/>
        </w:sdtPr>
        <w:sdtContent>
          <w:r w:rsidR="00000000">
            <w:rPr>
              <w:rFonts w:ascii="Arial Unicode MS" w:eastAsia="Arial Unicode MS" w:hAnsi="Arial Unicode MS" w:cs="Arial Unicode MS"/>
              <w:color w:val="000000"/>
              <w:sz w:val="22"/>
              <w:szCs w:val="22"/>
            </w:rPr>
            <w:t>설정확인 부탁드려요.</w:t>
          </w:r>
        </w:sdtContent>
      </w:sdt>
    </w:p>
  </w:comment>
  <w:comment w:id="123" w:author="김은수" w:date="2026-09-28T08:44:00Z" w:initials="">
    <w:p w14:paraId="00000840" w14:textId="77777777" w:rsidR="00850D8F" w:rsidRDefault="00CF2082">
      <w:pPr>
        <w:pBdr>
          <w:top w:val="nil"/>
          <w:left w:val="nil"/>
          <w:bottom w:val="nil"/>
          <w:right w:val="nil"/>
          <w:between w:val="nil"/>
        </w:pBdr>
        <w:spacing w:after="0" w:line="240" w:lineRule="auto"/>
        <w:jc w:val="left"/>
        <w:rPr>
          <w:rFonts w:ascii="Arial" w:eastAsia="Arial" w:hAnsi="Arial" w:cs="Arial"/>
          <w:color w:val="000000"/>
          <w:sz w:val="22"/>
          <w:szCs w:val="22"/>
        </w:rPr>
      </w:pPr>
      <w:r>
        <w:rPr>
          <w:rStyle w:val="af0"/>
          <w:rFonts w:hint="eastAsia"/>
        </w:rPr>
        <w:annotationRef/>
      </w:r>
      <w:r w:rsidR="00000000">
        <w:rPr>
          <w:rFonts w:ascii="Arial" w:eastAsia="Arial" w:hAnsi="Arial" w:cs="Arial"/>
          <w:color w:val="000000"/>
          <w:sz w:val="22"/>
          <w:szCs w:val="22"/>
        </w:rPr>
        <w:t>_Marked as resolved_</w:t>
      </w:r>
    </w:p>
  </w:comment>
  <w:comment w:id="124" w:author="김은수" w:date="2026-09-28T08:44:00Z" w:initials="">
    <w:p w14:paraId="00000841" w14:textId="77777777" w:rsidR="00850D8F" w:rsidRDefault="00CF2082">
      <w:pPr>
        <w:pBdr>
          <w:top w:val="nil"/>
          <w:left w:val="nil"/>
          <w:bottom w:val="nil"/>
          <w:right w:val="nil"/>
          <w:between w:val="nil"/>
        </w:pBdr>
        <w:spacing w:after="0" w:line="240" w:lineRule="auto"/>
        <w:jc w:val="left"/>
        <w:rPr>
          <w:rFonts w:ascii="Arial" w:eastAsia="Arial" w:hAnsi="Arial" w:cs="Arial"/>
          <w:color w:val="000000"/>
          <w:sz w:val="22"/>
          <w:szCs w:val="22"/>
        </w:rPr>
      </w:pPr>
      <w:r>
        <w:rPr>
          <w:rStyle w:val="af0"/>
          <w:rFonts w:hint="eastAsia"/>
        </w:rPr>
        <w:annotationRef/>
      </w:r>
      <w:r w:rsidR="00000000">
        <w:rPr>
          <w:rFonts w:ascii="Arial" w:eastAsia="Arial" w:hAnsi="Arial" w:cs="Arial"/>
          <w:color w:val="000000"/>
          <w:sz w:val="22"/>
          <w:szCs w:val="22"/>
        </w:rPr>
        <w:t>_Re-opened_</w:t>
      </w:r>
    </w:p>
  </w:comment>
  <w:comment w:id="125" w:author="김은수" w:date="2026-09-28T08:44:00Z" w:initials="">
    <w:p w14:paraId="00000842" w14:textId="77777777" w:rsidR="00850D8F" w:rsidRDefault="00CF2082">
      <w:pPr>
        <w:pBdr>
          <w:top w:val="nil"/>
          <w:left w:val="nil"/>
          <w:bottom w:val="nil"/>
          <w:right w:val="nil"/>
          <w:between w:val="nil"/>
        </w:pBdr>
        <w:spacing w:after="0" w:line="240" w:lineRule="auto"/>
        <w:jc w:val="left"/>
        <w:rPr>
          <w:rFonts w:ascii="Arial" w:eastAsia="Arial" w:hAnsi="Arial" w:cs="Arial"/>
          <w:color w:val="000000"/>
          <w:sz w:val="22"/>
          <w:szCs w:val="22"/>
        </w:rPr>
      </w:pPr>
      <w:r>
        <w:rPr>
          <w:rStyle w:val="af0"/>
          <w:rFonts w:hint="eastAsia"/>
        </w:rPr>
        <w:annotationRef/>
      </w:r>
      <w:sdt>
        <w:sdtPr>
          <w:tag w:val="goog_rdk_21"/>
          <w:id w:val="-1410707770"/>
        </w:sdtPr>
        <w:sdtContent>
          <w:r w:rsidR="00000000">
            <w:rPr>
              <w:rFonts w:ascii="Arial Unicode MS" w:eastAsia="Arial Unicode MS" w:hAnsi="Arial Unicode MS" w:cs="Arial Unicode MS"/>
              <w:color w:val="000000"/>
              <w:sz w:val="22"/>
              <w:szCs w:val="22"/>
            </w:rPr>
            <w:t>1.5세대랑은 값이에요. 일전에 말씀드린 것 처럼, 소리 크기의 감쇠가 있어서 테이블도 새로 추가하고 거기에 맞는 값으로 했습니다. 테이블하고 딱 맞아 떨어지는 값은 아니지만 근사치로 비교하면 되고, 자극 출력레벨은 이 값으로 했을때 결과입니다.</w:t>
          </w:r>
        </w:sdtContent>
      </w:sdt>
    </w:p>
  </w:comment>
  <w:comment w:id="152" w:author="김은수" w:date="2026-09-28T08:45:00Z" w:initials="">
    <w:p w14:paraId="00000852" w14:textId="77777777" w:rsidR="00850D8F" w:rsidRDefault="00CF2082">
      <w:pPr>
        <w:pBdr>
          <w:top w:val="nil"/>
          <w:left w:val="nil"/>
          <w:bottom w:val="nil"/>
          <w:right w:val="nil"/>
          <w:between w:val="nil"/>
        </w:pBdr>
        <w:spacing w:after="0" w:line="240" w:lineRule="auto"/>
        <w:jc w:val="left"/>
        <w:rPr>
          <w:rFonts w:ascii="Arial" w:eastAsia="Arial" w:hAnsi="Arial" w:cs="Arial"/>
          <w:color w:val="000000"/>
          <w:sz w:val="22"/>
          <w:szCs w:val="22"/>
        </w:rPr>
      </w:pPr>
      <w:r>
        <w:rPr>
          <w:rStyle w:val="af0"/>
          <w:rFonts w:hint="eastAsia"/>
        </w:rPr>
        <w:annotationRef/>
      </w:r>
      <w:sdt>
        <w:sdtPr>
          <w:tag w:val="goog_rdk_37"/>
          <w:id w:val="-541209711"/>
        </w:sdtPr>
        <w:sdtContent>
          <w:r w:rsidR="00000000">
            <w:rPr>
              <w:rFonts w:ascii="Arial Unicode MS" w:eastAsia="Arial Unicode MS" w:hAnsi="Arial Unicode MS" w:cs="Arial Unicode MS"/>
              <w:color w:val="000000"/>
              <w:sz w:val="22"/>
              <w:szCs w:val="22"/>
            </w:rPr>
            <w:t>1.5세대랑은 값이에요. 일전에 말씀드린 것 처럼, 소리 크기의 감쇠가 있어서 테이블도 새로 추가하고 거기에 맞는 값으로 했습니다. 테이블하고 딱 맞아 떨어지는 값은 아니지만 근사치로 비교하면 되고, 자극 출력레벨은 이 값으로 했을때 결과입니다.</w:t>
          </w:r>
        </w:sdtContent>
      </w:sdt>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843" w15:done="0"/>
  <w15:commentEx w15:paraId="00000844" w15:paraIdParent="00000843" w15:done="0"/>
  <w15:commentEx w15:paraId="0000084A" w15:done="0"/>
  <w15:commentEx w15:paraId="0000084E" w15:done="0"/>
  <w15:commentEx w15:paraId="0000084D" w15:done="0"/>
  <w15:commentEx w15:paraId="0000083F" w15:done="0"/>
  <w15:commentEx w15:paraId="00000840" w15:paraIdParent="0000083F" w15:done="0"/>
  <w15:commentEx w15:paraId="00000841" w15:paraIdParent="0000083F" w15:done="0"/>
  <w15:commentEx w15:paraId="00000842" w15:paraIdParent="0000083F" w15:done="0"/>
  <w15:commentEx w15:paraId="0000085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843" w16cid:durableId="00000843"/>
  <w16cid:commentId w16cid:paraId="00000844" w16cid:durableId="00000844"/>
  <w16cid:commentId w16cid:paraId="0000084A" w16cid:durableId="0000084A"/>
  <w16cid:commentId w16cid:paraId="0000084E" w16cid:durableId="0000084E"/>
  <w16cid:commentId w16cid:paraId="0000084D" w16cid:durableId="0000084D"/>
  <w16cid:commentId w16cid:paraId="0000083F" w16cid:durableId="0000083F"/>
  <w16cid:commentId w16cid:paraId="00000840" w16cid:durableId="00000840"/>
  <w16cid:commentId w16cid:paraId="00000841" w16cid:durableId="00000841"/>
  <w16cid:commentId w16cid:paraId="00000842" w16cid:durableId="00000842"/>
  <w16cid:commentId w16cid:paraId="00000852" w16cid:durableId="0000085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14A10" w14:textId="77777777" w:rsidR="004F3754" w:rsidRDefault="004F3754">
      <w:pPr>
        <w:spacing w:after="0" w:line="240" w:lineRule="auto"/>
      </w:pPr>
      <w:r>
        <w:separator/>
      </w:r>
    </w:p>
  </w:endnote>
  <w:endnote w:type="continuationSeparator" w:id="0">
    <w:p w14:paraId="14F24C8C" w14:textId="77777777" w:rsidR="004F3754" w:rsidRDefault="004F37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embedRegular r:id="rId1" w:subsetted="1" w:fontKey="{C6E9029F-6122-4152-9439-5D34159FCF90}"/>
    <w:embedBold r:id="rId2" w:subsetted="1" w:fontKey="{E6D14312-F373-4FF9-A48F-C3D30FBA2B8F}"/>
    <w:embedBoldItalic r:id="rId3" w:subsetted="1" w:fontKey="{92D634F4-0A80-4459-A35B-567C2A05D776}"/>
  </w:font>
  <w:font w:name="Noto Sans Symbols">
    <w:charset w:val="00"/>
    <w:family w:val="auto"/>
    <w:pitch w:val="default"/>
    <w:embedRegular r:id="rId4" w:fontKey="{0AE50733-7DB1-4D66-B3CB-89DCD0424EB2}"/>
  </w:font>
  <w:font w:name="Times New Roman">
    <w:panose1 w:val="02020603050405020304"/>
    <w:charset w:val="00"/>
    <w:family w:val="roman"/>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embedRegular r:id="rId5" w:subsetted="1" w:fontKey="{7E9EC752-82BF-41B9-8073-31592B50B695}"/>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나눔고딕OTF">
    <w:panose1 w:val="00000000000000000000"/>
    <w:charset w:val="81"/>
    <w:family w:val="roman"/>
    <w:notTrueType/>
    <w:pitch w:val="default"/>
  </w:font>
  <w:font w:name="Georgia">
    <w:panose1 w:val="02040502050405020303"/>
    <w:charset w:val="00"/>
    <w:family w:val="roman"/>
    <w:pitch w:val="variable"/>
    <w:sig w:usb0="00000287" w:usb1="00000000" w:usb2="00000000" w:usb3="00000000" w:csb0="0000009F" w:csb1="00000000"/>
    <w:embedItalic r:id="rId6" w:fontKey="{38551D4A-F227-4E05-9A16-D8A1F4B2877F}"/>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7" w:fontKey="{491B3392-5DBD-45DC-9586-9639736A5B7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9C33E" w14:textId="77777777" w:rsidR="00CF2082" w:rsidRDefault="00CF2082">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83E" w14:textId="77777777" w:rsidR="00850D8F" w:rsidRDefault="00000000">
    <w:pPr>
      <w:pBdr>
        <w:top w:val="nil"/>
        <w:left w:val="nil"/>
        <w:bottom w:val="nil"/>
        <w:right w:val="nil"/>
        <w:between w:val="nil"/>
      </w:pBdr>
      <w:tabs>
        <w:tab w:val="center" w:pos="4513"/>
        <w:tab w:val="right" w:pos="9026"/>
      </w:tabs>
      <w:jc w:val="left"/>
      <w:rPr>
        <w:rFonts w:ascii="맑은 고딕" w:eastAsia="맑은 고딕" w:hAnsi="맑은 고딕" w:cs="맑은 고딕"/>
        <w:color w:val="000000"/>
      </w:rPr>
    </w:pPr>
    <w:r>
      <w:rPr>
        <w:rFonts w:ascii="맑은 고딕" w:eastAsia="맑은 고딕" w:hAnsi="맑은 고딕" w:cs="맑은 고딕"/>
        <w:color w:val="385724"/>
      </w:rPr>
      <w:t>F7030-02 (Rev.1)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B318B" w14:textId="77777777" w:rsidR="00CF2082" w:rsidRDefault="00CF208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71CA4" w14:textId="77777777" w:rsidR="004F3754" w:rsidRDefault="004F3754">
      <w:pPr>
        <w:spacing w:after="0" w:line="240" w:lineRule="auto"/>
      </w:pPr>
      <w:r>
        <w:separator/>
      </w:r>
    </w:p>
  </w:footnote>
  <w:footnote w:type="continuationSeparator" w:id="0">
    <w:p w14:paraId="30DECAC2" w14:textId="77777777" w:rsidR="004F3754" w:rsidRDefault="004F37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532D3" w14:textId="77777777" w:rsidR="00CF2082" w:rsidRDefault="00CF2082">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82C" w14:textId="77777777" w:rsidR="00850D8F" w:rsidRDefault="00850D8F">
    <w:pPr>
      <w:pBdr>
        <w:top w:val="nil"/>
        <w:left w:val="nil"/>
        <w:bottom w:val="nil"/>
        <w:right w:val="nil"/>
        <w:between w:val="nil"/>
      </w:pBdr>
      <w:spacing w:after="0" w:line="276" w:lineRule="auto"/>
      <w:jc w:val="left"/>
    </w:pPr>
  </w:p>
  <w:tbl>
    <w:tblPr>
      <w:tblStyle w:val="afffffe"/>
      <w:tblW w:w="9568" w:type="dxa"/>
      <w:tblInd w:w="5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248"/>
      <w:gridCol w:w="3351"/>
      <w:gridCol w:w="1701"/>
      <w:gridCol w:w="2268"/>
    </w:tblGrid>
    <w:tr w:rsidR="00850D8F" w14:paraId="01A38858" w14:textId="77777777">
      <w:trPr>
        <w:cantSplit/>
        <w:trHeight w:val="115"/>
      </w:trPr>
      <w:tc>
        <w:tcPr>
          <w:tcW w:w="2248" w:type="dxa"/>
          <w:vMerge w:val="restart"/>
          <w:vAlign w:val="center"/>
        </w:tcPr>
        <w:p w14:paraId="0000082D" w14:textId="77777777" w:rsidR="00850D8F" w:rsidRDefault="00000000">
          <w:pPr>
            <w:spacing w:after="0"/>
            <w:rPr>
              <w:rFonts w:ascii="맑은 고딕" w:eastAsia="맑은 고딕" w:hAnsi="맑은 고딕" w:cs="맑은 고딕"/>
              <w:b/>
              <w:bCs/>
              <w:sz w:val="32"/>
              <w:szCs w:val="32"/>
            </w:rPr>
          </w:pPr>
          <w:r>
            <w:rPr>
              <w:rFonts w:ascii="맑은 고딕" w:eastAsia="맑은 고딕" w:hAnsi="맑은 고딕" w:cs="맑은 고딕"/>
              <w:b/>
              <w:bCs/>
              <w:noProof/>
              <w:sz w:val="32"/>
              <w:szCs w:val="32"/>
            </w:rPr>
            <w:drawing>
              <wp:inline distT="0" distB="0" distL="0" distR="0" wp14:anchorId="38B22BCC" wp14:editId="26470A5A">
                <wp:extent cx="1356360" cy="450215"/>
                <wp:effectExtent l="0" t="0" r="0" b="0"/>
                <wp:docPr id="219005757" name="image35.png" descr="폰트, 로고, 그래픽, 상징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5.png" descr="폰트, 로고, 그래픽, 상징이(가) 표시된 사진&#10;&#10;자동 생성된 설명"/>
                        <pic:cNvPicPr preferRelativeResize="0"/>
                      </pic:nvPicPr>
                      <pic:blipFill>
                        <a:blip r:embed="rId1"/>
                        <a:srcRect/>
                        <a:stretch>
                          <a:fillRect/>
                        </a:stretch>
                      </pic:blipFill>
                      <pic:spPr>
                        <a:xfrm>
                          <a:off x="0" y="0"/>
                          <a:ext cx="1356360" cy="450215"/>
                        </a:xfrm>
                        <a:prstGeom prst="rect">
                          <a:avLst/>
                        </a:prstGeom>
                        <a:ln/>
                      </pic:spPr>
                    </pic:pic>
                  </a:graphicData>
                </a:graphic>
              </wp:inline>
            </w:drawing>
          </w:r>
        </w:p>
      </w:tc>
      <w:tc>
        <w:tcPr>
          <w:tcW w:w="3351" w:type="dxa"/>
          <w:vMerge w:val="restart"/>
          <w:vAlign w:val="center"/>
        </w:tcPr>
        <w:p w14:paraId="0000082E" w14:textId="77777777" w:rsidR="00850D8F" w:rsidRDefault="00000000">
          <w:pPr>
            <w:spacing w:after="0" w:line="240" w:lineRule="auto"/>
            <w:jc w:val="center"/>
            <w:rPr>
              <w:rFonts w:ascii="맑은 고딕" w:eastAsia="맑은 고딕" w:hAnsi="맑은 고딕" w:cs="맑은 고딕"/>
              <w:b/>
              <w:bCs/>
              <w:sz w:val="30"/>
              <w:szCs w:val="30"/>
            </w:rPr>
          </w:pPr>
          <w:r>
            <w:rPr>
              <w:rFonts w:ascii="맑은 고딕" w:eastAsia="맑은 고딕" w:hAnsi="맑은 고딕" w:cs="맑은 고딕"/>
              <w:b/>
              <w:bCs/>
              <w:sz w:val="30"/>
              <w:szCs w:val="30"/>
            </w:rPr>
            <w:t>필수 성능 시험 기준서</w:t>
          </w:r>
        </w:p>
      </w:tc>
      <w:tc>
        <w:tcPr>
          <w:tcW w:w="1701" w:type="dxa"/>
          <w:vAlign w:val="center"/>
        </w:tcPr>
        <w:p w14:paraId="0000082F" w14:textId="77777777" w:rsidR="00850D8F" w:rsidRDefault="00000000">
          <w:pPr>
            <w:spacing w:after="0" w:line="240" w:lineRule="auto"/>
            <w:jc w:val="center"/>
            <w:rPr>
              <w:rFonts w:ascii="맑은 고딕" w:eastAsia="맑은 고딕" w:hAnsi="맑은 고딕" w:cs="맑은 고딕"/>
              <w:b/>
              <w:bCs/>
            </w:rPr>
          </w:pPr>
          <w:r>
            <w:rPr>
              <w:rFonts w:ascii="맑은 고딕" w:eastAsia="맑은 고딕" w:hAnsi="맑은 고딕" w:cs="맑은 고딕"/>
              <w:b/>
              <w:bCs/>
            </w:rPr>
            <w:t>문서번호</w:t>
          </w:r>
        </w:p>
      </w:tc>
      <w:tc>
        <w:tcPr>
          <w:tcW w:w="2268" w:type="dxa"/>
          <w:vAlign w:val="center"/>
        </w:tcPr>
        <w:p w14:paraId="00000830" w14:textId="77777777" w:rsidR="00850D8F" w:rsidRDefault="00000000">
          <w:pPr>
            <w:spacing w:after="0" w:line="240" w:lineRule="auto"/>
            <w:jc w:val="center"/>
            <w:rPr>
              <w:rFonts w:ascii="맑은 고딕" w:eastAsia="맑은 고딕" w:hAnsi="맑은 고딕" w:cs="맑은 고딕"/>
            </w:rPr>
          </w:pPr>
          <w:r>
            <w:rPr>
              <w:rFonts w:ascii="맑은 고딕" w:eastAsia="맑은 고딕" w:hAnsi="맑은 고딕" w:cs="맑은 고딕"/>
            </w:rPr>
            <w:t>EPTC-TD24A</w:t>
          </w:r>
        </w:p>
      </w:tc>
    </w:tr>
    <w:tr w:rsidR="00850D8F" w14:paraId="79B24CA4" w14:textId="77777777">
      <w:trPr>
        <w:cantSplit/>
        <w:trHeight w:val="378"/>
      </w:trPr>
      <w:tc>
        <w:tcPr>
          <w:tcW w:w="2248" w:type="dxa"/>
          <w:vMerge/>
          <w:vAlign w:val="center"/>
        </w:tcPr>
        <w:p w14:paraId="00000831" w14:textId="77777777" w:rsidR="00850D8F" w:rsidRDefault="00850D8F">
          <w:pPr>
            <w:pBdr>
              <w:top w:val="nil"/>
              <w:left w:val="nil"/>
              <w:bottom w:val="nil"/>
              <w:right w:val="nil"/>
              <w:between w:val="nil"/>
            </w:pBdr>
            <w:spacing w:after="0" w:line="276" w:lineRule="auto"/>
            <w:jc w:val="left"/>
            <w:rPr>
              <w:rFonts w:ascii="맑은 고딕" w:eastAsia="맑은 고딕" w:hAnsi="맑은 고딕" w:cs="맑은 고딕"/>
            </w:rPr>
          </w:pPr>
        </w:p>
      </w:tc>
      <w:tc>
        <w:tcPr>
          <w:tcW w:w="3351" w:type="dxa"/>
          <w:vMerge/>
          <w:vAlign w:val="center"/>
        </w:tcPr>
        <w:p w14:paraId="00000832" w14:textId="77777777" w:rsidR="00850D8F" w:rsidRDefault="00850D8F">
          <w:pPr>
            <w:pBdr>
              <w:top w:val="nil"/>
              <w:left w:val="nil"/>
              <w:bottom w:val="nil"/>
              <w:right w:val="nil"/>
              <w:between w:val="nil"/>
            </w:pBdr>
            <w:spacing w:after="0" w:line="276" w:lineRule="auto"/>
            <w:jc w:val="left"/>
            <w:rPr>
              <w:rFonts w:ascii="맑은 고딕" w:eastAsia="맑은 고딕" w:hAnsi="맑은 고딕" w:cs="맑은 고딕"/>
            </w:rPr>
          </w:pPr>
        </w:p>
      </w:tc>
      <w:tc>
        <w:tcPr>
          <w:tcW w:w="1701" w:type="dxa"/>
          <w:vAlign w:val="center"/>
        </w:tcPr>
        <w:p w14:paraId="00000833" w14:textId="77777777" w:rsidR="00850D8F" w:rsidRDefault="00000000">
          <w:pPr>
            <w:spacing w:after="0" w:line="240" w:lineRule="auto"/>
            <w:jc w:val="center"/>
            <w:rPr>
              <w:rFonts w:ascii="맑은 고딕" w:eastAsia="맑은 고딕" w:hAnsi="맑은 고딕" w:cs="맑은 고딕"/>
            </w:rPr>
          </w:pPr>
          <w:r>
            <w:rPr>
              <w:rFonts w:ascii="맑은 고딕" w:eastAsia="맑은 고딕" w:hAnsi="맑은 고딕" w:cs="맑은 고딕"/>
              <w:b/>
              <w:bCs/>
            </w:rPr>
            <w:t>제(개)정일자</w:t>
          </w:r>
        </w:p>
      </w:tc>
      <w:tc>
        <w:tcPr>
          <w:tcW w:w="2268" w:type="dxa"/>
          <w:vAlign w:val="center"/>
        </w:tcPr>
        <w:p w14:paraId="00000834" w14:textId="77777777" w:rsidR="00850D8F" w:rsidRDefault="00000000">
          <w:pPr>
            <w:spacing w:after="0" w:line="240" w:lineRule="auto"/>
            <w:jc w:val="center"/>
            <w:rPr>
              <w:rFonts w:ascii="맑은 고딕" w:eastAsia="맑은 고딕" w:hAnsi="맑은 고딕" w:cs="맑은 고딕"/>
            </w:rPr>
          </w:pPr>
          <w:r>
            <w:rPr>
              <w:rFonts w:ascii="맑은 고딕" w:eastAsia="맑은 고딕" w:hAnsi="맑은 고딕" w:cs="맑은 고딕"/>
            </w:rPr>
            <w:t>2026.09.18</w:t>
          </w:r>
        </w:p>
      </w:tc>
    </w:tr>
    <w:tr w:rsidR="00850D8F" w14:paraId="48332405" w14:textId="77777777">
      <w:trPr>
        <w:cantSplit/>
        <w:trHeight w:val="115"/>
      </w:trPr>
      <w:tc>
        <w:tcPr>
          <w:tcW w:w="2248" w:type="dxa"/>
          <w:vMerge/>
          <w:vAlign w:val="center"/>
        </w:tcPr>
        <w:p w14:paraId="00000835" w14:textId="77777777" w:rsidR="00850D8F" w:rsidRDefault="00850D8F">
          <w:pPr>
            <w:pBdr>
              <w:top w:val="nil"/>
              <w:left w:val="nil"/>
              <w:bottom w:val="nil"/>
              <w:right w:val="nil"/>
              <w:between w:val="nil"/>
            </w:pBdr>
            <w:spacing w:after="0" w:line="276" w:lineRule="auto"/>
            <w:jc w:val="left"/>
            <w:rPr>
              <w:rFonts w:ascii="맑은 고딕" w:eastAsia="맑은 고딕" w:hAnsi="맑은 고딕" w:cs="맑은 고딕"/>
            </w:rPr>
          </w:pPr>
        </w:p>
      </w:tc>
      <w:tc>
        <w:tcPr>
          <w:tcW w:w="3351" w:type="dxa"/>
          <w:vMerge w:val="restart"/>
          <w:vAlign w:val="center"/>
        </w:tcPr>
        <w:p w14:paraId="00000836" w14:textId="77777777" w:rsidR="00850D8F" w:rsidRDefault="00000000">
          <w:pPr>
            <w:spacing w:after="0" w:line="240" w:lineRule="auto"/>
            <w:jc w:val="center"/>
            <w:rPr>
              <w:rFonts w:ascii="맑은 고딕" w:eastAsia="맑은 고딕" w:hAnsi="맑은 고딕" w:cs="맑은 고딕"/>
              <w:b/>
              <w:bCs/>
              <w:color w:val="000000"/>
              <w:sz w:val="32"/>
              <w:szCs w:val="32"/>
            </w:rPr>
          </w:pPr>
          <w:r>
            <w:rPr>
              <w:rFonts w:ascii="맑은 고딕" w:eastAsia="맑은 고딕" w:hAnsi="맑은 고딕" w:cs="맑은 고딕"/>
              <w:b/>
              <w:bCs/>
              <w:color w:val="000000"/>
              <w:sz w:val="32"/>
              <w:szCs w:val="32"/>
            </w:rPr>
            <w:t>TD24A-A-EXT</w:t>
          </w:r>
        </w:p>
      </w:tc>
      <w:tc>
        <w:tcPr>
          <w:tcW w:w="1701" w:type="dxa"/>
          <w:vAlign w:val="center"/>
        </w:tcPr>
        <w:p w14:paraId="00000837" w14:textId="77777777" w:rsidR="00850D8F" w:rsidRDefault="00000000">
          <w:pPr>
            <w:spacing w:after="0" w:line="240" w:lineRule="auto"/>
            <w:jc w:val="center"/>
            <w:rPr>
              <w:rFonts w:ascii="맑은 고딕" w:eastAsia="맑은 고딕" w:hAnsi="맑은 고딕" w:cs="맑은 고딕"/>
            </w:rPr>
          </w:pPr>
          <w:r>
            <w:rPr>
              <w:rFonts w:ascii="맑은 고딕" w:eastAsia="맑은 고딕" w:hAnsi="맑은 고딕" w:cs="맑은 고딕"/>
              <w:b/>
              <w:bCs/>
            </w:rPr>
            <w:t>제(개)정 번호</w:t>
          </w:r>
        </w:p>
      </w:tc>
      <w:tc>
        <w:tcPr>
          <w:tcW w:w="2268" w:type="dxa"/>
          <w:vAlign w:val="center"/>
        </w:tcPr>
        <w:p w14:paraId="00000838" w14:textId="18C20A3E" w:rsidR="00CF2082" w:rsidRPr="00CF2082" w:rsidRDefault="00CF2082" w:rsidP="00CF2082">
          <w:pPr>
            <w:spacing w:after="0" w:line="240" w:lineRule="auto"/>
            <w:jc w:val="center"/>
            <w:rPr>
              <w:rFonts w:ascii="맑은 고딕" w:eastAsia="맑은 고딕" w:hAnsi="맑은 고딕" w:cs="맑은 고딕" w:hint="eastAsia"/>
              <w:sz w:val="22"/>
              <w:szCs w:val="22"/>
            </w:rPr>
          </w:pPr>
          <w:r w:rsidRPr="00CF2082">
            <w:rPr>
              <w:rFonts w:ascii="맑은 고딕" w:eastAsia="맑은 고딕" w:hAnsi="맑은 고딕" w:cs="맑은 고딕" w:hint="eastAsia"/>
            </w:rPr>
            <w:t>0</w:t>
          </w:r>
        </w:p>
      </w:tc>
    </w:tr>
    <w:tr w:rsidR="00850D8F" w14:paraId="6CF99D2B" w14:textId="77777777">
      <w:trPr>
        <w:cantSplit/>
        <w:trHeight w:val="123"/>
      </w:trPr>
      <w:tc>
        <w:tcPr>
          <w:tcW w:w="2248" w:type="dxa"/>
          <w:vMerge/>
          <w:vAlign w:val="center"/>
        </w:tcPr>
        <w:p w14:paraId="00000839" w14:textId="77777777" w:rsidR="00850D8F" w:rsidRDefault="00850D8F">
          <w:pPr>
            <w:pBdr>
              <w:top w:val="nil"/>
              <w:left w:val="nil"/>
              <w:bottom w:val="nil"/>
              <w:right w:val="nil"/>
              <w:between w:val="nil"/>
            </w:pBdr>
            <w:spacing w:after="0" w:line="276" w:lineRule="auto"/>
            <w:jc w:val="left"/>
            <w:rPr>
              <w:rFonts w:ascii="맑은 고딕" w:eastAsia="맑은 고딕" w:hAnsi="맑은 고딕" w:cs="맑은 고딕"/>
            </w:rPr>
          </w:pPr>
        </w:p>
      </w:tc>
      <w:tc>
        <w:tcPr>
          <w:tcW w:w="3351" w:type="dxa"/>
          <w:vMerge/>
          <w:vAlign w:val="center"/>
        </w:tcPr>
        <w:p w14:paraId="0000083A" w14:textId="77777777" w:rsidR="00850D8F" w:rsidRDefault="00850D8F">
          <w:pPr>
            <w:pBdr>
              <w:top w:val="nil"/>
              <w:left w:val="nil"/>
              <w:bottom w:val="nil"/>
              <w:right w:val="nil"/>
              <w:between w:val="nil"/>
            </w:pBdr>
            <w:spacing w:after="0" w:line="276" w:lineRule="auto"/>
            <w:jc w:val="left"/>
            <w:rPr>
              <w:rFonts w:ascii="맑은 고딕" w:eastAsia="맑은 고딕" w:hAnsi="맑은 고딕" w:cs="맑은 고딕"/>
            </w:rPr>
          </w:pPr>
        </w:p>
      </w:tc>
      <w:tc>
        <w:tcPr>
          <w:tcW w:w="1701" w:type="dxa"/>
          <w:vAlign w:val="center"/>
        </w:tcPr>
        <w:p w14:paraId="0000083B" w14:textId="77777777" w:rsidR="00850D8F" w:rsidRDefault="00000000">
          <w:pPr>
            <w:spacing w:after="0" w:line="240" w:lineRule="auto"/>
            <w:jc w:val="center"/>
            <w:rPr>
              <w:rFonts w:ascii="맑은 고딕" w:eastAsia="맑은 고딕" w:hAnsi="맑은 고딕" w:cs="맑은 고딕"/>
            </w:rPr>
          </w:pPr>
          <w:r>
            <w:rPr>
              <w:rFonts w:ascii="맑은 고딕" w:eastAsia="맑은 고딕" w:hAnsi="맑은 고딕" w:cs="맑은 고딕"/>
              <w:b/>
              <w:bCs/>
            </w:rPr>
            <w:t>페 이 지</w:t>
          </w:r>
        </w:p>
      </w:tc>
      <w:tc>
        <w:tcPr>
          <w:tcW w:w="2268" w:type="dxa"/>
          <w:vAlign w:val="center"/>
        </w:tcPr>
        <w:p w14:paraId="0000083C" w14:textId="2EAA1B9E" w:rsidR="00850D8F" w:rsidRDefault="00000000">
          <w:pPr>
            <w:spacing w:after="0" w:line="240" w:lineRule="auto"/>
            <w:jc w:val="center"/>
            <w:rPr>
              <w:rFonts w:ascii="맑은 고딕" w:eastAsia="맑은 고딕" w:hAnsi="맑은 고딕" w:cs="맑은 고딕"/>
            </w:rPr>
          </w:pPr>
          <w:r>
            <w:rPr>
              <w:rFonts w:ascii="맑은 고딕" w:eastAsia="맑은 고딕" w:hAnsi="맑은 고딕" w:cs="맑은 고딕"/>
            </w:rPr>
            <w:fldChar w:fldCharType="begin"/>
          </w:r>
          <w:r>
            <w:rPr>
              <w:rFonts w:ascii="맑은 고딕" w:eastAsia="맑은 고딕" w:hAnsi="맑은 고딕" w:cs="맑은 고딕"/>
            </w:rPr>
            <w:instrText>PAGE</w:instrText>
          </w:r>
          <w:r>
            <w:rPr>
              <w:rFonts w:ascii="맑은 고딕" w:eastAsia="맑은 고딕" w:hAnsi="맑은 고딕" w:cs="맑은 고딕"/>
            </w:rPr>
            <w:fldChar w:fldCharType="separate"/>
          </w:r>
          <w:r w:rsidR="00CF2082">
            <w:rPr>
              <w:rFonts w:ascii="맑은 고딕" w:eastAsia="맑은 고딕" w:hAnsi="맑은 고딕" w:cs="맑은 고딕"/>
              <w:noProof/>
            </w:rPr>
            <w:t>1</w:t>
          </w:r>
          <w:r>
            <w:rPr>
              <w:rFonts w:ascii="맑은 고딕" w:eastAsia="맑은 고딕" w:hAnsi="맑은 고딕" w:cs="맑은 고딕"/>
            </w:rPr>
            <w:fldChar w:fldCharType="end"/>
          </w:r>
          <w:r>
            <w:rPr>
              <w:rFonts w:ascii="맑은 고딕" w:eastAsia="맑은 고딕" w:hAnsi="맑은 고딕" w:cs="맑은 고딕"/>
            </w:rPr>
            <w:t>/</w:t>
          </w:r>
          <w:r>
            <w:rPr>
              <w:rFonts w:ascii="맑은 고딕" w:eastAsia="맑은 고딕" w:hAnsi="맑은 고딕" w:cs="맑은 고딕"/>
            </w:rPr>
            <w:fldChar w:fldCharType="begin"/>
          </w:r>
          <w:r>
            <w:rPr>
              <w:rFonts w:ascii="맑은 고딕" w:eastAsia="맑은 고딕" w:hAnsi="맑은 고딕" w:cs="맑은 고딕"/>
            </w:rPr>
            <w:instrText>NUMPAGES</w:instrText>
          </w:r>
          <w:r>
            <w:rPr>
              <w:rFonts w:ascii="맑은 고딕" w:eastAsia="맑은 고딕" w:hAnsi="맑은 고딕" w:cs="맑은 고딕"/>
            </w:rPr>
            <w:fldChar w:fldCharType="separate"/>
          </w:r>
          <w:r w:rsidR="00CF2082">
            <w:rPr>
              <w:rFonts w:ascii="맑은 고딕" w:eastAsia="맑은 고딕" w:hAnsi="맑은 고딕" w:cs="맑은 고딕"/>
              <w:noProof/>
            </w:rPr>
            <w:t>2</w:t>
          </w:r>
          <w:r>
            <w:rPr>
              <w:rFonts w:ascii="맑은 고딕" w:eastAsia="맑은 고딕" w:hAnsi="맑은 고딕" w:cs="맑은 고딕"/>
            </w:rPr>
            <w:fldChar w:fldCharType="end"/>
          </w:r>
        </w:p>
      </w:tc>
    </w:tr>
  </w:tbl>
  <w:p w14:paraId="0000083D" w14:textId="77777777" w:rsidR="00850D8F" w:rsidRDefault="00850D8F">
    <w:pPr>
      <w:pBdr>
        <w:top w:val="nil"/>
        <w:left w:val="nil"/>
        <w:bottom w:val="nil"/>
        <w:right w:val="nil"/>
        <w:between w:val="nil"/>
      </w:pBdr>
      <w:tabs>
        <w:tab w:val="center" w:pos="4513"/>
        <w:tab w:val="right" w:pos="9026"/>
        <w:tab w:val="left" w:pos="1530"/>
      </w:tabs>
      <w:rPr>
        <w:color w:val="000000"/>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C2FCC" w14:textId="77777777" w:rsidR="00CF2082" w:rsidRDefault="00CF2082">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D4155"/>
    <w:multiLevelType w:val="multilevel"/>
    <w:tmpl w:val="4C76983E"/>
    <w:lvl w:ilvl="0">
      <w:start w:val="2018"/>
      <w:numFmt w:val="bullet"/>
      <w:lvlText w:val="-"/>
      <w:lvlJc w:val="left"/>
      <w:pPr>
        <w:ind w:left="1494" w:hanging="360"/>
      </w:pPr>
      <w:rPr>
        <w:rFonts w:ascii="맑은 고딕" w:eastAsia="맑은 고딕" w:hAnsi="맑은 고딕" w:cs="맑은 고딕"/>
      </w:rPr>
    </w:lvl>
    <w:lvl w:ilvl="1">
      <w:start w:val="1"/>
      <w:numFmt w:val="bullet"/>
      <w:lvlText w:val="✔"/>
      <w:lvlJc w:val="left"/>
      <w:pPr>
        <w:ind w:left="1640" w:hanging="440"/>
      </w:pPr>
      <w:rPr>
        <w:rFonts w:ascii="Noto Sans Symbols" w:eastAsia="Noto Sans Symbols" w:hAnsi="Noto Sans Symbols" w:cs="Noto Sans Symbols"/>
      </w:rPr>
    </w:lvl>
    <w:lvl w:ilvl="2">
      <w:start w:val="2018"/>
      <w:numFmt w:val="bullet"/>
      <w:lvlText w:val="-"/>
      <w:lvlJc w:val="left"/>
      <w:pPr>
        <w:ind w:left="2040" w:hanging="440"/>
      </w:pPr>
      <w:rPr>
        <w:rFonts w:ascii="맑은 고딕" w:eastAsia="맑은 고딕" w:hAnsi="맑은 고딕" w:cs="맑은 고딕"/>
      </w:rPr>
    </w:lvl>
    <w:lvl w:ilvl="3">
      <w:start w:val="1"/>
      <w:numFmt w:val="bullet"/>
      <w:lvlText w:val="●"/>
      <w:lvlJc w:val="left"/>
      <w:pPr>
        <w:ind w:left="2400" w:hanging="400"/>
      </w:pPr>
      <w:rPr>
        <w:rFonts w:ascii="Noto Sans Symbols" w:eastAsia="Noto Sans Symbols" w:hAnsi="Noto Sans Symbols" w:cs="Noto Sans Symbols"/>
      </w:rPr>
    </w:lvl>
    <w:lvl w:ilvl="4">
      <w:start w:val="1"/>
      <w:numFmt w:val="bullet"/>
      <w:lvlText w:val="■"/>
      <w:lvlJc w:val="left"/>
      <w:pPr>
        <w:ind w:left="2800" w:hanging="400"/>
      </w:pPr>
      <w:rPr>
        <w:rFonts w:ascii="Noto Sans Symbols" w:eastAsia="Noto Sans Symbols" w:hAnsi="Noto Sans Symbols" w:cs="Noto Sans Symbols"/>
      </w:rPr>
    </w:lvl>
    <w:lvl w:ilvl="5">
      <w:start w:val="1"/>
      <w:numFmt w:val="bullet"/>
      <w:lvlText w:val="◆"/>
      <w:lvlJc w:val="left"/>
      <w:pPr>
        <w:ind w:left="3200" w:hanging="400"/>
      </w:pPr>
      <w:rPr>
        <w:rFonts w:ascii="Noto Sans Symbols" w:eastAsia="Noto Sans Symbols" w:hAnsi="Noto Sans Symbols" w:cs="Noto Sans Symbols"/>
      </w:rPr>
    </w:lvl>
    <w:lvl w:ilvl="6">
      <w:start w:val="1"/>
      <w:numFmt w:val="bullet"/>
      <w:lvlText w:val="●"/>
      <w:lvlJc w:val="left"/>
      <w:pPr>
        <w:ind w:left="3600" w:hanging="400"/>
      </w:pPr>
      <w:rPr>
        <w:rFonts w:ascii="Noto Sans Symbols" w:eastAsia="Noto Sans Symbols" w:hAnsi="Noto Sans Symbols" w:cs="Noto Sans Symbols"/>
      </w:rPr>
    </w:lvl>
    <w:lvl w:ilvl="7">
      <w:start w:val="1"/>
      <w:numFmt w:val="bullet"/>
      <w:lvlText w:val="■"/>
      <w:lvlJc w:val="left"/>
      <w:pPr>
        <w:ind w:left="4000" w:hanging="400"/>
      </w:pPr>
      <w:rPr>
        <w:rFonts w:ascii="Noto Sans Symbols" w:eastAsia="Noto Sans Symbols" w:hAnsi="Noto Sans Symbols" w:cs="Noto Sans Symbols"/>
      </w:rPr>
    </w:lvl>
    <w:lvl w:ilvl="8">
      <w:start w:val="1"/>
      <w:numFmt w:val="bullet"/>
      <w:lvlText w:val="◆"/>
      <w:lvlJc w:val="left"/>
      <w:pPr>
        <w:ind w:left="4400" w:hanging="400"/>
      </w:pPr>
      <w:rPr>
        <w:rFonts w:ascii="Noto Sans Symbols" w:eastAsia="Noto Sans Symbols" w:hAnsi="Noto Sans Symbols" w:cs="Noto Sans Symbols"/>
      </w:rPr>
    </w:lvl>
  </w:abstractNum>
  <w:abstractNum w:abstractNumId="1" w15:restartNumberingAfterBreak="0">
    <w:nsid w:val="2C5F75A3"/>
    <w:multiLevelType w:val="multilevel"/>
    <w:tmpl w:val="5A7E2AAE"/>
    <w:lvl w:ilvl="0">
      <w:numFmt w:val="bullet"/>
      <w:lvlText w:val="※"/>
      <w:lvlJc w:val="left"/>
      <w:pPr>
        <w:ind w:left="800" w:hanging="360"/>
      </w:pPr>
      <w:rPr>
        <w:rFonts w:ascii="맑은 고딕" w:eastAsia="맑은 고딕" w:hAnsi="맑은 고딕" w:cs="맑은 고딕"/>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2" w15:restartNumberingAfterBreak="0">
    <w:nsid w:val="3A7425A3"/>
    <w:multiLevelType w:val="multilevel"/>
    <w:tmpl w:val="262E0FB2"/>
    <w:lvl w:ilvl="0">
      <w:start w:val="2018"/>
      <w:numFmt w:val="bullet"/>
      <w:lvlText w:val="-"/>
      <w:lvlJc w:val="left"/>
      <w:pPr>
        <w:ind w:left="880" w:hanging="440"/>
      </w:pPr>
      <w:rPr>
        <w:rFonts w:ascii="맑은 고딕" w:eastAsia="맑은 고딕" w:hAnsi="맑은 고딕" w:cs="맑은 고딕"/>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3" w15:restartNumberingAfterBreak="0">
    <w:nsid w:val="3FC76EB8"/>
    <w:multiLevelType w:val="multilevel"/>
    <w:tmpl w:val="90860EC6"/>
    <w:lvl w:ilvl="0">
      <w:start w:val="1"/>
      <w:numFmt w:val="decimal"/>
      <w:lvlText w:val="%1."/>
      <w:lvlJc w:val="left"/>
      <w:pPr>
        <w:ind w:left="425" w:hanging="425"/>
      </w:pPr>
    </w:lvl>
    <w:lvl w:ilvl="1">
      <w:start w:val="1"/>
      <w:numFmt w:val="decimal"/>
      <w:lvlText w:val="%1.%2."/>
      <w:lvlJc w:val="left"/>
      <w:pPr>
        <w:ind w:left="567" w:hanging="567"/>
      </w:pPr>
      <w:rPr>
        <w:b/>
        <w:bCs/>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 w15:restartNumberingAfterBreak="0">
    <w:nsid w:val="50D00C86"/>
    <w:multiLevelType w:val="multilevel"/>
    <w:tmpl w:val="5002CCB2"/>
    <w:lvl w:ilvl="0">
      <w:start w:val="5"/>
      <w:numFmt w:val="bullet"/>
      <w:lvlText w:val="※"/>
      <w:lvlJc w:val="left"/>
      <w:pPr>
        <w:ind w:left="800" w:hanging="360"/>
      </w:pPr>
      <w:rPr>
        <w:rFonts w:ascii="맑은 고딕" w:eastAsia="맑은 고딕" w:hAnsi="맑은 고딕" w:cs="맑은 고딕"/>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num w:numId="1" w16cid:durableId="814640828">
    <w:abstractNumId w:val="3"/>
  </w:num>
  <w:num w:numId="2" w16cid:durableId="1279415043">
    <w:abstractNumId w:val="0"/>
  </w:num>
  <w:num w:numId="3" w16cid:durableId="1115247205">
    <w:abstractNumId w:val="2"/>
  </w:num>
  <w:num w:numId="4" w16cid:durableId="632055689">
    <w:abstractNumId w:val="4"/>
  </w:num>
  <w:num w:numId="5" w16cid:durableId="194360809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김은수">
    <w15:presenceInfo w15:providerId="AD" w15:userId="S::kes0481@to-doc.com::b0dce216-3cf2-4a38-8361-f3e3bb1865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D8F"/>
    <w:rsid w:val="00096E99"/>
    <w:rsid w:val="00212590"/>
    <w:rsid w:val="004F3754"/>
    <w:rsid w:val="00631D5C"/>
    <w:rsid w:val="006B12D8"/>
    <w:rsid w:val="00734373"/>
    <w:rsid w:val="00850D8F"/>
    <w:rsid w:val="008A05A6"/>
    <w:rsid w:val="008C1193"/>
    <w:rsid w:val="00C32592"/>
    <w:rsid w:val="00CF2082"/>
    <w:rsid w:val="00D73C5F"/>
    <w:rsid w:val="00DB029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7868E8"/>
  <w15:docId w15:val="{FE8AE9D3-4207-4E49-AC4A-E2378F8DB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Y중고딕" w:eastAsiaTheme="minorEastAsia" w:hAnsi="HY중고딕" w:cs="HY중고딕"/>
        <w:lang w:val="en" w:eastAsia="ko-KR" w:bidi="ar-SA"/>
      </w:rPr>
    </w:rPrDefault>
    <w:pPrDefault>
      <w:pPr>
        <w:widowControl w:val="0"/>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outlineLvl w:val="0"/>
    </w:pPr>
    <w:rPr>
      <w:sz w:val="30"/>
      <w:szCs w:val="30"/>
    </w:rPr>
  </w:style>
  <w:style w:type="paragraph" w:styleId="2">
    <w:name w:val="heading 2"/>
    <w:basedOn w:val="a"/>
    <w:next w:val="a"/>
    <w:uiPriority w:val="9"/>
    <w:unhideWhenUsed/>
    <w:qFormat/>
    <w:pPr>
      <w:keepNext/>
      <w:outlineLvl w:val="1"/>
    </w:pPr>
    <w:rPr>
      <w:sz w:val="28"/>
      <w:szCs w:val="28"/>
    </w:rPr>
  </w:style>
  <w:style w:type="paragraph" w:styleId="3">
    <w:name w:val="heading 3"/>
    <w:basedOn w:val="a"/>
    <w:next w:val="a"/>
    <w:uiPriority w:val="9"/>
    <w:unhideWhenUsed/>
    <w:qFormat/>
    <w:pPr>
      <w:keepNext/>
      <w:outlineLvl w:val="2"/>
    </w:pPr>
    <w:rPr>
      <w:sz w:val="26"/>
      <w:szCs w:val="26"/>
    </w:rPr>
  </w:style>
  <w:style w:type="paragraph" w:styleId="4">
    <w:name w:val="heading 4"/>
    <w:basedOn w:val="a"/>
    <w:next w:val="a"/>
    <w:uiPriority w:val="9"/>
    <w:unhideWhenUsed/>
    <w:qFormat/>
    <w:pPr>
      <w:keepNext/>
      <w:ind w:left="100" w:right="100"/>
      <w:outlineLvl w:val="3"/>
    </w:pPr>
    <w:rPr>
      <w:sz w:val="24"/>
      <w:szCs w:val="24"/>
    </w:rPr>
  </w:style>
  <w:style w:type="paragraph" w:styleId="5">
    <w:name w:val="heading 5"/>
    <w:basedOn w:val="a"/>
    <w:next w:val="a"/>
    <w:uiPriority w:val="9"/>
    <w:unhideWhenUsed/>
    <w:qFormat/>
    <w:pPr>
      <w:keepNext/>
      <w:outlineLvl w:val="4"/>
    </w:pPr>
    <w:rPr>
      <w:sz w:val="22"/>
      <w:szCs w:val="22"/>
    </w:rPr>
  </w:style>
  <w:style w:type="paragraph" w:styleId="6">
    <w:name w:val="heading 6"/>
    <w:basedOn w:val="a"/>
    <w:next w:val="a"/>
    <w:uiPriority w:val="9"/>
    <w:semiHidden/>
    <w:unhideWhenUsed/>
    <w:qFormat/>
    <w:pPr>
      <w:keepNext/>
      <w:keepLines/>
      <w:spacing w:before="200" w:after="4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paragraph" w:styleId="a4">
    <w:name w:val="header"/>
    <w:link w:val="Char"/>
    <w:uiPriority w:val="99"/>
    <w:unhideWhenUsed/>
    <w:pPr>
      <w:tabs>
        <w:tab w:val="center" w:pos="4513"/>
        <w:tab w:val="right" w:pos="9026"/>
      </w:tabs>
      <w:snapToGrid w:val="0"/>
    </w:pPr>
  </w:style>
  <w:style w:type="character" w:customStyle="1" w:styleId="Char">
    <w:name w:val="머리글 Char"/>
    <w:basedOn w:val="a0"/>
    <w:link w:val="a4"/>
    <w:uiPriority w:val="99"/>
  </w:style>
  <w:style w:type="paragraph" w:styleId="a5">
    <w:name w:val="footer"/>
    <w:link w:val="Char0"/>
    <w:uiPriority w:val="99"/>
    <w:unhideWhenUsed/>
    <w:pPr>
      <w:tabs>
        <w:tab w:val="center" w:pos="4513"/>
        <w:tab w:val="right" w:pos="9026"/>
      </w:tabs>
      <w:snapToGrid w:val="0"/>
    </w:pPr>
  </w:style>
  <w:style w:type="character" w:customStyle="1" w:styleId="Char0">
    <w:name w:val="바닥글 Char"/>
    <w:basedOn w:val="a0"/>
    <w:link w:val="a5"/>
    <w:uiPriority w:val="99"/>
  </w:style>
  <w:style w:type="table" w:styleId="a6">
    <w:name w:val="Table Grid"/>
    <w:basedOn w:val="a1"/>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link w:val="Char1"/>
    <w:uiPriority w:val="99"/>
    <w:semiHidden/>
    <w:unhideWhenUsed/>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7"/>
    <w:uiPriority w:val="99"/>
    <w:semiHidden/>
    <w:rPr>
      <w:rFonts w:asciiTheme="majorHAnsi" w:eastAsiaTheme="majorEastAsia" w:hAnsiTheme="majorHAnsi" w:cstheme="majorBidi"/>
      <w:sz w:val="18"/>
      <w:szCs w:val="18"/>
    </w:rPr>
  </w:style>
  <w:style w:type="character" w:styleId="a8">
    <w:name w:val="line number"/>
    <w:basedOn w:val="a0"/>
    <w:uiPriority w:val="99"/>
    <w:semiHidden/>
    <w:unhideWhenUsed/>
  </w:style>
  <w:style w:type="paragraph" w:styleId="a9">
    <w:name w:val="List Paragraph"/>
    <w:uiPriority w:val="34"/>
    <w:qFormat/>
    <w:rsid w:val="00D7663D"/>
  </w:style>
  <w:style w:type="table" w:customStyle="1" w:styleId="10">
    <w:name w:val="표 구분선1"/>
    <w:basedOn w:val="a1"/>
    <w:next w:val="a6"/>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a">
    <w:name w:val="바탕글"/>
    <w:pPr>
      <w:snapToGrid w:val="0"/>
      <w:spacing w:after="0" w:line="384" w:lineRule="auto"/>
      <w:textAlignment w:val="baseline"/>
    </w:pPr>
    <w:rPr>
      <w:rFonts w:ascii="바탕" w:eastAsia="굴림" w:hAnsi="굴림" w:cs="굴림"/>
      <w:color w:val="000000"/>
    </w:rPr>
  </w:style>
  <w:style w:type="character" w:customStyle="1" w:styleId="1Char">
    <w:name w:val="제목 1 Char"/>
    <w:basedOn w:val="a0"/>
    <w:uiPriority w:val="9"/>
    <w:rsid w:val="003F208A"/>
    <w:rPr>
      <w:rFonts w:ascii="HY중고딕" w:eastAsia="HY중고딕" w:hAnsi="나눔고딕OTF" w:cstheme="majorBidi"/>
      <w:sz w:val="30"/>
      <w:szCs w:val="28"/>
    </w:rPr>
  </w:style>
  <w:style w:type="numbering" w:customStyle="1" w:styleId="11">
    <w:name w:val="스타일1"/>
    <w:uiPriority w:val="99"/>
  </w:style>
  <w:style w:type="character" w:customStyle="1" w:styleId="2Char">
    <w:name w:val="제목 2 Char"/>
    <w:basedOn w:val="a0"/>
    <w:uiPriority w:val="9"/>
    <w:rsid w:val="000342C5"/>
    <w:rPr>
      <w:rFonts w:ascii="HY중고딕" w:eastAsia="HY중고딕" w:hAnsi="나눔고딕OTF" w:cstheme="majorBidi"/>
      <w:sz w:val="28"/>
    </w:rPr>
  </w:style>
  <w:style w:type="character" w:customStyle="1" w:styleId="3Char">
    <w:name w:val="제목 3 Char"/>
    <w:basedOn w:val="a0"/>
    <w:uiPriority w:val="9"/>
    <w:rsid w:val="000342C5"/>
    <w:rPr>
      <w:rFonts w:ascii="HY중고딕" w:eastAsia="HY중고딕" w:hAnsi="나눔고딕OTF" w:cstheme="majorBidi"/>
      <w:sz w:val="26"/>
    </w:rPr>
  </w:style>
  <w:style w:type="paragraph" w:styleId="TOC">
    <w:name w:val="TOC Heading"/>
    <w:uiPriority w:val="39"/>
    <w:unhideWhenUsed/>
    <w:qFormat/>
    <w:pPr>
      <w:keepLines/>
      <w:widowControl/>
      <w:spacing w:before="240" w:after="0"/>
      <w:jc w:val="left"/>
    </w:pPr>
    <w:rPr>
      <w:color w:val="2F5496"/>
      <w:sz w:val="32"/>
      <w:szCs w:val="32"/>
    </w:rPr>
  </w:style>
  <w:style w:type="paragraph" w:styleId="12">
    <w:name w:val="toc 1"/>
    <w:autoRedefine/>
    <w:uiPriority w:val="39"/>
    <w:unhideWhenUsed/>
    <w:pPr>
      <w:tabs>
        <w:tab w:val="left" w:pos="425"/>
        <w:tab w:val="right" w:leader="dot" w:pos="9628"/>
      </w:tabs>
      <w:spacing w:after="0"/>
    </w:pPr>
  </w:style>
  <w:style w:type="paragraph" w:styleId="20">
    <w:name w:val="toc 2"/>
    <w:autoRedefine/>
    <w:uiPriority w:val="39"/>
    <w:unhideWhenUsed/>
    <w:pPr>
      <w:ind w:leftChars="200" w:left="425"/>
    </w:pPr>
  </w:style>
  <w:style w:type="character" w:styleId="ab">
    <w:name w:val="Hyperlink"/>
    <w:basedOn w:val="a0"/>
    <w:uiPriority w:val="99"/>
    <w:unhideWhenUsed/>
    <w:rPr>
      <w:color w:val="0563C1"/>
      <w:u w:val="single"/>
    </w:rPr>
  </w:style>
  <w:style w:type="paragraph" w:styleId="ac">
    <w:name w:val="caption"/>
    <w:uiPriority w:val="35"/>
    <w:unhideWhenUsed/>
    <w:qFormat/>
    <w:rPr>
      <w:b/>
      <w:bCs/>
    </w:rPr>
  </w:style>
  <w:style w:type="paragraph" w:styleId="ad">
    <w:name w:val="No Spacing"/>
    <w:uiPriority w:val="1"/>
    <w:qFormat/>
    <w:pPr>
      <w:wordWrap w:val="0"/>
      <w:autoSpaceDE w:val="0"/>
      <w:autoSpaceDN w:val="0"/>
      <w:spacing w:after="0" w:line="240" w:lineRule="auto"/>
    </w:pPr>
  </w:style>
  <w:style w:type="paragraph" w:styleId="30">
    <w:name w:val="toc 3"/>
    <w:autoRedefine/>
    <w:uiPriority w:val="39"/>
    <w:unhideWhenUsed/>
    <w:pPr>
      <w:ind w:leftChars="400" w:left="850"/>
    </w:pPr>
  </w:style>
  <w:style w:type="character" w:customStyle="1" w:styleId="hps">
    <w:name w:val="hps"/>
    <w:basedOn w:val="a0"/>
  </w:style>
  <w:style w:type="character" w:styleId="ae">
    <w:name w:val="page number"/>
    <w:basedOn w:val="a0"/>
  </w:style>
  <w:style w:type="character" w:styleId="af">
    <w:name w:val="Placeholder Text"/>
    <w:basedOn w:val="a0"/>
    <w:uiPriority w:val="99"/>
    <w:semiHidden/>
    <w:rPr>
      <w:color w:val="808080"/>
    </w:rPr>
  </w:style>
  <w:style w:type="character" w:customStyle="1" w:styleId="4Char">
    <w:name w:val="제목 4 Char"/>
    <w:basedOn w:val="a0"/>
    <w:uiPriority w:val="9"/>
    <w:rsid w:val="0068397C"/>
    <w:rPr>
      <w:rFonts w:ascii="HY중고딕" w:eastAsia="HY중고딕" w:hAnsi="나눔고딕OTF"/>
      <w:bCs/>
      <w:sz w:val="24"/>
    </w:rPr>
  </w:style>
  <w:style w:type="character" w:styleId="af0">
    <w:name w:val="annotation reference"/>
    <w:basedOn w:val="a0"/>
    <w:uiPriority w:val="99"/>
    <w:semiHidden/>
    <w:unhideWhenUsed/>
    <w:rsid w:val="00C63F31"/>
    <w:rPr>
      <w:sz w:val="18"/>
      <w:szCs w:val="18"/>
    </w:rPr>
  </w:style>
  <w:style w:type="paragraph" w:styleId="af1">
    <w:name w:val="annotation text"/>
    <w:link w:val="Char2"/>
    <w:uiPriority w:val="99"/>
    <w:unhideWhenUsed/>
    <w:rsid w:val="00C63F31"/>
    <w:pPr>
      <w:jc w:val="left"/>
    </w:pPr>
  </w:style>
  <w:style w:type="character" w:customStyle="1" w:styleId="Char2">
    <w:name w:val="메모 텍스트 Char"/>
    <w:basedOn w:val="a0"/>
    <w:link w:val="af1"/>
    <w:uiPriority w:val="99"/>
    <w:rsid w:val="00C63F31"/>
  </w:style>
  <w:style w:type="paragraph" w:styleId="af2">
    <w:name w:val="annotation subject"/>
    <w:basedOn w:val="af1"/>
    <w:next w:val="af1"/>
    <w:link w:val="Char3"/>
    <w:uiPriority w:val="99"/>
    <w:semiHidden/>
    <w:unhideWhenUsed/>
    <w:rsid w:val="00C63F31"/>
    <w:rPr>
      <w:b/>
      <w:bCs/>
    </w:rPr>
  </w:style>
  <w:style w:type="character" w:customStyle="1" w:styleId="Char3">
    <w:name w:val="메모 주제 Char"/>
    <w:basedOn w:val="Char2"/>
    <w:link w:val="af2"/>
    <w:uiPriority w:val="99"/>
    <w:semiHidden/>
    <w:rsid w:val="00C63F31"/>
    <w:rPr>
      <w:b/>
      <w:bCs/>
    </w:rPr>
  </w:style>
  <w:style w:type="character" w:customStyle="1" w:styleId="5Char">
    <w:name w:val="제목 5 Char"/>
    <w:basedOn w:val="a0"/>
    <w:uiPriority w:val="9"/>
    <w:rsid w:val="00681CA1"/>
    <w:rPr>
      <w:rFonts w:ascii="HY중고딕" w:eastAsia="HY중고딕" w:hAnsi="나눔고딕OTF" w:cstheme="majorBidi"/>
      <w:sz w:val="22"/>
    </w:rPr>
  </w:style>
  <w:style w:type="paragraph" w:styleId="af3">
    <w:name w:val="Normal (Web)"/>
    <w:uiPriority w:val="99"/>
    <w:semiHidden/>
    <w:unhideWhenUsed/>
    <w:rsid w:val="00572929"/>
    <w:pPr>
      <w:widowControl/>
      <w:spacing w:before="100" w:beforeAutospacing="1" w:after="100" w:afterAutospacing="1" w:line="240" w:lineRule="auto"/>
      <w:jc w:val="left"/>
    </w:pPr>
    <w:rPr>
      <w:rFonts w:ascii="굴림" w:eastAsia="굴림" w:hAnsi="굴림" w:cs="굴림"/>
      <w:sz w:val="24"/>
      <w:szCs w:val="24"/>
    </w:rPr>
  </w:style>
  <w:style w:type="table" w:customStyle="1" w:styleId="af4">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1"/>
    <w:tblPr>
      <w:tblStyleRowBandSize w:val="1"/>
      <w:tblStyleColBandSize w:val="1"/>
      <w:tblCellMar>
        <w:top w:w="0" w:type="dxa"/>
        <w:left w:w="115" w:type="dxa"/>
        <w:bottom w:w="0" w:type="dxa"/>
        <w:right w:w="115" w:type="dxa"/>
      </w:tblCellMar>
    </w:tblPr>
  </w:style>
  <w:style w:type="table" w:customStyle="1" w:styleId="af6">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1"/>
    <w:pPr>
      <w:spacing w:after="0" w:line="240" w:lineRule="auto"/>
    </w:pPr>
    <w:tblPr>
      <w:tblStyleRowBandSize w:val="1"/>
      <w:tblStyleColBandSize w:val="1"/>
      <w:tblCellMar>
        <w:top w:w="227" w:type="dxa"/>
        <w:left w:w="108" w:type="dxa"/>
        <w:bottom w:w="227" w:type="dxa"/>
        <w:right w:w="108" w:type="dxa"/>
      </w:tblCellMar>
    </w:tblPr>
  </w:style>
  <w:style w:type="table" w:customStyle="1" w:styleId="af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1"/>
    <w:tblPr>
      <w:tblStyleRowBandSize w:val="1"/>
      <w:tblStyleColBandSize w:val="1"/>
      <w:tblCellMar>
        <w:top w:w="0" w:type="dxa"/>
        <w:left w:w="0" w:type="dxa"/>
        <w:bottom w:w="0" w:type="dxa"/>
        <w:right w:w="0" w:type="dxa"/>
      </w:tblCellMar>
    </w:tblPr>
  </w:style>
  <w:style w:type="table" w:customStyle="1" w:styleId="afe">
    <w:basedOn w:val="TableNormal1"/>
    <w:tblPr>
      <w:tblStyleRowBandSize w:val="1"/>
      <w:tblStyleColBandSize w:val="1"/>
      <w:tblCellMar>
        <w:top w:w="0" w:type="dxa"/>
        <w:left w:w="99" w:type="dxa"/>
        <w:bottom w:w="0" w:type="dxa"/>
        <w:right w:w="99" w:type="dxa"/>
      </w:tblCellMar>
    </w:tblPr>
  </w:style>
  <w:style w:type="table" w:customStyle="1" w:styleId="aff">
    <w:basedOn w:val="TableNormal1"/>
    <w:tblPr>
      <w:tblStyleRowBandSize w:val="1"/>
      <w:tblStyleColBandSize w:val="1"/>
      <w:tblCellMar>
        <w:top w:w="0" w:type="dxa"/>
        <w:left w:w="99" w:type="dxa"/>
        <w:bottom w:w="0" w:type="dxa"/>
        <w:right w:w="99" w:type="dxa"/>
      </w:tblCellMar>
    </w:tblPr>
  </w:style>
  <w:style w:type="table" w:customStyle="1" w:styleId="aff0">
    <w:basedOn w:val="TableNormal1"/>
    <w:tblPr>
      <w:tblStyleRowBandSize w:val="1"/>
      <w:tblStyleColBandSize w:val="1"/>
      <w:tblCellMar>
        <w:top w:w="0" w:type="dxa"/>
        <w:left w:w="99" w:type="dxa"/>
        <w:bottom w:w="0" w:type="dxa"/>
        <w:right w:w="99" w:type="dxa"/>
      </w:tblCellMar>
    </w:tblPr>
  </w:style>
  <w:style w:type="table" w:customStyle="1" w:styleId="aff1">
    <w:basedOn w:val="TableNormal1"/>
    <w:tblPr>
      <w:tblStyleRowBandSize w:val="1"/>
      <w:tblStyleColBandSize w:val="1"/>
      <w:tblCellMar>
        <w:top w:w="0" w:type="dxa"/>
        <w:left w:w="99" w:type="dxa"/>
        <w:bottom w:w="0" w:type="dxa"/>
        <w:right w:w="99" w:type="dxa"/>
      </w:tblCellMar>
    </w:tblPr>
  </w:style>
  <w:style w:type="table" w:customStyle="1" w:styleId="aff2">
    <w:basedOn w:val="TableNormal1"/>
    <w:tblPr>
      <w:tblStyleRowBandSize w:val="1"/>
      <w:tblStyleColBandSize w:val="1"/>
      <w:tblCellMar>
        <w:top w:w="0" w:type="dxa"/>
        <w:left w:w="99" w:type="dxa"/>
        <w:bottom w:w="0" w:type="dxa"/>
        <w:right w:w="99" w:type="dxa"/>
      </w:tblCellMar>
    </w:tblPr>
  </w:style>
  <w:style w:type="table" w:customStyle="1" w:styleId="aff3">
    <w:basedOn w:val="TableNormal1"/>
    <w:tblPr>
      <w:tblStyleRowBandSize w:val="1"/>
      <w:tblStyleColBandSize w:val="1"/>
      <w:tblCellMar>
        <w:top w:w="0" w:type="dxa"/>
        <w:left w:w="99" w:type="dxa"/>
        <w:bottom w:w="0" w:type="dxa"/>
        <w:right w:w="99" w:type="dxa"/>
      </w:tblCellMar>
    </w:tblPr>
  </w:style>
  <w:style w:type="table" w:customStyle="1" w:styleId="aff4">
    <w:basedOn w:val="TableNormal1"/>
    <w:pPr>
      <w:spacing w:after="0" w:line="240" w:lineRule="auto"/>
    </w:pPr>
    <w:tblPr>
      <w:tblStyleRowBandSize w:val="1"/>
      <w:tblStyleColBandSize w:val="1"/>
      <w:tblCellMar>
        <w:top w:w="0" w:type="dxa"/>
        <w:left w:w="0" w:type="dxa"/>
        <w:bottom w:w="0" w:type="dxa"/>
        <w:right w:w="0" w:type="dxa"/>
      </w:tblCellMar>
    </w:tblPr>
  </w:style>
  <w:style w:type="table" w:customStyle="1" w:styleId="aff5">
    <w:basedOn w:val="TableNormal1"/>
    <w:pPr>
      <w:spacing w:after="0" w:line="240" w:lineRule="auto"/>
    </w:pPr>
    <w:tblPr>
      <w:tblStyleRowBandSize w:val="1"/>
      <w:tblStyleColBandSize w:val="1"/>
      <w:tblCellMar>
        <w:top w:w="0" w:type="dxa"/>
        <w:left w:w="0" w:type="dxa"/>
        <w:bottom w:w="0" w:type="dxa"/>
        <w:right w:w="0" w:type="dxa"/>
      </w:tblCellMar>
    </w:tblPr>
  </w:style>
  <w:style w:type="table" w:customStyle="1" w:styleId="aff6">
    <w:basedOn w:val="TableNormal1"/>
    <w:pPr>
      <w:spacing w:after="0" w:line="240" w:lineRule="auto"/>
    </w:pPr>
    <w:tblPr>
      <w:tblStyleRowBandSize w:val="1"/>
      <w:tblStyleColBandSize w:val="1"/>
      <w:tblCellMar>
        <w:top w:w="0" w:type="dxa"/>
        <w:left w:w="0" w:type="dxa"/>
        <w:bottom w:w="0" w:type="dxa"/>
        <w:right w:w="0" w:type="dxa"/>
      </w:tblCellMar>
    </w:tblPr>
  </w:style>
  <w:style w:type="table" w:customStyle="1" w:styleId="aff7">
    <w:basedOn w:val="TableNormal1"/>
    <w:pPr>
      <w:spacing w:after="0" w:line="240" w:lineRule="auto"/>
    </w:pPr>
    <w:tblPr>
      <w:tblStyleRowBandSize w:val="1"/>
      <w:tblStyleColBandSize w:val="1"/>
      <w:tblCellMar>
        <w:top w:w="0" w:type="dxa"/>
        <w:left w:w="0" w:type="dxa"/>
        <w:bottom w:w="0" w:type="dxa"/>
        <w:right w:w="0" w:type="dxa"/>
      </w:tblCellMar>
    </w:tblPr>
  </w:style>
  <w:style w:type="table" w:customStyle="1" w:styleId="aff8">
    <w:basedOn w:val="TableNormal1"/>
    <w:pPr>
      <w:spacing w:after="0" w:line="240" w:lineRule="auto"/>
    </w:pPr>
    <w:tblPr>
      <w:tblStyleRowBandSize w:val="1"/>
      <w:tblStyleColBandSize w:val="1"/>
      <w:tblCellMar>
        <w:top w:w="0" w:type="dxa"/>
        <w:left w:w="0" w:type="dxa"/>
        <w:bottom w:w="0" w:type="dxa"/>
        <w:right w:w="0" w:type="dxa"/>
      </w:tblCellMar>
    </w:tblPr>
  </w:style>
  <w:style w:type="table" w:customStyle="1" w:styleId="aff9">
    <w:basedOn w:val="TableNormal1"/>
    <w:pPr>
      <w:spacing w:after="0" w:line="240" w:lineRule="auto"/>
    </w:pPr>
    <w:tblPr>
      <w:tblStyleRowBandSize w:val="1"/>
      <w:tblStyleColBandSize w:val="1"/>
      <w:tblCellMar>
        <w:top w:w="0" w:type="dxa"/>
        <w:left w:w="0" w:type="dxa"/>
        <w:bottom w:w="0" w:type="dxa"/>
        <w:right w:w="0" w:type="dxa"/>
      </w:tblCellMar>
    </w:tblPr>
  </w:style>
  <w:style w:type="table" w:customStyle="1" w:styleId="affa">
    <w:basedOn w:val="TableNormal1"/>
    <w:tblPr>
      <w:tblStyleRowBandSize w:val="1"/>
      <w:tblStyleColBandSize w:val="1"/>
      <w:tblCellMar>
        <w:top w:w="113" w:type="dxa"/>
        <w:left w:w="115" w:type="dxa"/>
        <w:bottom w:w="113" w:type="dxa"/>
        <w:right w:w="115" w:type="dxa"/>
      </w:tblCellMar>
    </w:tblPr>
  </w:style>
  <w:style w:type="table" w:customStyle="1" w:styleId="affb">
    <w:basedOn w:val="TableNormal1"/>
    <w:tblPr>
      <w:tblStyleRowBandSize w:val="1"/>
      <w:tblStyleColBandSize w:val="1"/>
      <w:tblCellMar>
        <w:top w:w="0" w:type="dxa"/>
        <w:left w:w="56" w:type="dxa"/>
        <w:bottom w:w="0" w:type="dxa"/>
        <w:right w:w="56" w:type="dxa"/>
      </w:tblCellMar>
    </w:tblPr>
  </w:style>
  <w:style w:type="table" w:customStyle="1" w:styleId="affc">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d">
    <w:basedOn w:val="TableNormal1"/>
    <w:tblPr>
      <w:tblStyleRowBandSize w:val="1"/>
      <w:tblStyleColBandSize w:val="1"/>
      <w:tblCellMar>
        <w:top w:w="0" w:type="dxa"/>
        <w:left w:w="115" w:type="dxa"/>
        <w:bottom w:w="0" w:type="dxa"/>
        <w:right w:w="115" w:type="dxa"/>
      </w:tblCellMar>
    </w:tblPr>
  </w:style>
  <w:style w:type="table" w:customStyle="1" w:styleId="affe">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1">
    <w:basedOn w:val="TableNormal1"/>
    <w:pPr>
      <w:spacing w:after="0" w:line="240" w:lineRule="auto"/>
    </w:pPr>
    <w:tblPr>
      <w:tblStyleRowBandSize w:val="1"/>
      <w:tblStyleColBandSize w:val="1"/>
      <w:tblCellMar>
        <w:top w:w="227" w:type="dxa"/>
        <w:left w:w="108" w:type="dxa"/>
        <w:bottom w:w="227" w:type="dxa"/>
        <w:right w:w="108" w:type="dxa"/>
      </w:tblCellMar>
    </w:tblPr>
  </w:style>
  <w:style w:type="table" w:customStyle="1" w:styleId="afff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4">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5">
    <w:basedOn w:val="TableNormal1"/>
    <w:tblPr>
      <w:tblStyleRowBandSize w:val="1"/>
      <w:tblStyleColBandSize w:val="1"/>
      <w:tblCellMar>
        <w:top w:w="0" w:type="dxa"/>
        <w:left w:w="0" w:type="dxa"/>
        <w:bottom w:w="0" w:type="dxa"/>
        <w:right w:w="0" w:type="dxa"/>
      </w:tblCellMar>
    </w:tblPr>
  </w:style>
  <w:style w:type="table" w:customStyle="1" w:styleId="afff6">
    <w:basedOn w:val="TableNormal1"/>
    <w:tblPr>
      <w:tblStyleRowBandSize w:val="1"/>
      <w:tblStyleColBandSize w:val="1"/>
      <w:tblCellMar>
        <w:top w:w="0" w:type="dxa"/>
        <w:left w:w="99" w:type="dxa"/>
        <w:bottom w:w="0" w:type="dxa"/>
        <w:right w:w="99" w:type="dxa"/>
      </w:tblCellMar>
    </w:tblPr>
  </w:style>
  <w:style w:type="table" w:customStyle="1" w:styleId="afff7">
    <w:basedOn w:val="TableNormal1"/>
    <w:tblPr>
      <w:tblStyleRowBandSize w:val="1"/>
      <w:tblStyleColBandSize w:val="1"/>
      <w:tblCellMar>
        <w:top w:w="0" w:type="dxa"/>
        <w:left w:w="99" w:type="dxa"/>
        <w:bottom w:w="0" w:type="dxa"/>
        <w:right w:w="99" w:type="dxa"/>
      </w:tblCellMar>
    </w:tblPr>
  </w:style>
  <w:style w:type="table" w:customStyle="1" w:styleId="afff8">
    <w:basedOn w:val="TableNormal1"/>
    <w:tblPr>
      <w:tblStyleRowBandSize w:val="1"/>
      <w:tblStyleColBandSize w:val="1"/>
      <w:tblCellMar>
        <w:top w:w="0" w:type="dxa"/>
        <w:left w:w="99" w:type="dxa"/>
        <w:bottom w:w="0" w:type="dxa"/>
        <w:right w:w="99" w:type="dxa"/>
      </w:tblCellMar>
    </w:tblPr>
  </w:style>
  <w:style w:type="table" w:customStyle="1" w:styleId="afff9">
    <w:basedOn w:val="TableNormal1"/>
    <w:tblPr>
      <w:tblStyleRowBandSize w:val="1"/>
      <w:tblStyleColBandSize w:val="1"/>
      <w:tblCellMar>
        <w:top w:w="0" w:type="dxa"/>
        <w:left w:w="99" w:type="dxa"/>
        <w:bottom w:w="0" w:type="dxa"/>
        <w:right w:w="99" w:type="dxa"/>
      </w:tblCellMar>
    </w:tblPr>
  </w:style>
  <w:style w:type="table" w:customStyle="1" w:styleId="afffa">
    <w:basedOn w:val="TableNormal1"/>
    <w:tblPr>
      <w:tblStyleRowBandSize w:val="1"/>
      <w:tblStyleColBandSize w:val="1"/>
      <w:tblCellMar>
        <w:top w:w="0" w:type="dxa"/>
        <w:left w:w="99" w:type="dxa"/>
        <w:bottom w:w="0" w:type="dxa"/>
        <w:right w:w="99" w:type="dxa"/>
      </w:tblCellMar>
    </w:tblPr>
  </w:style>
  <w:style w:type="table" w:customStyle="1" w:styleId="afffb">
    <w:basedOn w:val="TableNormal1"/>
    <w:tblPr>
      <w:tblStyleRowBandSize w:val="1"/>
      <w:tblStyleColBandSize w:val="1"/>
      <w:tblCellMar>
        <w:top w:w="0" w:type="dxa"/>
        <w:left w:w="99" w:type="dxa"/>
        <w:bottom w:w="0" w:type="dxa"/>
        <w:right w:w="99" w:type="dxa"/>
      </w:tblCellMar>
    </w:tblPr>
  </w:style>
  <w:style w:type="table" w:customStyle="1" w:styleId="afffc">
    <w:basedOn w:val="TableNormal1"/>
    <w:pPr>
      <w:spacing w:after="0" w:line="240" w:lineRule="auto"/>
    </w:pPr>
    <w:tblPr>
      <w:tblStyleRowBandSize w:val="1"/>
      <w:tblStyleColBandSize w:val="1"/>
      <w:tblCellMar>
        <w:top w:w="0" w:type="dxa"/>
        <w:left w:w="0" w:type="dxa"/>
        <w:bottom w:w="0" w:type="dxa"/>
        <w:right w:w="0" w:type="dxa"/>
      </w:tblCellMar>
    </w:tblPr>
  </w:style>
  <w:style w:type="table" w:customStyle="1" w:styleId="afffd">
    <w:basedOn w:val="TableNormal1"/>
    <w:pPr>
      <w:spacing w:after="0" w:line="240" w:lineRule="auto"/>
    </w:pPr>
    <w:tblPr>
      <w:tblStyleRowBandSize w:val="1"/>
      <w:tblStyleColBandSize w:val="1"/>
      <w:tblCellMar>
        <w:top w:w="0" w:type="dxa"/>
        <w:left w:w="0" w:type="dxa"/>
        <w:bottom w:w="0" w:type="dxa"/>
        <w:right w:w="0" w:type="dxa"/>
      </w:tblCellMar>
    </w:tblPr>
  </w:style>
  <w:style w:type="table" w:customStyle="1" w:styleId="afffe">
    <w:basedOn w:val="TableNormal1"/>
    <w:pPr>
      <w:spacing w:after="0" w:line="240" w:lineRule="auto"/>
    </w:pPr>
    <w:tblPr>
      <w:tblStyleRowBandSize w:val="1"/>
      <w:tblStyleColBandSize w:val="1"/>
      <w:tblCellMar>
        <w:top w:w="0" w:type="dxa"/>
        <w:left w:w="0" w:type="dxa"/>
        <w:bottom w:w="0" w:type="dxa"/>
        <w:right w:w="0" w:type="dxa"/>
      </w:tblCellMar>
    </w:tblPr>
  </w:style>
  <w:style w:type="table" w:customStyle="1" w:styleId="affff">
    <w:basedOn w:val="TableNormal1"/>
    <w:pPr>
      <w:spacing w:after="0" w:line="240" w:lineRule="auto"/>
    </w:pPr>
    <w:tblPr>
      <w:tblStyleRowBandSize w:val="1"/>
      <w:tblStyleColBandSize w:val="1"/>
      <w:tblCellMar>
        <w:top w:w="0" w:type="dxa"/>
        <w:left w:w="0" w:type="dxa"/>
        <w:bottom w:w="0" w:type="dxa"/>
        <w:right w:w="0" w:type="dxa"/>
      </w:tblCellMar>
    </w:tblPr>
  </w:style>
  <w:style w:type="table" w:customStyle="1" w:styleId="affff0">
    <w:basedOn w:val="TableNormal1"/>
    <w:pPr>
      <w:spacing w:after="0" w:line="240" w:lineRule="auto"/>
    </w:pPr>
    <w:tblPr>
      <w:tblStyleRowBandSize w:val="1"/>
      <w:tblStyleColBandSize w:val="1"/>
      <w:tblCellMar>
        <w:top w:w="0" w:type="dxa"/>
        <w:left w:w="0" w:type="dxa"/>
        <w:bottom w:w="0" w:type="dxa"/>
        <w:right w:w="0" w:type="dxa"/>
      </w:tblCellMar>
    </w:tblPr>
  </w:style>
  <w:style w:type="table" w:customStyle="1" w:styleId="affff1">
    <w:basedOn w:val="TableNormal1"/>
    <w:pPr>
      <w:spacing w:after="0" w:line="240" w:lineRule="auto"/>
    </w:pPr>
    <w:tblPr>
      <w:tblStyleRowBandSize w:val="1"/>
      <w:tblStyleColBandSize w:val="1"/>
      <w:tblCellMar>
        <w:top w:w="0" w:type="dxa"/>
        <w:left w:w="0" w:type="dxa"/>
        <w:bottom w:w="0" w:type="dxa"/>
        <w:right w:w="0" w:type="dxa"/>
      </w:tblCellMar>
    </w:tblPr>
  </w:style>
  <w:style w:type="table" w:customStyle="1" w:styleId="affff2">
    <w:basedOn w:val="TableNormal1"/>
    <w:tblPr>
      <w:tblStyleRowBandSize w:val="1"/>
      <w:tblStyleColBandSize w:val="1"/>
    </w:tblPr>
  </w:style>
  <w:style w:type="table" w:customStyle="1" w:styleId="affff3">
    <w:basedOn w:val="TableNormal1"/>
    <w:tblPr>
      <w:tblStyleRowBandSize w:val="1"/>
      <w:tblStyleColBandSize w:val="1"/>
      <w:tblCellMar>
        <w:top w:w="113" w:type="dxa"/>
        <w:left w:w="115" w:type="dxa"/>
        <w:bottom w:w="113" w:type="dxa"/>
        <w:right w:w="115" w:type="dxa"/>
      </w:tblCellMar>
    </w:tblPr>
  </w:style>
  <w:style w:type="table" w:customStyle="1" w:styleId="affff4">
    <w:basedOn w:val="TableNormal1"/>
    <w:tblPr>
      <w:tblStyleRowBandSize w:val="1"/>
      <w:tblStyleColBandSize w:val="1"/>
    </w:tblPr>
    <w:tcPr>
      <w:shd w:val="clear" w:color="auto" w:fill="F6F5EF"/>
    </w:tcPr>
  </w:style>
  <w:style w:type="table" w:customStyle="1" w:styleId="affff5">
    <w:basedOn w:val="TableNormal1"/>
    <w:tblPr>
      <w:tblStyleRowBandSize w:val="1"/>
      <w:tblStyleColBandSize w:val="1"/>
      <w:tblCellMar>
        <w:top w:w="0" w:type="dxa"/>
        <w:left w:w="56" w:type="dxa"/>
        <w:bottom w:w="0" w:type="dxa"/>
        <w:right w:w="56" w:type="dxa"/>
      </w:tblCellMar>
    </w:tblPr>
  </w:style>
  <w:style w:type="character" w:styleId="affff6">
    <w:name w:val="FollowedHyperlink"/>
    <w:basedOn w:val="a0"/>
    <w:uiPriority w:val="99"/>
    <w:semiHidden/>
    <w:unhideWhenUsed/>
    <w:rsid w:val="00522930"/>
    <w:rPr>
      <w:color w:val="96607D"/>
      <w:u w:val="single"/>
    </w:rPr>
  </w:style>
  <w:style w:type="paragraph" w:customStyle="1" w:styleId="msonormal0">
    <w:name w:val="msonormal"/>
    <w:rsid w:val="00522930"/>
    <w:pPr>
      <w:widowControl/>
      <w:spacing w:before="100" w:beforeAutospacing="1" w:after="100" w:afterAutospacing="1" w:line="240" w:lineRule="auto"/>
      <w:jc w:val="left"/>
    </w:pPr>
    <w:rPr>
      <w:rFonts w:ascii="굴림" w:eastAsia="굴림" w:hAnsi="굴림" w:cs="굴림"/>
      <w:sz w:val="24"/>
      <w:szCs w:val="24"/>
      <w:lang w:val="en-US"/>
    </w:rPr>
  </w:style>
  <w:style w:type="paragraph" w:styleId="affff7">
    <w:name w:val="Revision"/>
    <w:hidden/>
    <w:uiPriority w:val="99"/>
    <w:semiHidden/>
    <w:rsid w:val="00CB7332"/>
    <w:pPr>
      <w:widowControl/>
      <w:spacing w:after="0" w:line="240" w:lineRule="auto"/>
      <w:jc w:val="left"/>
    </w:pPr>
  </w:style>
  <w:style w:type="paragraph" w:styleId="affff8">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ff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a">
    <w:basedOn w:val="TableNormal0"/>
    <w:tblPr>
      <w:tblStyleRowBandSize w:val="1"/>
      <w:tblStyleColBandSize w:val="1"/>
      <w:tblCellMar>
        <w:top w:w="0" w:type="dxa"/>
        <w:left w:w="115" w:type="dxa"/>
        <w:bottom w:w="0" w:type="dxa"/>
        <w:right w:w="115" w:type="dxa"/>
      </w:tblCellMar>
    </w:tblPr>
  </w:style>
  <w:style w:type="table" w:customStyle="1" w:styleId="aff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e">
    <w:basedOn w:val="TableNormal0"/>
    <w:pPr>
      <w:spacing w:after="0" w:line="240" w:lineRule="auto"/>
    </w:pPr>
    <w:tblPr>
      <w:tblStyleRowBandSize w:val="1"/>
      <w:tblStyleColBandSize w:val="1"/>
      <w:tblCellMar>
        <w:top w:w="227" w:type="dxa"/>
        <w:left w:w="108" w:type="dxa"/>
        <w:bottom w:w="227" w:type="dxa"/>
        <w:right w:w="108" w:type="dxa"/>
      </w:tblCellMar>
    </w:tblPr>
  </w:style>
  <w:style w:type="table" w:customStyle="1" w:styleId="aff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2">
    <w:basedOn w:val="TableNormal0"/>
    <w:tblPr>
      <w:tblStyleRowBandSize w:val="1"/>
      <w:tblStyleColBandSize w:val="1"/>
      <w:tblCellMar>
        <w:top w:w="0" w:type="dxa"/>
        <w:left w:w="0" w:type="dxa"/>
        <w:bottom w:w="0" w:type="dxa"/>
        <w:right w:w="0" w:type="dxa"/>
      </w:tblCellMar>
    </w:tblPr>
  </w:style>
  <w:style w:type="table" w:customStyle="1" w:styleId="afffff3">
    <w:basedOn w:val="TableNormal0"/>
    <w:tblPr>
      <w:tblStyleRowBandSize w:val="1"/>
      <w:tblStyleColBandSize w:val="1"/>
      <w:tblCellMar>
        <w:top w:w="0" w:type="dxa"/>
        <w:left w:w="99" w:type="dxa"/>
        <w:bottom w:w="0" w:type="dxa"/>
        <w:right w:w="99" w:type="dxa"/>
      </w:tblCellMar>
    </w:tblPr>
  </w:style>
  <w:style w:type="table" w:customStyle="1" w:styleId="afffff4">
    <w:basedOn w:val="TableNormal0"/>
    <w:tblPr>
      <w:tblStyleRowBandSize w:val="1"/>
      <w:tblStyleColBandSize w:val="1"/>
      <w:tblCellMar>
        <w:top w:w="0" w:type="dxa"/>
        <w:left w:w="99" w:type="dxa"/>
        <w:bottom w:w="0" w:type="dxa"/>
        <w:right w:w="99" w:type="dxa"/>
      </w:tblCellMar>
    </w:tblPr>
  </w:style>
  <w:style w:type="table" w:customStyle="1" w:styleId="afffff5">
    <w:basedOn w:val="TableNormal0"/>
    <w:tblPr>
      <w:tblStyleRowBandSize w:val="1"/>
      <w:tblStyleColBandSize w:val="1"/>
      <w:tblCellMar>
        <w:top w:w="0" w:type="dxa"/>
        <w:left w:w="99" w:type="dxa"/>
        <w:bottom w:w="0" w:type="dxa"/>
        <w:right w:w="99" w:type="dxa"/>
      </w:tblCellMar>
    </w:tblPr>
  </w:style>
  <w:style w:type="table" w:customStyle="1" w:styleId="afffff6">
    <w:basedOn w:val="TableNormal0"/>
    <w:tblPr>
      <w:tblStyleRowBandSize w:val="1"/>
      <w:tblStyleColBandSize w:val="1"/>
      <w:tblCellMar>
        <w:top w:w="0" w:type="dxa"/>
        <w:left w:w="99" w:type="dxa"/>
        <w:bottom w:w="0" w:type="dxa"/>
        <w:right w:w="99" w:type="dxa"/>
      </w:tblCellMar>
    </w:tblPr>
  </w:style>
  <w:style w:type="table" w:customStyle="1" w:styleId="afffff7">
    <w:basedOn w:val="TableNormal0"/>
    <w:tblPr>
      <w:tblStyleRowBandSize w:val="1"/>
      <w:tblStyleColBandSize w:val="1"/>
      <w:tblCellMar>
        <w:top w:w="0" w:type="dxa"/>
        <w:left w:w="99" w:type="dxa"/>
        <w:bottom w:w="0" w:type="dxa"/>
        <w:right w:w="99" w:type="dxa"/>
      </w:tblCellMar>
    </w:tblPr>
  </w:style>
  <w:style w:type="table" w:customStyle="1" w:styleId="afffff8">
    <w:basedOn w:val="TableNormal0"/>
    <w:tblPr>
      <w:tblStyleRowBandSize w:val="1"/>
      <w:tblStyleColBandSize w:val="1"/>
      <w:tblCellMar>
        <w:top w:w="0" w:type="dxa"/>
        <w:left w:w="99" w:type="dxa"/>
        <w:bottom w:w="0" w:type="dxa"/>
        <w:right w:w="99" w:type="dxa"/>
      </w:tblCellMar>
    </w:tblPr>
  </w:style>
  <w:style w:type="table" w:customStyle="1" w:styleId="afffff9">
    <w:basedOn w:val="TableNormal0"/>
    <w:pPr>
      <w:spacing w:after="0" w:line="240" w:lineRule="auto"/>
    </w:pPr>
    <w:tblPr>
      <w:tblStyleRowBandSize w:val="1"/>
      <w:tblStyleColBandSize w:val="1"/>
      <w:tblCellMar>
        <w:top w:w="0" w:type="dxa"/>
        <w:left w:w="0" w:type="dxa"/>
        <w:bottom w:w="0" w:type="dxa"/>
        <w:right w:w="0" w:type="dxa"/>
      </w:tblCellMar>
    </w:tblPr>
  </w:style>
  <w:style w:type="table" w:customStyle="1" w:styleId="afffffa">
    <w:basedOn w:val="TableNormal0"/>
    <w:pPr>
      <w:spacing w:after="0" w:line="240" w:lineRule="auto"/>
    </w:pPr>
    <w:tblPr>
      <w:tblStyleRowBandSize w:val="1"/>
      <w:tblStyleColBandSize w:val="1"/>
      <w:tblCellMar>
        <w:top w:w="0" w:type="dxa"/>
        <w:left w:w="0" w:type="dxa"/>
        <w:bottom w:w="0" w:type="dxa"/>
        <w:right w:w="0" w:type="dxa"/>
      </w:tblCellMar>
    </w:tblPr>
  </w:style>
  <w:style w:type="table" w:customStyle="1" w:styleId="afffffb">
    <w:basedOn w:val="TableNormal0"/>
    <w:pPr>
      <w:spacing w:after="0" w:line="240" w:lineRule="auto"/>
    </w:pPr>
    <w:tblPr>
      <w:tblStyleRowBandSize w:val="1"/>
      <w:tblStyleColBandSize w:val="1"/>
      <w:tblCellMar>
        <w:top w:w="0" w:type="dxa"/>
        <w:left w:w="0" w:type="dxa"/>
        <w:bottom w:w="0" w:type="dxa"/>
        <w:right w:w="0" w:type="dxa"/>
      </w:tblCellMar>
    </w:tblPr>
  </w:style>
  <w:style w:type="table" w:customStyle="1" w:styleId="afffffc">
    <w:basedOn w:val="TableNormal0"/>
    <w:pPr>
      <w:spacing w:after="0" w:line="240" w:lineRule="auto"/>
    </w:pPr>
    <w:tblPr>
      <w:tblStyleRowBandSize w:val="1"/>
      <w:tblStyleColBandSize w:val="1"/>
      <w:tblCellMar>
        <w:top w:w="0" w:type="dxa"/>
        <w:left w:w="0" w:type="dxa"/>
        <w:bottom w:w="0" w:type="dxa"/>
        <w:right w:w="0" w:type="dxa"/>
      </w:tblCellMar>
    </w:tblPr>
  </w:style>
  <w:style w:type="table" w:customStyle="1" w:styleId="afffffd">
    <w:basedOn w:val="TableNormal0"/>
    <w:tblPr>
      <w:tblStyleRowBandSize w:val="1"/>
      <w:tblStyleColBandSize w:val="1"/>
      <w:tblCellMar>
        <w:top w:w="0" w:type="dxa"/>
        <w:left w:w="99" w:type="dxa"/>
        <w:bottom w:w="0" w:type="dxa"/>
        <w:right w:w="99" w:type="dxa"/>
      </w:tblCellMar>
    </w:tblPr>
  </w:style>
  <w:style w:type="table" w:customStyle="1" w:styleId="afffffe">
    <w:basedOn w:val="TableNormal0"/>
    <w:tblPr>
      <w:tblStyleRowBandSize w:val="1"/>
      <w:tblStyleColBandSize w:val="1"/>
      <w:tblCellMar>
        <w:top w:w="0" w:type="dxa"/>
        <w:left w:w="56" w:type="dxa"/>
        <w:bottom w:w="0" w:type="dxa"/>
        <w:right w:w="56"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g"/><Relationship Id="rId39" Type="http://schemas.microsoft.com/office/2016/09/relationships/commentsIds" Target="commentsId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2.jp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png"/><Relationship Id="rId37" Type="http://schemas.openxmlformats.org/officeDocument/2006/relationships/comments" Target="comments.xml"/><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footer" Target="footer1.xml"/><Relationship Id="rId58" Type="http://schemas.microsoft.com/office/2011/relationships/people" Target="peop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image" Target="media/image26.png"/><Relationship Id="rId38" Type="http://schemas.microsoft.com/office/2011/relationships/commentsExtended" Target="commentsExtended.xml"/><Relationship Id="rId46" Type="http://schemas.openxmlformats.org/officeDocument/2006/relationships/image" Target="media/image36.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1.jp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39.png"/><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4.png"/><Relationship Id="rId52"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4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O74ma5yuimXdxwG4v+YKIoIg8g==">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55</Pages>
  <Words>3618</Words>
  <Characters>20623</Characters>
  <Application>Microsoft Office Word</Application>
  <DocSecurity>0</DocSecurity>
  <Lines>171</Lines>
  <Paragraphs>48</Paragraphs>
  <ScaleCrop>false</ScaleCrop>
  <Company/>
  <LinksUpToDate>false</LinksUpToDate>
  <CharactersWithSpaces>24193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지선미</dc:creator>
  <cp:lastModifiedBy>김은수</cp:lastModifiedBy>
  <cp:revision>10</cp:revision>
  <dcterms:created xsi:type="dcterms:W3CDTF">2026-09-23T11:34:00Z</dcterms:created>
  <dcterms:modified xsi:type="dcterms:W3CDTF">2026-09-29T04:57:00Z</dcterms:modified>
</cp:coreProperties>
</file>