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4A0B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p w14:paraId="64A658D8" w14:textId="4B4ABAA2" w:rsidR="00F21B5D" w:rsidRDefault="00F21B5D" w:rsidP="00680F01">
      <w:pPr>
        <w:spacing w:after="0" w:line="240" w:lineRule="auto"/>
        <w:rPr>
          <w:b/>
          <w:szCs w:val="20"/>
        </w:rPr>
      </w:pPr>
    </w:p>
    <w:p w14:paraId="0CE6C520" w14:textId="7600504B" w:rsidR="00935252" w:rsidRDefault="00935252" w:rsidP="00680F01">
      <w:pPr>
        <w:spacing w:after="0" w:line="240" w:lineRule="auto"/>
        <w:rPr>
          <w:b/>
          <w:szCs w:val="20"/>
        </w:rPr>
      </w:pPr>
    </w:p>
    <w:p w14:paraId="051533AD" w14:textId="77777777" w:rsidR="00935252" w:rsidRDefault="00935252" w:rsidP="00680F01">
      <w:pPr>
        <w:spacing w:after="0" w:line="240" w:lineRule="auto"/>
        <w:rPr>
          <w:b/>
          <w:szCs w:val="20"/>
        </w:rPr>
      </w:pPr>
    </w:p>
    <w:p w14:paraId="5CAB2FEF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F21B5D" w14:paraId="6978BC72" w14:textId="77777777" w:rsidTr="0024589F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6D92CEEC" w14:textId="50AD2FFA" w:rsidR="00F21B5D" w:rsidRDefault="006865C0" w:rsidP="00680F01">
            <w:pPr>
              <w:jc w:val="center"/>
              <w:rPr>
                <w:b/>
                <w:sz w:val="54"/>
                <w:szCs w:val="54"/>
              </w:rPr>
            </w:pPr>
            <w:r>
              <w:rPr>
                <w:rFonts w:hint="eastAsia"/>
                <w:b/>
                <w:sz w:val="54"/>
                <w:szCs w:val="54"/>
              </w:rPr>
              <w:t xml:space="preserve">소프트웨어 </w:t>
            </w:r>
            <w:r w:rsidR="00D3520E">
              <w:rPr>
                <w:rFonts w:hint="eastAsia"/>
                <w:b/>
                <w:sz w:val="54"/>
                <w:szCs w:val="54"/>
              </w:rPr>
              <w:t>통합 계획서</w:t>
            </w:r>
          </w:p>
          <w:p w14:paraId="2E5AB905" w14:textId="7713FA9C" w:rsidR="003935B6" w:rsidRPr="003935B6" w:rsidRDefault="003935B6" w:rsidP="00680F01">
            <w:pPr>
              <w:jc w:val="center"/>
              <w:rPr>
                <w:rFonts w:asciiTheme="minorEastAsia" w:hAnsiTheme="minorEastAsia"/>
                <w:b/>
                <w:sz w:val="40"/>
                <w:szCs w:val="40"/>
              </w:rPr>
            </w:pP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(</w:t>
            </w:r>
            <w:del w:id="0" w:author="김은수" w:date="2026-09-29T18:28:00Z" w16du:dateUtc="2026-09-29T09:28:00Z">
              <w:r w:rsidRPr="003935B6">
                <w:rPr>
                  <w:rFonts w:asciiTheme="minorEastAsia" w:hAnsiTheme="minorEastAsia" w:cs="Times New Roman"/>
                  <w:b/>
                  <w:sz w:val="40"/>
                  <w:szCs w:val="40"/>
                </w:rPr>
                <w:delText>TD20B</w:delText>
              </w:r>
            </w:del>
            <w:ins w:id="1" w:author="김은수" w:date="2026-09-29T18:28:00Z" w16du:dateUtc="2026-09-29T09:28:00Z">
              <w:r w:rsidRPr="003935B6">
                <w:rPr>
                  <w:rFonts w:asciiTheme="minorEastAsia" w:hAnsiTheme="minorEastAsia" w:cs="Times New Roman"/>
                  <w:b/>
                  <w:sz w:val="40"/>
                  <w:szCs w:val="40"/>
                </w:rPr>
                <w:t>TD24A</w:t>
              </w:r>
            </w:ins>
            <w:r w:rsidRPr="003935B6">
              <w:rPr>
                <w:rFonts w:asciiTheme="minorEastAsia" w:hAnsiTheme="minorEastAsia" w:cs="Times New Roman"/>
                <w:b/>
                <w:sz w:val="40"/>
                <w:szCs w:val="40"/>
              </w:rPr>
              <w:t>-A-EXT</w:t>
            </w: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)</w:t>
            </w:r>
          </w:p>
        </w:tc>
      </w:tr>
    </w:tbl>
    <w:p w14:paraId="57E25421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5A04639C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756E2F2F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44C0B4BE" w14:textId="50910B4A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676B0380" w14:textId="22A56B8F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122AA74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1DEE30C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4B847CC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449BBAF8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046AAEC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2F409FA1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62938A67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3F1C1A80" w14:textId="34317A44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692C4D68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44176358" w14:textId="504AEDA0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5E3518" w14:paraId="006F01EB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51943BA9" w14:textId="77777777" w:rsidR="005E3518" w:rsidRPr="00E2210A" w:rsidRDefault="005E3518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bookmarkStart w:id="2" w:name="_Hlk149635031"/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EC1A586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25F7EB6F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30FCE6D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5E3518" w14:paraId="0B913E5D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DA95170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23A610F4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3" w:author="김은수" w:date="2026-09-29T18:28:00Z" w16du:dateUtc="2026-09-29T09:28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임정우</w:delText>
              </w:r>
            </w:del>
            <w:ins w:id="4" w:author="김은수" w:date="2026-09-29T18:28:00Z" w16du:dateUtc="2026-09-29T09:28:00Z">
              <w:r>
                <w:rPr>
                  <w:rFonts w:asciiTheme="majorEastAsia" w:eastAsiaTheme="majorEastAsia" w:hAnsiTheme="majorEastAsia" w:cs="Tahoma" w:hint="eastAsia"/>
                  <w:szCs w:val="20"/>
                </w:rPr>
                <w:t>김은수</w:t>
              </w:r>
            </w:ins>
          </w:p>
        </w:tc>
        <w:tc>
          <w:tcPr>
            <w:tcW w:w="2581" w:type="dxa"/>
            <w:vAlign w:val="center"/>
          </w:tcPr>
          <w:p w14:paraId="34E528B9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56581101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5" w:author="김은수" w:date="2026-09-29T18:28:00Z" w16du:dateUtc="2026-09-29T09:28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이호승</w:delText>
              </w:r>
            </w:del>
          </w:p>
        </w:tc>
      </w:tr>
      <w:tr w:rsidR="005E3518" w14:paraId="60C9B797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5E1237F2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7BF927A9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del w:id="6" w:author="김은수" w:date="2026-09-29T18:28:00Z" w16du:dateUtc="2026-09-29T09:28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사업부장</w:delText>
              </w:r>
            </w:del>
            <w:ins w:id="7" w:author="김은수" w:date="2026-09-29T18:28:00Z" w16du:dateUtc="2026-09-29T09:28:00Z">
              <w:r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t>수석연구원</w:t>
              </w:r>
            </w:ins>
          </w:p>
        </w:tc>
        <w:tc>
          <w:tcPr>
            <w:tcW w:w="2581" w:type="dxa"/>
            <w:vAlign w:val="center"/>
          </w:tcPr>
          <w:p w14:paraId="20737C0D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vAlign w:val="center"/>
          </w:tcPr>
          <w:p w14:paraId="096AC9BB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8" w:author="김은수" w:date="2026-09-29T18:28:00Z" w16du:dateUtc="2026-09-29T09:28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기술이사</w:delText>
              </w:r>
            </w:del>
          </w:p>
        </w:tc>
      </w:tr>
      <w:tr w:rsidR="005E3518" w14:paraId="77FA8FB9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594FF96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301DEE44" w14:textId="147B7EA2" w:rsidR="005E3518" w:rsidRPr="00E2210A" w:rsidRDefault="00DF16B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9" w:author="김은수" w:date="2026-09-29T18:28:00Z" w16du:dateUtc="2026-09-29T09:28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</w:delText>
              </w:r>
              <w:r>
                <w:rPr>
                  <w:rFonts w:asciiTheme="majorEastAsia" w:eastAsiaTheme="majorEastAsia" w:hAnsiTheme="majorEastAsia" w:cs="Tahoma"/>
                  <w:color w:val="000000" w:themeColor="text1"/>
                  <w:szCs w:val="20"/>
                </w:rPr>
                <w:delText>021.</w:delText>
              </w:r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01.05</w:delText>
              </w:r>
            </w:del>
          </w:p>
        </w:tc>
        <w:tc>
          <w:tcPr>
            <w:tcW w:w="2581" w:type="dxa"/>
            <w:vAlign w:val="center"/>
          </w:tcPr>
          <w:p w14:paraId="074A7934" w14:textId="77777777" w:rsidR="005E3518" w:rsidRPr="00E2210A" w:rsidRDefault="005E3518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4F1872D7" w14:textId="6348BC7C" w:rsidR="005E3518" w:rsidRPr="00E2210A" w:rsidRDefault="005E3518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0" w:author="김은수" w:date="2026-09-29T18:28:00Z" w16du:dateUtc="2026-09-29T09:28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</w:delText>
              </w:r>
              <w:r>
                <w:rPr>
                  <w:rFonts w:asciiTheme="majorEastAsia" w:eastAsiaTheme="majorEastAsia" w:hAnsiTheme="majorEastAsia" w:cs="Tahoma"/>
                  <w:color w:val="000000" w:themeColor="text1"/>
                  <w:szCs w:val="20"/>
                </w:rPr>
                <w:delText>021.</w:delText>
              </w:r>
              <w:r w:rsidR="00DF16B4"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01.05</w:delText>
              </w:r>
            </w:del>
          </w:p>
        </w:tc>
      </w:tr>
      <w:tr w:rsidR="005E3518" w14:paraId="43D00BC0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6268A271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632CBB2A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11" w:author="김은수" w:date="2026-09-29T18:28:00Z" w16du:dateUtc="2026-09-29T09:28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1F5F9A65" wp14:editId="31B2DFC5">
                    <wp:simplePos x="0" y="0"/>
                    <wp:positionH relativeFrom="column">
                      <wp:posOffset>-5715</wp:posOffset>
                    </wp:positionH>
                    <wp:positionV relativeFrom="paragraph">
                      <wp:posOffset>-20320</wp:posOffset>
                    </wp:positionV>
                    <wp:extent cx="1504950" cy="676275"/>
                    <wp:effectExtent l="0" t="0" r="0" b="9525"/>
                    <wp:wrapNone/>
                    <wp:docPr id="2080932553" name="그림 2080932553" descr="라인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그림 3" descr="라인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  <w:tc>
          <w:tcPr>
            <w:tcW w:w="2581" w:type="dxa"/>
            <w:vAlign w:val="center"/>
          </w:tcPr>
          <w:p w14:paraId="46152C99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355CCA77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2" w:author="김은수" w:date="2026-09-29T18:28:00Z" w16du:dateUtc="2026-09-29T09:28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363F628E" wp14:editId="38B4C132">
                    <wp:simplePos x="0" y="0"/>
                    <wp:positionH relativeFrom="column">
                      <wp:posOffset>-24765</wp:posOffset>
                    </wp:positionH>
                    <wp:positionV relativeFrom="paragraph">
                      <wp:posOffset>-38735</wp:posOffset>
                    </wp:positionV>
                    <wp:extent cx="1504950" cy="714375"/>
                    <wp:effectExtent l="0" t="0" r="0" b="9525"/>
                    <wp:wrapNone/>
                    <wp:docPr id="2" name="그림 2" descr="스케치, 그림, 라인 아트, 아동 미술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그림 2" descr="스케치, 그림, 라인 아트, 아동 미술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71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</w:tr>
      <w:bookmarkEnd w:id="2"/>
    </w:tbl>
    <w:p w14:paraId="658AF7FA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16C22374" w14:textId="205923E1" w:rsidR="00C46AA2" w:rsidRDefault="00C46AA2" w:rsidP="00680F01">
      <w:pPr>
        <w:widowControl/>
        <w:wordWrap/>
        <w:autoSpaceDE/>
        <w:autoSpaceDN/>
        <w:spacing w:after="0" w:line="240" w:lineRule="auto"/>
        <w:rPr>
          <w:b/>
        </w:rPr>
      </w:pPr>
    </w:p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9D2A40" w:rsidRPr="00B312B3" w14:paraId="7D5B6B51" w14:textId="77777777" w:rsidTr="0067373B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47EA02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8D3D84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21C23C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C94A3C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9D2A40" w:rsidRPr="00B312B3" w14:paraId="35EC5C07" w14:textId="77777777" w:rsidTr="0067373B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10FD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8957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3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최초 제정</w:delText>
              </w:r>
            </w:del>
            <w:ins w:id="14" w:author="김은수" w:date="2026-09-29T18:28:00Z" w16du:dateUtc="2026-09-29T09:28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t>최초제정</w:t>
              </w:r>
            </w:ins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B26E9" w14:textId="18327984" w:rsidR="009D2A40" w:rsidRPr="002B7B95" w:rsidRDefault="00935252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5" w:author="김은수" w:date="2026-09-29T18:28:00Z" w16du:dateUtc="2026-09-29T09:28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-</w:delText>
              </w:r>
            </w:del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A09E79" w14:textId="36DF4E74" w:rsidR="009D2A40" w:rsidRPr="002B7B95" w:rsidRDefault="00DF16B4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6" w:author="김은수" w:date="2026-09-29T18:28:00Z" w16du:dateUtc="2026-09-29T09:28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</w:rPr>
                <w:delText>2</w:delText>
              </w:r>
              <w:r>
                <w:rPr>
                  <w:rFonts w:asciiTheme="majorEastAsia" w:eastAsiaTheme="majorEastAsia" w:hAnsiTheme="majorEastAsia" w:cs="Tahoma"/>
                  <w:color w:val="000000" w:themeColor="text1"/>
                </w:rPr>
                <w:delText>021.</w:delText>
              </w:r>
              <w:r>
                <w:rPr>
                  <w:rFonts w:asciiTheme="majorEastAsia" w:eastAsiaTheme="majorEastAsia" w:hAnsiTheme="majorEastAsia" w:cs="Tahoma" w:hint="eastAsia"/>
                  <w:color w:val="000000" w:themeColor="text1"/>
                </w:rPr>
                <w:delText>01.05</w:delText>
              </w:r>
            </w:del>
          </w:p>
        </w:tc>
      </w:tr>
      <w:tr w:rsidR="009D2A40" w:rsidRPr="00B312B3" w14:paraId="5EED0EF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34ABD" w14:textId="0DAC33EB" w:rsidR="009D2A40" w:rsidRPr="002B7B95" w:rsidRDefault="00A6117B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7" w:author="김은수" w:date="2026-09-29T18:28:00Z" w16du:dateUtc="2026-09-29T09:28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71876" w14:textId="095BDF4E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264F9" w14:textId="7580AAD5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C872E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5B3347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2F32B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8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78B4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696F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19F40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CA1440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F979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9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81D3A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626F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0C27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ECD61B1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C3AA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0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2FECC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5A1B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68DC0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03A9E73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98DC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1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0FA4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DB68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133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846B1C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D4B83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2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6C11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AB41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ECF38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9BCB79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FA45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3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7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09784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16A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98889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100449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CC2B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4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8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61D81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694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BB42D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D70A70A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432D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5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9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E4D3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56C1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195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781740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5012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6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10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CAED52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F31D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27D0C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965484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D210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7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83C37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AF8C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979CC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9B453FD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3373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8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A2E3E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CE4A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BC1B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C2A976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6F31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9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7AB11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A87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0C97DB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D6E9D32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F4B5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0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B462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EA99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7E0A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0BF348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16B4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1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D035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51EA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76D46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C3CB3F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4F195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2" w:author="김은수" w:date="2026-09-29T18:28:00Z" w16du:dateUtc="2026-09-29T09:28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8B6FC6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4BEAFA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24FD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6F54EB88" w14:textId="7B67A042" w:rsidR="00850940" w:rsidRDefault="00850940" w:rsidP="00680F01">
      <w:pPr>
        <w:widowControl/>
        <w:tabs>
          <w:tab w:val="center" w:pos="4819"/>
        </w:tabs>
        <w:wordWrap/>
        <w:autoSpaceDE/>
        <w:autoSpaceDN/>
        <w:spacing w:line="240" w:lineRule="auto"/>
        <w:rPr>
          <w:lang w:val="ko-KR"/>
        </w:rPr>
      </w:pPr>
      <w:r w:rsidRPr="00850940">
        <w:rPr>
          <w:lang w:val="ko-KR"/>
        </w:rPr>
        <w:br w:type="page"/>
      </w:r>
      <w:r>
        <w:rPr>
          <w:lang w:val="ko-KR"/>
        </w:rPr>
        <w:tab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15572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FA4A3C" w14:textId="14828C81" w:rsidR="00850940" w:rsidRPr="00C46AA2" w:rsidRDefault="00850940" w:rsidP="00680F01">
          <w:pPr>
            <w:pStyle w:val="TOC"/>
            <w:spacing w:before="0" w:line="240" w:lineRule="auto"/>
            <w:rPr>
              <w:b/>
              <w:color w:val="000000" w:themeColor="text1"/>
              <w:sz w:val="24"/>
              <w:szCs w:val="24"/>
            </w:rPr>
          </w:pPr>
          <w:r w:rsidRPr="00C46AA2">
            <w:rPr>
              <w:rFonts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0AC0E4F6" w14:textId="30587471" w:rsidR="00276973" w:rsidRDefault="00850940">
          <w:pPr>
            <w:pStyle w:val="12"/>
            <w:rPr>
              <w:ins w:id="33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88" w:author="김은수" w:date="2026-10-01T06:56:16Z">
              <w:pPr>
                <w:pStyle w:val="12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r w:rsidRPr="00C46AA2">
            <w:rPr>
              <w:sz w:val="16"/>
              <w:szCs w:val="16"/>
            </w:rPr>
            <w:fldChar w:fldCharType="begin"/>
          </w:r>
          <w:r w:rsidRPr="00C46AA2">
            <w:rPr>
              <w:sz w:val="16"/>
              <w:szCs w:val="16"/>
            </w:rPr>
            <w:instrText xml:space="preserve"> TOC \o "1-3" \h \z \u </w:instrText>
          </w:r>
          <w:r w:rsidRPr="00C46AA2">
            <w:rPr>
              <w:sz w:val="16"/>
              <w:szCs w:val="16"/>
            </w:rPr>
            <w:fldChar w:fldCharType="separate"/>
          </w:r>
          <w:ins w:id="34" w:author="김은수" w:date="2026-09-29T18:28:00Z" w16du:dateUtc="2026-09-29T09:28:00Z">
            <w:r w:rsidR="00276973" w:rsidRPr="007727B8">
              <w:rPr>
                <w:rStyle w:val="aa"/>
                <w:noProof/>
              </w:rPr>
              <w:fldChar w:fldCharType="begin"/>
            </w:r>
            <w:r w:rsidR="00276973" w:rsidRPr="007727B8">
              <w:rPr>
                <w:rStyle w:val="aa"/>
                <w:noProof/>
              </w:rPr>
              <w:instrText xml:space="preserve"> </w:instrText>
            </w:r>
            <w:r w:rsidR="00276973">
              <w:rPr>
                <w:noProof/>
              </w:rPr>
              <w:instrText>HYPERLINK \l "_Toc241599250"</w:instrText>
            </w:r>
            <w:r w:rsidR="00276973" w:rsidRPr="007727B8">
              <w:rPr>
                <w:rStyle w:val="aa"/>
                <w:noProof/>
              </w:rPr>
              <w:instrText xml:space="preserve"> </w:instrText>
            </w:r>
            <w:r w:rsidR="00276973" w:rsidRPr="007727B8">
              <w:rPr>
                <w:rStyle w:val="aa"/>
                <w:noProof/>
              </w:rPr>
            </w:r>
            <w:r w:rsidR="00276973" w:rsidRPr="007727B8">
              <w:rPr>
                <w:rStyle w:val="aa"/>
                <w:noProof/>
              </w:rPr>
              <w:fldChar w:fldCharType="separate"/>
            </w:r>
            <w:r w:rsidR="00276973" w:rsidRPr="007727B8">
              <w:rPr>
                <w:rStyle w:val="aa"/>
                <w:noProof/>
              </w:rPr>
              <w:t>1.</w:t>
            </w:r>
            <w:r w:rsidR="00276973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276973" w:rsidRPr="007727B8">
              <w:rPr>
                <w:rStyle w:val="aa"/>
                <w:noProof/>
              </w:rPr>
              <w:t>서론</w:t>
            </w:r>
            <w:r w:rsidR="00276973">
              <w:rPr>
                <w:noProof/>
                <w:webHidden/>
              </w:rPr>
              <w:tab/>
            </w:r>
            <w:r w:rsidR="00276973">
              <w:rPr>
                <w:noProof/>
                <w:webHidden/>
              </w:rPr>
              <w:fldChar w:fldCharType="begin"/>
            </w:r>
            <w:r w:rsidR="00276973">
              <w:rPr>
                <w:noProof/>
                <w:webHidden/>
              </w:rPr>
              <w:instrText xml:space="preserve"> PAGEREF _Toc241599250 \h </w:instrText>
            </w:r>
            <w:r w:rsidR="00276973">
              <w:rPr>
                <w:noProof/>
                <w:webHidden/>
              </w:rPr>
            </w:r>
            <w:r w:rsidR="00276973">
              <w:rPr>
                <w:noProof/>
                <w:webHidden/>
              </w:rPr>
              <w:fldChar w:fldCharType="separate"/>
            </w:r>
            <w:r w:rsidR="00276973">
              <w:rPr>
                <w:noProof/>
                <w:webHidden/>
              </w:rPr>
              <w:t>4</w:t>
            </w:r>
            <w:r w:rsidR="00276973">
              <w:rPr>
                <w:noProof/>
                <w:webHidden/>
              </w:rPr>
              <w:fldChar w:fldCharType="end"/>
            </w:r>
            <w:r w:rsidR="00276973" w:rsidRPr="007727B8">
              <w:rPr>
                <w:rStyle w:val="aa"/>
                <w:noProof/>
              </w:rPr>
              <w:fldChar w:fldCharType="end"/>
            </w:r>
          </w:ins>
        </w:p>
        <w:p w14:paraId="251C7029" w14:textId="2D3B35DC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35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89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36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"_Toc241599251"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4F07909D" w14:textId="08D7DE07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37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0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38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"_Toc241599252"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7043A7F5" w14:textId="6EA46051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39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1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40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"_Toc241599253"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6E8F426F" w14:textId="08FAA2B8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41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2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42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"_Toc241599254"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08F493D7" w14:textId="66C6E3DD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43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3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44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"_Toc241599255"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29D847CB" w14:textId="37E89006" w:rsidR="00276973" w:rsidRDefault="00276973">
          <w:pPr>
            <w:pStyle w:val="30"/>
            <w:tabs>
              <w:tab w:val="right" w:leader="dot" w:pos="9628"/>
            </w:tabs>
            <w:ind w:left="800"/>
            <w:rPr>
              <w:ins w:id="45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4" w:author="김은수" w:date="2026-10-01T06:56:16Z">
              <w:pPr>
                <w:pStyle w:val="30"/>
                <w:tabs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46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"_Toc241599256"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1.4.2. 표준 및 규제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6947026C" w14:textId="7F2AFBDE" w:rsidR="00276973" w:rsidRDefault="00276973">
          <w:pPr>
            <w:pStyle w:val="12"/>
            <w:rPr>
              <w:ins w:id="47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5" w:author="김은수" w:date="2026-10-01T06:56:16Z">
              <w:pPr>
                <w:pStyle w:val="12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48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"_Toc241599257"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모듈 구현 및 통합 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6434D49B" w14:textId="31984A27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49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6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50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"_Toc241599258"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59CD2350" w14:textId="48982F04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51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7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52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"_Toc241599259"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CFX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2DD08835" w14:textId="598499AF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53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8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54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"_Toc241599260"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Hear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3406326B" w14:textId="1BEF4823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55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899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56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"_Toc241599261"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CM3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6CC9128D" w14:textId="6B7DE519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57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0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58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"_Toc241599262"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QCC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78D9A9B3" w14:textId="1C0439CA" w:rsidR="00276973" w:rsidRDefault="00276973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ins w:id="59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1" w:author="김은수" w:date="2026-10-01T06:56:16Z">
              <w:pPr>
                <w:pStyle w:val="30"/>
                <w:tabs>
                  <w:tab w:val="left" w:pos="1760"/>
                  <w:tab w:val="right" w:leader="dot" w:pos="9628"/>
                </w:tabs>
                <w:ind w:left="8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60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"_Toc241599263"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2.1.5.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부트로더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5150293E" w14:textId="7FA93AF6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61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2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62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"_Toc241599264"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0B4B1B0D" w14:textId="52BBFCDC" w:rsidR="00276973" w:rsidRDefault="00276973">
          <w:pPr>
            <w:pStyle w:val="20"/>
            <w:tabs>
              <w:tab w:val="left" w:pos="1320"/>
              <w:tab w:val="right" w:leader="dot" w:pos="9628"/>
            </w:tabs>
            <w:ind w:left="400"/>
            <w:rPr>
              <w:ins w:id="63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3" w:author="김은수" w:date="2026-10-01T06:56:16Z">
              <w:pPr>
                <w:pStyle w:val="20"/>
                <w:tabs>
                  <w:tab w:val="left" w:pos="132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64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"_Toc241599265"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CFX 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5B5967EF" w14:textId="0BB8E529" w:rsidR="00276973" w:rsidRDefault="00276973">
          <w:pPr>
            <w:pStyle w:val="20"/>
            <w:tabs>
              <w:tab w:val="left" w:pos="1320"/>
              <w:tab w:val="right" w:leader="dot" w:pos="9628"/>
            </w:tabs>
            <w:ind w:left="400"/>
            <w:rPr>
              <w:ins w:id="65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4" w:author="김은수" w:date="2026-10-01T06:56:16Z">
              <w:pPr>
                <w:pStyle w:val="20"/>
                <w:tabs>
                  <w:tab w:val="left" w:pos="132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66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"_Toc241599266"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Hear 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0FF52E18" w14:textId="4D9F2EEA" w:rsidR="00276973" w:rsidRDefault="00276973">
          <w:pPr>
            <w:pStyle w:val="20"/>
            <w:tabs>
              <w:tab w:val="left" w:pos="1320"/>
              <w:tab w:val="right" w:leader="dot" w:pos="9628"/>
            </w:tabs>
            <w:ind w:left="400"/>
            <w:rPr>
              <w:ins w:id="67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5" w:author="김은수" w:date="2026-10-01T06:56:16Z">
              <w:pPr>
                <w:pStyle w:val="20"/>
                <w:tabs>
                  <w:tab w:val="left" w:pos="132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68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"_Toc241599267"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CM3코어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4BF60245" w14:textId="63CEF925" w:rsidR="00276973" w:rsidRDefault="00276973">
          <w:pPr>
            <w:pStyle w:val="20"/>
            <w:tabs>
              <w:tab w:val="left" w:pos="1320"/>
              <w:tab w:val="right" w:leader="dot" w:pos="9628"/>
            </w:tabs>
            <w:ind w:left="400"/>
            <w:rPr>
              <w:ins w:id="69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6" w:author="김은수" w:date="2026-10-01T06:56:16Z">
              <w:pPr>
                <w:pStyle w:val="20"/>
                <w:tabs>
                  <w:tab w:val="left" w:pos="132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70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"_Toc241599268"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QCC와 E8300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37C1E9B5" w14:textId="2195E5BD" w:rsidR="00276973" w:rsidRDefault="00276973">
          <w:pPr>
            <w:pStyle w:val="20"/>
            <w:tabs>
              <w:tab w:val="left" w:pos="1320"/>
              <w:tab w:val="right" w:leader="dot" w:pos="9628"/>
            </w:tabs>
            <w:ind w:left="400"/>
            <w:rPr>
              <w:ins w:id="71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7" w:author="김은수" w:date="2026-10-01T06:56:16Z">
              <w:pPr>
                <w:pStyle w:val="20"/>
                <w:tabs>
                  <w:tab w:val="left" w:pos="132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72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"_Toc241599269"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2.2.5.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부트로더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252F9A06" w14:textId="7792DDDC" w:rsidR="00276973" w:rsidRDefault="00276973">
          <w:pPr>
            <w:pStyle w:val="12"/>
            <w:rPr>
              <w:ins w:id="73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8" w:author="김은수" w:date="2026-10-01T06:56:16Z">
              <w:pPr>
                <w:pStyle w:val="12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74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"_Toc241599270"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항목/유닛 구현 및 통합 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2E34A6C8" w14:textId="010FEEBD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75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09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76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"_Toc241599271"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항목/유닛 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34EF0EE3" w14:textId="37381D5E" w:rsidR="00276973" w:rsidRDefault="00276973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ins w:id="77" w:author="김은수" w:date="2026-09-29T18:28:00Z" w16du:dateUtc="2026-09-29T09:28:00Z"/>
              <w:noProof/>
              <w:sz w:val="22"/>
              <w:szCs w:val="24"/>
              <w14:ligatures w14:val="standardContextual"/>
            </w:rPr>
            <w:pPrChange w:id="910" w:author="김은수" w:date="2026-10-01T06:56:16Z">
              <w:pPr>
                <w:pStyle w:val="20"/>
                <w:tabs>
                  <w:tab w:val="left" w:pos="1100"/>
                  <w:tab w:val="right" w:leader="dot" w:pos="9628"/>
                </w:tabs>
                <w:ind w:left="400"/>
                <w:rPr>
                  <w:noProof/>
                  <w:sz w:val="22"/>
                  <w:szCs w:val="24"/>
                  <w14:ligatures w14:val="standardContextual"/>
                </w:rPr>
              </w:pPr>
            </w:pPrChange>
            <w:spacing w:before="0" w:after="0" w:line="276" w:lineRule="auto"/>
          </w:pPr>
          <w:ins w:id="78" w:author="김은수" w:date="2026-09-29T18:28:00Z" w16du:dateUtc="2026-09-29T09:28:00Z">
            <w:r w:rsidRPr="007727B8">
              <w:rPr>
                <w:rStyle w:val="aa"/>
                <w:noProof/>
              </w:rPr>
              <w:fldChar w:fldCharType="begin"/>
            </w:r>
            <w:r w:rsidRPr="007727B8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"_Toc241599272"</w:instrText>
            </w:r>
            <w:r w:rsidRPr="007727B8">
              <w:rPr>
                <w:rStyle w:val="aa"/>
                <w:noProof/>
              </w:rPr>
              <w:instrText xml:space="preserve"> </w:instrText>
            </w:r>
            <w:r w:rsidRPr="007727B8">
              <w:rPr>
                <w:rStyle w:val="aa"/>
                <w:noProof/>
              </w:rPr>
            </w:r>
            <w:r w:rsidRPr="007727B8">
              <w:rPr>
                <w:rStyle w:val="aa"/>
                <w:noProof/>
              </w:rPr>
              <w:fldChar w:fldCharType="separate"/>
            </w:r>
            <w:r w:rsidRPr="007727B8">
              <w:rPr>
                <w:rStyle w:val="aa"/>
                <w:noProof/>
              </w:rPr>
              <w:t>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27B8">
              <w:rPr>
                <w:rStyle w:val="aa"/>
                <w:noProof/>
              </w:rPr>
              <w:t>소프트웨어 항목/유닛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7727B8">
              <w:rPr>
                <w:rStyle w:val="aa"/>
                <w:noProof/>
              </w:rPr>
              <w:fldChar w:fldCharType="end"/>
            </w:r>
          </w:ins>
        </w:p>
        <w:p w14:paraId="7F52DF23" w14:textId="521AF833" w:rsidR="00512FFF" w:rsidDel="00276973" w:rsidRDefault="00512FFF" w:rsidP="00512FFF">
          <w:pPr>
            <w:pStyle w:val="12"/>
            <w:rPr>
              <w:del w:id="79" w:author="김은수" w:date="2026-09-29T18:28:00Z" w16du:dateUtc="2026-09-29T09:28:00Z"/>
              <w:noProof/>
              <w14:ligatures w14:val="standardContextual"/>
            </w:rPr>
            <w:pPrChange w:id="911" w:author="김은수" w:date="2026-10-01T06:56:16Z">
              <w:pPr>
                <w:pStyle w:val="12"/>
                <w:rPr>
                  <w:noProof/>
                  <w14:ligatures w14:val="standardContextual"/>
                </w:rPr>
              </w:pPr>
            </w:pPrChange>
            <w:spacing w:before="0" w:after="0" w:line="276" w:lineRule="auto"/>
          </w:pPr>
          <w:del w:id="80" w:author="김은수" w:date="2026-09-29T18:28:00Z" w16du:dateUtc="2026-09-29T09:28:00Z">
            <w:r w:rsidRPr="00276973" w:rsidDel="00276973">
              <w:rPr>
                <w:noProof/>
                <w:rPrChange w:id="81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82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서론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29472B24" w14:textId="4E121BDD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83" w:author="김은수" w:date="2026-09-29T18:28:00Z" w16du:dateUtc="2026-09-29T09:28:00Z"/>
              <w:noProof/>
              <w14:ligatures w14:val="standardContextual"/>
            </w:rPr>
            <w:pPrChange w:id="912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84" w:author="김은수" w:date="2026-09-29T18:28:00Z" w16du:dateUtc="2026-09-29T09:28:00Z">
            <w:r w:rsidRPr="00276973" w:rsidDel="00276973">
              <w:rPr>
                <w:noProof/>
                <w:rPrChange w:id="85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86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개요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2A4ECD6F" w14:textId="6562AF0D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87" w:author="김은수" w:date="2026-09-29T18:28:00Z" w16du:dateUtc="2026-09-29T09:28:00Z"/>
              <w:noProof/>
              <w14:ligatures w14:val="standardContextual"/>
            </w:rPr>
            <w:pPrChange w:id="913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88" w:author="김은수" w:date="2026-09-29T18:28:00Z" w16du:dateUtc="2026-09-29T09:28:00Z">
            <w:r w:rsidRPr="00276973" w:rsidDel="00276973">
              <w:rPr>
                <w:noProof/>
                <w:rPrChange w:id="89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90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목적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2C2BEE7F" w14:textId="12AE84A4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91" w:author="김은수" w:date="2026-09-29T18:28:00Z" w16du:dateUtc="2026-09-29T09:28:00Z"/>
              <w:noProof/>
              <w14:ligatures w14:val="standardContextual"/>
            </w:rPr>
            <w:pPrChange w:id="914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92" w:author="김은수" w:date="2026-09-29T18:28:00Z" w16du:dateUtc="2026-09-29T09:28:00Z">
            <w:r w:rsidRPr="00276973" w:rsidDel="00276973">
              <w:rPr>
                <w:noProof/>
                <w:rPrChange w:id="93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1.3.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94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대상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2C694971" w14:textId="5F3AD788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95" w:author="김은수" w:date="2026-09-29T18:28:00Z" w16du:dateUtc="2026-09-29T09:28:00Z"/>
              <w:noProof/>
              <w14:ligatures w14:val="standardContextual"/>
            </w:rPr>
            <w:pPrChange w:id="915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96" w:author="김은수" w:date="2026-09-29T18:28:00Z" w16du:dateUtc="2026-09-29T09:28:00Z">
            <w:r w:rsidRPr="00276973" w:rsidDel="00276973">
              <w:rPr>
                <w:noProof/>
                <w:rPrChange w:id="97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1.4.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98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관련문서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5E333C94" w14:textId="081D5F40" w:rsidR="00512FFF" w:rsidDel="00276973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 w:before="0" w:line="276" w:lineRule="auto"/>
            <w:ind w:left="800"/>
            <w:rPr>
              <w:del w:id="99" w:author="김은수" w:date="2026-09-29T18:28:00Z" w16du:dateUtc="2026-09-29T09:28:00Z"/>
              <w:noProof/>
              <w14:ligatures w14:val="standardContextual"/>
            </w:rPr>
            <w:pPrChange w:id="916" w:author="김은수" w:date="2026-10-01T06:56:16Z">
              <w:pPr>
                <w:pStyle w:val="30"/>
                <w:tabs>
                  <w:tab w:val="left" w:pos="1600"/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00" w:author="김은수" w:date="2026-09-29T18:28:00Z" w16du:dateUtc="2026-09-29T09:28:00Z">
            <w:r w:rsidRPr="00276973" w:rsidDel="00276973">
              <w:rPr>
                <w:noProof/>
                <w:rPrChange w:id="101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1.4.1.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02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프로젝트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6EA7F35F" w14:textId="644C6557" w:rsidR="00512FFF" w:rsidDel="00276973" w:rsidRDefault="00512FFF" w:rsidP="00512FFF">
          <w:pPr>
            <w:pStyle w:val="30"/>
            <w:tabs>
              <w:tab w:val="right" w:leader="dot" w:pos="9628"/>
            </w:tabs>
            <w:spacing w:after="0" w:before="0" w:line="276" w:lineRule="auto"/>
            <w:ind w:left="800"/>
            <w:rPr>
              <w:del w:id="103" w:author="김은수" w:date="2026-09-29T18:28:00Z" w16du:dateUtc="2026-09-29T09:28:00Z"/>
              <w:noProof/>
              <w14:ligatures w14:val="standardContextual"/>
            </w:rPr>
            <w:pPrChange w:id="917" w:author="김은수" w:date="2026-10-01T06:56:16Z">
              <w:pPr>
                <w:pStyle w:val="30"/>
                <w:tabs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04" w:author="김은수" w:date="2026-09-29T18:28:00Z" w16du:dateUtc="2026-09-29T09:28:00Z">
            <w:r w:rsidRPr="00276973" w:rsidDel="00276973">
              <w:rPr>
                <w:noProof/>
                <w:rPrChange w:id="105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1.4.2. 표준 및 규제</w:delText>
            </w:r>
            <w:r w:rsidDel="00276973">
              <w:rPr>
                <w:noProof/>
                <w:webHidden/>
              </w:rPr>
              <w:tab/>
              <w:delText>4</w:delText>
            </w:r>
          </w:del>
        </w:p>
        <w:p w14:paraId="3C307C26" w14:textId="42E15FBF" w:rsidR="00512FFF" w:rsidDel="00276973" w:rsidRDefault="00512FFF" w:rsidP="00512FFF">
          <w:pPr>
            <w:pStyle w:val="12"/>
            <w:rPr>
              <w:del w:id="106" w:author="김은수" w:date="2026-09-29T18:28:00Z" w16du:dateUtc="2026-09-29T09:28:00Z"/>
              <w:noProof/>
              <w14:ligatures w14:val="standardContextual"/>
            </w:rPr>
            <w:pPrChange w:id="918" w:author="김은수" w:date="2026-10-01T06:56:16Z">
              <w:pPr>
                <w:pStyle w:val="12"/>
                <w:rPr>
                  <w:noProof/>
                  <w14:ligatures w14:val="standardContextual"/>
                </w:rPr>
              </w:pPr>
            </w:pPrChange>
            <w:spacing w:before="0" w:after="0" w:line="276" w:lineRule="auto"/>
          </w:pPr>
          <w:del w:id="107" w:author="김은수" w:date="2026-09-29T18:28:00Z" w16du:dateUtc="2026-09-29T09:28:00Z">
            <w:r w:rsidRPr="00276973" w:rsidDel="00276973">
              <w:rPr>
                <w:noProof/>
                <w:rPrChange w:id="108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09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모듈 구현 및 통합 계획</w:delText>
            </w:r>
            <w:r w:rsidDel="00276973">
              <w:rPr>
                <w:noProof/>
                <w:webHidden/>
              </w:rPr>
              <w:tab/>
              <w:delText>5</w:delText>
            </w:r>
          </w:del>
        </w:p>
        <w:p w14:paraId="2B17825E" w14:textId="25D62F06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110" w:author="김은수" w:date="2026-09-29T18:28:00Z" w16du:dateUtc="2026-09-29T09:28:00Z"/>
              <w:noProof/>
              <w14:ligatures w14:val="standardContextual"/>
            </w:rPr>
            <w:pPrChange w:id="919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11" w:author="김은수" w:date="2026-09-29T18:28:00Z" w16du:dateUtc="2026-09-29T09:28:00Z">
            <w:r w:rsidRPr="00276973" w:rsidDel="00276973">
              <w:rPr>
                <w:noProof/>
                <w:rPrChange w:id="112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13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구현</w:delText>
            </w:r>
            <w:r w:rsidDel="00276973">
              <w:rPr>
                <w:noProof/>
                <w:webHidden/>
              </w:rPr>
              <w:tab/>
              <w:delText>5</w:delText>
            </w:r>
          </w:del>
        </w:p>
        <w:p w14:paraId="3FF10B58" w14:textId="2DB5BC57" w:rsidR="00512FFF" w:rsidDel="00276973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 w:before="0" w:line="276" w:lineRule="auto"/>
            <w:ind w:left="800"/>
            <w:rPr>
              <w:del w:id="114" w:author="김은수" w:date="2026-09-29T18:28:00Z" w16du:dateUtc="2026-09-29T09:28:00Z"/>
              <w:noProof/>
              <w14:ligatures w14:val="standardContextual"/>
            </w:rPr>
            <w:pPrChange w:id="920" w:author="김은수" w:date="2026-10-01T06:56:16Z">
              <w:pPr>
                <w:pStyle w:val="30"/>
                <w:tabs>
                  <w:tab w:val="left" w:pos="1600"/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15" w:author="김은수" w:date="2026-09-29T18:28:00Z" w16du:dateUtc="2026-09-29T09:28:00Z">
            <w:r w:rsidRPr="00276973" w:rsidDel="00276973">
              <w:rPr>
                <w:noProof/>
                <w:rPrChange w:id="116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2.1.1.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17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CFX 코어 소프트웨어</w:delText>
            </w:r>
            <w:r w:rsidDel="00276973">
              <w:rPr>
                <w:noProof/>
                <w:webHidden/>
              </w:rPr>
              <w:tab/>
              <w:delText>5</w:delText>
            </w:r>
          </w:del>
        </w:p>
        <w:p w14:paraId="1D4CF57B" w14:textId="19673431" w:rsidR="00512FFF" w:rsidDel="00276973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 w:before="0" w:line="276" w:lineRule="auto"/>
            <w:ind w:left="800"/>
            <w:rPr>
              <w:del w:id="118" w:author="김은수" w:date="2026-09-29T18:28:00Z" w16du:dateUtc="2026-09-29T09:28:00Z"/>
              <w:noProof/>
              <w14:ligatures w14:val="standardContextual"/>
            </w:rPr>
            <w:pPrChange w:id="921" w:author="김은수" w:date="2026-10-01T06:56:16Z">
              <w:pPr>
                <w:pStyle w:val="30"/>
                <w:tabs>
                  <w:tab w:val="left" w:pos="1600"/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19" w:author="김은수" w:date="2026-09-29T18:28:00Z" w16du:dateUtc="2026-09-29T09:28:00Z">
            <w:r w:rsidRPr="00276973" w:rsidDel="00276973">
              <w:rPr>
                <w:noProof/>
                <w:rPrChange w:id="120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2.1.2.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21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Hear 코어 소프트웨어</w:delText>
            </w:r>
            <w:r w:rsidDel="00276973">
              <w:rPr>
                <w:noProof/>
                <w:webHidden/>
              </w:rPr>
              <w:tab/>
              <w:delText>6</w:delText>
            </w:r>
          </w:del>
        </w:p>
        <w:p w14:paraId="2C72203D" w14:textId="1C860EE9" w:rsidR="00512FFF" w:rsidDel="00276973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 w:before="0" w:line="276" w:lineRule="auto"/>
            <w:ind w:left="800"/>
            <w:rPr>
              <w:del w:id="122" w:author="김은수" w:date="2026-09-29T18:28:00Z" w16du:dateUtc="2026-09-29T09:28:00Z"/>
              <w:noProof/>
              <w14:ligatures w14:val="standardContextual"/>
            </w:rPr>
            <w:pPrChange w:id="922" w:author="김은수" w:date="2026-10-01T06:56:16Z">
              <w:pPr>
                <w:pStyle w:val="30"/>
                <w:tabs>
                  <w:tab w:val="left" w:pos="1600"/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23" w:author="김은수" w:date="2026-09-29T18:28:00Z" w16du:dateUtc="2026-09-29T09:28:00Z">
            <w:r w:rsidRPr="00276973" w:rsidDel="00276973">
              <w:rPr>
                <w:noProof/>
                <w:rPrChange w:id="124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2.1.3.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25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CM3 코어 소프트웨어</w:delText>
            </w:r>
            <w:r w:rsidDel="00276973">
              <w:rPr>
                <w:noProof/>
                <w:webHidden/>
              </w:rPr>
              <w:tab/>
              <w:delText>6</w:delText>
            </w:r>
          </w:del>
        </w:p>
        <w:p w14:paraId="314B929C" w14:textId="5F1926DD" w:rsidR="00512FFF" w:rsidDel="00276973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 w:before="0" w:line="276" w:lineRule="auto"/>
            <w:ind w:left="800"/>
            <w:rPr>
              <w:del w:id="126" w:author="김은수" w:date="2026-09-29T18:28:00Z" w16du:dateUtc="2026-09-29T09:28:00Z"/>
              <w:noProof/>
              <w14:ligatures w14:val="standardContextual"/>
            </w:rPr>
            <w:pPrChange w:id="923" w:author="김은수" w:date="2026-10-01T06:56:16Z">
              <w:pPr>
                <w:pStyle w:val="30"/>
                <w:tabs>
                  <w:tab w:val="left" w:pos="1600"/>
                  <w:tab w:val="right" w:leader="dot" w:pos="9628"/>
                </w:tabs>
                <w:spacing w:after="0"/>
                <w:ind w:left="800"/>
                <w:rPr>
                  <w:noProof/>
                  <w14:ligatures w14:val="standardContextual"/>
                </w:rPr>
              </w:pPr>
            </w:pPrChange>
          </w:pPr>
          <w:del w:id="127" w:author="김은수" w:date="2026-09-29T18:28:00Z" w16du:dateUtc="2026-09-29T09:28:00Z">
            <w:r w:rsidRPr="00276973" w:rsidDel="00276973">
              <w:rPr>
                <w:noProof/>
                <w:rPrChange w:id="128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2.1.4.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29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NRF 코어 소프트웨어</w:delText>
            </w:r>
            <w:r w:rsidDel="00276973">
              <w:rPr>
                <w:noProof/>
                <w:webHidden/>
              </w:rPr>
              <w:tab/>
              <w:delText>7</w:delText>
            </w:r>
          </w:del>
        </w:p>
        <w:p w14:paraId="3B444B54" w14:textId="22A2060D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130" w:author="김은수" w:date="2026-09-29T18:28:00Z" w16du:dateUtc="2026-09-29T09:28:00Z"/>
              <w:noProof/>
              <w14:ligatures w14:val="standardContextual"/>
            </w:rPr>
            <w:pPrChange w:id="924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31" w:author="김은수" w:date="2026-09-29T18:28:00Z" w16du:dateUtc="2026-09-29T09:28:00Z">
            <w:r w:rsidRPr="00276973" w:rsidDel="00276973">
              <w:rPr>
                <w:noProof/>
                <w:rPrChange w:id="132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33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통합</w:delText>
            </w:r>
            <w:r w:rsidDel="00276973">
              <w:rPr>
                <w:noProof/>
                <w:webHidden/>
              </w:rPr>
              <w:tab/>
              <w:delText>7</w:delText>
            </w:r>
          </w:del>
        </w:p>
        <w:p w14:paraId="460ABB7E" w14:textId="79E5017D" w:rsidR="00512FFF" w:rsidDel="00276973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 w:before="0" w:line="276" w:lineRule="auto"/>
            <w:ind w:left="400"/>
            <w:rPr>
              <w:del w:id="134" w:author="김은수" w:date="2026-09-29T18:28:00Z" w16du:dateUtc="2026-09-29T09:28:00Z"/>
              <w:noProof/>
              <w14:ligatures w14:val="standardContextual"/>
            </w:rPr>
            <w:pPrChange w:id="925" w:author="김은수" w:date="2026-10-01T06:56:16Z">
              <w:pPr>
                <w:pStyle w:val="20"/>
                <w:tabs>
                  <w:tab w:val="left" w:pos="12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35" w:author="김은수" w:date="2026-09-29T18:28:00Z" w16du:dateUtc="2026-09-29T09:28:00Z">
            <w:r w:rsidRPr="00276973" w:rsidDel="00276973">
              <w:rPr>
                <w:noProof/>
                <w:rPrChange w:id="136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2.2.1.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37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CFX 코어 소프트웨어 통합</w:delText>
            </w:r>
            <w:r w:rsidDel="00276973">
              <w:rPr>
                <w:noProof/>
                <w:webHidden/>
              </w:rPr>
              <w:tab/>
              <w:delText>7</w:delText>
            </w:r>
          </w:del>
        </w:p>
        <w:p w14:paraId="24C7B2C8" w14:textId="34DD06AE" w:rsidR="00512FFF" w:rsidDel="00276973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 w:before="0" w:line="276" w:lineRule="auto"/>
            <w:ind w:left="400"/>
            <w:rPr>
              <w:del w:id="138" w:author="김은수" w:date="2026-09-29T18:28:00Z" w16du:dateUtc="2026-09-29T09:28:00Z"/>
              <w:noProof/>
              <w14:ligatures w14:val="standardContextual"/>
            </w:rPr>
            <w:pPrChange w:id="926" w:author="김은수" w:date="2026-10-01T06:56:16Z">
              <w:pPr>
                <w:pStyle w:val="20"/>
                <w:tabs>
                  <w:tab w:val="left" w:pos="12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39" w:author="김은수" w:date="2026-09-29T18:28:00Z" w16du:dateUtc="2026-09-29T09:28:00Z">
            <w:r w:rsidRPr="00276973" w:rsidDel="00276973">
              <w:rPr>
                <w:noProof/>
                <w:rPrChange w:id="140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2.2.2.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41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Hear 코어 소프트웨어 통합</w:delText>
            </w:r>
            <w:r w:rsidDel="00276973">
              <w:rPr>
                <w:noProof/>
                <w:webHidden/>
              </w:rPr>
              <w:tab/>
              <w:delText>8</w:delText>
            </w:r>
          </w:del>
        </w:p>
        <w:p w14:paraId="1C226C9D" w14:textId="45C90287" w:rsidR="00512FFF" w:rsidDel="00276973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 w:before="0" w:line="276" w:lineRule="auto"/>
            <w:ind w:left="400"/>
            <w:rPr>
              <w:del w:id="142" w:author="김은수" w:date="2026-09-29T18:28:00Z" w16du:dateUtc="2026-09-29T09:28:00Z"/>
              <w:noProof/>
              <w14:ligatures w14:val="standardContextual"/>
            </w:rPr>
            <w:pPrChange w:id="927" w:author="김은수" w:date="2026-10-01T06:56:16Z">
              <w:pPr>
                <w:pStyle w:val="20"/>
                <w:tabs>
                  <w:tab w:val="left" w:pos="12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43" w:author="김은수" w:date="2026-09-29T18:28:00Z" w16du:dateUtc="2026-09-29T09:28:00Z">
            <w:r w:rsidRPr="00276973" w:rsidDel="00276973">
              <w:rPr>
                <w:noProof/>
                <w:rPrChange w:id="144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2.2.3.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45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CM3코어 소프트웨어 통합</w:delText>
            </w:r>
            <w:r w:rsidDel="00276973">
              <w:rPr>
                <w:noProof/>
                <w:webHidden/>
              </w:rPr>
              <w:tab/>
              <w:delText>8</w:delText>
            </w:r>
          </w:del>
        </w:p>
        <w:p w14:paraId="6FAD8139" w14:textId="4B5E3397" w:rsidR="00512FFF" w:rsidDel="00276973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 w:before="0" w:line="276" w:lineRule="auto"/>
            <w:ind w:left="400"/>
            <w:rPr>
              <w:del w:id="146" w:author="김은수" w:date="2026-09-29T18:28:00Z" w16du:dateUtc="2026-09-29T09:28:00Z"/>
              <w:noProof/>
              <w14:ligatures w14:val="standardContextual"/>
            </w:rPr>
            <w:pPrChange w:id="928" w:author="김은수" w:date="2026-10-01T06:56:16Z">
              <w:pPr>
                <w:pStyle w:val="20"/>
                <w:tabs>
                  <w:tab w:val="left" w:pos="12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47" w:author="김은수" w:date="2026-09-29T18:28:00Z" w16du:dateUtc="2026-09-29T09:28:00Z">
            <w:r w:rsidRPr="00276973" w:rsidDel="00276973">
              <w:rPr>
                <w:noProof/>
                <w:rPrChange w:id="148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2.2.4.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49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NRF 코어 소프트웨어 통합</w:delText>
            </w:r>
            <w:r w:rsidDel="00276973">
              <w:rPr>
                <w:noProof/>
                <w:webHidden/>
              </w:rPr>
              <w:tab/>
              <w:delText>9</w:delText>
            </w:r>
          </w:del>
        </w:p>
        <w:p w14:paraId="6E435EC4" w14:textId="62571ADD" w:rsidR="00512FFF" w:rsidDel="00276973" w:rsidRDefault="00512FFF" w:rsidP="00512FFF">
          <w:pPr>
            <w:pStyle w:val="12"/>
            <w:rPr>
              <w:del w:id="150" w:author="김은수" w:date="2026-09-29T18:28:00Z" w16du:dateUtc="2026-09-29T09:28:00Z"/>
              <w:noProof/>
              <w14:ligatures w14:val="standardContextual"/>
            </w:rPr>
            <w:pPrChange w:id="929" w:author="김은수" w:date="2026-10-01T06:56:16Z">
              <w:pPr>
                <w:pStyle w:val="12"/>
                <w:rPr>
                  <w:noProof/>
                  <w14:ligatures w14:val="standardContextual"/>
                </w:rPr>
              </w:pPr>
            </w:pPrChange>
            <w:spacing w:before="0" w:after="0" w:line="276" w:lineRule="auto"/>
          </w:pPr>
          <w:del w:id="151" w:author="김은수" w:date="2026-09-29T18:28:00Z" w16du:dateUtc="2026-09-29T09:28:00Z">
            <w:r w:rsidRPr="00276973" w:rsidDel="00276973">
              <w:rPr>
                <w:noProof/>
                <w:rPrChange w:id="152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3.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53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항목/유닛 구현 및 통합 계획</w:delText>
            </w:r>
            <w:r w:rsidDel="00276973">
              <w:rPr>
                <w:noProof/>
                <w:webHidden/>
              </w:rPr>
              <w:tab/>
              <w:delText>9</w:delText>
            </w:r>
          </w:del>
        </w:p>
        <w:p w14:paraId="2997772C" w14:textId="6BD34B22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154" w:author="김은수" w:date="2026-09-29T18:28:00Z" w16du:dateUtc="2026-09-29T09:28:00Z"/>
              <w:noProof/>
              <w14:ligatures w14:val="standardContextual"/>
            </w:rPr>
            <w:pPrChange w:id="930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55" w:author="김은수" w:date="2026-09-29T18:28:00Z" w16du:dateUtc="2026-09-29T09:28:00Z">
            <w:r w:rsidRPr="00276973" w:rsidDel="00276973">
              <w:rPr>
                <w:noProof/>
                <w:rPrChange w:id="156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3.1.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57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항목/유닛 구현</w:delText>
            </w:r>
            <w:r w:rsidDel="00276973">
              <w:rPr>
                <w:noProof/>
                <w:webHidden/>
              </w:rPr>
              <w:tab/>
              <w:delText>9</w:delText>
            </w:r>
          </w:del>
        </w:p>
        <w:p w14:paraId="32C3911A" w14:textId="63A33C2B" w:rsidR="00512FFF" w:rsidDel="00276973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 w:before="0" w:line="276" w:lineRule="auto"/>
            <w:ind w:left="400"/>
            <w:rPr>
              <w:del w:id="158" w:author="김은수" w:date="2026-09-29T18:28:00Z" w16du:dateUtc="2026-09-29T09:28:00Z"/>
              <w:noProof/>
              <w14:ligatures w14:val="standardContextual"/>
            </w:rPr>
            <w:pPrChange w:id="931" w:author="김은수" w:date="2026-10-01T06:56:16Z">
              <w:pPr>
                <w:pStyle w:val="20"/>
                <w:tabs>
                  <w:tab w:val="left" w:pos="1000"/>
                  <w:tab w:val="right" w:leader="dot" w:pos="9628"/>
                </w:tabs>
                <w:spacing w:after="0"/>
                <w:ind w:left="400"/>
                <w:rPr>
                  <w:noProof/>
                  <w14:ligatures w14:val="standardContextual"/>
                </w:rPr>
              </w:pPr>
            </w:pPrChange>
          </w:pPr>
          <w:del w:id="159" w:author="김은수" w:date="2026-09-29T18:28:00Z" w16du:dateUtc="2026-09-29T09:28:00Z">
            <w:r w:rsidRPr="00276973" w:rsidDel="00276973">
              <w:rPr>
                <w:noProof/>
                <w:rPrChange w:id="160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3.2.</w:delText>
            </w:r>
            <w:r w:rsidDel="00276973">
              <w:rPr>
                <w:noProof/>
                <w14:ligatures w14:val="standardContextual"/>
              </w:rPr>
              <w:tab/>
            </w:r>
            <w:r w:rsidRPr="00276973" w:rsidDel="00276973">
              <w:rPr>
                <w:noProof/>
                <w:rPrChange w:id="161" w:author="김은수" w:date="2026-09-29T18:28:00Z" w16du:dateUtc="2026-09-29T09:28:00Z">
                  <w:rPr>
                    <w:rStyle w:val="aa"/>
                    <w:noProof/>
                  </w:rPr>
                </w:rPrChange>
              </w:rPr>
              <w:delText>소프트웨어 항목/유닛 통합</w:delText>
            </w:r>
            <w:r w:rsidDel="00276973">
              <w:rPr>
                <w:noProof/>
                <w:webHidden/>
              </w:rPr>
              <w:tab/>
              <w:delText>9</w:delText>
            </w:r>
          </w:del>
        </w:p>
        <w:p w14:paraId="7019AEA2" w14:textId="1C283D28" w:rsidR="00512FFF" w:rsidRPr="00512FFF" w:rsidRDefault="00850940" w:rsidP="00512FFF">
          <w:pPr>
            <w:wordWrap/>
            <w:spacing w:after="0" w:line="240" w:lineRule="auto"/>
            <w:rPr>
              <w:b/>
              <w:bCs/>
              <w:lang w:val="ko-KR"/>
            </w:rPr>
          </w:pPr>
          <w:r w:rsidRPr="00C46AA2">
            <w:rPr>
              <w:b/>
              <w:bCs/>
              <w:sz w:val="16"/>
              <w:szCs w:val="16"/>
              <w:lang w:val="ko-KR"/>
            </w:rPr>
            <w:fldChar w:fldCharType="end"/>
          </w:r>
        </w:p>
      </w:sdtContent>
    </w:sdt>
    <w:p w14:paraId="3009E431" w14:textId="77777777" w:rsidR="00512FFF" w:rsidRDefault="00512FFF" w:rsidP="00512FFF">
      <w:pPr>
        <w:pPrChange w:id="932" w:author="김은수" w:date="2026-10-01T06:56:16Z">
          <w:pPr/>
        </w:pPrChange>
        <w:pageBreakBefore w:val="0"/>
        <w:rPr>
          <w:del w:id="933" w:author="김은수" w:date="2026-10-01T06:56:16Z"/>
        </w:rPr>
      </w:pPr>
    </w:p>
    <w:p w14:paraId="0E865C89" w14:textId="77777777" w:rsidR="00512FFF" w:rsidRDefault="00512FFF" w:rsidP="00512FFF">
      <w:pPr>
        <w:pPrChange w:id="934" w:author="김은수" w:date="2026-10-01T06:56:16Z">
          <w:pPr/>
        </w:pPrChange>
        <w:pageBreakBefore w:val="0"/>
        <w:rPr>
          <w:del w:id="935" w:author="김은수" w:date="2026-10-01T06:56:16Z"/>
        </w:rPr>
      </w:pPr>
    </w:p>
    <w:p w14:paraId="2118BBC9" w14:textId="77777777" w:rsidR="00512FFF" w:rsidRDefault="00512FFF" w:rsidP="00512FFF">
      <w:pPr>
        <w:pPrChange w:id="936" w:author="김은수" w:date="2026-10-01T06:56:16Z">
          <w:pPr/>
        </w:pPrChange>
        <w:pageBreakBefore w:val="0"/>
        <w:rPr>
          <w:del w:id="937" w:author="김은수" w:date="2026-10-01T06:56:16Z"/>
        </w:rPr>
      </w:pPr>
    </w:p>
    <w:p w14:paraId="1CF44187" w14:textId="77777777" w:rsidR="00512FFF" w:rsidRDefault="00512FFF" w:rsidP="00512FFF">
      <w:pPr>
        <w:pPrChange w:id="938" w:author="김은수" w:date="2026-10-01T06:56:16Z">
          <w:pPr/>
        </w:pPrChange>
        <w:pageBreakBefore w:val="0"/>
        <w:rPr>
          <w:del w:id="939" w:author="김은수" w:date="2026-10-01T06:56:16Z"/>
        </w:rPr>
      </w:pPr>
    </w:p>
    <w:p w14:paraId="46D6091B" w14:textId="77777777" w:rsidR="00512FFF" w:rsidRPr="00512FFF" w:rsidRDefault="00512FFF" w:rsidP="00512FFF">
      <w:pPr>
        <w:pPrChange w:id="940" w:author="김은수" w:date="2026-10-01T06:56:16Z">
          <w:pPr/>
        </w:pPrChange>
        <w:pageBreakBefore w:val="0"/>
        <w:rPr>
          <w:del w:id="941" w:author="김은수" w:date="2026-10-01T06:56:16Z"/>
        </w:rPr>
      </w:pPr>
    </w:p>
    <w:p w14:paraId="6A744EE1" w14:textId="3C6B0132" w:rsidR="0024589F" w:rsidRDefault="00FE6885" w:rsidP="00680F01">
      <w:pPr>
        <w:numPr>
          <w:ilvl w:val="0"/>
          <w:numId w:val="22"/>
        </w:numPr>
        <w:wordWrap/>
        <w:pPrChange w:id="462" w:author="김은수" w:date="2026-10-01T06:56:16Z">
          <w:pPr>
            <w:pStyle w:val="10"/>
            <w:numPr>
              <w:ilvl w:val="0"/>
              <w:numId w:val="7"/>
            </w:numPr>
            <w:wordWrap/>
            <w:spacing w:after="0" w:line="240" w:lineRule="auto"/>
          </w:pPr>
        </w:pPrChange>
        <w:pStyle w:val="TDCSIP8"/>
        <w:pageBreakBefore w:val="1"/>
      </w:pPr>
      <w:bookmarkStart w:id="162" w:name="_Toc241599250"/>
      <w:r>
        <w:rPr>
          <w:rPrChange w:id="463" w:author="김은수" w:date="2026-10-01T06:56:16Z">
            <w:rPr>
              <w:rFonts w:hint="eastAsia"/>
            </w:rPr>
          </w:rPrChange>
        </w:rPr>
        <w:t>서론</w:t>
      </w:r>
      <w:bookmarkEnd w:id="162"/>
    </w:p>
    <w:p w14:paraId="044BA7A8" w14:textId="38CD33DF" w:rsidR="0024589F" w:rsidRDefault="0024589F" w:rsidP="00680F01">
      <w:pPr>
        <w:numPr>
          <w:ilvl w:val="1"/>
          <w:numId w:val="22"/>
        </w:numPr>
        <w:wordWrap/>
        <w:pPrChange w:id="464" w:author="김은수" w:date="2026-10-01T06:56:16Z">
          <w:pPr>
            <w:pStyle w:val="2"/>
            <w:numPr>
              <w:ilvl w:val="1"/>
              <w:numId w:val="7"/>
            </w:numPr>
            <w:wordWrap/>
            <w:spacing w:after="0" w:line="240" w:lineRule="auto"/>
          </w:pPr>
        </w:pPrChange>
        <w:pStyle w:val="TDCSIP9"/>
      </w:pPr>
      <w:bookmarkStart w:id="163" w:name="_Toc241599251"/>
      <w:r>
        <w:rPr>
          <w:rPrChange w:id="465" w:author="김은수" w:date="2026-10-01T06:56:16Z">
            <w:rPr>
              <w:rFonts w:hint="eastAsia"/>
            </w:rPr>
          </w:rPrChange>
        </w:rPr>
        <w:t>개요</w:t>
      </w:r>
      <w:bookmarkEnd w:id="163"/>
    </w:p>
    <w:p w14:paraId="334BD239" w14:textId="154D59A4" w:rsidR="0024589F" w:rsidRDefault="00FE6885" w:rsidP="00680F01">
      <w:pPr>
        <w:wordWrap/>
        <w:pPrChange w:id="466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</w:pPr>
      <w:del w:id="247" w:author="김은수" w:date="2026-10-01T06:39:43Z">
        <w:r>
          <w:rPr>
            <w:rFonts w:hint="eastAsia"/>
          </w:rPr>
          <w:delText xml:space="preserve">본 문서는 </w:delText>
        </w:r>
      </w:del>
      <w:del w:id="248" w:author="김은수" w:date="2026-10-01T06:39:43Z">
        <w:r w:rsidR="005E3518">
          <w:rPr>
            <w:rFonts w:hint="eastAsia"/>
          </w:rPr>
          <w:delText>T</w:delText>
        </w:r>
      </w:del>
      <w:del w:id="249" w:author="김은수" w:date="2026-10-01T06:39:43Z">
        <w:r w:rsidR="005E3518">
          <w:delText>D20B-A-EXT</w:delText>
        </w:r>
      </w:del>
      <w:del w:id="250" w:author="김은수" w:date="2026-10-01T06:39:43Z">
        <w:r>
          <w:rPr>
            <w:rFonts w:hint="eastAsia"/>
          </w:rPr>
          <w:delText xml:space="preserve"> 제품의 소프트웨어</w:delText>
        </w:r>
      </w:del>
      <w:del w:id="251" w:author="김은수" w:date="2026-10-01T06:39:43Z">
        <w:r w:rsidR="005E3518">
          <w:rPr>
            <w:rFonts w:hint="eastAsia"/>
          </w:rPr>
          <w:delText xml:space="preserve"> 개발 절차로서 </w:delText>
        </w:r>
      </w:del>
      <w:del w:id="252" w:author="김은수" w:date="2026-10-01T06:39:43Z">
        <w:r w:rsidR="009F6245">
          <w:rPr>
            <w:rFonts w:hint="eastAsia"/>
          </w:rPr>
          <w:delText>소프트웨어</w:delText>
        </w:r>
      </w:del>
      <w:del w:id="253" w:author="김은수" w:date="2026-10-01T06:39:43Z">
        <w:r w:rsidR="00677616">
          <w:rPr>
            <w:rFonts w:hint="eastAsia"/>
          </w:rPr>
          <w:delText xml:space="preserve"> 통합 계획을 수립한다</w:delText>
        </w:r>
      </w:del>
      <w:del w:id="254" w:author="김은수" w:date="2026-10-01T06:39:43Z">
        <w:r w:rsidR="009F6245">
          <w:rPr>
            <w:rFonts w:hint="eastAsia"/>
          </w:rPr>
          <w:delText>.</w:delText>
        </w:r>
      </w:del>
      <w:ins w:id="255" w:author="김은수" w:date="2026-10-01T06:39:43Z">
        <w:r>
          <w:rPr>
            <w:rPrChange w:id="467" w:author="김은수" w:date="2026-10-01T06:56:16Z">
              <w:rPr>
                <w:rFonts w:hint="eastAsia"/>
              </w:rPr>
            </w:rPrChange>
          </w:rPr>
          <w:t xml:space="preserve">본 문서는 TD24A-A-EXT 제품의 소프트웨어 개발 절차로서 소프트웨어 통합 계획을 수립한다.</w:t>
        </w:r>
      </w:ins>
    </w:p>
    <w:p w14:paraId="642EA888" w14:textId="77777777" w:rsidR="00935252" w:rsidRPr="0024589F" w:rsidRDefault="00935252" w:rsidP="00680F01">
      <w:pPr>
        <w:wordWrap/>
        <w:pPrChange w:id="468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  <w:spacing w:before="0" w:after="0" w:line="300" w:lineRule="auto"/>
        <w:rPr>
          <w:del w:id="862" w:author="김은수" w:date="2026-10-01T06:56:16Z"/>
        </w:rPr>
      </w:pPr>
    </w:p>
    <w:p w14:paraId="5F934AC0" w14:textId="59DA394F" w:rsidR="0024589F" w:rsidRDefault="0024589F" w:rsidP="00680F01">
      <w:pPr>
        <w:numPr>
          <w:ilvl w:val="1"/>
          <w:numId w:val="22"/>
        </w:numPr>
        <w:wordWrap/>
        <w:pPrChange w:id="469" w:author="김은수" w:date="2026-10-01T06:56:16Z">
          <w:pPr>
            <w:pStyle w:val="2"/>
            <w:numPr>
              <w:ilvl w:val="1"/>
              <w:numId w:val="7"/>
            </w:numPr>
            <w:wordWrap/>
            <w:spacing w:after="0" w:line="240" w:lineRule="auto"/>
          </w:pPr>
        </w:pPrChange>
        <w:pStyle w:val="TDCSIP9"/>
      </w:pPr>
      <w:bookmarkStart w:id="164" w:name="_Toc241599252"/>
      <w:r>
        <w:rPr>
          <w:rPrChange w:id="470" w:author="김은수" w:date="2026-10-01T06:56:16Z">
            <w:rPr>
              <w:rFonts w:hint="eastAsia"/>
            </w:rPr>
          </w:rPrChange>
        </w:rPr>
        <w:t>목적</w:t>
      </w:r>
      <w:bookmarkEnd w:id="164"/>
    </w:p>
    <w:p w14:paraId="0E2405AB" w14:textId="0ACF4A32" w:rsidR="00D3520E" w:rsidRDefault="00A21EE5" w:rsidP="00D3520E">
      <w:pPr>
        <w:pPrChange w:id="471" w:author="김은수" w:date="2026-10-01T06:56:16Z">
          <w:pPr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</w:pPr>
      <w:del w:id="256" w:author="김은수" w:date="2026-10-01T06:39:43Z">
        <w:r>
          <w:rPr>
            <w:rFonts w:hint="eastAsia"/>
          </w:rPr>
          <w:delText xml:space="preserve">인공달팽이관 외부장치 </w:delText>
        </w:r>
      </w:del>
      <w:del w:id="257" w:author="김은수" w:date="2026-10-01T06:39:43Z">
        <w:r w:rsidR="00BD1E85">
          <w:rPr>
            <w:rFonts w:hint="eastAsia"/>
          </w:rPr>
          <w:delText>소프트웨어</w:delText>
        </w:r>
      </w:del>
      <w:del w:id="258" w:author="김은수" w:date="2026-10-01T06:39:43Z">
        <w:r w:rsidR="00D3520E">
          <w:rPr>
            <w:rFonts w:hint="eastAsia"/>
          </w:rPr>
          <w:delText xml:space="preserve"> 모듈들의 통합 과정을 계획함으로써 소프트웨어 개발 절차에 따라 안전한하고 일관성 및 정확성을 보장하는 소프트웨어의 개발이 보장되는 것을 목적으로 한다.</w:delText>
        </w:r>
      </w:del>
      <w:ins w:id="259" w:author="김은수" w:date="2026-10-01T06:39:43Z">
        <w:r>
          <w:rPr>
            <w:rPrChange w:id="472" w:author="김은수" w:date="2026-10-01T06:56:16Z">
              <w:rPr>
                <w:rFonts w:hint="eastAsia"/>
              </w:rPr>
            </w:rPrChange>
          </w:rPr>
          <w:t xml:space="preserve">인공달팽이관 외부장치 소프트웨어 모듈들의 통합 과정을 계획하여, 소프트웨어 개발 절차에 따라 각 모듈이 안전하고 일관되게 동작하도록 하는 것을 목적으로 한다.</w:t>
        </w:r>
      </w:ins>
    </w:p>
    <w:p w14:paraId="2D93FFE5" w14:textId="16FA28B9" w:rsidR="0024589F" w:rsidRDefault="0024589F" w:rsidP="00680F01">
      <w:pPr>
        <w:wordWrap/>
        <w:pPrChange w:id="473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  <w:spacing w:before="0" w:after="0" w:line="300" w:lineRule="auto"/>
        <w:rPr>
          <w:del w:id="863" w:author="김은수" w:date="2026-10-01T06:56:16Z"/>
        </w:rPr>
      </w:pPr>
    </w:p>
    <w:p w14:paraId="7312B576" w14:textId="3C133A8A" w:rsidR="00807766" w:rsidRDefault="00807766" w:rsidP="00680F01">
      <w:pPr>
        <w:numPr>
          <w:ilvl w:val="1"/>
          <w:numId w:val="22"/>
        </w:numPr>
        <w:wordWrap/>
        <w:pPrChange w:id="474" w:author="김은수" w:date="2026-10-01T06:56:16Z">
          <w:pPr>
            <w:pStyle w:val="2"/>
            <w:numPr>
              <w:ilvl w:val="1"/>
              <w:numId w:val="7"/>
            </w:numPr>
            <w:wordWrap/>
            <w:spacing w:after="0" w:line="240" w:lineRule="auto"/>
          </w:pPr>
        </w:pPrChange>
        <w:pStyle w:val="TDCSIP9"/>
      </w:pPr>
      <w:bookmarkStart w:id="165" w:name="_Toc241599253"/>
      <w:r>
        <w:rPr>
          <w:rPrChange w:id="475" w:author="김은수" w:date="2026-10-01T06:56:16Z">
            <w:rPr>
              <w:rFonts w:hint="eastAsia"/>
            </w:rPr>
          </w:rPrChange>
        </w:rPr>
        <w:t>대상</w:t>
      </w:r>
      <w:bookmarkEnd w:id="165"/>
    </w:p>
    <w:p w14:paraId="1FF685A0" w14:textId="5895D149" w:rsidR="00807766" w:rsidRDefault="005E3518" w:rsidP="00680F01">
      <w:pPr>
        <w:wordWrap/>
        <w:pPrChange w:id="476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</w:pPr>
      <w:del w:id="260" w:author="김은수" w:date="2026-10-01T06:39:43Z">
        <w:r>
          <w:rPr>
            <w:rFonts w:hint="eastAsia"/>
          </w:rPr>
          <w:delText>T</w:delText>
        </w:r>
      </w:del>
      <w:del w:id="261" w:author="김은수" w:date="2026-10-01T06:39:43Z">
        <w:r>
          <w:delText>D20B-A-EXT</w:delText>
        </w:r>
      </w:del>
      <w:del w:id="262" w:author="김은수" w:date="2026-10-01T06:39:43Z">
        <w:r>
          <w:rPr>
            <w:rFonts w:hint="eastAsia"/>
          </w:rPr>
          <w:delText xml:space="preserve"> 제품의</w:delText>
        </w:r>
      </w:del>
      <w:del w:id="263" w:author="김은수" w:date="2026-10-01T06:39:43Z">
        <w:r w:rsidRPr="00807766">
          <w:rPr>
            <w:rFonts w:hint="eastAsia"/>
          </w:rPr>
          <w:delText xml:space="preserve"> </w:delText>
        </w:r>
      </w:del>
      <w:del w:id="264" w:author="김은수" w:date="2026-10-01T06:39:43Z">
        <w:r>
          <w:rPr>
            <w:rFonts w:hint="eastAsia"/>
          </w:rPr>
          <w:delText>펌웨어</w:delText>
        </w:r>
      </w:del>
      <w:del w:id="265" w:author="김은수" w:date="2026-10-01T06:39:43Z">
        <w:r w:rsidR="00807766" w:rsidRPr="00807766">
          <w:rPr>
            <w:rFonts w:hint="eastAsia"/>
          </w:rPr>
          <w:delText xml:space="preserve"> 개발</w:delText>
        </w:r>
      </w:del>
      <w:del w:id="266" w:author="김은수" w:date="2026-10-01T06:39:43Z">
        <w:r w:rsidR="00807766">
          <w:rPr>
            <w:rFonts w:hint="eastAsia"/>
          </w:rPr>
          <w:delText xml:space="preserve"> 프로젝트에 참여하는 모든 구성원은 이 문서를 참고하도록</w:delText>
        </w:r>
      </w:del>
      <w:del w:id="267" w:author="김은수" w:date="2026-10-01T06:39:43Z">
        <w:r w:rsidR="00BD1E85">
          <w:rPr>
            <w:rFonts w:hint="eastAsia"/>
          </w:rPr>
          <w:delText xml:space="preserve"> </w:delText>
        </w:r>
      </w:del>
      <w:del w:id="268" w:author="김은수" w:date="2026-10-01T06:39:43Z">
        <w:r w:rsidR="00807766">
          <w:rPr>
            <w:rFonts w:hint="eastAsia"/>
          </w:rPr>
          <w:delText>한다.</w:delText>
        </w:r>
      </w:del>
      <w:ins w:id="269" w:author="김은수" w:date="2026-10-01T06:39:43Z">
        <w:r>
          <w:rPr>
            <w:rPrChange w:id="477" w:author="김은수" w:date="2026-10-01T06:56:16Z">
              <w:rPr>
                <w:rFonts w:hint="eastAsia"/>
              </w:rPr>
            </w:rPrChange>
          </w:rPr>
          <w:t xml:space="preserve">TD24A-A-EXT 제품의 펌웨어 개발 프로젝트에 참여하는 모든 구성원은 이 문서를 참고하도록 한다.</w:t>
        </w:r>
      </w:ins>
    </w:p>
    <w:p w14:paraId="3D99D750" w14:textId="77777777" w:rsidR="00935252" w:rsidRPr="00850940" w:rsidRDefault="00935252" w:rsidP="00680F01">
      <w:pPr>
        <w:wordWrap/>
        <w:pPrChange w:id="478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3"/>
        <w:outlineLvl w:val="9"/>
        <w:keepNext w:val="0"/>
        <w:keepLines w:val="0"/>
        <w:spacing w:before="0" w:after="0" w:line="300" w:lineRule="auto"/>
        <w:rPr>
          <w:del w:id="864" w:author="김은수" w:date="2026-10-01T06:56:16Z"/>
        </w:rPr>
      </w:pPr>
    </w:p>
    <w:p w14:paraId="5166B6F0" w14:textId="34E530A9" w:rsidR="0024589F" w:rsidRDefault="0024589F" w:rsidP="00680F01">
      <w:pPr>
        <w:numPr>
          <w:ilvl w:val="1"/>
          <w:numId w:val="22"/>
        </w:numPr>
        <w:wordWrap/>
        <w:pPrChange w:id="479" w:author="김은수" w:date="2026-10-01T06:56:16Z">
          <w:pPr>
            <w:pStyle w:val="2"/>
            <w:numPr>
              <w:ilvl w:val="1"/>
              <w:numId w:val="7"/>
            </w:numPr>
            <w:wordWrap/>
            <w:spacing w:after="0" w:line="240" w:lineRule="auto"/>
          </w:pPr>
        </w:pPrChange>
        <w:pStyle w:val="TDCSIP9"/>
      </w:pPr>
      <w:bookmarkStart w:id="166" w:name="_Toc241599254"/>
      <w:r>
        <w:rPr>
          <w:rPrChange w:id="480" w:author="김은수" w:date="2026-10-01T06:56:16Z">
            <w:rPr>
              <w:rFonts w:hint="eastAsia"/>
            </w:rPr>
          </w:rPrChange>
        </w:rPr>
        <w:t>관련문서</w:t>
      </w:r>
      <w:bookmarkEnd w:id="166"/>
    </w:p>
    <w:p w14:paraId="5788A5D9" w14:textId="42ED1194" w:rsidR="00202AB0" w:rsidRDefault="00202AB0" w:rsidP="00680F01">
      <w:pPr>
        <w:numPr>
          <w:ilvl w:val="2"/>
          <w:numId w:val="22"/>
        </w:numPr>
        <w:wordWrap/>
        <w:pPrChange w:id="481" w:author="김은수" w:date="2026-10-01T06:56:16Z">
          <w:pPr>
            <w:pStyle w:val="3"/>
            <w:numPr>
              <w:ilvl w:val="2"/>
              <w:numId w:val="7"/>
            </w:numPr>
            <w:wordWrap/>
            <w:spacing w:after="0" w:line="240" w:lineRule="auto"/>
            <w:ind w:leftChars="0" w:firstLineChars="0"/>
          </w:pPr>
        </w:pPrChange>
        <w:pStyle w:val="TDCSIP10"/>
      </w:pPr>
      <w:bookmarkStart w:id="167" w:name="_Toc241599255"/>
      <w:r>
        <w:rPr>
          <w:rPrChange w:id="482" w:author="김은수" w:date="2026-10-01T06:56:16Z">
            <w:rPr>
              <w:rFonts w:hint="eastAsia"/>
            </w:rPr>
          </w:rPrChange>
        </w:rPr>
        <w:t>프로젝트</w:t>
      </w:r>
      <w:bookmarkEnd w:id="167"/>
    </w:p>
    <w:tbl>
      <w:tblPr>
        <w:tblW w:w="9241" w:type="dxa"/>
        <w:tblLook w:val="04A0" w:firstRow="1" w:lastRow="0" w:firstColumn="1" w:lastColumn="0" w:noHBand="0" w:noVBand="1"/>
        <w:tblPrChange w:id="483" w:author="김은수" w:date="2026-10-01T06:56:16Z">
          <w:tblPr>
            <w:tblStyle w:val="a5"/>
            <w:tblW w:w="0" w:type="auto"/>
            <w:tblInd w:w="1440" w:type="dxa"/>
            <w:tblLook w:val="04A0" w:firstRow="1" w:lastRow="0" w:firstColumn="1" w:lastColumn="0" w:noHBand="0" w:noVBand="1"/>
          </w:tblPr>
        </w:tblPrChange>
        <w:tblStyle w:val="TDCSIP24"/>
        <w:tblInd w:w="497" w:type="dxa"/>
        <w:jc w:val="left"/>
        <w:tblLayout w:type="fixed"/>
      </w:tblPr>
      <w:tblGrid>
        <w:gridCol w:w="657"/>
        <w:gridCol w:w="2931"/>
        <w:gridCol w:w="5653"/>
      </w:tblGrid>
      <w:tr w:rsidR="005E3518" w:rsidRPr="005D4343" w14:paraId="367AD61B" w14:textId="77777777" w:rsidTr="005C2FC8">
        <w:trPr>
          <w:trPrChange w:id="484" w:author="김은수" w:date="2026-10-01T06:56:16Z">
            <w:trPr>
              <w:trHeight w:val="420"/>
            </w:trPr>
          </w:trPrChange>
          <w:cantSplit/>
          <w:tblHeader/>
        </w:trPr>
        <w:tc>
          <w:tcPr>
            <w:tcW w:w="657" w:type="dxa"/>
            <w:vAlign w:val="center"/>
            <w:tcPrChange w:id="485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31D15557" w14:textId="77777777" w:rsidR="005E3518" w:rsidRPr="005D4343" w:rsidRDefault="005E3518" w:rsidP="005C2FC8">
            <w:pPr>
              <w:wordWrap/>
              <w:rPr>
                <w:rPrChange w:id="487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486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 w:rsidRPr="005D4343">
              <w:rPr>
                <w:rPrChange w:id="488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>No</w:t>
            </w:r>
          </w:p>
        </w:tc>
        <w:tc>
          <w:tcPr>
            <w:tcW w:w="2931" w:type="dxa"/>
            <w:vAlign w:val="center"/>
            <w:tcPrChange w:id="489" w:author="김은수" w:date="2026-10-01T06:56:16Z">
              <w:tcPr>
                <w:tcW w:w="2410" w:type="dxa"/>
                <w:vAlign w:val="center"/>
              </w:tcPr>
            </w:tcPrChange>
            <w:shd w:val="clear" w:color="auto" w:fill="F5F5F5"/>
          </w:tcPr>
          <w:p w14:paraId="46C3CB7D" w14:textId="77777777" w:rsidR="005E3518" w:rsidRPr="005D4343" w:rsidRDefault="005E3518" w:rsidP="005C2FC8">
            <w:pPr>
              <w:wordWrap/>
              <w:rPr>
                <w:rPrChange w:id="491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490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492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문서번호</w:t>
            </w:r>
          </w:p>
        </w:tc>
        <w:tc>
          <w:tcPr>
            <w:tcW w:w="5653" w:type="dxa"/>
            <w:vAlign w:val="center"/>
            <w:tcPrChange w:id="493" w:author="김은수" w:date="2026-10-01T06:56:16Z">
              <w:tcPr>
                <w:tcW w:w="4649" w:type="dxa"/>
                <w:vAlign w:val="center"/>
              </w:tcPr>
            </w:tcPrChange>
            <w:shd w:val="clear" w:color="auto" w:fill="F5F5F5"/>
          </w:tcPr>
          <w:p w14:paraId="60624EED" w14:textId="77777777" w:rsidR="005E3518" w:rsidRPr="005D4343" w:rsidRDefault="005E3518" w:rsidP="005C2FC8">
            <w:pPr>
              <w:wordWrap/>
              <w:rPr>
                <w:rPrChange w:id="495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494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496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문서</w:t>
            </w:r>
            <w:r>
              <w:rPr>
                <w:rPrChange w:id="497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498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제목</w:t>
            </w:r>
          </w:p>
        </w:tc>
      </w:tr>
      <w:tr w:rsidR="005E3518" w:rsidRPr="005D4343" w14:paraId="3D6665E6" w14:textId="77777777" w:rsidTr="005C2FC8">
        <w:trPr>
          <w:trPrChange w:id="499" w:author="김은수" w:date="2026-10-01T06:56:16Z">
            <w:trPr>
              <w:trHeight w:val="420"/>
            </w:trPr>
          </w:trPrChange>
          <w:cantSplit/>
        </w:trPr>
        <w:tc>
          <w:tcPr>
            <w:tcW w:w="657" w:type="dxa"/>
            <w:vAlign w:val="center"/>
            <w:tcPrChange w:id="500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217494E4" w14:textId="77777777" w:rsidR="005E3518" w:rsidRPr="005D4343" w:rsidRDefault="005E3518" w:rsidP="005C2FC8">
            <w:pPr>
              <w:wordWrap/>
              <w:rPr>
                <w:rPrChange w:id="502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01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03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1</w:t>
            </w:r>
          </w:p>
        </w:tc>
        <w:tc>
          <w:tcPr>
            <w:tcW w:w="2931" w:type="dxa"/>
            <w:vAlign w:val="center"/>
            <w:tcPrChange w:id="504" w:author="김은수" w:date="2026-10-01T06:56:16Z">
              <w:tcPr>
                <w:tcW w:w="2410" w:type="dxa"/>
                <w:vAlign w:val="center"/>
              </w:tcPr>
            </w:tcPrChange>
          </w:tcPr>
          <w:p w14:paraId="1080A275" w14:textId="77777777" w:rsidR="005E3518" w:rsidRPr="005D4343" w:rsidRDefault="005E3518" w:rsidP="005C2FC8">
            <w:pPr>
              <w:wordWrap/>
              <w:rPr>
                <w:rPrChange w:id="506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05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t>S</w:t>
            </w:r>
            <w:r>
              <w:rPr>
                <w:rPrChange w:id="507" w:author="김은수" w:date="2026-10-01T06:56:16Z">
                  <w:rPr>
                    <w:rFonts w:hint="eastAsia"/>
                  </w:rPr>
                </w:rPrChange>
              </w:rPr>
              <w:t>D</w:t>
            </w:r>
            <w:r>
              <w:t>P-FW-</w:t>
            </w:r>
            <w:del w:id="168" w:author="김은수" w:date="2026-09-29T18:28:00Z" w16du:dateUtc="2026-09-29T09:28:00Z">
              <w:r>
                <w:delText>TD20B</w:delText>
              </w:r>
            </w:del>
            <w:ins w:id="169" w:author="김은수" w:date="2026-09-29T18:28:00Z" w16du:dateUtc="2026-09-29T09:28:00Z">
              <w:r>
                <w:t>TD24A</w:t>
              </w:r>
            </w:ins>
          </w:p>
        </w:tc>
        <w:tc>
          <w:tcPr>
            <w:tcW w:w="5653" w:type="dxa"/>
            <w:vAlign w:val="center"/>
            <w:tcPrChange w:id="508" w:author="김은수" w:date="2026-10-01T06:56:16Z">
              <w:tcPr>
                <w:tcW w:w="4649" w:type="dxa"/>
                <w:vAlign w:val="center"/>
              </w:tcPr>
            </w:tcPrChange>
          </w:tcPr>
          <w:p w14:paraId="31E51BC0" w14:textId="77777777" w:rsidR="005E3518" w:rsidRPr="005D4343" w:rsidRDefault="005E3518" w:rsidP="005C2FC8">
            <w:pPr>
              <w:wordWrap/>
              <w:rPr>
                <w:rPrChange w:id="510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09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rPr>
                <w:rPrChange w:id="511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소프트웨어</w:t>
            </w:r>
            <w:r>
              <w:rPr>
                <w:rPrChange w:id="512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13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개발</w:t>
            </w:r>
            <w:r>
              <w:rPr>
                <w:rPrChange w:id="514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15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계획서</w:t>
            </w:r>
          </w:p>
        </w:tc>
      </w:tr>
      <w:tr w:rsidR="005E3518" w:rsidRPr="005D4343" w14:paraId="3CF1C22C" w14:textId="77777777" w:rsidTr="005C2FC8">
        <w:trPr>
          <w:trPrChange w:id="516" w:author="김은수" w:date="2026-10-01T06:56:16Z">
            <w:trPr>
              <w:trHeight w:val="420"/>
            </w:trPr>
          </w:trPrChange>
          <w:cantSplit/>
        </w:trPr>
        <w:tc>
          <w:tcPr>
            <w:tcW w:w="657" w:type="dxa"/>
            <w:vAlign w:val="center"/>
            <w:tcPrChange w:id="517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1C5FF788" w14:textId="77777777" w:rsidR="005E3518" w:rsidRDefault="005E3518" w:rsidP="005C2FC8">
            <w:pPr>
              <w:wordWrap/>
              <w:rPr>
                <w:rPrChange w:id="519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18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20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2</w:t>
            </w:r>
          </w:p>
        </w:tc>
        <w:tc>
          <w:tcPr>
            <w:tcW w:w="2931" w:type="dxa"/>
            <w:vAlign w:val="center"/>
            <w:tcPrChange w:id="521" w:author="김은수" w:date="2026-10-01T06:56:16Z">
              <w:tcPr>
                <w:tcW w:w="2410" w:type="dxa"/>
                <w:vAlign w:val="center"/>
              </w:tcPr>
            </w:tcPrChange>
          </w:tcPr>
          <w:p w14:paraId="28A7E11E" w14:textId="77777777" w:rsidR="005E3518" w:rsidRDefault="005E3518" w:rsidP="005C2FC8">
            <w:pPr>
              <w:wordWrap/>
              <w:pPrChange w:id="522" w:author="김은수" w:date="2026-10-01T06:56:16Z">
                <w:pPr>
                  <w:pStyle w:val="a8"/>
                  <w:wordWrap/>
                  <w:ind w:leftChars="0" w:left="0"/>
                  <w:jc w:val="center"/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t>SGR-FW-</w:t>
            </w:r>
            <w:del w:id="170" w:author="김은수" w:date="2026-09-29T18:28:00Z" w16du:dateUtc="2026-09-29T09:28:00Z">
              <w:r>
                <w:delText>TD20B</w:delText>
              </w:r>
            </w:del>
            <w:ins w:id="171" w:author="김은수" w:date="2026-09-29T18:28:00Z" w16du:dateUtc="2026-09-29T09:28:00Z">
              <w:r>
                <w:t>TD24A</w:t>
              </w:r>
            </w:ins>
          </w:p>
        </w:tc>
        <w:tc>
          <w:tcPr>
            <w:tcW w:w="5653" w:type="dxa"/>
            <w:vAlign w:val="center"/>
            <w:tcPrChange w:id="523" w:author="김은수" w:date="2026-10-01T06:56:16Z">
              <w:tcPr>
                <w:tcW w:w="4649" w:type="dxa"/>
                <w:vAlign w:val="center"/>
              </w:tcPr>
            </w:tcPrChange>
          </w:tcPr>
          <w:p w14:paraId="4B740507" w14:textId="77777777" w:rsidR="005E3518" w:rsidRDefault="005E3518" w:rsidP="005C2FC8">
            <w:pPr>
              <w:wordWrap/>
              <w:rPr>
                <w:rPrChange w:id="525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24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rPr>
                <w:rPrChange w:id="526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소프트웨어</w:t>
            </w:r>
            <w:r>
              <w:rPr>
                <w:rPrChange w:id="527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28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일반</w:t>
            </w:r>
            <w:r>
              <w:rPr>
                <w:rPrChange w:id="529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30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요구사항</w:t>
            </w:r>
          </w:p>
        </w:tc>
      </w:tr>
      <w:tr w:rsidR="005E3518" w:rsidRPr="005D4343" w14:paraId="2A2C98D8" w14:textId="77777777" w:rsidTr="005C2FC8">
        <w:trPr>
          <w:trPrChange w:id="531" w:author="김은수" w:date="2026-10-01T06:56:16Z">
            <w:trPr>
              <w:trHeight w:val="420"/>
            </w:trPr>
          </w:trPrChange>
          <w:cantSplit/>
        </w:trPr>
        <w:tc>
          <w:tcPr>
            <w:tcW w:w="657" w:type="dxa"/>
            <w:vAlign w:val="center"/>
            <w:tcPrChange w:id="532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21B2E9A7" w14:textId="77777777" w:rsidR="005E3518" w:rsidRDefault="005E3518" w:rsidP="005C2FC8">
            <w:pPr>
              <w:wordWrap/>
              <w:rPr>
                <w:rPrChange w:id="534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33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35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3</w:t>
            </w:r>
          </w:p>
        </w:tc>
        <w:tc>
          <w:tcPr>
            <w:tcW w:w="2931" w:type="dxa"/>
            <w:vAlign w:val="center"/>
            <w:tcPrChange w:id="536" w:author="김은수" w:date="2026-10-01T06:56:16Z">
              <w:tcPr>
                <w:tcW w:w="2410" w:type="dxa"/>
                <w:vAlign w:val="center"/>
              </w:tcPr>
            </w:tcPrChange>
          </w:tcPr>
          <w:p w14:paraId="67BA7313" w14:textId="77777777" w:rsidR="005E3518" w:rsidRDefault="005E3518" w:rsidP="005C2FC8">
            <w:pPr>
              <w:wordWrap/>
              <w:pPrChange w:id="537" w:author="김은수" w:date="2026-10-01T06:56:16Z">
                <w:pPr>
                  <w:pStyle w:val="a8"/>
                  <w:wordWrap/>
                  <w:ind w:leftChars="0" w:left="0"/>
                  <w:jc w:val="center"/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del w:id="172" w:author="김은수" w:date="2026-09-29T18:28:00Z" w16du:dateUtc="2026-09-29T09:28:00Z">
              <w:r>
                <w:delText>SR</w:delText>
              </w:r>
            </w:del>
            <w:ins w:id="173" w:author="김은수" w:date="2026-09-29T18:28:00Z" w16du:dateUtc="2026-09-29T09:28:00Z">
              <w:r>
                <w:t>SRS</w:t>
              </w:r>
            </w:ins>
            <w:r>
              <w:t>-FW-</w:t>
            </w:r>
            <w:del w:id="174" w:author="김은수" w:date="2026-09-29T18:28:00Z" w16du:dateUtc="2026-09-29T09:28:00Z">
              <w:r>
                <w:delText>TD20B</w:delText>
              </w:r>
            </w:del>
            <w:ins w:id="175" w:author="김은수" w:date="2026-09-29T18:28:00Z" w16du:dateUtc="2026-09-29T09:28:00Z">
              <w:r>
                <w:t>TD24A</w:t>
              </w:r>
            </w:ins>
          </w:p>
        </w:tc>
        <w:tc>
          <w:tcPr>
            <w:tcW w:w="5653" w:type="dxa"/>
            <w:vAlign w:val="center"/>
            <w:tcPrChange w:id="538" w:author="김은수" w:date="2026-10-01T06:56:16Z">
              <w:tcPr>
                <w:tcW w:w="4649" w:type="dxa"/>
                <w:vAlign w:val="center"/>
              </w:tcPr>
            </w:tcPrChange>
          </w:tcPr>
          <w:p w14:paraId="76DD7DB6" w14:textId="77777777" w:rsidR="005E3518" w:rsidRDefault="005E3518" w:rsidP="005C2FC8">
            <w:pPr>
              <w:wordWrap/>
              <w:rPr>
                <w:rPrChange w:id="540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39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rPr>
                <w:rPrChange w:id="541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소프트웨어</w:t>
            </w:r>
            <w:r>
              <w:rPr>
                <w:rPrChange w:id="542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43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요구사항</w:t>
            </w:r>
            <w:r>
              <w:rPr>
                <w:rPrChange w:id="544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45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사양서</w:t>
            </w:r>
          </w:p>
        </w:tc>
      </w:tr>
      <w:tr w:rsidR="005E3518" w:rsidRPr="005D4343" w14:paraId="0B695C27" w14:textId="77777777" w:rsidTr="005C2FC8">
        <w:trPr>
          <w:trPrChange w:id="546" w:author="김은수" w:date="2026-10-01T06:56:16Z">
            <w:trPr>
              <w:trHeight w:val="420"/>
            </w:trPr>
          </w:trPrChange>
          <w:cantSplit/>
        </w:trPr>
        <w:tc>
          <w:tcPr>
            <w:tcW w:w="657" w:type="dxa"/>
            <w:vAlign w:val="center"/>
            <w:tcPrChange w:id="547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0BF05556" w14:textId="77777777" w:rsidR="005E3518" w:rsidRDefault="005E3518" w:rsidP="005C2FC8">
            <w:pPr>
              <w:wordWrap/>
              <w:rPr>
                <w:rPrChange w:id="549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48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50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4</w:t>
            </w:r>
          </w:p>
        </w:tc>
        <w:tc>
          <w:tcPr>
            <w:tcW w:w="2931" w:type="dxa"/>
            <w:vAlign w:val="center"/>
            <w:tcPrChange w:id="551" w:author="김은수" w:date="2026-10-01T06:56:16Z">
              <w:tcPr>
                <w:tcW w:w="2410" w:type="dxa"/>
                <w:vAlign w:val="center"/>
              </w:tcPr>
            </w:tcPrChange>
          </w:tcPr>
          <w:p w14:paraId="1E0686EE" w14:textId="121B8AD3" w:rsidR="005E3518" w:rsidRDefault="005E3518" w:rsidP="005C2FC8">
            <w:pPr>
              <w:wordWrap/>
              <w:pPrChange w:id="552" w:author="김은수" w:date="2026-10-01T06:56:16Z">
                <w:pPr>
                  <w:pStyle w:val="a8"/>
                  <w:wordWrap/>
                  <w:ind w:leftChars="0" w:left="0"/>
                  <w:jc w:val="center"/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rPr>
                <w:rPrChange w:id="553" w:author="김은수" w:date="2026-10-01T06:56:16Z">
                  <w:rPr>
                    <w:rFonts w:hint="eastAsia"/>
                  </w:rPr>
                </w:rPrChange>
              </w:rPr>
              <w:t>S</w:t>
            </w:r>
            <w:r>
              <w:t>AD-</w:t>
            </w:r>
            <w:r>
              <w:rPr>
                <w:rPrChange w:id="554" w:author="김은수" w:date="2026-10-01T06:56:16Z">
                  <w:rPr>
                    <w:rFonts w:hint="eastAsia"/>
                  </w:rPr>
                </w:rPrChange>
              </w:rPr>
              <w:t>F</w:t>
            </w:r>
            <w:r>
              <w:t>W-</w:t>
            </w:r>
            <w:del w:id="176" w:author="김은수" w:date="2026-09-29T18:28:00Z" w16du:dateUtc="2026-09-29T09:28:00Z">
              <w:r>
                <w:delText>TD20B</w:delText>
              </w:r>
            </w:del>
            <w:ins w:id="177" w:author="김은수" w:date="2026-09-29T18:28:00Z" w16du:dateUtc="2026-09-29T09:28:00Z">
              <w:r>
                <w:t>TD24A</w:t>
              </w:r>
            </w:ins>
          </w:p>
        </w:tc>
        <w:tc>
          <w:tcPr>
            <w:tcW w:w="5653" w:type="dxa"/>
            <w:vAlign w:val="center"/>
            <w:tcPrChange w:id="555" w:author="김은수" w:date="2026-10-01T06:56:16Z">
              <w:tcPr>
                <w:tcW w:w="4649" w:type="dxa"/>
                <w:vAlign w:val="center"/>
              </w:tcPr>
            </w:tcPrChange>
          </w:tcPr>
          <w:p w14:paraId="7B732542" w14:textId="77777777" w:rsidR="005E3518" w:rsidRDefault="005E3518" w:rsidP="005C2FC8">
            <w:pPr>
              <w:wordWrap/>
              <w:rPr>
                <w:rPrChange w:id="557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56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>
              <w:rPr>
                <w:rPrChange w:id="558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소프트웨어</w:t>
            </w:r>
            <w:r>
              <w:rPr>
                <w:rPrChange w:id="559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60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아키텍쳐</w:t>
            </w:r>
            <w:r>
              <w:rPr>
                <w:rPrChange w:id="561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62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기술서</w:t>
            </w:r>
          </w:p>
        </w:tc>
      </w:tr>
      <w:tr w:rsidR="005E3518" w:rsidRPr="005D4343" w14:paraId="5B086873" w14:textId="77777777" w:rsidTr="005C2FC8">
        <w:trPr>
          <w:trPrChange w:id="563" w:author="김은수" w:date="2026-10-01T06:56:16Z">
            <w:trPr>
              <w:trHeight w:val="420"/>
            </w:trPr>
          </w:trPrChange>
          <w:cantSplit/>
        </w:trPr>
        <w:tc>
          <w:tcPr>
            <w:tcW w:w="657" w:type="dxa"/>
            <w:vAlign w:val="center"/>
            <w:tcPrChange w:id="564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364D65F4" w14:textId="6C9BEA0D" w:rsidR="005E3518" w:rsidRDefault="005E3518" w:rsidP="005C2FC8">
            <w:pPr>
              <w:wordWrap/>
              <w:rPr>
                <w:rPrChange w:id="566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65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0"/>
              <w:keepLines w:val="0"/>
              <w:pageBreakBefore w:val="0"/>
              <w:jc w:val="center"/>
            </w:pPr>
            <w:r>
              <w:rPr>
                <w:rPrChange w:id="567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5</w:t>
            </w:r>
          </w:p>
        </w:tc>
        <w:tc>
          <w:tcPr>
            <w:tcW w:w="2931" w:type="dxa"/>
            <w:vAlign w:val="center"/>
            <w:tcPrChange w:id="568" w:author="김은수" w:date="2026-10-01T06:56:16Z">
              <w:tcPr>
                <w:tcW w:w="2410" w:type="dxa"/>
                <w:vAlign w:val="center"/>
              </w:tcPr>
            </w:tcPrChange>
          </w:tcPr>
          <w:p w14:paraId="524D2046" w14:textId="4B443B6A" w:rsidR="005E3518" w:rsidRDefault="005E3518" w:rsidP="005C2FC8">
            <w:pPr>
              <w:wordWrap/>
              <w:pPrChange w:id="569" w:author="김은수" w:date="2026-10-01T06:56:16Z">
                <w:pPr>
                  <w:pStyle w:val="a8"/>
                  <w:wordWrap/>
                  <w:ind w:leftChars="0" w:left="0"/>
                  <w:jc w:val="center"/>
                </w:pPr>
              </w:pPrChange>
              <w:pStyle w:val="TDCSIP15"/>
              <w:outlineLvl w:val="9"/>
              <w:keepNext w:val="0"/>
              <w:keepLines w:val="0"/>
              <w:pageBreakBefore w:val="0"/>
              <w:jc w:val="left"/>
            </w:pPr>
            <w:r>
              <w:rPr>
                <w:rPrChange w:id="570" w:author="김은수" w:date="2026-10-01T06:56:16Z">
                  <w:rPr>
                    <w:rFonts w:hint="eastAsia"/>
                  </w:rPr>
                </w:rPrChange>
              </w:rPr>
              <w:t>S</w:t>
            </w:r>
            <w:r>
              <w:t>DDD-FW-</w:t>
            </w:r>
            <w:del w:id="178" w:author="김은수" w:date="2026-09-29T18:28:00Z" w16du:dateUtc="2026-09-29T09:28:00Z">
              <w:r>
                <w:delText>TD20B</w:delText>
              </w:r>
            </w:del>
            <w:ins w:id="179" w:author="김은수" w:date="2026-09-29T18:28:00Z" w16du:dateUtc="2026-09-29T09:28:00Z">
              <w:r>
                <w:t>TD24A</w:t>
              </w:r>
            </w:ins>
          </w:p>
        </w:tc>
        <w:tc>
          <w:tcPr>
            <w:tcW w:w="5653" w:type="dxa"/>
            <w:vAlign w:val="center"/>
            <w:tcPrChange w:id="571" w:author="김은수" w:date="2026-10-01T06:56:16Z">
              <w:tcPr>
                <w:tcW w:w="4649" w:type="dxa"/>
                <w:vAlign w:val="center"/>
              </w:tcPr>
            </w:tcPrChange>
          </w:tcPr>
          <w:p w14:paraId="73DC0713" w14:textId="7901FDFC" w:rsidR="005E3518" w:rsidRDefault="005E3518" w:rsidP="005C2FC8">
            <w:pPr>
              <w:wordWrap/>
              <w:rPr>
                <w:rPrChange w:id="573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72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0"/>
              <w:keepLines w:val="0"/>
              <w:pageBreakBefore w:val="0"/>
              <w:jc w:val="left"/>
            </w:pPr>
            <w:r>
              <w:rPr>
                <w:rPrChange w:id="574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소프트웨어</w:t>
            </w:r>
            <w:r>
              <w:rPr>
                <w:rPrChange w:id="575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76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상세설계서</w:t>
            </w:r>
          </w:p>
        </w:tc>
      </w:tr>
    </w:tbl>
    <w:p w14:paraId="1BC834E9" w14:textId="77777777" w:rsidR="00202AB0" w:rsidRPr="00202AB0" w:rsidRDefault="00202AB0" w:rsidP="00680F01">
      <w:pPr>
        <w:wordWrap/>
        <w:pPrChange w:id="577" w:author="김은수" w:date="2026-10-01T06:56:16Z">
          <w:pPr>
            <w:wordWrap/>
            <w:spacing w:after="0" w:line="240" w:lineRule="auto"/>
          </w:pPr>
        </w:pPrChange>
        <w:pStyle w:val="TDCSIP4"/>
        <w:outlineLvl w:val="9"/>
        <w:keepNext w:val="0"/>
        <w:keepLines w:val="0"/>
        <w:spacing w:before="0" w:after="0" w:line="300" w:lineRule="auto"/>
      </w:pPr>
    </w:p>
    <w:p w14:paraId="7314D59F" w14:textId="5F59650F" w:rsidR="00935252" w:rsidRDefault="00935252" w:rsidP="00680F01">
      <w:pPr>
        <w:pPrChange w:id="578" w:author="김은수" w:date="2026-10-01T06:56:16Z">
          <w:pPr>
            <w:pStyle w:val="3"/>
            <w:spacing w:line="240" w:lineRule="auto"/>
            <w:ind w:leftChars="400" w:left="1000" w:hangingChars="100" w:hanging="200"/>
          </w:pPr>
        </w:pPrChange>
        <w:pStyle w:val="TDCSIP10"/>
        <w:numPr>
          <w:numId w:val="0"/>
        </w:numPr>
      </w:pPr>
      <w:bookmarkStart w:id="180" w:name="_Toc241599256"/>
      <w:r>
        <w:rPr>
          <w:rPrChange w:id="579" w:author="김은수" w:date="2026-10-01T06:56:16Z">
            <w:rPr>
              <w:rFonts w:hint="eastAsia"/>
            </w:rPr>
          </w:rPrChange>
        </w:rPr>
        <w:t>1</w:t>
      </w:r>
      <w:r>
        <w:t xml:space="preserve">.4.2. </w:t>
      </w:r>
      <w:r>
        <w:rPr>
          <w:rPrChange w:id="580" w:author="김은수" w:date="2026-10-01T06:56:16Z">
            <w:rPr>
              <w:rFonts w:hint="eastAsia"/>
            </w:rPr>
          </w:rPrChange>
        </w:rPr>
        <w:t>표준 및 규제</w:t>
      </w:r>
      <w:bookmarkEnd w:id="180"/>
    </w:p>
    <w:tbl>
      <w:tblPr>
        <w:tblW w:w="9241" w:type="dxa"/>
        <w:tblLook w:val="04A0" w:firstRow="1" w:lastRow="0" w:firstColumn="1" w:lastColumn="0" w:noHBand="0" w:noVBand="1"/>
        <w:tblPrChange w:id="581" w:author="김은수" w:date="2026-10-01T06:56:16Z">
          <w:tblPr>
            <w:tblStyle w:val="a5"/>
            <w:tblW w:w="0" w:type="auto"/>
            <w:tblInd w:w="1440" w:type="dxa"/>
            <w:tblLook w:val="04A0" w:firstRow="1" w:lastRow="0" w:firstColumn="1" w:lastColumn="0" w:noHBand="0" w:noVBand="1"/>
          </w:tblPr>
        </w:tblPrChange>
        <w:tblStyle w:val="TDCSIP24"/>
        <w:tblInd w:w="497" w:type="dxa"/>
        <w:jc w:val="left"/>
        <w:tblLayout w:type="fixed"/>
      </w:tblPr>
      <w:tblGrid>
        <w:gridCol w:w="657"/>
        <w:gridCol w:w="1896"/>
        <w:gridCol w:w="6688"/>
      </w:tblGrid>
      <w:tr w:rsidR="00935252" w:rsidRPr="005D4343" w14:paraId="4EF97AAA" w14:textId="77777777" w:rsidTr="00935252">
        <w:trPr>
          <w:trPrChange w:id="582" w:author="김은수" w:date="2026-10-01T06:56:16Z">
            <w:trPr>
              <w:trHeight w:val="468"/>
            </w:trPr>
          </w:trPrChange>
          <w:cantSplit/>
          <w:tblHeader/>
        </w:trPr>
        <w:tc>
          <w:tcPr>
            <w:tcW w:w="657" w:type="dxa"/>
            <w:vAlign w:val="center"/>
            <w:tcPrChange w:id="583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01542096" w14:textId="77777777" w:rsidR="00935252" w:rsidRPr="005D4343" w:rsidRDefault="00935252" w:rsidP="00680F01">
            <w:pPr>
              <w:wordWrap/>
              <w:rPr>
                <w:rPrChange w:id="585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84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 w:rsidRPr="005D4343">
              <w:rPr>
                <w:rPrChange w:id="586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>No</w:t>
            </w:r>
          </w:p>
        </w:tc>
        <w:tc>
          <w:tcPr>
            <w:tcW w:w="1896" w:type="dxa"/>
            <w:vAlign w:val="center"/>
            <w:tcPrChange w:id="587" w:author="김은수" w:date="2026-10-01T06:56:16Z">
              <w:tcPr>
                <w:tcW w:w="1559" w:type="dxa"/>
                <w:vAlign w:val="center"/>
              </w:tcPr>
            </w:tcPrChange>
            <w:shd w:val="clear" w:color="auto" w:fill="F5F5F5"/>
          </w:tcPr>
          <w:p w14:paraId="1372DCA8" w14:textId="77777777" w:rsidR="00935252" w:rsidRPr="005D4343" w:rsidRDefault="00935252" w:rsidP="00680F01">
            <w:pPr>
              <w:wordWrap/>
              <w:rPr>
                <w:rPrChange w:id="589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88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90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문서번호</w:t>
            </w:r>
          </w:p>
        </w:tc>
        <w:tc>
          <w:tcPr>
            <w:tcW w:w="6688" w:type="dxa"/>
            <w:vAlign w:val="center"/>
            <w:tcPrChange w:id="591" w:author="김은수" w:date="2026-10-01T06:56:16Z">
              <w:tcPr>
                <w:tcW w:w="5500" w:type="dxa"/>
                <w:vAlign w:val="center"/>
              </w:tcPr>
            </w:tcPrChange>
            <w:shd w:val="clear" w:color="auto" w:fill="F5F5F5"/>
          </w:tcPr>
          <w:p w14:paraId="3887DB6B" w14:textId="77777777" w:rsidR="00935252" w:rsidRPr="005D4343" w:rsidRDefault="00935252" w:rsidP="00680F01">
            <w:pPr>
              <w:wordWrap/>
              <w:rPr>
                <w:rPrChange w:id="593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92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4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594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문서</w:t>
            </w:r>
            <w:r>
              <w:rPr>
                <w:rPrChange w:id="595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 xml:space="preserve"> </w:t>
            </w:r>
            <w:r>
              <w:rPr>
                <w:rPrChange w:id="596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제목</w:t>
            </w:r>
          </w:p>
        </w:tc>
      </w:tr>
      <w:tr w:rsidR="00935252" w:rsidRPr="005D4343" w14:paraId="72350EFA" w14:textId="77777777" w:rsidTr="00935252">
        <w:trPr>
          <w:trPrChange w:id="597" w:author="김은수" w:date="2026-10-01T06:56:16Z">
            <w:trPr>
              <w:trHeight w:val="468"/>
            </w:trPr>
          </w:trPrChange>
          <w:cantSplit/>
        </w:trPr>
        <w:tc>
          <w:tcPr>
            <w:tcW w:w="657" w:type="dxa"/>
            <w:vAlign w:val="center"/>
            <w:tcPrChange w:id="598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53E3A55F" w14:textId="77777777" w:rsidR="00935252" w:rsidRPr="005D4343" w:rsidRDefault="00935252" w:rsidP="00680F01">
            <w:pPr>
              <w:wordWrap/>
              <w:rPr>
                <w:rPrChange w:id="600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599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1"/>
              <w:keepLines w:val="0"/>
              <w:pageBreakBefore w:val="0"/>
              <w:jc w:val="center"/>
            </w:pPr>
            <w:r>
              <w:rPr>
                <w:rPrChange w:id="601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1</w:t>
            </w:r>
          </w:p>
        </w:tc>
        <w:tc>
          <w:tcPr>
            <w:tcW w:w="1896" w:type="dxa"/>
            <w:vAlign w:val="center"/>
            <w:tcPrChange w:id="602" w:author="김은수" w:date="2026-10-01T06:56:16Z">
              <w:tcPr>
                <w:tcW w:w="1559" w:type="dxa"/>
                <w:vAlign w:val="center"/>
              </w:tcPr>
            </w:tcPrChange>
          </w:tcPr>
          <w:p w14:paraId="5F4C10A4" w14:textId="77777777" w:rsidR="00935252" w:rsidRPr="00E0271E" w:rsidRDefault="00935252" w:rsidP="00680F01">
            <w:pPr>
              <w:wordWrap/>
              <w:rPr>
                <w:rPrChange w:id="604" w:author="김은수" w:date="2026-10-01T06:56:16Z">
                  <w:rPr>
                    <w:rFonts w:asciiTheme="majorHAnsi" w:eastAsiaTheme="majorHAnsi" w:hAnsiTheme="majorHAnsi" w:cs="Times New Roman"/>
                    <w:szCs w:val="20"/>
                  </w:rPr>
                </w:rPrChange>
              </w:rPr>
              <w:pPrChange w:id="603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Theme="majorHAnsi" w:eastAsiaTheme="majorHAnsi" w:hAnsiTheme="majorHAnsi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 w:rsidRPr="00E0271E">
              <w:rPr>
                <w:rPrChange w:id="605" w:author="김은수" w:date="2026-10-01T06:56:16Z">
                  <w:rPr>
                    <w:rFonts w:asciiTheme="majorHAnsi" w:eastAsiaTheme="majorHAnsi" w:hAnsiTheme="majorHAnsi" w:cs="Times New Roman" w:hint="eastAsia"/>
                    <w:szCs w:val="20"/>
                  </w:rPr>
                </w:rPrChange>
              </w:rPr>
              <w:t>I</w:t>
            </w:r>
            <w:r w:rsidRPr="00E0271E">
              <w:rPr>
                <w:rPrChange w:id="606" w:author="김은수" w:date="2026-10-01T06:56:16Z">
                  <w:rPr>
                    <w:rFonts w:asciiTheme="majorHAnsi" w:eastAsiaTheme="majorHAnsi" w:hAnsiTheme="majorHAnsi" w:cs="Times New Roman"/>
                    <w:szCs w:val="20"/>
                  </w:rPr>
                </w:rPrChange>
              </w:rPr>
              <w:t>EC 62304</w:t>
            </w:r>
          </w:p>
        </w:tc>
        <w:tc>
          <w:tcPr>
            <w:tcW w:w="6688" w:type="dxa"/>
            <w:vAlign w:val="center"/>
            <w:tcPrChange w:id="607" w:author="김은수" w:date="2026-10-01T06:56:16Z">
              <w:tcPr>
                <w:tcW w:w="5500" w:type="dxa"/>
                <w:vAlign w:val="center"/>
              </w:tcPr>
            </w:tcPrChange>
          </w:tcPr>
          <w:p w14:paraId="04274956" w14:textId="77777777" w:rsidR="00935252" w:rsidRPr="005D4343" w:rsidRDefault="00935252" w:rsidP="00680F01">
            <w:pPr>
              <w:wordWrap/>
              <w:rPr>
                <w:rPrChange w:id="609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608" w:author="김은수" w:date="2026-10-01T06:56:16Z">
                <w:pPr>
                  <w:wordWrap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1"/>
              <w:keepLines w:val="0"/>
              <w:pageBreakBefore w:val="0"/>
              <w:jc w:val="left"/>
            </w:pPr>
            <w:r w:rsidRPr="005D4343">
              <w:rPr>
                <w:rPrChange w:id="610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>Medical device software –</w:t>
            </w:r>
            <w:r>
              <w:rPr>
                <w:rPrChange w:id="611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 xml:space="preserve"> </w:t>
            </w:r>
            <w:r w:rsidRPr="005D4343">
              <w:rPr>
                <w:rPrChange w:id="612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>Software life cycle processes</w:t>
            </w:r>
          </w:p>
        </w:tc>
      </w:tr>
      <w:tr w:rsidR="00935252" w:rsidRPr="005D4343" w14:paraId="680AD30E" w14:textId="77777777" w:rsidTr="00935252">
        <w:trPr>
          <w:trPrChange w:id="613" w:author="김은수" w:date="2026-10-01T06:56:16Z">
            <w:trPr>
              <w:trHeight w:val="468"/>
            </w:trPr>
          </w:trPrChange>
          <w:cantSplit/>
        </w:trPr>
        <w:tc>
          <w:tcPr>
            <w:tcW w:w="657" w:type="dxa"/>
            <w:vAlign w:val="center"/>
            <w:tcPrChange w:id="614" w:author="김은수" w:date="2026-10-01T06:56:16Z">
              <w:tcPr>
                <w:tcW w:w="540" w:type="dxa"/>
                <w:vAlign w:val="center"/>
              </w:tcPr>
            </w:tcPrChange>
            <w:shd w:val="clear" w:color="auto" w:fill="F5F5F5"/>
          </w:tcPr>
          <w:p w14:paraId="788C897F" w14:textId="77777777" w:rsidR="00935252" w:rsidRDefault="00935252" w:rsidP="00680F01">
            <w:pPr>
              <w:wordWrap/>
              <w:rPr>
                <w:rPrChange w:id="616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615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58"/>
              <w:outlineLvl w:val="9"/>
              <w:keepNext w:val="0"/>
              <w:keepLines w:val="0"/>
              <w:pageBreakBefore w:val="0"/>
              <w:jc w:val="center"/>
            </w:pPr>
            <w:r>
              <w:rPr>
                <w:rPrChange w:id="617" w:author="김은수" w:date="2026-10-01T06:56:16Z">
                  <w:rPr>
                    <w:rFonts w:ascii="Times New Roman" w:eastAsiaTheme="majorHAnsi" w:hAnsi="Times New Roman" w:cs="Times New Roman" w:hint="eastAsia"/>
                    <w:szCs w:val="20"/>
                  </w:rPr>
                </w:rPrChange>
              </w:rPr>
              <w:t>2</w:t>
            </w:r>
          </w:p>
        </w:tc>
        <w:tc>
          <w:tcPr>
            <w:tcW w:w="1896" w:type="dxa"/>
            <w:vAlign w:val="center"/>
            <w:tcPrChange w:id="618" w:author="김은수" w:date="2026-10-01T06:56:16Z">
              <w:tcPr>
                <w:tcW w:w="1559" w:type="dxa"/>
                <w:vAlign w:val="center"/>
              </w:tcPr>
            </w:tcPrChange>
          </w:tcPr>
          <w:p w14:paraId="4283D6EE" w14:textId="77777777" w:rsidR="00935252" w:rsidRPr="00E0271E" w:rsidRDefault="00935252" w:rsidP="00680F01">
            <w:pPr>
              <w:wordWrap/>
              <w:rPr>
                <w:rPrChange w:id="620" w:author="김은수" w:date="2026-10-01T06:56:16Z">
                  <w:rPr>
                    <w:rFonts w:asciiTheme="majorHAnsi" w:eastAsiaTheme="majorHAnsi" w:hAnsiTheme="majorHAnsi" w:cs="Times New Roman"/>
                    <w:szCs w:val="20"/>
                  </w:rPr>
                </w:rPrChange>
              </w:rPr>
              <w:pPrChange w:id="619" w:author="김은수" w:date="2026-10-01T06:56:16Z">
                <w:pPr>
                  <w:pStyle w:val="a8"/>
                  <w:wordWrap/>
                  <w:ind w:leftChars="0" w:left="0"/>
                  <w:jc w:val="center"/>
                  <w:rPr>
                    <w:rFonts w:asciiTheme="majorHAnsi" w:eastAsiaTheme="majorHAnsi" w:hAnsiTheme="majorHAnsi" w:cs="Times New Roman"/>
                    <w:szCs w:val="20"/>
                  </w:rPr>
                </w:pPr>
              </w:pPrChange>
              <w:pStyle w:val="TDCSIP15"/>
              <w:outlineLvl w:val="9"/>
              <w:keepNext w:val="0"/>
              <w:keepLines w:val="0"/>
              <w:pageBreakBefore w:val="0"/>
              <w:jc w:val="left"/>
            </w:pPr>
            <w:r w:rsidRPr="00E0271E">
              <w:rPr>
                <w:rPrChange w:id="621" w:author="김은수" w:date="2026-10-01T06:56:16Z">
                  <w:rPr>
                    <w:rFonts w:asciiTheme="majorHAnsi" w:eastAsiaTheme="majorHAnsi" w:hAnsiTheme="majorHAnsi" w:cs="Times New Roman" w:hint="eastAsia"/>
                    <w:szCs w:val="20"/>
                  </w:rPr>
                </w:rPrChange>
              </w:rPr>
              <w:t>I</w:t>
            </w:r>
            <w:r w:rsidRPr="00E0271E">
              <w:rPr>
                <w:rPrChange w:id="622" w:author="김은수" w:date="2026-10-01T06:56:16Z">
                  <w:rPr>
                    <w:rFonts w:asciiTheme="majorHAnsi" w:eastAsiaTheme="majorHAnsi" w:hAnsiTheme="majorHAnsi" w:cs="Times New Roman"/>
                    <w:szCs w:val="20"/>
                  </w:rPr>
                </w:rPrChange>
              </w:rPr>
              <w:t>SO 14971</w:t>
            </w:r>
          </w:p>
        </w:tc>
        <w:tc>
          <w:tcPr>
            <w:tcW w:w="6688" w:type="dxa"/>
            <w:vAlign w:val="center"/>
            <w:tcPrChange w:id="623" w:author="김은수" w:date="2026-10-01T06:56:16Z">
              <w:tcPr>
                <w:tcW w:w="5500" w:type="dxa"/>
                <w:vAlign w:val="center"/>
              </w:tcPr>
            </w:tcPrChange>
          </w:tcPr>
          <w:p w14:paraId="56D943CC" w14:textId="77777777" w:rsidR="00935252" w:rsidRPr="005D4343" w:rsidRDefault="00935252" w:rsidP="00680F01">
            <w:pPr>
              <w:wordWrap/>
              <w:rPr>
                <w:rPrChange w:id="625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pPrChange w:id="624" w:author="김은수" w:date="2026-10-01T06:56:16Z">
                <w:pPr>
                  <w:pStyle w:val="a8"/>
                  <w:wordWrap/>
                  <w:ind w:leftChars="0" w:left="0"/>
                  <w:rPr>
                    <w:rFonts w:ascii="Times New Roman" w:eastAsiaTheme="majorHAnsi" w:hAnsi="Times New Roman" w:cs="Times New Roman"/>
                    <w:szCs w:val="20"/>
                  </w:rPr>
                </w:pPr>
              </w:pPrChange>
              <w:pStyle w:val="TDCSIP15"/>
              <w:outlineLvl w:val="9"/>
              <w:keepNext w:val="0"/>
              <w:keepLines w:val="0"/>
              <w:pageBreakBefore w:val="0"/>
              <w:jc w:val="left"/>
            </w:pPr>
            <w:r w:rsidRPr="005D4343">
              <w:rPr>
                <w:rPrChange w:id="626" w:author="김은수" w:date="2026-10-01T06:56:16Z">
                  <w:rPr>
                    <w:rFonts w:ascii="Times New Roman" w:eastAsiaTheme="majorHAnsi" w:hAnsi="Times New Roman" w:cs="Times New Roman"/>
                    <w:szCs w:val="20"/>
                  </w:rPr>
                </w:rPrChange>
              </w:rPr>
              <w:t>Medical devices – Application of risk management to medical</w:t>
            </w:r>
          </w:p>
        </w:tc>
      </w:tr>
    </w:tbl>
    <w:p w14:paraId="53B8CA61" w14:textId="339C0894" w:rsidR="001C2C2D" w:rsidRPr="00935252" w:rsidRDefault="001C2C2D" w:rsidP="00680F01">
      <w:pPr>
        <w:wordWrap/>
        <w:pPrChange w:id="627" w:author="김은수" w:date="2026-10-01T06:56:16Z">
          <w:pPr>
            <w:pStyle w:val="a8"/>
            <w:wordWrap/>
            <w:spacing w:after="0" w:line="240" w:lineRule="auto"/>
            <w:ind w:leftChars="0" w:left="1418"/>
          </w:pPr>
        </w:pPrChange>
        <w:pStyle w:val="TDCSIP4"/>
        <w:outlineLvl w:val="9"/>
        <w:keepNext w:val="0"/>
        <w:keepLines w:val="0"/>
        <w:spacing w:before="0" w:after="0" w:line="300" w:lineRule="auto"/>
      </w:pPr>
    </w:p>
    <w:p w14:paraId="2CEA4D16" w14:textId="39B0743F" w:rsidR="002E582F" w:rsidRDefault="002E582F" w:rsidP="00680F01">
      <w:pPr>
        <w:widowControl/>
        <w:wordWrap/>
        <w:autoSpaceDE/>
        <w:autoSpaceDN/>
        <w:pPrChange w:id="628" w:author="김은수" w:date="2026-10-01T06:56:16Z">
          <w:pPr>
            <w:widowControl/>
            <w:wordWrap/>
            <w:autoSpaceDE/>
            <w:autoSpaceDN/>
            <w:spacing w:after="0" w:line="240" w:lineRule="auto"/>
          </w:pPr>
        </w:pPrChange>
        <w:pStyle w:val="TDCSIP4"/>
        <w:outlineLvl w:val="9"/>
        <w:keepNext w:val="0"/>
        <w:keepLines w:val="0"/>
        <w:spacing w:before="0" w:after="0" w:line="300" w:lineRule="auto"/>
        <w:rPr>
          <w:del w:id="865" w:author="김은수" w:date="2026-10-01T06:56:16Z"/>
        </w:rPr>
      </w:pPr>
    </w:p>
    <w:p w14:paraId="1474E4F0" w14:textId="77777777" w:rsidR="00512FFF" w:rsidRDefault="00512FFF" w:rsidP="00680F01">
      <w:pPr>
        <w:widowControl/>
        <w:wordWrap/>
        <w:autoSpaceDE/>
        <w:autoSpaceDN/>
        <w:pPrChange w:id="629" w:author="김은수" w:date="2026-10-01T06:56:16Z">
          <w:pPr>
            <w:widowControl/>
            <w:wordWrap/>
            <w:autoSpaceDE/>
            <w:autoSpaceDN/>
            <w:spacing w:after="0" w:line="240" w:lineRule="auto"/>
          </w:pPr>
        </w:pPrChange>
        <w:pStyle w:val="TDCSIP4"/>
        <w:outlineLvl w:val="9"/>
        <w:keepNext w:val="0"/>
        <w:keepLines w:val="0"/>
        <w:spacing w:before="0" w:after="0" w:line="300" w:lineRule="auto"/>
        <w:rPr>
          <w:del w:id="866" w:author="김은수" w:date="2026-10-01T06:56:16Z"/>
        </w:rPr>
      </w:pPr>
    </w:p>
    <w:p w14:paraId="30F3C5D9" w14:textId="77777777" w:rsidR="00512FFF" w:rsidRDefault="00512FFF" w:rsidP="00680F01">
      <w:pPr>
        <w:widowControl/>
        <w:wordWrap/>
        <w:autoSpaceDE/>
        <w:autoSpaceDN/>
        <w:pPrChange w:id="630" w:author="김은수" w:date="2026-10-01T06:56:16Z">
          <w:pPr>
            <w:widowControl/>
            <w:wordWrap/>
            <w:autoSpaceDE/>
            <w:autoSpaceDN/>
            <w:spacing w:after="0" w:line="240" w:lineRule="auto"/>
          </w:pPr>
        </w:pPrChange>
        <w:pStyle w:val="TDCSIP4"/>
        <w:outlineLvl w:val="9"/>
        <w:keepNext w:val="0"/>
        <w:keepLines w:val="0"/>
        <w:spacing w:before="0" w:after="0" w:line="300" w:lineRule="auto"/>
        <w:rPr>
          <w:del w:id="867" w:author="김은수" w:date="2026-10-01T06:56:16Z"/>
        </w:rPr>
      </w:pPr>
    </w:p>
    <w:p w14:paraId="280C13B5" w14:textId="06D55A85" w:rsidR="001909A9" w:rsidRDefault="00D3520E" w:rsidP="00680F01">
      <w:pPr>
        <w:numPr>
          <w:ilvl w:val="0"/>
          <w:numId w:val="22"/>
        </w:numPr>
        <w:wordWrap/>
        <w:pPrChange w:id="631" w:author="김은수" w:date="2026-10-01T06:56:16Z">
          <w:pPr>
            <w:pStyle w:val="10"/>
            <w:numPr>
              <w:ilvl w:val="0"/>
              <w:numId w:val="7"/>
            </w:numPr>
            <w:wordWrap/>
            <w:spacing w:after="0" w:line="240" w:lineRule="auto"/>
          </w:pPr>
        </w:pPrChange>
        <w:pStyle w:val="TDCSIP8"/>
      </w:pPr>
      <w:bookmarkStart w:id="181" w:name="_Toc241599257"/>
      <w:r>
        <w:rPr>
          <w:rPrChange w:id="632" w:author="김은수" w:date="2026-10-01T06:56:16Z">
            <w:rPr>
              <w:rFonts w:hint="eastAsia"/>
            </w:rPr>
          </w:rPrChange>
        </w:rPr>
        <w:t xml:space="preserve">소프트웨어 </w:t>
      </w:r>
      <w:r w:rsidR="00394FA9">
        <w:rPr>
          <w:rPrChange w:id="633" w:author="김은수" w:date="2026-10-01T06:56:16Z">
            <w:rPr>
              <w:rFonts w:hint="eastAsia"/>
            </w:rPr>
          </w:rPrChange>
        </w:rPr>
        <w:t xml:space="preserve">모듈 </w:t>
      </w:r>
      <w:r w:rsidR="003944CC">
        <w:rPr>
          <w:rPrChange w:id="634" w:author="김은수" w:date="2026-10-01T06:56:16Z">
            <w:rPr>
              <w:rFonts w:hint="eastAsia"/>
            </w:rPr>
          </w:rPrChange>
        </w:rPr>
        <w:t xml:space="preserve">구현 및 통합 </w:t>
      </w:r>
      <w:r>
        <w:rPr>
          <w:rPrChange w:id="635" w:author="김은수" w:date="2026-10-01T06:56:16Z">
            <w:rPr>
              <w:rFonts w:hint="eastAsia"/>
            </w:rPr>
          </w:rPrChange>
        </w:rPr>
        <w:t>계획</w:t>
      </w:r>
      <w:bookmarkEnd w:id="181"/>
      <w:r>
        <w:rPr>
          <w:rPrChange w:id="636" w:author="김은수" w:date="2026-10-01T06:56:16Z">
            <w:rPr>
              <w:rFonts w:hint="eastAsia"/>
            </w:rPr>
          </w:rPrChange>
        </w:rPr>
        <w:t xml:space="preserve"> </w:t>
      </w:r>
    </w:p>
    <w:p w14:paraId="7B4D23D9" w14:textId="48CE652A" w:rsidR="002E582F" w:rsidRDefault="0061116C" w:rsidP="00512FFF">
      <w:pPr>
        <w:wordWrap/>
        <w:pPrChange w:id="637" w:author="김은수" w:date="2026-10-01T06:56:16Z">
          <w:pPr>
            <w:wordWrap/>
            <w:spacing w:after="0" w:line="240" w:lineRule="auto"/>
            <w:ind w:leftChars="200" w:left="400"/>
          </w:pPr>
        </w:pPrChange>
        <w:pStyle w:val="TDCSIP2"/>
        <w:outlineLvl w:val="9"/>
        <w:keepNext w:val="0"/>
        <w:keepLines w:val="0"/>
      </w:pPr>
      <w:del w:id="270" w:author="김은수" w:date="2026-10-01T06:39:43Z">
        <w:r>
          <w:rPr>
            <w:rFonts w:hint="eastAsia"/>
          </w:rPr>
          <w:delText xml:space="preserve">인공달팽이관 </w:delText>
        </w:r>
      </w:del>
      <w:del w:id="271" w:author="김은수" w:date="2026-10-01T06:39:43Z">
        <w:r w:rsidR="00D3520E">
          <w:rPr>
            <w:rFonts w:hint="eastAsia"/>
          </w:rPr>
          <w:delText>외부</w:delText>
        </w:r>
      </w:del>
      <w:del w:id="272" w:author="김은수" w:date="2026-10-01T06:39:43Z">
        <w:r>
          <w:rPr>
            <w:rFonts w:hint="eastAsia"/>
          </w:rPr>
          <w:delText>장치 소</w:delText>
        </w:r>
      </w:del>
      <w:del w:id="273" w:author="김은수" w:date="2026-10-01T06:39:43Z">
        <w:r w:rsidR="00854313">
          <w:rPr>
            <w:rFonts w:hint="eastAsia"/>
          </w:rPr>
          <w:delText xml:space="preserve">프트웨어는 </w:delText>
        </w:r>
      </w:del>
      <w:del w:id="274" w:author="김은수" w:date="2026-10-01T06:39:43Z">
        <w:r w:rsidR="00D3520E">
          <w:rPr>
            <w:rFonts w:hint="eastAsia"/>
          </w:rPr>
          <w:delText xml:space="preserve">모듈들은 </w:delText>
        </w:r>
      </w:del>
      <w:del w:id="275" w:author="김은수" w:date="2026-10-01T06:39:43Z">
        <w:r w:rsidR="00935252">
          <w:delText>&lt;</w:delText>
        </w:r>
      </w:del>
      <w:del w:id="276" w:author="김은수" w:date="2026-10-01T06:39:43Z">
        <w:r w:rsidR="00854313">
          <w:rPr>
            <w:rFonts w:hint="eastAsia"/>
          </w:rPr>
          <w:delText>그림</w:delText>
        </w:r>
      </w:del>
      <w:del w:id="277" w:author="김은수" w:date="2026-10-01T06:39:43Z">
        <w:r w:rsidR="00935252">
          <w:rPr>
            <w:rFonts w:hint="eastAsia"/>
          </w:rPr>
          <w:delText xml:space="preserve"> </w:delText>
        </w:r>
      </w:del>
      <w:del w:id="278" w:author="김은수" w:date="2026-10-01T06:39:43Z">
        <w:r w:rsidR="00D3520E">
          <w:delText>1</w:delText>
        </w:r>
      </w:del>
      <w:del w:id="279" w:author="김은수" w:date="2026-10-01T06:39:43Z">
        <w:r w:rsidR="00854313">
          <w:delText>.</w:delText>
        </w:r>
      </w:del>
      <w:del w:id="280" w:author="김은수" w:date="2026-10-01T06:39:43Z">
        <w:r w:rsidR="00935252">
          <w:delText>&gt;</w:delText>
        </w:r>
      </w:del>
      <w:del w:id="281" w:author="김은수" w:date="2026-10-01T06:39:43Z">
        <w:r w:rsidR="00935252">
          <w:rPr>
            <w:rFonts w:hint="eastAsia"/>
          </w:rPr>
          <w:delText>와</w:delText>
        </w:r>
      </w:del>
      <w:del w:id="282" w:author="김은수" w:date="2026-10-01T06:39:43Z">
        <w:r w:rsidR="00854313">
          <w:rPr>
            <w:rFonts w:hint="eastAsia"/>
          </w:rPr>
          <w:delText xml:space="preserve"> 같이 설계되었으며</w:delText>
        </w:r>
      </w:del>
      <w:del w:id="283" w:author="김은수" w:date="2026-10-01T06:39:43Z">
        <w:r w:rsidR="00D3520E">
          <w:rPr>
            <w:rFonts w:hint="eastAsia"/>
          </w:rPr>
          <w:delText>,</w:delText>
        </w:r>
      </w:del>
      <w:del w:id="284" w:author="김은수" w:date="2026-10-01T06:39:43Z">
        <w:r w:rsidR="00D3520E">
          <w:delText xml:space="preserve"> </w:delText>
        </w:r>
      </w:del>
      <w:ins w:id="285" w:author="김은수" w:date="2026-10-01T06:39:43Z">
        <w:r>
          <w:rPr>
            <w:rPrChange w:id="638" w:author="김은수" w:date="2026-10-01T06:56:16Z">
              <w:rPr>
                <w:rFonts w:hint="eastAsia"/>
              </w:rPr>
            </w:rPrChange>
          </w:rPr>
          <w:t xml:space="preserve">인공달팽이관 외부장치 소프트웨어의 기능 모듈과 코어별 역할은 &lt;그림 1.&gt;과 같이 구성한다.</w:t>
        </w:r>
      </w:ins>
    </w:p>
    <w:p w14:paraId="2B9323DC" w14:textId="77777777" w:rsidR="00512FFF" w:rsidRDefault="00512FFF" w:rsidP="00512FFF">
      <w:pPr>
        <w:wordWrap/>
        <w:pPrChange w:id="639" w:author="김은수" w:date="2026-10-01T06:56:16Z">
          <w:pPr>
            <w:wordWrap/>
            <w:spacing w:after="0" w:line="240" w:lineRule="auto"/>
            <w:ind w:leftChars="200" w:left="400"/>
          </w:pPr>
        </w:pPrChange>
        <w:pStyle w:val="TDCSIP2"/>
        <w:outlineLvl w:val="9"/>
        <w:keepNext w:val="0"/>
        <w:keepLines w:val="0"/>
        <w:spacing w:before="0" w:after="0" w:line="300" w:lineRule="auto"/>
        <w:rPr>
          <w:del w:id="868" w:author="김은수" w:date="2026-10-01T06:56:16Z"/>
        </w:rPr>
      </w:pPr>
    </w:p>
    <w:p w14:paraId="2CBD8514" w14:textId="77777777" w:rsidR="00935252" w:rsidRPr="002E582F" w:rsidRDefault="00935252" w:rsidP="00512FFF">
      <w:pPr>
        <w:wordWrap/>
        <w:pPrChange w:id="640" w:author="김은수" w:date="2026-10-01T06:56:16Z">
          <w:pPr>
            <w:wordWrap/>
            <w:spacing w:after="0" w:line="240" w:lineRule="auto"/>
            <w:ind w:leftChars="200" w:left="400"/>
          </w:pPr>
        </w:pPrChange>
        <w:pStyle w:val="TDCSIP2"/>
        <w:outlineLvl w:val="9"/>
        <w:keepNext w:val="0"/>
        <w:keepLines w:val="0"/>
        <w:spacing w:before="0" w:after="0" w:line="300" w:lineRule="auto"/>
        <w:rPr>
          <w:del w:id="869" w:author="김은수" w:date="2026-10-01T06:56:16Z"/>
        </w:rPr>
      </w:pPr>
    </w:p>
    <w:p w14:paraId="31C06E7F" w14:textId="77777777" w:rsidR="002C61A1" w:rsidRDefault="00DA3BEC" w:rsidP="00512FFF">
      <w:pPr>
        <w:wordWrap/>
        <w:spacing w:after="0" w:line="240" w:lineRule="auto"/>
        <w:ind w:leftChars="100" w:left="200"/>
        <w:jc w:val="center"/>
        <w:rPr>
          <w:del w:id="182" w:author="김은수" w:date="2026-09-29T18:28:00Z" w16du:dateUtc="2026-09-29T09:28:00Z"/>
        </w:rPr>
      </w:pPr>
      <w:del w:id="183" w:author="김은수" w:date="2026-09-29T18:28:00Z" w16du:dateUtc="2026-09-29T09:28:00Z">
        <w:r w:rsidRPr="00246791">
          <w:rPr>
            <w:noProof/>
          </w:rPr>
          <w:drawing>
            <wp:inline distT="0" distB="0" distL="0" distR="0" wp14:anchorId="27C8953E" wp14:editId="77F20FA1">
              <wp:extent cx="5613991" cy="3028340"/>
              <wp:effectExtent l="0" t="0" r="6350" b="635"/>
              <wp:docPr id="314258059" name="그림 2" descr="텍스트, 스크린샷, 폰트, 직사각형이(가) 표시된 사진&#10;&#10;자동 생성된 설명">
                <a:extLst xmlns:a="http://schemas.openxmlformats.org/drawingml/2006/main">
                  <a:ext uri="{FF2B5EF4-FFF2-40B4-BE49-F238E27FC236}">
                    <a16:creationId xmlns:a16="http://schemas.microsoft.com/office/drawing/2014/main" id="{2B924244-70D6-D4E1-645C-596CCD1ABFE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그림 2" descr="텍스트, 스크린샷, 폰트, 직사각형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2B924244-70D6-D4E1-645C-596CCD1ABFE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419" cy="30312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64EBE8F" w14:textId="1D9A58E8" w:rsidR="002C61A1" w:rsidRDefault="00DA3BEC" w:rsidP="00512FFF">
      <w:pPr>
        <w:wordWrap/>
        <w:rPr>
          <w:ins w:id="184" w:author="김은수" w:date="2026-09-29T18:28:00Z" w16du:dateUtc="2026-09-29T09:28:00Z"/>
          <w:rPrChange w:id="642" w:author="김은수" w:date="2026-10-01T06:56:16Z">
            <w:rPr/>
          </w:rPrChange>
        </w:rPr>
        <w:pPrChange w:id="641" w:author="김은수" w:date="2026-10-01T06:56:16Z">
          <w:pPr>
            <w:wordWrap/>
            <w:spacing w:after="0" w:line="240" w:lineRule="auto"/>
            <w:ind w:leftChars="100" w:left="200"/>
            <w:jc w:val="center"/>
            <w:rPr/>
          </w:pPr>
        </w:pPrChange>
        <w:pStyle w:val="TDCSIP40"/>
        <w:outlineLvl w:val="9"/>
        <w:keepNext w:val="1"/>
        <w:keepLines w:val="0"/>
      </w:pPr>
      <w:ins w:id="185" w:author="김은수" w:date="2026-09-29T18:28:00Z" w16du:dateUtc="2026-09-29T09:28:00Z">
        <w:r w:rsidRPr="00246791">
          <w:rPr>
            <w:noProof/>
            <w:rPrChange w:id="643" w:author="김은수" w:date="2026-10-01T06:56:16Z">
              <w:rPr>
                <w:noProof/>
              </w:rPr>
            </w:rPrChange>
          </w:rPr>
          <w:drawing>
            <wp:inline distT="0" distB="0" distL="0" distR="0" wp14:anchorId="27C8953E" wp14:editId="77F20FA1">
              <wp:extent cx="5613991" cy="3929794"/>
              <wp:effectExtent l="0" t="0" r="6350" b="635"/>
              <wp:docPr id="3" name="그림 2" descr="SAD와 동일한 Sound1 코어별 실행 위치 및 공통 기능 모듈 구조도">
                <a:extLst xmlns:a="http://schemas.openxmlformats.org/drawingml/2006/main">
                  <a:ext uri="{FF2B5EF4-FFF2-40B4-BE49-F238E27FC236}">
                    <a16:creationId xmlns:a16="http://schemas.microsoft.com/office/drawing/2014/main" id="{2B924244-70D6-D4E1-645C-596CCD1ABFE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그림 2" descr="텍스트, 스크린샷, 폰트, 직사각형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2B924244-70D6-D4E1-645C-596CCD1ABFE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Sound1SipArchitecture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3991" cy="39297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7773434" w14:textId="77777777" w:rsidR="00935252" w:rsidRPr="00935252" w:rsidRDefault="00935252" w:rsidP="00512FFF">
      <w:pPr>
        <w:wordWrap/>
        <w:rPr>
          <w:rPrChange w:id="645" w:author="김은수" w:date="2026-10-01T06:56:16Z">
            <w:rPr>
              <w:sz w:val="12"/>
              <w:szCs w:val="14"/>
            </w:rPr>
          </w:rPrChange>
        </w:rPr>
        <w:pPrChange w:id="644" w:author="김은수" w:date="2026-10-01T06:56:16Z">
          <w:pPr>
            <w:wordWrap/>
            <w:spacing w:after="0" w:line="240" w:lineRule="auto"/>
            <w:ind w:leftChars="100" w:left="200"/>
            <w:jc w:val="center"/>
            <w:rPr>
              <w:sz w:val="12"/>
              <w:szCs w:val="14"/>
            </w:rPr>
          </w:pPr>
        </w:pPrChange>
        <w:pStyle w:val="TDCSIP2"/>
        <w:outlineLvl w:val="9"/>
        <w:keepNext w:val="0"/>
        <w:keepLines w:val="0"/>
        <w:spacing w:before="0" w:after="0" w:line="300" w:lineRule="auto"/>
      </w:pPr>
    </w:p>
    <w:p w14:paraId="05F133A4" w14:textId="7416AEC3" w:rsidR="002C61A1" w:rsidRDefault="002C61A1" w:rsidP="00512FFF">
      <w:pPr>
        <w:wordWrap/>
        <w:pPrChange w:id="646" w:author="김은수" w:date="2026-10-01T06:56:16Z">
          <w:pPr>
            <w:wordWrap/>
            <w:spacing w:after="0" w:line="240" w:lineRule="auto"/>
            <w:ind w:leftChars="100" w:left="200"/>
            <w:jc w:val="center"/>
          </w:pPr>
        </w:pPrChange>
        <w:pStyle w:val="TDCSIP46"/>
        <w:outlineLvl w:val="9"/>
        <w:keepNext w:val="0"/>
        <w:keepLines w:val="0"/>
      </w:pPr>
      <w:r>
        <w:rPr>
          <w:rPrChange w:id="647" w:author="김은수" w:date="2026-10-01T06:56:16Z">
            <w:rPr>
              <w:rFonts w:hint="eastAsia"/>
            </w:rPr>
          </w:rPrChange>
        </w:rPr>
        <w:t xml:space="preserve">&lt;그림 </w:t>
      </w:r>
      <w:r w:rsidR="00D3520E">
        <w:t>1</w:t>
      </w:r>
      <w:r>
        <w:rPr>
          <w:rPrChange w:id="648" w:author="김은수" w:date="2026-10-01T06:56:16Z">
            <w:rPr>
              <w:rFonts w:hint="eastAsia"/>
            </w:rPr>
          </w:rPrChange>
        </w:rPr>
        <w:t>.</w:t>
      </w:r>
      <w:r>
        <w:t xml:space="preserve"> </w:t>
      </w:r>
      <w:r>
        <w:rPr>
          <w:rPrChange w:id="649" w:author="김은수" w:date="2026-10-01T06:56:16Z">
            <w:rPr>
              <w:rFonts w:hint="eastAsia"/>
            </w:rPr>
          </w:rPrChange>
        </w:rPr>
        <w:t>인공와우 소프트웨어 아키텍쳐 블록도&gt;</w:t>
      </w:r>
    </w:p>
    <w:p w14:paraId="2B3FD59E" w14:textId="66304014" w:rsidR="00854313" w:rsidRDefault="00854313" w:rsidP="00512FFF">
      <w:pPr>
        <w:wordWrap/>
        <w:pPrChange w:id="650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2"/>
        <w:outlineLvl w:val="9"/>
        <w:keepNext w:val="0"/>
        <w:keepLines w:val="0"/>
        <w:spacing w:before="0" w:after="0" w:line="300" w:lineRule="auto"/>
      </w:pPr>
    </w:p>
    <w:p w14:paraId="64172C0F" w14:textId="374CB379" w:rsidR="00935252" w:rsidRDefault="00D3520E" w:rsidP="00512FFF">
      <w:pPr>
        <w:wordWrap/>
        <w:pPrChange w:id="651" w:author="김은수" w:date="2026-10-01T06:56:16Z">
          <w:pPr>
            <w:wordWrap/>
            <w:spacing w:after="0" w:line="240" w:lineRule="auto"/>
            <w:ind w:leftChars="300" w:left="600"/>
          </w:pPr>
        </w:pPrChange>
        <w:pStyle w:val="TDCSIP2"/>
        <w:outlineLvl w:val="9"/>
        <w:keepNext w:val="0"/>
        <w:keepLines w:val="0"/>
      </w:pPr>
      <w:r>
        <w:rPr>
          <w:rPrChange w:id="652" w:author="김은수" w:date="2026-10-01T06:56:16Z">
            <w:rPr>
              <w:rFonts w:hint="eastAsia"/>
            </w:rPr>
          </w:rPrChange>
        </w:rPr>
        <w:t xml:space="preserve">이를 참고하여 소프트웨어 모듈 구현 및 통합 순서를 </w:t>
      </w:r>
      <w:r w:rsidR="00D33159">
        <w:rPr>
          <w:rPrChange w:id="653" w:author="김은수" w:date="2026-10-01T06:56:16Z">
            <w:rPr>
              <w:rFonts w:hint="eastAsia"/>
            </w:rPr>
          </w:rPrChange>
        </w:rPr>
        <w:t>다음과 같이 계획한다.</w:t>
      </w:r>
    </w:p>
    <w:p w14:paraId="25703068" w14:textId="77777777" w:rsidR="00D33159" w:rsidRDefault="00D33159" w:rsidP="00680F01">
      <w:pPr>
        <w:wordWrap/>
        <w:pPrChange w:id="654" w:author="김은수" w:date="2026-10-01T06:56:16Z">
          <w:pPr>
            <w:wordWrap/>
            <w:spacing w:after="0" w:line="240" w:lineRule="auto"/>
          </w:pPr>
        </w:pPrChange>
        <w:pStyle w:val="TDCSIP2"/>
        <w:outlineLvl w:val="9"/>
        <w:keepNext w:val="0"/>
        <w:keepLines w:val="0"/>
        <w:spacing w:before="0" w:after="0" w:line="300" w:lineRule="auto"/>
        <w:rPr>
          <w:del w:id="870" w:author="김은수" w:date="2026-10-01T06:56:16Z"/>
        </w:rPr>
      </w:pPr>
    </w:p>
    <w:p w14:paraId="687E31A1" w14:textId="77777777" w:rsidR="0061116C" w:rsidRPr="002C61A1" w:rsidRDefault="0061116C" w:rsidP="00680F01">
      <w:pPr>
        <w:wordWrap/>
        <w:pPrChange w:id="655" w:author="김은수" w:date="2026-10-01T06:56:16Z">
          <w:pPr>
            <w:wordWrap/>
            <w:spacing w:after="0" w:line="240" w:lineRule="auto"/>
            <w:ind w:firstLineChars="200" w:firstLine="400"/>
          </w:pPr>
        </w:pPrChange>
        <w:pStyle w:val="TDCSIP2"/>
        <w:outlineLvl w:val="9"/>
        <w:keepNext w:val="0"/>
        <w:keepLines w:val="0"/>
        <w:spacing w:before="0" w:after="0" w:line="300" w:lineRule="auto"/>
        <w:rPr>
          <w:del w:id="871" w:author="김은수" w:date="2026-10-01T06:56:16Z"/>
        </w:rPr>
      </w:pPr>
    </w:p>
    <w:p w14:paraId="35A964EB" w14:textId="285E591D" w:rsidR="0067373B" w:rsidRDefault="003944CC" w:rsidP="00512FFF">
      <w:pPr>
        <w:numPr>
          <w:ilvl w:val="1"/>
          <w:numId w:val="22"/>
        </w:numPr>
        <w:wordWrap/>
        <w:pPrChange w:id="656" w:author="김은수" w:date="2026-10-01T06:56:16Z">
          <w:pPr>
            <w:pStyle w:val="2"/>
            <w:numPr>
              <w:ilvl w:val="1"/>
              <w:numId w:val="7"/>
            </w:numPr>
            <w:wordWrap/>
            <w:spacing w:line="240" w:lineRule="auto"/>
          </w:pPr>
        </w:pPrChange>
        <w:pStyle w:val="TDCSIP9"/>
      </w:pPr>
      <w:bookmarkStart w:id="186" w:name="_Toc241599258"/>
      <w:r>
        <w:rPr>
          <w:rPrChange w:id="657" w:author="김은수" w:date="2026-10-01T06:56:16Z">
            <w:rPr>
              <w:rFonts w:hint="eastAsia"/>
            </w:rPr>
          </w:rPrChange>
        </w:rPr>
        <w:t>소프트웨어 구현</w:t>
      </w:r>
      <w:bookmarkEnd w:id="186"/>
      <w:r>
        <w:rPr>
          <w:rPrChange w:id="658" w:author="김은수" w:date="2026-10-01T06:56:16Z">
            <w:rPr>
              <w:rFonts w:hint="eastAsia"/>
            </w:rPr>
          </w:rPrChange>
        </w:rPr>
        <w:t xml:space="preserve"> </w:t>
      </w:r>
    </w:p>
    <w:p w14:paraId="2CBF4703" w14:textId="36C95D75" w:rsidR="00560A9C" w:rsidRDefault="00450834" w:rsidP="003944CC">
      <w:pPr>
        <w:pPrChange w:id="659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286" w:author="김은수" w:date="2026-10-01T06:39:43Z">
        <w:r>
          <w:rPr>
            <w:rFonts w:hint="eastAsia"/>
          </w:rPr>
          <w:delText>소프트웨어 모듈</w:delText>
        </w:r>
      </w:del>
      <w:del w:id="287" w:author="김은수" w:date="2026-10-01T06:39:43Z">
        <w:r w:rsidR="00CA04F8">
          <w:rPr>
            <w:rFonts w:hint="eastAsia"/>
          </w:rPr>
          <w:delText>에</w:delText>
        </w:r>
      </w:del>
      <w:del w:id="288" w:author="김은수" w:date="2026-10-01T06:39:43Z">
        <w:r>
          <w:rPr>
            <w:rFonts w:hint="eastAsia"/>
          </w:rPr>
          <w:delText>의 구현과정에서 대응</w:delText>
        </w:r>
      </w:del>
      <w:del w:id="289" w:author="김은수" w:date="2026-10-01T06:39:43Z">
        <w:r w:rsidR="00733B1E">
          <w:rPr>
            <w:rFonts w:hint="eastAsia"/>
          </w:rPr>
          <w:delText>되는 기능이 필요한 경우에는 테스트 코드를 사용한다.</w:delText>
        </w:r>
      </w:del>
      <w:ins w:id="290" w:author="김은수" w:date="2026-10-01T06:39:43Z">
        <w:r>
          <w:rPr>
            <w:rPrChange w:id="660" w:author="김은수" w:date="2026-10-01T06:56:16Z">
              <w:rPr>
                <w:rFonts w:hint="eastAsia"/>
              </w:rPr>
            </w:rPrChange>
          </w:rPr>
          <w:t xml:space="preserve">소프트웨어 모듈의 구현 과정에서 아직 준비되지 않은 상대 기능은 테스트 코드로 대신할 수 있다.</w:t>
        </w:r>
      </w:ins>
    </w:p>
    <w:p w14:paraId="59BA822F" w14:textId="1942A4F7" w:rsidR="00F22FB8" w:rsidRPr="00F22FB8" w:rsidRDefault="003944CC" w:rsidP="003944CC">
      <w:pPr>
        <w:pPrChange w:id="661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r>
        <w:rPr>
          <w:rPrChange w:id="662" w:author="김은수" w:date="2026-10-01T06:56:16Z">
            <w:rPr>
              <w:rFonts w:hint="eastAsia"/>
            </w:rPr>
          </w:rPrChange>
        </w:rPr>
        <w:t>소프트웨어 구현 순서는 다음과 같다.</w:t>
      </w:r>
    </w:p>
    <w:p w14:paraId="2F8B8FF7" w14:textId="5D5AE9D9" w:rsidR="00C9062A" w:rsidRDefault="00C9062A" w:rsidP="00C9062A">
      <w:pPr>
        <w:numPr>
          <w:ilvl w:val="2"/>
          <w:numId w:val="22"/>
        </w:numPr>
        <w:pPrChange w:id="663" w:author="김은수" w:date="2026-10-01T06:56:16Z">
          <w:pPr>
            <w:pStyle w:val="3"/>
            <w:numPr>
              <w:ilvl w:val="2"/>
              <w:numId w:val="7"/>
            </w:numPr>
            <w:ind w:leftChars="0" w:firstLineChars="0"/>
          </w:pPr>
        </w:pPrChange>
        <w:pStyle w:val="TDCSIP10"/>
      </w:pPr>
      <w:bookmarkStart w:id="187" w:name="_Toc241599259"/>
      <w:r>
        <w:rPr>
          <w:rPrChange w:id="664" w:author="김은수" w:date="2026-10-01T06:56:16Z">
            <w:rPr>
              <w:rFonts w:hint="eastAsia"/>
            </w:rPr>
          </w:rPrChange>
        </w:rPr>
        <w:t>C</w:t>
      </w:r>
      <w:r>
        <w:t xml:space="preserve">FX </w:t>
      </w:r>
      <w:r>
        <w:rPr>
          <w:rPrChange w:id="665" w:author="김은수" w:date="2026-10-01T06:56:16Z">
            <w:rPr>
              <w:rFonts w:hint="eastAsia"/>
            </w:rPr>
          </w:rPrChange>
        </w:rPr>
        <w:t>코어 소프트웨어</w:t>
      </w:r>
      <w:bookmarkEnd w:id="187"/>
    </w:p>
    <w:p w14:paraId="1E5F94EE" w14:textId="7396EE2C" w:rsidR="00C9062A" w:rsidRDefault="00C9062A" w:rsidP="00C9062A">
      <w:pPr>
        <w:numPr>
          <w:ilvl w:val="3"/>
          <w:numId w:val="22"/>
        </w:numPr>
        <w:pPrChange w:id="666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667" w:author="김은수" w:date="2026-10-01T06:56:16Z">
            <w:rPr>
              <w:rFonts w:hint="eastAsia"/>
            </w:rPr>
          </w:rPrChange>
        </w:rPr>
        <w:t>S</w:t>
      </w:r>
      <w:r>
        <w:t>ystem Control Modu</w:t>
      </w:r>
      <w:r>
        <w:rPr>
          <w:rPrChange w:id="668" w:author="김은수" w:date="2026-10-01T06:56:16Z">
            <w:rPr>
              <w:rFonts w:hint="eastAsia"/>
            </w:rPr>
          </w:rPrChange>
        </w:rPr>
        <w:t>l</w:t>
      </w:r>
      <w:r>
        <w:t>e</w:t>
      </w:r>
    </w:p>
    <w:p w14:paraId="62BCF05B" w14:textId="77777777" w:rsidR="00C9062A" w:rsidRDefault="00C9062A" w:rsidP="00C9062A">
      <w:pPr>
        <w:numPr>
          <w:ilvl w:val="0"/>
          <w:numId w:val="23"/>
        </w:numPr>
        <w:pPrChange w:id="669" w:author="김은수" w:date="2026-10-01T06:56:16Z">
          <w:pPr>
            <w:pStyle w:val="a8"/>
            <w:numPr>
              <w:ilvl w:val="0"/>
              <w:numId w:val="21"/>
            </w:numPr>
            <w:ind w:leftChars="0"/>
          </w:pPr>
        </w:pPrChange>
        <w:pStyle w:val="TDCSIP5"/>
        <w:outlineLvl w:val="9"/>
        <w:keepNext w:val="0"/>
        <w:keepLines w:val="0"/>
      </w:pPr>
      <w:del w:id="188" w:author="김은수" w:date="2026-09-29T18:28:00Z" w16du:dateUtc="2026-09-29T09:28:00Z">
        <w:r>
          <w:rPr>
            <w:rFonts w:hint="eastAsia"/>
          </w:rPr>
          <w:delText>시스템 제어 모듈에 M</w:delText>
        </w:r>
        <w:r>
          <w:delText>CU</w:delText>
        </w:r>
        <w:r>
          <w:rPr>
            <w:rFonts w:hint="eastAsia"/>
          </w:rPr>
          <w:delText xml:space="preserve"> 및 보조장치의 초기화 항목들이 포함되어 있기 때문에 해당 유닛들을 가장</w:delText>
        </w:r>
      </w:del>
      <w:del w:id="291" w:author="김은수" w:date="2026-10-01T06:39:43Z">
        <w:r>
          <w:rPr>
            <w:rFonts w:hint="eastAsia"/>
          </w:rPr>
          <w:delText xml:space="preserve"> 먼저 구현한다.</w:delText>
        </w:r>
      </w:del>
      <w:ins w:id="292" w:author="김은수" w:date="2026-10-01T06:39:43Z">
        <w:r>
          <w:rPr>
            <w:rPrChange w:id="670" w:author="김은수" w:date="2026-10-01T06:56:16Z">
              <w:rPr>
                <w:rFonts w:hint="eastAsia"/>
              </w:rPr>
            </w:rPrChange>
          </w:rPr>
          <w:t xml:space="preserve">부트로더의 기초 하드웨어 설정과 이미지 적재를 바탕으로 CFX의 인터럽트, 공유 상태 및 반복 실행 제어를 먼저 구현한다. 이후 HEAR, 마이크, PCM과 I2S 경로를 준비한다.</w:t>
        </w:r>
      </w:ins>
    </w:p>
    <w:p w14:paraId="055DC51A" w14:textId="2F4A58E0" w:rsidR="00C9062A" w:rsidRDefault="00C9062A" w:rsidP="00C9062A">
      <w:pPr>
        <w:numPr>
          <w:ilvl w:val="0"/>
          <w:numId w:val="23"/>
        </w:numPr>
        <w:pPrChange w:id="671" w:author="김은수" w:date="2026-10-01T06:56:16Z">
          <w:pPr>
            <w:pStyle w:val="a8"/>
            <w:numPr>
              <w:ilvl w:val="0"/>
              <w:numId w:val="21"/>
            </w:numPr>
            <w:ind w:leftChars="0"/>
          </w:pPr>
        </w:pPrChange>
        <w:pStyle w:val="TDCSIP5"/>
        <w:outlineLvl w:val="9"/>
        <w:keepNext w:val="0"/>
        <w:keepLines w:val="0"/>
      </w:pPr>
      <w:r>
        <w:rPr>
          <w:rPrChange w:id="672" w:author="김은수" w:date="2026-10-01T06:56:16Z">
            <w:rPr>
              <w:rFonts w:hint="eastAsia"/>
            </w:rPr>
          </w:rPrChange>
        </w:rPr>
        <w:t xml:space="preserve">다른 모듈의 상태에 따라 시스템을 제어하는 항목은 </w:t>
      </w:r>
      <w:r w:rsidR="000E6908">
        <w:rPr>
          <w:rPrChange w:id="673" w:author="김은수" w:date="2026-10-01T06:56:16Z">
            <w:rPr>
              <w:rFonts w:hint="eastAsia"/>
            </w:rPr>
          </w:rPrChange>
        </w:rPr>
        <w:t>S</w:t>
      </w:r>
      <w:r w:rsidR="000E6908">
        <w:t>ignal Processing Module, Internal Stimulation Device Execution Module</w:t>
      </w:r>
      <w:r w:rsidR="000E6908">
        <w:rPr>
          <w:rPrChange w:id="674" w:author="김은수" w:date="2026-10-01T06:56:16Z">
            <w:rPr>
              <w:rFonts w:hint="eastAsia"/>
            </w:rPr>
          </w:rPrChange>
        </w:rPr>
        <w:t xml:space="preserve">의 구현 및 검증이 완료된 이후에 </w:t>
      </w:r>
      <w:r>
        <w:rPr>
          <w:rPrChange w:id="675" w:author="김은수" w:date="2026-10-01T06:56:16Z">
            <w:rPr>
              <w:rFonts w:hint="eastAsia"/>
            </w:rPr>
          </w:rPrChange>
        </w:rPr>
        <w:t>최종적으로 구현한다.</w:t>
      </w:r>
    </w:p>
    <w:p w14:paraId="0E70279F" w14:textId="5E83729F" w:rsidR="002C61A1" w:rsidRDefault="00D33159" w:rsidP="00C9062A">
      <w:pPr>
        <w:numPr>
          <w:ilvl w:val="3"/>
          <w:numId w:val="22"/>
        </w:numPr>
        <w:pPrChange w:id="676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677" w:author="김은수" w:date="2026-10-01T06:56:16Z">
            <w:rPr>
              <w:rFonts w:hint="eastAsia"/>
            </w:rPr>
          </w:rPrChange>
        </w:rPr>
        <w:t>그 외의 모듈</w:t>
      </w:r>
    </w:p>
    <w:p w14:paraId="28D6945E" w14:textId="4CEF0214" w:rsidR="00F22FB8" w:rsidRDefault="00F22FB8" w:rsidP="00741E20">
      <w:pPr>
        <w:numPr>
          <w:ilvl w:val="0"/>
          <w:numId w:val="24"/>
        </w:numPr>
        <w:wordWrap/>
        <w:pPrChange w:id="678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</w:pPr>
        </w:pPrChange>
        <w:pStyle w:val="TDCSIP5"/>
        <w:outlineLvl w:val="9"/>
        <w:keepNext w:val="0"/>
        <w:keepLines w:val="0"/>
      </w:pPr>
      <w:r w:rsidRPr="00F22FB8">
        <w:t>System Control Module</w:t>
      </w:r>
      <w:r>
        <w:rPr>
          <w:rPrChange w:id="679" w:author="김은수" w:date="2026-10-01T06:56:16Z">
            <w:rPr>
              <w:rFonts w:hint="eastAsia"/>
            </w:rPr>
          </w:rPrChange>
        </w:rPr>
        <w:t>의 반복실행 기능이 동작되는 상태에서 다른 모듈을 구현한다.</w:t>
      </w:r>
    </w:p>
    <w:p w14:paraId="782F5491" w14:textId="14D5BECF" w:rsidR="00E66088" w:rsidRDefault="00674A90" w:rsidP="00680F01">
      <w:pPr>
        <w:numPr>
          <w:ilvl w:val="0"/>
          <w:numId w:val="24"/>
        </w:numPr>
        <w:wordWrap/>
        <w:pPrChange w:id="680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</w:pPr>
        </w:pPrChange>
        <w:pStyle w:val="TDCSIP5"/>
        <w:outlineLvl w:val="9"/>
        <w:keepNext w:val="0"/>
        <w:keepLines w:val="0"/>
      </w:pPr>
      <w:del w:id="293" w:author="김은수" w:date="2026-10-01T06:39:43Z">
        <w:r>
          <w:rPr>
            <w:rFonts w:hint="eastAsia"/>
          </w:rPr>
          <w:delText>S</w:delText>
        </w:r>
      </w:del>
      <w:del w:id="294" w:author="김은수" w:date="2026-10-01T06:39:43Z">
        <w:r>
          <w:delText>ignal Processing Module, Internal Stimulation Device Execution Module</w:delText>
        </w:r>
      </w:del>
      <w:del w:id="295" w:author="김은수" w:date="2026-10-01T06:39:43Z">
        <w:r w:rsidR="00C9062A">
          <w:rPr>
            <w:rFonts w:hint="eastAsia"/>
          </w:rPr>
          <w:delText xml:space="preserve">은 </w:delText>
        </w:r>
      </w:del>
      <w:del w:id="296" w:author="김은수" w:date="2026-10-01T06:39:43Z">
        <w:r>
          <w:rPr>
            <w:rFonts w:hint="eastAsia"/>
          </w:rPr>
          <w:delText>구현의 순서가 특정되지 않아도 되며,</w:delText>
        </w:r>
      </w:del>
      <w:del w:id="297" w:author="김은수" w:date="2026-10-01T06:39:43Z">
        <w:r>
          <w:delText xml:space="preserve"> </w:delText>
        </w:r>
      </w:del>
      <w:del w:id="298" w:author="김은수" w:date="2026-10-01T06:39:43Z">
        <w:r w:rsidR="00606F72">
          <w:rPr>
            <w:rFonts w:hint="eastAsia"/>
          </w:rPr>
          <w:delText>독립적으로 구현하여도 무방하다.</w:delText>
        </w:r>
      </w:del>
      <w:ins w:id="299" w:author="김은수" w:date="2026-10-01T06:39:43Z">
        <w:r>
          <w:rPr>
            <w:rPrChange w:id="681" w:author="김은수" w:date="2026-10-01T06:56:16Z">
              <w:rPr>
                <w:rFonts w:hint="eastAsia"/>
              </w:rPr>
            </w:rPrChange>
          </w:rPr>
          <w:t xml:space="preserve">Signal Processing Module과 Internal Stimulation Device Execution Module은 독립적으로 구현할 수 있다. 다만 신호처리 결과를 자극 패킷으로 전달하는 단계에서는 맵, T/C 값과 프레임 조건을 함께 준비한다.</w:t>
        </w:r>
      </w:ins>
    </w:p>
    <w:p w14:paraId="0EA4C235" w14:textId="77777777" w:rsidR="00512FFF" w:rsidRDefault="00512FFF" w:rsidP="00680F01">
      <w:pPr>
        <w:numPr>
          <w:ilvl w:val="0"/>
          <w:numId w:val="0"/>
        </w:numPr>
        <w:wordWrap/>
        <w:pPrChange w:id="682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</w:pPr>
        </w:pPrChange>
        <w:pStyle w:val="TDCSIP5"/>
        <w:outlineLvl w:val="9"/>
        <w:keepNext w:val="0"/>
        <w:keepLines w:val="0"/>
        <w:spacing w:before="0" w:after="0" w:line="300" w:lineRule="auto"/>
        <w:rPr>
          <w:del w:id="872" w:author="김은수" w:date="2026-10-01T06:56:16Z"/>
        </w:rPr>
      </w:pPr>
    </w:p>
    <w:p w14:paraId="6092A36C" w14:textId="220F0D75" w:rsidR="00F22FB8" w:rsidRDefault="00F22FB8" w:rsidP="00F22FB8">
      <w:pPr>
        <w:numPr>
          <w:ilvl w:val="2"/>
          <w:numId w:val="22"/>
        </w:numPr>
        <w:pPrChange w:id="683" w:author="김은수" w:date="2026-10-01T06:56:16Z">
          <w:pPr>
            <w:pStyle w:val="3"/>
            <w:numPr>
              <w:ilvl w:val="2"/>
              <w:numId w:val="7"/>
            </w:numPr>
            <w:ind w:leftChars="0" w:firstLineChars="0"/>
          </w:pPr>
        </w:pPrChange>
        <w:pStyle w:val="TDCSIP10"/>
      </w:pPr>
      <w:bookmarkStart w:id="190" w:name="_Toc241599260"/>
      <w:r>
        <w:rPr>
          <w:rPrChange w:id="684" w:author="김은수" w:date="2026-10-01T06:56:16Z">
            <w:rPr>
              <w:rFonts w:hint="eastAsia"/>
            </w:rPr>
          </w:rPrChange>
        </w:rPr>
        <w:t>H</w:t>
      </w:r>
      <w:r>
        <w:t xml:space="preserve">ear </w:t>
      </w:r>
      <w:r>
        <w:rPr>
          <w:rPrChange w:id="685" w:author="김은수" w:date="2026-10-01T06:56:16Z">
            <w:rPr>
              <w:rFonts w:hint="eastAsia"/>
            </w:rPr>
          </w:rPrChange>
        </w:rPr>
        <w:t>코어 소프트웨어</w:t>
      </w:r>
      <w:bookmarkEnd w:id="190"/>
    </w:p>
    <w:p w14:paraId="749444F1" w14:textId="77777777" w:rsidR="00F22FB8" w:rsidRDefault="00F22FB8" w:rsidP="00F22FB8">
      <w:pPr>
        <w:numPr>
          <w:ilvl w:val="3"/>
          <w:numId w:val="22"/>
        </w:numPr>
        <w:pPrChange w:id="686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687" w:author="김은수" w:date="2026-10-01T06:56:16Z">
            <w:rPr>
              <w:rFonts w:hint="eastAsia"/>
            </w:rPr>
          </w:rPrChange>
        </w:rPr>
        <w:t>S</w:t>
      </w:r>
      <w:r>
        <w:t>ystem Control Modu</w:t>
      </w:r>
      <w:r>
        <w:rPr>
          <w:rPrChange w:id="688" w:author="김은수" w:date="2026-10-01T06:56:16Z">
            <w:rPr>
              <w:rFonts w:hint="eastAsia"/>
            </w:rPr>
          </w:rPrChange>
        </w:rPr>
        <w:t>l</w:t>
      </w:r>
      <w:r>
        <w:t>e</w:t>
      </w:r>
    </w:p>
    <w:p w14:paraId="7E96C5C2" w14:textId="335B0703" w:rsidR="00F22FB8" w:rsidRDefault="00F22FB8" w:rsidP="00F22FB8">
      <w:pPr>
        <w:numPr>
          <w:ilvl w:val="0"/>
          <w:numId w:val="24"/>
        </w:numPr>
        <w:pPrChange w:id="689" w:author="김은수" w:date="2026-10-01T06:56:16Z">
          <w:pPr>
            <w:pStyle w:val="a8"/>
            <w:numPr>
              <w:ilvl w:val="0"/>
              <w:numId w:val="19"/>
            </w:numPr>
            <w:ind w:leftChars="0"/>
          </w:pPr>
        </w:pPrChange>
        <w:pStyle w:val="TDCSIP5"/>
        <w:outlineLvl w:val="9"/>
        <w:keepNext w:val="0"/>
        <w:keepLines w:val="0"/>
      </w:pPr>
      <w:del w:id="300" w:author="김은수" w:date="2026-10-01T06:39:43Z">
        <w:r>
          <w:rPr>
            <w:rFonts w:hint="eastAsia"/>
          </w:rPr>
          <w:delText>H</w:delText>
        </w:r>
      </w:del>
      <w:del w:id="301" w:author="김은수" w:date="2026-10-01T06:39:43Z">
        <w:r>
          <w:delText>ear core</w:delText>
        </w:r>
      </w:del>
      <w:del w:id="302" w:author="김은수" w:date="2026-10-01T06:39:43Z">
        <w:r>
          <w:rPr>
            <w:rFonts w:hint="eastAsia"/>
          </w:rPr>
          <w:delText xml:space="preserve">의 제어는 </w:delText>
        </w:r>
      </w:del>
      <w:del w:id="303" w:author="김은수" w:date="2026-10-01T06:39:43Z">
        <w:r>
          <w:delText>CFX</w:delText>
        </w:r>
      </w:del>
      <w:del w:id="304" w:author="김은수" w:date="2026-10-01T06:39:43Z">
        <w:r>
          <w:rPr>
            <w:rFonts w:hint="eastAsia"/>
          </w:rPr>
          <w:delText xml:space="preserve">에서 관장하기 때문에 </w:delText>
        </w:r>
      </w:del>
      <w:del w:id="305" w:author="김은수" w:date="2026-10-01T06:39:43Z">
        <w:r>
          <w:delText xml:space="preserve">CFX </w:delText>
        </w:r>
      </w:del>
      <w:del w:id="306" w:author="김은수" w:date="2026-10-01T06:39:43Z">
        <w:r>
          <w:rPr>
            <w:rFonts w:hint="eastAsia"/>
          </w:rPr>
          <w:delText>c</w:delText>
        </w:r>
      </w:del>
      <w:del w:id="307" w:author="김은수" w:date="2026-10-01T06:39:43Z">
        <w:r>
          <w:delText>ore</w:delText>
        </w:r>
      </w:del>
      <w:del w:id="308" w:author="김은수" w:date="2026-10-01T06:39:43Z">
        <w:r>
          <w:rPr>
            <w:rFonts w:hint="eastAsia"/>
          </w:rPr>
          <w:delText>의 S</w:delText>
        </w:r>
      </w:del>
      <w:del w:id="309" w:author="김은수" w:date="2026-10-01T06:39:43Z">
        <w:r>
          <w:delText>ystem Control Modu</w:delText>
        </w:r>
      </w:del>
      <w:del w:id="310" w:author="김은수" w:date="2026-10-01T06:39:43Z">
        <w:r>
          <w:rPr>
            <w:rFonts w:hint="eastAsia"/>
          </w:rPr>
          <w:delText>l</w:delText>
        </w:r>
      </w:del>
      <w:del w:id="311" w:author="김은수" w:date="2026-10-01T06:39:43Z">
        <w:r>
          <w:delText>e</w:delText>
        </w:r>
      </w:del>
      <w:del w:id="312" w:author="김은수" w:date="2026-10-01T06:39:43Z">
        <w:r>
          <w:rPr>
            <w:rFonts w:hint="eastAsia"/>
          </w:rPr>
          <w:delText>에서 구현된다.</w:delText>
        </w:r>
      </w:del>
      <w:ins w:id="313" w:author="김은수" w:date="2026-10-01T06:39:43Z">
        <w:r>
          <w:rPr>
            <w:rPrChange w:id="690" w:author="김은수" w:date="2026-10-01T06:56:16Z">
              <w:rPr>
                <w:rFonts w:hint="eastAsia"/>
              </w:rPr>
            </w:rPrChange>
          </w:rPr>
          <w:t xml:space="preserve">HEAR의 실행 준비와 함수체인 호출, 완료 이벤트 처리는 CFX의 System Control Module에서 구현한다.</w:t>
        </w:r>
      </w:ins>
    </w:p>
    <w:p w14:paraId="792D9118" w14:textId="49E7E750" w:rsidR="00F22FB8" w:rsidRDefault="00F22FB8" w:rsidP="00F22FB8">
      <w:pPr>
        <w:numPr>
          <w:ilvl w:val="3"/>
          <w:numId w:val="22"/>
        </w:numPr>
        <w:pPrChange w:id="691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692" w:author="김은수" w:date="2026-10-01T06:56:16Z">
            <w:rPr>
              <w:rFonts w:hint="eastAsia"/>
            </w:rPr>
          </w:rPrChange>
        </w:rPr>
        <w:t>S</w:t>
      </w:r>
      <w:r>
        <w:t>ignal Processing Module</w:t>
      </w:r>
    </w:p>
    <w:p w14:paraId="5D1FD18D" w14:textId="39069F79" w:rsidR="00F22FB8" w:rsidRDefault="00F22FB8" w:rsidP="00F22FB8">
      <w:pPr>
        <w:numPr>
          <w:ilvl w:val="0"/>
          <w:numId w:val="24"/>
        </w:numPr>
        <w:wordWrap/>
        <w:pPrChange w:id="693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</w:pPr>
        </w:pPrChange>
        <w:pStyle w:val="TDCSIP5"/>
        <w:outlineLvl w:val="9"/>
        <w:keepNext w:val="0"/>
        <w:keepLines w:val="0"/>
      </w:pPr>
      <w:del w:id="314" w:author="김은수" w:date="2026-10-01T06:39:43Z">
        <w:r w:rsidRPr="00F22FB8">
          <w:delText>System Control Module</w:delText>
        </w:r>
      </w:del>
      <w:del w:id="315" w:author="김은수" w:date="2026-10-01T06:39:43Z">
        <w:r>
          <w:rPr>
            <w:rFonts w:hint="eastAsia"/>
          </w:rPr>
          <w:delText>의 반복실행</w:delText>
        </w:r>
      </w:del>
      <w:del w:id="316" w:author="김은수" w:date="2026-10-01T06:39:43Z">
        <w:r w:rsidR="00CA04F8">
          <w:rPr>
            <w:rFonts w:hint="eastAsia"/>
          </w:rPr>
          <w:delText xml:space="preserve"> </w:delText>
        </w:r>
      </w:del>
      <w:del w:id="317" w:author="김은수" w:date="2026-10-01T06:39:43Z">
        <w:r>
          <w:rPr>
            <w:rFonts w:hint="eastAsia"/>
          </w:rPr>
          <w:delText>기능이 동작되는 상태에서 구현을 하며,</w:delText>
        </w:r>
      </w:del>
      <w:del w:id="318" w:author="김은수" w:date="2026-10-01T06:39:43Z">
        <w:r>
          <w:delText xml:space="preserve"> CFX</w:delText>
        </w:r>
      </w:del>
      <w:del w:id="319" w:author="김은수" w:date="2026-10-01T06:39:43Z">
        <w:r>
          <w:rPr>
            <w:rFonts w:hint="eastAsia"/>
          </w:rPr>
          <w:delText xml:space="preserve"> 코어의 신호처리 S</w:delText>
        </w:r>
      </w:del>
      <w:del w:id="320" w:author="김은수" w:date="2026-10-01T06:39:43Z">
        <w:r>
          <w:delText>ignal Processing Module</w:delText>
        </w:r>
      </w:del>
      <w:del w:id="321" w:author="김은수" w:date="2026-10-01T06:39:43Z">
        <w:r>
          <w:rPr>
            <w:rFonts w:hint="eastAsia"/>
          </w:rPr>
          <w:delText>의 일부로 동작하는 것이기 때문에 S</w:delText>
        </w:r>
      </w:del>
      <w:del w:id="322" w:author="김은수" w:date="2026-10-01T06:39:43Z">
        <w:r>
          <w:delText>ignal Processing Module</w:delText>
        </w:r>
      </w:del>
      <w:del w:id="323" w:author="김은수" w:date="2026-10-01T06:39:43Z">
        <w:r>
          <w:rPr>
            <w:rFonts w:hint="eastAsia"/>
          </w:rPr>
          <w:delText>의 구현 시 같이 구현을 진행한다.</w:delText>
        </w:r>
      </w:del>
      <w:ins w:id="324" w:author="김은수" w:date="2026-10-01T06:39:43Z">
        <w:r>
          <w:rPr>
            <w:rPrChange w:id="694" w:author="김은수" w:date="2026-10-01T06:56:16Z">
              <w:rPr>
                <w:rFonts w:hint="eastAsia"/>
              </w:rPr>
            </w:rPrChange>
          </w:rPr>
          <w:t xml:space="preserve">CFX의 반복 실행과 입력 버퍼가 준비된 상태에서 절대값 최대값 연산과 창 적용 FFT/크기 연산을 구현한다. CFX의 AGC, 분석 입력 갱신과 대역 대표값 처리에 연결한다.</w:t>
        </w:r>
      </w:ins>
    </w:p>
    <w:p w14:paraId="69864F07" w14:textId="77777777" w:rsidR="00F22FB8" w:rsidRDefault="00F22FB8" w:rsidP="00C9062A">
      <w:pPr>
        <w:wordWrap/>
        <w:pPrChange w:id="695" w:author="김은수" w:date="2026-10-01T06:56:16Z">
          <w:pPr>
            <w:pStyle w:val="a8"/>
            <w:wordWrap/>
            <w:spacing w:after="0" w:line="240" w:lineRule="auto"/>
            <w:ind w:leftChars="0" w:left="1636"/>
          </w:pPr>
        </w:pPrChange>
        <w:pStyle w:val="TDCSIP5"/>
        <w:outlineLvl w:val="9"/>
        <w:keepNext w:val="0"/>
        <w:keepLines w:val="0"/>
        <w:spacing w:before="0" w:after="0" w:line="300" w:lineRule="auto"/>
        <w:rPr>
          <w:del w:id="873" w:author="김은수" w:date="2026-10-01T06:56:16Z"/>
        </w:rPr>
      </w:pPr>
    </w:p>
    <w:p w14:paraId="52772625" w14:textId="267C8B53" w:rsidR="00C9062A" w:rsidRDefault="00C9062A" w:rsidP="00C9062A">
      <w:pPr>
        <w:numPr>
          <w:ilvl w:val="2"/>
          <w:numId w:val="22"/>
        </w:numPr>
        <w:pPrChange w:id="696" w:author="김은수" w:date="2026-10-01T06:56:16Z">
          <w:pPr>
            <w:pStyle w:val="3"/>
            <w:numPr>
              <w:ilvl w:val="2"/>
              <w:numId w:val="7"/>
            </w:numPr>
            <w:ind w:leftChars="0" w:firstLineChars="0"/>
          </w:pPr>
        </w:pPrChange>
        <w:pStyle w:val="TDCSIP10"/>
      </w:pPr>
      <w:bookmarkStart w:id="191" w:name="_Toc241599261"/>
      <w:r>
        <w:rPr>
          <w:rPrChange w:id="697" w:author="김은수" w:date="2026-10-01T06:56:16Z">
            <w:rPr>
              <w:rFonts w:hint="eastAsia"/>
            </w:rPr>
          </w:rPrChange>
        </w:rPr>
        <w:t>CM</w:t>
      </w:r>
      <w:r>
        <w:t xml:space="preserve">3 </w:t>
      </w:r>
      <w:r>
        <w:rPr>
          <w:rPrChange w:id="698" w:author="김은수" w:date="2026-10-01T06:56:16Z">
            <w:rPr>
              <w:rFonts w:hint="eastAsia"/>
            </w:rPr>
          </w:rPrChange>
        </w:rPr>
        <w:t>코어 소프트웨어</w:t>
      </w:r>
      <w:bookmarkEnd w:id="191"/>
    </w:p>
    <w:p w14:paraId="3FFF4CC2" w14:textId="77777777" w:rsidR="00C9062A" w:rsidRDefault="00C9062A" w:rsidP="00C9062A">
      <w:pPr>
        <w:numPr>
          <w:ilvl w:val="3"/>
          <w:numId w:val="22"/>
        </w:numPr>
        <w:pPrChange w:id="699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00" w:author="김은수" w:date="2026-10-01T06:56:16Z">
            <w:rPr>
              <w:rFonts w:hint="eastAsia"/>
            </w:rPr>
          </w:rPrChange>
        </w:rPr>
        <w:t>S</w:t>
      </w:r>
      <w:r>
        <w:t>ystem Control Modu</w:t>
      </w:r>
      <w:r>
        <w:rPr>
          <w:rPrChange w:id="701" w:author="김은수" w:date="2026-10-01T06:56:16Z">
            <w:rPr>
              <w:rFonts w:hint="eastAsia"/>
            </w:rPr>
          </w:rPrChange>
        </w:rPr>
        <w:t>l</w:t>
      </w:r>
      <w:r>
        <w:t>e</w:t>
      </w:r>
    </w:p>
    <w:p w14:paraId="403076DC" w14:textId="2BAFE954" w:rsidR="00C9062A" w:rsidRDefault="00C9062A" w:rsidP="00C9062A">
      <w:pPr>
        <w:numPr>
          <w:ilvl w:val="0"/>
          <w:numId w:val="23"/>
        </w:numPr>
        <w:pPrChange w:id="702" w:author="김은수" w:date="2026-10-01T06:56:16Z">
          <w:pPr>
            <w:pStyle w:val="a8"/>
            <w:numPr>
              <w:ilvl w:val="0"/>
              <w:numId w:val="21"/>
            </w:numPr>
            <w:ind w:leftChars="0"/>
          </w:pPr>
        </w:pPrChange>
        <w:pStyle w:val="TDCSIP5"/>
        <w:outlineLvl w:val="9"/>
        <w:keepNext w:val="0"/>
        <w:keepLines w:val="0"/>
      </w:pPr>
      <w:del w:id="325" w:author="김은수" w:date="2026-10-01T06:39:43Z">
        <w:r>
          <w:rPr>
            <w:rFonts w:hint="eastAsia"/>
          </w:rPr>
          <w:delText>시스템 제어 모듈에 M</w:delText>
        </w:r>
      </w:del>
      <w:del w:id="326" w:author="김은수" w:date="2026-10-01T06:39:43Z">
        <w:r>
          <w:delText>CU</w:delText>
        </w:r>
      </w:del>
      <w:del w:id="327" w:author="김은수" w:date="2026-10-01T06:39:43Z">
        <w:r>
          <w:rPr>
            <w:rFonts w:hint="eastAsia"/>
          </w:rPr>
          <w:delText xml:space="preserve"> 및 보조장치의 초기화 항목들이 포함되어 있기 때문에 해당 유닛들을 가장 먼저 구현한다.</w:delText>
        </w:r>
      </w:del>
      <w:ins w:id="328" w:author="김은수" w:date="2026-10-01T06:39:43Z">
        <w:r>
          <w:rPr>
            <w:rPrChange w:id="703" w:author="김은수" w:date="2026-10-01T06:56:16Z">
              <w:rPr>
                <w:rFonts w:hint="eastAsia"/>
              </w:rPr>
            </w:rPrChange>
          </w:rPr>
          <w:t xml:space="preserve">CM3 주변장치와 공유 메모리, 터치 센서 및 QCC 제어 핀을 먼저 준비한다. CFX의 기동 상태를 확인하고 공유 자료를 설정한 뒤 CFX의 반복 실행을 허가하도록 구현한다.</w:t>
        </w:r>
      </w:ins>
    </w:p>
    <w:p w14:paraId="7BEC00F2" w14:textId="0678B3DC" w:rsidR="00C9062A" w:rsidRDefault="00C9062A" w:rsidP="00C9062A">
      <w:pPr>
        <w:numPr>
          <w:ilvl w:val="0"/>
          <w:numId w:val="23"/>
        </w:numPr>
        <w:pPrChange w:id="704" w:author="김은수" w:date="2026-10-01T06:56:16Z">
          <w:pPr>
            <w:pStyle w:val="a8"/>
            <w:numPr>
              <w:ilvl w:val="0"/>
              <w:numId w:val="21"/>
            </w:numPr>
            <w:ind w:leftChars="0"/>
          </w:pPr>
        </w:pPrChange>
        <w:pStyle w:val="TDCSIP5"/>
        <w:outlineLvl w:val="9"/>
        <w:keepNext w:val="0"/>
        <w:keepLines w:val="0"/>
      </w:pPr>
      <w:r>
        <w:rPr>
          <w:rPrChange w:id="705" w:author="김은수" w:date="2026-10-01T06:56:16Z">
            <w:rPr>
              <w:rFonts w:hint="eastAsia"/>
            </w:rPr>
          </w:rPrChange>
        </w:rPr>
        <w:t xml:space="preserve">시스템을 제어하는 항목은 </w:t>
      </w:r>
      <w:r w:rsidR="000E6908">
        <w:rPr>
          <w:rPrChange w:id="706" w:author="김은수" w:date="2026-10-01T06:56:16Z">
            <w:rPr>
              <w:rFonts w:hint="eastAsia"/>
            </w:rPr>
          </w:rPrChange>
        </w:rPr>
        <w:t>S</w:t>
      </w:r>
      <w:r w:rsidR="000E6908">
        <w:t>ignal Processing Module, Internal Stimulation Device Execution Module, Bluetooth Communication Module</w:t>
      </w:r>
      <w:r w:rsidR="000E6908">
        <w:rPr>
          <w:rPrChange w:id="707" w:author="김은수" w:date="2026-10-01T06:56:16Z">
            <w:rPr>
              <w:rFonts w:hint="eastAsia"/>
            </w:rPr>
          </w:rPrChange>
        </w:rPr>
        <w:t xml:space="preserve">의 구현 및 검증이 완료된 이후에 </w:t>
      </w:r>
      <w:r>
        <w:rPr>
          <w:rPrChange w:id="708" w:author="김은수" w:date="2026-10-01T06:56:16Z">
            <w:rPr>
              <w:rFonts w:hint="eastAsia"/>
            </w:rPr>
          </w:rPrChange>
        </w:rPr>
        <w:t>최종적으로 구현한다.</w:t>
      </w:r>
    </w:p>
    <w:p w14:paraId="51082AED" w14:textId="77777777" w:rsidR="00C9062A" w:rsidRDefault="00C9062A" w:rsidP="00C9062A">
      <w:pPr>
        <w:numPr>
          <w:ilvl w:val="3"/>
          <w:numId w:val="22"/>
        </w:numPr>
        <w:pPrChange w:id="709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10" w:author="김은수" w:date="2026-10-01T06:56:16Z">
            <w:rPr>
              <w:rFonts w:hint="eastAsia"/>
            </w:rPr>
          </w:rPrChange>
        </w:rPr>
        <w:t>그 외의 모듈</w:t>
      </w:r>
    </w:p>
    <w:p w14:paraId="41639EAA" w14:textId="77777777" w:rsidR="00C9062A" w:rsidRDefault="00C9062A" w:rsidP="00C9062A">
      <w:pPr>
        <w:numPr>
          <w:ilvl w:val="0"/>
          <w:numId w:val="24"/>
        </w:numPr>
        <w:wordWrap/>
        <w:pPrChange w:id="711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</w:pPr>
        </w:pPrChange>
        <w:pStyle w:val="TDCSIP5"/>
        <w:outlineLvl w:val="9"/>
        <w:keepNext w:val="0"/>
        <w:keepLines w:val="0"/>
      </w:pPr>
      <w:del w:id="329" w:author="김은수" w:date="2026-10-01T06:39:43Z">
        <w:r>
          <w:rPr>
            <w:rFonts w:hint="eastAsia"/>
          </w:rPr>
          <w:delText>S</w:delText>
        </w:r>
      </w:del>
      <w:del w:id="330" w:author="김은수" w:date="2026-10-01T06:39:43Z">
        <w:r>
          <w:delText>ignal Processing Module, Internal Stimulation Device Execution Module, Bluetooth Communication Module</w:delText>
        </w:r>
      </w:del>
      <w:del w:id="331" w:author="김은수" w:date="2026-10-01T06:39:43Z">
        <w:r>
          <w:rPr>
            <w:rFonts w:hint="eastAsia"/>
          </w:rPr>
          <w:delText>은 구현의 순서가 특정되지 않아도 되며,</w:delText>
        </w:r>
      </w:del>
      <w:del w:id="332" w:author="김은수" w:date="2026-10-01T06:39:43Z">
        <w:r>
          <w:delText xml:space="preserve"> </w:delText>
        </w:r>
      </w:del>
      <w:del w:id="333" w:author="김은수" w:date="2026-10-01T06:39:43Z">
        <w:r>
          <w:rPr>
            <w:rFonts w:hint="eastAsia"/>
          </w:rPr>
          <w:delText>독립적으로 구현하여도 무방하다.</w:delText>
        </w:r>
      </w:del>
      <w:ins w:id="334" w:author="김은수" w:date="2026-10-01T06:39:43Z">
        <w:r>
          <w:rPr>
            <w:rPrChange w:id="712" w:author="김은수" w:date="2026-10-01T06:56:16Z">
              <w:rPr>
                <w:rFonts w:hint="eastAsia"/>
              </w:rPr>
            </w:rPrChange>
          </w:rPr>
          <w:t xml:space="preserve">Signal Processing Module, Internal Stimulation Device Execution Module과 Bluetooth Communication Module은 독립적으로 구현할 수 있다. 맵 읽기와 변경 요청, 자극 파라미터 계산, 내부기 설정 및 명령 응답의 연결은 통합 단계에서 확인한다.</w:t>
        </w:r>
      </w:ins>
    </w:p>
    <w:p w14:paraId="53B7EFCB" w14:textId="77777777" w:rsidR="00C9062A" w:rsidRDefault="00C9062A" w:rsidP="00C9062A">
      <w:pPr>
        <w:wordWrap/>
        <w:pPrChange w:id="713" w:author="김은수" w:date="2026-10-01T06:56:16Z">
          <w:pPr>
            <w:wordWrap/>
            <w:spacing w:after="0" w:line="240" w:lineRule="auto"/>
            <w:ind w:left="1276"/>
          </w:pPr>
        </w:pPrChange>
        <w:pStyle w:val="TDCSIP5"/>
        <w:outlineLvl w:val="9"/>
        <w:keepNext w:val="0"/>
        <w:keepLines w:val="0"/>
        <w:spacing w:before="0" w:after="0" w:line="300" w:lineRule="auto"/>
        <w:rPr>
          <w:del w:id="874" w:author="김은수" w:date="2026-10-01T06:56:16Z"/>
        </w:rPr>
      </w:pPr>
    </w:p>
    <w:p w14:paraId="45B10730" w14:textId="57BA4413" w:rsidR="00C9062A" w:rsidRDefault="00C9062A" w:rsidP="00C9062A">
      <w:pPr>
        <w:numPr>
          <w:ilvl w:val="2"/>
          <w:numId w:val="22"/>
        </w:numPr>
        <w:pPrChange w:id="714" w:author="김은수" w:date="2026-10-01T06:56:16Z">
          <w:pPr>
            <w:pStyle w:val="3"/>
            <w:numPr>
              <w:ilvl w:val="2"/>
              <w:numId w:val="7"/>
            </w:numPr>
            <w:ind w:leftChars="0" w:firstLineChars="0"/>
          </w:pPr>
        </w:pPrChange>
        <w:pStyle w:val="TDCSIP10"/>
      </w:pPr>
      <w:del w:id="192" w:author="김은수" w:date="2026-09-29T18:28:00Z" w16du:dateUtc="2026-09-29T09:28:00Z">
        <w:r>
          <w:rPr>
            <w:rFonts w:hint="eastAsia"/>
          </w:rPr>
          <w:delText>N</w:delText>
        </w:r>
        <w:r>
          <w:delText xml:space="preserve">RF </w:delText>
        </w:r>
        <w:r>
          <w:rPr>
            <w:rFonts w:hint="eastAsia"/>
          </w:rPr>
          <w:delText>코어</w:delText>
        </w:r>
      </w:del>
      <w:bookmarkStart w:id="193" w:name="_Toc241599262"/>
      <w:ins w:id="194" w:author="김은수" w:date="2026-09-29T18:28:00Z" w16du:dateUtc="2026-09-29T09:28:00Z">
        <w:r>
          <w:rPr>
            <w:rPrChange w:id="715" w:author="김은수" w:date="2026-10-01T06:56:16Z">
              <w:rPr>
                <w:rFonts w:hint="eastAsia"/>
              </w:rPr>
            </w:rPrChange>
          </w:rPr>
          <w:t>QCC</w:t>
        </w:r>
      </w:ins>
      <w:r>
        <w:rPr>
          <w:rPrChange w:id="716" w:author="김은수" w:date="2026-10-01T06:56:16Z">
            <w:rPr>
              <w:rFonts w:hint="eastAsia"/>
            </w:rPr>
          </w:rPrChange>
        </w:rPr>
        <w:t xml:space="preserve"> 소프트웨어</w:t>
      </w:r>
      <w:bookmarkEnd w:id="193"/>
    </w:p>
    <w:p w14:paraId="336D892A" w14:textId="77777777" w:rsidR="00C9062A" w:rsidRDefault="00C9062A" w:rsidP="00C9062A">
      <w:pPr>
        <w:numPr>
          <w:ilvl w:val="3"/>
          <w:numId w:val="22"/>
        </w:numPr>
        <w:pPrChange w:id="717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18" w:author="김은수" w:date="2026-10-01T06:56:16Z">
            <w:rPr>
              <w:rFonts w:hint="eastAsia"/>
            </w:rPr>
          </w:rPrChange>
        </w:rPr>
        <w:t>S</w:t>
      </w:r>
      <w:r>
        <w:t>ystem Control Modu</w:t>
      </w:r>
      <w:r>
        <w:rPr>
          <w:rPrChange w:id="719" w:author="김은수" w:date="2026-10-01T06:56:16Z">
            <w:rPr>
              <w:rFonts w:hint="eastAsia"/>
            </w:rPr>
          </w:rPrChange>
        </w:rPr>
        <w:t>l</w:t>
      </w:r>
      <w:r>
        <w:t>e</w:t>
      </w:r>
    </w:p>
    <w:p w14:paraId="0C33EA1A" w14:textId="77777777" w:rsidR="00C9062A" w:rsidRDefault="00C9062A" w:rsidP="00512FFF">
      <w:pPr>
        <w:numPr>
          <w:ilvl w:val="0"/>
          <w:numId w:val="23"/>
        </w:numPr>
        <w:pPrChange w:id="720" w:author="김은수" w:date="2026-10-01T06:56:16Z">
          <w:pPr>
            <w:pStyle w:val="a8"/>
            <w:numPr>
              <w:ilvl w:val="0"/>
              <w:numId w:val="21"/>
            </w:numPr>
            <w:ind w:leftChars="0" w:left="1661" w:hanging="357"/>
          </w:pPr>
        </w:pPrChange>
        <w:pStyle w:val="TDCSIP5"/>
        <w:outlineLvl w:val="9"/>
        <w:keepNext w:val="0"/>
        <w:keepLines w:val="0"/>
      </w:pPr>
      <w:del w:id="195" w:author="김은수" w:date="2026-09-29T18:28:00Z" w16du:dateUtc="2026-09-29T09:28:00Z">
        <w:r>
          <w:rPr>
            <w:rFonts w:hint="eastAsia"/>
          </w:rPr>
          <w:delText>시스템 제어 모듈에 M</w:delText>
        </w:r>
        <w:r>
          <w:delText>CU</w:delText>
        </w:r>
      </w:del>
      <w:del w:id="335" w:author="김은수" w:date="2026-10-01T06:39:43Z">
        <w:r>
          <w:rPr>
            <w:rFonts w:hint="eastAsia"/>
          </w:rPr>
          <w:delText xml:space="preserve"> 및 </w:delText>
        </w:r>
      </w:del>
      <w:del w:id="197" w:author="김은수" w:date="2026-09-29T18:28:00Z" w16du:dateUtc="2026-09-29T09:28:00Z">
        <w:r>
          <w:rPr>
            <w:rFonts w:hint="eastAsia"/>
          </w:rPr>
          <w:delText>보조장치의 초기화 항목들이 포함되어 있기 때문에 해당 유닛들을 가장</w:delText>
        </w:r>
      </w:del>
      <w:del w:id="336" w:author="김은수" w:date="2026-10-01T06:39:43Z">
        <w:r>
          <w:rPr>
            <w:rFonts w:hint="eastAsia"/>
          </w:rPr>
          <w:delText xml:space="preserve"> 먼저 구현한다.</w:delText>
        </w:r>
      </w:del>
      <w:ins w:id="337" w:author="김은수" w:date="2026-10-01T06:39:43Z">
        <w:r>
          <w:rPr>
            <w:rPrChange w:id="721" w:author="김은수" w:date="2026-10-01T06:56:16Z">
              <w:rPr>
                <w:rFonts w:hint="eastAsia"/>
              </w:rPr>
            </w:rPrChange>
          </w:rPr>
          <w:t xml:space="preserve">E8300 측에서는 CM3의 SPI 명령/응답과 제어 핀, CFX의 I2S 입력 경로를 구현한다. QCC 내부 모듈의 구현과 구분한다.</w:t>
        </w:r>
      </w:ins>
    </w:p>
    <w:p w14:paraId="3EA892C1" w14:textId="77777777" w:rsidR="00C9062A" w:rsidRDefault="00C9062A" w:rsidP="00512FFF">
      <w:pPr>
        <w:numPr>
          <w:ilvl w:val="0"/>
          <w:numId w:val="23"/>
        </w:numPr>
        <w:pPrChange w:id="722" w:author="김은수" w:date="2026-10-01T06:56:16Z">
          <w:pPr>
            <w:pStyle w:val="a8"/>
            <w:numPr>
              <w:ilvl w:val="0"/>
              <w:numId w:val="21"/>
            </w:numPr>
            <w:ind w:leftChars="0" w:left="1661" w:hanging="357"/>
          </w:pPr>
        </w:pPrChange>
        <w:pStyle w:val="TDCSIP37"/>
        <w:outlineLvl w:val="9"/>
        <w:keepNext w:val="0"/>
        <w:keepLines w:val="0"/>
      </w:pPr>
      <w:del w:id="199" w:author="김은수" w:date="2026-09-29T18:28:00Z" w16du:dateUtc="2026-09-29T09:28:00Z">
        <w:r>
          <w:rPr>
            <w:rFonts w:hint="eastAsia"/>
          </w:rPr>
          <w:delText xml:space="preserve">다른 </w:delText>
        </w:r>
      </w:del>
      <w:del w:id="338" w:author="김은수" w:date="2026-10-01T06:39:43Z">
        <w:r>
          <w:rPr>
            <w:rFonts w:hint="eastAsia"/>
          </w:rPr>
          <w:delText xml:space="preserve">모듈의 </w:delText>
        </w:r>
      </w:del>
      <w:del w:id="201" w:author="김은수" w:date="2026-09-29T18:28:00Z" w16du:dateUtc="2026-09-29T09:28:00Z">
        <w:r>
          <w:rPr>
            <w:rFonts w:hint="eastAsia"/>
          </w:rPr>
          <w:delText>상태에</w:delText>
        </w:r>
      </w:del>
      <w:del w:id="339" w:author="김은수" w:date="2026-10-01T06:39:43Z">
        <w:r>
          <w:rPr>
            <w:rFonts w:hint="eastAsia"/>
          </w:rPr>
          <w:delText xml:space="preserve"> 따라 </w:delText>
        </w:r>
      </w:del>
      <w:del w:id="203" w:author="김은수" w:date="2026-09-29T18:28:00Z" w16du:dateUtc="2026-09-29T09:28:00Z">
        <w:r>
          <w:rPr>
            <w:rFonts w:hint="eastAsia"/>
          </w:rPr>
          <w:delText>시스템을 제어하는 항목은 최종적으로 구현한다</w:delText>
        </w:r>
      </w:del>
      <w:del w:id="340" w:author="김은수" w:date="2026-10-01T06:39:43Z">
        <w:r>
          <w:rPr>
            <w:rFonts w:hint="eastAsia"/>
          </w:rPr>
          <w:delText>.</w:delText>
        </w:r>
      </w:del>
      <w:ins w:id="341" w:author="김은수" w:date="2026-10-01T06:39:43Z">
        <w:r>
          <w:rPr>
            <w:color w:val="C00000"/>
            <w:rPrChange w:id="723" w:author="김은수" w:date="2026-10-01T06:56:16Z">
              <w:rPr>
                <w:rFonts w:hint="eastAsia"/>
                <w:color w:val="C00000"/>
              </w:rPr>
            </w:rPrChange>
          </w:rPr>
          <w:t xml:space="preserve">[자료 추가 위치] 여기에 QCC 내부 시스템 제어 모듈의 구현 순서와 선행 조건을 입력하세요. E8300의 상태 전달과 제어 핀 처리 조건을 QCC 자료와 대조한다.</w:t>
        </w:r>
      </w:ins>
    </w:p>
    <w:p w14:paraId="6412CF80" w14:textId="53992812" w:rsidR="00C9062A" w:rsidRDefault="00C9062A" w:rsidP="00C9062A">
      <w:pPr>
        <w:numPr>
          <w:ilvl w:val="3"/>
          <w:numId w:val="22"/>
        </w:numPr>
        <w:pPrChange w:id="724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t>Bluetooth Communication Module</w:t>
      </w:r>
    </w:p>
    <w:p w14:paraId="3E5BC133" w14:textId="77777777" w:rsidR="00C9062A" w:rsidRDefault="00394FA9" w:rsidP="00512FFF">
      <w:pPr>
        <w:pStyle w:val="a8"/>
        <w:numPr>
          <w:ilvl w:val="0"/>
          <w:numId w:val="19"/>
        </w:numPr>
        <w:wordWrap/>
        <w:spacing w:after="0" w:line="240" w:lineRule="auto"/>
        <w:ind w:leftChars="0"/>
        <w:rPr>
          <w:del w:id="205" w:author="김은수" w:date="2026-09-29T18:28:00Z" w16du:dateUtc="2026-09-29T09:28:00Z"/>
        </w:rPr>
      </w:pPr>
      <w:del w:id="206" w:author="김은수" w:date="2026-09-29T18:28:00Z" w16du:dateUtc="2026-09-29T09:28:00Z">
        <w:r>
          <w:rPr>
            <w:rFonts w:hint="eastAsia"/>
          </w:rPr>
          <w:delText>S</w:delText>
        </w:r>
        <w:r>
          <w:delText>ystem Control Modu</w:delText>
        </w:r>
        <w:r>
          <w:rPr>
            <w:rFonts w:hint="eastAsia"/>
          </w:rPr>
          <w:delText>l</w:delText>
        </w:r>
        <w:r>
          <w:delText>e</w:delText>
        </w:r>
        <w:r>
          <w:rPr>
            <w:rFonts w:hint="eastAsia"/>
          </w:rPr>
          <w:delText xml:space="preserve">을 정상동작 시킨 상태에서 </w:delText>
        </w:r>
        <w:r>
          <w:delText>Bluetooth Communication Module</w:delText>
        </w:r>
        <w:r>
          <w:rPr>
            <w:rFonts w:hint="eastAsia"/>
          </w:rPr>
          <w:delText>을 구현한다.</w:delText>
        </w:r>
      </w:del>
    </w:p>
    <w:p w14:paraId="610F8ACE" w14:textId="77777777" w:rsidR="00935252" w:rsidRDefault="00935252" w:rsidP="00680F01">
      <w:pPr>
        <w:pStyle w:val="a8"/>
        <w:wordWrap/>
        <w:spacing w:after="0" w:line="240" w:lineRule="auto"/>
        <w:ind w:leftChars="0" w:left="1360"/>
        <w:rPr>
          <w:del w:id="207" w:author="김은수" w:date="2026-09-29T18:28:00Z" w16du:dateUtc="2026-09-29T09:28:00Z"/>
        </w:rPr>
      </w:pPr>
    </w:p>
    <w:p w14:paraId="2C4CF367" w14:textId="77777777" w:rsidR="00512FFF" w:rsidRPr="002C61A1" w:rsidRDefault="00512FFF" w:rsidP="00680F01">
      <w:pPr>
        <w:pStyle w:val="a8"/>
        <w:wordWrap/>
        <w:spacing w:after="0" w:line="240" w:lineRule="auto"/>
        <w:ind w:leftChars="0" w:left="1360"/>
        <w:rPr>
          <w:del w:id="208" w:author="김은수" w:date="2026-09-29T18:28:00Z" w16du:dateUtc="2026-09-29T09:28:00Z"/>
        </w:rPr>
      </w:pPr>
    </w:p>
    <w:p w14:paraId="2FAE1D91" w14:textId="14E5871B" w:rsidR="00C9062A" w:rsidRDefault="00394FA9" w:rsidP="00512FFF">
      <w:pPr>
        <w:numPr>
          <w:ilvl w:val="0"/>
          <w:numId w:val="24"/>
        </w:numPr>
        <w:wordWrap/>
        <w:rPr>
          <w:ins w:id="209" w:author="김은수" w:date="2026-09-29T18:28:00Z" w16du:dateUtc="2026-09-29T09:28:00Z"/>
          <w:rPrChange w:id="726" w:author="김은수" w:date="2026-10-01T06:56:16Z">
            <w:rPr/>
          </w:rPrChange>
        </w:rPr>
        <w:pPrChange w:id="725" w:author="김은수" w:date="2026-10-01T06:56:16Z">
          <w:pPr>
            <w:pStyle w:val="a8"/>
            <w:numPr>
              <w:ilvl w:val="0"/>
              <w:numId w:val="19"/>
            </w:numPr>
            <w:wordWrap/>
            <w:spacing w:after="0" w:line="240" w:lineRule="auto"/>
            <w:ind w:leftChars="0"/>
            <w:rPr/>
          </w:pPr>
        </w:pPrChange>
        <w:pStyle w:val="TDCSIP5"/>
        <w:outlineLvl w:val="9"/>
        <w:keepNext w:val="0"/>
        <w:keepLines w:val="0"/>
      </w:pPr>
      <w:ins w:id="342" w:author="김은수" w:date="2026-10-01T06:39:43Z">
        <w:r>
          <w:rPr>
            <w:rPrChange w:id="727" w:author="김은수" w:date="2026-10-01T06:56:16Z">
              <w:rPr>
                <w:rFonts w:hint="eastAsia"/>
              </w:rPr>
            </w:rPrChange>
          </w:rPr>
          <w:t xml:space="preserve">E8300에서는 리모콘과 매핑 명령의 수신, 처리 및 응답 경로를 구현한다.</w:t>
        </w:r>
      </w:ins>
    </w:p>
    <w:p>
      <w:pPr>
        <w:numPr>
          <w:ilvl w:val="0"/>
          <w:numId w:val="24"/>
        </w:numPr>
        <w:wordWrap/>
        <w:rPr>
          <w:ins w:id="441" w:author="김은수" w:date="2026-10-01T06:39:43Z"/>
          <w:rPrChange w:id="729" w:author="김은수" w:date="2026-10-01T06:56:16Z">
            <w:rPr/>
          </w:rPrChange>
        </w:rPr>
        <w:pPrChange w:id="728" w:author="김은수" w:date="2026-10-01T06:56:16Z">
          <w:pPr>
            <w:pStyle w:val="a8"/>
            <w:keepLines/>
            <w:numPr>
              <w:ilvl w:val="0"/>
              <w:numId w:val="19"/>
            </w:numPr>
            <w:wordWrap/>
            <w:spacing w:after="0" w:line="240" w:lineRule="auto"/>
            <w:ind w:leftChars="0"/>
            <w:rPr/>
          </w:pPr>
        </w:pPrChange>
        <w:pStyle w:val="TDCSIP37"/>
        <w:outlineLvl w:val="9"/>
        <w:keepNext w:val="0"/>
        <w:keepLines w:val="0"/>
      </w:pPr>
      <w:ins w:id="442" w:author="김은수" w:date="2026-10-01T06:39:43Z">
        <w:r>
          <w:rPr>
            <w:color w:val="C00000"/>
            <w:rPrChange w:id="730" w:author="김은수" w:date="2026-10-01T06:56:16Z">
              <w:rPr>
                <w:rFonts w:hint="eastAsia"/>
                <w:color w:val="C00000"/>
              </w:rPr>
            </w:rPrChange>
          </w:rPr>
          <w:t xml:space="preserve">[자료 추가 위치] 여기에 QCC 내부 블루투스 모듈의 구현 계획을 입력하세요. 무선 연결, 오디오 전달과 명령/응답 처리에 필요한 내부 유닛과 구현 순서를 작성한다.</w:t>
        </w:r>
      </w:ins>
    </w:p>
    <w:p w14:paraId="373BD869" w14:textId="77777777" w:rsidR="00935252" w:rsidRDefault="00935252" w:rsidP="00680F01">
      <w:pPr>
        <w:wordWrap/>
        <w:rPr>
          <w:ins w:id="211" w:author="김은수" w:date="2026-09-29T18:28:00Z" w16du:dateUtc="2026-09-29T09:28:00Z"/>
          <w:rPrChange w:id="732" w:author="김은수" w:date="2026-10-01T06:56:16Z">
            <w:rPr/>
          </w:rPrChange>
          <w:del w:id="875" w:author="김은수" w:date="2026-10-01T06:56:16Z"/>
        </w:rPr>
        <w:pPrChange w:id="731" w:author="김은수" w:date="2026-10-01T06:56:16Z">
          <w:pPr>
            <w:pStyle w:val="a8"/>
            <w:wordWrap/>
            <w:spacing w:after="0" w:line="240" w:lineRule="auto"/>
            <w:ind w:leftChars="0" w:left="1360"/>
            <w:rPr/>
          </w:pPr>
        </w:pPrChange>
        <w:pStyle w:val="TDCSIP5"/>
        <w:outlineLvl w:val="9"/>
        <w:keepNext w:val="0"/>
        <w:keepLines w:val="0"/>
        <w:spacing w:before="0" w:after="0" w:line="300" w:lineRule="auto"/>
      </w:pPr>
    </w:p>
    <w:p w14:paraId="0B40192D" w14:textId="77777777" w:rsidR="00512FFF" w:rsidRPr="002C61A1" w:rsidRDefault="00512FFF" w:rsidP="00680F01">
      <w:pPr>
        <w:wordWrap/>
        <w:rPr>
          <w:ins w:id="212" w:author="김은수" w:date="2026-09-29T18:28:00Z" w16du:dateUtc="2026-09-29T09:28:00Z"/>
          <w:rPrChange w:id="734" w:author="김은수" w:date="2026-10-01T06:56:16Z">
            <w:rPr/>
          </w:rPrChange>
          <w:del w:id="876" w:author="김은수" w:date="2026-10-01T06:56:16Z"/>
        </w:rPr>
        <w:pPrChange w:id="733" w:author="김은수" w:date="2026-10-01T06:56:16Z">
          <w:pPr>
            <w:pStyle w:val="a8"/>
            <w:wordWrap/>
            <w:spacing w:after="0" w:line="240" w:lineRule="auto"/>
            <w:ind w:leftChars="0" w:left="1360"/>
            <w:rPr/>
          </w:pPr>
        </w:pPrChange>
        <w:pStyle w:val="TDCSIP5"/>
        <w:outlineLvl w:val="9"/>
        <w:keepNext w:val="0"/>
        <w:keepLines w:val="0"/>
        <w:spacing w:before="0" w:after="0" w:line="300" w:lineRule="auto"/>
      </w:pPr>
    </w:p>
    <w:p w14:paraId="293F9C32" w14:textId="77777777" w:rsidR="00C9062A" w:rsidRDefault="00C9062A" w:rsidP="00C9062A">
      <w:pPr>
        <w:numPr>
          <w:ilvl w:val="2"/>
          <w:numId w:val="22"/>
        </w:numPr>
        <w:rPr>
          <w:ins w:id="213" w:author="김은수" w:date="2026-09-29T18:28:00Z" w16du:dateUtc="2026-09-29T09:28:00Z"/>
          <w:rPrChange w:id="736" w:author="김은수" w:date="2026-10-01T06:56:16Z">
            <w:rPr/>
          </w:rPrChange>
        </w:rPr>
        <w:pPrChange w:id="735" w:author="김은수" w:date="2026-10-01T06:56:16Z">
          <w:pPr>
            <w:pStyle w:val="3"/>
            <w:numPr>
              <w:ilvl w:val="2"/>
              <w:numId w:val="7"/>
            </w:numPr>
            <w:ind w:leftChars="0" w:firstLineChars="0"/>
            <w:rPr/>
          </w:pPr>
        </w:pPrChange>
        <w:pStyle w:val="TDCSIP10"/>
      </w:pPr>
      <w:bookmarkStart w:id="214" w:name="_Toc241599263"/>
      <w:ins w:id="215" w:author="김은수" w:date="2026-09-29T18:28:00Z" w16du:dateUtc="2026-09-29T09:28:00Z">
        <w:r>
          <w:rPr>
            <w:rPrChange w:id="737" w:author="김은수" w:date="2026-10-01T06:56:16Z">
              <w:rPr>
                <w:rFonts w:hint="eastAsia"/>
              </w:rPr>
            </w:rPrChange>
          </w:rPr>
          <w:t>부트로더 소프트웨어</w:t>
        </w:r>
        <w:bookmarkEnd w:id="214"/>
      </w:ins>
    </w:p>
    <w:p w14:paraId="20E3A216" w14:textId="369F92E1" w:rsidR="000E6908" w:rsidRDefault="00560A9C" w:rsidP="000E6908">
      <w:pPr>
        <w:rPr>
          <w:ins w:id="216" w:author="김은수" w:date="2026-09-29T18:28:00Z" w16du:dateUtc="2026-09-29T09:28:00Z"/>
          <w:rPrChange w:id="739" w:author="김은수" w:date="2026-10-01T06:56:16Z">
            <w:rPr/>
          </w:rPrChange>
        </w:rPr>
        <w:pPrChange w:id="738" w:author="김은수" w:date="2026-10-01T06:56:16Z">
          <w:pPr>
            <w:ind w:leftChars="500" w:left="1000"/>
            <w:rPr/>
          </w:pPr>
        </w:pPrChange>
        <w:pStyle w:val="TDCSIP4"/>
        <w:outlineLvl w:val="9"/>
        <w:keepNext w:val="0"/>
        <w:keepLines w:val="0"/>
      </w:pPr>
      <w:ins w:id="343" w:author="김은수" w:date="2026-10-01T06:39:43Z">
        <w:r>
          <w:rPr>
            <w:rPrChange w:id="740" w:author="김은수" w:date="2026-10-01T06:56:16Z">
              <w:rPr>
                <w:rFonts w:hint="eastAsia"/>
              </w:rPr>
            </w:rPrChange>
          </w:rPr>
          <w:t xml:space="preserve">기초 하드웨어 설정, 저장장치 준비, 이미지 헤더/구획 검사와 메모리 적재를 먼저 구현한다. 이후 응용 코어 기동, 서비스 모드, 기본/대체 슬롯 선택과 복구 처리를 연결한다. 갱신 데이터 수신/저장은 CM3 응용 프로그램에서 구현한다.</w:t>
        </w:r>
      </w:ins>
    </w:p>
    <w:p w14:paraId="2094B072" w14:textId="4D1C2186" w:rsidR="002C61A1" w:rsidRDefault="003944CC" w:rsidP="00680F01">
      <w:pPr>
        <w:numPr>
          <w:ilvl w:val="1"/>
          <w:numId w:val="22"/>
        </w:numPr>
        <w:wordWrap/>
        <w:pPrChange w:id="741" w:author="김은수" w:date="2026-10-01T06:56:16Z">
          <w:pPr>
            <w:pStyle w:val="2"/>
            <w:numPr>
              <w:ilvl w:val="1"/>
              <w:numId w:val="7"/>
            </w:numPr>
            <w:wordWrap/>
            <w:spacing w:after="0" w:line="240" w:lineRule="auto"/>
          </w:pPr>
        </w:pPrChange>
        <w:pStyle w:val="TDCSIP9"/>
      </w:pPr>
      <w:bookmarkStart w:id="218" w:name="_Toc241599264"/>
      <w:r>
        <w:rPr>
          <w:rPrChange w:id="742" w:author="김은수" w:date="2026-10-01T06:56:16Z">
            <w:rPr>
              <w:rFonts w:hint="eastAsia"/>
            </w:rPr>
          </w:rPrChange>
        </w:rPr>
        <w:t>소프트웨어 통합</w:t>
      </w:r>
      <w:bookmarkEnd w:id="218"/>
      <w:r>
        <w:rPr>
          <w:rPrChange w:id="743" w:author="김은수" w:date="2026-10-01T06:56:16Z">
            <w:rPr>
              <w:rFonts w:hint="eastAsia"/>
            </w:rPr>
          </w:rPrChange>
        </w:rPr>
        <w:t xml:space="preserve"> </w:t>
      </w:r>
    </w:p>
    <w:p w14:paraId="71991835" w14:textId="77777777" w:rsidR="00560A9C" w:rsidRDefault="003944CC" w:rsidP="005E3CDC">
      <w:pPr>
        <w:pPrChange w:id="744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344" w:author="김은수" w:date="2026-10-01T06:39:43Z">
        <w:r>
          <w:rPr>
            <w:rFonts w:hint="eastAsia"/>
          </w:rPr>
          <w:delText xml:space="preserve">각각의 </w:delText>
        </w:r>
      </w:del>
      <w:del w:id="345" w:author="김은수" w:date="2026-10-01T06:39:43Z">
        <w:r>
          <w:delText>MCU</w:delText>
        </w:r>
      </w:del>
      <w:del w:id="346" w:author="김은수" w:date="2026-10-01T06:39:43Z">
        <w:r>
          <w:rPr>
            <w:rFonts w:hint="eastAsia"/>
          </w:rPr>
          <w:delText xml:space="preserve">에서 구현된 소프트웨어를 </w:delText>
        </w:r>
      </w:del>
      <w:del w:id="347" w:author="김은수" w:date="2026-10-01T06:39:43Z">
        <w:r w:rsidR="00560A9C">
          <w:rPr>
            <w:rFonts w:hint="eastAsia"/>
          </w:rPr>
          <w:delText>통합을 진행한다.</w:delText>
        </w:r>
      </w:del>
      <w:del w:id="348" w:author="김은수" w:date="2026-10-01T06:39:43Z">
        <w:r w:rsidR="00560A9C">
          <w:delText xml:space="preserve"> </w:delText>
        </w:r>
      </w:del>
      <w:ins w:id="349" w:author="김은수" w:date="2026-10-01T06:39:43Z">
        <w:r>
          <w:rPr>
            <w:rPrChange w:id="745" w:author="김은수" w:date="2026-10-01T06:56:16Z">
              <w:rPr>
                <w:rFonts w:hint="eastAsia"/>
              </w:rPr>
            </w:rPrChange>
          </w:rPr>
          <w:t xml:space="preserve">각 코어의 모듈을 먼저 통합한 뒤 공유 메모리와 완료 이벤트를 사용하는 코어 간 경로를 연결한다. 실행 순서는 부트로더의 이미지 적재, 응용 코어 준비, 맵/내부기 설정, 실시간 자극의 순서로 확인한다.</w:t>
        </w:r>
      </w:ins>
    </w:p>
    <w:p w14:paraId="74D33079" w14:textId="3F95D1A9" w:rsidR="005E3CDC" w:rsidRDefault="00560A9C" w:rsidP="005E3CDC">
      <w:pPr>
        <w:pPrChange w:id="746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350" w:author="김은수" w:date="2026-10-01T06:39:43Z">
        <w:r>
          <w:rPr>
            <w:rFonts w:hint="eastAsia"/>
          </w:rPr>
          <w:delText xml:space="preserve">각 </w:delText>
        </w:r>
      </w:del>
      <w:del w:id="351" w:author="김은수" w:date="2026-10-01T06:39:43Z">
        <w:r>
          <w:delText>MCU</w:delText>
        </w:r>
      </w:del>
      <w:del w:id="352" w:author="김은수" w:date="2026-10-01T06:39:43Z">
        <w:r>
          <w:rPr>
            <w:rFonts w:hint="eastAsia"/>
          </w:rPr>
          <w:delText xml:space="preserve">에서 소프트웨어의 검증을 위해서 대응되는 </w:delText>
        </w:r>
      </w:del>
      <w:del w:id="353" w:author="김은수" w:date="2026-10-01T06:39:43Z">
        <w:r>
          <w:delText>MCU</w:delText>
        </w:r>
      </w:del>
      <w:del w:id="354" w:author="김은수" w:date="2026-10-01T06:39:43Z">
        <w:r>
          <w:rPr>
            <w:rFonts w:hint="eastAsia"/>
          </w:rPr>
          <w:delText>의 소프트웨어가 필요한 경우에는 해당 기능을 수행하는 테스트 코드로 진행할 수 있다.</w:delText>
        </w:r>
      </w:del>
      <w:ins w:id="355" w:author="김은수" w:date="2026-10-01T06:39:43Z">
        <w:r>
          <w:rPr>
            <w:rPrChange w:id="747" w:author="김은수" w:date="2026-10-01T06:56:16Z">
              <w:rPr>
                <w:rFonts w:hint="eastAsia"/>
              </w:rPr>
            </w:rPrChange>
          </w:rPr>
          <w:t xml:space="preserve">상대 코어의 기능이 준비되지 않은 단계에서는 테스트 코드로 입력과 응답을 대신할 수 있다. 최종 통합에서는 실제 코어와 장치를 연결하여 같은 데이터와 완료 상태가 전달되는지 확인한다.</w:t>
        </w:r>
      </w:ins>
    </w:p>
    <w:p w14:paraId="5B966A40" w14:textId="4E592B0F" w:rsidR="00560A9C" w:rsidRDefault="00560A9C" w:rsidP="005E3CDC">
      <w:pPr>
        <w:pPrChange w:id="748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356" w:author="김은수" w:date="2026-10-01T06:39:43Z">
        <w:r>
          <w:rPr>
            <w:rFonts w:hint="eastAsia"/>
          </w:rPr>
          <w:delText xml:space="preserve">모든 </w:delText>
        </w:r>
      </w:del>
      <w:del w:id="357" w:author="김은수" w:date="2026-10-01T06:39:43Z">
        <w:r>
          <w:delText>MCU</w:delText>
        </w:r>
      </w:del>
      <w:del w:id="358" w:author="김은수" w:date="2026-10-01T06:39:43Z">
        <w:r>
          <w:rPr>
            <w:rFonts w:hint="eastAsia"/>
          </w:rPr>
          <w:delText>의 소프트웨어가 통합되면 시스템이 완성되게 된다.</w:delText>
        </w:r>
      </w:del>
      <w:ins w:id="359" w:author="김은수" w:date="2026-10-01T06:39:43Z">
        <w:r>
          <w:rPr>
            <w:rPrChange w:id="749" w:author="김은수" w:date="2026-10-01T06:56:16Z">
              <w:rPr>
                <w:rFonts w:hint="eastAsia"/>
              </w:rPr>
            </w:rPrChange>
          </w:rPr>
          <w:t xml:space="preserve">각 통합 단계의 입력, 전달 결과와 상태 전환을 확인한 뒤 다음 단계로 진행한다. 결과가 설계와 다르면 해당 유닛과 연결 부분을 수정하고 같은 조건으로 다시 확인한다.</w:t>
        </w:r>
      </w:ins>
    </w:p>
    <w:p w14:paraId="657C7190" w14:textId="08C559C7" w:rsidR="006469EA" w:rsidRDefault="005E3CDC" w:rsidP="005E3CDC">
      <w:pPr>
        <w:numPr>
          <w:ilvl w:val="2"/>
          <w:numId w:val="22"/>
        </w:numPr>
        <w:pPrChange w:id="750" w:author="김은수" w:date="2026-10-01T06:56:16Z">
          <w:pPr>
            <w:pStyle w:val="2"/>
            <w:numPr>
              <w:ilvl w:val="2"/>
              <w:numId w:val="7"/>
            </w:numPr>
          </w:pPr>
        </w:pPrChange>
        <w:pStyle w:val="TDCSIP10"/>
      </w:pPr>
      <w:bookmarkStart w:id="219" w:name="_Toc241599265"/>
      <w:r>
        <w:rPr>
          <w:rPrChange w:id="751" w:author="김은수" w:date="2026-10-01T06:56:16Z">
            <w:rPr>
              <w:rFonts w:hint="eastAsia"/>
            </w:rPr>
          </w:rPrChange>
        </w:rPr>
        <w:t>C</w:t>
      </w:r>
      <w:r>
        <w:t xml:space="preserve">FX </w:t>
      </w:r>
      <w:r>
        <w:rPr>
          <w:rPrChange w:id="752" w:author="김은수" w:date="2026-10-01T06:56:16Z">
            <w:rPr>
              <w:rFonts w:hint="eastAsia"/>
            </w:rPr>
          </w:rPrChange>
        </w:rPr>
        <w:t>코어 소프트웨어 통합</w:t>
      </w:r>
      <w:bookmarkEnd w:id="219"/>
    </w:p>
    <w:p w14:paraId="5F583712" w14:textId="77777777" w:rsidR="005E3CDC" w:rsidRDefault="005E3CDC" w:rsidP="005E3CDC">
      <w:pPr>
        <w:numPr>
          <w:ilvl w:val="3"/>
          <w:numId w:val="22"/>
        </w:numPr>
        <w:pPrChange w:id="753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54" w:author="김은수" w:date="2026-10-01T06:56:16Z">
            <w:rPr>
              <w:rFonts w:hint="eastAsia"/>
            </w:rPr>
          </w:rPrChange>
        </w:rPr>
        <w:t>병렬 통합 단계</w:t>
      </w:r>
    </w:p>
    <w:p w14:paraId="385C160C" w14:textId="73A39DE7" w:rsidR="00606F72" w:rsidRPr="00606F72" w:rsidRDefault="005E3CDC" w:rsidP="005E3CDC">
      <w:pPr>
        <w:pPrChange w:id="755" w:author="김은수" w:date="2026-10-01T06:56:16Z">
          <w:pPr>
            <w:ind w:leftChars="700" w:left="1400"/>
          </w:pPr>
        </w:pPrChange>
        <w:pStyle w:val="TDCSIP5"/>
        <w:outlineLvl w:val="9"/>
        <w:keepNext w:val="0"/>
        <w:keepLines w:val="0"/>
      </w:pPr>
      <w:del w:id="360" w:author="김은수" w:date="2026-10-01T06:39:43Z">
        <w:r>
          <w:rPr>
            <w:rFonts w:hint="eastAsia"/>
          </w:rPr>
          <w:delText>S</w:delText>
        </w:r>
      </w:del>
      <w:del w:id="361" w:author="김은수" w:date="2026-10-01T06:39:43Z">
        <w:r>
          <w:delText xml:space="preserve">ystem Control </w:delText>
        </w:r>
      </w:del>
      <w:del w:id="362" w:author="김은수" w:date="2026-10-01T06:39:43Z">
        <w:r>
          <w:rPr>
            <w:rFonts w:hint="eastAsia"/>
          </w:rPr>
          <w:delText>M</w:delText>
        </w:r>
      </w:del>
      <w:del w:id="363" w:author="김은수" w:date="2026-10-01T06:39:43Z">
        <w:r>
          <w:delText>o</w:delText>
        </w:r>
      </w:del>
      <w:del w:id="364" w:author="김은수" w:date="2026-10-01T06:39:43Z">
        <w:r>
          <w:rPr>
            <w:rFonts w:hint="eastAsia"/>
          </w:rPr>
          <w:delText>d</w:delText>
        </w:r>
      </w:del>
      <w:del w:id="365" w:author="김은수" w:date="2026-10-01T06:39:43Z">
        <w:r>
          <w:delText>ule</w:delText>
        </w:r>
      </w:del>
      <w:del w:id="366" w:author="김은수" w:date="2026-10-01T06:39:43Z">
        <w:r>
          <w:rPr>
            <w:rFonts w:hint="eastAsia"/>
          </w:rPr>
          <w:delText xml:space="preserve">가 다른 모듈들을 </w:delText>
        </w:r>
      </w:del>
      <w:del w:id="367" w:author="김은수" w:date="2026-10-01T06:39:43Z">
        <w:r w:rsidR="00606F72">
          <w:rPr>
            <w:rFonts w:hint="eastAsia"/>
          </w:rPr>
          <w:delText>순서가 없이 두</w:delText>
        </w:r>
      </w:del>
      <w:del w:id="368" w:author="김은수" w:date="2026-10-01T06:39:43Z">
        <w:r w:rsidR="00B26957">
          <w:delText xml:space="preserve"> </w:delText>
        </w:r>
      </w:del>
      <w:del w:id="369" w:author="김은수" w:date="2026-10-01T06:39:43Z">
        <w:r w:rsidR="00B26957">
          <w:rPr>
            <w:rFonts w:hint="eastAsia"/>
          </w:rPr>
          <w:delText xml:space="preserve">개의 </w:delText>
        </w:r>
      </w:del>
      <w:del w:id="370" w:author="김은수" w:date="2026-10-01T06:39:43Z">
        <w:r w:rsidR="00606F72">
          <w:rPr>
            <w:rFonts w:hint="eastAsia"/>
          </w:rPr>
          <w:delText>모듈을 통합한다.</w:delText>
        </w:r>
      </w:del>
      <w:ins w:id="371" w:author="김은수" w:date="2026-10-01T06:39:43Z">
        <w:r>
          <w:rPr>
            <w:rPrChange w:id="756" w:author="김은수" w:date="2026-10-01T06:56:16Z">
              <w:rPr>
                <w:rFonts w:hint="eastAsia"/>
              </w:rPr>
            </w:rPrChange>
          </w:rPr>
          <w:t xml:space="preserve">CFX의 System Control Module을 기준으로 신호처리와 내부기 실행 모듈을 각각 통합한다. 상대 모듈의 입력은 준비된 맵 자료나 테스트 코드로 제공할 수 있다.</w:t>
        </w:r>
      </w:ins>
    </w:p>
    <w:p w14:paraId="5590FF13" w14:textId="63C9D360" w:rsidR="00E66088" w:rsidRDefault="00606F72" w:rsidP="005E3CDC">
      <w:pPr>
        <w:numPr>
          <w:ilvl w:val="4"/>
          <w:numId w:val="22"/>
        </w:numPr>
        <w:pPrChange w:id="757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>Signal Processing Module + System Control Module</w:t>
      </w:r>
    </w:p>
    <w:p w14:paraId="3676785C" w14:textId="20E434AC" w:rsidR="00606F72" w:rsidRPr="00606F72" w:rsidRDefault="00606F72" w:rsidP="005E3CDC">
      <w:pPr>
        <w:pPrChange w:id="758" w:author="김은수" w:date="2026-10-01T06:56:16Z">
          <w:pPr>
            <w:ind w:leftChars="1000" w:left="2000"/>
          </w:pPr>
        </w:pPrChange>
        <w:pStyle w:val="TDCSIP6"/>
        <w:outlineLvl w:val="9"/>
        <w:keepNext w:val="0"/>
        <w:keepLines w:val="0"/>
      </w:pPr>
      <w:del w:id="372" w:author="김은수" w:date="2026-10-01T06:39:43Z">
        <w:r>
          <w:rPr>
            <w:rFonts w:hint="eastAsia"/>
          </w:rPr>
          <w:delText xml:space="preserve">System Control Module에서 </w:delText>
        </w:r>
      </w:del>
      <w:del w:id="220" w:author="김은수" w:date="2026-09-29T18:28:00Z" w16du:dateUtc="2026-09-29T09:28:00Z">
        <w:r>
          <w:rPr>
            <w:rFonts w:hint="eastAsia"/>
          </w:rPr>
          <w:delText>제어되는 신호처리 관련 파라미터의 변화</w:delText>
        </w:r>
        <w:r w:rsidR="00CA04F8">
          <w:rPr>
            <w:rFonts w:hint="eastAsia"/>
          </w:rPr>
          <w:delText>에</w:delText>
        </w:r>
        <w:r>
          <w:rPr>
            <w:rFonts w:hint="eastAsia"/>
          </w:rPr>
          <w:delText xml:space="preserve"> 따라 S</w:delText>
        </w:r>
        <w:r>
          <w:delText>ignal Processing Module</w:delText>
        </w:r>
        <w:r>
          <w:rPr>
            <w:rFonts w:hint="eastAsia"/>
          </w:rPr>
          <w:delText>에 적용되는지 확인하며 통합을 진행한다</w:delText>
        </w:r>
      </w:del>
      <w:del w:id="373" w:author="김은수" w:date="2026-10-01T06:39:43Z">
        <w:r>
          <w:rPr>
            <w:rFonts w:hint="eastAsia"/>
          </w:rPr>
          <w:delText>.</w:delText>
        </w:r>
      </w:del>
      <w:ins w:id="374" w:author="김은수" w:date="2026-10-01T06:39:43Z">
        <w:r>
          <w:rPr>
            <w:rPrChange w:id="759" w:author="김은수" w:date="2026-10-01T06:56:16Z">
              <w:rPr>
                <w:rFonts w:hint="eastAsia"/>
              </w:rPr>
            </w:rPrChange>
          </w:rPr>
          <w:t xml:space="preserve">맵의 방향/마이크 수와 입력 상태에 따라 단일 입력, 두 마이크 빔포밍 또는 I2S 혼합 경로가 선택되는지 확인한다. 오디오/자극 볼륨을 변경하여 AGC 이득, C 상한과 매핑 계수의 반영을 확인한다.</w:t>
        </w:r>
      </w:ins>
    </w:p>
    <w:p w14:paraId="0C8F86CB" w14:textId="7562199A" w:rsidR="002C61A1" w:rsidRDefault="00606F72" w:rsidP="005E3CDC">
      <w:pPr>
        <w:numPr>
          <w:ilvl w:val="4"/>
          <w:numId w:val="22"/>
        </w:numPr>
        <w:pPrChange w:id="760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>Internal Stimulation Device Execution Module + System Control Module</w:t>
      </w:r>
    </w:p>
    <w:p w14:paraId="4B5BCEAF" w14:textId="76C93FA4" w:rsidR="001E3D1F" w:rsidRDefault="007F61A7" w:rsidP="005E3CDC">
      <w:pPr>
        <w:pPrChange w:id="761" w:author="김은수" w:date="2026-10-01T06:56:16Z">
          <w:pPr>
            <w:ind w:leftChars="1000" w:left="2000"/>
          </w:pPr>
        </w:pPrChange>
        <w:pStyle w:val="TDCSIP6"/>
        <w:outlineLvl w:val="9"/>
        <w:keepNext w:val="0"/>
        <w:keepLines w:val="0"/>
      </w:pPr>
      <w:del w:id="375" w:author="김은수" w:date="2026-10-01T06:39:43Z">
        <w:r>
          <w:rPr>
            <w:rFonts w:hint="eastAsia"/>
          </w:rPr>
          <w:delText>내부기 연결상태 파라미터의 변화 및 적용이 확인되어야 한다.</w:delText>
        </w:r>
      </w:del>
      <w:ins w:id="376" w:author="김은수" w:date="2026-10-01T06:39:43Z">
        <w:r>
          <w:rPr>
            <w:rPrChange w:id="762" w:author="김은수" w:date="2026-10-01T06:56:16Z">
              <w:rPr>
                <w:rFonts w:hint="eastAsia"/>
              </w:rPr>
            </w:rPrChange>
          </w:rPr>
          <w:t xml:space="preserve">CM3의 내부기 연결 상태, PCM 실행 모드와 지정 명령이 CFX의 출력 경로에 반영되는지 확인한다. 명령 요청과 전송 완료를 구분하고 대기/초기화, 연결 검사 및 실시간 자극 모드를 각각 확인한다.</w:t>
        </w:r>
      </w:ins>
    </w:p>
    <w:p w14:paraId="2926B9BD" w14:textId="77777777" w:rsidR="00EB72C4" w:rsidRPr="00EB72C4" w:rsidRDefault="00EB72C4" w:rsidP="00680F01">
      <w:pPr>
        <w:wordWrap/>
        <w:rPr>
          <w:rPrChange w:id="764" w:author="김은수" w:date="2026-10-01T06:56:16Z">
            <w:rPr>
              <w:sz w:val="16"/>
              <w:szCs w:val="18"/>
            </w:rPr>
          </w:rPrChange>
          <w:del w:id="877" w:author="김은수" w:date="2026-10-01T06:56:16Z"/>
        </w:rPr>
        <w:pPrChange w:id="763" w:author="김은수" w:date="2026-10-01T06:56:16Z">
          <w:pPr>
            <w:pStyle w:val="a8"/>
            <w:wordWrap/>
            <w:spacing w:after="0" w:line="240" w:lineRule="auto"/>
            <w:ind w:leftChars="0" w:left="1360"/>
            <w:rPr>
              <w:sz w:val="16"/>
              <w:szCs w:val="18"/>
            </w:rPr>
          </w:pPr>
        </w:pPrChange>
        <w:pStyle w:val="TDCSIP6"/>
        <w:outlineLvl w:val="9"/>
        <w:keepNext w:val="0"/>
        <w:keepLines w:val="0"/>
        <w:spacing w:before="0" w:after="0" w:line="300" w:lineRule="auto"/>
      </w:pPr>
    </w:p>
    <w:p w14:paraId="1EA44DF6" w14:textId="3F5B7EB6" w:rsidR="00EB72C4" w:rsidRDefault="00BD3722" w:rsidP="005E3CDC">
      <w:pPr>
        <w:numPr>
          <w:ilvl w:val="3"/>
          <w:numId w:val="22"/>
        </w:numPr>
        <w:pPrChange w:id="765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66" w:author="김은수" w:date="2026-10-01T06:56:16Z">
            <w:rPr>
              <w:rFonts w:hint="eastAsia"/>
            </w:rPr>
          </w:rPrChange>
        </w:rPr>
        <w:t xml:space="preserve">누적 </w:t>
      </w:r>
      <w:r w:rsidR="00065C03">
        <w:rPr>
          <w:rPrChange w:id="767" w:author="김은수" w:date="2026-10-01T06:56:16Z">
            <w:rPr>
              <w:rFonts w:hint="eastAsia"/>
            </w:rPr>
          </w:rPrChange>
        </w:rPr>
        <w:t>통합 단계</w:t>
      </w:r>
    </w:p>
    <w:p w14:paraId="18B59E24" w14:textId="43E146EE" w:rsidR="005E3CDC" w:rsidRPr="005E3CDC" w:rsidRDefault="00B26957" w:rsidP="00B26957">
      <w:pPr>
        <w:pPrChange w:id="768" w:author="김은수" w:date="2026-10-01T06:56:16Z">
          <w:pPr>
            <w:ind w:leftChars="900" w:left="1800"/>
          </w:pPr>
        </w:pPrChange>
        <w:pStyle w:val="TDCSIP5"/>
        <w:outlineLvl w:val="9"/>
        <w:keepNext w:val="0"/>
        <w:keepLines w:val="0"/>
      </w:pPr>
      <w:del w:id="377" w:author="김은수" w:date="2026-10-01T06:39:43Z">
        <w:r>
          <w:rPr>
            <w:rFonts w:hint="eastAsia"/>
          </w:rPr>
          <w:delText>모듈을 추가하면서 통합을 진행하며,</w:delText>
        </w:r>
      </w:del>
      <w:del w:id="378" w:author="김은수" w:date="2026-10-01T06:39:43Z">
        <w:r>
          <w:delText xml:space="preserve"> </w:delText>
        </w:r>
      </w:del>
      <w:del w:id="379" w:author="김은수" w:date="2026-10-01T06:39:43Z">
        <w:r>
          <w:rPr>
            <w:rFonts w:hint="eastAsia"/>
          </w:rPr>
          <w:delText>모든 모듈들이 추가되면 통합이 완성된다.</w:delText>
        </w:r>
      </w:del>
      <w:ins w:id="380" w:author="김은수" w:date="2026-10-01T06:39:43Z">
        <w:r>
          <w:rPr>
            <w:rPrChange w:id="769" w:author="김은수" w:date="2026-10-01T06:56:16Z">
              <w:rPr>
                <w:rFonts w:hint="eastAsia"/>
              </w:rPr>
            </w:rPrChange>
          </w:rPr>
          <w:t xml:space="preserve">신호처리와 내부기 실행 경로를 연결하고 설정 변경이 두 모듈에 반영된 뒤 자극 데이터를 출력하도록 통합한다.</w:t>
        </w:r>
      </w:ins>
    </w:p>
    <w:p w14:paraId="2A38C779" w14:textId="225EB846" w:rsidR="00065C03" w:rsidRDefault="00065C03" w:rsidP="005E3CDC">
      <w:pPr>
        <w:numPr>
          <w:ilvl w:val="4"/>
          <w:numId w:val="22"/>
        </w:numPr>
        <w:pPrChange w:id="457" w:author="김은수" w:date="2026-10-01T06:39:43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 xml:space="preserve">Signal Processing Module + </w:t>
      </w:r>
      <w:r>
        <w:rPr>
          <w:rPrChange w:id="770" w:author="김은수" w:date="2026-10-01T06:56:16Z">
            <w:rPr>
              <w:rFonts w:hint="eastAsia"/>
            </w:rPr>
          </w:rPrChange>
        </w:rPr>
        <w:t>i</w:t>
      </w:r>
      <w:r>
        <w:t>nternal Stimulation Device Execution Module + System Control Module</w:t>
      </w:r>
    </w:p>
    <w:p w14:paraId="11696080" w14:textId="5D802BB4" w:rsidR="00B26957" w:rsidRDefault="00B26957" w:rsidP="00B26957">
      <w:pPr>
        <w:numPr>
          <w:ilvl w:val="3"/>
          <w:numId w:val="25"/>
        </w:numPr>
        <w:pPrChange w:id="458" w:author="김은수" w:date="2026-10-01T06:39:43Z">
          <w:pPr>
            <w:pStyle w:val="a8"/>
            <w:numPr>
              <w:ilvl w:val="3"/>
              <w:numId w:val="19"/>
            </w:numPr>
            <w:ind w:leftChars="0"/>
          </w:pPr>
        </w:pPrChange>
        <w:pStyle w:val="TDCSIP6"/>
        <w:outlineLvl w:val="9"/>
        <w:keepNext w:val="0"/>
        <w:keepLines w:val="0"/>
      </w:pPr>
      <w:del w:id="381" w:author="김은수" w:date="2026-10-01T06:39:43Z">
        <w:r>
          <w:delText>3</w:delText>
        </w:r>
      </w:del>
      <w:del w:id="382" w:author="김은수" w:date="2026-10-01T06:39:43Z">
        <w:r>
          <w:rPr>
            <w:rFonts w:hint="eastAsia"/>
          </w:rPr>
          <w:delText xml:space="preserve">개의 모듈이 통합된 </w:delText>
        </w:r>
      </w:del>
      <w:del w:id="383" w:author="김은수" w:date="2026-10-01T06:39:43Z">
        <w:r w:rsidR="00EA0BE0">
          <w:rPr>
            <w:rFonts w:hint="eastAsia"/>
          </w:rPr>
          <w:delText>단계이며 시스템으로 통합이 완료된 상태이다.</w:delText>
        </w:r>
      </w:del>
      <w:ins w:id="384" w:author="김은수" w:date="2026-10-01T06:39:43Z">
        <w:r>
          <w:rPr>
            <w:rPrChange w:id="771" w:author="김은수" w:date="2026-10-01T06:56:16Z">
              <w:rPr>
                <w:rFonts w:hint="eastAsia"/>
              </w:rPr>
            </w:rPrChange>
          </w:rPr>
          <w:t xml:space="preserve">입력 혼합, HEAR 최대값 연산, AGC, FFT/크기 연산, 대역 대표값/매핑과 PCM 출력을 순서대로 연결한다. 선택한 맵의 디지털 T/C, 전극과 프레임 조건이 자극 패킷에 반영되는지 확인한다.</w:t>
        </w:r>
      </w:ins>
    </w:p>
    <w:p>
      <w:pPr>
        <w:numPr>
          <w:ilvl w:val="3"/>
          <w:numId w:val="25"/>
        </w:numPr>
        <w:rPr>
          <w:ins w:id="443" w:author="김은수" w:date="2026-10-01T06:39:43Z"/>
          <w:rPrChange w:id="773" w:author="김은수" w:date="2026-10-01T06:56:16Z">
            <w:rPr/>
          </w:rPrChange>
        </w:rPr>
        <w:pPrChange w:id="772" w:author="김은수" w:date="2026-10-01T06:56:16Z">
          <w:pPr>
            <w:pStyle w:val="a8"/>
            <w:keepLines/>
            <w:numPr>
              <w:ilvl w:val="3"/>
              <w:numId w:val="19"/>
            </w:numPr>
            <w:ind w:leftChars="0"/>
            <w:rPr/>
          </w:pPr>
        </w:pPrChange>
        <w:pStyle w:val="TDCSIP6"/>
        <w:outlineLvl w:val="9"/>
        <w:keepNext w:val="0"/>
        <w:keepLines w:val="0"/>
      </w:pPr>
      <w:ins w:id="444" w:author="김은수" w:date="2026-10-01T06:39:43Z">
        <w:r>
          <w:rPr>
            <w:rPrChange w:id="774" w:author="김은수" w:date="2026-10-01T06:56:16Z">
              <w:rPr>
                <w:rFonts w:hint="eastAsia"/>
              </w:rPr>
            </w:rPrChange>
          </w:rPr>
          <w:t xml:space="preserve">CIS는 맵의 펄스폭에서 계산한 프레임 수와 전송량을 사용한다. NofM은 대역 수 16 이상인 맵에서 16개 대역 선택, 교차 배치와 시작점 조정 후 자극당 3프레임, 1ms당 8개씩 두 구간으로 출력하는지 확인한다.</w:t>
        </w:r>
      </w:ins>
    </w:p>
    <w:p w14:paraId="6B073FFD" w14:textId="76351BA6" w:rsidR="00512FFF" w:rsidRPr="005E3CDC" w:rsidRDefault="00512FFF" w:rsidP="00512FFF">
      <w:pPr>
        <w:pPrChange w:id="775" w:author="김은수" w:date="2026-10-01T06:56:16Z">
          <w:pPr/>
        </w:pPrChange>
        <w:pStyle w:val="TDCSIP6"/>
        <w:outlineLvl w:val="9"/>
        <w:keepNext w:val="0"/>
        <w:keepLines w:val="0"/>
        <w:spacing w:before="0" w:after="0" w:line="300" w:lineRule="auto"/>
        <w:rPr>
          <w:del w:id="878" w:author="김은수" w:date="2026-10-01T06:56:16Z"/>
        </w:rPr>
      </w:pPr>
    </w:p>
    <w:p w14:paraId="12A7BF35" w14:textId="6E67B3FA" w:rsidR="00B26957" w:rsidRDefault="00B26957" w:rsidP="00B26957">
      <w:pPr>
        <w:numPr>
          <w:ilvl w:val="2"/>
          <w:numId w:val="22"/>
        </w:numPr>
        <w:pPrChange w:id="776" w:author="김은수" w:date="2026-10-01T06:56:16Z">
          <w:pPr>
            <w:pStyle w:val="2"/>
            <w:numPr>
              <w:ilvl w:val="2"/>
              <w:numId w:val="7"/>
            </w:numPr>
          </w:pPr>
        </w:pPrChange>
        <w:pStyle w:val="TDCSIP10"/>
      </w:pPr>
      <w:bookmarkStart w:id="222" w:name="_Toc241599266"/>
      <w:r>
        <w:rPr>
          <w:rPrChange w:id="777" w:author="김은수" w:date="2026-10-01T06:56:16Z">
            <w:rPr>
              <w:rFonts w:hint="eastAsia"/>
            </w:rPr>
          </w:rPrChange>
        </w:rPr>
        <w:t>H</w:t>
      </w:r>
      <w:r>
        <w:t xml:space="preserve">ear </w:t>
      </w:r>
      <w:r>
        <w:rPr>
          <w:rPrChange w:id="778" w:author="김은수" w:date="2026-10-01T06:56:16Z">
            <w:rPr>
              <w:rFonts w:hint="eastAsia"/>
            </w:rPr>
          </w:rPrChange>
        </w:rPr>
        <w:t>코어 소프트웨어 통합</w:t>
      </w:r>
      <w:bookmarkEnd w:id="222"/>
    </w:p>
    <w:p w14:paraId="16289523" w14:textId="7DB454A6" w:rsidR="00B26957" w:rsidRDefault="00B26957" w:rsidP="00B26957">
      <w:pPr>
        <w:numPr>
          <w:ilvl w:val="0"/>
          <w:numId w:val="26"/>
        </w:numPr>
        <w:pPrChange w:id="779" w:author="김은수" w:date="2026-10-01T06:56:16Z">
          <w:pPr>
            <w:pStyle w:val="a8"/>
            <w:numPr>
              <w:ilvl w:val="0"/>
              <w:numId w:val="19"/>
            </w:numPr>
            <w:ind w:leftChars="0"/>
          </w:pPr>
        </w:pPrChange>
        <w:pStyle w:val="TDCSIP4"/>
        <w:outlineLvl w:val="9"/>
        <w:keepNext w:val="0"/>
        <w:keepLines w:val="0"/>
      </w:pPr>
      <w:del w:id="385" w:author="김은수" w:date="2026-10-01T06:39:43Z">
        <w:r>
          <w:rPr>
            <w:rFonts w:hint="eastAsia"/>
          </w:rPr>
          <w:delText xml:space="preserve">소프트웨어 유닛이 </w:delText>
        </w:r>
      </w:del>
      <w:del w:id="386" w:author="김은수" w:date="2026-10-01T06:39:43Z">
        <w:r>
          <w:delText>CFX</w:delText>
        </w:r>
      </w:del>
      <w:del w:id="387" w:author="김은수" w:date="2026-10-01T06:39:43Z">
        <w:r>
          <w:rPr>
            <w:rFonts w:hint="eastAsia"/>
          </w:rPr>
          <w:delText xml:space="preserve">에 의해서 제어되며 </w:delText>
        </w:r>
      </w:del>
      <w:del w:id="388" w:author="김은수" w:date="2026-10-01T06:39:43Z">
        <w:r>
          <w:delText xml:space="preserve">CFX </w:delText>
        </w:r>
      </w:del>
      <w:del w:id="389" w:author="김은수" w:date="2026-10-01T06:39:43Z">
        <w:r>
          <w:rPr>
            <w:rFonts w:hint="eastAsia"/>
          </w:rPr>
          <w:delText>c</w:delText>
        </w:r>
      </w:del>
      <w:del w:id="390" w:author="김은수" w:date="2026-10-01T06:39:43Z">
        <w:r>
          <w:delText xml:space="preserve">ore </w:delText>
        </w:r>
      </w:del>
      <w:del w:id="391" w:author="김은수" w:date="2026-10-01T06:39:43Z">
        <w:r>
          <w:rPr>
            <w:rFonts w:hint="eastAsia"/>
          </w:rPr>
          <w:delText>통합에 포함되기 때문에 추가적인 통합 과정이 없다.</w:delText>
        </w:r>
      </w:del>
      <w:ins w:id="392" w:author="김은수" w:date="2026-10-01T06:39:43Z">
        <w:r>
          <w:rPr>
            <w:rPrChange w:id="780" w:author="김은수" w:date="2026-10-01T06:56:16Z">
              <w:rPr>
                <w:rFonts w:hint="eastAsia"/>
              </w:rPr>
            </w:rPrChange>
          </w:rPr>
          <w:t xml:space="preserve">HEAR 통합은 CFX 신호처리 통합에 포함한다. 혼합된 16표본의 절대값 최대값 연산이 끝나면 Event 0으로 CFX의 AGC와 FFT 입력 갱신을 진행하고, 512표본 FFT/크기 연산이 끝나면 Event 1으로 후속 대역 처리와 PCM 출력을 진행하는지 확인한다.</w:t>
        </w:r>
      </w:ins>
    </w:p>
    <w:p>
      <w:pPr>
        <w:numPr>
          <w:ilvl w:val="0"/>
          <w:numId w:val="26"/>
        </w:numPr>
        <w:rPr>
          <w:ins w:id="445" w:author="김은수" w:date="2026-10-01T06:39:43Z"/>
          <w:rPrChange w:id="782" w:author="김은수" w:date="2026-10-01T06:56:16Z">
            <w:rPr/>
          </w:rPrChange>
        </w:rPr>
        <w:pPrChange w:id="781" w:author="김은수" w:date="2026-10-01T06:56:16Z">
          <w:pPr>
            <w:pStyle w:val="a8"/>
            <w:keepLines/>
            <w:numPr>
              <w:ilvl w:val="0"/>
              <w:numId w:val="19"/>
            </w:numPr>
            <w:ind w:leftChars="0"/>
            <w:rPr/>
          </w:pPr>
        </w:pPrChange>
        <w:pStyle w:val="TDCSIP4"/>
        <w:outlineLvl w:val="9"/>
        <w:keepNext w:val="0"/>
        <w:keepLines w:val="0"/>
      </w:pPr>
      <w:ins w:id="446" w:author="김은수" w:date="2026-10-01T06:39:43Z">
        <w:r>
          <w:rPr>
            <w:rPrChange w:id="783" w:author="김은수" w:date="2026-10-01T06:56:16Z">
              <w:rPr>
                <w:rFonts w:hint="eastAsia"/>
              </w:rPr>
            </w:rPrChange>
          </w:rPr>
          <w:t xml:space="preserve">Event 0 전에는 최대값 결과를, Event 1 전에는 FFT/크기 결과를 사용하지 않는지 확인한다. CM3가 읽는 maxAudioInput은 혼합 후 AGC 전의 최근 16표본 절대값 최대이며, RMS나 장시간 누적 최대값과 구분한다.</w:t>
        </w:r>
      </w:ins>
    </w:p>
    <w:p w14:paraId="2F9EAA6E" w14:textId="77777777" w:rsidR="00B26957" w:rsidRDefault="00B26957" w:rsidP="003D4CE3">
      <w:pPr>
        <w:pPrChange w:id="784" w:author="김은수" w:date="2026-10-01T06:56:16Z">
          <w:pPr/>
        </w:pPrChange>
        <w:pStyle w:val="TDCSIP4"/>
        <w:outlineLvl w:val="9"/>
        <w:keepNext w:val="0"/>
        <w:keepLines w:val="0"/>
        <w:spacing w:before="0" w:after="0" w:line="300" w:lineRule="auto"/>
        <w:rPr>
          <w:del w:id="879" w:author="김은수" w:date="2026-10-01T06:56:16Z"/>
        </w:rPr>
      </w:pPr>
    </w:p>
    <w:p w14:paraId="131B1F3C" w14:textId="400D1CE6" w:rsidR="00B26957" w:rsidRPr="00B26957" w:rsidRDefault="00B26957" w:rsidP="00B26957">
      <w:pPr>
        <w:numPr>
          <w:ilvl w:val="2"/>
          <w:numId w:val="22"/>
        </w:numPr>
        <w:pPrChange w:id="785" w:author="김은수" w:date="2026-10-01T06:56:16Z">
          <w:pPr>
            <w:pStyle w:val="2"/>
            <w:numPr>
              <w:ilvl w:val="2"/>
              <w:numId w:val="7"/>
            </w:numPr>
          </w:pPr>
        </w:pPrChange>
        <w:pStyle w:val="TDCSIP10"/>
      </w:pPr>
      <w:bookmarkStart w:id="223" w:name="_Toc241599267"/>
      <w:r>
        <w:rPr>
          <w:rPrChange w:id="786" w:author="김은수" w:date="2026-10-01T06:56:16Z">
            <w:rPr>
              <w:rFonts w:hint="eastAsia"/>
            </w:rPr>
          </w:rPrChange>
        </w:rPr>
        <w:t>C</w:t>
      </w:r>
      <w:r>
        <w:t>M3</w:t>
      </w:r>
      <w:r>
        <w:rPr>
          <w:rPrChange w:id="787" w:author="김은수" w:date="2026-10-01T06:56:16Z">
            <w:rPr>
              <w:rFonts w:hint="eastAsia"/>
            </w:rPr>
          </w:rPrChange>
        </w:rPr>
        <w:t>코어 소프트웨어 통합</w:t>
      </w:r>
      <w:bookmarkEnd w:id="223"/>
    </w:p>
    <w:p w14:paraId="485F0A47" w14:textId="77777777" w:rsidR="00B26957" w:rsidRDefault="00B26957" w:rsidP="00B26957">
      <w:pPr>
        <w:numPr>
          <w:ilvl w:val="3"/>
          <w:numId w:val="22"/>
        </w:numPr>
        <w:pPrChange w:id="788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789" w:author="김은수" w:date="2026-10-01T06:56:16Z">
            <w:rPr>
              <w:rFonts w:hint="eastAsia"/>
            </w:rPr>
          </w:rPrChange>
        </w:rPr>
        <w:t>병렬 통합 단계</w:t>
      </w:r>
    </w:p>
    <w:p w14:paraId="011A1E36" w14:textId="77777777" w:rsidR="00B26957" w:rsidRPr="00606F72" w:rsidRDefault="00B26957" w:rsidP="00B26957">
      <w:pPr>
        <w:pPrChange w:id="790" w:author="김은수" w:date="2026-10-01T06:56:16Z">
          <w:pPr>
            <w:ind w:leftChars="700" w:left="1400"/>
          </w:pPr>
        </w:pPrChange>
        <w:pStyle w:val="TDCSIP5"/>
        <w:outlineLvl w:val="9"/>
        <w:keepNext w:val="0"/>
        <w:keepLines w:val="0"/>
      </w:pPr>
      <w:del w:id="393" w:author="김은수" w:date="2026-10-01T06:39:43Z">
        <w:r>
          <w:rPr>
            <w:rFonts w:hint="eastAsia"/>
          </w:rPr>
          <w:delText>S</w:delText>
        </w:r>
      </w:del>
      <w:del w:id="394" w:author="김은수" w:date="2026-10-01T06:39:43Z">
        <w:r>
          <w:delText xml:space="preserve">ystem Control </w:delText>
        </w:r>
      </w:del>
      <w:del w:id="395" w:author="김은수" w:date="2026-10-01T06:39:43Z">
        <w:r>
          <w:rPr>
            <w:rFonts w:hint="eastAsia"/>
          </w:rPr>
          <w:delText>M</w:delText>
        </w:r>
      </w:del>
      <w:del w:id="396" w:author="김은수" w:date="2026-10-01T06:39:43Z">
        <w:r>
          <w:delText>o</w:delText>
        </w:r>
      </w:del>
      <w:del w:id="397" w:author="김은수" w:date="2026-10-01T06:39:43Z">
        <w:r>
          <w:rPr>
            <w:rFonts w:hint="eastAsia"/>
          </w:rPr>
          <w:delText>d</w:delText>
        </w:r>
      </w:del>
      <w:del w:id="398" w:author="김은수" w:date="2026-10-01T06:39:43Z">
        <w:r>
          <w:delText>ule</w:delText>
        </w:r>
      </w:del>
      <w:del w:id="399" w:author="김은수" w:date="2026-10-01T06:39:43Z">
        <w:r>
          <w:rPr>
            <w:rFonts w:hint="eastAsia"/>
          </w:rPr>
          <w:delText>가 다른 모듈들을 순서가 없이 두</w:delText>
        </w:r>
      </w:del>
      <w:del w:id="400" w:author="김은수" w:date="2026-10-01T06:39:43Z">
        <w:r>
          <w:delText xml:space="preserve"> </w:delText>
        </w:r>
      </w:del>
      <w:del w:id="401" w:author="김은수" w:date="2026-10-01T06:39:43Z">
        <w:r>
          <w:rPr>
            <w:rFonts w:hint="eastAsia"/>
          </w:rPr>
          <w:delText>개의 모듈을 통합한다.</w:delText>
        </w:r>
      </w:del>
      <w:ins w:id="402" w:author="김은수" w:date="2026-10-01T06:39:43Z">
        <w:r>
          <w:rPr>
            <w:rPrChange w:id="791" w:author="김은수" w:date="2026-10-01T06:56:16Z">
              <w:rPr>
                <w:rFonts w:hint="eastAsia"/>
              </w:rPr>
            </w:rPrChange>
          </w:rPr>
          <w:t xml:space="preserve">CM3의 System Control Module을 기준으로 신호처리, 내부기 실행과 블루투스 통신 모듈을 각각 통합한다. 이 단계에서는 상대 모듈의 상태와 응답을 준비하여 개별 연결을 확인한다.</w:t>
        </w:r>
      </w:ins>
    </w:p>
    <w:p w14:paraId="6205BDFB" w14:textId="77777777" w:rsidR="00B26957" w:rsidRDefault="00B26957" w:rsidP="00B26957">
      <w:pPr>
        <w:numPr>
          <w:ilvl w:val="4"/>
          <w:numId w:val="22"/>
        </w:numPr>
        <w:pPrChange w:id="792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>Signal Processing Module + System Control Module</w:t>
      </w:r>
    </w:p>
    <w:p w14:paraId="11562127" w14:textId="77777777" w:rsidR="00B26957" w:rsidRPr="00606F72" w:rsidRDefault="00B26957" w:rsidP="00B26957">
      <w:pPr>
        <w:pPrChange w:id="793" w:author="김은수" w:date="2026-10-01T06:56:16Z">
          <w:pPr>
            <w:ind w:leftChars="1000" w:left="2000"/>
          </w:pPr>
        </w:pPrChange>
        <w:pStyle w:val="TDCSIP6"/>
        <w:outlineLvl w:val="9"/>
        <w:keepNext w:val="0"/>
        <w:keepLines w:val="0"/>
      </w:pPr>
      <w:del w:id="403" w:author="김은수" w:date="2026-10-01T06:39:43Z">
        <w:r>
          <w:rPr>
            <w:rFonts w:hint="eastAsia"/>
          </w:rPr>
          <w:delText>S</w:delText>
        </w:r>
      </w:del>
      <w:del w:id="404" w:author="김은수" w:date="2026-10-01T06:39:43Z">
        <w:r>
          <w:delText>ystem Control Module</w:delText>
        </w:r>
      </w:del>
      <w:del w:id="405" w:author="김은수" w:date="2026-10-01T06:39:43Z">
        <w:r>
          <w:rPr>
            <w:rFonts w:hint="eastAsia"/>
          </w:rPr>
          <w:delText>에서 제어되는 신호처리 관련 파라미터의 변화가 따라 S</w:delText>
        </w:r>
      </w:del>
      <w:del w:id="406" w:author="김은수" w:date="2026-10-01T06:39:43Z">
        <w:r>
          <w:delText>ignal Processing Module</w:delText>
        </w:r>
      </w:del>
      <w:del w:id="407" w:author="김은수" w:date="2026-10-01T06:39:43Z">
        <w:r>
          <w:rPr>
            <w:rFonts w:hint="eastAsia"/>
          </w:rPr>
          <w:delText>에 적용되는지 확인하며 통합을 진행한다.</w:delText>
        </w:r>
      </w:del>
      <w:ins w:id="408" w:author="김은수" w:date="2026-10-01T06:39:43Z">
        <w:r>
          <w:rPr>
            <w:rPrChange w:id="794" w:author="김은수" w:date="2026-10-01T06:56:16Z">
              <w:rPr>
                <w:rFonts w:hint="eastAsia"/>
              </w:rPr>
            </w:rPrChange>
          </w:rPr>
          <w:t xml:space="preserve">맵의 펄스폭, 채널 수와 T/C 전류로 DAC 범위, 디지털 T/C 및 전송량이 계산되는지 확인한다. 선택한 내부기 파라미터와 계산 결과가 공유 메모리의 동일한 맵 자료에 대응하는지 확인한다.</w:t>
        </w:r>
      </w:ins>
    </w:p>
    <w:p w14:paraId="30428160" w14:textId="77777777" w:rsidR="00B26957" w:rsidRPr="00EB72C4" w:rsidRDefault="00B26957" w:rsidP="00B26957">
      <w:pPr>
        <w:wordWrap/>
        <w:rPr>
          <w:rPrChange w:id="796" w:author="김은수" w:date="2026-10-01T06:56:16Z">
            <w:rPr>
              <w:sz w:val="16"/>
              <w:szCs w:val="18"/>
            </w:rPr>
          </w:rPrChange>
          <w:del w:id="880" w:author="김은수" w:date="2026-10-01T06:56:16Z"/>
        </w:rPr>
        <w:pPrChange w:id="795" w:author="김은수" w:date="2026-10-01T06:56:16Z">
          <w:pPr>
            <w:pStyle w:val="a8"/>
            <w:wordWrap/>
            <w:spacing w:after="0" w:line="240" w:lineRule="auto"/>
            <w:ind w:leftChars="0" w:left="1360"/>
            <w:rPr>
              <w:sz w:val="16"/>
              <w:szCs w:val="18"/>
            </w:rPr>
          </w:pPr>
        </w:pPrChange>
        <w:pStyle w:val="TDCSIP6"/>
        <w:outlineLvl w:val="9"/>
        <w:keepNext w:val="0"/>
        <w:keepLines w:val="0"/>
        <w:spacing w:before="0" w:after="0" w:line="300" w:lineRule="auto"/>
      </w:pPr>
    </w:p>
    <w:p w14:paraId="026A2029" w14:textId="77777777" w:rsidR="00B26957" w:rsidRDefault="00B26957" w:rsidP="00B26957">
      <w:pPr>
        <w:numPr>
          <w:ilvl w:val="4"/>
          <w:numId w:val="22"/>
        </w:numPr>
        <w:pPrChange w:id="797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>Internal Stimulation Device Execution Module + System Control Module</w:t>
      </w:r>
    </w:p>
    <w:p w14:paraId="3C608808" w14:textId="77777777" w:rsidR="00B26957" w:rsidRDefault="00B26957" w:rsidP="00B26957">
      <w:pPr>
        <w:pPrChange w:id="459" w:author="김은수" w:date="2026-10-01T06:39:43Z">
          <w:pPr>
            <w:ind w:leftChars="1000" w:left="2000"/>
          </w:pPr>
        </w:pPrChange>
        <w:pStyle w:val="TDCSIP6"/>
        <w:outlineLvl w:val="9"/>
        <w:keepNext w:val="0"/>
        <w:keepLines w:val="0"/>
      </w:pPr>
      <w:del w:id="409" w:author="김은수" w:date="2026-10-01T06:39:43Z">
        <w:r>
          <w:rPr>
            <w:rFonts w:hint="eastAsia"/>
          </w:rPr>
          <w:delText>내부기 연결상태 파라미터의 변화 및 적용이 확인되어야 한다.</w:delText>
        </w:r>
      </w:del>
      <w:ins w:id="410" w:author="김은수" w:date="2026-10-01T06:39:43Z">
        <w:r>
          <w:rPr>
            <w:rPrChange w:id="798" w:author="김은수" w:date="2026-10-01T06:56:16Z">
              <w:rPr>
                <w:rFonts w:hint="eastAsia"/>
              </w:rPr>
            </w:rPrChange>
          </w:rPr>
          <w:t xml:space="preserve">내부기 연결 요청에 따라 FPGA/송신 전원 설정과 연결 확인이 진행되는지 확인한다. CM3의 명령 요청, CFX의 PCM 전송과 완료 통보, FPGA의 응답 처리를 연결하고 해제/재연결 시 상태 갱신도 확인한다.</w:t>
        </w:r>
      </w:ins>
    </w:p>
    <w:p w14:paraId="5E4F6B28" w14:textId="77777777" w:rsidR="00B26957" w:rsidRPr="00EB72C4" w:rsidRDefault="00B26957" w:rsidP="00B26957">
      <w:pPr>
        <w:wordWrap/>
        <w:rPr>
          <w:rPrChange w:id="800" w:author="김은수" w:date="2026-10-01T06:56:16Z">
            <w:rPr>
              <w:sz w:val="16"/>
              <w:szCs w:val="18"/>
            </w:rPr>
          </w:rPrChange>
          <w:del w:id="881" w:author="김은수" w:date="2026-10-01T06:56:16Z"/>
        </w:rPr>
        <w:pPrChange w:id="799" w:author="김은수" w:date="2026-10-01T06:56:16Z">
          <w:pPr>
            <w:pStyle w:val="a8"/>
            <w:wordWrap/>
            <w:spacing w:after="0" w:line="240" w:lineRule="auto"/>
            <w:ind w:leftChars="0" w:left="1360"/>
            <w:rPr>
              <w:sz w:val="16"/>
              <w:szCs w:val="18"/>
            </w:rPr>
          </w:pPr>
        </w:pPrChange>
        <w:pStyle w:val="TDCSIP6"/>
        <w:outlineLvl w:val="9"/>
        <w:keepNext w:val="0"/>
        <w:keepLines w:val="0"/>
        <w:spacing w:before="0" w:after="0" w:line="300" w:lineRule="auto"/>
      </w:pPr>
    </w:p>
    <w:p w14:paraId="27CEBC9E" w14:textId="77777777" w:rsidR="00B26957" w:rsidRPr="005E3CDC" w:rsidRDefault="00B26957" w:rsidP="00B26957">
      <w:pPr>
        <w:numPr>
          <w:ilvl w:val="4"/>
          <w:numId w:val="22"/>
        </w:numPr>
        <w:pPrChange w:id="801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>Bluetooth Communication Module + System Control Module</w:t>
      </w:r>
    </w:p>
    <w:p w14:paraId="4126C022" w14:textId="77777777" w:rsidR="00B26957" w:rsidRDefault="00B26957" w:rsidP="00B26957">
      <w:pPr>
        <w:pPrChange w:id="802" w:author="김은수" w:date="2026-10-01T06:56:16Z">
          <w:pPr>
            <w:ind w:leftChars="1000" w:left="2000"/>
          </w:pPr>
        </w:pPrChange>
        <w:pStyle w:val="TDCSIP6"/>
        <w:outlineLvl w:val="9"/>
        <w:keepNext w:val="0"/>
        <w:keepLines w:val="0"/>
      </w:pPr>
      <w:del w:id="411" w:author="김은수" w:date="2026-10-01T06:39:43Z">
        <w:r>
          <w:rPr>
            <w:rFonts w:hint="eastAsia"/>
          </w:rPr>
          <w:delText xml:space="preserve">내부기 연결 </w:delText>
        </w:r>
      </w:del>
      <w:del w:id="224" w:author="김은수" w:date="2026-09-29T18:28:00Z" w16du:dateUtc="2026-09-29T09:28:00Z">
        <w:r>
          <w:rPr>
            <w:rFonts w:hint="eastAsia"/>
          </w:rPr>
          <w:delText>상태 파라미터를 변경하면서</w:delText>
        </w:r>
      </w:del>
      <w:del w:id="412" w:author="김은수" w:date="2026-10-01T06:39:43Z">
        <w:r>
          <w:rPr>
            <w:rFonts w:hint="eastAsia"/>
          </w:rPr>
          <w:delText xml:space="preserve"> Bluetooth Communication Module의 </w:delText>
        </w:r>
      </w:del>
      <w:del w:id="226" w:author="김은수" w:date="2026-09-29T18:28:00Z" w16du:dateUtc="2026-09-29T09:28:00Z">
        <w:r>
          <w:rPr>
            <w:rFonts w:hint="eastAsia"/>
          </w:rPr>
          <w:delText>동작을</w:delText>
        </w:r>
      </w:del>
      <w:del w:id="413" w:author="김은수" w:date="2026-10-01T06:39:43Z">
        <w:r>
          <w:rPr>
            <w:rFonts w:hint="eastAsia"/>
          </w:rPr>
          <w:delText xml:space="preserve"> 확인한다.</w:delText>
        </w:r>
      </w:del>
      <w:ins w:id="414" w:author="김은수" w:date="2026-10-01T06:39:43Z">
        <w:r>
          <w:rPr>
            <w:rPrChange w:id="803" w:author="김은수" w:date="2026-10-01T06:56:16Z">
              <w:rPr>
                <w:rFonts w:hint="eastAsia"/>
              </w:rPr>
            </w:rPrChange>
          </w:rPr>
          <w:t xml:space="preserve">리모콘의 연결 확인과 일반 명령 허용 상태를 구분하여 처리/응답을 확인한다. 매핑 연결/종료, 게인 변경, 배터리/충전/크래들 뚜껑 및 LED 요청이 해당 시스템 상태에 반영되는지 확인한다.</w:t>
        </w:r>
      </w:ins>
    </w:p>
    <w:p w14:paraId="220A86FE" w14:textId="77777777" w:rsidR="00512FFF" w:rsidRPr="00065C03" w:rsidRDefault="00512FFF" w:rsidP="00B26957">
      <w:pPr>
        <w:pPrChange w:id="804" w:author="김은수" w:date="2026-10-01T06:56:16Z">
          <w:pPr>
            <w:ind w:leftChars="1000" w:left="2000"/>
          </w:pPr>
        </w:pPrChange>
        <w:pStyle w:val="TDCSIP6"/>
        <w:outlineLvl w:val="9"/>
        <w:keepNext w:val="0"/>
        <w:keepLines w:val="0"/>
        <w:spacing w:before="0" w:after="0" w:line="300" w:lineRule="auto"/>
        <w:rPr>
          <w:del w:id="882" w:author="김은수" w:date="2026-10-01T06:56:16Z"/>
        </w:rPr>
      </w:pPr>
    </w:p>
    <w:p w14:paraId="06A59DD0" w14:textId="77777777" w:rsidR="00B26957" w:rsidRDefault="00B26957" w:rsidP="00B26957">
      <w:pPr>
        <w:numPr>
          <w:ilvl w:val="3"/>
          <w:numId w:val="22"/>
        </w:numPr>
        <w:pPrChange w:id="805" w:author="김은수" w:date="2026-10-01T06:56:16Z">
          <w:pPr>
            <w:pStyle w:val="4"/>
            <w:numPr>
              <w:ilvl w:val="3"/>
              <w:numId w:val="7"/>
            </w:numPr>
            <w:ind w:leftChars="0" w:firstLineChars="0"/>
          </w:pPr>
        </w:pPrChange>
        <w:pStyle w:val="TDCSIP11"/>
      </w:pPr>
      <w:r>
        <w:rPr>
          <w:rPrChange w:id="806" w:author="김은수" w:date="2026-10-01T06:56:16Z">
            <w:rPr>
              <w:rFonts w:hint="eastAsia"/>
            </w:rPr>
          </w:rPrChange>
        </w:rPr>
        <w:t>누적 통합 단계</w:t>
      </w:r>
    </w:p>
    <w:p w14:paraId="1AA3F6A7" w14:textId="77777777" w:rsidR="00B26957" w:rsidRPr="005E3CDC" w:rsidRDefault="00B26957" w:rsidP="00B26957">
      <w:pPr>
        <w:pPrChange w:id="807" w:author="김은수" w:date="2026-10-01T06:56:16Z">
          <w:pPr>
            <w:ind w:leftChars="900" w:left="1800"/>
          </w:pPr>
        </w:pPrChange>
        <w:pStyle w:val="TDCSIP5"/>
        <w:outlineLvl w:val="9"/>
        <w:keepNext w:val="0"/>
        <w:keepLines w:val="0"/>
      </w:pPr>
      <w:del w:id="415" w:author="김은수" w:date="2026-10-01T06:39:43Z">
        <w:r>
          <w:rPr>
            <w:rFonts w:hint="eastAsia"/>
          </w:rPr>
          <w:delText>모듈을 추가하면서 통합을 진행하며,</w:delText>
        </w:r>
      </w:del>
      <w:del w:id="416" w:author="김은수" w:date="2026-10-01T06:39:43Z">
        <w:r>
          <w:delText xml:space="preserve"> </w:delText>
        </w:r>
      </w:del>
      <w:del w:id="417" w:author="김은수" w:date="2026-10-01T06:39:43Z">
        <w:r>
          <w:rPr>
            <w:rFonts w:hint="eastAsia"/>
          </w:rPr>
          <w:delText>모든 모듈들이 추가되면 통합이 완성된다.</w:delText>
        </w:r>
      </w:del>
      <w:ins w:id="418" w:author="김은수" w:date="2026-10-01T06:39:43Z">
        <w:r>
          <w:rPr>
            <w:rPrChange w:id="808" w:author="김은수" w:date="2026-10-01T06:56:16Z">
              <w:rPr>
                <w:rFonts w:hint="eastAsia"/>
              </w:rPr>
            </w:rPrChange>
          </w:rPr>
          <w:t xml:space="preserve">먼저 맵 처리와 내부기 실행을 시스템 제어에 연결하고, 그 다음 블루투스 명령과 상태 전달을 추가한다.</w:t>
        </w:r>
      </w:ins>
    </w:p>
    <w:p w14:paraId="1F3A2017" w14:textId="77777777" w:rsidR="00B26957" w:rsidRDefault="00B26957" w:rsidP="00B26957">
      <w:pPr>
        <w:numPr>
          <w:ilvl w:val="4"/>
          <w:numId w:val="22"/>
        </w:numPr>
        <w:pPrChange w:id="809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>
        <w:t xml:space="preserve">Signal Processing Module + </w:t>
      </w:r>
      <w:r>
        <w:rPr>
          <w:rPrChange w:id="810" w:author="김은수" w:date="2026-10-01T06:56:16Z">
            <w:rPr>
              <w:rFonts w:hint="eastAsia"/>
            </w:rPr>
          </w:rPrChange>
        </w:rPr>
        <w:t>i</w:t>
      </w:r>
      <w:r>
        <w:t>nternal Stimulation Device Execution Module + System Control Module</w:t>
      </w:r>
    </w:p>
    <w:p w14:paraId="13EDC768" w14:textId="77777777" w:rsidR="00B26957" w:rsidRPr="00B26957" w:rsidRDefault="00B26957" w:rsidP="00B26957">
      <w:pPr>
        <w:numPr>
          <w:ilvl w:val="3"/>
          <w:numId w:val="25"/>
        </w:numPr>
        <w:pPrChange w:id="811" w:author="김은수" w:date="2026-10-01T06:56:16Z">
          <w:pPr>
            <w:pStyle w:val="a8"/>
            <w:numPr>
              <w:ilvl w:val="3"/>
              <w:numId w:val="19"/>
            </w:numPr>
            <w:ind w:leftChars="0"/>
          </w:pPr>
        </w:pPrChange>
        <w:pStyle w:val="TDCSIP6"/>
        <w:outlineLvl w:val="9"/>
        <w:keepNext w:val="0"/>
        <w:keepLines w:val="0"/>
      </w:pPr>
      <w:del w:id="419" w:author="김은수" w:date="2026-10-01T06:39:43Z">
        <w:r>
          <w:delText>3</w:delText>
        </w:r>
      </w:del>
      <w:del w:id="420" w:author="김은수" w:date="2026-10-01T06:39:43Z">
        <w:r>
          <w:rPr>
            <w:rFonts w:hint="eastAsia"/>
          </w:rPr>
          <w:delText>개의 모듈이 통합된 단계</w:delText>
        </w:r>
      </w:del>
      <w:ins w:id="421" w:author="김은수" w:date="2026-10-01T06:39:43Z">
        <w:r>
          <w:rPr>
            <w:rPrChange w:id="812" w:author="김은수" w:date="2026-10-01T06:56:16Z">
              <w:rPr>
                <w:rFonts w:hint="eastAsia"/>
              </w:rPr>
            </w:rPrChange>
          </w:rPr>
          <w:t xml:space="preserve">CM3의 맵 변경 요청, CFX의 맵 반영 완료, CM3의 자극 파라미터 계산과 CFX의 결과 적용을 순서대로 확인한다. 내부기 설정과 준비 상태를 확인한 뒤 Live PCM 모드로 전환되는지 확인한다.</w:t>
        </w:r>
      </w:ins>
    </w:p>
    <w:p w14:paraId="2407AB56" w14:textId="767B245D" w:rsidR="00B26957" w:rsidRDefault="00B26957" w:rsidP="00560A9C">
      <w:pPr>
        <w:numPr>
          <w:ilvl w:val="4"/>
          <w:numId w:val="22"/>
        </w:numPr>
        <w:pPrChange w:id="813" w:author="김은수" w:date="2026-10-01T06:56:16Z">
          <w:pPr>
            <w:pStyle w:val="5"/>
            <w:numPr>
              <w:ilvl w:val="4"/>
              <w:numId w:val="7"/>
            </w:numPr>
            <w:ind w:leftChars="0" w:firstLineChars="0"/>
          </w:pPr>
        </w:pPrChange>
        <w:pStyle w:val="TDCSIP12"/>
      </w:pPr>
      <w:r w:rsidRPr="00B26957">
        <w:t>Signal Processing Module + internal Stimulation Device Execution Module + Bluetooth Communication Module + System Control Module</w:t>
      </w:r>
    </w:p>
    <w:p w14:paraId="5544D1D1" w14:textId="234FEE68" w:rsidR="00B26957" w:rsidRDefault="00B26957" w:rsidP="00B26957">
      <w:pPr>
        <w:numPr>
          <w:ilvl w:val="3"/>
          <w:numId w:val="25"/>
        </w:numPr>
        <w:pPrChange w:id="814" w:author="김은수" w:date="2026-10-01T06:56:16Z">
          <w:pPr>
            <w:pStyle w:val="a8"/>
            <w:numPr>
              <w:ilvl w:val="3"/>
              <w:numId w:val="19"/>
            </w:numPr>
            <w:ind w:leftChars="0"/>
          </w:pPr>
        </w:pPrChange>
        <w:pStyle w:val="TDCSIP6"/>
        <w:outlineLvl w:val="9"/>
        <w:keepNext w:val="0"/>
        <w:keepLines w:val="0"/>
      </w:pPr>
      <w:del w:id="422" w:author="김은수" w:date="2026-10-01T06:39:43Z">
        <w:r>
          <w:rPr>
            <w:rFonts w:hint="eastAsia"/>
          </w:rPr>
          <w:delText>4개의 모든 모듈들이 통합된 단계</w:delText>
        </w:r>
      </w:del>
      <w:del w:id="423" w:author="김은수" w:date="2026-10-01T06:39:43Z">
        <w:r w:rsidR="00EA0BE0">
          <w:rPr>
            <w:rFonts w:hint="eastAsia"/>
          </w:rPr>
          <w:delText>이며 시스템으로 통합이 완료된 상태이다.</w:delText>
        </w:r>
      </w:del>
      <w:ins w:id="424" w:author="김은수" w:date="2026-10-01T06:39:43Z">
        <w:r>
          <w:rPr>
            <w:rPrChange w:id="815" w:author="김은수" w:date="2026-10-01T06:56:16Z">
              <w:rPr>
                <w:rFonts w:hint="eastAsia"/>
              </w:rPr>
            </w:rPrChange>
          </w:rPr>
          <w:t xml:space="preserve">입력 상태 수집 후 시스템 제어, 맵 갱신, 내부기 실행과 블루투스 통신 처리가 순서대로 연결되는지 확인한다. 맵/볼륨 변경, 연결 해제와 절전 요청이 겹치는 조건도 확인하고, 절전 시 CFX 정지 확인 후 CM3 대기로 전환되며 터치 입력으로 재시작되는지 확인한다.</w:t>
        </w:r>
      </w:ins>
    </w:p>
    <w:p w14:paraId="41DD934D" w14:textId="77777777" w:rsidR="00512FFF" w:rsidRPr="00B26957" w:rsidRDefault="00512FFF" w:rsidP="00512FFF">
      <w:pPr>
        <w:pPrChange w:id="816" w:author="김은수" w:date="2026-10-01T06:56:16Z">
          <w:pPr/>
        </w:pPrChange>
        <w:pStyle w:val="TDCSIP6"/>
        <w:outlineLvl w:val="9"/>
        <w:keepNext w:val="0"/>
        <w:keepLines w:val="0"/>
        <w:spacing w:before="0" w:after="0" w:line="300" w:lineRule="auto"/>
        <w:rPr>
          <w:del w:id="883" w:author="김은수" w:date="2026-10-01T06:56:16Z"/>
        </w:rPr>
      </w:pPr>
    </w:p>
    <w:p w14:paraId="08EBE6EC" w14:textId="4A865A18" w:rsidR="00560A9C" w:rsidRDefault="00560A9C" w:rsidP="00560A9C">
      <w:pPr>
        <w:numPr>
          <w:ilvl w:val="2"/>
          <w:numId w:val="22"/>
        </w:numPr>
        <w:pPrChange w:id="817" w:author="김은수" w:date="2026-10-01T06:56:16Z">
          <w:pPr>
            <w:pStyle w:val="2"/>
            <w:numPr>
              <w:ilvl w:val="2"/>
              <w:numId w:val="7"/>
            </w:numPr>
          </w:pPr>
        </w:pPrChange>
        <w:pStyle w:val="TDCSIP10"/>
      </w:pPr>
      <w:del w:id="228" w:author="김은수" w:date="2026-09-29T18:28:00Z" w16du:dateUtc="2026-09-29T09:28:00Z">
        <w:r>
          <w:rPr>
            <w:rFonts w:hint="eastAsia"/>
          </w:rPr>
          <w:delText>N</w:delText>
        </w:r>
        <w:r>
          <w:delText xml:space="preserve">RF </w:delText>
        </w:r>
        <w:r>
          <w:rPr>
            <w:rFonts w:hint="eastAsia"/>
          </w:rPr>
          <w:delText>코어</w:delText>
        </w:r>
      </w:del>
      <w:bookmarkStart w:id="229" w:name="_Toc241599268"/>
      <w:ins w:id="230" w:author="김은수" w:date="2026-09-29T18:28:00Z" w16du:dateUtc="2026-09-29T09:28:00Z">
        <w:r>
          <w:rPr>
            <w:rPrChange w:id="818" w:author="김은수" w:date="2026-10-01T06:56:16Z">
              <w:rPr>
                <w:rFonts w:hint="eastAsia"/>
              </w:rPr>
            </w:rPrChange>
          </w:rPr>
          <w:t>QCC와 E8300</w:t>
        </w:r>
      </w:ins>
      <w:r>
        <w:rPr>
          <w:rPrChange w:id="819" w:author="김은수" w:date="2026-10-01T06:56:16Z">
            <w:rPr>
              <w:rFonts w:hint="eastAsia"/>
            </w:rPr>
          </w:rPrChange>
        </w:rPr>
        <w:t xml:space="preserve"> 소프트웨어 통합</w:t>
      </w:r>
      <w:bookmarkEnd w:id="229"/>
    </w:p>
    <w:p w14:paraId="57E2528A" w14:textId="77777777" w:rsidR="000E6908" w:rsidRDefault="00560A9C" w:rsidP="000E6908">
      <w:pPr>
        <w:ind w:leftChars="500" w:left="1000"/>
        <w:rPr>
          <w:del w:id="231" w:author="김은수" w:date="2026-09-29T18:28:00Z" w16du:dateUtc="2026-09-29T09:28:00Z"/>
        </w:rPr>
      </w:pPr>
      <w:del w:id="232" w:author="김은수" w:date="2026-09-29T18:28:00Z" w16du:dateUtc="2026-09-29T09:28:00Z">
        <w:r>
          <w:rPr>
            <w:rFonts w:hint="eastAsia"/>
          </w:rPr>
          <w:delText>N</w:delText>
        </w:r>
        <w:r>
          <w:delText>RF</w:delText>
        </w:r>
        <w:r>
          <w:rPr>
            <w:rFonts w:hint="eastAsia"/>
          </w:rPr>
          <w:delText xml:space="preserve">의 소프트웨어 </w:delText>
        </w:r>
        <w:r w:rsidR="00394FA9">
          <w:rPr>
            <w:rFonts w:hint="eastAsia"/>
          </w:rPr>
          <w:delText xml:space="preserve">모듈은 </w:delText>
        </w:r>
        <w:r w:rsidR="00394FA9">
          <w:delText>system control Mo</w:delText>
        </w:r>
        <w:r w:rsidR="00394FA9">
          <w:rPr>
            <w:rFonts w:hint="eastAsia"/>
          </w:rPr>
          <w:delText>d</w:delText>
        </w:r>
        <w:r w:rsidR="00394FA9">
          <w:delText>ule</w:delText>
        </w:r>
        <w:r w:rsidR="00394FA9">
          <w:rPr>
            <w:rFonts w:hint="eastAsia"/>
          </w:rPr>
          <w:delText xml:space="preserve">과 </w:delText>
        </w:r>
        <w:r w:rsidR="00394FA9">
          <w:delText xml:space="preserve">Bluetooth </w:delText>
        </w:r>
        <w:r w:rsidR="00394FA9">
          <w:rPr>
            <w:rFonts w:hint="eastAsia"/>
          </w:rPr>
          <w:delText>c</w:delText>
        </w:r>
        <w:r w:rsidR="00394FA9">
          <w:delText xml:space="preserve">ommunication </w:delText>
        </w:r>
        <w:r w:rsidR="00394FA9">
          <w:rPr>
            <w:rFonts w:hint="eastAsia"/>
          </w:rPr>
          <w:delText>M</w:delText>
        </w:r>
        <w:r w:rsidR="00394FA9">
          <w:delText>odule</w:delText>
        </w:r>
        <w:r w:rsidR="00394FA9">
          <w:rPr>
            <w:rFonts w:hint="eastAsia"/>
          </w:rPr>
          <w:delText>로</w:delText>
        </w:r>
        <w:r w:rsidR="00394FA9">
          <w:delText xml:space="preserve"> </w:delText>
        </w:r>
        <w:r w:rsidR="00394FA9">
          <w:rPr>
            <w:rFonts w:hint="eastAsia"/>
          </w:rPr>
          <w:delText>설계되었으며,</w:delText>
        </w:r>
        <w:r w:rsidR="00394FA9">
          <w:delText xml:space="preserve"> Bluetooth </w:delText>
        </w:r>
        <w:r w:rsidR="00394FA9">
          <w:rPr>
            <w:rFonts w:hint="eastAsia"/>
          </w:rPr>
          <w:delText>c</w:delText>
        </w:r>
        <w:r w:rsidR="00394FA9">
          <w:delText>ommunication module</w:delText>
        </w:r>
        <w:r w:rsidR="00394FA9">
          <w:rPr>
            <w:rFonts w:hint="eastAsia"/>
          </w:rPr>
          <w:delText>의 구현작업이 s</w:delText>
        </w:r>
        <w:r w:rsidR="00394FA9">
          <w:delText>ystem contr</w:delText>
        </w:r>
        <w:r w:rsidR="00394FA9">
          <w:rPr>
            <w:rFonts w:hint="eastAsia"/>
          </w:rPr>
          <w:delText>ol m</w:delText>
        </w:r>
        <w:r w:rsidR="00394FA9">
          <w:delText>odule</w:delText>
        </w:r>
        <w:r w:rsidR="00394FA9">
          <w:rPr>
            <w:rFonts w:hint="eastAsia"/>
          </w:rPr>
          <w:delText>의</w:delText>
        </w:r>
        <w:r w:rsidR="00394FA9">
          <w:delText xml:space="preserve"> </w:delText>
        </w:r>
        <w:r w:rsidR="00394FA9">
          <w:rPr>
            <w:rFonts w:hint="eastAsia"/>
          </w:rPr>
          <w:delText>동작상태에서 진행되기 때문에 추가적인 통합과정은 없</w:delText>
        </w:r>
        <w:r w:rsidR="00EA0BE0">
          <w:rPr>
            <w:rFonts w:hint="eastAsia"/>
          </w:rPr>
          <w:delText>으며,</w:delText>
        </w:r>
        <w:r w:rsidR="00EA0BE0">
          <w:delText xml:space="preserve"> Bluetooth </w:delText>
        </w:r>
        <w:r w:rsidR="00EA0BE0">
          <w:rPr>
            <w:rFonts w:hint="eastAsia"/>
          </w:rPr>
          <w:delText>c</w:delText>
        </w:r>
        <w:r w:rsidR="00EA0BE0">
          <w:delText>ommunication module</w:delText>
        </w:r>
        <w:r w:rsidR="00EA0BE0">
          <w:rPr>
            <w:rFonts w:hint="eastAsia"/>
          </w:rPr>
          <w:delText>의 통합이 시스템의 통합으로 귀결된다.</w:delText>
        </w:r>
      </w:del>
    </w:p>
    <w:p w14:paraId="20855220" w14:textId="77777777" w:rsidR="00512FFF" w:rsidRDefault="00512FFF" w:rsidP="00512FFF">
      <w:pPr>
        <w:rPr>
          <w:del w:id="233" w:author="김은수" w:date="2026-09-29T18:28:00Z" w16du:dateUtc="2026-09-29T09:28:00Z"/>
        </w:rPr>
      </w:pPr>
    </w:p>
    <w:p w14:paraId="35AC4EDF" w14:textId="77777777" w:rsidR="00512FFF" w:rsidRDefault="00512FFF" w:rsidP="00512FFF">
      <w:pPr>
        <w:rPr>
          <w:del w:id="234" w:author="김은수" w:date="2026-09-29T18:28:00Z" w16du:dateUtc="2026-09-29T09:28:00Z"/>
        </w:rPr>
      </w:pPr>
    </w:p>
    <w:p w14:paraId="0857F300" w14:textId="77777777" w:rsidR="000E6908" w:rsidRDefault="00560A9C" w:rsidP="000E6908">
      <w:pPr>
        <w:rPr>
          <w:ins w:id="235" w:author="김은수" w:date="2026-09-29T18:28:00Z" w16du:dateUtc="2026-09-29T09:28:00Z"/>
          <w:rPrChange w:id="820" w:author="김은수" w:date="2026-10-01T06:56:16Z">
            <w:rPr/>
          </w:rPrChange>
        </w:rPr>
        <w:pPrChange w:id="460" w:author="김은수" w:date="2026-10-01T06:39:43Z">
          <w:pPr>
            <w:ind w:leftChars="500" w:left="1000"/>
            <w:rPr>
              <w:ins w:id="235" w:author="김은수" w:date="2026-09-29T18:28:00Z" w16du:dateUtc="2026-09-29T09:28:00Z"/>
            </w:rPr>
          </w:pPr>
        </w:pPrChange>
        <w:pStyle w:val="TDCSIP4"/>
        <w:outlineLvl w:val="9"/>
        <w:keepNext w:val="0"/>
        <w:keepLines w:val="0"/>
      </w:pPr>
      <w:ins w:id="425" w:author="김은수" w:date="2026-10-01T06:39:43Z">
        <w:r>
          <w:rPr>
            <w:rPrChange w:id="821" w:author="김은수" w:date="2026-10-01T06:56:16Z">
              <w:rPr>
                <w:rFonts w:hint="eastAsia"/>
              </w:rPr>
            </w:rPrChange>
          </w:rPr>
          <w:t xml:space="preserve">SPI의 0x34 배터리/충전/크래들 뚜껑, 0x35 LED/갱신 연결, 0x36 오디오 연결 종류를 전달하여 CM3의 상태 반영과 응답을 확인한다. 리모콘/매핑 명령도 수신, 실행과 SPI 응답까지 연결하여 확인한다.</w:t>
        </w:r>
      </w:ins>
    </w:p>
    <w:p>
      <w:pPr>
        <w:rPr>
          <w:ins w:id="447" w:author="김은수" w:date="2026-10-01T06:39:43Z"/>
          <w:rPrChange w:id="823" w:author="김은수" w:date="2026-10-01T06:56:16Z">
            <w:rPr/>
          </w:rPrChange>
        </w:rPr>
        <w:pPrChange w:id="822" w:author="김은수" w:date="2026-10-01T06:56:16Z">
          <w:pPr>
            <w:keepLines/>
            <w:ind w:leftChars="500" w:left="1000"/>
            <w:rPr/>
          </w:pPr>
        </w:pPrChange>
        <w:pStyle w:val="TDCSIP4"/>
        <w:outlineLvl w:val="9"/>
        <w:keepNext w:val="0"/>
        <w:keepLines w:val="0"/>
      </w:pPr>
      <w:ins w:id="448" w:author="김은수" w:date="2026-10-01T06:39:43Z">
        <w:r>
          <w:rPr>
            <w:rPrChange w:id="824" w:author="김은수" w:date="2026-10-01T06:56:16Z">
              <w:rPr>
                <w:rFonts w:hint="eastAsia"/>
              </w:rPr>
            </w:rPrChange>
          </w:rPr>
          <w:t xml:space="preserve">I2S 오디오를 입력하여 CFX의 마이크 혼합과 자극 출력을 확인한다. 일반 스트리밍은 I2S 게인 1, 크래들 마이크는 Gain B, 매핑 연결 중에는 마이크와 I2S 게인 1을 적용하는지 확인하고 시작/중단 전환도 확인한다.</w:t>
        </w:r>
      </w:ins>
    </w:p>
    <w:p>
      <w:pPr>
        <w:rPr>
          <w:ins w:id="449" w:author="김은수" w:date="2026-10-01T06:39:43Z"/>
          <w:rPrChange w:id="826" w:author="김은수" w:date="2026-10-01T06:56:16Z">
            <w:rPr/>
          </w:rPrChange>
        </w:rPr>
        <w:pPrChange w:id="825" w:author="김은수" w:date="2026-10-01T06:56:16Z">
          <w:pPr>
            <w:keepLines/>
            <w:keepLines/>
            <w:ind w:leftChars="500" w:left="1000"/>
            <w:rPr/>
          </w:pPr>
        </w:pPrChange>
        <w:pStyle w:val="TDCSIP4"/>
        <w:outlineLvl w:val="9"/>
        <w:keepNext w:val="0"/>
        <w:keepLines w:val="0"/>
      </w:pPr>
      <w:ins w:id="450" w:author="김은수" w:date="2026-10-01T06:39:43Z">
        <w:r>
          <w:rPr>
            <w:rPrChange w:id="827" w:author="김은수" w:date="2026-10-01T06:56:16Z">
              <w:rPr>
                <w:rFonts w:hint="eastAsia"/>
              </w:rPr>
            </w:rPrChange>
          </w:rPr>
          <w:t xml:space="preserve">CM3가 QCC_CTRL로 동작/종료 요청을, ISD_CHECK로 내부기 연결 상태를 전달하는지 확인한다. SPI의 오디오 종류와 I2S 입력 유효 상태가 CFX의 경로 선택에 맞게 반영되는지 확인한다.</w:t>
        </w:r>
      </w:ins>
    </w:p>
    <w:p>
      <w:pPr>
        <w:rPr>
          <w:ins w:id="451" w:author="김은수" w:date="2026-10-01T06:39:43Z"/>
          <w:rPrChange w:id="829" w:author="김은수" w:date="2026-10-01T06:56:16Z">
            <w:rPr/>
          </w:rPrChange>
        </w:rPr>
        <w:pPrChange w:id="828" w:author="김은수" w:date="2026-10-01T06:56:16Z">
          <w:pPr>
            <w:keepLines/>
            <w:keepLines/>
            <w:keepLines/>
            <w:ind w:leftChars="500" w:left="1000"/>
            <w:rPr/>
          </w:pPr>
        </w:pPrChange>
        <w:pStyle w:val="TDCSIP36"/>
        <w:outlineLvl w:val="9"/>
        <w:keepNext w:val="0"/>
        <w:keepLines w:val="0"/>
      </w:pPr>
      <w:ins w:id="452" w:author="김은수" w:date="2026-10-01T06:39:43Z">
        <w:r>
          <w:rPr>
            <w:color w:val="C00000"/>
            <w:rPrChange w:id="830" w:author="김은수" w:date="2026-10-01T06:56:16Z">
              <w:rPr>
                <w:rFonts w:hint="eastAsia"/>
                <w:color w:val="C00000"/>
              </w:rPr>
            </w:rPrChange>
          </w:rPr>
          <w:t xml:space="preserve">[자료 추가 위치] 여기에 QCC 내부 모듈 간 통합 순서와 확인 조건을 입력하세요. QCC 자료를 받은 뒤 위의 SPI/I2S/제어 핀 조건을 양측 설계와 대조하고 필요한 차이만 반영한다.</w:t>
        </w:r>
      </w:ins>
    </w:p>
    <w:p w14:paraId="67567208" w14:textId="77777777" w:rsidR="00512FFF" w:rsidRDefault="00512FFF" w:rsidP="00512FFF">
      <w:pPr>
        <w:rPr>
          <w:ins w:id="237" w:author="김은수" w:date="2026-09-29T18:28:00Z" w16du:dateUtc="2026-09-29T09:28:00Z"/>
          <w:rPrChange w:id="832" w:author="김은수" w:date="2026-10-01T06:56:16Z">
            <w:rPr/>
          </w:rPrChange>
          <w:del w:id="884" w:author="김은수" w:date="2026-10-01T06:56:16Z"/>
        </w:rPr>
        <w:pPrChange w:id="831" w:author="김은수" w:date="2026-10-01T06:56:16Z">
          <w:pPr>
            <w:rPr/>
          </w:pPr>
        </w:pPrChange>
        <w:pStyle w:val="TDCSIP4"/>
        <w:outlineLvl w:val="9"/>
        <w:keepNext w:val="0"/>
        <w:keepLines w:val="0"/>
        <w:spacing w:before="0" w:after="0" w:line="300" w:lineRule="auto"/>
      </w:pPr>
    </w:p>
    <w:p w14:paraId="684C3863" w14:textId="77777777" w:rsidR="00512FFF" w:rsidRDefault="00512FFF" w:rsidP="00512FFF">
      <w:pPr>
        <w:rPr>
          <w:ins w:id="238" w:author="김은수" w:date="2026-09-29T18:28:00Z" w16du:dateUtc="2026-09-29T09:28:00Z"/>
          <w:rPrChange w:id="834" w:author="김은수" w:date="2026-10-01T06:56:16Z">
            <w:rPr/>
          </w:rPrChange>
          <w:del w:id="885" w:author="김은수" w:date="2026-10-01T06:56:16Z"/>
        </w:rPr>
        <w:pPrChange w:id="833" w:author="김은수" w:date="2026-10-01T06:56:16Z">
          <w:pPr>
            <w:rPr/>
          </w:pPr>
        </w:pPrChange>
        <w:pStyle w:val="TDCSIP4"/>
        <w:outlineLvl w:val="9"/>
        <w:keepNext w:val="0"/>
        <w:keepLines w:val="0"/>
        <w:spacing w:before="0" w:after="0" w:line="300" w:lineRule="auto"/>
      </w:pPr>
    </w:p>
    <w:p w14:paraId="3111E965" w14:textId="77777777" w:rsidR="00560A9C" w:rsidRDefault="00560A9C" w:rsidP="00560A9C">
      <w:pPr>
        <w:numPr>
          <w:ilvl w:val="2"/>
          <w:numId w:val="22"/>
        </w:numPr>
        <w:rPr>
          <w:ins w:id="239" w:author="김은수" w:date="2026-09-29T18:28:00Z" w16du:dateUtc="2026-09-29T09:28:00Z"/>
          <w:rPrChange w:id="836" w:author="김은수" w:date="2026-10-01T06:56:16Z">
            <w:rPr/>
          </w:rPrChange>
        </w:rPr>
        <w:pPrChange w:id="835" w:author="김은수" w:date="2026-10-01T06:56:16Z">
          <w:pPr>
            <w:pStyle w:val="2"/>
            <w:numPr>
              <w:ilvl w:val="2"/>
              <w:numId w:val="7"/>
            </w:numPr>
            <w:rPr/>
          </w:pPr>
        </w:pPrChange>
        <w:pStyle w:val="TDCSIP10"/>
      </w:pPr>
      <w:bookmarkStart w:id="240" w:name="_Toc241599269"/>
      <w:ins w:id="241" w:author="김은수" w:date="2026-09-29T18:28:00Z" w16du:dateUtc="2026-09-29T09:28:00Z">
        <w:r>
          <w:rPr>
            <w:rPrChange w:id="837" w:author="김은수" w:date="2026-10-01T06:56:16Z">
              <w:rPr>
                <w:rFonts w:hint="eastAsia"/>
              </w:rPr>
            </w:rPrChange>
          </w:rPr>
          <w:t>부트로더 소프트웨어 통합</w:t>
        </w:r>
        <w:bookmarkEnd w:id="240"/>
      </w:ins>
    </w:p>
    <w:p w14:paraId="1733897B" w14:textId="77777777" w:rsidR="000E6908" w:rsidRDefault="00560A9C" w:rsidP="000E6908">
      <w:pPr>
        <w:rPr>
          <w:ins w:id="242" w:author="김은수" w:date="2026-09-29T18:28:00Z" w16du:dateUtc="2026-09-29T09:28:00Z"/>
          <w:rPrChange w:id="839" w:author="김은수" w:date="2026-10-01T06:56:16Z">
            <w:rPr/>
          </w:rPrChange>
        </w:rPr>
        <w:pPrChange w:id="838" w:author="김은수" w:date="2026-10-01T06:56:16Z">
          <w:pPr>
            <w:ind w:leftChars="500" w:left="1000"/>
            <w:rPr/>
          </w:pPr>
        </w:pPrChange>
        <w:pStyle w:val="TDCSIP4"/>
        <w:outlineLvl w:val="9"/>
        <w:keepNext w:val="0"/>
        <w:keepLines w:val="0"/>
      </w:pPr>
      <w:ins w:id="426" w:author="김은수" w:date="2026-10-01T06:39:43Z">
        <w:r>
          <w:rPr>
            <w:rPrChange w:id="840" w:author="김은수" w:date="2026-10-01T06:56:16Z">
              <w:rPr>
                <w:rFonts w:hint="eastAsia"/>
              </w:rPr>
            </w:rPrChange>
          </w:rPr>
          <w:t xml:space="preserve">정상/손상 이미지의 헤더, 구획 크기와 CRC 검사, 암호화 구획의 복호화 및 메모리 적재를 연결한다. 검사 오류 시 해당 이미지의 응용 기동이 진행되지 않는지 확인하고, 기본/대체 슬롯의 시도 횟수와 실행 성공 상태에 따라 다음 기동 위치가 선택되는지 확인한다.</w:t>
        </w:r>
      </w:ins>
    </w:p>
    <w:p>
      <w:pPr>
        <w:rPr>
          <w:ins w:id="453" w:author="김은수" w:date="2026-10-01T06:39:43Z"/>
          <w:rPrChange w:id="842" w:author="김은수" w:date="2026-10-01T06:56:16Z">
            <w:rPr/>
          </w:rPrChange>
        </w:rPr>
        <w:pPrChange w:id="841" w:author="김은수" w:date="2026-10-01T06:56:16Z">
          <w:pPr>
            <w:keepLines/>
            <w:ind w:leftChars="500" w:left="1000"/>
            <w:rPr/>
          </w:pPr>
        </w:pPrChange>
        <w:pStyle w:val="TDCSIP4"/>
        <w:outlineLvl w:val="9"/>
        <w:keepNext w:val="0"/>
        <w:keepLines w:val="0"/>
      </w:pPr>
      <w:ins w:id="454" w:author="김은수" w:date="2026-10-01T06:39:43Z">
        <w:r>
          <w:rPr>
            <w:rPrChange w:id="843" w:author="김은수" w:date="2026-10-01T06:56:16Z">
              <w:rPr>
                <w:rFonts w:hint="eastAsia"/>
              </w:rPr>
            </w:rPrChange>
          </w:rPr>
          <w:t xml:space="preserve">CM3의 갱신 시작/데이터/종료 명령을 파일 기록 및 기동 위치 선택에 연결하고, 재기동 후 부트로더의 검사/적재까지 확인한다. OTA 명령의 슬롯 1~2와 부트로더 상태의 슬롯 1~4를 구분하며 수신 순서 오류, 저장 실패와 불완전 이미지 조건도 확인한다.</w:t>
        </w:r>
      </w:ins>
    </w:p>
    <w:p>
      <w:pPr>
        <w:rPr>
          <w:ins w:id="455" w:author="김은수" w:date="2026-10-01T06:39:43Z"/>
          <w:rPrChange w:id="845" w:author="김은수" w:date="2026-10-01T06:56:16Z">
            <w:rPr/>
          </w:rPrChange>
        </w:rPr>
        <w:pPrChange w:id="844" w:author="김은수" w:date="2026-10-01T06:56:16Z">
          <w:pPr>
            <w:keepLines/>
            <w:keepLines/>
            <w:ind w:leftChars="500" w:left="1000"/>
            <w:rPr/>
          </w:pPr>
        </w:pPrChange>
        <w:pStyle w:val="TDCSIP36"/>
        <w:outlineLvl w:val="9"/>
        <w:keepNext w:val="0"/>
        <w:keepLines w:val="0"/>
      </w:pPr>
      <w:ins w:id="456" w:author="김은수" w:date="2026-10-01T06:39:43Z">
        <w:r>
          <w:rPr>
            <w:color w:val="C00000"/>
            <w:rPrChange w:id="846" w:author="김은수" w:date="2026-10-01T06:56:16Z">
              <w:rPr>
                <w:rFonts w:hint="eastAsia"/>
                <w:color w:val="C00000"/>
              </w:rPr>
            </w:rPrChange>
          </w:rPr>
          <w:t xml:space="preserve">[자료 추가 위치] 여기에 QCC 측 E8300 갱신 데이터 전달 조건을 대조한 내용을 입력하세요. QCC 자체 펌웨어 갱신은 E8300 이미지 갱신과 구분하여 별도 계획을 추가한다.</w:t>
        </w:r>
      </w:ins>
    </w:p>
    <w:p w14:paraId="174B0ACD" w14:textId="2C5A0D99" w:rsidR="00394FA9" w:rsidRDefault="00394FA9" w:rsidP="009B3975">
      <w:pPr>
        <w:pageBreakBefore/>
        <w:numPr>
          <w:ilvl w:val="0"/>
          <w:numId w:val="22"/>
        </w:numPr>
        <w:pPrChange w:id="461" w:author="김은수" w:date="2026-10-01T06:39:43Z">
          <w:pPr>
            <w:pStyle w:val="10"/>
            <w:numPr>
              <w:ilvl w:val="0"/>
              <w:numId w:val="7"/>
            </w:numPr>
          </w:pPr>
        </w:pPrChange>
        <w:pStyle w:val="TDCSIP8"/>
      </w:pPr>
      <w:bookmarkStart w:id="244" w:name="_Toc241599270"/>
      <w:r>
        <w:rPr>
          <w:rPrChange w:id="847" w:author="김은수" w:date="2026-10-01T06:56:16Z">
            <w:rPr>
              <w:rFonts w:hint="eastAsia"/>
            </w:rPr>
          </w:rPrChange>
        </w:rPr>
        <w:t>소프트웨어 항목</w:t>
      </w:r>
      <w:r>
        <w:t>/</w:t>
      </w:r>
      <w:r>
        <w:rPr>
          <w:rPrChange w:id="848" w:author="김은수" w:date="2026-10-01T06:56:16Z">
            <w:rPr>
              <w:rFonts w:hint="eastAsia"/>
            </w:rPr>
          </w:rPrChange>
        </w:rPr>
        <w:t>유닛 구현 및 통합 계획</w:t>
      </w:r>
      <w:bookmarkEnd w:id="244"/>
    </w:p>
    <w:p w14:paraId="032360B2" w14:textId="77777777" w:rsidR="00733B1E" w:rsidRDefault="00733B1E" w:rsidP="00075E0C">
      <w:pPr>
        <w:pPrChange w:id="849" w:author="김은수" w:date="2026-10-01T06:56:16Z">
          <w:pPr>
            <w:ind w:leftChars="200" w:left="400"/>
          </w:pPr>
        </w:pPrChange>
        <w:pStyle w:val="TDCSIP2"/>
        <w:outlineLvl w:val="9"/>
        <w:keepNext w:val="0"/>
        <w:keepLines w:val="0"/>
      </w:pPr>
      <w:del w:id="427" w:author="김은수" w:date="2026-10-01T06:39:43Z">
        <w:r>
          <w:rPr>
            <w:rFonts w:hint="eastAsia"/>
          </w:rPr>
          <w:delText>인공와우 외부기 소프트웨어의 모듈의 구현 및 통합은 위에서 다루었으며,</w:delText>
        </w:r>
      </w:del>
      <w:del w:id="428" w:author="김은수" w:date="2026-10-01T06:39:43Z">
        <w:r>
          <w:delText xml:space="preserve"> </w:delText>
        </w:r>
      </w:del>
      <w:del w:id="429" w:author="김은수" w:date="2026-10-01T06:39:43Z">
        <w:r>
          <w:rPr>
            <w:rFonts w:hint="eastAsia"/>
          </w:rPr>
          <w:delText>모듈을 구성하는 하위 항목 및 유닛의 구현은 소프트웨어 상세 설계서를 참고하여 구현한다.</w:delText>
        </w:r>
      </w:del>
      <w:ins w:id="430" w:author="김은수" w:date="2026-10-01T06:39:43Z">
        <w:r>
          <w:rPr>
            <w:rPrChange w:id="850" w:author="김은수" w:date="2026-10-01T06:56:16Z">
              <w:rPr>
                <w:rFonts w:hint="eastAsia"/>
              </w:rPr>
            </w:rPrChange>
          </w:rPr>
          <w:t xml:space="preserve">모듈의 구현 및 통합은 위의 계획에 따라 진행한다. 하위 항목과 유닛은 소프트웨어 상세 설계서에 정의한 목적, 입력/출력, 처리 및 동작 조건을 기준으로 구현하고 연결한다.</w:t>
        </w:r>
      </w:ins>
    </w:p>
    <w:p w14:paraId="0667DF8B" w14:textId="77777777" w:rsidR="00512FFF" w:rsidRDefault="00512FFF" w:rsidP="00075E0C">
      <w:pPr>
        <w:pPrChange w:id="851" w:author="김은수" w:date="2026-10-01T06:56:16Z">
          <w:pPr>
            <w:ind w:leftChars="200" w:left="400"/>
          </w:pPr>
        </w:pPrChange>
        <w:pStyle w:val="TDCSIP2"/>
        <w:outlineLvl w:val="9"/>
        <w:keepNext w:val="0"/>
        <w:keepLines w:val="0"/>
        <w:spacing w:before="0" w:after="0" w:line="300" w:lineRule="auto"/>
        <w:rPr>
          <w:del w:id="886" w:author="김은수" w:date="2026-10-01T06:56:16Z"/>
        </w:rPr>
      </w:pPr>
    </w:p>
    <w:p w14:paraId="78363A55" w14:textId="47D40BB3" w:rsidR="00394FA9" w:rsidRDefault="00394FA9" w:rsidP="00394FA9">
      <w:pPr>
        <w:numPr>
          <w:ilvl w:val="1"/>
          <w:numId w:val="22"/>
        </w:numPr>
        <w:pPrChange w:id="852" w:author="김은수" w:date="2026-10-01T06:56:16Z">
          <w:pPr>
            <w:pStyle w:val="2"/>
            <w:numPr>
              <w:ilvl w:val="1"/>
              <w:numId w:val="7"/>
            </w:numPr>
          </w:pPr>
        </w:pPrChange>
        <w:pStyle w:val="TDCSIP9"/>
      </w:pPr>
      <w:bookmarkStart w:id="245" w:name="_Toc241599271"/>
      <w:r>
        <w:rPr>
          <w:rPrChange w:id="853" w:author="김은수" w:date="2026-10-01T06:56:16Z">
            <w:rPr>
              <w:rFonts w:hint="eastAsia"/>
            </w:rPr>
          </w:rPrChange>
        </w:rPr>
        <w:t>소프트웨어 항목/유닛 구현</w:t>
      </w:r>
      <w:bookmarkEnd w:id="245"/>
    </w:p>
    <w:p w14:paraId="0181B320" w14:textId="6753CDD6" w:rsidR="00E82454" w:rsidRDefault="00733B1E" w:rsidP="00E82454">
      <w:pPr>
        <w:pPrChange w:id="854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431" w:author="김은수" w:date="2026-10-01T06:39:43Z">
        <w:r>
          <w:rPr>
            <w:rFonts w:hint="eastAsia"/>
          </w:rPr>
          <w:delText xml:space="preserve">소프트웨어 상세 </w:delText>
        </w:r>
      </w:del>
      <w:del w:id="432" w:author="김은수" w:date="2026-10-01T06:39:43Z">
        <w:r w:rsidR="00E82454">
          <w:rPr>
            <w:rFonts w:hint="eastAsia"/>
          </w:rPr>
          <w:delText>기술서의 소프트웨어 항목 및 유닛은 계층적으로 설계되어</w:delText>
        </w:r>
      </w:del>
      <w:del w:id="433" w:author="김은수" w:date="2026-10-01T06:39:43Z">
        <w:r w:rsidR="00E82454">
          <w:delText xml:space="preserve"> </w:delText>
        </w:r>
      </w:del>
      <w:del w:id="434" w:author="김은수" w:date="2026-10-01T06:39:43Z">
        <w:r w:rsidR="00E82454">
          <w:rPr>
            <w:rFonts w:hint="eastAsia"/>
          </w:rPr>
          <w:delText>있다.</w:delText>
        </w:r>
      </w:del>
      <w:del w:id="435" w:author="김은수" w:date="2026-10-01T06:39:43Z">
        <w:r w:rsidR="00E82454">
          <w:delText xml:space="preserve"> </w:delText>
        </w:r>
      </w:del>
      <w:del w:id="436" w:author="김은수" w:date="2026-10-01T06:39:43Z">
        <w:r w:rsidR="00E82454">
          <w:rPr>
            <w:rFonts w:hint="eastAsia"/>
          </w:rPr>
          <w:delText>계층구조로 설계된 항목들은 최하위 유닛부터 상위 항목으로 구현을 진행한다.</w:delText>
        </w:r>
      </w:del>
      <w:ins w:id="437" w:author="김은수" w:date="2026-10-01T06:39:43Z">
        <w:r>
          <w:rPr>
            <w:rPrChange w:id="855" w:author="김은수" w:date="2026-10-01T06:56:16Z">
              <w:rPr>
                <w:rFonts w:hint="eastAsia"/>
              </w:rPr>
            </w:rPrChange>
          </w:rPr>
          <w:t xml:space="preserve">소프트웨어 상세 설계서의 항목과 유닛은 계층적으로 구성한다. 다른 유닛을 호출하거나 결과를 사용하는 항목은 필요한 하위 유닛을 먼저 구현한다. 독립적인 유닛은 병렬로 구현할 수 있다.</w:t>
        </w:r>
      </w:ins>
    </w:p>
    <w:p w14:paraId="7DD55AD8" w14:textId="77777777" w:rsidR="00512FFF" w:rsidRPr="00733B1E" w:rsidRDefault="00512FFF" w:rsidP="00E82454">
      <w:pPr>
        <w:pPrChange w:id="856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  <w:spacing w:before="0" w:after="0" w:line="300" w:lineRule="auto"/>
        <w:rPr>
          <w:del w:id="887" w:author="김은수" w:date="2026-10-01T06:56:16Z"/>
        </w:rPr>
      </w:pPr>
    </w:p>
    <w:p w14:paraId="00261312" w14:textId="7C003FE9" w:rsidR="00394FA9" w:rsidRDefault="00733B1E" w:rsidP="00733B1E">
      <w:pPr>
        <w:numPr>
          <w:ilvl w:val="1"/>
          <w:numId w:val="22"/>
        </w:numPr>
        <w:pPrChange w:id="857" w:author="김은수" w:date="2026-10-01T06:56:16Z">
          <w:pPr>
            <w:pStyle w:val="2"/>
            <w:numPr>
              <w:ilvl w:val="1"/>
              <w:numId w:val="7"/>
            </w:numPr>
          </w:pPr>
        </w:pPrChange>
        <w:pStyle w:val="TDCSIP9"/>
      </w:pPr>
      <w:bookmarkStart w:id="246" w:name="_Toc241599272"/>
      <w:r>
        <w:rPr>
          <w:rPrChange w:id="858" w:author="김은수" w:date="2026-10-01T06:56:16Z">
            <w:rPr>
              <w:rFonts w:hint="eastAsia"/>
            </w:rPr>
          </w:rPrChange>
        </w:rPr>
        <w:t>소프트웨어 항목</w:t>
      </w:r>
      <w:r>
        <w:t>/</w:t>
      </w:r>
      <w:r>
        <w:rPr>
          <w:rPrChange w:id="859" w:author="김은수" w:date="2026-10-01T06:56:16Z">
            <w:rPr>
              <w:rFonts w:hint="eastAsia"/>
            </w:rPr>
          </w:rPrChange>
        </w:rPr>
        <w:t>유닛 통합</w:t>
      </w:r>
      <w:bookmarkEnd w:id="246"/>
    </w:p>
    <w:p w14:paraId="3284F71A" w14:textId="0F9C5B55" w:rsidR="00EA0BE0" w:rsidRPr="00EA0BE0" w:rsidRDefault="00E82454" w:rsidP="00691A64">
      <w:pPr>
        <w:pPrChange w:id="860" w:author="김은수" w:date="2026-10-01T06:56:16Z">
          <w:pPr>
            <w:ind w:leftChars="300" w:left="600"/>
          </w:pPr>
        </w:pPrChange>
        <w:pStyle w:val="TDCSIP3"/>
        <w:outlineLvl w:val="9"/>
        <w:keepNext w:val="0"/>
        <w:keepLines w:val="0"/>
      </w:pPr>
      <w:del w:id="438" w:author="김은수" w:date="2026-10-01T06:39:43Z">
        <w:r>
          <w:rPr>
            <w:rFonts w:hint="eastAsia"/>
          </w:rPr>
          <w:delText>계층구조로 설계된 소프트웨어 항목은 최하위 유닛에서 상위 항목으로 통합을 진행한다.</w:delText>
        </w:r>
      </w:del>
      <w:del w:id="439" w:author="김은수" w:date="2026-10-01T06:39:43Z">
        <w:r w:rsidR="00733B1E">
          <w:delText xml:space="preserve"> </w:delText>
        </w:r>
      </w:del>
      <w:ins w:id="440" w:author="김은수" w:date="2026-10-01T06:39:43Z">
        <w:r>
          <w:rPr>
            <w:rPrChange w:id="861" w:author="김은수" w:date="2026-10-01T06:56:16Z">
              <w:rPr>
                <w:rFonts w:hint="eastAsia"/>
              </w:rPr>
            </w:rPrChange>
          </w:rPr>
          <w:t xml:space="preserve">유닛의 입력/출력과 동작 조건을 확인한 뒤 같은 항목 안의 유닛, 기능 모듈, 코어 간 경로의 순서로 통합한다. 데이터를 전달할 때는 단위, 저장 형식과 배열 크기를 맞추고, 요청/완료 상태를 확인하여 다음 처리를 진행한다.</w:t>
        </w:r>
      </w:ins>
    </w:p>
    <w:sectPr w:rsidR="00EA0BE0" w:rsidRPr="00EA0BE0" w:rsidSect="005E3518">
      <w:headerReference w:type="default" r:id="rId12"/>
      <w:footerReference w:type="default" r:id="rId13"/>
      <w:headerReference w:type="first" r:id="rId14"/>
      <w:pgSz w:w="11906" w:h="16838" w:code="9"/>
      <w:pgMar w:top="1134" w:right="1134" w:bottom="851" w:left="1134" w:header="1020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697E" w14:textId="77777777" w:rsidR="008D0DAC" w:rsidRDefault="008D0DAC" w:rsidP="003325E9">
      <w:pPr>
        <w:spacing w:after="0" w:line="240" w:lineRule="auto"/>
      </w:pPr>
      <w:r>
        <w:separator/>
      </w:r>
    </w:p>
  </w:endnote>
  <w:endnote w:type="continuationSeparator" w:id="0">
    <w:p w14:paraId="07621C25" w14:textId="77777777" w:rsidR="008D0DAC" w:rsidRDefault="008D0DAC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98135" w14:textId="0C183278" w:rsidR="00850940" w:rsidRDefault="00850940" w:rsidP="005E3518">
    <w:pPr>
      <w:pStyle w:val="a4"/>
      <w:tabs>
        <w:tab w:val="center" w:pos="4819"/>
      </w:tabs>
      <w:jc w:val="left"/>
    </w:pPr>
  </w:p>
  <w:p w14:paraId="072FE7BB" w14:textId="153BF26E" w:rsidR="00935252" w:rsidRDefault="00935252" w:rsidP="00EC1B78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8483E" w14:textId="77777777" w:rsidR="008D0DAC" w:rsidRDefault="008D0DAC" w:rsidP="003325E9">
      <w:pPr>
        <w:spacing w:after="0" w:line="240" w:lineRule="auto"/>
      </w:pPr>
      <w:r>
        <w:separator/>
      </w:r>
    </w:p>
  </w:footnote>
  <w:footnote w:type="continuationSeparator" w:id="0">
    <w:p w14:paraId="66432CB7" w14:textId="77777777" w:rsidR="008D0DAC" w:rsidRDefault="008D0DAC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3935B6" w14:paraId="7BF60AFB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65FE1E7F" w14:textId="3CA275BB" w:rsidR="003935B6" w:rsidRPr="00F91CD3" w:rsidRDefault="003935B6" w:rsidP="003935B6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F8B6BCA" wp14:editId="62B2EA97">
                <wp:extent cx="1356360" cy="450215"/>
                <wp:effectExtent l="0" t="0" r="0" b="6985"/>
                <wp:docPr id="959427350" name="그림 959427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60E4CABF" w14:textId="09CFE92A" w:rsidR="003935B6" w:rsidRPr="00D1008A" w:rsidRDefault="003935B6" w:rsidP="003935B6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소프트웨어 </w:t>
          </w:r>
          <w:r w:rsidR="00D3520E">
            <w:rPr>
              <w:rFonts w:asciiTheme="minorEastAsia" w:hAnsiTheme="minorEastAsia" w:hint="eastAsia"/>
              <w:b/>
              <w:bCs/>
              <w:sz w:val="32"/>
              <w:szCs w:val="32"/>
            </w:rPr>
            <w:t>통합 계획서</w:t>
          </w:r>
        </w:p>
      </w:tc>
      <w:tc>
        <w:tcPr>
          <w:tcW w:w="1438" w:type="dxa"/>
          <w:vAlign w:val="center"/>
        </w:tcPr>
        <w:p w14:paraId="4442EEB5" w14:textId="77777777" w:rsidR="003935B6" w:rsidRPr="00850940" w:rsidRDefault="003935B6" w:rsidP="003935B6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표준번호</w:t>
          </w:r>
        </w:p>
      </w:tc>
      <w:tc>
        <w:tcPr>
          <w:tcW w:w="1692" w:type="dxa"/>
          <w:vAlign w:val="center"/>
        </w:tcPr>
        <w:p w14:paraId="56CC701E" w14:textId="24F25EDA" w:rsidR="003935B6" w:rsidRPr="00512FFF" w:rsidRDefault="002B622C" w:rsidP="003935B6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/>
              <w:szCs w:val="20"/>
            </w:rPr>
            <w:t>SIP-FW-</w:t>
          </w:r>
          <w:del w:id="247" w:author="김은수" w:date="2026-09-29T18:28:00Z" w16du:dateUtc="2026-09-29T09:28:00Z">
            <w:r w:rsidRPr="00512FFF">
              <w:rPr>
                <w:rFonts w:asciiTheme="minorEastAsia" w:hAnsiTheme="minorEastAsia"/>
                <w:szCs w:val="20"/>
              </w:rPr>
              <w:delText>TD20B</w:delText>
            </w:r>
          </w:del>
          <w:ins w:id="248" w:author="김은수" w:date="2026-09-29T18:28:00Z" w16du:dateUtc="2026-09-29T09:28:00Z">
            <w:r w:rsidRPr="00512FFF">
              <w:rPr>
                <w:rFonts w:asciiTheme="minorEastAsia" w:hAnsiTheme="minorEastAsia"/>
                <w:szCs w:val="20"/>
              </w:rPr>
              <w:t>TD24A</w:t>
            </w:r>
          </w:ins>
        </w:p>
      </w:tc>
    </w:tr>
    <w:tr w:rsidR="00850940" w14:paraId="38046EFD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29104874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70B85AFC" w14:textId="77777777" w:rsidR="00850940" w:rsidRPr="00D1008A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6B87755F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제(개)정일자</w:t>
          </w:r>
        </w:p>
      </w:tc>
      <w:tc>
        <w:tcPr>
          <w:tcW w:w="1692" w:type="dxa"/>
          <w:vAlign w:val="center"/>
        </w:tcPr>
        <w:p w14:paraId="46AEB938" w14:textId="11839E25" w:rsidR="00850940" w:rsidRPr="00512FFF" w:rsidRDefault="005E3518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del w:id="249" w:author="김은수" w:date="2026-09-29T18:28:00Z" w16du:dateUtc="2026-09-29T09:28:00Z">
            <w:r w:rsidRPr="00512FFF">
              <w:rPr>
                <w:rFonts w:asciiTheme="minorEastAsia" w:hAnsiTheme="minorEastAsia" w:hint="eastAsia"/>
                <w:szCs w:val="20"/>
              </w:rPr>
              <w:delText>2</w:delText>
            </w:r>
            <w:r w:rsidRPr="00512FFF">
              <w:rPr>
                <w:rFonts w:asciiTheme="minorEastAsia" w:hAnsiTheme="minorEastAsia"/>
                <w:szCs w:val="20"/>
              </w:rPr>
              <w:delText>021.</w:delText>
            </w:r>
            <w:r w:rsidR="004C2552">
              <w:rPr>
                <w:rFonts w:asciiTheme="minorEastAsia" w:hAnsiTheme="minorEastAsia" w:hint="eastAsia"/>
                <w:szCs w:val="20"/>
              </w:rPr>
              <w:delText>01</w:delText>
            </w:r>
            <w:r w:rsidRPr="00512FFF">
              <w:rPr>
                <w:rFonts w:asciiTheme="minorEastAsia" w:hAnsiTheme="minorEastAsia"/>
                <w:szCs w:val="20"/>
              </w:rPr>
              <w:delText>.</w:delText>
            </w:r>
            <w:r w:rsidR="00DF16B4">
              <w:rPr>
                <w:rFonts w:asciiTheme="minorEastAsia" w:hAnsiTheme="minorEastAsia" w:hint="eastAsia"/>
                <w:szCs w:val="20"/>
              </w:rPr>
              <w:delText>05</w:delText>
            </w:r>
          </w:del>
        </w:p>
      </w:tc>
    </w:tr>
    <w:tr w:rsidR="00850940" w14:paraId="60A478C1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1D22AAFE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560685E6" w14:textId="49BAD8BA" w:rsidR="00850940" w:rsidRPr="00D1008A" w:rsidRDefault="003935B6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del w:id="250" w:author="김은수" w:date="2026-09-29T18:28:00Z" w16du:dateUtc="2026-09-29T09:28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delText>TD20B</w:delText>
            </w:r>
          </w:del>
          <w:ins w:id="251" w:author="김은수" w:date="2026-09-29T18:28:00Z" w16du:dateUtc="2026-09-29T09:28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/>
              <w:b/>
              <w:bCs/>
              <w:sz w:val="24"/>
              <w:szCs w:val="24"/>
            </w:rPr>
            <w:t>-A-EXT</w:t>
          </w:r>
        </w:p>
      </w:tc>
      <w:tc>
        <w:tcPr>
          <w:tcW w:w="1438" w:type="dxa"/>
          <w:vAlign w:val="center"/>
        </w:tcPr>
        <w:p w14:paraId="534BA82A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 번호</w:t>
          </w:r>
        </w:p>
      </w:tc>
      <w:tc>
        <w:tcPr>
          <w:tcW w:w="1692" w:type="dxa"/>
          <w:vAlign w:val="center"/>
        </w:tcPr>
        <w:p w14:paraId="187F2468" w14:textId="77777777" w:rsidR="00850940" w:rsidRPr="00512FFF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 w:hint="eastAsia"/>
              <w:szCs w:val="20"/>
            </w:rPr>
            <w:t>0</w:t>
          </w:r>
        </w:p>
      </w:tc>
    </w:tr>
    <w:tr w:rsidR="00850940" w14:paraId="7978ADC4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20B96F30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4EB4D92" w14:textId="77777777" w:rsidR="00850940" w:rsidRPr="00F91CD3" w:rsidRDefault="00850940" w:rsidP="00850940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520B984E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페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이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지</w:t>
          </w:r>
        </w:p>
      </w:tc>
      <w:tc>
        <w:tcPr>
          <w:tcW w:w="1692" w:type="dxa"/>
          <w:vAlign w:val="center"/>
        </w:tcPr>
        <w:p w14:paraId="21DEC001" w14:textId="77777777" w:rsidR="00850940" w:rsidRPr="00512FFF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/>
              <w:szCs w:val="20"/>
            </w:rPr>
            <w:fldChar w:fldCharType="begin"/>
          </w:r>
          <w:r w:rsidRPr="00512FFF">
            <w:rPr>
              <w:rFonts w:asciiTheme="minorEastAsia" w:hAnsiTheme="minorEastAsia"/>
              <w:szCs w:val="20"/>
            </w:rPr>
            <w:instrText>PAGE  \* Arabic  \* MERGEFORMAT</w:instrText>
          </w:r>
          <w:r w:rsidRPr="00512FFF">
            <w:rPr>
              <w:rFonts w:asciiTheme="minorEastAsia" w:hAnsiTheme="minorEastAsia"/>
              <w:szCs w:val="20"/>
            </w:rPr>
            <w:fldChar w:fldCharType="separate"/>
          </w:r>
          <w:r w:rsidRPr="00512FFF">
            <w:rPr>
              <w:rFonts w:asciiTheme="minorEastAsia" w:hAnsiTheme="minorEastAsia"/>
              <w:szCs w:val="20"/>
              <w:lang w:val="ko-KR"/>
            </w:rPr>
            <w:t>1</w:t>
          </w:r>
          <w:r w:rsidRPr="00512FFF">
            <w:rPr>
              <w:rFonts w:asciiTheme="minorEastAsia" w:hAnsiTheme="minorEastAsia"/>
              <w:szCs w:val="20"/>
            </w:rPr>
            <w:fldChar w:fldCharType="end"/>
          </w:r>
          <w:r w:rsidRPr="00512FFF">
            <w:rPr>
              <w:rFonts w:asciiTheme="minorEastAsia" w:hAnsiTheme="minorEastAsia"/>
              <w:szCs w:val="20"/>
              <w:lang w:val="ko-KR"/>
            </w:rPr>
            <w:t xml:space="preserve"> / </w:t>
          </w:r>
          <w:r w:rsidRPr="00512FFF">
            <w:rPr>
              <w:rFonts w:asciiTheme="minorEastAsia" w:hAnsiTheme="minorEastAsia"/>
              <w:szCs w:val="20"/>
            </w:rPr>
            <w:fldChar w:fldCharType="begin"/>
          </w:r>
          <w:r w:rsidRPr="00512FFF">
            <w:rPr>
              <w:rFonts w:asciiTheme="minorEastAsia" w:hAnsiTheme="minorEastAsia"/>
              <w:szCs w:val="20"/>
            </w:rPr>
            <w:instrText>NUMPAGES  \* Arabic  \* MERGEFORMAT</w:instrText>
          </w:r>
          <w:r w:rsidRPr="00512FFF">
            <w:rPr>
              <w:rFonts w:asciiTheme="minorEastAsia" w:hAnsiTheme="minorEastAsia"/>
              <w:szCs w:val="20"/>
            </w:rPr>
            <w:fldChar w:fldCharType="separate"/>
          </w:r>
          <w:r w:rsidRPr="00512FFF">
            <w:rPr>
              <w:rFonts w:asciiTheme="minorEastAsia" w:hAnsiTheme="minorEastAsia"/>
              <w:szCs w:val="20"/>
              <w:lang w:val="ko-KR"/>
            </w:rPr>
            <w:t>2</w:t>
          </w:r>
          <w:r w:rsidRPr="00512FFF">
            <w:rPr>
              <w:rFonts w:asciiTheme="minorEastAsia" w:hAnsiTheme="minorEastAsia"/>
              <w:szCs w:val="20"/>
            </w:rPr>
            <w:fldChar w:fldCharType="end"/>
          </w:r>
        </w:p>
      </w:tc>
    </w:tr>
  </w:tbl>
  <w:p w14:paraId="4854403A" w14:textId="77777777" w:rsidR="00850940" w:rsidRPr="00850940" w:rsidRDefault="00850940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680F01" w14:paraId="70118291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3A1CA689" w14:textId="062459F7" w:rsidR="00680F01" w:rsidRPr="00F91CD3" w:rsidRDefault="003935B6" w:rsidP="00680F01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B9C175F" wp14:editId="6E396BA7">
                <wp:extent cx="1356360" cy="450215"/>
                <wp:effectExtent l="0" t="0" r="0" b="6985"/>
                <wp:docPr id="1789168635" name="그림 1789168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782D9B4D" w14:textId="7ED3EDF2" w:rsidR="00680F01" w:rsidRPr="00D1008A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소프트웨어 </w:t>
          </w:r>
          <w:r w:rsidR="00D3520E">
            <w:rPr>
              <w:rFonts w:asciiTheme="minorEastAsia" w:hAnsiTheme="minorEastAsia" w:hint="eastAsia"/>
              <w:b/>
              <w:bCs/>
              <w:sz w:val="32"/>
              <w:szCs w:val="32"/>
            </w:rPr>
            <w:t>통합 계획서</w:t>
          </w:r>
        </w:p>
      </w:tc>
      <w:tc>
        <w:tcPr>
          <w:tcW w:w="1438" w:type="dxa"/>
          <w:vAlign w:val="center"/>
        </w:tcPr>
        <w:p w14:paraId="08ABC865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표준번호</w:t>
          </w:r>
        </w:p>
      </w:tc>
      <w:tc>
        <w:tcPr>
          <w:tcW w:w="1692" w:type="dxa"/>
          <w:vAlign w:val="center"/>
        </w:tcPr>
        <w:p w14:paraId="41338210" w14:textId="52262BB2" w:rsidR="00680F01" w:rsidRPr="003935B6" w:rsidRDefault="002B622C" w:rsidP="00680F01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>
            <w:rPr>
              <w:rFonts w:asciiTheme="minorEastAsia" w:hAnsiTheme="minorEastAsia"/>
              <w:sz w:val="18"/>
              <w:szCs w:val="18"/>
            </w:rPr>
            <w:t>SIP-FW-</w:t>
          </w:r>
          <w:del w:id="252" w:author="김은수" w:date="2026-09-29T18:28:00Z" w16du:dateUtc="2026-09-29T09:28:00Z">
            <w:r>
              <w:rPr>
                <w:rFonts w:asciiTheme="minorEastAsia" w:hAnsiTheme="minorEastAsia"/>
                <w:sz w:val="18"/>
                <w:szCs w:val="18"/>
              </w:rPr>
              <w:delText>TD20B</w:delText>
            </w:r>
          </w:del>
          <w:ins w:id="253" w:author="김은수" w:date="2026-09-29T18:28:00Z" w16du:dateUtc="2026-09-29T09:28:00Z">
            <w:r>
              <w:rPr>
                <w:rFonts w:asciiTheme="minorEastAsia" w:hAnsiTheme="minorEastAsia"/>
                <w:sz w:val="18"/>
                <w:szCs w:val="18"/>
              </w:rPr>
              <w:t>TD24A</w:t>
            </w:r>
          </w:ins>
        </w:p>
      </w:tc>
    </w:tr>
    <w:tr w:rsidR="00680F01" w14:paraId="227E0C92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6ACADDF3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3B19510" w14:textId="77777777" w:rsidR="00680F01" w:rsidRPr="00D1008A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4EB03BF0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제(개)정일자</w:t>
          </w:r>
        </w:p>
      </w:tc>
      <w:tc>
        <w:tcPr>
          <w:tcW w:w="1692" w:type="dxa"/>
          <w:vAlign w:val="center"/>
        </w:tcPr>
        <w:p w14:paraId="59F837B5" w14:textId="586D08F1" w:rsidR="00680F01" w:rsidRPr="00850940" w:rsidRDefault="005E3518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del w:id="254" w:author="김은수" w:date="2026-09-29T18:28:00Z" w16du:dateUtc="2026-09-29T09:28:00Z">
            <w:r>
              <w:rPr>
                <w:rFonts w:asciiTheme="minorEastAsia" w:hAnsiTheme="minorEastAsia" w:hint="eastAsia"/>
                <w:szCs w:val="20"/>
              </w:rPr>
              <w:delText>2</w:delText>
            </w:r>
            <w:r>
              <w:rPr>
                <w:rFonts w:asciiTheme="minorEastAsia" w:hAnsiTheme="minorEastAsia"/>
                <w:szCs w:val="20"/>
              </w:rPr>
              <w:delText>021.09.13</w:delText>
            </w:r>
          </w:del>
        </w:p>
      </w:tc>
    </w:tr>
    <w:tr w:rsidR="00680F01" w14:paraId="22BAA7C9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58B51381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35BA2D3B" w14:textId="11778100" w:rsidR="00680F01" w:rsidRPr="00D1008A" w:rsidRDefault="003935B6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del w:id="255" w:author="김은수" w:date="2026-09-29T18:28:00Z" w16du:dateUtc="2026-09-29T09:28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delText>TD20B</w:delText>
            </w:r>
          </w:del>
          <w:ins w:id="256" w:author="김은수" w:date="2026-09-29T18:28:00Z" w16du:dateUtc="2026-09-29T09:28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/>
              <w:b/>
              <w:bCs/>
              <w:sz w:val="24"/>
              <w:szCs w:val="24"/>
            </w:rPr>
            <w:t>-A-EXT</w:t>
          </w:r>
        </w:p>
      </w:tc>
      <w:tc>
        <w:tcPr>
          <w:tcW w:w="1438" w:type="dxa"/>
          <w:vAlign w:val="center"/>
        </w:tcPr>
        <w:p w14:paraId="42660374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 번호</w:t>
          </w:r>
        </w:p>
      </w:tc>
      <w:tc>
        <w:tcPr>
          <w:tcW w:w="1692" w:type="dxa"/>
          <w:vAlign w:val="center"/>
        </w:tcPr>
        <w:p w14:paraId="5E9F5CDE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0</w:t>
          </w:r>
        </w:p>
      </w:tc>
    </w:tr>
    <w:tr w:rsidR="00680F01" w14:paraId="73E82725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6DC39C83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4584D46" w14:textId="77777777" w:rsidR="00680F01" w:rsidRPr="00F91CD3" w:rsidRDefault="00680F01" w:rsidP="00680F01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4A991753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페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이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지</w:t>
          </w:r>
        </w:p>
      </w:tc>
      <w:tc>
        <w:tcPr>
          <w:tcW w:w="1692" w:type="dxa"/>
          <w:vAlign w:val="center"/>
        </w:tcPr>
        <w:p w14:paraId="6E209B06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/>
              <w:szCs w:val="20"/>
            </w:rPr>
            <w:fldChar w:fldCharType="begin"/>
          </w:r>
          <w:r w:rsidRPr="00850940">
            <w:rPr>
              <w:rFonts w:asciiTheme="minorEastAsia" w:hAnsiTheme="minorEastAsia"/>
              <w:szCs w:val="20"/>
            </w:rPr>
            <w:instrText>PAGE  \* Arabic  \* MERGEFORMAT</w:instrText>
          </w:r>
          <w:r w:rsidRPr="00850940">
            <w:rPr>
              <w:rFonts w:asciiTheme="minorEastAsia" w:hAnsiTheme="minorEastAsia"/>
              <w:szCs w:val="20"/>
            </w:rPr>
            <w:fldChar w:fldCharType="separate"/>
          </w:r>
          <w:r w:rsidRPr="00850940">
            <w:rPr>
              <w:rFonts w:asciiTheme="minorEastAsia" w:hAnsiTheme="minorEastAsia"/>
              <w:szCs w:val="20"/>
              <w:lang w:val="ko-KR"/>
            </w:rPr>
            <w:t>1</w:t>
          </w:r>
          <w:r w:rsidRPr="00850940">
            <w:rPr>
              <w:rFonts w:asciiTheme="minorEastAsia" w:hAnsiTheme="minorEastAsia"/>
              <w:szCs w:val="20"/>
            </w:rPr>
            <w:fldChar w:fldCharType="end"/>
          </w:r>
          <w:r w:rsidRPr="00850940">
            <w:rPr>
              <w:rFonts w:asciiTheme="minorEastAsia" w:hAnsiTheme="minorEastAsia"/>
              <w:szCs w:val="20"/>
              <w:lang w:val="ko-KR"/>
            </w:rPr>
            <w:t xml:space="preserve"> / </w:t>
          </w:r>
          <w:r w:rsidRPr="00850940">
            <w:rPr>
              <w:rFonts w:asciiTheme="minorEastAsia" w:hAnsiTheme="minorEastAsia"/>
              <w:szCs w:val="20"/>
            </w:rPr>
            <w:fldChar w:fldCharType="begin"/>
          </w:r>
          <w:r w:rsidRPr="00850940">
            <w:rPr>
              <w:rFonts w:asciiTheme="minorEastAsia" w:hAnsiTheme="minorEastAsia"/>
              <w:szCs w:val="20"/>
            </w:rPr>
            <w:instrText>NUMPAGES  \* Arabic  \* MERGEFORMAT</w:instrText>
          </w:r>
          <w:r w:rsidRPr="00850940">
            <w:rPr>
              <w:rFonts w:asciiTheme="minorEastAsia" w:hAnsiTheme="minorEastAsia"/>
              <w:szCs w:val="20"/>
            </w:rPr>
            <w:fldChar w:fldCharType="separate"/>
          </w:r>
          <w:r w:rsidRPr="00850940">
            <w:rPr>
              <w:rFonts w:asciiTheme="minorEastAsia" w:hAnsiTheme="minorEastAsia"/>
              <w:szCs w:val="20"/>
              <w:lang w:val="ko-KR"/>
            </w:rPr>
            <w:t>2</w:t>
          </w:r>
          <w:r w:rsidRPr="00850940">
            <w:rPr>
              <w:rFonts w:asciiTheme="minorEastAsia" w:hAnsiTheme="minorEastAsia"/>
              <w:szCs w:val="20"/>
            </w:rPr>
            <w:fldChar w:fldCharType="end"/>
          </w:r>
        </w:p>
      </w:tc>
    </w:tr>
  </w:tbl>
  <w:p w14:paraId="0B11F3FC" w14:textId="77777777" w:rsidR="00680F01" w:rsidRPr="00680F01" w:rsidRDefault="00680F01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8F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265101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0BFB482E"/>
    <w:multiLevelType w:val="multilevel"/>
    <w:tmpl w:val="3996C0D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89C418D"/>
    <w:multiLevelType w:val="hybridMultilevel"/>
    <w:tmpl w:val="F288DF54"/>
    <w:lvl w:ilvl="0" w:tplc="F18049EA"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" w15:restartNumberingAfterBreak="0">
    <w:nsid w:val="1CFC1752"/>
    <w:multiLevelType w:val="hybridMultilevel"/>
    <w:tmpl w:val="F156F01C"/>
    <w:lvl w:ilvl="0" w:tplc="B590EE06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E111682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7393865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3EED56AD"/>
    <w:multiLevelType w:val="hybridMultilevel"/>
    <w:tmpl w:val="B936FECA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2" w15:restartNumberingAfterBreak="0">
    <w:nsid w:val="47135949"/>
    <w:multiLevelType w:val="hybridMultilevel"/>
    <w:tmpl w:val="60147326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3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15" w15:restartNumberingAfterBreak="0">
    <w:nsid w:val="60090BB9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83877B0"/>
    <w:multiLevelType w:val="hybridMultilevel"/>
    <w:tmpl w:val="601CAF70"/>
    <w:lvl w:ilvl="0" w:tplc="8144756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6AF57F73"/>
    <w:multiLevelType w:val="hybridMultilevel"/>
    <w:tmpl w:val="ADCC1E20"/>
    <w:lvl w:ilvl="0" w:tplc="EEEED206"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pPr>
        <w:ind w:left="2916" w:hanging="44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18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19" w15:restartNumberingAfterBreak="0">
    <w:nsid w:val="71EF38E4"/>
    <w:multiLevelType w:val="multilevel"/>
    <w:tmpl w:val="0409001F"/>
    <w:numStyleLink w:val="1"/>
  </w:abstractNum>
  <w:abstractNum w:abstractNumId="20" w15:restartNumberingAfterBreak="0">
    <w:nsid w:val="7F2C0527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multiLevelType w:val="multilevel"/>
    <w:lvl w:ilvl="0">
      <w:start w:val="1"/>
      <w:numFmt w:val="decimal"/>
      <w:lvlText w:val="%1."/>
      <w:lvlJc w:val="left"/>
      <w:pStyle w:val="TDCSIP8"/>
      <w:suff w:val="space"/>
      <w:pPr>
        <w:ind w:left="0" w:right="0" w:hanging="0"/>
      </w:pPr>
      <w:rPr>
        <w:rFonts w:ascii="맑은 고딕" w:eastAsia="맑은 고딕" w:hAnsi="맑은 고딕" w:hint="eastAsia"/>
        <w:b/>
        <w:sz w:val="28"/>
        <w:szCs w:val="28"/>
      </w:rPr>
    </w:lvl>
    <w:lvl w:ilvl="1">
      <w:start w:val="1"/>
      <w:numFmt w:val="decimal"/>
      <w:lvlText w:val="%1.%2."/>
      <w:lvlJc w:val="left"/>
      <w:pStyle w:val="TDCSIP9"/>
      <w:suff w:val="space"/>
      <w:pPr>
        <w:ind w:left="198" w:right="0" w:hanging="0"/>
      </w:pPr>
      <w:rPr>
        <w:rFonts w:ascii="맑은 고딕" w:eastAsia="맑은 고딕" w:hAnsi="맑은 고딕" w:hint="eastAsia"/>
        <w:b/>
        <w:sz w:val="26"/>
        <w:szCs w:val="26"/>
      </w:rPr>
    </w:lvl>
    <w:lvl w:ilvl="2">
      <w:start w:val="1"/>
      <w:numFmt w:val="decimal"/>
      <w:lvlText w:val="%1.%2.%3."/>
      <w:lvlJc w:val="left"/>
      <w:pStyle w:val="TDCSIP10"/>
      <w:suff w:val="space"/>
      <w:pPr>
        <w:ind w:left="397" w:right="0" w:hanging="0"/>
      </w:pPr>
      <w:rPr>
        <w:rFonts w:ascii="맑은 고딕" w:eastAsia="맑은 고딕" w:hAnsi="맑은 고딕" w:hint="eastAsia"/>
        <w:b/>
        <w:sz w:val="24"/>
        <w:szCs w:val="24"/>
      </w:rPr>
    </w:lvl>
    <w:lvl w:ilvl="3">
      <w:start w:val="1"/>
      <w:numFmt w:val="decimal"/>
      <w:lvlText w:val="%1.%2.%3.%4."/>
      <w:lvlJc w:val="left"/>
      <w:pStyle w:val="TDCSIP11"/>
      <w:suff w:val="space"/>
      <w:pPr>
        <w:ind w:left="595" w:right="0" w:hanging="0"/>
      </w:pPr>
      <w:rPr>
        <w:rFonts w:ascii="맑은 고딕" w:eastAsia="맑은 고딕" w:hAnsi="맑은 고딕" w:hint="eastAsia"/>
        <w:b/>
        <w:sz w:val="22"/>
        <w:szCs w:val="22"/>
      </w:rPr>
    </w:lvl>
    <w:lvl w:ilvl="4">
      <w:start w:val="1"/>
      <w:numFmt w:val="decimal"/>
      <w:lvlText w:val="%1.%2.%3.%4.%5."/>
      <w:lvlJc w:val="left"/>
      <w:pStyle w:val="TDCSIP12"/>
      <w:suff w:val="space"/>
      <w:pPr>
        <w:ind w:left="794" w:right="0" w:hanging="0"/>
      </w:pPr>
      <w:rPr>
        <w:rFonts w:ascii="맑은 고딕" w:eastAsia="맑은 고딕" w:hAnsi="맑은 고딕" w:hint="eastAsia"/>
        <w:b/>
        <w:sz w:val="20"/>
        <w:szCs w:val="20"/>
      </w:rPr>
    </w:lvl>
    <w:lvl w:ilvl="5">
      <w:start w:val="1"/>
      <w:numFmt w:val="decimal"/>
      <w:lvlText w:val="%1.%2.%3.%4.%5.%6."/>
      <w:lvlJc w:val="left"/>
      <w:pStyle w:val="TDCSIP13"/>
      <w:suff w:val="space"/>
      <w:pPr>
        <w:ind w:left="992" w:right="0" w:hanging="0"/>
      </w:pPr>
      <w:rPr>
        <w:rFonts w:ascii="맑은 고딕" w:eastAsia="맑은 고딕" w:hAnsi="맑은 고딕" w:hint="eastAsia"/>
        <w:b/>
        <w:sz w:val="20"/>
        <w:szCs w:val="20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multiLevelType w:val="hybridMultilevel"/>
    <w:lvl w:ilvl="0" w:tplc="F18049EA">
      <w:numFmt w:val="bullet"/>
      <w:lvlText w:val="-"/>
      <w:lvlJc w:val="left"/>
      <w:suff w:val="space"/>
      <w:pPr>
        <w:ind w:left="595" w:hanging="0" w:right="0"/>
      </w:pPr>
      <w:rPr>
        <w:rFonts w:ascii="맑은 고딕" w:hAnsi="맑은 고딕" w:eastAsia="맑은 고딕"/>
        <w:sz w:val="20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3" w15:restartNumberingAfterBreak="0">
    <w:multiLevelType w:val="hybridMultilevel"/>
    <w:lvl w:ilvl="0" w:tplc="EEEED206">
      <w:numFmt w:val="bullet"/>
      <w:lvlText w:val="-"/>
      <w:lvlJc w:val="left"/>
      <w:suff w:val="space"/>
      <w:pPr>
        <w:ind w:left="595" w:hanging="0" w:right="0"/>
      </w:pPr>
      <w:rPr>
        <w:rFonts w:ascii="맑은 고딕" w:hAnsi="맑은 고딕" w:eastAsia="맑은 고딕"/>
        <w:sz w:val="20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pPr>
        <w:ind w:left="2916" w:hanging="44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24" w15:restartNumberingAfterBreak="0">
    <w:multiLevelType w:val="hybridMultilevel"/>
    <w:lvl w:ilvl="0" w:tplc="EEEED206"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suff w:val="space"/>
      <w:pPr>
        <w:ind w:left="794" w:hanging="0" w:right="0"/>
      </w:pPr>
      <w:rPr>
        <w:rFonts w:ascii="맑은 고딕" w:hAnsi="맑은 고딕" w:eastAsia="맑은 고딕"/>
        <w:sz w:val="20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25" w15:restartNumberingAfterBreak="0">
    <w:multiLevelType w:val="hybridMultilevel"/>
    <w:lvl w:ilvl="0" w:tplc="EEEED206">
      <w:numFmt w:val="bullet"/>
      <w:lvlText w:val="-"/>
      <w:lvlJc w:val="left"/>
      <w:suff w:val="space"/>
      <w:pPr>
        <w:ind w:left="397" w:hanging="0" w:right="0"/>
      </w:pPr>
      <w:rPr>
        <w:rFonts w:ascii="맑은 고딕" w:hAnsi="맑은 고딕" w:eastAsia="맑은 고딕"/>
        <w:sz w:val="20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pPr>
        <w:ind w:left="2916" w:hanging="44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num w:numId="1" w16cid:durableId="2124689901">
    <w:abstractNumId w:val="9"/>
  </w:num>
  <w:num w:numId="2" w16cid:durableId="1789733511">
    <w:abstractNumId w:val="2"/>
  </w:num>
  <w:num w:numId="3" w16cid:durableId="1001080122">
    <w:abstractNumId w:val="7"/>
  </w:num>
  <w:num w:numId="4" w16cid:durableId="640498568">
    <w:abstractNumId w:val="19"/>
  </w:num>
  <w:num w:numId="5" w16cid:durableId="706027398">
    <w:abstractNumId w:val="3"/>
  </w:num>
  <w:num w:numId="6" w16cid:durableId="1615475845">
    <w:abstractNumId w:val="18"/>
  </w:num>
  <w:num w:numId="7" w16cid:durableId="1762330666">
    <w:abstractNumId w:val="4"/>
  </w:num>
  <w:num w:numId="8" w16cid:durableId="1233467308">
    <w:abstractNumId w:val="13"/>
  </w:num>
  <w:num w:numId="9" w16cid:durableId="165487628">
    <w:abstractNumId w:val="14"/>
  </w:num>
  <w:num w:numId="10" w16cid:durableId="1847819476">
    <w:abstractNumId w:val="11"/>
  </w:num>
  <w:num w:numId="11" w16cid:durableId="1779369629">
    <w:abstractNumId w:val="12"/>
  </w:num>
  <w:num w:numId="12" w16cid:durableId="662855141">
    <w:abstractNumId w:val="0"/>
  </w:num>
  <w:num w:numId="13" w16cid:durableId="890851275">
    <w:abstractNumId w:val="1"/>
  </w:num>
  <w:num w:numId="14" w16cid:durableId="1876699572">
    <w:abstractNumId w:val="6"/>
  </w:num>
  <w:num w:numId="15" w16cid:durableId="1030567882">
    <w:abstractNumId w:val="10"/>
  </w:num>
  <w:num w:numId="16" w16cid:durableId="480119212">
    <w:abstractNumId w:val="20"/>
  </w:num>
  <w:num w:numId="17" w16cid:durableId="1624845624">
    <w:abstractNumId w:val="16"/>
  </w:num>
  <w:num w:numId="18" w16cid:durableId="1245259641">
    <w:abstractNumId w:val="15"/>
  </w:num>
  <w:num w:numId="19" w16cid:durableId="1932621573">
    <w:abstractNumId w:val="17"/>
  </w:num>
  <w:num w:numId="20" w16cid:durableId="863371927">
    <w:abstractNumId w:val="8"/>
  </w:num>
  <w:num w:numId="21" w16cid:durableId="1535850265">
    <w:abstractNumId w:val="5"/>
  </w:num>
  <w:num w:numId="22" w16cid:durableId="1762330666">
    <w:abstractNumId w:val="21"/>
  </w:num>
  <w:num w:numId="23" w16cid:durableId="1535850265">
    <w:abstractNumId w:val="22"/>
  </w:num>
  <w:num w:numId="24" w16cid:durableId="1932621573">
    <w:abstractNumId w:val="23"/>
  </w:num>
  <w:num w:numId="25" w16cid:durableId="1932621573">
    <w:abstractNumId w:val="24"/>
  </w:num>
  <w:num w:numId="26" w16cid:durableId="1932621573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은수">
    <w15:presenceInfo w15:providerId="AD" w15:userId="S::kes0481@to-doc.com::b0dce216-3cf2-4a38-8361-f3e3bb1865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130B6"/>
    <w:rsid w:val="00017F10"/>
    <w:rsid w:val="000264B9"/>
    <w:rsid w:val="00041970"/>
    <w:rsid w:val="00042AB8"/>
    <w:rsid w:val="000475F9"/>
    <w:rsid w:val="0005268A"/>
    <w:rsid w:val="00057596"/>
    <w:rsid w:val="00065C03"/>
    <w:rsid w:val="00074D91"/>
    <w:rsid w:val="00075E0C"/>
    <w:rsid w:val="00083BB2"/>
    <w:rsid w:val="0008699B"/>
    <w:rsid w:val="000A0DE1"/>
    <w:rsid w:val="000A63C1"/>
    <w:rsid w:val="000A7ECD"/>
    <w:rsid w:val="000B4318"/>
    <w:rsid w:val="000B7D57"/>
    <w:rsid w:val="000C1643"/>
    <w:rsid w:val="000C7D49"/>
    <w:rsid w:val="000D1FD1"/>
    <w:rsid w:val="000E1528"/>
    <w:rsid w:val="000E30B0"/>
    <w:rsid w:val="000E6908"/>
    <w:rsid w:val="000E7EC5"/>
    <w:rsid w:val="000F520F"/>
    <w:rsid w:val="00100843"/>
    <w:rsid w:val="00113562"/>
    <w:rsid w:val="00115637"/>
    <w:rsid w:val="00121E8C"/>
    <w:rsid w:val="001316EF"/>
    <w:rsid w:val="00133409"/>
    <w:rsid w:val="00165245"/>
    <w:rsid w:val="00165BC1"/>
    <w:rsid w:val="00172BC1"/>
    <w:rsid w:val="001749C4"/>
    <w:rsid w:val="0017683B"/>
    <w:rsid w:val="0018307C"/>
    <w:rsid w:val="00187912"/>
    <w:rsid w:val="001909A9"/>
    <w:rsid w:val="0019222F"/>
    <w:rsid w:val="00196B14"/>
    <w:rsid w:val="001974B5"/>
    <w:rsid w:val="001A6FD2"/>
    <w:rsid w:val="001B1D8B"/>
    <w:rsid w:val="001B3350"/>
    <w:rsid w:val="001C2C2D"/>
    <w:rsid w:val="001C7042"/>
    <w:rsid w:val="001D17F0"/>
    <w:rsid w:val="001D27EA"/>
    <w:rsid w:val="001D5012"/>
    <w:rsid w:val="001E1111"/>
    <w:rsid w:val="001E3D1F"/>
    <w:rsid w:val="001F416C"/>
    <w:rsid w:val="001F7691"/>
    <w:rsid w:val="00202AB0"/>
    <w:rsid w:val="00205147"/>
    <w:rsid w:val="00210B77"/>
    <w:rsid w:val="002134EA"/>
    <w:rsid w:val="002159A2"/>
    <w:rsid w:val="00231847"/>
    <w:rsid w:val="00233AD9"/>
    <w:rsid w:val="00234444"/>
    <w:rsid w:val="00235723"/>
    <w:rsid w:val="00235762"/>
    <w:rsid w:val="0024589F"/>
    <w:rsid w:val="00261D9C"/>
    <w:rsid w:val="00265016"/>
    <w:rsid w:val="00265649"/>
    <w:rsid w:val="00276973"/>
    <w:rsid w:val="00276CBF"/>
    <w:rsid w:val="002953F8"/>
    <w:rsid w:val="002960FC"/>
    <w:rsid w:val="002B622C"/>
    <w:rsid w:val="002B7B95"/>
    <w:rsid w:val="002C61A1"/>
    <w:rsid w:val="002D105B"/>
    <w:rsid w:val="002E5195"/>
    <w:rsid w:val="002E582F"/>
    <w:rsid w:val="002F2F34"/>
    <w:rsid w:val="002F4407"/>
    <w:rsid w:val="003159E6"/>
    <w:rsid w:val="00320A5C"/>
    <w:rsid w:val="00321BF2"/>
    <w:rsid w:val="003228BF"/>
    <w:rsid w:val="003325E9"/>
    <w:rsid w:val="003538FB"/>
    <w:rsid w:val="00360096"/>
    <w:rsid w:val="00366D61"/>
    <w:rsid w:val="00382F4E"/>
    <w:rsid w:val="00385FEC"/>
    <w:rsid w:val="003935B6"/>
    <w:rsid w:val="003944CC"/>
    <w:rsid w:val="00394FA9"/>
    <w:rsid w:val="003A7DA8"/>
    <w:rsid w:val="003B6099"/>
    <w:rsid w:val="003B7FDB"/>
    <w:rsid w:val="003C2440"/>
    <w:rsid w:val="003C630E"/>
    <w:rsid w:val="003D148E"/>
    <w:rsid w:val="003D4CE3"/>
    <w:rsid w:val="003D4DCF"/>
    <w:rsid w:val="003D56D0"/>
    <w:rsid w:val="003F5328"/>
    <w:rsid w:val="00407B2B"/>
    <w:rsid w:val="0041289B"/>
    <w:rsid w:val="00414026"/>
    <w:rsid w:val="0041657C"/>
    <w:rsid w:val="004241F4"/>
    <w:rsid w:val="00424DC9"/>
    <w:rsid w:val="00426350"/>
    <w:rsid w:val="00430E92"/>
    <w:rsid w:val="00445EE8"/>
    <w:rsid w:val="00450834"/>
    <w:rsid w:val="0045360F"/>
    <w:rsid w:val="00464142"/>
    <w:rsid w:val="0046679E"/>
    <w:rsid w:val="00470668"/>
    <w:rsid w:val="00470DA3"/>
    <w:rsid w:val="00475942"/>
    <w:rsid w:val="00482D88"/>
    <w:rsid w:val="004867FC"/>
    <w:rsid w:val="00491AF1"/>
    <w:rsid w:val="00493D88"/>
    <w:rsid w:val="00497583"/>
    <w:rsid w:val="004A0334"/>
    <w:rsid w:val="004A4223"/>
    <w:rsid w:val="004B00AD"/>
    <w:rsid w:val="004C2552"/>
    <w:rsid w:val="004C336A"/>
    <w:rsid w:val="004D6C4D"/>
    <w:rsid w:val="004E0D2A"/>
    <w:rsid w:val="004E1610"/>
    <w:rsid w:val="004E670D"/>
    <w:rsid w:val="004F2CE7"/>
    <w:rsid w:val="00506570"/>
    <w:rsid w:val="00506942"/>
    <w:rsid w:val="00512FFF"/>
    <w:rsid w:val="00515C61"/>
    <w:rsid w:val="0051690D"/>
    <w:rsid w:val="00523A08"/>
    <w:rsid w:val="00526F2D"/>
    <w:rsid w:val="00547A7B"/>
    <w:rsid w:val="005500F9"/>
    <w:rsid w:val="00554374"/>
    <w:rsid w:val="00555622"/>
    <w:rsid w:val="00560A9C"/>
    <w:rsid w:val="005653C4"/>
    <w:rsid w:val="005664EB"/>
    <w:rsid w:val="0057097D"/>
    <w:rsid w:val="005918E4"/>
    <w:rsid w:val="00596C6B"/>
    <w:rsid w:val="00597B6D"/>
    <w:rsid w:val="005A1469"/>
    <w:rsid w:val="005A5237"/>
    <w:rsid w:val="005B173B"/>
    <w:rsid w:val="005C1023"/>
    <w:rsid w:val="005C513A"/>
    <w:rsid w:val="005E3518"/>
    <w:rsid w:val="005E3CDC"/>
    <w:rsid w:val="005F1FE1"/>
    <w:rsid w:val="0060421C"/>
    <w:rsid w:val="00604400"/>
    <w:rsid w:val="006057C8"/>
    <w:rsid w:val="00606F72"/>
    <w:rsid w:val="0061116C"/>
    <w:rsid w:val="00611714"/>
    <w:rsid w:val="00626A4A"/>
    <w:rsid w:val="0062761B"/>
    <w:rsid w:val="006276B5"/>
    <w:rsid w:val="00627878"/>
    <w:rsid w:val="00631470"/>
    <w:rsid w:val="00633541"/>
    <w:rsid w:val="006469EA"/>
    <w:rsid w:val="0064772C"/>
    <w:rsid w:val="00650232"/>
    <w:rsid w:val="00651FC3"/>
    <w:rsid w:val="00652D44"/>
    <w:rsid w:val="0065764D"/>
    <w:rsid w:val="0066186F"/>
    <w:rsid w:val="006632E7"/>
    <w:rsid w:val="00665806"/>
    <w:rsid w:val="0067373B"/>
    <w:rsid w:val="00674A90"/>
    <w:rsid w:val="006757A8"/>
    <w:rsid w:val="00677616"/>
    <w:rsid w:val="00680F01"/>
    <w:rsid w:val="006865C0"/>
    <w:rsid w:val="00687F6D"/>
    <w:rsid w:val="00691A64"/>
    <w:rsid w:val="006965C7"/>
    <w:rsid w:val="006A229E"/>
    <w:rsid w:val="006A309D"/>
    <w:rsid w:val="006B336A"/>
    <w:rsid w:val="006B6D3A"/>
    <w:rsid w:val="006B7D9A"/>
    <w:rsid w:val="006C39EF"/>
    <w:rsid w:val="006D116F"/>
    <w:rsid w:val="006D1BCE"/>
    <w:rsid w:val="006D329B"/>
    <w:rsid w:val="006E4133"/>
    <w:rsid w:val="006E5329"/>
    <w:rsid w:val="006F063F"/>
    <w:rsid w:val="006F1544"/>
    <w:rsid w:val="006F236D"/>
    <w:rsid w:val="00716D26"/>
    <w:rsid w:val="00720122"/>
    <w:rsid w:val="0073014F"/>
    <w:rsid w:val="00733B1E"/>
    <w:rsid w:val="00757FEB"/>
    <w:rsid w:val="007628DB"/>
    <w:rsid w:val="00765C53"/>
    <w:rsid w:val="00772BC4"/>
    <w:rsid w:val="00775AC4"/>
    <w:rsid w:val="0078132F"/>
    <w:rsid w:val="00792725"/>
    <w:rsid w:val="00796035"/>
    <w:rsid w:val="007B5050"/>
    <w:rsid w:val="007B6CE5"/>
    <w:rsid w:val="007C78AF"/>
    <w:rsid w:val="007D1DC5"/>
    <w:rsid w:val="007D4A6C"/>
    <w:rsid w:val="007E0B7F"/>
    <w:rsid w:val="007E5CD7"/>
    <w:rsid w:val="007E66F7"/>
    <w:rsid w:val="007F1B57"/>
    <w:rsid w:val="007F61A7"/>
    <w:rsid w:val="007F7B2F"/>
    <w:rsid w:val="008042F9"/>
    <w:rsid w:val="00807766"/>
    <w:rsid w:val="00811528"/>
    <w:rsid w:val="00813358"/>
    <w:rsid w:val="00822888"/>
    <w:rsid w:val="00825548"/>
    <w:rsid w:val="008257EA"/>
    <w:rsid w:val="00835D8F"/>
    <w:rsid w:val="00840304"/>
    <w:rsid w:val="008476C1"/>
    <w:rsid w:val="00850940"/>
    <w:rsid w:val="00854313"/>
    <w:rsid w:val="008543CE"/>
    <w:rsid w:val="00855335"/>
    <w:rsid w:val="008568CF"/>
    <w:rsid w:val="0087039A"/>
    <w:rsid w:val="0087330E"/>
    <w:rsid w:val="0088788F"/>
    <w:rsid w:val="00890C25"/>
    <w:rsid w:val="00895B94"/>
    <w:rsid w:val="008A34B0"/>
    <w:rsid w:val="008D0DAC"/>
    <w:rsid w:val="008D6781"/>
    <w:rsid w:val="008D783E"/>
    <w:rsid w:val="008D797D"/>
    <w:rsid w:val="008F15BF"/>
    <w:rsid w:val="00910CFC"/>
    <w:rsid w:val="0091637C"/>
    <w:rsid w:val="0092307E"/>
    <w:rsid w:val="0092333C"/>
    <w:rsid w:val="009255DD"/>
    <w:rsid w:val="0093209E"/>
    <w:rsid w:val="00935252"/>
    <w:rsid w:val="00937307"/>
    <w:rsid w:val="0094604B"/>
    <w:rsid w:val="00954574"/>
    <w:rsid w:val="00960DF9"/>
    <w:rsid w:val="009649BF"/>
    <w:rsid w:val="00972E62"/>
    <w:rsid w:val="00976FC2"/>
    <w:rsid w:val="00983B16"/>
    <w:rsid w:val="00990C77"/>
    <w:rsid w:val="0099411C"/>
    <w:rsid w:val="009941A6"/>
    <w:rsid w:val="009960DE"/>
    <w:rsid w:val="009A16C2"/>
    <w:rsid w:val="009A4CD4"/>
    <w:rsid w:val="009B13B0"/>
    <w:rsid w:val="009B3975"/>
    <w:rsid w:val="009C01AF"/>
    <w:rsid w:val="009C20B6"/>
    <w:rsid w:val="009D26B5"/>
    <w:rsid w:val="009D2A40"/>
    <w:rsid w:val="009E42CD"/>
    <w:rsid w:val="009F5081"/>
    <w:rsid w:val="009F6245"/>
    <w:rsid w:val="00A21EE5"/>
    <w:rsid w:val="00A23CCB"/>
    <w:rsid w:val="00A31358"/>
    <w:rsid w:val="00A33B8C"/>
    <w:rsid w:val="00A459D5"/>
    <w:rsid w:val="00A51278"/>
    <w:rsid w:val="00A562A0"/>
    <w:rsid w:val="00A56E28"/>
    <w:rsid w:val="00A6117B"/>
    <w:rsid w:val="00A654AC"/>
    <w:rsid w:val="00A66B68"/>
    <w:rsid w:val="00A73986"/>
    <w:rsid w:val="00A746FE"/>
    <w:rsid w:val="00A819FE"/>
    <w:rsid w:val="00A86253"/>
    <w:rsid w:val="00A9171F"/>
    <w:rsid w:val="00AA0502"/>
    <w:rsid w:val="00AB4870"/>
    <w:rsid w:val="00AC0235"/>
    <w:rsid w:val="00AC0D6D"/>
    <w:rsid w:val="00AD1505"/>
    <w:rsid w:val="00AE4A56"/>
    <w:rsid w:val="00AE4C1A"/>
    <w:rsid w:val="00AF01B4"/>
    <w:rsid w:val="00AF06B4"/>
    <w:rsid w:val="00AF4D17"/>
    <w:rsid w:val="00AF563C"/>
    <w:rsid w:val="00AF7B8A"/>
    <w:rsid w:val="00B016BA"/>
    <w:rsid w:val="00B01B49"/>
    <w:rsid w:val="00B023EE"/>
    <w:rsid w:val="00B05E67"/>
    <w:rsid w:val="00B06703"/>
    <w:rsid w:val="00B26957"/>
    <w:rsid w:val="00B31503"/>
    <w:rsid w:val="00B427C8"/>
    <w:rsid w:val="00B43484"/>
    <w:rsid w:val="00B46AE0"/>
    <w:rsid w:val="00B74FE2"/>
    <w:rsid w:val="00B76F2F"/>
    <w:rsid w:val="00B91A59"/>
    <w:rsid w:val="00BA298E"/>
    <w:rsid w:val="00BA7634"/>
    <w:rsid w:val="00BB5C77"/>
    <w:rsid w:val="00BD1E85"/>
    <w:rsid w:val="00BD3722"/>
    <w:rsid w:val="00BD58D3"/>
    <w:rsid w:val="00BE0C8F"/>
    <w:rsid w:val="00BE1CA7"/>
    <w:rsid w:val="00BF13D5"/>
    <w:rsid w:val="00C0074D"/>
    <w:rsid w:val="00C156AF"/>
    <w:rsid w:val="00C15CF7"/>
    <w:rsid w:val="00C24F3A"/>
    <w:rsid w:val="00C31BA4"/>
    <w:rsid w:val="00C31D4A"/>
    <w:rsid w:val="00C41334"/>
    <w:rsid w:val="00C41441"/>
    <w:rsid w:val="00C41BDA"/>
    <w:rsid w:val="00C46AA2"/>
    <w:rsid w:val="00C552A7"/>
    <w:rsid w:val="00C575B7"/>
    <w:rsid w:val="00C7602B"/>
    <w:rsid w:val="00C8366C"/>
    <w:rsid w:val="00C8740F"/>
    <w:rsid w:val="00C9062A"/>
    <w:rsid w:val="00C93541"/>
    <w:rsid w:val="00C97B66"/>
    <w:rsid w:val="00CA04F8"/>
    <w:rsid w:val="00CA1669"/>
    <w:rsid w:val="00CA4CFD"/>
    <w:rsid w:val="00CA6E93"/>
    <w:rsid w:val="00CB7E99"/>
    <w:rsid w:val="00CD39D7"/>
    <w:rsid w:val="00CD4688"/>
    <w:rsid w:val="00CF786B"/>
    <w:rsid w:val="00D00C2E"/>
    <w:rsid w:val="00D00C4A"/>
    <w:rsid w:val="00D079D2"/>
    <w:rsid w:val="00D12297"/>
    <w:rsid w:val="00D234B7"/>
    <w:rsid w:val="00D250E0"/>
    <w:rsid w:val="00D33159"/>
    <w:rsid w:val="00D3520E"/>
    <w:rsid w:val="00D35539"/>
    <w:rsid w:val="00D41802"/>
    <w:rsid w:val="00D434CC"/>
    <w:rsid w:val="00D55B78"/>
    <w:rsid w:val="00D57042"/>
    <w:rsid w:val="00D60480"/>
    <w:rsid w:val="00D61E48"/>
    <w:rsid w:val="00D6248C"/>
    <w:rsid w:val="00D66A59"/>
    <w:rsid w:val="00D71A1C"/>
    <w:rsid w:val="00D72AA6"/>
    <w:rsid w:val="00D967B2"/>
    <w:rsid w:val="00D97490"/>
    <w:rsid w:val="00DA1D54"/>
    <w:rsid w:val="00DA22DA"/>
    <w:rsid w:val="00DA3BEC"/>
    <w:rsid w:val="00DA3F99"/>
    <w:rsid w:val="00DA609C"/>
    <w:rsid w:val="00DC5645"/>
    <w:rsid w:val="00DD5014"/>
    <w:rsid w:val="00DE2049"/>
    <w:rsid w:val="00DE5AAB"/>
    <w:rsid w:val="00DF16B4"/>
    <w:rsid w:val="00DF287D"/>
    <w:rsid w:val="00E209BF"/>
    <w:rsid w:val="00E3567E"/>
    <w:rsid w:val="00E42508"/>
    <w:rsid w:val="00E43847"/>
    <w:rsid w:val="00E4523C"/>
    <w:rsid w:val="00E524E1"/>
    <w:rsid w:val="00E526F8"/>
    <w:rsid w:val="00E53A87"/>
    <w:rsid w:val="00E56AC9"/>
    <w:rsid w:val="00E64971"/>
    <w:rsid w:val="00E66088"/>
    <w:rsid w:val="00E701FF"/>
    <w:rsid w:val="00E70F1F"/>
    <w:rsid w:val="00E77AA7"/>
    <w:rsid w:val="00E808C2"/>
    <w:rsid w:val="00E82454"/>
    <w:rsid w:val="00E84D31"/>
    <w:rsid w:val="00E91E78"/>
    <w:rsid w:val="00EA0BE0"/>
    <w:rsid w:val="00EA11E5"/>
    <w:rsid w:val="00EB0EAC"/>
    <w:rsid w:val="00EB3107"/>
    <w:rsid w:val="00EB72C4"/>
    <w:rsid w:val="00EC1B78"/>
    <w:rsid w:val="00EC5A64"/>
    <w:rsid w:val="00ED0F84"/>
    <w:rsid w:val="00EF4D39"/>
    <w:rsid w:val="00EF7415"/>
    <w:rsid w:val="00F04477"/>
    <w:rsid w:val="00F06FC6"/>
    <w:rsid w:val="00F07F41"/>
    <w:rsid w:val="00F10E72"/>
    <w:rsid w:val="00F13CCC"/>
    <w:rsid w:val="00F21B5D"/>
    <w:rsid w:val="00F22FB8"/>
    <w:rsid w:val="00F31E23"/>
    <w:rsid w:val="00F33367"/>
    <w:rsid w:val="00F339C4"/>
    <w:rsid w:val="00F42995"/>
    <w:rsid w:val="00F47D22"/>
    <w:rsid w:val="00F51A77"/>
    <w:rsid w:val="00F57551"/>
    <w:rsid w:val="00F60905"/>
    <w:rsid w:val="00F60DEB"/>
    <w:rsid w:val="00F6231B"/>
    <w:rsid w:val="00F6447C"/>
    <w:rsid w:val="00F70264"/>
    <w:rsid w:val="00F711A7"/>
    <w:rsid w:val="00F72833"/>
    <w:rsid w:val="00F806C8"/>
    <w:rsid w:val="00F82CDD"/>
    <w:rsid w:val="00FA2219"/>
    <w:rsid w:val="00FA2775"/>
    <w:rsid w:val="00FB0F06"/>
    <w:rsid w:val="00FB1FAA"/>
    <w:rsid w:val="00FD5B5D"/>
    <w:rsid w:val="00FE5708"/>
    <w:rsid w:val="00FE6885"/>
    <w:rsid w:val="00FF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83E8C"/>
  <w15:chartTrackingRefBased/>
  <w15:docId w15:val="{4A899B1C-EB5B-4DD6-BFC2-D9C3E1C8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589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4D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407"/>
    <w:pPr>
      <w:keepNext/>
      <w:ind w:leftChars="400" w:left="400" w:hangingChars="200" w:hanging="20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5E3CD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24589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84D31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512FFF"/>
    <w:pPr>
      <w:tabs>
        <w:tab w:val="left" w:pos="425"/>
        <w:tab w:val="right" w:leader="dot" w:pos="9628"/>
      </w:tabs>
      <w:spacing w:after="0" w:line="276" w:lineRule="auto" w:before="0"/>
    </w:pPr>
    <w:rPr>
      <w:sz w:val="20"/>
      <w:szCs w:val="20"/>
      <w:rFonts w:ascii="맑은 고딕" w:hAnsi="맑은 고딕" w:eastAsia="맑은 고딕"/>
    </w:rPr>
  </w:style>
  <w:style w:type="paragraph" w:styleId="20">
    <w:name w:val="toc 2"/>
    <w:basedOn w:val="a"/>
    <w:next w:val="a"/>
    <w:autoRedefine/>
    <w:uiPriority w:val="39"/>
    <w:unhideWhenUsed/>
    <w:rsid w:val="00C97B66"/>
    <w:pPr>
      <w:ind w:leftChars="200" w:left="425"/>
      <w:spacing w:before="0" w:after="0" w:line="276" w:lineRule="auto"/>
    </w:pPr>
    <w:rPr>
      <w:sz w:val="20"/>
      <w:szCs w:val="20"/>
      <w:rFonts w:ascii="맑은 고딕" w:hAnsi="맑은 고딕" w:eastAsia="맑은 고딕"/>
    </w:r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ind w:leftChars="400" w:left="850"/>
      <w:spacing w:before="0" w:after="0" w:line="276" w:lineRule="auto"/>
    </w:pPr>
    <w:rPr>
      <w:sz w:val="20"/>
      <w:szCs w:val="20"/>
      <w:rFonts w:ascii="맑은 고딕" w:hAnsi="맑은 고딕" w:eastAsia="맑은 고딕"/>
    </w:rPr>
  </w:style>
  <w:style w:type="character" w:customStyle="1" w:styleId="hps">
    <w:name w:val="hps"/>
    <w:basedOn w:val="a0"/>
    <w:rsid w:val="00A459D5"/>
  </w:style>
  <w:style w:type="character" w:customStyle="1" w:styleId="4Char">
    <w:name w:val="제목 4 Char"/>
    <w:basedOn w:val="a0"/>
    <w:link w:val="4"/>
    <w:uiPriority w:val="9"/>
    <w:rsid w:val="002F4407"/>
    <w:rPr>
      <w:bCs/>
    </w:rPr>
  </w:style>
  <w:style w:type="character" w:customStyle="1" w:styleId="5Char">
    <w:name w:val="제목 5 Char"/>
    <w:basedOn w:val="a0"/>
    <w:link w:val="5"/>
    <w:uiPriority w:val="9"/>
    <w:rsid w:val="005E3CDC"/>
    <w:rPr>
      <w:rFonts w:asciiTheme="majorHAnsi" w:eastAsiaTheme="majorEastAsia" w:hAnsiTheme="majorHAnsi" w:cstheme="majorBidi"/>
    </w:rPr>
  </w:style>
  <w:style w:type="paragraph" w:styleId="ad">
    <w:name w:val="Revision"/>
    <w:hidden/>
    <w:uiPriority w:val="99"/>
    <w:semiHidden/>
    <w:rsid w:val="00276973"/>
    <w:pPr>
      <w:spacing w:after="0" w:line="240" w:lineRule="auto"/>
      <w:jc w:val="left"/>
    </w:pPr>
  </w:style>
  <w:style w:type="paragraph" w:customStyle="1" w:styleId="TDCSIP1">
    <w:name w:val="TDC 문서 제목"/>
    <w:next w:val="TDCSIP2"/>
    <w:uiPriority w:val="1"/>
    <w:qFormat/>
    <w:pPr>
      <w:snapToGrid w:val="0"/>
      <w:keepNext/>
      <w:keepLines/>
      <w:spacing w:after="280" w:line="264" w:lineRule="auto"/>
      <w:jc w:val="center"/>
      <w:outlineLvl w:val="9"/>
      <w:pageBreakBefore w:val="0"/>
      <w:widowControl w:val="1"/>
    </w:pPr>
    <w:rPr>
      <w:szCs w:val="22"/>
      <w:rFonts w:ascii="맑은 고딕" w:eastAsia="맑은 고딕" w:hAnsi="맑은 고딕" w:cs="맑은 고딕"/>
      <w:color w:val="000000"/>
      <w:lang w:val="ko-KR" w:eastAsia="ko-KR"/>
      <w:b/>
      <w:sz w:val="38"/>
      <w:bCs w:val="0"/>
    </w:rPr>
  </w:style>
  <w:style w:type="paragraph" w:customStyle="1" w:styleId="TDCSIP2">
    <w:name w:val="TDC 본문 1"/>
    <w:uiPriority w:val="20"/>
    <w:qFormat/>
    <w:pPr>
      <w:snapToGrid w:val="0"/>
      <w:spacing w:after="160" w:line="300" w:lineRule="auto"/>
      <w:ind w:left="0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">
    <w:name w:val="TDC 본문 2"/>
    <w:uiPriority w:val="21"/>
    <w:qFormat/>
    <w:pPr>
      <w:snapToGrid w:val="0"/>
      <w:spacing w:after="160" w:line="300" w:lineRule="auto"/>
      <w:ind w:left="198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">
    <w:name w:val="TDC 본문 3"/>
    <w:uiPriority w:val="22"/>
    <w:qFormat/>
    <w:pPr>
      <w:snapToGrid w:val="0"/>
      <w:spacing w:after="160" w:line="300" w:lineRule="auto"/>
      <w:ind w:left="397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5">
    <w:name w:val="TDC 본문 4"/>
    <w:uiPriority w:val="23"/>
    <w:qFormat/>
    <w:pPr>
      <w:snapToGrid w:val="0"/>
      <w:spacing w:after="160" w:line="300" w:lineRule="auto"/>
      <w:ind w:left="595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6">
    <w:name w:val="TDC 본문 5"/>
    <w:uiPriority w:val="24"/>
    <w:qFormat/>
    <w:pPr>
      <w:snapToGrid w:val="0"/>
      <w:spacing w:after="160" w:line="300" w:lineRule="auto"/>
      <w:ind w:left="794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7">
    <w:name w:val="TDC 본문 6"/>
    <w:uiPriority w:val="25"/>
    <w:qFormat/>
    <w:pPr>
      <w:snapToGrid w:val="0"/>
      <w:spacing w:after="160" w:line="300" w:lineRule="auto"/>
      <w:ind w:left="992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8">
    <w:name w:val="TDC 제목 1"/>
    <w:next w:val="TDCSIP2"/>
    <w:uiPriority w:val="10"/>
    <w:qFormat/>
    <w:rsid w:val="00E9658D"/>
    <w:pPr>
      <w:snapToGrid w:val="0"/>
      <w:keepNext/>
      <w:keepLines/>
      <w:numPr>
        <w:numId w:val="22"/>
      </w:numPr>
      <w:spacing w:before="160" w:line="276" w:lineRule="auto" w:after="80"/>
      <w:outlineLvl w:val="0"/>
      <w:ind w:left="0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8"/>
      <w:szCs w:val="28"/>
      <w:bCs w:val="0"/>
    </w:rPr>
  </w:style>
  <w:style w:type="paragraph" w:customStyle="1" w:styleId="TDCSIP9">
    <w:name w:val="TDC 제목 2"/>
    <w:next w:val="TDCSIP3"/>
    <w:uiPriority w:val="11"/>
    <w:qFormat/>
    <w:rsid w:val="00E9658D"/>
    <w:pPr>
      <w:snapToGrid w:val="0"/>
      <w:keepNext/>
      <w:keepLines/>
      <w:numPr>
        <w:ilvl w:val="1"/>
        <w:numId w:val="22"/>
      </w:numPr>
      <w:spacing w:before="160" w:line="276" w:lineRule="auto" w:after="80"/>
      <w:outlineLvl w:val="1"/>
      <w:ind w:left="198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6"/>
      <w:szCs w:val="26"/>
      <w:bCs w:val="0"/>
    </w:rPr>
  </w:style>
  <w:style w:type="paragraph" w:customStyle="1" w:styleId="TDCSIP10">
    <w:name w:val="TDC 제목 3"/>
    <w:next w:val="TDCSIP4"/>
    <w:uiPriority w:val="12"/>
    <w:qFormat/>
    <w:rsid w:val="00E9658D"/>
    <w:pPr>
      <w:snapToGrid w:val="0"/>
      <w:keepNext/>
      <w:keepLines/>
      <w:numPr>
        <w:ilvl w:val="2"/>
        <w:numId w:val="22"/>
      </w:numPr>
      <w:spacing w:before="160" w:after="80" w:line="276" w:lineRule="auto"/>
      <w:outlineLvl w:val="2"/>
      <w:ind w:left="397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4"/>
      <w:szCs w:val="24"/>
      <w:bCs w:val="0"/>
    </w:rPr>
  </w:style>
  <w:style w:type="paragraph" w:customStyle="1" w:styleId="TDCSIP11">
    <w:name w:val="TDC 제목 4"/>
    <w:next w:val="TDCSIP5"/>
    <w:uiPriority w:val="13"/>
    <w:qFormat/>
    <w:rsid w:val="00E9658D"/>
    <w:pPr>
      <w:snapToGrid w:val="0"/>
      <w:keepNext/>
      <w:keepLines/>
      <w:numPr>
        <w:ilvl w:val="3"/>
        <w:numId w:val="22"/>
      </w:numPr>
      <w:spacing w:before="160" w:after="80" w:line="276" w:lineRule="auto"/>
      <w:outlineLvl w:val="3"/>
      <w:ind w:left="595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2"/>
      <w:szCs w:val="22"/>
      <w:bCs w:val="0"/>
    </w:rPr>
  </w:style>
  <w:style w:type="paragraph" w:customStyle="1" w:styleId="TDCSIP12">
    <w:name w:val="TDC 제목 5"/>
    <w:next w:val="TDCSIP6"/>
    <w:uiPriority w:val="14"/>
    <w:qFormat/>
    <w:rsid w:val="00E9658D"/>
    <w:pPr>
      <w:snapToGrid w:val="0"/>
      <w:keepNext/>
      <w:keepLines/>
      <w:numPr>
        <w:ilvl w:val="4"/>
        <w:numId w:val="22"/>
      </w:numPr>
      <w:spacing w:before="160" w:after="80" w:line="276" w:lineRule="auto"/>
      <w:outlineLvl w:val="4"/>
      <w:ind w:left="794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13">
    <w:name w:val="TDC 제목 6"/>
    <w:next w:val="TDCSIP7"/>
    <w:uiPriority w:val="15"/>
    <w:qFormat/>
    <w:rsid w:val="00E9658D"/>
    <w:pPr>
      <w:snapToGrid w:val="0"/>
      <w:keepNext/>
      <w:keepLines/>
      <w:numPr>
        <w:ilvl w:val="5"/>
        <w:numId w:val="22"/>
      </w:numPr>
      <w:spacing w:before="160" w:after="80" w:line="276" w:lineRule="auto"/>
      <w:outlineLvl w:val="5"/>
      <w:ind w:left="992" w:right="0" w:hanging="0"/>
      <w:contextualSpacing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14">
    <w:name w:val="TDC 표 머리행"/>
    <w:uiPriority w:val="30"/>
    <w:qFormat/>
    <w:pPr>
      <w:snapToGrid w:val="0"/>
      <w:spacing w:before="40" w:after="40" w:line="276" w:lineRule="auto"/>
      <w:jc w:val="center"/>
      <w:keepNext w:val="1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15">
    <w:name w:val="TDC 표 본문"/>
    <w:uiPriority w:val="31"/>
    <w:qFormat/>
    <w:pPr>
      <w:snapToGrid w:val="0"/>
      <w:spacing w:before="40" w:after="40" w:line="276" w:lineRule="auto"/>
      <w:jc w:val="left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16">
    <w:name w:val="TDC 그림"/>
    <w:next w:val="TDCSIP2"/>
    <w:uiPriority w:val="40"/>
    <w:qFormat/>
    <w:pPr>
      <w:snapToGrid w:val="0"/>
      <w:keepNext/>
      <w:spacing w:before="160" w:after="120" w:line="240" w:lineRule="auto"/>
      <w:jc w:val="center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17">
    <w:name w:val="TDC 표 캡션"/>
    <w:next w:val="TDCSIP2"/>
    <w:uiPriority w:val="41"/>
    <w:qFormat/>
    <w:pPr>
      <w:snapToGrid w:val="0"/>
      <w:keepNext/>
      <w:keepLines/>
      <w:spacing w:before="200" w:after="120" w:line="264" w:lineRule="auto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18">
    <w:name w:val="TDC 그림 캡션"/>
    <w:next w:val="TDCSIP2"/>
    <w:uiPriority w:val="42"/>
    <w:qFormat/>
    <w:pPr>
      <w:snapToGrid w:val="0"/>
      <w:keepLines/>
      <w:spacing w:after="200" w:line="264" w:lineRule="auto"/>
      <w:jc w:val="center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19">
    <w:name w:val="TDC 주석"/>
    <w:next w:val="TDCSIP2"/>
    <w:uiPriority w:val="43"/>
    <w:qFormat/>
    <w:pPr>
      <w:snapToGrid w:val="0"/>
      <w:spacing w:before="80" w:after="12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20">
    <w:name w:val="TDC 수식"/>
    <w:next w:val="TDCSIP2"/>
    <w:uiPriority w:val="44"/>
    <w:qFormat/>
    <w:pPr>
      <w:snapToGrid w:val="0"/>
      <w:keepLines/>
      <w:spacing w:before="240" w:after="240"/>
      <w:jc w:val="center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table" w:customStyle="1" w:styleId="TDCSIP21">
    <w:name w:val="TDC 표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tblInd w:w="0" w:type="dxa"/>
      <w:jc w:val="center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2">
    <w:name w:val="TDC 표 1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100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3">
    <w:name w:val="TDC 표 2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298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4">
    <w:name w:val="TDC 표 3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497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5">
    <w:name w:val="TDC 표 4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695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6">
    <w:name w:val="TDC 표 5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894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table" w:customStyle="1" w:styleId="TDCSIP27">
    <w:name w:val="TDC 표 6"/>
    <w:uiPriority w:val="32"/>
    <w:qFormat/>
    <w:tblStylePr w:type="firstRow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tblStylePr w:type="firstCol">
      <w:pPr>
        <w:jc w:val="center"/>
      </w:pPr>
      <w:rPr>
        <w:b w:val="1"/>
        <w:sz w:val="20"/>
      </w:rPr>
      <w:tcPr>
        <w:shd w:val="clear" w:color="auto" w:fill="F5F5F5"/>
        <w:vAlign w:val="center"/>
      </w:tcPr>
    </w:tblStylePr>
    <w:pPr>
      <w:snapToGrid w:val="0"/>
      <w:spacing w:before="40" w:after="40"/>
      <w:jc w:val="center"/>
      <w:ind w:left="0" w:right="0" w:hanging="0"/>
    </w:pPr>
    <w:rPr>
      <w:rFonts w:ascii="맑은 고딕" w:eastAsia="맑은 고딕" w:hAnsi="맑은 고딕" w:cs="맑은 고딕"/>
      <w:color w:val="000000"/>
      <w:sz w:val="20"/>
      <w:lang w:val="ko-KR" w:eastAsia="ko-KR"/>
      <w:szCs w:val="20"/>
    </w:rPr>
    <w:tblPr>
      <w:jc w:val="left"/>
      <w:tblInd w:w="1092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rPr>
      <w:jc w:val="left"/>
    </w:trPr>
    <w:tcPr>
      <w:vAlign w:val="center"/>
    </w:tcPr>
  </w:style>
  <w:style w:type="paragraph" w:customStyle="1" w:styleId="TDCSIP28">
    <w:name w:val="TDC 표 캡션 1"/>
    <w:next w:val="TDCSIP2"/>
    <w:uiPriority w:val="41"/>
    <w:qFormat/>
    <w:pPr>
      <w:snapToGrid w:val="0"/>
      <w:keepNext/>
      <w:keepLines/>
      <w:spacing w:before="120" w:after="60" w:line="276" w:lineRule="auto"/>
      <w:ind w:left="0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29">
    <w:name w:val="TDC 표 캡션 2"/>
    <w:next w:val="TDCSIP3"/>
    <w:uiPriority w:val="41"/>
    <w:qFormat/>
    <w:pPr>
      <w:snapToGrid w:val="0"/>
      <w:keepNext/>
      <w:keepLines/>
      <w:spacing w:before="120" w:after="60" w:line="276" w:lineRule="auto"/>
      <w:ind w:left="198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30">
    <w:name w:val="TDC 표 캡션 3"/>
    <w:next w:val="TDCSIP4"/>
    <w:uiPriority w:val="41"/>
    <w:qFormat/>
    <w:pPr>
      <w:snapToGrid w:val="0"/>
      <w:keepNext/>
      <w:keepLines/>
      <w:spacing w:before="120" w:after="60" w:line="276" w:lineRule="auto"/>
      <w:ind w:left="397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31">
    <w:name w:val="TDC 표 캡션 4"/>
    <w:next w:val="TDCSIP5"/>
    <w:uiPriority w:val="41"/>
    <w:qFormat/>
    <w:pPr>
      <w:snapToGrid w:val="0"/>
      <w:keepNext/>
      <w:keepLines/>
      <w:spacing w:before="120" w:after="60" w:line="276" w:lineRule="auto"/>
      <w:ind w:left="595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32">
    <w:name w:val="TDC 표 캡션 5"/>
    <w:next w:val="TDCSIP6"/>
    <w:uiPriority w:val="41"/>
    <w:qFormat/>
    <w:pPr>
      <w:snapToGrid w:val="0"/>
      <w:keepNext/>
      <w:keepLines/>
      <w:spacing w:before="120" w:after="60" w:line="276" w:lineRule="auto"/>
      <w:ind w:left="794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33">
    <w:name w:val="TDC 표 캡션 6"/>
    <w:next w:val="TDCSIP7"/>
    <w:uiPriority w:val="41"/>
    <w:qFormat/>
    <w:pPr>
      <w:snapToGrid w:val="0"/>
      <w:keepNext/>
      <w:keepLines/>
      <w:spacing w:before="120" w:after="60" w:line="276" w:lineRule="auto"/>
      <w:ind w:left="992" w:right="0" w:hanging="0"/>
      <w:outlineLvl w:val="9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34">
    <w:name w:val="TDC 주석 1"/>
    <w:next w:val="TDCSIP2"/>
    <w:uiPriority w:val="43"/>
    <w:qFormat/>
    <w:pPr>
      <w:snapToGrid w:val="0"/>
      <w:spacing w:before="80" w:after="120"/>
      <w:ind w:left="0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5">
    <w:name w:val="TDC 주석 2"/>
    <w:next w:val="TDCSIP3"/>
    <w:uiPriority w:val="43"/>
    <w:qFormat/>
    <w:pPr>
      <w:snapToGrid w:val="0"/>
      <w:spacing w:before="80" w:after="120"/>
      <w:ind w:left="198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6">
    <w:name w:val="TDC 주석 3"/>
    <w:next w:val="TDCSIP4"/>
    <w:uiPriority w:val="43"/>
    <w:qFormat/>
    <w:pPr>
      <w:snapToGrid w:val="0"/>
      <w:spacing w:before="80" w:after="120"/>
      <w:ind w:left="397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7">
    <w:name w:val="TDC 주석 4"/>
    <w:next w:val="TDCSIP5"/>
    <w:uiPriority w:val="43"/>
    <w:qFormat/>
    <w:pPr>
      <w:snapToGrid w:val="0"/>
      <w:spacing w:before="80" w:after="120"/>
      <w:ind w:left="595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8">
    <w:name w:val="TDC 주석 5"/>
    <w:next w:val="TDCSIP6"/>
    <w:uiPriority w:val="43"/>
    <w:qFormat/>
    <w:pPr>
      <w:snapToGrid w:val="0"/>
      <w:spacing w:before="80" w:after="120"/>
      <w:ind w:left="794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39">
    <w:name w:val="TDC 주석 6"/>
    <w:next w:val="TDCSIP7"/>
    <w:uiPriority w:val="43"/>
    <w:qFormat/>
    <w:pPr>
      <w:snapToGrid w:val="0"/>
      <w:spacing w:before="80" w:after="120"/>
      <w:ind w:left="992" w:right="0" w:hanging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0">
    <w:name w:val="TDC 그림 1"/>
    <w:next w:val="TDCSIP2"/>
    <w:uiPriority w:val="40"/>
    <w:qFormat/>
    <w:pPr>
      <w:snapToGrid w:val="0"/>
      <w:keepNext/>
      <w:spacing w:before="160" w:after="120" w:line="240" w:lineRule="auto"/>
      <w:jc w:val="center"/>
      <w:ind w:left="0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1">
    <w:name w:val="TDC 그림 2"/>
    <w:next w:val="TDCSIP3"/>
    <w:uiPriority w:val="40"/>
    <w:qFormat/>
    <w:pPr>
      <w:snapToGrid w:val="0"/>
      <w:keepNext/>
      <w:spacing w:before="160" w:after="120" w:line="240" w:lineRule="auto"/>
      <w:jc w:val="center"/>
      <w:ind w:left="198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2">
    <w:name w:val="TDC 그림 3"/>
    <w:next w:val="TDCSIP4"/>
    <w:uiPriority w:val="40"/>
    <w:qFormat/>
    <w:pPr>
      <w:snapToGrid w:val="0"/>
      <w:keepNext/>
      <w:spacing w:before="160" w:after="120" w:line="240" w:lineRule="auto"/>
      <w:jc w:val="center"/>
      <w:ind w:left="397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3">
    <w:name w:val="TDC 그림 4"/>
    <w:next w:val="TDCSIP5"/>
    <w:uiPriority w:val="40"/>
    <w:qFormat/>
    <w:pPr>
      <w:snapToGrid w:val="0"/>
      <w:keepNext/>
      <w:spacing w:before="160" w:after="120" w:line="240" w:lineRule="auto"/>
      <w:jc w:val="center"/>
      <w:ind w:left="595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4">
    <w:name w:val="TDC 그림 5"/>
    <w:next w:val="TDCSIP6"/>
    <w:uiPriority w:val="40"/>
    <w:qFormat/>
    <w:pPr>
      <w:snapToGrid w:val="0"/>
      <w:keepNext/>
      <w:spacing w:before="160" w:after="120" w:line="240" w:lineRule="auto"/>
      <w:jc w:val="center"/>
      <w:ind w:left="794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5">
    <w:name w:val="TDC 그림 6"/>
    <w:next w:val="TDCSIP7"/>
    <w:uiPriority w:val="40"/>
    <w:qFormat/>
    <w:pPr>
      <w:snapToGrid w:val="0"/>
      <w:keepNext/>
      <w:spacing w:before="160" w:after="120" w:line="240" w:lineRule="auto"/>
      <w:jc w:val="center"/>
      <w:ind w:left="992" w:right="0" w:hanging="0"/>
      <w:outlineLvl w:val="9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szCs w:val="20"/>
      <w:b w:val="0"/>
      <w:bCs w:val="0"/>
    </w:rPr>
  </w:style>
  <w:style w:type="paragraph" w:customStyle="1" w:styleId="TDCSIP46">
    <w:name w:val="TDC 그림 캡션 1"/>
    <w:next w:val="TDCSIP2"/>
    <w:uiPriority w:val="42"/>
    <w:qFormat/>
    <w:pPr>
      <w:snapToGrid w:val="0"/>
      <w:keepLines/>
      <w:spacing w:after="200" w:line="264" w:lineRule="auto"/>
      <w:jc w:val="center"/>
      <w:ind w:left="0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47">
    <w:name w:val="TDC 그림 캡션 2"/>
    <w:next w:val="TDCSIP3"/>
    <w:uiPriority w:val="42"/>
    <w:qFormat/>
    <w:pPr>
      <w:snapToGrid w:val="0"/>
      <w:keepLines/>
      <w:spacing w:after="200" w:line="264" w:lineRule="auto"/>
      <w:jc w:val="center"/>
      <w:ind w:left="198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48">
    <w:name w:val="TDC 그림 캡션 3"/>
    <w:next w:val="TDCSIP4"/>
    <w:uiPriority w:val="42"/>
    <w:qFormat/>
    <w:pPr>
      <w:snapToGrid w:val="0"/>
      <w:keepLines/>
      <w:spacing w:after="200" w:line="264" w:lineRule="auto"/>
      <w:jc w:val="center"/>
      <w:ind w:left="397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49">
    <w:name w:val="TDC 그림 캡션 4"/>
    <w:next w:val="TDCSIP5"/>
    <w:uiPriority w:val="42"/>
    <w:qFormat/>
    <w:pPr>
      <w:snapToGrid w:val="0"/>
      <w:keepLines/>
      <w:spacing w:after="200" w:line="264" w:lineRule="auto"/>
      <w:jc w:val="center"/>
      <w:ind w:left="595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50">
    <w:name w:val="TDC 그림 캡션 5"/>
    <w:next w:val="TDCSIP6"/>
    <w:uiPriority w:val="42"/>
    <w:qFormat/>
    <w:pPr>
      <w:snapToGrid w:val="0"/>
      <w:keepLines/>
      <w:spacing w:after="200" w:line="264" w:lineRule="auto"/>
      <w:jc w:val="center"/>
      <w:ind w:left="794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51">
    <w:name w:val="TDC 그림 캡션 6"/>
    <w:next w:val="TDCSIP7"/>
    <w:uiPriority w:val="42"/>
    <w:qFormat/>
    <w:pPr>
      <w:snapToGrid w:val="0"/>
      <w:keepLines/>
      <w:spacing w:after="200" w:line="264" w:lineRule="auto"/>
      <w:jc w:val="center"/>
      <w:ind w:left="992" w:right="0" w:hanging="0"/>
      <w:outlineLvl w:val="9"/>
      <w:keepNext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b/>
      <w:sz w:val="20"/>
      <w:szCs w:val="20"/>
      <w:bCs w:val="0"/>
    </w:rPr>
  </w:style>
  <w:style w:type="paragraph" w:customStyle="1" w:styleId="TDCSIP52">
    <w:name w:val="TDC 수식 1"/>
    <w:next w:val="TDCSIP2"/>
    <w:uiPriority w:val="44"/>
    <w:qFormat/>
    <w:pPr>
      <w:snapToGrid w:val="0"/>
      <w:keepLines/>
      <w:spacing w:before="240" w:after="240"/>
      <w:jc w:val="center"/>
      <w:ind w:left="0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3">
    <w:name w:val="TDC 수식 2"/>
    <w:next w:val="TDCSIP3"/>
    <w:uiPriority w:val="44"/>
    <w:qFormat/>
    <w:pPr>
      <w:snapToGrid w:val="0"/>
      <w:keepLines/>
      <w:spacing w:before="240" w:after="240"/>
      <w:jc w:val="center"/>
      <w:ind w:left="198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4">
    <w:name w:val="TDC 수식 3"/>
    <w:next w:val="TDCSIP4"/>
    <w:uiPriority w:val="44"/>
    <w:qFormat/>
    <w:pPr>
      <w:snapToGrid w:val="0"/>
      <w:keepLines/>
      <w:spacing w:before="240" w:after="240"/>
      <w:jc w:val="center"/>
      <w:ind w:left="397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5">
    <w:name w:val="TDC 수식 4"/>
    <w:next w:val="TDCSIP5"/>
    <w:uiPriority w:val="44"/>
    <w:qFormat/>
    <w:pPr>
      <w:snapToGrid w:val="0"/>
      <w:keepLines/>
      <w:spacing w:before="240" w:after="240"/>
      <w:jc w:val="center"/>
      <w:ind w:left="595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6">
    <w:name w:val="TDC 수식 5"/>
    <w:next w:val="TDCSIP6"/>
    <w:uiPriority w:val="44"/>
    <w:qFormat/>
    <w:pPr>
      <w:snapToGrid w:val="0"/>
      <w:keepLines/>
      <w:spacing w:before="240" w:after="240"/>
      <w:jc w:val="center"/>
      <w:ind w:left="794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7">
    <w:name w:val="TDC 수식 6"/>
    <w:next w:val="TDCSIP7"/>
    <w:uiPriority w:val="44"/>
    <w:qFormat/>
    <w:pPr>
      <w:snapToGrid w:val="0"/>
      <w:keepLines/>
      <w:spacing w:before="240" w:after="240"/>
      <w:jc w:val="center"/>
      <w:ind w:left="992" w:right="0" w:hanging="0"/>
      <w:outlineLvl w:val="9"/>
      <w:keepNext w:val="0"/>
      <w:pageBreakBefore w:val="0"/>
      <w:widowControl w:val="1"/>
    </w:pPr>
    <w:rPr>
      <w:color w:val="000000"/>
      <w:lang w:val="ko-KR" w:eastAsia="ko-KR"/>
      <w:rFonts w:ascii="Cambria Math" w:hAnsi="Cambria Math"/>
      <w:sz w:val="20"/>
      <w:szCs w:val="20"/>
      <w:b w:val="0"/>
      <w:bCs w:val="0"/>
    </w:rPr>
  </w:style>
  <w:style w:type="paragraph" w:customStyle="1" w:styleId="TDCSIP58">
    <w:name w:val="TDC 표 항목"/>
    <w:uiPriority w:val="31"/>
    <w:qFormat/>
    <w:next w:val="TDCSIP58"/>
    <w:pPr>
      <w:snapToGrid w:val="0"/>
      <w:spacing w:before="0" w:after="0" w:line="276" w:lineRule="auto"/>
      <w:jc w:val="center"/>
      <w:ind w:left="0" w:hanging="0" w:right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b w:val="1"/>
      <w:szCs w:val="20"/>
      <w:bCs w:val="0"/>
    </w:rPr>
  </w:style>
  <w:style w:type="paragraph" w:customStyle="1" w:styleId="TDCSIP59">
    <w:name w:val="TDC 표 설명"/>
    <w:uiPriority w:val="31"/>
    <w:qFormat/>
    <w:next w:val="TDCSIP59"/>
    <w:pPr>
      <w:snapToGrid w:val="0"/>
      <w:spacing w:before="0" w:after="0" w:line="276" w:lineRule="auto"/>
      <w:jc w:val="left"/>
      <w:ind w:left="0" w:hanging="0" w:right="0"/>
      <w:outlineLvl w:val="9"/>
      <w:keepNext w:val="0"/>
      <w:keepLines w:val="0"/>
      <w:pageBreakBefore w:val="0"/>
      <w:widowControl w:val="1"/>
    </w:pPr>
    <w:rPr>
      <w:rFonts w:ascii="맑은 고딕" w:eastAsia="맑은 고딕" w:hAnsi="맑은 고딕" w:cs="맑은 고딕"/>
      <w:color w:val="000000"/>
      <w:lang w:val="ko-KR" w:eastAsia="ko-KR"/>
      <w:sz w:val="20"/>
      <w:b w:val="0"/>
      <w:szCs w:val="2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4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781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1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676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573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6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Sound1SipArchitecture" Type="http://schemas.openxmlformats.org/officeDocument/2006/relationships/image" Target="media/sound1_sip_architecture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3BB7A-3481-4349-B4D0-328404F15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9356</TotalTime>
  <Pages>1</Pages>
  <Words>2021</Words>
  <Characters>5599</Characters>
  <Application>Microsoft Office Word</Application>
  <DocSecurity>0</DocSecurity>
  <Lines>311</Lines>
  <Paragraphs>346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김은수</cp:lastModifiedBy>
  <cp:revision>1</cp:revision>
  <dcterms:created xsi:type="dcterms:W3CDTF">2019-04-19T09:50:00Z</dcterms:created>
  <dcterms:modified xsi:type="dcterms:W3CDTF">2026-09-29T09:28:00Z</dcterms:modified>
</cp:coreProperties>
</file>