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4A0B" w14:textId="77777777" w:rsidR="00F21B5D" w:rsidRDefault="00F21B5D" w:rsidP="004F1B00">
      <w:pPr>
        <w:spacing w:after="0" w:line="240" w:lineRule="auto"/>
        <w:rPr>
          <w:b/>
          <w:szCs w:val="20"/>
        </w:rPr>
      </w:pPr>
    </w:p>
    <w:p w14:paraId="64A658D8" w14:textId="267BBE50" w:rsidR="00F21B5D" w:rsidRDefault="00F21B5D" w:rsidP="004F1B00">
      <w:pPr>
        <w:spacing w:after="0" w:line="240" w:lineRule="auto"/>
        <w:rPr>
          <w:b/>
          <w:szCs w:val="20"/>
        </w:rPr>
      </w:pPr>
    </w:p>
    <w:p w14:paraId="7440DC99" w14:textId="77777777" w:rsidR="0072318A" w:rsidRDefault="0072318A" w:rsidP="004F1B00">
      <w:pPr>
        <w:spacing w:after="0" w:line="240" w:lineRule="auto"/>
        <w:rPr>
          <w:b/>
          <w:szCs w:val="20"/>
        </w:rPr>
      </w:pPr>
    </w:p>
    <w:p w14:paraId="5CAB2FEF" w14:textId="77777777" w:rsidR="00F21B5D" w:rsidRDefault="00F21B5D" w:rsidP="004F1B00">
      <w:pPr>
        <w:spacing w:after="0" w:line="240" w:lineRule="auto"/>
        <w:rPr>
          <w:b/>
          <w:szCs w:val="20"/>
        </w:rPr>
      </w:pPr>
    </w:p>
    <w:tbl>
      <w:tblPr>
        <w:tblStyle w:val="a5"/>
        <w:tblW w:w="0" w:type="auto"/>
        <w:jc w:val="center"/>
        <w:tblBorders>
          <w:bottom w:val="single" w:sz="18" w:space="0" w:color="auto"/>
          <w:right w:val="single" w:sz="18" w:space="0" w:color="auto"/>
          <w:insideH w:val="single" w:sz="18" w:space="0" w:color="auto"/>
          <w:insideV w:val="single" w:sz="18" w:space="0" w:color="auto"/>
        </w:tblBorders>
        <w:shd w:val="clear" w:color="auto" w:fill="F2F2F2" w:themeFill="background1" w:themeFillShade="F2"/>
        <w:tblLook w:val="04A0" w:firstRow="1" w:lastRow="0" w:firstColumn="1" w:lastColumn="0" w:noHBand="0" w:noVBand="1"/>
      </w:tblPr>
      <w:tblGrid>
        <w:gridCol w:w="7599"/>
      </w:tblGrid>
      <w:tr w:rsidR="00F21B5D" w14:paraId="6978BC72" w14:textId="77777777" w:rsidTr="0024589F">
        <w:trPr>
          <w:trHeight w:val="1225"/>
          <w:jc w:val="center"/>
        </w:trPr>
        <w:tc>
          <w:tcPr>
            <w:tcW w:w="7599" w:type="dxa"/>
            <w:shd w:val="clear" w:color="auto" w:fill="F2F2F2" w:themeFill="background1" w:themeFillShade="F2"/>
            <w:vAlign w:val="center"/>
          </w:tcPr>
          <w:p w14:paraId="5C41F4F2" w14:textId="77777777" w:rsidR="007439AC" w:rsidRDefault="006865C0" w:rsidP="004F1B00">
            <w:pPr>
              <w:jc w:val="center"/>
              <w:rPr>
                <w:b/>
                <w:sz w:val="54"/>
                <w:szCs w:val="54"/>
              </w:rPr>
            </w:pPr>
            <w:r>
              <w:rPr>
                <w:rFonts w:hint="eastAsia"/>
                <w:b/>
                <w:sz w:val="54"/>
                <w:szCs w:val="54"/>
              </w:rPr>
              <w:t>소프트웨어 개발 계획서</w:t>
            </w:r>
          </w:p>
          <w:p w14:paraId="2E5AB905" w14:textId="695ED2FC" w:rsidR="00F21B5D" w:rsidRPr="00D41DDB" w:rsidRDefault="007439AC" w:rsidP="004F1B00">
            <w:pPr>
              <w:jc w:val="center"/>
              <w:rPr>
                <w:b/>
                <w:sz w:val="54"/>
                <w:szCs w:val="54"/>
              </w:rPr>
            </w:pPr>
            <w:r w:rsidRPr="007D50CE">
              <w:rPr>
                <w:rFonts w:hint="eastAsia"/>
                <w:b/>
                <w:sz w:val="40"/>
                <w:szCs w:val="40"/>
              </w:rPr>
              <w:t>(</w:t>
            </w:r>
            <w:del w:id="0" w:author="김은수" w:date="2026-09-28T14:23:00Z" w16du:dateUtc="2026-09-28T05:23:00Z">
              <w:r w:rsidRPr="00F35CE2">
                <w:rPr>
                  <w:b/>
                  <w:sz w:val="40"/>
                  <w:szCs w:val="40"/>
                </w:rPr>
                <w:delText>TD20B</w:delText>
              </w:r>
            </w:del>
            <w:ins w:id="1" w:author="김은수" w:date="2026-09-28T14:23:00Z" w16du:dateUtc="2026-09-28T05:23:00Z">
              <w:r w:rsidRPr="00F35CE2">
                <w:rPr>
                  <w:b/>
                  <w:sz w:val="40"/>
                  <w:szCs w:val="40"/>
                </w:rPr>
                <w:t>TD24A</w:t>
              </w:r>
            </w:ins>
            <w:r w:rsidRPr="00F35CE2">
              <w:rPr>
                <w:b/>
                <w:sz w:val="40"/>
                <w:szCs w:val="40"/>
              </w:rPr>
              <w:t>-A-EXT</w:t>
            </w:r>
            <w:r w:rsidRPr="007D50CE">
              <w:rPr>
                <w:rFonts w:hint="eastAsia"/>
                <w:b/>
                <w:sz w:val="40"/>
                <w:szCs w:val="40"/>
              </w:rPr>
              <w:t>)</w:t>
            </w:r>
            <w:r w:rsidR="00F21B5D" w:rsidRPr="00D41DDB">
              <w:rPr>
                <w:rFonts w:hint="eastAsia"/>
                <w:b/>
                <w:sz w:val="54"/>
                <w:szCs w:val="54"/>
              </w:rPr>
              <w:t xml:space="preserve"> </w:t>
            </w:r>
          </w:p>
        </w:tc>
      </w:tr>
    </w:tbl>
    <w:p w14:paraId="57E25421" w14:textId="77777777" w:rsidR="00F21B5D" w:rsidRDefault="00F21B5D" w:rsidP="004F1B00">
      <w:pPr>
        <w:spacing w:after="0" w:line="240" w:lineRule="auto"/>
        <w:jc w:val="left"/>
        <w:rPr>
          <w:b/>
          <w:szCs w:val="20"/>
        </w:rPr>
      </w:pPr>
    </w:p>
    <w:p w14:paraId="756E2F2F" w14:textId="77777777" w:rsidR="00F21B5D" w:rsidRDefault="00F21B5D" w:rsidP="004F1B00">
      <w:pPr>
        <w:spacing w:after="0" w:line="240" w:lineRule="auto"/>
        <w:jc w:val="left"/>
        <w:rPr>
          <w:b/>
          <w:szCs w:val="20"/>
        </w:rPr>
      </w:pPr>
    </w:p>
    <w:p w14:paraId="44C0B4BE" w14:textId="2C368007" w:rsidR="00F21B5D" w:rsidRDefault="00F21B5D" w:rsidP="004F1B00">
      <w:pPr>
        <w:spacing w:after="0" w:line="240" w:lineRule="auto"/>
        <w:jc w:val="left"/>
        <w:rPr>
          <w:b/>
          <w:szCs w:val="20"/>
        </w:rPr>
      </w:pPr>
    </w:p>
    <w:p w14:paraId="220BAC31" w14:textId="77777777" w:rsidR="0072318A" w:rsidRDefault="0072318A" w:rsidP="004F1B00">
      <w:pPr>
        <w:spacing w:after="0" w:line="240" w:lineRule="auto"/>
        <w:jc w:val="center"/>
        <w:rPr>
          <w:b/>
          <w:szCs w:val="20"/>
        </w:rPr>
      </w:pPr>
    </w:p>
    <w:p w14:paraId="06DA92BA" w14:textId="4466C498" w:rsidR="0072318A" w:rsidRDefault="0072318A" w:rsidP="004F1B00">
      <w:pPr>
        <w:spacing w:after="0" w:line="240" w:lineRule="auto"/>
        <w:jc w:val="left"/>
        <w:rPr>
          <w:b/>
          <w:szCs w:val="20"/>
        </w:rPr>
      </w:pPr>
    </w:p>
    <w:p w14:paraId="02BA67E8" w14:textId="77777777" w:rsidR="00BD74A4" w:rsidRDefault="00BD74A4" w:rsidP="004F1B00">
      <w:pPr>
        <w:spacing w:after="0" w:line="240" w:lineRule="auto"/>
        <w:jc w:val="left"/>
        <w:rPr>
          <w:b/>
          <w:szCs w:val="20"/>
        </w:rPr>
      </w:pPr>
    </w:p>
    <w:p w14:paraId="246F0785" w14:textId="77777777" w:rsidR="00BD74A4" w:rsidRDefault="00BD74A4" w:rsidP="004F1B00">
      <w:pPr>
        <w:spacing w:after="0" w:line="240" w:lineRule="auto"/>
        <w:jc w:val="left"/>
        <w:rPr>
          <w:b/>
          <w:szCs w:val="20"/>
        </w:rPr>
      </w:pPr>
    </w:p>
    <w:p w14:paraId="1ECC852C" w14:textId="77777777" w:rsidR="00BD74A4" w:rsidRDefault="00BD74A4" w:rsidP="004F1B00">
      <w:pPr>
        <w:spacing w:after="0" w:line="240" w:lineRule="auto"/>
        <w:jc w:val="left"/>
        <w:rPr>
          <w:b/>
          <w:szCs w:val="20"/>
        </w:rPr>
      </w:pPr>
    </w:p>
    <w:p w14:paraId="396C457C" w14:textId="77777777" w:rsidR="00BD74A4" w:rsidRDefault="00BD74A4" w:rsidP="004F1B00">
      <w:pPr>
        <w:spacing w:after="0" w:line="240" w:lineRule="auto"/>
        <w:jc w:val="left"/>
        <w:rPr>
          <w:b/>
          <w:szCs w:val="20"/>
        </w:rPr>
      </w:pPr>
    </w:p>
    <w:p w14:paraId="1D461725" w14:textId="77777777" w:rsidR="00BD74A4" w:rsidRDefault="00BD74A4" w:rsidP="004F1B00">
      <w:pPr>
        <w:spacing w:after="0" w:line="240" w:lineRule="auto"/>
        <w:jc w:val="left"/>
        <w:rPr>
          <w:b/>
          <w:szCs w:val="20"/>
        </w:rPr>
      </w:pPr>
    </w:p>
    <w:p w14:paraId="098363FF" w14:textId="77777777" w:rsidR="00BD74A4" w:rsidRDefault="00BD74A4" w:rsidP="004F1B00">
      <w:pPr>
        <w:spacing w:after="0" w:line="240" w:lineRule="auto"/>
        <w:jc w:val="left"/>
        <w:rPr>
          <w:b/>
          <w:szCs w:val="20"/>
        </w:rPr>
      </w:pPr>
    </w:p>
    <w:p w14:paraId="60246BDC" w14:textId="77777777" w:rsidR="00BD74A4" w:rsidRDefault="00BD74A4" w:rsidP="004F1B00">
      <w:pPr>
        <w:spacing w:after="0" w:line="240" w:lineRule="auto"/>
        <w:jc w:val="left"/>
        <w:rPr>
          <w:b/>
          <w:szCs w:val="20"/>
        </w:rPr>
      </w:pPr>
    </w:p>
    <w:p w14:paraId="348A6BBD" w14:textId="77777777" w:rsidR="00BD74A4" w:rsidRDefault="00BD74A4" w:rsidP="004F1B00">
      <w:pPr>
        <w:spacing w:after="0" w:line="240" w:lineRule="auto"/>
        <w:jc w:val="left"/>
        <w:rPr>
          <w:b/>
          <w:szCs w:val="20"/>
        </w:rPr>
      </w:pPr>
    </w:p>
    <w:p w14:paraId="58E5E63A" w14:textId="77777777" w:rsidR="00BD74A4" w:rsidRDefault="00BD74A4" w:rsidP="004F1B00">
      <w:pPr>
        <w:spacing w:after="0" w:line="240" w:lineRule="auto"/>
        <w:jc w:val="left"/>
        <w:rPr>
          <w:b/>
          <w:szCs w:val="20"/>
        </w:rPr>
      </w:pPr>
    </w:p>
    <w:p w14:paraId="3590C998" w14:textId="77777777" w:rsidR="0072318A" w:rsidRDefault="0072318A" w:rsidP="004F1B00">
      <w:pPr>
        <w:spacing w:after="0" w:line="240" w:lineRule="auto"/>
        <w:jc w:val="left"/>
        <w:rPr>
          <w:b/>
          <w:szCs w:val="20"/>
        </w:rPr>
      </w:pPr>
    </w:p>
    <w:tbl>
      <w:tblPr>
        <w:tblW w:w="910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2"/>
        <w:gridCol w:w="2581"/>
        <w:gridCol w:w="2581"/>
        <w:gridCol w:w="2581"/>
      </w:tblGrid>
      <w:tr w:rsidR="002E3E0D" w14:paraId="38D7F45D" w14:textId="77777777" w:rsidTr="00BB5E4A">
        <w:trPr>
          <w:trHeight w:val="456"/>
        </w:trPr>
        <w:tc>
          <w:tcPr>
            <w:tcW w:w="1362" w:type="dxa"/>
            <w:shd w:val="clear" w:color="auto" w:fill="E7E6E6" w:themeFill="background2"/>
          </w:tcPr>
          <w:p w14:paraId="03EC2C52" w14:textId="77777777" w:rsidR="002E3E0D" w:rsidRPr="00E2210A" w:rsidRDefault="002E3E0D" w:rsidP="00BB5E4A">
            <w:pPr>
              <w:wordWrap/>
              <w:spacing w:before="66" w:after="54" w:line="280" w:lineRule="exact"/>
              <w:rPr>
                <w:rFonts w:asciiTheme="majorEastAsia" w:eastAsiaTheme="majorEastAsia" w:hAnsiTheme="majorEastAsia" w:cs="Tahoma"/>
                <w:b/>
                <w:color w:val="000000"/>
                <w:szCs w:val="20"/>
              </w:rPr>
            </w:pPr>
            <w:bookmarkStart w:id="2" w:name="_Hlk149633923"/>
          </w:p>
        </w:tc>
        <w:tc>
          <w:tcPr>
            <w:tcW w:w="2581" w:type="dxa"/>
            <w:shd w:val="clear" w:color="auto" w:fill="E7E6E6" w:themeFill="background2"/>
            <w:vAlign w:val="center"/>
          </w:tcPr>
          <w:p w14:paraId="166D0302" w14:textId="77777777" w:rsidR="002E3E0D" w:rsidRPr="00E2210A" w:rsidRDefault="002E3E0D"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작성</w:t>
            </w:r>
          </w:p>
        </w:tc>
        <w:tc>
          <w:tcPr>
            <w:tcW w:w="2581" w:type="dxa"/>
            <w:shd w:val="clear" w:color="auto" w:fill="E7E6E6" w:themeFill="background2"/>
            <w:vAlign w:val="center"/>
          </w:tcPr>
          <w:p w14:paraId="6F19268F" w14:textId="77777777" w:rsidR="002E3E0D" w:rsidRPr="00E2210A" w:rsidRDefault="002E3E0D"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검토</w:t>
            </w:r>
          </w:p>
        </w:tc>
        <w:tc>
          <w:tcPr>
            <w:tcW w:w="2581" w:type="dxa"/>
            <w:shd w:val="clear" w:color="auto" w:fill="E7E6E6" w:themeFill="background2"/>
            <w:vAlign w:val="center"/>
          </w:tcPr>
          <w:p w14:paraId="32E93D0D" w14:textId="77777777" w:rsidR="002E3E0D" w:rsidRPr="00E2210A" w:rsidRDefault="002E3E0D"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승인</w:t>
            </w:r>
          </w:p>
        </w:tc>
      </w:tr>
      <w:tr w:rsidR="002E3E0D" w14:paraId="071BDCD1" w14:textId="77777777" w:rsidTr="00BB5E4A">
        <w:trPr>
          <w:trHeight w:val="456"/>
        </w:trPr>
        <w:tc>
          <w:tcPr>
            <w:tcW w:w="1362" w:type="dxa"/>
            <w:shd w:val="clear" w:color="auto" w:fill="E7E6E6" w:themeFill="background2"/>
            <w:vAlign w:val="center"/>
          </w:tcPr>
          <w:p w14:paraId="4FC6690E" w14:textId="77777777" w:rsidR="002E3E0D" w:rsidRPr="00E2210A" w:rsidRDefault="002E3E0D"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성함</w:t>
            </w:r>
          </w:p>
        </w:tc>
        <w:tc>
          <w:tcPr>
            <w:tcW w:w="2581" w:type="dxa"/>
            <w:vAlign w:val="center"/>
          </w:tcPr>
          <w:p w14:paraId="09B90CB0" w14:textId="77777777" w:rsidR="002E3E0D" w:rsidRPr="00E2210A" w:rsidRDefault="002E3E0D" w:rsidP="00BB5E4A">
            <w:pPr>
              <w:wordWrap/>
              <w:spacing w:before="66" w:after="54" w:line="280" w:lineRule="exact"/>
              <w:jc w:val="center"/>
              <w:rPr>
                <w:rFonts w:asciiTheme="majorEastAsia" w:eastAsiaTheme="majorEastAsia" w:hAnsiTheme="majorEastAsia" w:cs="Tahoma"/>
                <w:szCs w:val="20"/>
              </w:rPr>
            </w:pPr>
            <w:del w:id="3" w:author="김은수" w:date="2026-09-28T14:23:00Z" w16du:dateUtc="2026-09-28T05:23:00Z">
              <w:r w:rsidRPr="00E2210A">
                <w:rPr>
                  <w:rFonts w:asciiTheme="majorEastAsia" w:eastAsiaTheme="majorEastAsia" w:hAnsiTheme="majorEastAsia" w:cs="Tahoma" w:hint="eastAsia"/>
                  <w:szCs w:val="20"/>
                </w:rPr>
                <w:delText>임정우</w:delText>
              </w:r>
            </w:del>
            <w:ins w:id="4" w:author="김은수" w:date="2026-09-28T14:23:00Z" w16du:dateUtc="2026-09-28T05:23:00Z">
              <w:r w:rsidRPr="00E2210A">
                <w:rPr>
                  <w:rFonts w:asciiTheme="majorEastAsia" w:eastAsiaTheme="majorEastAsia" w:hAnsiTheme="majorEastAsia" w:cs="Tahoma" w:hint="eastAsia"/>
                  <w:szCs w:val="20"/>
                </w:rPr>
                <w:t>김은수</w:t>
              </w:r>
            </w:ins>
          </w:p>
        </w:tc>
        <w:tc>
          <w:tcPr>
            <w:tcW w:w="2581" w:type="dxa"/>
            <w:vAlign w:val="center"/>
          </w:tcPr>
          <w:p w14:paraId="1B28842C" w14:textId="77777777" w:rsidR="002E3E0D" w:rsidRPr="00E2210A" w:rsidRDefault="002E3E0D"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7C63435A" w14:textId="77777777" w:rsidR="002E3E0D" w:rsidRPr="00E2210A" w:rsidRDefault="002E3E0D" w:rsidP="00BB5E4A">
            <w:pPr>
              <w:wordWrap/>
              <w:spacing w:before="66" w:after="54" w:line="280" w:lineRule="exact"/>
              <w:jc w:val="center"/>
              <w:rPr>
                <w:rFonts w:asciiTheme="majorEastAsia" w:eastAsiaTheme="majorEastAsia" w:hAnsiTheme="majorEastAsia" w:cs="Tahoma"/>
                <w:color w:val="000000"/>
                <w:szCs w:val="20"/>
              </w:rPr>
            </w:pPr>
            <w:del w:id="5" w:author="김은수" w:date="2026-09-28T14:23:00Z" w16du:dateUtc="2026-09-28T05:23:00Z">
              <w:r w:rsidRPr="00E2210A">
                <w:rPr>
                  <w:rFonts w:asciiTheme="majorEastAsia" w:eastAsiaTheme="majorEastAsia" w:hAnsiTheme="majorEastAsia" w:cs="Tahoma" w:hint="eastAsia"/>
                  <w:szCs w:val="20"/>
                </w:rPr>
                <w:delText>이호승</w:delText>
              </w:r>
            </w:del>
          </w:p>
        </w:tc>
      </w:tr>
      <w:tr w:rsidR="002E3E0D" w14:paraId="02DAD18B" w14:textId="77777777" w:rsidTr="00BB5E4A">
        <w:trPr>
          <w:trHeight w:val="456"/>
        </w:trPr>
        <w:tc>
          <w:tcPr>
            <w:tcW w:w="1362" w:type="dxa"/>
            <w:shd w:val="clear" w:color="auto" w:fill="E7E6E6" w:themeFill="background2"/>
            <w:vAlign w:val="center"/>
          </w:tcPr>
          <w:p w14:paraId="52F300FC" w14:textId="77777777" w:rsidR="002E3E0D" w:rsidRPr="00E2210A" w:rsidRDefault="002E3E0D"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직책</w:t>
            </w:r>
          </w:p>
        </w:tc>
        <w:tc>
          <w:tcPr>
            <w:tcW w:w="2581" w:type="dxa"/>
            <w:vAlign w:val="center"/>
          </w:tcPr>
          <w:p w14:paraId="4F79B330" w14:textId="77777777" w:rsidR="002E3E0D" w:rsidRPr="00E2210A" w:rsidRDefault="002E3E0D" w:rsidP="00BB5E4A">
            <w:pPr>
              <w:wordWrap/>
              <w:spacing w:before="66" w:after="54" w:line="280" w:lineRule="exact"/>
              <w:jc w:val="center"/>
              <w:rPr>
                <w:rFonts w:asciiTheme="majorEastAsia" w:eastAsiaTheme="majorEastAsia" w:hAnsiTheme="majorEastAsia" w:cs="Tahoma"/>
                <w:szCs w:val="20"/>
                <w:lang w:val="x-none" w:bidi="en-US"/>
              </w:rPr>
            </w:pPr>
            <w:del w:id="6" w:author="김은수" w:date="2026-09-28T14:23:00Z" w16du:dateUtc="2026-09-28T05:23:00Z">
              <w:r w:rsidRPr="00E2210A">
                <w:rPr>
                  <w:rFonts w:asciiTheme="majorEastAsia" w:eastAsiaTheme="majorEastAsia" w:hAnsiTheme="majorEastAsia" w:cs="Tahoma" w:hint="eastAsia"/>
                  <w:szCs w:val="20"/>
                  <w:lang w:val="x-none" w:bidi="en-US"/>
                </w:rPr>
                <w:delText>사업부장</w:delText>
              </w:r>
            </w:del>
            <w:ins w:id="7" w:author="김은수" w:date="2026-09-28T14:23:00Z" w16du:dateUtc="2026-09-28T05:23:00Z">
              <w:r w:rsidRPr="00E2210A">
                <w:rPr>
                  <w:rFonts w:asciiTheme="majorEastAsia" w:eastAsiaTheme="majorEastAsia" w:hAnsiTheme="majorEastAsia" w:cs="Tahoma" w:hint="eastAsia"/>
                  <w:szCs w:val="20"/>
                  <w:lang w:val="x-none" w:bidi="en-US"/>
                </w:rPr>
                <w:t>수석연구원</w:t>
              </w:r>
            </w:ins>
          </w:p>
        </w:tc>
        <w:tc>
          <w:tcPr>
            <w:tcW w:w="2581" w:type="dxa"/>
            <w:vAlign w:val="center"/>
          </w:tcPr>
          <w:p w14:paraId="0ADC2B02" w14:textId="77777777" w:rsidR="002E3E0D" w:rsidRPr="00E2210A" w:rsidRDefault="002E3E0D" w:rsidP="00BB5E4A">
            <w:pPr>
              <w:wordWrap/>
              <w:spacing w:before="66" w:after="54" w:line="280" w:lineRule="exact"/>
              <w:jc w:val="center"/>
              <w:rPr>
                <w:rFonts w:asciiTheme="majorEastAsia" w:eastAsiaTheme="majorEastAsia" w:hAnsiTheme="majorEastAsia" w:cs="Tahoma"/>
                <w:szCs w:val="20"/>
                <w:lang w:val="x-none" w:eastAsia="en-US" w:bidi="en-US"/>
              </w:rPr>
            </w:pPr>
          </w:p>
        </w:tc>
        <w:tc>
          <w:tcPr>
            <w:tcW w:w="2581" w:type="dxa"/>
            <w:vAlign w:val="center"/>
          </w:tcPr>
          <w:p w14:paraId="3B6A94CA" w14:textId="77777777" w:rsidR="002E3E0D" w:rsidRPr="00E2210A" w:rsidRDefault="002E3E0D" w:rsidP="00BB5E4A">
            <w:pPr>
              <w:wordWrap/>
              <w:spacing w:before="66" w:after="54" w:line="280" w:lineRule="exact"/>
              <w:jc w:val="center"/>
              <w:rPr>
                <w:rFonts w:asciiTheme="majorEastAsia" w:eastAsiaTheme="majorEastAsia" w:hAnsiTheme="majorEastAsia" w:cs="Tahoma"/>
                <w:color w:val="000000"/>
                <w:szCs w:val="20"/>
              </w:rPr>
            </w:pPr>
            <w:del w:id="8" w:author="김은수" w:date="2026-09-28T14:23:00Z" w16du:dateUtc="2026-09-28T05:23:00Z">
              <w:r w:rsidRPr="00E2210A">
                <w:rPr>
                  <w:rFonts w:asciiTheme="majorEastAsia" w:eastAsiaTheme="majorEastAsia" w:hAnsiTheme="majorEastAsia" w:cs="Tahoma" w:hint="eastAsia"/>
                  <w:szCs w:val="20"/>
                  <w:lang w:val="x-none" w:bidi="en-US"/>
                </w:rPr>
                <w:delText>기술이사</w:delText>
              </w:r>
            </w:del>
          </w:p>
        </w:tc>
      </w:tr>
      <w:tr w:rsidR="002E3E0D" w14:paraId="2AC77B4A" w14:textId="77777777" w:rsidTr="00BB5E4A">
        <w:trPr>
          <w:trHeight w:val="456"/>
        </w:trPr>
        <w:tc>
          <w:tcPr>
            <w:tcW w:w="1362" w:type="dxa"/>
            <w:shd w:val="clear" w:color="auto" w:fill="E7E6E6" w:themeFill="background2"/>
            <w:vAlign w:val="center"/>
          </w:tcPr>
          <w:p w14:paraId="1FA571E7" w14:textId="77777777" w:rsidR="002E3E0D" w:rsidRPr="00E2210A" w:rsidRDefault="002E3E0D"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일자</w:t>
            </w:r>
          </w:p>
        </w:tc>
        <w:tc>
          <w:tcPr>
            <w:tcW w:w="2581" w:type="dxa"/>
            <w:vAlign w:val="center"/>
          </w:tcPr>
          <w:p w14:paraId="290F6B6F" w14:textId="138F6BF5" w:rsidR="002E3E0D" w:rsidRPr="00E2210A" w:rsidRDefault="002E3E0D" w:rsidP="00BB5E4A">
            <w:pPr>
              <w:wordWrap/>
              <w:spacing w:before="66" w:after="54" w:line="280" w:lineRule="exact"/>
              <w:jc w:val="center"/>
              <w:rPr>
                <w:rFonts w:asciiTheme="majorEastAsia" w:eastAsiaTheme="majorEastAsia" w:hAnsiTheme="majorEastAsia" w:cs="Tahoma"/>
                <w:color w:val="000000" w:themeColor="text1"/>
                <w:szCs w:val="20"/>
              </w:rPr>
            </w:pPr>
            <w:del w:id="9"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sidR="00094055">
                <w:rPr>
                  <w:rFonts w:asciiTheme="majorEastAsia" w:eastAsiaTheme="majorEastAsia" w:hAnsiTheme="majorEastAsia" w:cs="Tahoma" w:hint="eastAsia"/>
                  <w:color w:val="000000" w:themeColor="text1"/>
                  <w:szCs w:val="20"/>
                </w:rPr>
                <w:delText>09.24</w:delText>
              </w:r>
            </w:del>
          </w:p>
        </w:tc>
        <w:tc>
          <w:tcPr>
            <w:tcW w:w="2581" w:type="dxa"/>
            <w:vAlign w:val="center"/>
          </w:tcPr>
          <w:p w14:paraId="4F995ADD" w14:textId="77777777" w:rsidR="002E3E0D" w:rsidRPr="00E2210A" w:rsidRDefault="002E3E0D" w:rsidP="00BB5E4A">
            <w:pPr>
              <w:wordWrap/>
              <w:spacing w:after="0" w:line="280" w:lineRule="exact"/>
              <w:jc w:val="center"/>
              <w:rPr>
                <w:rFonts w:asciiTheme="majorEastAsia" w:eastAsiaTheme="majorEastAsia" w:hAnsiTheme="majorEastAsia" w:cs="Tahoma"/>
                <w:color w:val="000000" w:themeColor="text1"/>
                <w:szCs w:val="20"/>
              </w:rPr>
            </w:pPr>
          </w:p>
        </w:tc>
        <w:tc>
          <w:tcPr>
            <w:tcW w:w="2581" w:type="dxa"/>
            <w:vAlign w:val="center"/>
          </w:tcPr>
          <w:p w14:paraId="493FAC72" w14:textId="0CE77A21" w:rsidR="002E3E0D" w:rsidRPr="00E2210A" w:rsidRDefault="002E3E0D" w:rsidP="00BB5E4A">
            <w:pPr>
              <w:wordWrap/>
              <w:spacing w:after="0" w:line="280" w:lineRule="exact"/>
              <w:jc w:val="center"/>
              <w:rPr>
                <w:rFonts w:asciiTheme="majorEastAsia" w:eastAsiaTheme="majorEastAsia" w:hAnsiTheme="majorEastAsia" w:cs="Tahoma"/>
                <w:color w:val="000000" w:themeColor="text1"/>
                <w:szCs w:val="20"/>
              </w:rPr>
            </w:pPr>
            <w:del w:id="10" w:author="김은수" w:date="2026-09-28T14:23:00Z" w16du:dateUtc="2026-09-28T05:23:00Z">
              <w:r>
                <w:rPr>
                  <w:rFonts w:asciiTheme="majorEastAsia" w:eastAsiaTheme="majorEastAsia" w:hAnsiTheme="majorEastAsia" w:cs="Tahoma" w:hint="eastAsia"/>
                  <w:color w:val="000000" w:themeColor="text1"/>
                  <w:szCs w:val="20"/>
                </w:rPr>
                <w:delText>2</w:delText>
              </w:r>
              <w:r>
                <w:rPr>
                  <w:rFonts w:asciiTheme="majorEastAsia" w:eastAsiaTheme="majorEastAsia" w:hAnsiTheme="majorEastAsia" w:cs="Tahoma"/>
                  <w:color w:val="000000" w:themeColor="text1"/>
                  <w:szCs w:val="20"/>
                </w:rPr>
                <w:delText>020.</w:delText>
              </w:r>
              <w:r w:rsidR="00094055">
                <w:rPr>
                  <w:rFonts w:asciiTheme="majorEastAsia" w:eastAsiaTheme="majorEastAsia" w:hAnsiTheme="majorEastAsia" w:cs="Tahoma" w:hint="eastAsia"/>
                  <w:color w:val="000000" w:themeColor="text1"/>
                  <w:szCs w:val="20"/>
                </w:rPr>
                <w:delText>09.24</w:delText>
              </w:r>
            </w:del>
          </w:p>
        </w:tc>
      </w:tr>
      <w:tr w:rsidR="002E3E0D" w14:paraId="5767EA28" w14:textId="77777777" w:rsidTr="00BB5E4A">
        <w:trPr>
          <w:trHeight w:val="1315"/>
        </w:trPr>
        <w:tc>
          <w:tcPr>
            <w:tcW w:w="1362" w:type="dxa"/>
            <w:shd w:val="clear" w:color="auto" w:fill="E7E6E6" w:themeFill="background2"/>
            <w:vAlign w:val="center"/>
          </w:tcPr>
          <w:p w14:paraId="41D1929C" w14:textId="77777777" w:rsidR="002E3E0D" w:rsidRPr="00E2210A" w:rsidRDefault="002E3E0D" w:rsidP="00BB5E4A">
            <w:pPr>
              <w:wordWrap/>
              <w:spacing w:before="66" w:after="54" w:line="280" w:lineRule="exact"/>
              <w:jc w:val="center"/>
              <w:rPr>
                <w:rFonts w:asciiTheme="majorEastAsia" w:eastAsiaTheme="majorEastAsia" w:hAnsiTheme="majorEastAsia" w:cs="Tahoma"/>
                <w:b/>
                <w:color w:val="000000"/>
                <w:szCs w:val="20"/>
              </w:rPr>
            </w:pPr>
            <w:r w:rsidRPr="00E2210A">
              <w:rPr>
                <w:rFonts w:asciiTheme="majorEastAsia" w:eastAsiaTheme="majorEastAsia" w:hAnsiTheme="majorEastAsia" w:cs="Tahoma" w:hint="eastAsia"/>
                <w:b/>
                <w:color w:val="000000"/>
                <w:szCs w:val="20"/>
              </w:rPr>
              <w:t>서명</w:t>
            </w:r>
          </w:p>
        </w:tc>
        <w:tc>
          <w:tcPr>
            <w:tcW w:w="2581" w:type="dxa"/>
            <w:vAlign w:val="center"/>
          </w:tcPr>
          <w:p w14:paraId="1FF24483" w14:textId="77777777" w:rsidR="002E3E0D" w:rsidRPr="00E2210A" w:rsidRDefault="002E3E0D" w:rsidP="00BB5E4A">
            <w:pPr>
              <w:wordWrap/>
              <w:spacing w:before="66" w:after="54" w:line="280" w:lineRule="exact"/>
              <w:jc w:val="center"/>
              <w:rPr>
                <w:rFonts w:asciiTheme="majorEastAsia" w:eastAsiaTheme="majorEastAsia" w:hAnsiTheme="majorEastAsia" w:cs="Tahoma"/>
                <w:szCs w:val="20"/>
              </w:rPr>
            </w:pPr>
            <w:del w:id="11" w:author="김은수" w:date="2026-09-28T14:23:00Z" w16du:dateUtc="2026-09-28T05:23:00Z">
              <w:r w:rsidRPr="00E2210A">
                <w:rPr>
                  <w:rFonts w:asciiTheme="majorEastAsia" w:eastAsiaTheme="majorEastAsia" w:hAnsiTheme="majorEastAsia"/>
                  <w:noProof/>
                </w:rPr>
                <w:drawing>
                  <wp:anchor distT="0" distB="0" distL="114300" distR="114300" simplePos="0" relativeHeight="251659264" behindDoc="0" locked="0" layoutInCell="1" allowOverlap="1" wp14:anchorId="488EF2A6" wp14:editId="2EFF9649">
                    <wp:simplePos x="0" y="0"/>
                    <wp:positionH relativeFrom="column">
                      <wp:posOffset>-5715</wp:posOffset>
                    </wp:positionH>
                    <wp:positionV relativeFrom="paragraph">
                      <wp:posOffset>-20320</wp:posOffset>
                    </wp:positionV>
                    <wp:extent cx="1504950" cy="676275"/>
                    <wp:effectExtent l="0" t="0" r="0" b="9525"/>
                    <wp:wrapNone/>
                    <wp:docPr id="3" name="그림 3" descr="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라인이(가) 표시된 사진&#10;&#10;자동 생성된 설명"/>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950" cy="6762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c>
          <w:tcPr>
            <w:tcW w:w="2581" w:type="dxa"/>
            <w:vAlign w:val="center"/>
          </w:tcPr>
          <w:p w14:paraId="2C3B2743" w14:textId="77777777" w:rsidR="002E3E0D" w:rsidRPr="00E2210A" w:rsidRDefault="002E3E0D" w:rsidP="00BB5E4A">
            <w:pPr>
              <w:wordWrap/>
              <w:spacing w:before="66" w:after="54" w:line="280" w:lineRule="exact"/>
              <w:jc w:val="center"/>
              <w:rPr>
                <w:rFonts w:asciiTheme="majorEastAsia" w:eastAsiaTheme="majorEastAsia" w:hAnsiTheme="majorEastAsia" w:cs="Tahoma"/>
                <w:szCs w:val="20"/>
              </w:rPr>
            </w:pPr>
          </w:p>
        </w:tc>
        <w:tc>
          <w:tcPr>
            <w:tcW w:w="2581" w:type="dxa"/>
            <w:vAlign w:val="center"/>
          </w:tcPr>
          <w:p w14:paraId="745E0EBA" w14:textId="77777777" w:rsidR="002E3E0D" w:rsidRPr="00E2210A" w:rsidRDefault="002E3E0D" w:rsidP="00BB5E4A">
            <w:pPr>
              <w:wordWrap/>
              <w:spacing w:before="66" w:after="54" w:line="280" w:lineRule="exact"/>
              <w:jc w:val="center"/>
              <w:rPr>
                <w:rFonts w:asciiTheme="majorEastAsia" w:eastAsiaTheme="majorEastAsia" w:hAnsiTheme="majorEastAsia" w:cs="Tahoma"/>
                <w:color w:val="000000"/>
                <w:szCs w:val="20"/>
              </w:rPr>
            </w:pPr>
            <w:del w:id="12" w:author="김은수" w:date="2026-09-28T14:23:00Z" w16du:dateUtc="2026-09-28T05:23:00Z">
              <w:r w:rsidRPr="00E2210A">
                <w:rPr>
                  <w:rFonts w:asciiTheme="majorEastAsia" w:eastAsiaTheme="majorEastAsia" w:hAnsiTheme="majorEastAsia"/>
                  <w:noProof/>
                </w:rPr>
                <w:drawing>
                  <wp:anchor distT="0" distB="0" distL="114300" distR="114300" simplePos="0" relativeHeight="251661312" behindDoc="0" locked="0" layoutInCell="1" allowOverlap="1" wp14:anchorId="1E35290A" wp14:editId="78743926">
                    <wp:simplePos x="0" y="0"/>
                    <wp:positionH relativeFrom="column">
                      <wp:posOffset>-24765</wp:posOffset>
                    </wp:positionH>
                    <wp:positionV relativeFrom="paragraph">
                      <wp:posOffset>-38735</wp:posOffset>
                    </wp:positionV>
                    <wp:extent cx="1504950" cy="714375"/>
                    <wp:effectExtent l="0" t="0" r="0" b="9525"/>
                    <wp:wrapNone/>
                    <wp:docPr id="2" name="그림 2" descr="스케치, 그림, 라인 아트, 아동 미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스케치, 그림, 라인 아트, 아동 미술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950" cy="714375"/>
                            </a:xfrm>
                            <a:prstGeom prst="rect">
                              <a:avLst/>
                            </a:prstGeom>
                            <a:noFill/>
                            <a:ln>
                              <a:noFill/>
                            </a:ln>
                          </pic:spPr>
                        </pic:pic>
                      </a:graphicData>
                    </a:graphic>
                    <wp14:sizeRelH relativeFrom="page">
                      <wp14:pctWidth>0</wp14:pctWidth>
                    </wp14:sizeRelH>
                    <wp14:sizeRelV relativeFrom="page">
                      <wp14:pctHeight>0</wp14:pctHeight>
                    </wp14:sizeRelV>
                  </wp:anchor>
                </w:drawing>
              </w:r>
            </w:del>
          </w:p>
        </w:tc>
      </w:tr>
      <w:bookmarkEnd w:id="2"/>
    </w:tbl>
    <w:p w14:paraId="676B0380" w14:textId="50DB7B84" w:rsidR="00F21B5D" w:rsidRDefault="00F21B5D" w:rsidP="004F1B00">
      <w:pPr>
        <w:spacing w:after="0" w:line="240" w:lineRule="auto"/>
        <w:jc w:val="left"/>
        <w:rPr>
          <w:b/>
          <w:szCs w:val="20"/>
        </w:rPr>
      </w:pPr>
    </w:p>
    <w:p w14:paraId="47E99C55" w14:textId="69421059" w:rsidR="00366D61" w:rsidRPr="00366D61" w:rsidRDefault="00366D61" w:rsidP="004F1B00">
      <w:pPr>
        <w:tabs>
          <w:tab w:val="left" w:pos="1215"/>
        </w:tabs>
        <w:spacing w:after="0" w:line="240" w:lineRule="auto"/>
        <w:sectPr w:rsidR="00366D61" w:rsidRPr="00366D61" w:rsidSect="00C41441">
          <w:headerReference w:type="default" r:id="rId10"/>
          <w:footerReference w:type="default" r:id="rId11"/>
          <w:pgSz w:w="11906" w:h="16838" w:code="9"/>
          <w:pgMar w:top="1134" w:right="1134" w:bottom="851" w:left="1134" w:header="1020" w:footer="680" w:gutter="0"/>
          <w:cols w:space="425"/>
          <w:docGrid w:linePitch="360"/>
        </w:sectPr>
      </w:pPr>
    </w:p>
    <w:tbl>
      <w:tblPr>
        <w:tblW w:w="960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684"/>
        <w:gridCol w:w="4648"/>
        <w:gridCol w:w="2693"/>
        <w:gridCol w:w="1580"/>
      </w:tblGrid>
      <w:tr w:rsidR="00BE47D2" w:rsidRPr="00B312B3" w14:paraId="55763157" w14:textId="77777777" w:rsidTr="0072318A">
        <w:trPr>
          <w:trHeight w:hRule="exact" w:val="710"/>
        </w:trPr>
        <w:tc>
          <w:tcPr>
            <w:tcW w:w="684" w:type="dxa"/>
            <w:tcBorders>
              <w:top w:val="single" w:sz="12" w:space="0" w:color="auto"/>
              <w:left w:val="single" w:sz="12" w:space="0" w:color="auto"/>
              <w:bottom w:val="double" w:sz="4" w:space="0" w:color="auto"/>
              <w:right w:val="single" w:sz="6" w:space="0" w:color="auto"/>
            </w:tcBorders>
            <w:shd w:val="clear" w:color="auto" w:fill="F2F2F2" w:themeFill="background1" w:themeFillShade="F2"/>
            <w:vAlign w:val="center"/>
          </w:tcPr>
          <w:p w14:paraId="13BB478D" w14:textId="77777777" w:rsidR="00BE47D2" w:rsidRPr="002B7B95" w:rsidRDefault="00BE47D2" w:rsidP="004F1B00">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olor w:val="000000" w:themeColor="text1"/>
              </w:rPr>
              <w:br w:type="page"/>
            </w:r>
            <w:r w:rsidRPr="002B7B95">
              <w:rPr>
                <w:rFonts w:asciiTheme="minorHAnsi" w:eastAsiaTheme="minorHAnsi" w:hAnsiTheme="minorHAnsi" w:cs="Times New Roman"/>
                <w:b/>
                <w:color w:val="000000" w:themeColor="text1"/>
              </w:rPr>
              <w:t>No.</w:t>
            </w:r>
          </w:p>
        </w:tc>
        <w:tc>
          <w:tcPr>
            <w:tcW w:w="4648"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12B4B129" w14:textId="77777777" w:rsidR="00BE47D2" w:rsidRPr="002B7B95" w:rsidRDefault="00BE47D2" w:rsidP="004F1B00">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내용</w:t>
            </w:r>
          </w:p>
        </w:tc>
        <w:tc>
          <w:tcPr>
            <w:tcW w:w="2693" w:type="dxa"/>
            <w:tcBorders>
              <w:top w:val="single" w:sz="12" w:space="0" w:color="auto"/>
              <w:left w:val="single" w:sz="6" w:space="0" w:color="auto"/>
              <w:bottom w:val="double" w:sz="4" w:space="0" w:color="auto"/>
              <w:right w:val="single" w:sz="6" w:space="0" w:color="auto"/>
            </w:tcBorders>
            <w:shd w:val="clear" w:color="auto" w:fill="F2F2F2" w:themeFill="background1" w:themeFillShade="F2"/>
            <w:vAlign w:val="center"/>
          </w:tcPr>
          <w:p w14:paraId="38FD2991" w14:textId="77777777" w:rsidR="00BE47D2" w:rsidRPr="002B7B95" w:rsidRDefault="00BE47D2" w:rsidP="004F1B00">
            <w:pPr>
              <w:pStyle w:val="a9"/>
              <w:spacing w:line="240" w:lineRule="auto"/>
              <w:jc w:val="center"/>
              <w:rPr>
                <w:rFonts w:asciiTheme="minorHAnsi" w:eastAsiaTheme="minorHAnsi" w:hAnsiTheme="minorHAnsi" w:cs="Times New Roman"/>
                <w:b/>
                <w:color w:val="000000" w:themeColor="text1"/>
              </w:rPr>
            </w:pPr>
            <w:r>
              <w:rPr>
                <w:rFonts w:asciiTheme="minorHAnsi" w:eastAsiaTheme="minorHAnsi" w:hAnsiTheme="minorHAnsi" w:cs="Times New Roman" w:hint="eastAsia"/>
                <w:b/>
                <w:color w:val="000000" w:themeColor="text1"/>
              </w:rPr>
              <w:t xml:space="preserve">개정 위치 </w:t>
            </w:r>
          </w:p>
        </w:tc>
        <w:tc>
          <w:tcPr>
            <w:tcW w:w="1580" w:type="dxa"/>
            <w:tcBorders>
              <w:top w:val="single" w:sz="12" w:space="0" w:color="auto"/>
              <w:left w:val="single" w:sz="6" w:space="0" w:color="auto"/>
              <w:bottom w:val="double" w:sz="4" w:space="0" w:color="auto"/>
              <w:right w:val="single" w:sz="12" w:space="0" w:color="auto"/>
            </w:tcBorders>
            <w:shd w:val="clear" w:color="auto" w:fill="F2F2F2" w:themeFill="background1" w:themeFillShade="F2"/>
            <w:vAlign w:val="center"/>
          </w:tcPr>
          <w:p w14:paraId="633077F1" w14:textId="77777777" w:rsidR="00BE47D2" w:rsidRPr="002B7B95" w:rsidRDefault="00BE47D2" w:rsidP="004F1B00">
            <w:pPr>
              <w:pStyle w:val="a9"/>
              <w:spacing w:line="240" w:lineRule="auto"/>
              <w:jc w:val="center"/>
              <w:rPr>
                <w:rFonts w:asciiTheme="minorHAnsi" w:eastAsiaTheme="minorHAnsi" w:hAnsiTheme="minorHAnsi" w:cs="Times New Roman"/>
                <w:b/>
                <w:color w:val="000000" w:themeColor="text1"/>
              </w:rPr>
            </w:pPr>
            <w:r w:rsidRPr="002B7B95">
              <w:rPr>
                <w:rFonts w:asciiTheme="minorHAnsi" w:eastAsiaTheme="minorHAnsi" w:hAnsiTheme="minorHAnsi" w:cs="Times New Roman" w:hint="eastAsia"/>
                <w:b/>
                <w:color w:val="000000" w:themeColor="text1"/>
              </w:rPr>
              <w:t>개정 날짜</w:t>
            </w:r>
          </w:p>
        </w:tc>
      </w:tr>
      <w:tr w:rsidR="00BE47D2" w:rsidRPr="00B312B3" w14:paraId="772A62E4" w14:textId="77777777" w:rsidTr="0072318A">
        <w:trPr>
          <w:trHeight w:val="611"/>
        </w:trPr>
        <w:tc>
          <w:tcPr>
            <w:tcW w:w="684" w:type="dxa"/>
            <w:tcBorders>
              <w:top w:val="double" w:sz="4" w:space="0" w:color="auto"/>
              <w:left w:val="single" w:sz="12" w:space="0" w:color="auto"/>
              <w:bottom w:val="single" w:sz="6" w:space="0" w:color="auto"/>
              <w:right w:val="single" w:sz="6" w:space="0" w:color="auto"/>
            </w:tcBorders>
            <w:vAlign w:val="center"/>
          </w:tcPr>
          <w:p w14:paraId="324FB9D0"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0</w:t>
            </w:r>
          </w:p>
        </w:tc>
        <w:tc>
          <w:tcPr>
            <w:tcW w:w="4648" w:type="dxa"/>
            <w:tcBorders>
              <w:top w:val="double" w:sz="4" w:space="0" w:color="auto"/>
              <w:left w:val="single" w:sz="6" w:space="0" w:color="auto"/>
              <w:bottom w:val="single" w:sz="6" w:space="0" w:color="auto"/>
              <w:right w:val="single" w:sz="6" w:space="0" w:color="auto"/>
            </w:tcBorders>
            <w:vAlign w:val="center"/>
          </w:tcPr>
          <w:p w14:paraId="379826EC" w14:textId="77777777" w:rsidR="00BE47D2" w:rsidRPr="002B7B95" w:rsidRDefault="00BE47D2" w:rsidP="004F1B00">
            <w:pPr>
              <w:pStyle w:val="a9"/>
              <w:spacing w:line="240" w:lineRule="auto"/>
              <w:ind w:leftChars="50" w:left="100" w:rightChars="50" w:right="100"/>
              <w:jc w:val="left"/>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최초 제정</w:t>
            </w:r>
          </w:p>
        </w:tc>
        <w:tc>
          <w:tcPr>
            <w:tcW w:w="2693" w:type="dxa"/>
            <w:tcBorders>
              <w:top w:val="double" w:sz="4" w:space="0" w:color="auto"/>
              <w:left w:val="single" w:sz="6" w:space="0" w:color="auto"/>
              <w:bottom w:val="single" w:sz="6" w:space="0" w:color="auto"/>
              <w:right w:val="single" w:sz="6" w:space="0" w:color="auto"/>
            </w:tcBorders>
            <w:vAlign w:val="center"/>
          </w:tcPr>
          <w:p w14:paraId="6319F4B6" w14:textId="7928F02F" w:rsidR="00BE47D2" w:rsidRPr="002B7B95" w:rsidRDefault="00BA68F8" w:rsidP="004F1B00">
            <w:pPr>
              <w:pStyle w:val="a9"/>
              <w:spacing w:line="240" w:lineRule="auto"/>
              <w:jc w:val="center"/>
              <w:rPr>
                <w:rFonts w:asciiTheme="minorHAnsi" w:eastAsiaTheme="minorHAnsi" w:hAnsiTheme="minorHAnsi" w:cs="Times New Roman"/>
                <w:color w:val="000000" w:themeColor="text1"/>
              </w:rPr>
            </w:pPr>
            <w:r>
              <w:rPr>
                <w:rFonts w:asciiTheme="minorHAnsi" w:eastAsiaTheme="minorHAnsi" w:hAnsiTheme="minorHAnsi" w:cs="Times New Roman" w:hint="eastAsia"/>
                <w:color w:val="000000" w:themeColor="text1"/>
              </w:rPr>
              <w:t>-</w:t>
            </w:r>
          </w:p>
        </w:tc>
        <w:tc>
          <w:tcPr>
            <w:tcW w:w="1580" w:type="dxa"/>
            <w:tcBorders>
              <w:top w:val="double" w:sz="4" w:space="0" w:color="auto"/>
              <w:left w:val="single" w:sz="6" w:space="0" w:color="auto"/>
              <w:bottom w:val="single" w:sz="6" w:space="0" w:color="auto"/>
              <w:right w:val="single" w:sz="12" w:space="0" w:color="auto"/>
            </w:tcBorders>
            <w:vAlign w:val="center"/>
          </w:tcPr>
          <w:p w14:paraId="75CDE72B" w14:textId="5129F36A" w:rsidR="00BE47D2" w:rsidRPr="002B7B95" w:rsidRDefault="00AF32B0" w:rsidP="004F1B00">
            <w:pPr>
              <w:pStyle w:val="a9"/>
              <w:spacing w:line="240" w:lineRule="auto"/>
              <w:jc w:val="center"/>
              <w:rPr>
                <w:rFonts w:asciiTheme="minorHAnsi" w:eastAsiaTheme="minorHAnsi" w:hAnsiTheme="minorHAnsi" w:cs="Times New Roman"/>
                <w:color w:val="000000" w:themeColor="text1"/>
              </w:rPr>
            </w:pPr>
            <w:del w:id="18" w:author="김은수" w:date="2026-09-28T14:23:00Z" w16du:dateUtc="2026-09-28T05:23:00Z">
              <w:r>
                <w:rPr>
                  <w:rFonts w:asciiTheme="minorHAnsi" w:eastAsiaTheme="minorHAnsi" w:hAnsiTheme="minorHAnsi" w:cs="Times New Roman" w:hint="eastAsia"/>
                  <w:color w:val="000000" w:themeColor="text1"/>
                </w:rPr>
                <w:delText>2</w:delText>
              </w:r>
              <w:r>
                <w:rPr>
                  <w:rFonts w:asciiTheme="minorHAnsi" w:eastAsiaTheme="minorHAnsi" w:hAnsiTheme="minorHAnsi" w:cs="Times New Roman"/>
                  <w:color w:val="000000" w:themeColor="text1"/>
                </w:rPr>
                <w:delText>020.</w:delText>
              </w:r>
              <w:r w:rsidR="00094055">
                <w:rPr>
                  <w:rFonts w:asciiTheme="minorHAnsi" w:eastAsiaTheme="minorHAnsi" w:hAnsiTheme="minorHAnsi" w:cs="Times New Roman" w:hint="eastAsia"/>
                  <w:color w:val="000000" w:themeColor="text1"/>
                </w:rPr>
                <w:delText>09.24</w:delText>
              </w:r>
            </w:del>
          </w:p>
        </w:tc>
      </w:tr>
      <w:tr w:rsidR="00BE47D2" w:rsidRPr="00B312B3" w14:paraId="61D613B5"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3020B1DA" w14:textId="77777777" w:rsidR="00BE47D2" w:rsidRPr="002B7B95" w:rsidRDefault="00BE47D2" w:rsidP="004F1B00">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w:t>
            </w:r>
          </w:p>
        </w:tc>
        <w:tc>
          <w:tcPr>
            <w:tcW w:w="4648" w:type="dxa"/>
            <w:tcBorders>
              <w:top w:val="single" w:sz="6" w:space="0" w:color="auto"/>
              <w:left w:val="single" w:sz="6" w:space="0" w:color="auto"/>
              <w:bottom w:val="single" w:sz="6" w:space="0" w:color="auto"/>
              <w:right w:val="single" w:sz="6" w:space="0" w:color="auto"/>
            </w:tcBorders>
            <w:vAlign w:val="center"/>
          </w:tcPr>
          <w:p w14:paraId="7153B6C2" w14:textId="32272838" w:rsidR="00BE47D2" w:rsidRPr="002B7B95" w:rsidRDefault="00BE47D2" w:rsidP="004F1B00">
            <w:pPr>
              <w:pStyle w:val="a9"/>
              <w:spacing w:line="240" w:lineRule="auto"/>
              <w:ind w:leftChars="50" w:left="100" w:rightChars="50" w:right="100"/>
              <w:jc w:val="left"/>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33972404" w14:textId="04EDCEE7" w:rsidR="00BE47D2" w:rsidRPr="002B7B95" w:rsidRDefault="00BE47D2" w:rsidP="004F1B00">
            <w:pPr>
              <w:pStyle w:val="a9"/>
              <w:spacing w:line="240" w:lineRule="auto"/>
              <w:ind w:leftChars="50" w:left="100" w:rightChars="50" w:right="100"/>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84D8AE3"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5B3015DA"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6CBF0083" w14:textId="77777777" w:rsidR="00BE47D2" w:rsidRPr="002B7B95" w:rsidRDefault="00BE47D2" w:rsidP="004F1B00">
            <w:pPr>
              <w:pStyle w:val="a9"/>
              <w:spacing w:line="240" w:lineRule="auto"/>
              <w:ind w:leftChars="50" w:left="100" w:rightChars="50" w:right="100"/>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2</w:t>
            </w:r>
          </w:p>
        </w:tc>
        <w:tc>
          <w:tcPr>
            <w:tcW w:w="4648" w:type="dxa"/>
            <w:tcBorders>
              <w:top w:val="single" w:sz="6" w:space="0" w:color="auto"/>
              <w:left w:val="single" w:sz="6" w:space="0" w:color="auto"/>
              <w:bottom w:val="single" w:sz="6" w:space="0" w:color="auto"/>
              <w:right w:val="single" w:sz="6" w:space="0" w:color="auto"/>
            </w:tcBorders>
            <w:vAlign w:val="center"/>
          </w:tcPr>
          <w:p w14:paraId="768381CB" w14:textId="77777777" w:rsidR="00BE47D2" w:rsidRPr="00BE47D2" w:rsidRDefault="00BE47D2" w:rsidP="004F1B00">
            <w:pPr>
              <w:pStyle w:val="a9"/>
              <w:spacing w:line="240" w:lineRule="auto"/>
              <w:ind w:leftChars="50" w:left="100" w:rightChars="50" w:right="100"/>
              <w:jc w:val="left"/>
              <w:rPr>
                <w:rFonts w:asciiTheme="minorHAnsi" w:eastAsiaTheme="minorHAnsi" w:hAnsiTheme="minorHAnsi" w:cs="Times New Roman"/>
                <w:bCs/>
                <w:iCs/>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2E1751A4" w14:textId="77777777" w:rsidR="00BE47D2" w:rsidRPr="00BE47D2" w:rsidRDefault="00BE47D2" w:rsidP="004F1B00">
            <w:pPr>
              <w:pStyle w:val="a9"/>
              <w:spacing w:line="240" w:lineRule="auto"/>
              <w:ind w:leftChars="50" w:left="100" w:rightChars="50" w:right="100"/>
              <w:jc w:val="center"/>
              <w:rPr>
                <w:rFonts w:asciiTheme="minorHAnsi" w:eastAsiaTheme="minorHAnsi" w:hAnsiTheme="minorHAnsi" w:cs="Times New Roman"/>
                <w:bCs/>
                <w:iCs/>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FA3D506" w14:textId="77777777" w:rsidR="00BE47D2" w:rsidRPr="00BE47D2" w:rsidRDefault="00BE47D2" w:rsidP="004F1B00">
            <w:pPr>
              <w:pStyle w:val="a9"/>
              <w:spacing w:line="240" w:lineRule="auto"/>
              <w:jc w:val="center"/>
              <w:rPr>
                <w:rFonts w:asciiTheme="minorHAnsi" w:eastAsiaTheme="minorHAnsi" w:hAnsiTheme="minorHAnsi" w:cs="Times New Roman"/>
                <w:bCs/>
                <w:iCs/>
                <w:color w:val="000000" w:themeColor="text1"/>
              </w:rPr>
            </w:pPr>
          </w:p>
        </w:tc>
      </w:tr>
      <w:tr w:rsidR="00BE47D2" w:rsidRPr="00B312B3" w14:paraId="340B4193"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5EC341C2"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3</w:t>
            </w:r>
          </w:p>
        </w:tc>
        <w:tc>
          <w:tcPr>
            <w:tcW w:w="4648" w:type="dxa"/>
            <w:tcBorders>
              <w:top w:val="single" w:sz="6" w:space="0" w:color="auto"/>
              <w:left w:val="single" w:sz="6" w:space="0" w:color="auto"/>
              <w:bottom w:val="single" w:sz="6" w:space="0" w:color="auto"/>
              <w:right w:val="single" w:sz="6" w:space="0" w:color="auto"/>
            </w:tcBorders>
            <w:vAlign w:val="center"/>
          </w:tcPr>
          <w:p w14:paraId="03BE8918" w14:textId="77777777" w:rsidR="00BE47D2" w:rsidRPr="002B7B95" w:rsidRDefault="00BE47D2" w:rsidP="004F1B00">
            <w:pPr>
              <w:pStyle w:val="a9"/>
              <w:spacing w:line="240" w:lineRule="auto"/>
              <w:ind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3F9E1A7C"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F6AECCD"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4FCDC6F9"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EDF7AB9"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4</w:t>
            </w:r>
          </w:p>
        </w:tc>
        <w:tc>
          <w:tcPr>
            <w:tcW w:w="4648" w:type="dxa"/>
            <w:tcBorders>
              <w:top w:val="single" w:sz="6" w:space="0" w:color="auto"/>
              <w:left w:val="single" w:sz="6" w:space="0" w:color="auto"/>
              <w:bottom w:val="single" w:sz="6" w:space="0" w:color="auto"/>
              <w:right w:val="single" w:sz="6" w:space="0" w:color="auto"/>
            </w:tcBorders>
            <w:vAlign w:val="center"/>
          </w:tcPr>
          <w:p w14:paraId="4E73C846"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4AD700B1"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5426948"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18033E9C"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45713CD"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5</w:t>
            </w:r>
          </w:p>
        </w:tc>
        <w:tc>
          <w:tcPr>
            <w:tcW w:w="4648" w:type="dxa"/>
            <w:tcBorders>
              <w:top w:val="single" w:sz="6" w:space="0" w:color="auto"/>
              <w:left w:val="single" w:sz="6" w:space="0" w:color="auto"/>
              <w:bottom w:val="single" w:sz="6" w:space="0" w:color="auto"/>
              <w:right w:val="single" w:sz="6" w:space="0" w:color="auto"/>
            </w:tcBorders>
            <w:vAlign w:val="center"/>
          </w:tcPr>
          <w:p w14:paraId="3B9F750B"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F59EB1A"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79D48EB"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6BD26555"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F8594FA"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6</w:t>
            </w:r>
          </w:p>
        </w:tc>
        <w:tc>
          <w:tcPr>
            <w:tcW w:w="4648" w:type="dxa"/>
            <w:tcBorders>
              <w:top w:val="single" w:sz="6" w:space="0" w:color="auto"/>
              <w:left w:val="single" w:sz="6" w:space="0" w:color="auto"/>
              <w:bottom w:val="single" w:sz="6" w:space="0" w:color="auto"/>
              <w:right w:val="single" w:sz="6" w:space="0" w:color="auto"/>
            </w:tcBorders>
            <w:vAlign w:val="center"/>
          </w:tcPr>
          <w:p w14:paraId="52B11E66"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FE81840"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35F7505A"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2E7D2BE4"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1866984"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7</w:t>
            </w:r>
          </w:p>
        </w:tc>
        <w:tc>
          <w:tcPr>
            <w:tcW w:w="4648" w:type="dxa"/>
            <w:tcBorders>
              <w:top w:val="single" w:sz="6" w:space="0" w:color="auto"/>
              <w:left w:val="single" w:sz="6" w:space="0" w:color="auto"/>
              <w:bottom w:val="single" w:sz="6" w:space="0" w:color="auto"/>
              <w:right w:val="single" w:sz="6" w:space="0" w:color="auto"/>
            </w:tcBorders>
            <w:vAlign w:val="center"/>
          </w:tcPr>
          <w:p w14:paraId="1C8A9558"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b/>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0B9000C7" w14:textId="77777777" w:rsidR="00BE47D2" w:rsidRPr="002B7B95" w:rsidRDefault="00BE47D2" w:rsidP="004F1B00">
            <w:pPr>
              <w:pStyle w:val="a9"/>
              <w:spacing w:line="240" w:lineRule="auto"/>
              <w:jc w:val="center"/>
              <w:rPr>
                <w:rFonts w:asciiTheme="minorHAnsi" w:eastAsiaTheme="minorHAnsi" w:hAnsiTheme="minorHAnsi" w:cs="Times New Roman"/>
                <w:b/>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E7A8CED"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2815270B"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1309861C"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8</w:t>
            </w:r>
          </w:p>
        </w:tc>
        <w:tc>
          <w:tcPr>
            <w:tcW w:w="4648" w:type="dxa"/>
            <w:tcBorders>
              <w:top w:val="single" w:sz="6" w:space="0" w:color="auto"/>
              <w:left w:val="single" w:sz="6" w:space="0" w:color="auto"/>
              <w:bottom w:val="single" w:sz="6" w:space="0" w:color="auto"/>
              <w:right w:val="single" w:sz="6" w:space="0" w:color="auto"/>
            </w:tcBorders>
            <w:vAlign w:val="center"/>
          </w:tcPr>
          <w:p w14:paraId="6F6AABCF"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A4E1F44"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2126E0F"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45024DDB"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E87928F"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9</w:t>
            </w:r>
          </w:p>
        </w:tc>
        <w:tc>
          <w:tcPr>
            <w:tcW w:w="4648" w:type="dxa"/>
            <w:tcBorders>
              <w:top w:val="single" w:sz="6" w:space="0" w:color="auto"/>
              <w:left w:val="single" w:sz="6" w:space="0" w:color="auto"/>
              <w:bottom w:val="single" w:sz="6" w:space="0" w:color="auto"/>
              <w:right w:val="single" w:sz="6" w:space="0" w:color="auto"/>
            </w:tcBorders>
            <w:vAlign w:val="center"/>
          </w:tcPr>
          <w:p w14:paraId="420E4F51"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3A05A853"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06174016"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4F4F0522"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4719770"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10</w:t>
            </w:r>
          </w:p>
        </w:tc>
        <w:tc>
          <w:tcPr>
            <w:tcW w:w="4648" w:type="dxa"/>
            <w:tcBorders>
              <w:top w:val="single" w:sz="6" w:space="0" w:color="auto"/>
              <w:left w:val="single" w:sz="6" w:space="0" w:color="auto"/>
              <w:bottom w:val="single" w:sz="6" w:space="0" w:color="auto"/>
              <w:right w:val="single" w:sz="6" w:space="0" w:color="auto"/>
            </w:tcBorders>
            <w:vAlign w:val="center"/>
          </w:tcPr>
          <w:p w14:paraId="14CB651A" w14:textId="77777777" w:rsidR="00BE47D2" w:rsidRPr="002B7B95" w:rsidRDefault="00BE47D2" w:rsidP="004F1B00">
            <w:pPr>
              <w:pStyle w:val="a9"/>
              <w:spacing w:line="240" w:lineRule="auto"/>
              <w:ind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59F25FE0"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4254EE84"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2A93DC1B"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2584D89F"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11</w:t>
            </w:r>
          </w:p>
        </w:tc>
        <w:tc>
          <w:tcPr>
            <w:tcW w:w="4648" w:type="dxa"/>
            <w:tcBorders>
              <w:top w:val="single" w:sz="6" w:space="0" w:color="auto"/>
              <w:left w:val="single" w:sz="6" w:space="0" w:color="auto"/>
              <w:bottom w:val="single" w:sz="6" w:space="0" w:color="auto"/>
              <w:right w:val="single" w:sz="6" w:space="0" w:color="auto"/>
            </w:tcBorders>
            <w:vAlign w:val="center"/>
          </w:tcPr>
          <w:p w14:paraId="74771B7C"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18664814"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6E7EDA0"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0F54EBBA"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56FCE81"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12</w:t>
            </w:r>
          </w:p>
        </w:tc>
        <w:tc>
          <w:tcPr>
            <w:tcW w:w="4648" w:type="dxa"/>
            <w:tcBorders>
              <w:top w:val="single" w:sz="6" w:space="0" w:color="auto"/>
              <w:left w:val="single" w:sz="6" w:space="0" w:color="auto"/>
              <w:bottom w:val="single" w:sz="6" w:space="0" w:color="auto"/>
              <w:right w:val="single" w:sz="6" w:space="0" w:color="auto"/>
            </w:tcBorders>
            <w:vAlign w:val="center"/>
          </w:tcPr>
          <w:p w14:paraId="2D51E469"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39B456CD"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5672DB53"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0CC4B6C4"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47E3F99D"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13</w:t>
            </w:r>
          </w:p>
        </w:tc>
        <w:tc>
          <w:tcPr>
            <w:tcW w:w="4648" w:type="dxa"/>
            <w:tcBorders>
              <w:top w:val="single" w:sz="6" w:space="0" w:color="auto"/>
              <w:left w:val="single" w:sz="6" w:space="0" w:color="auto"/>
              <w:bottom w:val="single" w:sz="6" w:space="0" w:color="auto"/>
              <w:right w:val="single" w:sz="6" w:space="0" w:color="auto"/>
            </w:tcBorders>
            <w:vAlign w:val="center"/>
          </w:tcPr>
          <w:p w14:paraId="0FEBDAF9"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663C3B40"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FB9FA51"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3DEB2455"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71A43FA9"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14</w:t>
            </w:r>
          </w:p>
        </w:tc>
        <w:tc>
          <w:tcPr>
            <w:tcW w:w="4648" w:type="dxa"/>
            <w:tcBorders>
              <w:top w:val="single" w:sz="6" w:space="0" w:color="auto"/>
              <w:left w:val="single" w:sz="6" w:space="0" w:color="auto"/>
              <w:bottom w:val="single" w:sz="6" w:space="0" w:color="auto"/>
              <w:right w:val="single" w:sz="6" w:space="0" w:color="auto"/>
            </w:tcBorders>
            <w:vAlign w:val="center"/>
          </w:tcPr>
          <w:p w14:paraId="452B3B05"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2683F5C6"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2F78874B"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1BBA4EC8" w14:textId="77777777" w:rsidTr="0072318A">
        <w:trPr>
          <w:trHeight w:val="611"/>
        </w:trPr>
        <w:tc>
          <w:tcPr>
            <w:tcW w:w="684" w:type="dxa"/>
            <w:tcBorders>
              <w:top w:val="single" w:sz="6" w:space="0" w:color="auto"/>
              <w:left w:val="single" w:sz="12" w:space="0" w:color="auto"/>
              <w:bottom w:val="single" w:sz="6" w:space="0" w:color="auto"/>
              <w:right w:val="single" w:sz="6" w:space="0" w:color="auto"/>
            </w:tcBorders>
            <w:vAlign w:val="center"/>
          </w:tcPr>
          <w:p w14:paraId="00DDB3CA"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15</w:t>
            </w:r>
          </w:p>
        </w:tc>
        <w:tc>
          <w:tcPr>
            <w:tcW w:w="4648" w:type="dxa"/>
            <w:tcBorders>
              <w:top w:val="single" w:sz="6" w:space="0" w:color="auto"/>
              <w:left w:val="single" w:sz="6" w:space="0" w:color="auto"/>
              <w:bottom w:val="single" w:sz="6" w:space="0" w:color="auto"/>
              <w:right w:val="single" w:sz="6" w:space="0" w:color="auto"/>
            </w:tcBorders>
            <w:vAlign w:val="center"/>
          </w:tcPr>
          <w:p w14:paraId="5446F6DE"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6" w:space="0" w:color="auto"/>
              <w:right w:val="single" w:sz="6" w:space="0" w:color="auto"/>
            </w:tcBorders>
            <w:vAlign w:val="center"/>
          </w:tcPr>
          <w:p w14:paraId="41797C1D"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6" w:space="0" w:color="auto"/>
              <w:right w:val="single" w:sz="12" w:space="0" w:color="auto"/>
            </w:tcBorders>
            <w:vAlign w:val="center"/>
          </w:tcPr>
          <w:p w14:paraId="6C9B4531"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r w:rsidR="00BE47D2" w:rsidRPr="00B312B3" w14:paraId="188B450C" w14:textId="77777777" w:rsidTr="0072318A">
        <w:trPr>
          <w:trHeight w:val="611"/>
        </w:trPr>
        <w:tc>
          <w:tcPr>
            <w:tcW w:w="684" w:type="dxa"/>
            <w:tcBorders>
              <w:top w:val="single" w:sz="6" w:space="0" w:color="auto"/>
              <w:left w:val="single" w:sz="12" w:space="0" w:color="auto"/>
              <w:bottom w:val="single" w:sz="12" w:space="0" w:color="auto"/>
              <w:right w:val="single" w:sz="6" w:space="0" w:color="auto"/>
            </w:tcBorders>
            <w:vAlign w:val="center"/>
          </w:tcPr>
          <w:p w14:paraId="556D0A60"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r w:rsidRPr="002B7B95">
              <w:rPr>
                <w:rFonts w:asciiTheme="minorHAnsi" w:eastAsiaTheme="minorHAnsi" w:hAnsiTheme="minorHAnsi" w:cs="Times New Roman" w:hint="eastAsia"/>
                <w:color w:val="000000" w:themeColor="text1"/>
              </w:rPr>
              <w:t>16</w:t>
            </w:r>
          </w:p>
        </w:tc>
        <w:tc>
          <w:tcPr>
            <w:tcW w:w="4648" w:type="dxa"/>
            <w:tcBorders>
              <w:top w:val="single" w:sz="6" w:space="0" w:color="auto"/>
              <w:left w:val="single" w:sz="6" w:space="0" w:color="auto"/>
              <w:bottom w:val="single" w:sz="12" w:space="0" w:color="auto"/>
              <w:right w:val="single" w:sz="6" w:space="0" w:color="auto"/>
            </w:tcBorders>
            <w:vAlign w:val="center"/>
          </w:tcPr>
          <w:p w14:paraId="5333D5CC" w14:textId="77777777" w:rsidR="00BE47D2" w:rsidRPr="002B7B95" w:rsidRDefault="00BE47D2" w:rsidP="004F1B00">
            <w:pPr>
              <w:pStyle w:val="a9"/>
              <w:spacing w:line="240" w:lineRule="auto"/>
              <w:ind w:leftChars="50" w:left="100" w:rightChars="50" w:right="100"/>
              <w:rPr>
                <w:rFonts w:asciiTheme="minorHAnsi" w:eastAsiaTheme="minorHAnsi" w:hAnsiTheme="minorHAnsi" w:cs="Times New Roman"/>
                <w:color w:val="000000" w:themeColor="text1"/>
              </w:rPr>
            </w:pPr>
          </w:p>
        </w:tc>
        <w:tc>
          <w:tcPr>
            <w:tcW w:w="2693" w:type="dxa"/>
            <w:tcBorders>
              <w:top w:val="single" w:sz="6" w:space="0" w:color="auto"/>
              <w:left w:val="single" w:sz="6" w:space="0" w:color="auto"/>
              <w:bottom w:val="single" w:sz="12" w:space="0" w:color="auto"/>
              <w:right w:val="single" w:sz="6" w:space="0" w:color="auto"/>
            </w:tcBorders>
            <w:vAlign w:val="center"/>
          </w:tcPr>
          <w:p w14:paraId="069DD38C"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c>
          <w:tcPr>
            <w:tcW w:w="1580" w:type="dxa"/>
            <w:tcBorders>
              <w:top w:val="single" w:sz="6" w:space="0" w:color="auto"/>
              <w:left w:val="single" w:sz="6" w:space="0" w:color="auto"/>
              <w:bottom w:val="single" w:sz="12" w:space="0" w:color="auto"/>
              <w:right w:val="single" w:sz="12" w:space="0" w:color="auto"/>
            </w:tcBorders>
            <w:vAlign w:val="center"/>
          </w:tcPr>
          <w:p w14:paraId="6FC94C91" w14:textId="77777777" w:rsidR="00BE47D2" w:rsidRPr="002B7B95" w:rsidRDefault="00BE47D2" w:rsidP="004F1B00">
            <w:pPr>
              <w:pStyle w:val="a9"/>
              <w:spacing w:line="240" w:lineRule="auto"/>
              <w:jc w:val="center"/>
              <w:rPr>
                <w:rFonts w:asciiTheme="minorHAnsi" w:eastAsiaTheme="minorHAnsi" w:hAnsiTheme="minorHAnsi" w:cs="Times New Roman"/>
                <w:color w:val="000000" w:themeColor="text1"/>
              </w:rPr>
            </w:pPr>
          </w:p>
        </w:tc>
      </w:tr>
    </w:tbl>
    <w:p w14:paraId="75169AE2" w14:textId="337D3D3F" w:rsidR="002B7B95" w:rsidRDefault="002B7B95" w:rsidP="004F1B00">
      <w:pPr>
        <w:spacing w:after="0" w:line="240" w:lineRule="auto"/>
      </w:pPr>
    </w:p>
    <w:p w14:paraId="66A35DB2" w14:textId="1F022C3C" w:rsidR="004F1B00" w:rsidRDefault="004F1B00">
      <w:pPr>
        <w:widowControl/>
        <w:wordWrap/>
        <w:autoSpaceDE/>
        <w:autoSpaceDN/>
      </w:pPr>
      <w:r>
        <w:br w:type="page"/>
      </w:r>
    </w:p>
    <w:sdt>
      <w:sdtPr>
        <w:rPr>
          <w:rFonts w:asciiTheme="minorHAnsi" w:eastAsiaTheme="minorEastAsia" w:hAnsiTheme="minorHAnsi" w:cstheme="minorBidi"/>
          <w:color w:val="auto"/>
          <w:kern w:val="2"/>
          <w:sz w:val="20"/>
          <w:szCs w:val="22"/>
          <w:lang w:val="ko-KR"/>
        </w:rPr>
        <w:id w:val="1155724046"/>
        <w:docPartObj>
          <w:docPartGallery w:val="Table of Contents"/>
          <w:docPartUnique/>
        </w:docPartObj>
      </w:sdtPr>
      <w:sdtEndPr>
        <w:rPr>
          <w:b/>
          <w:bCs/>
        </w:rPr>
      </w:sdtEndPr>
      <w:sdtContent>
        <w:p w14:paraId="72B3F97C" w14:textId="77777777" w:rsidR="004F1B00" w:rsidRPr="00C46AA2" w:rsidRDefault="004F1B00" w:rsidP="004F1B00">
          <w:pPr>
            <w:pStyle w:val="TOC"/>
            <w:spacing w:line="240" w:lineRule="auto"/>
            <w:rPr>
              <w:b/>
              <w:color w:val="000000" w:themeColor="text1"/>
              <w:sz w:val="24"/>
              <w:szCs w:val="24"/>
            </w:rPr>
          </w:pPr>
          <w:r w:rsidRPr="00C46AA2">
            <w:rPr>
              <w:rFonts w:hint="eastAsia"/>
              <w:b/>
              <w:color w:val="000000" w:themeColor="text1"/>
              <w:sz w:val="24"/>
              <w:szCs w:val="24"/>
              <w:lang w:val="ko-KR"/>
            </w:rPr>
            <w:t>목차</w:t>
          </w:r>
        </w:p>
        <w:p w14:paraId="210033E7" w14:textId="7A7D14C2" w:rsidR="00A56D3E" w:rsidRDefault="004F1B00">
          <w:pPr>
            <w:pStyle w:val="12"/>
            <w:rPr>
              <w:noProof/>
              <w:sz w:val="22"/>
              <w:szCs w:val="24"/>
              <w14:ligatures w14:val="standardContextual"/>
            </w:rPr>
          </w:pPr>
          <w:r w:rsidRPr="00C46AA2">
            <w:rPr>
              <w:sz w:val="16"/>
              <w:szCs w:val="16"/>
            </w:rPr>
            <w:fldChar w:fldCharType="begin"/>
          </w:r>
          <w:r w:rsidRPr="00C46AA2">
            <w:rPr>
              <w:sz w:val="16"/>
              <w:szCs w:val="16"/>
            </w:rPr>
            <w:instrText xml:space="preserve"> TOC \o "1-3" \h \z \u </w:instrText>
          </w:r>
          <w:r w:rsidRPr="00C46AA2">
            <w:rPr>
              <w:sz w:val="16"/>
              <w:szCs w:val="16"/>
            </w:rPr>
            <w:fldChar w:fldCharType="separate"/>
          </w:r>
          <w:hyperlink w:anchor="_Toc183453962" w:history="1">
            <w:r w:rsidR="00A56D3E" w:rsidRPr="00BC7B31">
              <w:rPr>
                <w:rStyle w:val="aa"/>
                <w:noProof/>
              </w:rPr>
              <w:t>1.</w:t>
            </w:r>
            <w:r w:rsidR="00A56D3E">
              <w:rPr>
                <w:noProof/>
                <w:sz w:val="22"/>
                <w:szCs w:val="24"/>
                <w14:ligatures w14:val="standardContextual"/>
              </w:rPr>
              <w:tab/>
            </w:r>
            <w:r w:rsidR="00A56D3E" w:rsidRPr="00BC7B31">
              <w:rPr>
                <w:rStyle w:val="aa"/>
                <w:noProof/>
              </w:rPr>
              <w:t>설계/개발 개요</w:t>
            </w:r>
            <w:r w:rsidR="00A56D3E">
              <w:rPr>
                <w:noProof/>
                <w:webHidden/>
              </w:rPr>
              <w:tab/>
            </w:r>
            <w:r w:rsidR="00A56D3E">
              <w:rPr>
                <w:noProof/>
                <w:webHidden/>
              </w:rPr>
              <w:fldChar w:fldCharType="begin"/>
            </w:r>
            <w:r w:rsidR="00A56D3E">
              <w:rPr>
                <w:noProof/>
                <w:webHidden/>
              </w:rPr>
              <w:instrText xml:space="preserve"> PAGEREF _Toc183453962 \h </w:instrText>
            </w:r>
            <w:r w:rsidR="00A56D3E">
              <w:rPr>
                <w:noProof/>
                <w:webHidden/>
              </w:rPr>
            </w:r>
            <w:r w:rsidR="00A56D3E">
              <w:rPr>
                <w:noProof/>
                <w:webHidden/>
              </w:rPr>
              <w:fldChar w:fldCharType="separate"/>
            </w:r>
            <w:r w:rsidR="00A56D3E">
              <w:rPr>
                <w:noProof/>
                <w:webHidden/>
              </w:rPr>
              <w:t>5</w:t>
            </w:r>
            <w:r w:rsidR="00A56D3E">
              <w:rPr>
                <w:noProof/>
                <w:webHidden/>
              </w:rPr>
              <w:fldChar w:fldCharType="end"/>
            </w:r>
          </w:hyperlink>
        </w:p>
        <w:p w14:paraId="1FD3EAAE" w14:textId="508F6476" w:rsidR="00A56D3E" w:rsidRDefault="00A56D3E">
          <w:pPr>
            <w:pStyle w:val="20"/>
            <w:tabs>
              <w:tab w:val="left" w:pos="1100"/>
              <w:tab w:val="right" w:leader="dot" w:pos="9628"/>
            </w:tabs>
            <w:ind w:left="400"/>
            <w:rPr>
              <w:noProof/>
              <w:sz w:val="22"/>
              <w:szCs w:val="24"/>
              <w14:ligatures w14:val="standardContextual"/>
            </w:rPr>
          </w:pPr>
          <w:hyperlink w:anchor="_Toc183453963" w:history="1">
            <w:r w:rsidRPr="00BC7B31">
              <w:rPr>
                <w:rStyle w:val="aa"/>
                <w:noProof/>
              </w:rPr>
              <w:t>1.1.</w:t>
            </w:r>
            <w:r>
              <w:rPr>
                <w:noProof/>
                <w:sz w:val="22"/>
                <w:szCs w:val="24"/>
                <w14:ligatures w14:val="standardContextual"/>
              </w:rPr>
              <w:tab/>
            </w:r>
            <w:r w:rsidRPr="00BC7B31">
              <w:rPr>
                <w:rStyle w:val="aa"/>
                <w:noProof/>
              </w:rPr>
              <w:t>개요</w:t>
            </w:r>
            <w:r>
              <w:rPr>
                <w:noProof/>
                <w:webHidden/>
              </w:rPr>
              <w:tab/>
            </w:r>
            <w:r>
              <w:rPr>
                <w:noProof/>
                <w:webHidden/>
              </w:rPr>
              <w:fldChar w:fldCharType="begin"/>
            </w:r>
            <w:r>
              <w:rPr>
                <w:noProof/>
                <w:webHidden/>
              </w:rPr>
              <w:instrText xml:space="preserve"> PAGEREF _Toc183453963 \h </w:instrText>
            </w:r>
            <w:r>
              <w:rPr>
                <w:noProof/>
                <w:webHidden/>
              </w:rPr>
            </w:r>
            <w:r>
              <w:rPr>
                <w:noProof/>
                <w:webHidden/>
              </w:rPr>
              <w:fldChar w:fldCharType="separate"/>
            </w:r>
            <w:r>
              <w:rPr>
                <w:noProof/>
                <w:webHidden/>
              </w:rPr>
              <w:t>5</w:t>
            </w:r>
            <w:r>
              <w:rPr>
                <w:noProof/>
                <w:webHidden/>
              </w:rPr>
              <w:fldChar w:fldCharType="end"/>
            </w:r>
          </w:hyperlink>
        </w:p>
        <w:p w14:paraId="1FDECCCF" w14:textId="38264E6D" w:rsidR="00A56D3E" w:rsidRDefault="00A56D3E">
          <w:pPr>
            <w:pStyle w:val="20"/>
            <w:tabs>
              <w:tab w:val="left" w:pos="1100"/>
              <w:tab w:val="right" w:leader="dot" w:pos="9628"/>
            </w:tabs>
            <w:ind w:left="400"/>
            <w:rPr>
              <w:noProof/>
              <w:sz w:val="22"/>
              <w:szCs w:val="24"/>
              <w14:ligatures w14:val="standardContextual"/>
            </w:rPr>
          </w:pPr>
          <w:hyperlink w:anchor="_Toc183453964" w:history="1">
            <w:r w:rsidRPr="00BC7B31">
              <w:rPr>
                <w:rStyle w:val="aa"/>
                <w:noProof/>
              </w:rPr>
              <w:t>1.2.</w:t>
            </w:r>
            <w:r>
              <w:rPr>
                <w:noProof/>
                <w:sz w:val="22"/>
                <w:szCs w:val="24"/>
                <w14:ligatures w14:val="standardContextual"/>
              </w:rPr>
              <w:tab/>
            </w:r>
            <w:r w:rsidRPr="00BC7B31">
              <w:rPr>
                <w:rStyle w:val="aa"/>
                <w:noProof/>
              </w:rPr>
              <w:t>목적</w:t>
            </w:r>
            <w:r>
              <w:rPr>
                <w:noProof/>
                <w:webHidden/>
              </w:rPr>
              <w:tab/>
            </w:r>
            <w:r>
              <w:rPr>
                <w:noProof/>
                <w:webHidden/>
              </w:rPr>
              <w:fldChar w:fldCharType="begin"/>
            </w:r>
            <w:r>
              <w:rPr>
                <w:noProof/>
                <w:webHidden/>
              </w:rPr>
              <w:instrText xml:space="preserve"> PAGEREF _Toc183453964 \h </w:instrText>
            </w:r>
            <w:r>
              <w:rPr>
                <w:noProof/>
                <w:webHidden/>
              </w:rPr>
            </w:r>
            <w:r>
              <w:rPr>
                <w:noProof/>
                <w:webHidden/>
              </w:rPr>
              <w:fldChar w:fldCharType="separate"/>
            </w:r>
            <w:r>
              <w:rPr>
                <w:noProof/>
                <w:webHidden/>
              </w:rPr>
              <w:t>5</w:t>
            </w:r>
            <w:r>
              <w:rPr>
                <w:noProof/>
                <w:webHidden/>
              </w:rPr>
              <w:fldChar w:fldCharType="end"/>
            </w:r>
          </w:hyperlink>
        </w:p>
        <w:p w14:paraId="4163F27F" w14:textId="56A34AA8" w:rsidR="00A56D3E" w:rsidRDefault="00A56D3E">
          <w:pPr>
            <w:pStyle w:val="20"/>
            <w:tabs>
              <w:tab w:val="left" w:pos="1100"/>
              <w:tab w:val="right" w:leader="dot" w:pos="9628"/>
            </w:tabs>
            <w:ind w:left="400"/>
            <w:rPr>
              <w:noProof/>
              <w:sz w:val="22"/>
              <w:szCs w:val="24"/>
              <w14:ligatures w14:val="standardContextual"/>
            </w:rPr>
          </w:pPr>
          <w:hyperlink w:anchor="_Toc183453965" w:history="1">
            <w:r w:rsidRPr="00BC7B31">
              <w:rPr>
                <w:rStyle w:val="aa"/>
                <w:noProof/>
              </w:rPr>
              <w:t>1.3.</w:t>
            </w:r>
            <w:r>
              <w:rPr>
                <w:noProof/>
                <w:sz w:val="22"/>
                <w:szCs w:val="24"/>
                <w14:ligatures w14:val="standardContextual"/>
              </w:rPr>
              <w:tab/>
            </w:r>
            <w:r w:rsidRPr="00BC7B31">
              <w:rPr>
                <w:rStyle w:val="aa"/>
                <w:noProof/>
              </w:rPr>
              <w:t>대상</w:t>
            </w:r>
            <w:r>
              <w:rPr>
                <w:noProof/>
                <w:webHidden/>
              </w:rPr>
              <w:tab/>
            </w:r>
            <w:r>
              <w:rPr>
                <w:noProof/>
                <w:webHidden/>
              </w:rPr>
              <w:fldChar w:fldCharType="begin"/>
            </w:r>
            <w:r>
              <w:rPr>
                <w:noProof/>
                <w:webHidden/>
              </w:rPr>
              <w:instrText xml:space="preserve"> PAGEREF _Toc183453965 \h </w:instrText>
            </w:r>
            <w:r>
              <w:rPr>
                <w:noProof/>
                <w:webHidden/>
              </w:rPr>
            </w:r>
            <w:r>
              <w:rPr>
                <w:noProof/>
                <w:webHidden/>
              </w:rPr>
              <w:fldChar w:fldCharType="separate"/>
            </w:r>
            <w:r>
              <w:rPr>
                <w:noProof/>
                <w:webHidden/>
              </w:rPr>
              <w:t>5</w:t>
            </w:r>
            <w:r>
              <w:rPr>
                <w:noProof/>
                <w:webHidden/>
              </w:rPr>
              <w:fldChar w:fldCharType="end"/>
            </w:r>
          </w:hyperlink>
        </w:p>
        <w:p w14:paraId="325ACF0D" w14:textId="66A285B7" w:rsidR="00A56D3E" w:rsidRDefault="00A56D3E">
          <w:pPr>
            <w:pStyle w:val="20"/>
            <w:tabs>
              <w:tab w:val="left" w:pos="1100"/>
              <w:tab w:val="right" w:leader="dot" w:pos="9628"/>
            </w:tabs>
            <w:ind w:left="400"/>
            <w:rPr>
              <w:noProof/>
              <w:sz w:val="22"/>
              <w:szCs w:val="24"/>
              <w14:ligatures w14:val="standardContextual"/>
            </w:rPr>
          </w:pPr>
          <w:hyperlink w:anchor="_Toc183453966" w:history="1">
            <w:r w:rsidRPr="00BC7B31">
              <w:rPr>
                <w:rStyle w:val="aa"/>
                <w:noProof/>
              </w:rPr>
              <w:t>1.4.</w:t>
            </w:r>
            <w:r>
              <w:rPr>
                <w:noProof/>
                <w:sz w:val="22"/>
                <w:szCs w:val="24"/>
                <w14:ligatures w14:val="standardContextual"/>
              </w:rPr>
              <w:tab/>
            </w:r>
            <w:r w:rsidRPr="00BC7B31">
              <w:rPr>
                <w:rStyle w:val="aa"/>
                <w:noProof/>
              </w:rPr>
              <w:t>관련문서</w:t>
            </w:r>
            <w:r>
              <w:rPr>
                <w:noProof/>
                <w:webHidden/>
              </w:rPr>
              <w:tab/>
            </w:r>
            <w:r>
              <w:rPr>
                <w:noProof/>
                <w:webHidden/>
              </w:rPr>
              <w:fldChar w:fldCharType="begin"/>
            </w:r>
            <w:r>
              <w:rPr>
                <w:noProof/>
                <w:webHidden/>
              </w:rPr>
              <w:instrText xml:space="preserve"> PAGEREF _Toc183453966 \h </w:instrText>
            </w:r>
            <w:r>
              <w:rPr>
                <w:noProof/>
                <w:webHidden/>
              </w:rPr>
            </w:r>
            <w:r>
              <w:rPr>
                <w:noProof/>
                <w:webHidden/>
              </w:rPr>
              <w:fldChar w:fldCharType="separate"/>
            </w:r>
            <w:r>
              <w:rPr>
                <w:noProof/>
                <w:webHidden/>
              </w:rPr>
              <w:t>5</w:t>
            </w:r>
            <w:r>
              <w:rPr>
                <w:noProof/>
                <w:webHidden/>
              </w:rPr>
              <w:fldChar w:fldCharType="end"/>
            </w:r>
          </w:hyperlink>
        </w:p>
        <w:p w14:paraId="60C5E230" w14:textId="44C97E55" w:rsidR="00A56D3E" w:rsidRDefault="00A56D3E">
          <w:pPr>
            <w:pStyle w:val="30"/>
            <w:tabs>
              <w:tab w:val="left" w:pos="1760"/>
              <w:tab w:val="right" w:leader="dot" w:pos="9628"/>
            </w:tabs>
            <w:ind w:left="800"/>
            <w:rPr>
              <w:noProof/>
              <w:sz w:val="22"/>
              <w:szCs w:val="24"/>
              <w14:ligatures w14:val="standardContextual"/>
            </w:rPr>
          </w:pPr>
          <w:hyperlink w:anchor="_Toc183453967" w:history="1">
            <w:r w:rsidRPr="00BC7B31">
              <w:rPr>
                <w:rStyle w:val="aa"/>
                <w:noProof/>
              </w:rPr>
              <w:t>1.4.1.</w:t>
            </w:r>
            <w:r>
              <w:rPr>
                <w:noProof/>
                <w:sz w:val="22"/>
                <w:szCs w:val="24"/>
                <w14:ligatures w14:val="standardContextual"/>
              </w:rPr>
              <w:tab/>
            </w:r>
            <w:r w:rsidRPr="00BC7B31">
              <w:rPr>
                <w:rStyle w:val="aa"/>
                <w:noProof/>
              </w:rPr>
              <w:t>프로젝트</w:t>
            </w:r>
            <w:r>
              <w:rPr>
                <w:noProof/>
                <w:webHidden/>
              </w:rPr>
              <w:tab/>
            </w:r>
            <w:r>
              <w:rPr>
                <w:noProof/>
                <w:webHidden/>
              </w:rPr>
              <w:fldChar w:fldCharType="begin"/>
            </w:r>
            <w:r>
              <w:rPr>
                <w:noProof/>
                <w:webHidden/>
              </w:rPr>
              <w:instrText xml:space="preserve"> PAGEREF _Toc183453967 \h </w:instrText>
            </w:r>
            <w:r>
              <w:rPr>
                <w:noProof/>
                <w:webHidden/>
              </w:rPr>
            </w:r>
            <w:r>
              <w:rPr>
                <w:noProof/>
                <w:webHidden/>
              </w:rPr>
              <w:fldChar w:fldCharType="separate"/>
            </w:r>
            <w:r>
              <w:rPr>
                <w:noProof/>
                <w:webHidden/>
              </w:rPr>
              <w:t>5</w:t>
            </w:r>
            <w:r>
              <w:rPr>
                <w:noProof/>
                <w:webHidden/>
              </w:rPr>
              <w:fldChar w:fldCharType="end"/>
            </w:r>
          </w:hyperlink>
        </w:p>
        <w:p w14:paraId="22833BAF" w14:textId="080E3835" w:rsidR="00A56D3E" w:rsidRDefault="00A56D3E">
          <w:pPr>
            <w:pStyle w:val="12"/>
            <w:rPr>
              <w:noProof/>
              <w:sz w:val="22"/>
              <w:szCs w:val="24"/>
              <w14:ligatures w14:val="standardContextual"/>
            </w:rPr>
          </w:pPr>
          <w:hyperlink w:anchor="_Toc183453968" w:history="1">
            <w:r w:rsidRPr="00BC7B31">
              <w:rPr>
                <w:rStyle w:val="aa"/>
                <w:noProof/>
              </w:rPr>
              <w:t>2.</w:t>
            </w:r>
            <w:r>
              <w:rPr>
                <w:noProof/>
                <w:sz w:val="22"/>
                <w:szCs w:val="24"/>
                <w14:ligatures w14:val="standardContextual"/>
              </w:rPr>
              <w:tab/>
            </w:r>
            <w:r w:rsidRPr="00BC7B31">
              <w:rPr>
                <w:rStyle w:val="aa"/>
                <w:noProof/>
              </w:rPr>
              <w:t>개발 대상 제품</w:t>
            </w:r>
            <w:r>
              <w:rPr>
                <w:noProof/>
                <w:webHidden/>
              </w:rPr>
              <w:tab/>
            </w:r>
            <w:r>
              <w:rPr>
                <w:noProof/>
                <w:webHidden/>
              </w:rPr>
              <w:fldChar w:fldCharType="begin"/>
            </w:r>
            <w:r>
              <w:rPr>
                <w:noProof/>
                <w:webHidden/>
              </w:rPr>
              <w:instrText xml:space="preserve"> PAGEREF _Toc183453968 \h </w:instrText>
            </w:r>
            <w:r>
              <w:rPr>
                <w:noProof/>
                <w:webHidden/>
              </w:rPr>
            </w:r>
            <w:r>
              <w:rPr>
                <w:noProof/>
                <w:webHidden/>
              </w:rPr>
              <w:fldChar w:fldCharType="separate"/>
            </w:r>
            <w:r>
              <w:rPr>
                <w:noProof/>
                <w:webHidden/>
              </w:rPr>
              <w:t>5</w:t>
            </w:r>
            <w:r>
              <w:rPr>
                <w:noProof/>
                <w:webHidden/>
              </w:rPr>
              <w:fldChar w:fldCharType="end"/>
            </w:r>
          </w:hyperlink>
        </w:p>
        <w:p w14:paraId="1F955FCC" w14:textId="1B51BCD1" w:rsidR="00A56D3E" w:rsidRDefault="00A56D3E">
          <w:pPr>
            <w:pStyle w:val="20"/>
            <w:tabs>
              <w:tab w:val="left" w:pos="1100"/>
              <w:tab w:val="right" w:leader="dot" w:pos="9628"/>
            </w:tabs>
            <w:ind w:left="400"/>
            <w:rPr>
              <w:noProof/>
              <w:sz w:val="22"/>
              <w:szCs w:val="24"/>
              <w14:ligatures w14:val="standardContextual"/>
            </w:rPr>
          </w:pPr>
          <w:hyperlink w:anchor="_Toc183453969" w:history="1">
            <w:r w:rsidRPr="00BC7B31">
              <w:rPr>
                <w:rStyle w:val="aa"/>
                <w:noProof/>
              </w:rPr>
              <w:t>2.1.</w:t>
            </w:r>
            <w:r>
              <w:rPr>
                <w:noProof/>
                <w:sz w:val="22"/>
                <w:szCs w:val="24"/>
                <w14:ligatures w14:val="standardContextual"/>
              </w:rPr>
              <w:tab/>
            </w:r>
            <w:r w:rsidRPr="00BC7B31">
              <w:rPr>
                <w:rStyle w:val="aa"/>
                <w:noProof/>
              </w:rPr>
              <w:t>품목명</w:t>
            </w:r>
            <w:r>
              <w:rPr>
                <w:noProof/>
                <w:webHidden/>
              </w:rPr>
              <w:tab/>
            </w:r>
            <w:r>
              <w:rPr>
                <w:noProof/>
                <w:webHidden/>
              </w:rPr>
              <w:fldChar w:fldCharType="begin"/>
            </w:r>
            <w:r>
              <w:rPr>
                <w:noProof/>
                <w:webHidden/>
              </w:rPr>
              <w:instrText xml:space="preserve"> PAGEREF _Toc183453969 \h </w:instrText>
            </w:r>
            <w:r>
              <w:rPr>
                <w:noProof/>
                <w:webHidden/>
              </w:rPr>
            </w:r>
            <w:r>
              <w:rPr>
                <w:noProof/>
                <w:webHidden/>
              </w:rPr>
              <w:fldChar w:fldCharType="separate"/>
            </w:r>
            <w:r>
              <w:rPr>
                <w:noProof/>
                <w:webHidden/>
              </w:rPr>
              <w:t>5</w:t>
            </w:r>
            <w:r>
              <w:rPr>
                <w:noProof/>
                <w:webHidden/>
              </w:rPr>
              <w:fldChar w:fldCharType="end"/>
            </w:r>
          </w:hyperlink>
        </w:p>
        <w:p w14:paraId="4088E9EE" w14:textId="162A8BFB" w:rsidR="00A56D3E" w:rsidRDefault="00A56D3E">
          <w:pPr>
            <w:pStyle w:val="20"/>
            <w:tabs>
              <w:tab w:val="left" w:pos="1100"/>
              <w:tab w:val="right" w:leader="dot" w:pos="9628"/>
            </w:tabs>
            <w:ind w:left="400"/>
            <w:rPr>
              <w:noProof/>
              <w:sz w:val="22"/>
              <w:szCs w:val="24"/>
              <w14:ligatures w14:val="standardContextual"/>
            </w:rPr>
          </w:pPr>
          <w:hyperlink w:anchor="_Toc183453970" w:history="1">
            <w:r w:rsidRPr="00BC7B31">
              <w:rPr>
                <w:rStyle w:val="aa"/>
                <w:noProof/>
              </w:rPr>
              <w:t>2.2.</w:t>
            </w:r>
            <w:r>
              <w:rPr>
                <w:noProof/>
                <w:sz w:val="22"/>
                <w:szCs w:val="24"/>
                <w14:ligatures w14:val="standardContextual"/>
              </w:rPr>
              <w:tab/>
            </w:r>
            <w:r w:rsidRPr="00BC7B31">
              <w:rPr>
                <w:rStyle w:val="aa"/>
                <w:noProof/>
              </w:rPr>
              <w:t>사용 목적(Intended Use)</w:t>
            </w:r>
            <w:r>
              <w:rPr>
                <w:noProof/>
                <w:webHidden/>
              </w:rPr>
              <w:tab/>
            </w:r>
            <w:r>
              <w:rPr>
                <w:noProof/>
                <w:webHidden/>
              </w:rPr>
              <w:fldChar w:fldCharType="begin"/>
            </w:r>
            <w:r>
              <w:rPr>
                <w:noProof/>
                <w:webHidden/>
              </w:rPr>
              <w:instrText xml:space="preserve"> PAGEREF _Toc183453970 \h </w:instrText>
            </w:r>
            <w:r>
              <w:rPr>
                <w:noProof/>
                <w:webHidden/>
              </w:rPr>
            </w:r>
            <w:r>
              <w:rPr>
                <w:noProof/>
                <w:webHidden/>
              </w:rPr>
              <w:fldChar w:fldCharType="separate"/>
            </w:r>
            <w:r>
              <w:rPr>
                <w:noProof/>
                <w:webHidden/>
              </w:rPr>
              <w:t>5</w:t>
            </w:r>
            <w:r>
              <w:rPr>
                <w:noProof/>
                <w:webHidden/>
              </w:rPr>
              <w:fldChar w:fldCharType="end"/>
            </w:r>
          </w:hyperlink>
        </w:p>
        <w:p w14:paraId="5F831A9D" w14:textId="7888B12E" w:rsidR="00A56D3E" w:rsidRDefault="00A56D3E">
          <w:pPr>
            <w:pStyle w:val="20"/>
            <w:tabs>
              <w:tab w:val="left" w:pos="1100"/>
              <w:tab w:val="right" w:leader="dot" w:pos="9628"/>
            </w:tabs>
            <w:ind w:left="400"/>
            <w:rPr>
              <w:noProof/>
              <w:sz w:val="22"/>
              <w:szCs w:val="24"/>
              <w14:ligatures w14:val="standardContextual"/>
            </w:rPr>
          </w:pPr>
          <w:hyperlink w:anchor="_Toc183453971" w:history="1">
            <w:r w:rsidRPr="00BC7B31">
              <w:rPr>
                <w:rStyle w:val="aa"/>
                <w:noProof/>
              </w:rPr>
              <w:t>2.3.</w:t>
            </w:r>
            <w:r>
              <w:rPr>
                <w:noProof/>
                <w:sz w:val="22"/>
                <w:szCs w:val="24"/>
                <w14:ligatures w14:val="standardContextual"/>
              </w:rPr>
              <w:tab/>
            </w:r>
            <w:r w:rsidRPr="00BC7B31">
              <w:rPr>
                <w:rStyle w:val="aa"/>
                <w:noProof/>
              </w:rPr>
              <w:t>등급분류</w:t>
            </w:r>
            <w:r>
              <w:rPr>
                <w:noProof/>
                <w:webHidden/>
              </w:rPr>
              <w:tab/>
            </w:r>
            <w:r>
              <w:rPr>
                <w:noProof/>
                <w:webHidden/>
              </w:rPr>
              <w:fldChar w:fldCharType="begin"/>
            </w:r>
            <w:r>
              <w:rPr>
                <w:noProof/>
                <w:webHidden/>
              </w:rPr>
              <w:instrText xml:space="preserve"> PAGEREF _Toc183453971 \h </w:instrText>
            </w:r>
            <w:r>
              <w:rPr>
                <w:noProof/>
                <w:webHidden/>
              </w:rPr>
            </w:r>
            <w:r>
              <w:rPr>
                <w:noProof/>
                <w:webHidden/>
              </w:rPr>
              <w:fldChar w:fldCharType="separate"/>
            </w:r>
            <w:r>
              <w:rPr>
                <w:noProof/>
                <w:webHidden/>
              </w:rPr>
              <w:t>6</w:t>
            </w:r>
            <w:r>
              <w:rPr>
                <w:noProof/>
                <w:webHidden/>
              </w:rPr>
              <w:fldChar w:fldCharType="end"/>
            </w:r>
          </w:hyperlink>
        </w:p>
        <w:p w14:paraId="43A0D9FE" w14:textId="029DAB9F" w:rsidR="00A56D3E" w:rsidRDefault="00A56D3E">
          <w:pPr>
            <w:pStyle w:val="12"/>
            <w:rPr>
              <w:noProof/>
              <w:sz w:val="22"/>
              <w:szCs w:val="24"/>
              <w14:ligatures w14:val="standardContextual"/>
            </w:rPr>
          </w:pPr>
          <w:hyperlink w:anchor="_Toc183453972" w:history="1">
            <w:r w:rsidRPr="00BC7B31">
              <w:rPr>
                <w:rStyle w:val="aa"/>
                <w:noProof/>
              </w:rPr>
              <w:t>3.</w:t>
            </w:r>
            <w:r>
              <w:rPr>
                <w:noProof/>
                <w:sz w:val="22"/>
                <w:szCs w:val="24"/>
                <w14:ligatures w14:val="standardContextual"/>
              </w:rPr>
              <w:tab/>
            </w:r>
            <w:r w:rsidRPr="00BC7B31">
              <w:rPr>
                <w:rStyle w:val="aa"/>
                <w:noProof/>
              </w:rPr>
              <w:t>소프트웨어 수명주기 모델</w:t>
            </w:r>
            <w:r>
              <w:rPr>
                <w:noProof/>
                <w:webHidden/>
              </w:rPr>
              <w:tab/>
            </w:r>
            <w:r>
              <w:rPr>
                <w:noProof/>
                <w:webHidden/>
              </w:rPr>
              <w:fldChar w:fldCharType="begin"/>
            </w:r>
            <w:r>
              <w:rPr>
                <w:noProof/>
                <w:webHidden/>
              </w:rPr>
              <w:instrText xml:space="preserve"> PAGEREF _Toc183453972 \h </w:instrText>
            </w:r>
            <w:r>
              <w:rPr>
                <w:noProof/>
                <w:webHidden/>
              </w:rPr>
            </w:r>
            <w:r>
              <w:rPr>
                <w:noProof/>
                <w:webHidden/>
              </w:rPr>
              <w:fldChar w:fldCharType="separate"/>
            </w:r>
            <w:r>
              <w:rPr>
                <w:noProof/>
                <w:webHidden/>
              </w:rPr>
              <w:t>7</w:t>
            </w:r>
            <w:r>
              <w:rPr>
                <w:noProof/>
                <w:webHidden/>
              </w:rPr>
              <w:fldChar w:fldCharType="end"/>
            </w:r>
          </w:hyperlink>
        </w:p>
        <w:p w14:paraId="0CD7C0C4" w14:textId="6BE5758D" w:rsidR="00A56D3E" w:rsidRDefault="00A56D3E">
          <w:pPr>
            <w:pStyle w:val="20"/>
            <w:tabs>
              <w:tab w:val="left" w:pos="1100"/>
              <w:tab w:val="right" w:leader="dot" w:pos="9628"/>
            </w:tabs>
            <w:ind w:left="400"/>
            <w:rPr>
              <w:noProof/>
              <w:sz w:val="22"/>
              <w:szCs w:val="24"/>
              <w14:ligatures w14:val="standardContextual"/>
            </w:rPr>
          </w:pPr>
          <w:hyperlink w:anchor="_Toc183453973" w:history="1">
            <w:r w:rsidRPr="00BC7B31">
              <w:rPr>
                <w:rStyle w:val="aa"/>
                <w:noProof/>
              </w:rPr>
              <w:t>3.1.</w:t>
            </w:r>
            <w:r>
              <w:rPr>
                <w:noProof/>
                <w:sz w:val="22"/>
                <w:szCs w:val="24"/>
                <w14:ligatures w14:val="standardContextual"/>
              </w:rPr>
              <w:tab/>
            </w:r>
            <w:r w:rsidRPr="00BC7B31">
              <w:rPr>
                <w:rStyle w:val="aa"/>
                <w:noProof/>
              </w:rPr>
              <w:t>소프트웨어 개발 프로세스</w:t>
            </w:r>
            <w:r>
              <w:rPr>
                <w:noProof/>
                <w:webHidden/>
              </w:rPr>
              <w:tab/>
            </w:r>
            <w:r>
              <w:rPr>
                <w:noProof/>
                <w:webHidden/>
              </w:rPr>
              <w:fldChar w:fldCharType="begin"/>
            </w:r>
            <w:r>
              <w:rPr>
                <w:noProof/>
                <w:webHidden/>
              </w:rPr>
              <w:instrText xml:space="preserve"> PAGEREF _Toc183453973 \h </w:instrText>
            </w:r>
            <w:r>
              <w:rPr>
                <w:noProof/>
                <w:webHidden/>
              </w:rPr>
            </w:r>
            <w:r>
              <w:rPr>
                <w:noProof/>
                <w:webHidden/>
              </w:rPr>
              <w:fldChar w:fldCharType="separate"/>
            </w:r>
            <w:r>
              <w:rPr>
                <w:noProof/>
                <w:webHidden/>
              </w:rPr>
              <w:t>8</w:t>
            </w:r>
            <w:r>
              <w:rPr>
                <w:noProof/>
                <w:webHidden/>
              </w:rPr>
              <w:fldChar w:fldCharType="end"/>
            </w:r>
          </w:hyperlink>
        </w:p>
        <w:p w14:paraId="4C0ACA5D" w14:textId="6CF3AF62" w:rsidR="00A56D3E" w:rsidRDefault="00A56D3E">
          <w:pPr>
            <w:pStyle w:val="30"/>
            <w:tabs>
              <w:tab w:val="left" w:pos="1760"/>
              <w:tab w:val="right" w:leader="dot" w:pos="9628"/>
            </w:tabs>
            <w:ind w:left="800"/>
            <w:rPr>
              <w:noProof/>
              <w:sz w:val="22"/>
              <w:szCs w:val="24"/>
              <w14:ligatures w14:val="standardContextual"/>
            </w:rPr>
          </w:pPr>
          <w:hyperlink w:anchor="_Toc183453974" w:history="1">
            <w:r w:rsidRPr="00BC7B31">
              <w:rPr>
                <w:rStyle w:val="aa"/>
                <w:noProof/>
              </w:rPr>
              <w:t>3.1.1.</w:t>
            </w:r>
            <w:r>
              <w:rPr>
                <w:noProof/>
                <w:sz w:val="22"/>
                <w:szCs w:val="24"/>
                <w14:ligatures w14:val="standardContextual"/>
              </w:rPr>
              <w:tab/>
            </w:r>
            <w:r w:rsidRPr="00BC7B31">
              <w:rPr>
                <w:rStyle w:val="aa"/>
                <w:noProof/>
              </w:rPr>
              <w:t>소프트웨어 개발 계획 활동</w:t>
            </w:r>
            <w:r>
              <w:rPr>
                <w:noProof/>
                <w:webHidden/>
              </w:rPr>
              <w:tab/>
            </w:r>
            <w:r>
              <w:rPr>
                <w:noProof/>
                <w:webHidden/>
              </w:rPr>
              <w:fldChar w:fldCharType="begin"/>
            </w:r>
            <w:r>
              <w:rPr>
                <w:noProof/>
                <w:webHidden/>
              </w:rPr>
              <w:instrText xml:space="preserve"> PAGEREF _Toc183453974 \h </w:instrText>
            </w:r>
            <w:r>
              <w:rPr>
                <w:noProof/>
                <w:webHidden/>
              </w:rPr>
            </w:r>
            <w:r>
              <w:rPr>
                <w:noProof/>
                <w:webHidden/>
              </w:rPr>
              <w:fldChar w:fldCharType="separate"/>
            </w:r>
            <w:r>
              <w:rPr>
                <w:noProof/>
                <w:webHidden/>
              </w:rPr>
              <w:t>8</w:t>
            </w:r>
            <w:r>
              <w:rPr>
                <w:noProof/>
                <w:webHidden/>
              </w:rPr>
              <w:fldChar w:fldCharType="end"/>
            </w:r>
          </w:hyperlink>
        </w:p>
        <w:p w14:paraId="55021D3D" w14:textId="115A7197" w:rsidR="00A56D3E" w:rsidRDefault="00A56D3E">
          <w:pPr>
            <w:pStyle w:val="30"/>
            <w:tabs>
              <w:tab w:val="left" w:pos="1760"/>
              <w:tab w:val="right" w:leader="dot" w:pos="9628"/>
            </w:tabs>
            <w:ind w:left="800"/>
            <w:rPr>
              <w:noProof/>
              <w:sz w:val="22"/>
              <w:szCs w:val="24"/>
              <w14:ligatures w14:val="standardContextual"/>
            </w:rPr>
          </w:pPr>
          <w:hyperlink w:anchor="_Toc183453975" w:history="1">
            <w:r w:rsidRPr="00BC7B31">
              <w:rPr>
                <w:rStyle w:val="aa"/>
                <w:noProof/>
              </w:rPr>
              <w:t>3.1.2.</w:t>
            </w:r>
            <w:r>
              <w:rPr>
                <w:noProof/>
                <w:sz w:val="22"/>
                <w:szCs w:val="24"/>
                <w14:ligatures w14:val="standardContextual"/>
              </w:rPr>
              <w:tab/>
            </w:r>
            <w:r w:rsidRPr="00BC7B31">
              <w:rPr>
                <w:rStyle w:val="aa"/>
                <w:noProof/>
              </w:rPr>
              <w:t>소프트웨어 요구사항 분석 활동</w:t>
            </w:r>
            <w:r>
              <w:rPr>
                <w:noProof/>
                <w:webHidden/>
              </w:rPr>
              <w:tab/>
            </w:r>
            <w:r>
              <w:rPr>
                <w:noProof/>
                <w:webHidden/>
              </w:rPr>
              <w:fldChar w:fldCharType="begin"/>
            </w:r>
            <w:r>
              <w:rPr>
                <w:noProof/>
                <w:webHidden/>
              </w:rPr>
              <w:instrText xml:space="preserve"> PAGEREF _Toc183453975 \h </w:instrText>
            </w:r>
            <w:r>
              <w:rPr>
                <w:noProof/>
                <w:webHidden/>
              </w:rPr>
            </w:r>
            <w:r>
              <w:rPr>
                <w:noProof/>
                <w:webHidden/>
              </w:rPr>
              <w:fldChar w:fldCharType="separate"/>
            </w:r>
            <w:r>
              <w:rPr>
                <w:noProof/>
                <w:webHidden/>
              </w:rPr>
              <w:t>8</w:t>
            </w:r>
            <w:r>
              <w:rPr>
                <w:noProof/>
                <w:webHidden/>
              </w:rPr>
              <w:fldChar w:fldCharType="end"/>
            </w:r>
          </w:hyperlink>
        </w:p>
        <w:p w14:paraId="4D2883A0" w14:textId="6808005F" w:rsidR="00A56D3E" w:rsidRDefault="00A56D3E">
          <w:pPr>
            <w:pStyle w:val="30"/>
            <w:tabs>
              <w:tab w:val="left" w:pos="1760"/>
              <w:tab w:val="right" w:leader="dot" w:pos="9628"/>
            </w:tabs>
            <w:ind w:left="800"/>
            <w:rPr>
              <w:noProof/>
              <w:sz w:val="22"/>
              <w:szCs w:val="24"/>
              <w14:ligatures w14:val="standardContextual"/>
            </w:rPr>
          </w:pPr>
          <w:hyperlink w:anchor="_Toc183453976" w:history="1">
            <w:r w:rsidRPr="00BC7B31">
              <w:rPr>
                <w:rStyle w:val="aa"/>
                <w:noProof/>
              </w:rPr>
              <w:t>3.1.3.</w:t>
            </w:r>
            <w:r>
              <w:rPr>
                <w:noProof/>
                <w:sz w:val="22"/>
                <w:szCs w:val="24"/>
                <w14:ligatures w14:val="standardContextual"/>
              </w:rPr>
              <w:tab/>
            </w:r>
            <w:r w:rsidRPr="00BC7B31">
              <w:rPr>
                <w:rStyle w:val="aa"/>
                <w:noProof/>
              </w:rPr>
              <w:t>소프트웨어 아키텍쳐 설계 활동</w:t>
            </w:r>
            <w:r>
              <w:rPr>
                <w:noProof/>
                <w:webHidden/>
              </w:rPr>
              <w:tab/>
            </w:r>
            <w:r>
              <w:rPr>
                <w:noProof/>
                <w:webHidden/>
              </w:rPr>
              <w:fldChar w:fldCharType="begin"/>
            </w:r>
            <w:r>
              <w:rPr>
                <w:noProof/>
                <w:webHidden/>
              </w:rPr>
              <w:instrText xml:space="preserve"> PAGEREF _Toc183453976 \h </w:instrText>
            </w:r>
            <w:r>
              <w:rPr>
                <w:noProof/>
                <w:webHidden/>
              </w:rPr>
            </w:r>
            <w:r>
              <w:rPr>
                <w:noProof/>
                <w:webHidden/>
              </w:rPr>
              <w:fldChar w:fldCharType="separate"/>
            </w:r>
            <w:r>
              <w:rPr>
                <w:noProof/>
                <w:webHidden/>
              </w:rPr>
              <w:t>8</w:t>
            </w:r>
            <w:r>
              <w:rPr>
                <w:noProof/>
                <w:webHidden/>
              </w:rPr>
              <w:fldChar w:fldCharType="end"/>
            </w:r>
          </w:hyperlink>
        </w:p>
        <w:p w14:paraId="264E827E" w14:textId="111E199E" w:rsidR="00A56D3E" w:rsidRDefault="00A56D3E">
          <w:pPr>
            <w:pStyle w:val="30"/>
            <w:tabs>
              <w:tab w:val="left" w:pos="1760"/>
              <w:tab w:val="right" w:leader="dot" w:pos="9628"/>
            </w:tabs>
            <w:ind w:left="800"/>
            <w:rPr>
              <w:noProof/>
              <w:sz w:val="22"/>
              <w:szCs w:val="24"/>
              <w14:ligatures w14:val="standardContextual"/>
            </w:rPr>
          </w:pPr>
          <w:hyperlink w:anchor="_Toc183453977" w:history="1">
            <w:r w:rsidRPr="00BC7B31">
              <w:rPr>
                <w:rStyle w:val="aa"/>
                <w:noProof/>
              </w:rPr>
              <w:t>3.1.4.</w:t>
            </w:r>
            <w:r>
              <w:rPr>
                <w:noProof/>
                <w:sz w:val="22"/>
                <w:szCs w:val="24"/>
                <w14:ligatures w14:val="standardContextual"/>
              </w:rPr>
              <w:tab/>
            </w:r>
            <w:r w:rsidRPr="00BC7B31">
              <w:rPr>
                <w:rStyle w:val="aa"/>
                <w:noProof/>
              </w:rPr>
              <w:t>소프트웨어 상세 설계 활동</w:t>
            </w:r>
            <w:r>
              <w:rPr>
                <w:noProof/>
                <w:webHidden/>
              </w:rPr>
              <w:tab/>
            </w:r>
            <w:r>
              <w:rPr>
                <w:noProof/>
                <w:webHidden/>
              </w:rPr>
              <w:fldChar w:fldCharType="begin"/>
            </w:r>
            <w:r>
              <w:rPr>
                <w:noProof/>
                <w:webHidden/>
              </w:rPr>
              <w:instrText xml:space="preserve"> PAGEREF _Toc183453977 \h </w:instrText>
            </w:r>
            <w:r>
              <w:rPr>
                <w:noProof/>
                <w:webHidden/>
              </w:rPr>
            </w:r>
            <w:r>
              <w:rPr>
                <w:noProof/>
                <w:webHidden/>
              </w:rPr>
              <w:fldChar w:fldCharType="separate"/>
            </w:r>
            <w:r>
              <w:rPr>
                <w:noProof/>
                <w:webHidden/>
              </w:rPr>
              <w:t>8</w:t>
            </w:r>
            <w:r>
              <w:rPr>
                <w:noProof/>
                <w:webHidden/>
              </w:rPr>
              <w:fldChar w:fldCharType="end"/>
            </w:r>
          </w:hyperlink>
        </w:p>
        <w:p w14:paraId="2CF0EECC" w14:textId="301A68C3" w:rsidR="00A56D3E" w:rsidRDefault="00A56D3E">
          <w:pPr>
            <w:pStyle w:val="30"/>
            <w:tabs>
              <w:tab w:val="left" w:pos="1760"/>
              <w:tab w:val="right" w:leader="dot" w:pos="9628"/>
            </w:tabs>
            <w:ind w:left="800"/>
            <w:rPr>
              <w:noProof/>
              <w:sz w:val="22"/>
              <w:szCs w:val="24"/>
              <w14:ligatures w14:val="standardContextual"/>
            </w:rPr>
          </w:pPr>
          <w:hyperlink w:anchor="_Toc183453978" w:history="1">
            <w:r w:rsidRPr="00BC7B31">
              <w:rPr>
                <w:rStyle w:val="aa"/>
                <w:noProof/>
              </w:rPr>
              <w:t>3.1.5.</w:t>
            </w:r>
            <w:r>
              <w:rPr>
                <w:noProof/>
                <w:sz w:val="22"/>
                <w:szCs w:val="24"/>
                <w14:ligatures w14:val="standardContextual"/>
              </w:rPr>
              <w:tab/>
            </w:r>
            <w:r w:rsidRPr="00BC7B31">
              <w:rPr>
                <w:rStyle w:val="aa"/>
                <w:noProof/>
              </w:rPr>
              <w:t>소프트웨어 유닛 구현 활동</w:t>
            </w:r>
            <w:r>
              <w:rPr>
                <w:noProof/>
                <w:webHidden/>
              </w:rPr>
              <w:tab/>
            </w:r>
            <w:r>
              <w:rPr>
                <w:noProof/>
                <w:webHidden/>
              </w:rPr>
              <w:fldChar w:fldCharType="begin"/>
            </w:r>
            <w:r>
              <w:rPr>
                <w:noProof/>
                <w:webHidden/>
              </w:rPr>
              <w:instrText xml:space="preserve"> PAGEREF _Toc183453978 \h </w:instrText>
            </w:r>
            <w:r>
              <w:rPr>
                <w:noProof/>
                <w:webHidden/>
              </w:rPr>
            </w:r>
            <w:r>
              <w:rPr>
                <w:noProof/>
                <w:webHidden/>
              </w:rPr>
              <w:fldChar w:fldCharType="separate"/>
            </w:r>
            <w:r>
              <w:rPr>
                <w:noProof/>
                <w:webHidden/>
              </w:rPr>
              <w:t>8</w:t>
            </w:r>
            <w:r>
              <w:rPr>
                <w:noProof/>
                <w:webHidden/>
              </w:rPr>
              <w:fldChar w:fldCharType="end"/>
            </w:r>
          </w:hyperlink>
        </w:p>
        <w:p w14:paraId="3205C57A" w14:textId="0FB9A3C3" w:rsidR="00A56D3E" w:rsidRDefault="00A56D3E">
          <w:pPr>
            <w:pStyle w:val="30"/>
            <w:tabs>
              <w:tab w:val="left" w:pos="1760"/>
              <w:tab w:val="right" w:leader="dot" w:pos="9628"/>
            </w:tabs>
            <w:ind w:left="800"/>
            <w:rPr>
              <w:noProof/>
              <w:sz w:val="22"/>
              <w:szCs w:val="24"/>
              <w14:ligatures w14:val="standardContextual"/>
            </w:rPr>
          </w:pPr>
          <w:hyperlink w:anchor="_Toc183453979" w:history="1">
            <w:r w:rsidRPr="00BC7B31">
              <w:rPr>
                <w:rStyle w:val="aa"/>
                <w:noProof/>
              </w:rPr>
              <w:t>3.1.6.</w:t>
            </w:r>
            <w:r>
              <w:rPr>
                <w:noProof/>
                <w:sz w:val="22"/>
                <w:szCs w:val="24"/>
                <w14:ligatures w14:val="standardContextual"/>
              </w:rPr>
              <w:tab/>
            </w:r>
            <w:r w:rsidRPr="00BC7B31">
              <w:rPr>
                <w:rStyle w:val="aa"/>
                <w:noProof/>
              </w:rPr>
              <w:t>소프트웨어 통합 활동</w:t>
            </w:r>
            <w:r>
              <w:rPr>
                <w:noProof/>
                <w:webHidden/>
              </w:rPr>
              <w:tab/>
            </w:r>
            <w:r>
              <w:rPr>
                <w:noProof/>
                <w:webHidden/>
              </w:rPr>
              <w:fldChar w:fldCharType="begin"/>
            </w:r>
            <w:r>
              <w:rPr>
                <w:noProof/>
                <w:webHidden/>
              </w:rPr>
              <w:instrText xml:space="preserve"> PAGEREF _Toc183453979 \h </w:instrText>
            </w:r>
            <w:r>
              <w:rPr>
                <w:noProof/>
                <w:webHidden/>
              </w:rPr>
            </w:r>
            <w:r>
              <w:rPr>
                <w:noProof/>
                <w:webHidden/>
              </w:rPr>
              <w:fldChar w:fldCharType="separate"/>
            </w:r>
            <w:r>
              <w:rPr>
                <w:noProof/>
                <w:webHidden/>
              </w:rPr>
              <w:t>9</w:t>
            </w:r>
            <w:r>
              <w:rPr>
                <w:noProof/>
                <w:webHidden/>
              </w:rPr>
              <w:fldChar w:fldCharType="end"/>
            </w:r>
          </w:hyperlink>
        </w:p>
        <w:p w14:paraId="2275AA18" w14:textId="36F7C902" w:rsidR="00A56D3E" w:rsidRDefault="00A56D3E">
          <w:pPr>
            <w:pStyle w:val="30"/>
            <w:tabs>
              <w:tab w:val="left" w:pos="1760"/>
              <w:tab w:val="right" w:leader="dot" w:pos="9628"/>
            </w:tabs>
            <w:ind w:left="800"/>
            <w:rPr>
              <w:noProof/>
              <w:sz w:val="22"/>
              <w:szCs w:val="24"/>
              <w14:ligatures w14:val="standardContextual"/>
            </w:rPr>
          </w:pPr>
          <w:hyperlink w:anchor="_Toc183453980" w:history="1">
            <w:r w:rsidRPr="00BC7B31">
              <w:rPr>
                <w:rStyle w:val="aa"/>
                <w:noProof/>
              </w:rPr>
              <w:t>3.1.7.</w:t>
            </w:r>
            <w:r>
              <w:rPr>
                <w:noProof/>
                <w:sz w:val="22"/>
                <w:szCs w:val="24"/>
                <w14:ligatures w14:val="standardContextual"/>
              </w:rPr>
              <w:tab/>
            </w:r>
            <w:r w:rsidRPr="00BC7B31">
              <w:rPr>
                <w:rStyle w:val="aa"/>
                <w:noProof/>
              </w:rPr>
              <w:t>소프트웨어 검증 활동(필요시)</w:t>
            </w:r>
            <w:r>
              <w:rPr>
                <w:noProof/>
                <w:webHidden/>
              </w:rPr>
              <w:tab/>
            </w:r>
            <w:r>
              <w:rPr>
                <w:noProof/>
                <w:webHidden/>
              </w:rPr>
              <w:fldChar w:fldCharType="begin"/>
            </w:r>
            <w:r>
              <w:rPr>
                <w:noProof/>
                <w:webHidden/>
              </w:rPr>
              <w:instrText xml:space="preserve"> PAGEREF _Toc183453980 \h </w:instrText>
            </w:r>
            <w:r>
              <w:rPr>
                <w:noProof/>
                <w:webHidden/>
              </w:rPr>
            </w:r>
            <w:r>
              <w:rPr>
                <w:noProof/>
                <w:webHidden/>
              </w:rPr>
              <w:fldChar w:fldCharType="separate"/>
            </w:r>
            <w:r>
              <w:rPr>
                <w:noProof/>
                <w:webHidden/>
              </w:rPr>
              <w:t>9</w:t>
            </w:r>
            <w:r>
              <w:rPr>
                <w:noProof/>
                <w:webHidden/>
              </w:rPr>
              <w:fldChar w:fldCharType="end"/>
            </w:r>
          </w:hyperlink>
        </w:p>
        <w:p w14:paraId="170B2D38" w14:textId="6F01080E" w:rsidR="00A56D3E" w:rsidRDefault="00A56D3E">
          <w:pPr>
            <w:pStyle w:val="30"/>
            <w:tabs>
              <w:tab w:val="left" w:pos="1760"/>
              <w:tab w:val="right" w:leader="dot" w:pos="9628"/>
            </w:tabs>
            <w:ind w:left="800"/>
            <w:rPr>
              <w:noProof/>
              <w:sz w:val="22"/>
              <w:szCs w:val="24"/>
              <w14:ligatures w14:val="standardContextual"/>
            </w:rPr>
          </w:pPr>
          <w:hyperlink w:anchor="_Toc183453981" w:history="1">
            <w:r w:rsidRPr="00BC7B31">
              <w:rPr>
                <w:rStyle w:val="aa"/>
                <w:noProof/>
              </w:rPr>
              <w:t>3.1.8.</w:t>
            </w:r>
            <w:r>
              <w:rPr>
                <w:noProof/>
                <w:sz w:val="22"/>
                <w:szCs w:val="24"/>
                <w14:ligatures w14:val="standardContextual"/>
              </w:rPr>
              <w:tab/>
            </w:r>
            <w:r w:rsidRPr="00BC7B31">
              <w:rPr>
                <w:rStyle w:val="aa"/>
                <w:noProof/>
              </w:rPr>
              <w:t>소프트웨어 유효성 검증(필요시)</w:t>
            </w:r>
            <w:r>
              <w:rPr>
                <w:noProof/>
                <w:webHidden/>
              </w:rPr>
              <w:tab/>
            </w:r>
            <w:r>
              <w:rPr>
                <w:noProof/>
                <w:webHidden/>
              </w:rPr>
              <w:fldChar w:fldCharType="begin"/>
            </w:r>
            <w:r>
              <w:rPr>
                <w:noProof/>
                <w:webHidden/>
              </w:rPr>
              <w:instrText xml:space="preserve"> PAGEREF _Toc183453981 \h </w:instrText>
            </w:r>
            <w:r>
              <w:rPr>
                <w:noProof/>
                <w:webHidden/>
              </w:rPr>
            </w:r>
            <w:r>
              <w:rPr>
                <w:noProof/>
                <w:webHidden/>
              </w:rPr>
              <w:fldChar w:fldCharType="separate"/>
            </w:r>
            <w:r>
              <w:rPr>
                <w:noProof/>
                <w:webHidden/>
              </w:rPr>
              <w:t>9</w:t>
            </w:r>
            <w:r>
              <w:rPr>
                <w:noProof/>
                <w:webHidden/>
              </w:rPr>
              <w:fldChar w:fldCharType="end"/>
            </w:r>
          </w:hyperlink>
        </w:p>
        <w:p w14:paraId="22D2704C" w14:textId="0F0FD07F" w:rsidR="00A56D3E" w:rsidRDefault="00A56D3E">
          <w:pPr>
            <w:pStyle w:val="30"/>
            <w:tabs>
              <w:tab w:val="left" w:pos="1760"/>
              <w:tab w:val="right" w:leader="dot" w:pos="9628"/>
            </w:tabs>
            <w:ind w:left="800"/>
            <w:rPr>
              <w:noProof/>
              <w:sz w:val="22"/>
              <w:szCs w:val="24"/>
              <w14:ligatures w14:val="standardContextual"/>
            </w:rPr>
          </w:pPr>
          <w:hyperlink w:anchor="_Toc183453982" w:history="1">
            <w:r w:rsidRPr="00BC7B31">
              <w:rPr>
                <w:rStyle w:val="aa"/>
                <w:noProof/>
              </w:rPr>
              <w:t>3.1.9.</w:t>
            </w:r>
            <w:r>
              <w:rPr>
                <w:noProof/>
                <w:sz w:val="22"/>
                <w:szCs w:val="24"/>
                <w14:ligatures w14:val="standardContextual"/>
              </w:rPr>
              <w:tab/>
            </w:r>
            <w:r w:rsidRPr="00BC7B31">
              <w:rPr>
                <w:rStyle w:val="aa"/>
                <w:noProof/>
              </w:rPr>
              <w:t>소프트웨어 배포 활동</w:t>
            </w:r>
            <w:r>
              <w:rPr>
                <w:noProof/>
                <w:webHidden/>
              </w:rPr>
              <w:tab/>
            </w:r>
            <w:r>
              <w:rPr>
                <w:noProof/>
                <w:webHidden/>
              </w:rPr>
              <w:fldChar w:fldCharType="begin"/>
            </w:r>
            <w:r>
              <w:rPr>
                <w:noProof/>
                <w:webHidden/>
              </w:rPr>
              <w:instrText xml:space="preserve"> PAGEREF _Toc183453982 \h </w:instrText>
            </w:r>
            <w:r>
              <w:rPr>
                <w:noProof/>
                <w:webHidden/>
              </w:rPr>
            </w:r>
            <w:r>
              <w:rPr>
                <w:noProof/>
                <w:webHidden/>
              </w:rPr>
              <w:fldChar w:fldCharType="separate"/>
            </w:r>
            <w:r>
              <w:rPr>
                <w:noProof/>
                <w:webHidden/>
              </w:rPr>
              <w:t>9</w:t>
            </w:r>
            <w:r>
              <w:rPr>
                <w:noProof/>
                <w:webHidden/>
              </w:rPr>
              <w:fldChar w:fldCharType="end"/>
            </w:r>
          </w:hyperlink>
        </w:p>
        <w:p w14:paraId="7E2ADADD" w14:textId="5C842AE7" w:rsidR="00A56D3E" w:rsidRDefault="00A56D3E">
          <w:pPr>
            <w:pStyle w:val="20"/>
            <w:tabs>
              <w:tab w:val="left" w:pos="1100"/>
              <w:tab w:val="right" w:leader="dot" w:pos="9628"/>
            </w:tabs>
            <w:ind w:left="400"/>
            <w:rPr>
              <w:noProof/>
              <w:sz w:val="22"/>
              <w:szCs w:val="24"/>
              <w14:ligatures w14:val="standardContextual"/>
            </w:rPr>
          </w:pPr>
          <w:hyperlink w:anchor="_Toc183453983" w:history="1">
            <w:r w:rsidRPr="00BC7B31">
              <w:rPr>
                <w:rStyle w:val="aa"/>
                <w:noProof/>
              </w:rPr>
              <w:t>3.2.</w:t>
            </w:r>
            <w:r>
              <w:rPr>
                <w:noProof/>
                <w:sz w:val="22"/>
                <w:szCs w:val="24"/>
                <w14:ligatures w14:val="standardContextual"/>
              </w:rPr>
              <w:tab/>
            </w:r>
            <w:r w:rsidRPr="00BC7B31">
              <w:rPr>
                <w:rStyle w:val="aa"/>
                <w:noProof/>
              </w:rPr>
              <w:t>소프트웨어 위험관리 프로세스</w:t>
            </w:r>
            <w:r>
              <w:rPr>
                <w:noProof/>
                <w:webHidden/>
              </w:rPr>
              <w:tab/>
            </w:r>
            <w:r>
              <w:rPr>
                <w:noProof/>
                <w:webHidden/>
              </w:rPr>
              <w:fldChar w:fldCharType="begin"/>
            </w:r>
            <w:r>
              <w:rPr>
                <w:noProof/>
                <w:webHidden/>
              </w:rPr>
              <w:instrText xml:space="preserve"> PAGEREF _Toc183453983 \h </w:instrText>
            </w:r>
            <w:r>
              <w:rPr>
                <w:noProof/>
                <w:webHidden/>
              </w:rPr>
            </w:r>
            <w:r>
              <w:rPr>
                <w:noProof/>
                <w:webHidden/>
              </w:rPr>
              <w:fldChar w:fldCharType="separate"/>
            </w:r>
            <w:r>
              <w:rPr>
                <w:noProof/>
                <w:webHidden/>
              </w:rPr>
              <w:t>9</w:t>
            </w:r>
            <w:r>
              <w:rPr>
                <w:noProof/>
                <w:webHidden/>
              </w:rPr>
              <w:fldChar w:fldCharType="end"/>
            </w:r>
          </w:hyperlink>
        </w:p>
        <w:p w14:paraId="4D1B4686" w14:textId="15E4419D" w:rsidR="00A56D3E" w:rsidRDefault="00A56D3E">
          <w:pPr>
            <w:pStyle w:val="20"/>
            <w:tabs>
              <w:tab w:val="left" w:pos="1100"/>
              <w:tab w:val="right" w:leader="dot" w:pos="9628"/>
            </w:tabs>
            <w:ind w:left="400"/>
            <w:rPr>
              <w:noProof/>
              <w:sz w:val="22"/>
              <w:szCs w:val="24"/>
              <w14:ligatures w14:val="standardContextual"/>
            </w:rPr>
          </w:pPr>
          <w:hyperlink w:anchor="_Toc183453984" w:history="1">
            <w:r w:rsidRPr="00BC7B31">
              <w:rPr>
                <w:rStyle w:val="aa"/>
                <w:noProof/>
              </w:rPr>
              <w:t>3.3.</w:t>
            </w:r>
            <w:r>
              <w:rPr>
                <w:noProof/>
                <w:sz w:val="22"/>
                <w:szCs w:val="24"/>
                <w14:ligatures w14:val="standardContextual"/>
              </w:rPr>
              <w:tab/>
            </w:r>
            <w:r w:rsidRPr="00BC7B31">
              <w:rPr>
                <w:rStyle w:val="aa"/>
                <w:noProof/>
              </w:rPr>
              <w:t>소프트웨어 문제해결 프로세스</w:t>
            </w:r>
            <w:r>
              <w:rPr>
                <w:noProof/>
                <w:webHidden/>
              </w:rPr>
              <w:tab/>
            </w:r>
            <w:r>
              <w:rPr>
                <w:noProof/>
                <w:webHidden/>
              </w:rPr>
              <w:fldChar w:fldCharType="begin"/>
            </w:r>
            <w:r>
              <w:rPr>
                <w:noProof/>
                <w:webHidden/>
              </w:rPr>
              <w:instrText xml:space="preserve"> PAGEREF _Toc183453984 \h </w:instrText>
            </w:r>
            <w:r>
              <w:rPr>
                <w:noProof/>
                <w:webHidden/>
              </w:rPr>
            </w:r>
            <w:r>
              <w:rPr>
                <w:noProof/>
                <w:webHidden/>
              </w:rPr>
              <w:fldChar w:fldCharType="separate"/>
            </w:r>
            <w:r>
              <w:rPr>
                <w:noProof/>
                <w:webHidden/>
              </w:rPr>
              <w:t>9</w:t>
            </w:r>
            <w:r>
              <w:rPr>
                <w:noProof/>
                <w:webHidden/>
              </w:rPr>
              <w:fldChar w:fldCharType="end"/>
            </w:r>
          </w:hyperlink>
        </w:p>
        <w:p w14:paraId="2A6D4E6F" w14:textId="0D9D714C" w:rsidR="00A56D3E" w:rsidRDefault="00A56D3E">
          <w:pPr>
            <w:pStyle w:val="20"/>
            <w:tabs>
              <w:tab w:val="left" w:pos="1100"/>
              <w:tab w:val="right" w:leader="dot" w:pos="9628"/>
            </w:tabs>
            <w:ind w:left="400"/>
            <w:rPr>
              <w:noProof/>
              <w:sz w:val="22"/>
              <w:szCs w:val="24"/>
              <w14:ligatures w14:val="standardContextual"/>
            </w:rPr>
          </w:pPr>
          <w:hyperlink w:anchor="_Toc183453985" w:history="1">
            <w:r w:rsidRPr="00BC7B31">
              <w:rPr>
                <w:rStyle w:val="aa"/>
                <w:noProof/>
              </w:rPr>
              <w:t>3.4.</w:t>
            </w:r>
            <w:r>
              <w:rPr>
                <w:noProof/>
                <w:sz w:val="22"/>
                <w:szCs w:val="24"/>
                <w14:ligatures w14:val="standardContextual"/>
              </w:rPr>
              <w:tab/>
            </w:r>
            <w:r w:rsidRPr="00BC7B31">
              <w:rPr>
                <w:rStyle w:val="aa"/>
                <w:noProof/>
              </w:rPr>
              <w:t>소프트웨어 변경관리 프로세스</w:t>
            </w:r>
            <w:r>
              <w:rPr>
                <w:noProof/>
                <w:webHidden/>
              </w:rPr>
              <w:tab/>
            </w:r>
            <w:r>
              <w:rPr>
                <w:noProof/>
                <w:webHidden/>
              </w:rPr>
              <w:fldChar w:fldCharType="begin"/>
            </w:r>
            <w:r>
              <w:rPr>
                <w:noProof/>
                <w:webHidden/>
              </w:rPr>
              <w:instrText xml:space="preserve"> PAGEREF _Toc183453985 \h </w:instrText>
            </w:r>
            <w:r>
              <w:rPr>
                <w:noProof/>
                <w:webHidden/>
              </w:rPr>
            </w:r>
            <w:r>
              <w:rPr>
                <w:noProof/>
                <w:webHidden/>
              </w:rPr>
              <w:fldChar w:fldCharType="separate"/>
            </w:r>
            <w:r>
              <w:rPr>
                <w:noProof/>
                <w:webHidden/>
              </w:rPr>
              <w:t>10</w:t>
            </w:r>
            <w:r>
              <w:rPr>
                <w:noProof/>
                <w:webHidden/>
              </w:rPr>
              <w:fldChar w:fldCharType="end"/>
            </w:r>
          </w:hyperlink>
        </w:p>
        <w:p w14:paraId="3E66C44D" w14:textId="41DDB652" w:rsidR="00A56D3E" w:rsidRDefault="00A56D3E">
          <w:pPr>
            <w:pStyle w:val="20"/>
            <w:tabs>
              <w:tab w:val="left" w:pos="1100"/>
              <w:tab w:val="right" w:leader="dot" w:pos="9628"/>
            </w:tabs>
            <w:ind w:left="400"/>
            <w:rPr>
              <w:noProof/>
              <w:sz w:val="22"/>
              <w:szCs w:val="24"/>
              <w14:ligatures w14:val="standardContextual"/>
            </w:rPr>
          </w:pPr>
          <w:hyperlink w:anchor="_Toc183453986" w:history="1">
            <w:r w:rsidRPr="00BC7B31">
              <w:rPr>
                <w:rStyle w:val="aa"/>
                <w:noProof/>
              </w:rPr>
              <w:t>3.5.</w:t>
            </w:r>
            <w:r>
              <w:rPr>
                <w:noProof/>
                <w:sz w:val="22"/>
                <w:szCs w:val="24"/>
                <w14:ligatures w14:val="standardContextual"/>
              </w:rPr>
              <w:tab/>
            </w:r>
            <w:r w:rsidRPr="00BC7B31">
              <w:rPr>
                <w:rStyle w:val="aa"/>
                <w:noProof/>
              </w:rPr>
              <w:t>소프트웨어 형상관리 프로세스</w:t>
            </w:r>
            <w:r>
              <w:rPr>
                <w:noProof/>
                <w:webHidden/>
              </w:rPr>
              <w:tab/>
            </w:r>
            <w:r>
              <w:rPr>
                <w:noProof/>
                <w:webHidden/>
              </w:rPr>
              <w:fldChar w:fldCharType="begin"/>
            </w:r>
            <w:r>
              <w:rPr>
                <w:noProof/>
                <w:webHidden/>
              </w:rPr>
              <w:instrText xml:space="preserve"> PAGEREF _Toc183453986 \h </w:instrText>
            </w:r>
            <w:r>
              <w:rPr>
                <w:noProof/>
                <w:webHidden/>
              </w:rPr>
            </w:r>
            <w:r>
              <w:rPr>
                <w:noProof/>
                <w:webHidden/>
              </w:rPr>
              <w:fldChar w:fldCharType="separate"/>
            </w:r>
            <w:r>
              <w:rPr>
                <w:noProof/>
                <w:webHidden/>
              </w:rPr>
              <w:t>10</w:t>
            </w:r>
            <w:r>
              <w:rPr>
                <w:noProof/>
                <w:webHidden/>
              </w:rPr>
              <w:fldChar w:fldCharType="end"/>
            </w:r>
          </w:hyperlink>
        </w:p>
        <w:p w14:paraId="07859EDC" w14:textId="5E1B9878" w:rsidR="00A56D3E" w:rsidRDefault="00A56D3E">
          <w:pPr>
            <w:pStyle w:val="12"/>
            <w:rPr>
              <w:noProof/>
              <w:sz w:val="22"/>
              <w:szCs w:val="24"/>
              <w14:ligatures w14:val="standardContextual"/>
            </w:rPr>
          </w:pPr>
          <w:hyperlink w:anchor="_Toc183453987" w:history="1">
            <w:r w:rsidRPr="00BC7B31">
              <w:rPr>
                <w:rStyle w:val="aa"/>
                <w:noProof/>
              </w:rPr>
              <w:t>4.</w:t>
            </w:r>
            <w:r>
              <w:rPr>
                <w:noProof/>
                <w:sz w:val="22"/>
                <w:szCs w:val="24"/>
                <w14:ligatures w14:val="standardContextual"/>
              </w:rPr>
              <w:tab/>
            </w:r>
            <w:r w:rsidRPr="00BC7B31">
              <w:rPr>
                <w:rStyle w:val="aa"/>
                <w:noProof/>
              </w:rPr>
              <w:t>소프트웨어 개발 표준, 방법 및 도구 계획</w:t>
            </w:r>
            <w:r>
              <w:rPr>
                <w:noProof/>
                <w:webHidden/>
              </w:rPr>
              <w:tab/>
            </w:r>
            <w:r>
              <w:rPr>
                <w:noProof/>
                <w:webHidden/>
              </w:rPr>
              <w:fldChar w:fldCharType="begin"/>
            </w:r>
            <w:r>
              <w:rPr>
                <w:noProof/>
                <w:webHidden/>
              </w:rPr>
              <w:instrText xml:space="preserve"> PAGEREF _Toc183453987 \h </w:instrText>
            </w:r>
            <w:r>
              <w:rPr>
                <w:noProof/>
                <w:webHidden/>
              </w:rPr>
            </w:r>
            <w:r>
              <w:rPr>
                <w:noProof/>
                <w:webHidden/>
              </w:rPr>
              <w:fldChar w:fldCharType="separate"/>
            </w:r>
            <w:r>
              <w:rPr>
                <w:noProof/>
                <w:webHidden/>
              </w:rPr>
              <w:t>10</w:t>
            </w:r>
            <w:r>
              <w:rPr>
                <w:noProof/>
                <w:webHidden/>
              </w:rPr>
              <w:fldChar w:fldCharType="end"/>
            </w:r>
          </w:hyperlink>
        </w:p>
        <w:p w14:paraId="2C2C0C14" w14:textId="37FE7CE3" w:rsidR="00A56D3E" w:rsidRDefault="00A56D3E">
          <w:pPr>
            <w:pStyle w:val="12"/>
            <w:rPr>
              <w:noProof/>
              <w:sz w:val="22"/>
              <w:szCs w:val="24"/>
              <w14:ligatures w14:val="standardContextual"/>
            </w:rPr>
          </w:pPr>
          <w:hyperlink w:anchor="_Toc183453988" w:history="1">
            <w:r w:rsidRPr="00BC7B31">
              <w:rPr>
                <w:rStyle w:val="aa"/>
                <w:noProof/>
              </w:rPr>
              <w:t>5.</w:t>
            </w:r>
            <w:r>
              <w:rPr>
                <w:noProof/>
                <w:sz w:val="22"/>
                <w:szCs w:val="24"/>
                <w14:ligatures w14:val="standardContextual"/>
              </w:rPr>
              <w:tab/>
            </w:r>
            <w:r w:rsidRPr="00BC7B31">
              <w:rPr>
                <w:rStyle w:val="aa"/>
                <w:noProof/>
              </w:rPr>
              <w:t>소프트웨어 통합 및 통합 시험 계획</w:t>
            </w:r>
            <w:r>
              <w:rPr>
                <w:noProof/>
                <w:webHidden/>
              </w:rPr>
              <w:tab/>
            </w:r>
            <w:r>
              <w:rPr>
                <w:noProof/>
                <w:webHidden/>
              </w:rPr>
              <w:fldChar w:fldCharType="begin"/>
            </w:r>
            <w:r>
              <w:rPr>
                <w:noProof/>
                <w:webHidden/>
              </w:rPr>
              <w:instrText xml:space="preserve"> PAGEREF _Toc183453988 \h </w:instrText>
            </w:r>
            <w:r>
              <w:rPr>
                <w:noProof/>
                <w:webHidden/>
              </w:rPr>
            </w:r>
            <w:r>
              <w:rPr>
                <w:noProof/>
                <w:webHidden/>
              </w:rPr>
              <w:fldChar w:fldCharType="separate"/>
            </w:r>
            <w:r>
              <w:rPr>
                <w:noProof/>
                <w:webHidden/>
              </w:rPr>
              <w:t>10</w:t>
            </w:r>
            <w:r>
              <w:rPr>
                <w:noProof/>
                <w:webHidden/>
              </w:rPr>
              <w:fldChar w:fldCharType="end"/>
            </w:r>
          </w:hyperlink>
        </w:p>
        <w:p w14:paraId="30D830E9" w14:textId="4C96C232" w:rsidR="00A56D3E" w:rsidRDefault="00A56D3E">
          <w:pPr>
            <w:pStyle w:val="12"/>
            <w:rPr>
              <w:noProof/>
              <w:sz w:val="22"/>
              <w:szCs w:val="24"/>
              <w14:ligatures w14:val="standardContextual"/>
            </w:rPr>
          </w:pPr>
          <w:hyperlink w:anchor="_Toc183453989" w:history="1">
            <w:r w:rsidRPr="00BC7B31">
              <w:rPr>
                <w:rStyle w:val="aa"/>
                <w:noProof/>
              </w:rPr>
              <w:t>6.</w:t>
            </w:r>
            <w:r>
              <w:rPr>
                <w:noProof/>
                <w:sz w:val="22"/>
                <w:szCs w:val="24"/>
                <w14:ligatures w14:val="standardContextual"/>
              </w:rPr>
              <w:tab/>
            </w:r>
            <w:r w:rsidRPr="00BC7B31">
              <w:rPr>
                <w:rStyle w:val="aa"/>
                <w:noProof/>
              </w:rPr>
              <w:t>소프트웨어 검증 계획</w:t>
            </w:r>
            <w:r>
              <w:rPr>
                <w:noProof/>
                <w:webHidden/>
              </w:rPr>
              <w:tab/>
            </w:r>
            <w:r>
              <w:rPr>
                <w:noProof/>
                <w:webHidden/>
              </w:rPr>
              <w:fldChar w:fldCharType="begin"/>
            </w:r>
            <w:r>
              <w:rPr>
                <w:noProof/>
                <w:webHidden/>
              </w:rPr>
              <w:instrText xml:space="preserve"> PAGEREF _Toc183453989 \h </w:instrText>
            </w:r>
            <w:r>
              <w:rPr>
                <w:noProof/>
                <w:webHidden/>
              </w:rPr>
            </w:r>
            <w:r>
              <w:rPr>
                <w:noProof/>
                <w:webHidden/>
              </w:rPr>
              <w:fldChar w:fldCharType="separate"/>
            </w:r>
            <w:r>
              <w:rPr>
                <w:noProof/>
                <w:webHidden/>
              </w:rPr>
              <w:t>11</w:t>
            </w:r>
            <w:r>
              <w:rPr>
                <w:noProof/>
                <w:webHidden/>
              </w:rPr>
              <w:fldChar w:fldCharType="end"/>
            </w:r>
          </w:hyperlink>
        </w:p>
        <w:p w14:paraId="70D925B8" w14:textId="26E221F7" w:rsidR="00A56D3E" w:rsidRDefault="00A56D3E">
          <w:pPr>
            <w:pStyle w:val="12"/>
            <w:rPr>
              <w:noProof/>
              <w:sz w:val="22"/>
              <w:szCs w:val="24"/>
              <w14:ligatures w14:val="standardContextual"/>
            </w:rPr>
          </w:pPr>
          <w:hyperlink w:anchor="_Toc183453990" w:history="1">
            <w:r w:rsidRPr="00BC7B31">
              <w:rPr>
                <w:rStyle w:val="aa"/>
                <w:noProof/>
              </w:rPr>
              <w:t>7.</w:t>
            </w:r>
            <w:r>
              <w:rPr>
                <w:noProof/>
                <w:sz w:val="22"/>
                <w:szCs w:val="24"/>
                <w14:ligatures w14:val="standardContextual"/>
              </w:rPr>
              <w:tab/>
            </w:r>
            <w:r w:rsidRPr="00BC7B31">
              <w:rPr>
                <w:rStyle w:val="aa"/>
                <w:noProof/>
              </w:rPr>
              <w:t>소프트웨어 위험관리 계획</w:t>
            </w:r>
            <w:r>
              <w:rPr>
                <w:noProof/>
                <w:webHidden/>
              </w:rPr>
              <w:tab/>
            </w:r>
            <w:r>
              <w:rPr>
                <w:noProof/>
                <w:webHidden/>
              </w:rPr>
              <w:fldChar w:fldCharType="begin"/>
            </w:r>
            <w:r>
              <w:rPr>
                <w:noProof/>
                <w:webHidden/>
              </w:rPr>
              <w:instrText xml:space="preserve"> PAGEREF _Toc183453990 \h </w:instrText>
            </w:r>
            <w:r>
              <w:rPr>
                <w:noProof/>
                <w:webHidden/>
              </w:rPr>
            </w:r>
            <w:r>
              <w:rPr>
                <w:noProof/>
                <w:webHidden/>
              </w:rPr>
              <w:fldChar w:fldCharType="separate"/>
            </w:r>
            <w:r>
              <w:rPr>
                <w:noProof/>
                <w:webHidden/>
              </w:rPr>
              <w:t>14</w:t>
            </w:r>
            <w:r>
              <w:rPr>
                <w:noProof/>
                <w:webHidden/>
              </w:rPr>
              <w:fldChar w:fldCharType="end"/>
            </w:r>
          </w:hyperlink>
        </w:p>
        <w:p w14:paraId="55890432" w14:textId="7836CFE7" w:rsidR="00A56D3E" w:rsidRDefault="00A56D3E">
          <w:pPr>
            <w:pStyle w:val="12"/>
            <w:rPr>
              <w:noProof/>
              <w:sz w:val="22"/>
              <w:szCs w:val="24"/>
              <w14:ligatures w14:val="standardContextual"/>
            </w:rPr>
          </w:pPr>
          <w:hyperlink w:anchor="_Toc183453991" w:history="1">
            <w:r w:rsidRPr="00BC7B31">
              <w:rPr>
                <w:rStyle w:val="aa"/>
                <w:noProof/>
              </w:rPr>
              <w:t>8.</w:t>
            </w:r>
            <w:r>
              <w:rPr>
                <w:noProof/>
                <w:sz w:val="22"/>
                <w:szCs w:val="24"/>
                <w14:ligatures w14:val="standardContextual"/>
              </w:rPr>
              <w:tab/>
            </w:r>
            <w:r w:rsidRPr="00BC7B31">
              <w:rPr>
                <w:rStyle w:val="aa"/>
                <w:noProof/>
              </w:rPr>
              <w:t>소프트웨어 문제해결 계획</w:t>
            </w:r>
            <w:r>
              <w:rPr>
                <w:noProof/>
                <w:webHidden/>
              </w:rPr>
              <w:tab/>
            </w:r>
            <w:r>
              <w:rPr>
                <w:noProof/>
                <w:webHidden/>
              </w:rPr>
              <w:fldChar w:fldCharType="begin"/>
            </w:r>
            <w:r>
              <w:rPr>
                <w:noProof/>
                <w:webHidden/>
              </w:rPr>
              <w:instrText xml:space="preserve"> PAGEREF _Toc183453991 \h </w:instrText>
            </w:r>
            <w:r>
              <w:rPr>
                <w:noProof/>
                <w:webHidden/>
              </w:rPr>
            </w:r>
            <w:r>
              <w:rPr>
                <w:noProof/>
                <w:webHidden/>
              </w:rPr>
              <w:fldChar w:fldCharType="separate"/>
            </w:r>
            <w:r>
              <w:rPr>
                <w:noProof/>
                <w:webHidden/>
              </w:rPr>
              <w:t>14</w:t>
            </w:r>
            <w:r>
              <w:rPr>
                <w:noProof/>
                <w:webHidden/>
              </w:rPr>
              <w:fldChar w:fldCharType="end"/>
            </w:r>
          </w:hyperlink>
        </w:p>
        <w:p w14:paraId="0472D1DA" w14:textId="56E9ECCD" w:rsidR="00A56D3E" w:rsidRDefault="00A56D3E">
          <w:pPr>
            <w:pStyle w:val="12"/>
            <w:rPr>
              <w:noProof/>
              <w:sz w:val="22"/>
              <w:szCs w:val="24"/>
              <w14:ligatures w14:val="standardContextual"/>
            </w:rPr>
          </w:pPr>
          <w:hyperlink w:anchor="_Toc183453992" w:history="1">
            <w:r w:rsidRPr="00BC7B31">
              <w:rPr>
                <w:rStyle w:val="aa"/>
                <w:noProof/>
              </w:rPr>
              <w:t>9.</w:t>
            </w:r>
            <w:r>
              <w:rPr>
                <w:noProof/>
                <w:sz w:val="22"/>
                <w:szCs w:val="24"/>
                <w14:ligatures w14:val="standardContextual"/>
              </w:rPr>
              <w:tab/>
            </w:r>
            <w:r w:rsidRPr="00BC7B31">
              <w:rPr>
                <w:rStyle w:val="aa"/>
                <w:noProof/>
              </w:rPr>
              <w:t>소프트웨어 변경관리 계획</w:t>
            </w:r>
            <w:r>
              <w:rPr>
                <w:noProof/>
                <w:webHidden/>
              </w:rPr>
              <w:tab/>
            </w:r>
            <w:r>
              <w:rPr>
                <w:noProof/>
                <w:webHidden/>
              </w:rPr>
              <w:fldChar w:fldCharType="begin"/>
            </w:r>
            <w:r>
              <w:rPr>
                <w:noProof/>
                <w:webHidden/>
              </w:rPr>
              <w:instrText xml:space="preserve"> PAGEREF _Toc183453992 \h </w:instrText>
            </w:r>
            <w:r>
              <w:rPr>
                <w:noProof/>
                <w:webHidden/>
              </w:rPr>
            </w:r>
            <w:r>
              <w:rPr>
                <w:noProof/>
                <w:webHidden/>
              </w:rPr>
              <w:fldChar w:fldCharType="separate"/>
            </w:r>
            <w:r>
              <w:rPr>
                <w:noProof/>
                <w:webHidden/>
              </w:rPr>
              <w:t>14</w:t>
            </w:r>
            <w:r>
              <w:rPr>
                <w:noProof/>
                <w:webHidden/>
              </w:rPr>
              <w:fldChar w:fldCharType="end"/>
            </w:r>
          </w:hyperlink>
        </w:p>
        <w:p w14:paraId="43E949F3" w14:textId="7939A54E" w:rsidR="00A56D3E" w:rsidRDefault="00A56D3E">
          <w:pPr>
            <w:pStyle w:val="12"/>
            <w:rPr>
              <w:noProof/>
              <w:sz w:val="22"/>
              <w:szCs w:val="24"/>
              <w14:ligatures w14:val="standardContextual"/>
            </w:rPr>
          </w:pPr>
          <w:hyperlink w:anchor="_Toc183453993" w:history="1">
            <w:r w:rsidRPr="00BC7B31">
              <w:rPr>
                <w:rStyle w:val="aa"/>
                <w:noProof/>
              </w:rPr>
              <w:t>10.</w:t>
            </w:r>
            <w:r>
              <w:rPr>
                <w:noProof/>
                <w:sz w:val="22"/>
                <w:szCs w:val="24"/>
                <w14:ligatures w14:val="standardContextual"/>
              </w:rPr>
              <w:tab/>
            </w:r>
            <w:r w:rsidRPr="00BC7B31">
              <w:rPr>
                <w:rStyle w:val="aa"/>
                <w:noProof/>
              </w:rPr>
              <w:t>소프트웨어 형상관리 계획</w:t>
            </w:r>
            <w:r>
              <w:rPr>
                <w:noProof/>
                <w:webHidden/>
              </w:rPr>
              <w:tab/>
            </w:r>
            <w:r>
              <w:rPr>
                <w:noProof/>
                <w:webHidden/>
              </w:rPr>
              <w:fldChar w:fldCharType="begin"/>
            </w:r>
            <w:r>
              <w:rPr>
                <w:noProof/>
                <w:webHidden/>
              </w:rPr>
              <w:instrText xml:space="preserve"> PAGEREF _Toc183453993 \h </w:instrText>
            </w:r>
            <w:r>
              <w:rPr>
                <w:noProof/>
                <w:webHidden/>
              </w:rPr>
            </w:r>
            <w:r>
              <w:rPr>
                <w:noProof/>
                <w:webHidden/>
              </w:rPr>
              <w:fldChar w:fldCharType="separate"/>
            </w:r>
            <w:r>
              <w:rPr>
                <w:noProof/>
                <w:webHidden/>
              </w:rPr>
              <w:t>14</w:t>
            </w:r>
            <w:r>
              <w:rPr>
                <w:noProof/>
                <w:webHidden/>
              </w:rPr>
              <w:fldChar w:fldCharType="end"/>
            </w:r>
          </w:hyperlink>
        </w:p>
        <w:p w14:paraId="67C6BA21" w14:textId="74A3646F" w:rsidR="00A56D3E" w:rsidRDefault="00A56D3E">
          <w:pPr>
            <w:pStyle w:val="12"/>
            <w:rPr>
              <w:noProof/>
              <w:sz w:val="22"/>
              <w:szCs w:val="24"/>
              <w14:ligatures w14:val="standardContextual"/>
            </w:rPr>
          </w:pPr>
          <w:hyperlink w:anchor="_Toc183453994" w:history="1">
            <w:r w:rsidRPr="00BC7B31">
              <w:rPr>
                <w:rStyle w:val="aa"/>
                <w:noProof/>
              </w:rPr>
              <w:t>11.</w:t>
            </w:r>
            <w:r>
              <w:rPr>
                <w:noProof/>
                <w:sz w:val="22"/>
                <w:szCs w:val="24"/>
                <w14:ligatures w14:val="standardContextual"/>
              </w:rPr>
              <w:tab/>
            </w:r>
            <w:r w:rsidRPr="00BC7B31">
              <w:rPr>
                <w:rStyle w:val="aa"/>
                <w:noProof/>
              </w:rPr>
              <w:t>소프트웨어 유지보수 계획</w:t>
            </w:r>
            <w:r>
              <w:rPr>
                <w:noProof/>
                <w:webHidden/>
              </w:rPr>
              <w:tab/>
            </w:r>
            <w:r>
              <w:rPr>
                <w:noProof/>
                <w:webHidden/>
              </w:rPr>
              <w:fldChar w:fldCharType="begin"/>
            </w:r>
            <w:r>
              <w:rPr>
                <w:noProof/>
                <w:webHidden/>
              </w:rPr>
              <w:instrText xml:space="preserve"> PAGEREF _Toc183453994 \h </w:instrText>
            </w:r>
            <w:r>
              <w:rPr>
                <w:noProof/>
                <w:webHidden/>
              </w:rPr>
            </w:r>
            <w:r>
              <w:rPr>
                <w:noProof/>
                <w:webHidden/>
              </w:rPr>
              <w:fldChar w:fldCharType="separate"/>
            </w:r>
            <w:r>
              <w:rPr>
                <w:noProof/>
                <w:webHidden/>
              </w:rPr>
              <w:t>14</w:t>
            </w:r>
            <w:r>
              <w:rPr>
                <w:noProof/>
                <w:webHidden/>
              </w:rPr>
              <w:fldChar w:fldCharType="end"/>
            </w:r>
          </w:hyperlink>
        </w:p>
        <w:p w14:paraId="4DDF6F6F" w14:textId="282EB77C" w:rsidR="00A56D3E" w:rsidRDefault="00A56D3E">
          <w:pPr>
            <w:pStyle w:val="12"/>
            <w:rPr>
              <w:noProof/>
              <w:sz w:val="22"/>
              <w:szCs w:val="24"/>
              <w14:ligatures w14:val="standardContextual"/>
            </w:rPr>
          </w:pPr>
          <w:hyperlink w:anchor="_Toc183453995" w:history="1">
            <w:r w:rsidRPr="00BC7B31">
              <w:rPr>
                <w:rStyle w:val="aa"/>
                <w:noProof/>
              </w:rPr>
              <w:t>12.</w:t>
            </w:r>
            <w:r>
              <w:rPr>
                <w:noProof/>
                <w:sz w:val="22"/>
                <w:szCs w:val="24"/>
                <w14:ligatures w14:val="standardContextual"/>
              </w:rPr>
              <w:tab/>
            </w:r>
            <w:r w:rsidRPr="00BC7B31">
              <w:rPr>
                <w:rStyle w:val="aa"/>
                <w:noProof/>
              </w:rPr>
              <w:t>소프트웨어 문서화 계획</w:t>
            </w:r>
            <w:r>
              <w:rPr>
                <w:noProof/>
                <w:webHidden/>
              </w:rPr>
              <w:tab/>
            </w:r>
            <w:r>
              <w:rPr>
                <w:noProof/>
                <w:webHidden/>
              </w:rPr>
              <w:fldChar w:fldCharType="begin"/>
            </w:r>
            <w:r>
              <w:rPr>
                <w:noProof/>
                <w:webHidden/>
              </w:rPr>
              <w:instrText xml:space="preserve"> PAGEREF _Toc183453995 \h </w:instrText>
            </w:r>
            <w:r>
              <w:rPr>
                <w:noProof/>
                <w:webHidden/>
              </w:rPr>
            </w:r>
            <w:r>
              <w:rPr>
                <w:noProof/>
                <w:webHidden/>
              </w:rPr>
              <w:fldChar w:fldCharType="separate"/>
            </w:r>
            <w:r>
              <w:rPr>
                <w:noProof/>
                <w:webHidden/>
              </w:rPr>
              <w:t>14</w:t>
            </w:r>
            <w:r>
              <w:rPr>
                <w:noProof/>
                <w:webHidden/>
              </w:rPr>
              <w:fldChar w:fldCharType="end"/>
            </w:r>
          </w:hyperlink>
        </w:p>
        <w:p w14:paraId="0FC2E14D" w14:textId="2F554211" w:rsidR="00A56D3E" w:rsidRDefault="00A56D3E">
          <w:pPr>
            <w:pStyle w:val="12"/>
            <w:rPr>
              <w:noProof/>
              <w:sz w:val="22"/>
              <w:szCs w:val="24"/>
              <w14:ligatures w14:val="standardContextual"/>
            </w:rPr>
          </w:pPr>
          <w:hyperlink w:anchor="_Toc183453996" w:history="1">
            <w:r w:rsidRPr="00BC7B31">
              <w:rPr>
                <w:rStyle w:val="aa"/>
                <w:noProof/>
              </w:rPr>
              <w:t>13.</w:t>
            </w:r>
            <w:r>
              <w:rPr>
                <w:noProof/>
                <w:sz w:val="22"/>
                <w:szCs w:val="24"/>
                <w14:ligatures w14:val="standardContextual"/>
              </w:rPr>
              <w:tab/>
            </w:r>
            <w:r w:rsidRPr="00BC7B31">
              <w:rPr>
                <w:rStyle w:val="aa"/>
                <w:noProof/>
              </w:rPr>
              <w:t>소프트웨어 형상관리 프로세스 사용</w:t>
            </w:r>
            <w:r>
              <w:rPr>
                <w:noProof/>
                <w:webHidden/>
              </w:rPr>
              <w:tab/>
            </w:r>
            <w:r>
              <w:rPr>
                <w:noProof/>
                <w:webHidden/>
              </w:rPr>
              <w:fldChar w:fldCharType="begin"/>
            </w:r>
            <w:r>
              <w:rPr>
                <w:noProof/>
                <w:webHidden/>
              </w:rPr>
              <w:instrText xml:space="preserve"> PAGEREF _Toc183453996 \h </w:instrText>
            </w:r>
            <w:r>
              <w:rPr>
                <w:noProof/>
                <w:webHidden/>
              </w:rPr>
            </w:r>
            <w:r>
              <w:rPr>
                <w:noProof/>
                <w:webHidden/>
              </w:rPr>
              <w:fldChar w:fldCharType="separate"/>
            </w:r>
            <w:r>
              <w:rPr>
                <w:noProof/>
                <w:webHidden/>
              </w:rPr>
              <w:t>15</w:t>
            </w:r>
            <w:r>
              <w:rPr>
                <w:noProof/>
                <w:webHidden/>
              </w:rPr>
              <w:fldChar w:fldCharType="end"/>
            </w:r>
          </w:hyperlink>
        </w:p>
        <w:p w14:paraId="7055C281" w14:textId="4249F0A2" w:rsidR="004F1B00" w:rsidRDefault="004F1B00" w:rsidP="004F1B00">
          <w:pPr>
            <w:spacing w:after="0" w:line="240" w:lineRule="auto"/>
            <w:rPr>
              <w:b/>
              <w:bCs/>
              <w:lang w:val="ko-KR"/>
            </w:rPr>
          </w:pPr>
          <w:r w:rsidRPr="00C46AA2">
            <w:rPr>
              <w:b/>
              <w:bCs/>
              <w:sz w:val="16"/>
              <w:szCs w:val="16"/>
              <w:lang w:val="ko-KR"/>
            </w:rPr>
            <w:fldChar w:fldCharType="end"/>
          </w:r>
        </w:p>
      </w:sdtContent>
    </w:sdt>
    <w:p w14:paraId="3167B5BE" w14:textId="2513B1FF" w:rsidR="004F1B00" w:rsidRDefault="004F1B00">
      <w:pPr>
        <w:widowControl/>
        <w:wordWrap/>
        <w:autoSpaceDE/>
        <w:autoSpaceDN/>
      </w:pPr>
      <w:r>
        <w:br w:type="page"/>
      </w:r>
    </w:p>
    <w:p w14:paraId="6A744EE1" w14:textId="31D5E09C" w:rsidR="0024589F" w:rsidRDefault="0024589F" w:rsidP="004F1B00">
      <w:pPr>
        <w:pStyle w:val="10"/>
        <w:numPr>
          <w:ilvl w:val="0"/>
          <w:numId w:val="7"/>
        </w:numPr>
        <w:spacing w:after="0" w:line="240" w:lineRule="auto"/>
      </w:pPr>
      <w:bookmarkStart w:id="19" w:name="_Toc183453962"/>
      <w:r>
        <w:rPr>
          <w:rFonts w:hint="eastAsia"/>
        </w:rPr>
        <w:t>설계/개발 개요</w:t>
      </w:r>
      <w:bookmarkEnd w:id="19"/>
    </w:p>
    <w:p w14:paraId="044BA7A8" w14:textId="38CD33DF" w:rsidR="0024589F" w:rsidRDefault="0024589F" w:rsidP="004F1B00">
      <w:pPr>
        <w:pStyle w:val="2"/>
        <w:numPr>
          <w:ilvl w:val="1"/>
          <w:numId w:val="7"/>
        </w:numPr>
        <w:spacing w:after="0" w:line="240" w:lineRule="auto"/>
      </w:pPr>
      <w:bookmarkStart w:id="20" w:name="_Toc183453963"/>
      <w:r>
        <w:rPr>
          <w:rFonts w:hint="eastAsia"/>
        </w:rPr>
        <w:t>개요</w:t>
      </w:r>
      <w:bookmarkEnd w:id="20"/>
    </w:p>
    <w:p w14:paraId="334BD239" w14:textId="6315D8CD" w:rsidR="0024589F" w:rsidRDefault="006241A6" w:rsidP="004F1B00">
      <w:pPr>
        <w:spacing w:after="0" w:line="240" w:lineRule="auto"/>
        <w:ind w:leftChars="300" w:left="600"/>
      </w:pPr>
      <w:r>
        <w:rPr>
          <w:rFonts w:hint="eastAsia"/>
        </w:rPr>
        <w:t xml:space="preserve">본 계획서는 인공와우 제품의 외부기 </w:t>
      </w:r>
      <w:r w:rsidR="006865C0">
        <w:rPr>
          <w:rFonts w:hint="eastAsia"/>
        </w:rPr>
        <w:t xml:space="preserve">소프트웨어 </w:t>
      </w:r>
      <w:r w:rsidR="0024589F">
        <w:rPr>
          <w:rFonts w:hint="eastAsia"/>
        </w:rPr>
        <w:t>설계/개발에 대한 사항을 규정한다.</w:t>
      </w:r>
      <w:r w:rsidR="0024589F">
        <w:t xml:space="preserve"> </w:t>
      </w:r>
      <w:r w:rsidR="0024589F">
        <w:rPr>
          <w:rFonts w:hint="eastAsia"/>
        </w:rPr>
        <w:t>설계/개발 설계</w:t>
      </w:r>
      <w:r w:rsidR="0024589F">
        <w:t xml:space="preserve"> 및 개발 활동에 따르는 활동, 책임, 요구되는 인적 및 물적 자원과 실행에 대한 것으로 설계가 진전되고 변경되는 사항이 있을 시 개정되도록 한다. </w:t>
      </w:r>
    </w:p>
    <w:p w14:paraId="72E9A956" w14:textId="77777777" w:rsidR="004F1B00" w:rsidRPr="006241A6" w:rsidRDefault="004F1B00" w:rsidP="004F1B00">
      <w:pPr>
        <w:spacing w:after="0" w:line="240" w:lineRule="auto"/>
        <w:ind w:leftChars="300" w:left="600"/>
      </w:pPr>
    </w:p>
    <w:p w14:paraId="7046053B" w14:textId="77777777" w:rsidR="008641A5" w:rsidRDefault="008641A5" w:rsidP="004F1B00">
      <w:pPr>
        <w:pStyle w:val="2"/>
        <w:numPr>
          <w:ilvl w:val="1"/>
          <w:numId w:val="7"/>
        </w:numPr>
        <w:spacing w:after="0" w:line="240" w:lineRule="auto"/>
      </w:pPr>
      <w:bookmarkStart w:id="21" w:name="_Toc183453964"/>
      <w:r>
        <w:rPr>
          <w:rFonts w:hint="eastAsia"/>
        </w:rPr>
        <w:t>목적</w:t>
      </w:r>
      <w:bookmarkEnd w:id="21"/>
    </w:p>
    <w:p w14:paraId="35745B11" w14:textId="7E31DB6E" w:rsidR="008641A5" w:rsidRDefault="00847827" w:rsidP="004F1B00">
      <w:pPr>
        <w:pStyle w:val="a8"/>
        <w:spacing w:after="0" w:line="240" w:lineRule="auto"/>
        <w:ind w:leftChars="313" w:left="626"/>
      </w:pPr>
      <w:r>
        <w:rPr>
          <w:rFonts w:hint="eastAsia"/>
        </w:rPr>
        <w:t xml:space="preserve">인공와우 제품 </w:t>
      </w:r>
      <w:r w:rsidR="008641A5">
        <w:rPr>
          <w:rFonts w:hint="eastAsia"/>
        </w:rPr>
        <w:t>개발을 진행하기 위한 소프트웨어 개발 절차를 계획함으로써,</w:t>
      </w:r>
      <w:r w:rsidR="008641A5">
        <w:t xml:space="preserve"> </w:t>
      </w:r>
      <w:r w:rsidR="008641A5">
        <w:rPr>
          <w:rFonts w:hint="eastAsia"/>
        </w:rPr>
        <w:t>의도한</w:t>
      </w:r>
      <w:r>
        <w:rPr>
          <w:rFonts w:hint="eastAsia"/>
        </w:rPr>
        <w:t xml:space="preserve"> </w:t>
      </w:r>
      <w:r w:rsidR="008641A5">
        <w:rPr>
          <w:rFonts w:hint="eastAsia"/>
        </w:rPr>
        <w:t>용도를 만족하고 안전한 소프트웨어가 개발될 수 있도록 하는 것이 목적이다.</w:t>
      </w:r>
    </w:p>
    <w:p w14:paraId="1BFF3FEC" w14:textId="77777777" w:rsidR="004F1B00" w:rsidRPr="008641A5" w:rsidRDefault="004F1B00" w:rsidP="004F1B00">
      <w:pPr>
        <w:pStyle w:val="a8"/>
        <w:spacing w:after="0" w:line="240" w:lineRule="auto"/>
        <w:ind w:leftChars="313" w:left="626"/>
      </w:pPr>
    </w:p>
    <w:p w14:paraId="5F934AC0" w14:textId="7914297F" w:rsidR="0024589F" w:rsidRDefault="008641A5" w:rsidP="004F1B00">
      <w:pPr>
        <w:pStyle w:val="2"/>
        <w:numPr>
          <w:ilvl w:val="1"/>
          <w:numId w:val="7"/>
        </w:numPr>
        <w:spacing w:after="0" w:line="240" w:lineRule="auto"/>
      </w:pPr>
      <w:bookmarkStart w:id="22" w:name="_Toc183453965"/>
      <w:r>
        <w:rPr>
          <w:rFonts w:hint="eastAsia"/>
        </w:rPr>
        <w:t>대상</w:t>
      </w:r>
      <w:bookmarkEnd w:id="22"/>
    </w:p>
    <w:p w14:paraId="032F0299" w14:textId="3AE57108" w:rsidR="008641A5" w:rsidRDefault="00847827" w:rsidP="004F1B00">
      <w:pPr>
        <w:spacing w:after="0" w:line="240" w:lineRule="auto"/>
        <w:ind w:leftChars="300" w:left="600"/>
      </w:pPr>
      <w:del w:id="23" w:author="김은수" w:date="2026-09-28T14:23:00Z" w16du:dateUtc="2026-09-28T05:23:00Z">
        <w:r>
          <w:rPr>
            <w:rFonts w:hint="eastAsia"/>
          </w:rPr>
          <w:delText>O</w:delText>
        </w:r>
        <w:r>
          <w:delText>TE</w:delText>
        </w:r>
      </w:del>
      <w:ins w:id="24" w:author="김은수" w:date="2026-09-28T14:23:00Z" w16du:dateUtc="2026-09-28T05:23:00Z">
        <w:r>
          <w:rPr>
            <w:rFonts w:hint="eastAsia"/>
          </w:rPr>
          <w:t>Sound1</w:t>
        </w:r>
      </w:ins>
      <w:r>
        <w:rPr>
          <w:rFonts w:hint="eastAsia"/>
        </w:rPr>
        <w:t xml:space="preserve"> 인공와우 제품의 수명주기에 관여된 모든 인원을 대상으로 한다.</w:t>
      </w:r>
    </w:p>
    <w:p w14:paraId="71B2B659" w14:textId="77777777" w:rsidR="004F1B00" w:rsidRPr="008641A5" w:rsidRDefault="004F1B00" w:rsidP="004F1B00">
      <w:pPr>
        <w:spacing w:after="0" w:line="240" w:lineRule="auto"/>
        <w:ind w:leftChars="300" w:left="600"/>
      </w:pPr>
    </w:p>
    <w:p w14:paraId="5166B6F0" w14:textId="34E530A9" w:rsidR="0024589F" w:rsidRDefault="0024589F" w:rsidP="004F1B00">
      <w:pPr>
        <w:pStyle w:val="2"/>
        <w:numPr>
          <w:ilvl w:val="1"/>
          <w:numId w:val="7"/>
        </w:numPr>
        <w:spacing w:after="0" w:line="240" w:lineRule="auto"/>
      </w:pPr>
      <w:bookmarkStart w:id="26" w:name="_Toc183453966"/>
      <w:r>
        <w:rPr>
          <w:rFonts w:hint="eastAsia"/>
        </w:rPr>
        <w:t>관련문서</w:t>
      </w:r>
      <w:bookmarkEnd w:id="26"/>
    </w:p>
    <w:p w14:paraId="5788A5D9" w14:textId="42ED1194" w:rsidR="00202AB0" w:rsidRDefault="00202AB0" w:rsidP="004F1B00">
      <w:pPr>
        <w:pStyle w:val="3"/>
        <w:numPr>
          <w:ilvl w:val="2"/>
          <w:numId w:val="7"/>
        </w:numPr>
        <w:spacing w:after="0" w:line="240" w:lineRule="auto"/>
        <w:ind w:leftChars="0" w:firstLineChars="0"/>
      </w:pPr>
      <w:bookmarkStart w:id="27" w:name="_Toc183453967"/>
      <w:r>
        <w:rPr>
          <w:rFonts w:hint="eastAsia"/>
        </w:rPr>
        <w:t>프로젝트</w:t>
      </w:r>
      <w:bookmarkEnd w:id="27"/>
    </w:p>
    <w:tbl>
      <w:tblPr>
        <w:tblStyle w:val="a5"/>
        <w:tblW w:w="8194" w:type="dxa"/>
        <w:tblInd w:w="1440" w:type="dxa"/>
        <w:tblLook w:val="04A0" w:firstRow="1" w:lastRow="0" w:firstColumn="1" w:lastColumn="0" w:noHBand="0" w:noVBand="1"/>
      </w:tblPr>
      <w:tblGrid>
        <w:gridCol w:w="936"/>
        <w:gridCol w:w="2155"/>
        <w:gridCol w:w="5103"/>
      </w:tblGrid>
      <w:tr w:rsidR="00202AB0" w:rsidRPr="005D4343" w14:paraId="643BF760" w14:textId="77777777" w:rsidTr="00EA72FD">
        <w:tc>
          <w:tcPr>
            <w:tcW w:w="936" w:type="dxa"/>
            <w:vAlign w:val="center"/>
          </w:tcPr>
          <w:p w14:paraId="5E9B947D" w14:textId="77777777" w:rsidR="00202AB0" w:rsidRPr="005D4343" w:rsidRDefault="00202AB0" w:rsidP="004F1B00">
            <w:pPr>
              <w:pStyle w:val="a8"/>
              <w:wordWrap/>
              <w:ind w:leftChars="0" w:left="0"/>
              <w:jc w:val="center"/>
              <w:rPr>
                <w:rFonts w:ascii="Times New Roman" w:eastAsiaTheme="majorHAnsi" w:hAnsi="Times New Roman" w:cs="Times New Roman"/>
                <w:szCs w:val="20"/>
              </w:rPr>
            </w:pPr>
            <w:r w:rsidRPr="005D4343">
              <w:rPr>
                <w:rFonts w:ascii="Times New Roman" w:eastAsiaTheme="majorHAnsi" w:hAnsi="Times New Roman" w:cs="Times New Roman"/>
                <w:szCs w:val="20"/>
              </w:rPr>
              <w:t>No</w:t>
            </w:r>
          </w:p>
        </w:tc>
        <w:tc>
          <w:tcPr>
            <w:tcW w:w="2155" w:type="dxa"/>
            <w:vAlign w:val="center"/>
          </w:tcPr>
          <w:p w14:paraId="119C5F3F" w14:textId="15DC60F5" w:rsidR="00202AB0" w:rsidRPr="005D4343"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103" w:type="dxa"/>
            <w:vAlign w:val="center"/>
          </w:tcPr>
          <w:p w14:paraId="36FEB394" w14:textId="17D726F6" w:rsidR="00202AB0" w:rsidRPr="005D4343"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BE61AC" w:rsidRPr="005D4343" w14:paraId="43DD0A74" w14:textId="77777777" w:rsidTr="00EA72FD">
        <w:trPr>
          <w:trHeight w:val="56"/>
        </w:trPr>
        <w:tc>
          <w:tcPr>
            <w:tcW w:w="936" w:type="dxa"/>
            <w:vAlign w:val="center"/>
          </w:tcPr>
          <w:p w14:paraId="25D9F435" w14:textId="41F06BB6" w:rsidR="00BE61AC" w:rsidRDefault="00094055"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2155" w:type="dxa"/>
            <w:vAlign w:val="center"/>
          </w:tcPr>
          <w:p w14:paraId="357A511F" w14:textId="5B7CA255" w:rsidR="00BE61AC" w:rsidRPr="004F1B00" w:rsidRDefault="00BE61AC" w:rsidP="00BE61AC">
            <w:pPr>
              <w:pStyle w:val="a8"/>
              <w:wordWrap/>
              <w:ind w:leftChars="0" w:left="0"/>
              <w:jc w:val="center"/>
              <w:rPr>
                <w:rFonts w:asciiTheme="minorEastAsia" w:hAnsiTheme="minorEastAsia" w:cs="Times New Roman"/>
                <w:szCs w:val="20"/>
              </w:rPr>
            </w:pPr>
            <w:r>
              <w:rPr>
                <w:rFonts w:asciiTheme="minorEastAsia" w:hAnsiTheme="minorEastAsia" w:cs="Times New Roman" w:hint="eastAsia"/>
                <w:szCs w:val="20"/>
              </w:rPr>
              <w:t>S</w:t>
            </w:r>
            <w:r>
              <w:rPr>
                <w:rFonts w:asciiTheme="minorEastAsia" w:hAnsiTheme="minorEastAsia" w:cs="Times New Roman"/>
                <w:szCs w:val="20"/>
              </w:rPr>
              <w:t>RMP-</w:t>
            </w:r>
            <w:r w:rsidR="00410C90">
              <w:rPr>
                <w:rFonts w:asciiTheme="minorEastAsia" w:hAnsiTheme="minorEastAsia" w:cs="Times New Roman"/>
                <w:szCs w:val="20"/>
              </w:rPr>
              <w:t>FW-</w:t>
            </w:r>
            <w:del w:id="28" w:author="김은수" w:date="2026-09-28T14:23:00Z" w16du:dateUtc="2026-09-28T05:23:00Z">
              <w:r>
                <w:rPr>
                  <w:rFonts w:asciiTheme="minorEastAsia" w:hAnsiTheme="minorEastAsia" w:cs="Times New Roman"/>
                  <w:szCs w:val="20"/>
                </w:rPr>
                <w:delText>TD20B</w:delText>
              </w:r>
            </w:del>
            <w:ins w:id="29" w:author="김은수" w:date="2026-09-28T14:23:00Z" w16du:dateUtc="2026-09-28T05:23:00Z">
              <w:r>
                <w:rPr>
                  <w:rFonts w:asciiTheme="minorEastAsia" w:hAnsiTheme="minorEastAsia" w:cs="Times New Roman"/>
                  <w:szCs w:val="20"/>
                </w:rPr>
                <w:t>TD24A</w:t>
              </w:r>
            </w:ins>
          </w:p>
        </w:tc>
        <w:tc>
          <w:tcPr>
            <w:tcW w:w="5103" w:type="dxa"/>
            <w:vAlign w:val="center"/>
          </w:tcPr>
          <w:p w14:paraId="3086F11F" w14:textId="71B61DF4" w:rsidR="00BE61AC" w:rsidRDefault="00BE61AC"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소프트웨어</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위험관리</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계획서</w:t>
            </w:r>
          </w:p>
        </w:tc>
      </w:tr>
      <w:tr w:rsidR="00BE61AC" w:rsidRPr="005D4343" w14:paraId="6575553A" w14:textId="77777777" w:rsidTr="00EA72FD">
        <w:trPr>
          <w:trHeight w:val="56"/>
        </w:trPr>
        <w:tc>
          <w:tcPr>
            <w:tcW w:w="936" w:type="dxa"/>
            <w:vAlign w:val="center"/>
          </w:tcPr>
          <w:p w14:paraId="661723CE" w14:textId="08721F8C" w:rsidR="00BE61AC" w:rsidRDefault="00094055"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2</w:t>
            </w:r>
          </w:p>
        </w:tc>
        <w:tc>
          <w:tcPr>
            <w:tcW w:w="2155" w:type="dxa"/>
            <w:vAlign w:val="center"/>
          </w:tcPr>
          <w:p w14:paraId="20C58123" w14:textId="323ADF00" w:rsidR="00BE61AC" w:rsidRPr="004F1B00" w:rsidRDefault="00BE61AC" w:rsidP="00BE61AC">
            <w:pPr>
              <w:pStyle w:val="a8"/>
              <w:wordWrap/>
              <w:ind w:leftChars="0" w:left="0"/>
              <w:jc w:val="center"/>
              <w:rPr>
                <w:rFonts w:asciiTheme="minorEastAsia" w:hAnsiTheme="minorEastAsia" w:cs="Times New Roman"/>
                <w:szCs w:val="20"/>
              </w:rPr>
            </w:pPr>
            <w:r>
              <w:rPr>
                <w:rFonts w:asciiTheme="minorEastAsia" w:hAnsiTheme="minorEastAsia" w:cs="Times New Roman" w:hint="eastAsia"/>
                <w:szCs w:val="20"/>
              </w:rPr>
              <w:t>S</w:t>
            </w:r>
            <w:r>
              <w:rPr>
                <w:rFonts w:asciiTheme="minorEastAsia" w:hAnsiTheme="minorEastAsia" w:cs="Times New Roman"/>
                <w:szCs w:val="20"/>
              </w:rPr>
              <w:t>PRP-</w:t>
            </w:r>
            <w:r w:rsidR="00410C90">
              <w:rPr>
                <w:rFonts w:asciiTheme="minorEastAsia" w:hAnsiTheme="minorEastAsia" w:cs="Times New Roman"/>
                <w:szCs w:val="20"/>
              </w:rPr>
              <w:t>FW-</w:t>
            </w:r>
            <w:del w:id="30" w:author="김은수" w:date="2026-09-28T14:23:00Z" w16du:dateUtc="2026-09-28T05:23:00Z">
              <w:r>
                <w:rPr>
                  <w:rFonts w:asciiTheme="minorEastAsia" w:hAnsiTheme="minorEastAsia" w:cs="Times New Roman"/>
                  <w:szCs w:val="20"/>
                </w:rPr>
                <w:delText>TD20B</w:delText>
              </w:r>
            </w:del>
            <w:ins w:id="31" w:author="김은수" w:date="2026-09-28T14:23:00Z" w16du:dateUtc="2026-09-28T05:23:00Z">
              <w:r>
                <w:rPr>
                  <w:rFonts w:asciiTheme="minorEastAsia" w:hAnsiTheme="minorEastAsia" w:cs="Times New Roman"/>
                  <w:szCs w:val="20"/>
                </w:rPr>
                <w:t>TD24A</w:t>
              </w:r>
            </w:ins>
          </w:p>
        </w:tc>
        <w:tc>
          <w:tcPr>
            <w:tcW w:w="5103" w:type="dxa"/>
            <w:vAlign w:val="center"/>
          </w:tcPr>
          <w:p w14:paraId="53F7D363" w14:textId="3390FCDD" w:rsidR="00BE61AC" w:rsidRDefault="00BE61AC"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소프트웨어</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문제해결</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계획서</w:t>
            </w:r>
          </w:p>
        </w:tc>
      </w:tr>
      <w:tr w:rsidR="00BE61AC" w:rsidRPr="005D4343" w14:paraId="7B9D82B2" w14:textId="77777777" w:rsidTr="00EA72FD">
        <w:trPr>
          <w:trHeight w:val="56"/>
        </w:trPr>
        <w:tc>
          <w:tcPr>
            <w:tcW w:w="936" w:type="dxa"/>
            <w:vAlign w:val="center"/>
          </w:tcPr>
          <w:p w14:paraId="309B6421" w14:textId="7C11461B" w:rsidR="00BE61AC" w:rsidRDefault="00094055"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3</w:t>
            </w:r>
          </w:p>
        </w:tc>
        <w:tc>
          <w:tcPr>
            <w:tcW w:w="2155" w:type="dxa"/>
            <w:vAlign w:val="center"/>
          </w:tcPr>
          <w:p w14:paraId="545D1CD4" w14:textId="2AB59ECC" w:rsidR="00BE61AC" w:rsidRPr="004F1B00" w:rsidRDefault="00BE61AC" w:rsidP="00BE61AC">
            <w:pPr>
              <w:pStyle w:val="a8"/>
              <w:wordWrap/>
              <w:ind w:leftChars="0" w:left="0"/>
              <w:jc w:val="center"/>
              <w:rPr>
                <w:rFonts w:asciiTheme="minorEastAsia" w:hAnsiTheme="minorEastAsia" w:cs="Times New Roman"/>
                <w:szCs w:val="20"/>
              </w:rPr>
            </w:pPr>
            <w:r>
              <w:rPr>
                <w:rFonts w:asciiTheme="minorEastAsia" w:hAnsiTheme="minorEastAsia" w:cs="Times New Roman" w:hint="eastAsia"/>
                <w:szCs w:val="20"/>
              </w:rPr>
              <w:t>S</w:t>
            </w:r>
            <w:r>
              <w:rPr>
                <w:rFonts w:asciiTheme="minorEastAsia" w:hAnsiTheme="minorEastAsia" w:cs="Times New Roman"/>
                <w:szCs w:val="20"/>
              </w:rPr>
              <w:t>CCP-</w:t>
            </w:r>
            <w:r w:rsidR="00410C90">
              <w:rPr>
                <w:rFonts w:asciiTheme="minorEastAsia" w:hAnsiTheme="minorEastAsia" w:cs="Times New Roman"/>
                <w:szCs w:val="20"/>
              </w:rPr>
              <w:t>FW-</w:t>
            </w:r>
            <w:del w:id="32" w:author="김은수" w:date="2026-09-28T14:23:00Z" w16du:dateUtc="2026-09-28T05:23:00Z">
              <w:r>
                <w:rPr>
                  <w:rFonts w:asciiTheme="minorEastAsia" w:hAnsiTheme="minorEastAsia" w:cs="Times New Roman"/>
                  <w:szCs w:val="20"/>
                </w:rPr>
                <w:delText>TD20B</w:delText>
              </w:r>
            </w:del>
            <w:ins w:id="33" w:author="김은수" w:date="2026-09-28T14:23:00Z" w16du:dateUtc="2026-09-28T05:23:00Z">
              <w:r>
                <w:rPr>
                  <w:rFonts w:asciiTheme="minorEastAsia" w:hAnsiTheme="minorEastAsia" w:cs="Times New Roman"/>
                  <w:szCs w:val="20"/>
                </w:rPr>
                <w:t>TD24A</w:t>
              </w:r>
            </w:ins>
          </w:p>
        </w:tc>
        <w:tc>
          <w:tcPr>
            <w:tcW w:w="5103" w:type="dxa"/>
            <w:vAlign w:val="center"/>
          </w:tcPr>
          <w:p w14:paraId="1327DEDD" w14:textId="7165442E" w:rsidR="00BE61AC" w:rsidRDefault="00BE61AC"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소프트웨어</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변경관리</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계획서</w:t>
            </w:r>
          </w:p>
        </w:tc>
      </w:tr>
      <w:tr w:rsidR="00BE61AC" w:rsidRPr="005D4343" w14:paraId="12841AC4" w14:textId="77777777" w:rsidTr="00EA72FD">
        <w:trPr>
          <w:trHeight w:val="56"/>
        </w:trPr>
        <w:tc>
          <w:tcPr>
            <w:tcW w:w="936" w:type="dxa"/>
            <w:vAlign w:val="center"/>
          </w:tcPr>
          <w:p w14:paraId="6A9F8F34" w14:textId="5BA67DE0" w:rsidR="00BE61AC" w:rsidRDefault="00094055"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4</w:t>
            </w:r>
          </w:p>
        </w:tc>
        <w:tc>
          <w:tcPr>
            <w:tcW w:w="2155" w:type="dxa"/>
            <w:vAlign w:val="center"/>
          </w:tcPr>
          <w:p w14:paraId="06459F3A" w14:textId="5AABC13D" w:rsidR="00BE61AC" w:rsidRPr="004F1B00" w:rsidRDefault="00BE61AC" w:rsidP="00BE61AC">
            <w:pPr>
              <w:pStyle w:val="a8"/>
              <w:wordWrap/>
              <w:ind w:leftChars="0" w:left="0"/>
              <w:jc w:val="center"/>
              <w:rPr>
                <w:rFonts w:asciiTheme="minorEastAsia" w:hAnsiTheme="minorEastAsia" w:cs="Times New Roman"/>
                <w:szCs w:val="20"/>
              </w:rPr>
            </w:pPr>
            <w:r>
              <w:rPr>
                <w:rFonts w:asciiTheme="minorEastAsia" w:hAnsiTheme="minorEastAsia" w:cs="Times New Roman" w:hint="eastAsia"/>
                <w:szCs w:val="20"/>
              </w:rPr>
              <w:t>S</w:t>
            </w:r>
            <w:r>
              <w:rPr>
                <w:rFonts w:asciiTheme="minorEastAsia" w:hAnsiTheme="minorEastAsia" w:cs="Times New Roman"/>
                <w:szCs w:val="20"/>
              </w:rPr>
              <w:t>CMP-</w:t>
            </w:r>
            <w:r w:rsidR="00410C90">
              <w:rPr>
                <w:rFonts w:asciiTheme="minorEastAsia" w:hAnsiTheme="minorEastAsia" w:cs="Times New Roman"/>
                <w:szCs w:val="20"/>
              </w:rPr>
              <w:t>FW-</w:t>
            </w:r>
            <w:del w:id="34" w:author="김은수" w:date="2026-09-28T14:23:00Z" w16du:dateUtc="2026-09-28T05:23:00Z">
              <w:r>
                <w:rPr>
                  <w:rFonts w:asciiTheme="minorEastAsia" w:hAnsiTheme="minorEastAsia" w:cs="Times New Roman"/>
                  <w:szCs w:val="20"/>
                </w:rPr>
                <w:delText>TD20B</w:delText>
              </w:r>
            </w:del>
            <w:ins w:id="35" w:author="김은수" w:date="2026-09-28T14:23:00Z" w16du:dateUtc="2026-09-28T05:23:00Z">
              <w:r>
                <w:rPr>
                  <w:rFonts w:asciiTheme="minorEastAsia" w:hAnsiTheme="minorEastAsia" w:cs="Times New Roman"/>
                  <w:szCs w:val="20"/>
                </w:rPr>
                <w:t>TD24A</w:t>
              </w:r>
            </w:ins>
          </w:p>
        </w:tc>
        <w:tc>
          <w:tcPr>
            <w:tcW w:w="5103" w:type="dxa"/>
            <w:vAlign w:val="center"/>
          </w:tcPr>
          <w:p w14:paraId="37FA25AC" w14:textId="2716B356" w:rsidR="00BE61AC" w:rsidRDefault="00BE61AC"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소프트웨어</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형상관리</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계획서</w:t>
            </w:r>
          </w:p>
        </w:tc>
      </w:tr>
      <w:tr w:rsidR="00BE61AC" w:rsidRPr="005D4343" w14:paraId="2B31DF27" w14:textId="77777777" w:rsidTr="00EA72FD">
        <w:trPr>
          <w:trHeight w:val="56"/>
        </w:trPr>
        <w:tc>
          <w:tcPr>
            <w:tcW w:w="936" w:type="dxa"/>
            <w:vAlign w:val="center"/>
          </w:tcPr>
          <w:p w14:paraId="7995CABF" w14:textId="013CBA83" w:rsidR="00BE61AC" w:rsidRDefault="00094055"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5</w:t>
            </w:r>
          </w:p>
        </w:tc>
        <w:tc>
          <w:tcPr>
            <w:tcW w:w="2155" w:type="dxa"/>
            <w:vAlign w:val="center"/>
          </w:tcPr>
          <w:p w14:paraId="02900471" w14:textId="2C9AFEB8" w:rsidR="00BE61AC" w:rsidRPr="004F1B00" w:rsidRDefault="00BE61AC" w:rsidP="00BE61AC">
            <w:pPr>
              <w:pStyle w:val="a8"/>
              <w:wordWrap/>
              <w:ind w:leftChars="0" w:left="0"/>
              <w:jc w:val="center"/>
              <w:rPr>
                <w:rFonts w:asciiTheme="minorEastAsia" w:hAnsiTheme="minorEastAsia" w:cs="Times New Roman"/>
                <w:szCs w:val="20"/>
              </w:rPr>
            </w:pPr>
            <w:r>
              <w:rPr>
                <w:rFonts w:asciiTheme="minorEastAsia" w:hAnsiTheme="minorEastAsia" w:cs="Times New Roman" w:hint="eastAsia"/>
                <w:szCs w:val="20"/>
              </w:rPr>
              <w:t>S</w:t>
            </w:r>
            <w:r>
              <w:rPr>
                <w:rFonts w:asciiTheme="minorEastAsia" w:hAnsiTheme="minorEastAsia" w:cs="Times New Roman"/>
                <w:szCs w:val="20"/>
              </w:rPr>
              <w:t>MP-</w:t>
            </w:r>
            <w:r w:rsidR="00410C90">
              <w:rPr>
                <w:rFonts w:asciiTheme="minorEastAsia" w:hAnsiTheme="minorEastAsia" w:cs="Times New Roman"/>
                <w:szCs w:val="20"/>
              </w:rPr>
              <w:t>FW-</w:t>
            </w:r>
            <w:del w:id="36" w:author="김은수" w:date="2026-09-28T14:23:00Z" w16du:dateUtc="2026-09-28T05:23:00Z">
              <w:r>
                <w:rPr>
                  <w:rFonts w:asciiTheme="minorEastAsia" w:hAnsiTheme="minorEastAsia" w:cs="Times New Roman"/>
                  <w:szCs w:val="20"/>
                </w:rPr>
                <w:delText>TD20B</w:delText>
              </w:r>
            </w:del>
            <w:ins w:id="37" w:author="김은수" w:date="2026-09-28T14:23:00Z" w16du:dateUtc="2026-09-28T05:23:00Z">
              <w:r>
                <w:rPr>
                  <w:rFonts w:asciiTheme="minorEastAsia" w:hAnsiTheme="minorEastAsia" w:cs="Times New Roman"/>
                  <w:szCs w:val="20"/>
                </w:rPr>
                <w:t>TD24A</w:t>
              </w:r>
            </w:ins>
          </w:p>
        </w:tc>
        <w:tc>
          <w:tcPr>
            <w:tcW w:w="5103" w:type="dxa"/>
            <w:vAlign w:val="center"/>
          </w:tcPr>
          <w:p w14:paraId="6A070AB0" w14:textId="16A4777C" w:rsidR="00BE61AC" w:rsidRDefault="00BE61AC" w:rsidP="00BE61AC">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소프트웨어</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유지보수</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계획서</w:t>
            </w:r>
          </w:p>
        </w:tc>
      </w:tr>
    </w:tbl>
    <w:p w14:paraId="1BC834E9" w14:textId="77777777" w:rsidR="00202AB0" w:rsidRPr="00202AB0" w:rsidRDefault="00202AB0" w:rsidP="004F1B00">
      <w:pPr>
        <w:spacing w:after="0" w:line="240" w:lineRule="auto"/>
      </w:pPr>
    </w:p>
    <w:p w14:paraId="2C8998FB" w14:textId="66BABDE6" w:rsidR="00202AB0" w:rsidRDefault="00202AB0" w:rsidP="004F1B00">
      <w:pPr>
        <w:pStyle w:val="a8"/>
        <w:numPr>
          <w:ilvl w:val="2"/>
          <w:numId w:val="7"/>
        </w:numPr>
        <w:spacing w:after="0" w:line="240" w:lineRule="auto"/>
        <w:ind w:leftChars="0"/>
      </w:pPr>
      <w:r>
        <w:rPr>
          <w:rFonts w:hint="eastAsia"/>
        </w:rPr>
        <w:t>표준 및 규제</w:t>
      </w:r>
    </w:p>
    <w:tbl>
      <w:tblPr>
        <w:tblStyle w:val="a5"/>
        <w:tblW w:w="8194" w:type="dxa"/>
        <w:tblInd w:w="1440" w:type="dxa"/>
        <w:tblLook w:val="04A0" w:firstRow="1" w:lastRow="0" w:firstColumn="1" w:lastColumn="0" w:noHBand="0" w:noVBand="1"/>
      </w:tblPr>
      <w:tblGrid>
        <w:gridCol w:w="936"/>
        <w:gridCol w:w="2155"/>
        <w:gridCol w:w="5103"/>
      </w:tblGrid>
      <w:tr w:rsidR="00202AB0" w:rsidRPr="005D4343" w14:paraId="41BE5FE6" w14:textId="77777777" w:rsidTr="00EA72FD">
        <w:tc>
          <w:tcPr>
            <w:tcW w:w="936" w:type="dxa"/>
            <w:vAlign w:val="center"/>
          </w:tcPr>
          <w:p w14:paraId="6B79F2C5" w14:textId="77777777" w:rsidR="00202AB0" w:rsidRPr="005D4343" w:rsidRDefault="00202AB0" w:rsidP="004F1B00">
            <w:pPr>
              <w:pStyle w:val="a8"/>
              <w:wordWrap/>
              <w:ind w:leftChars="0" w:left="0"/>
              <w:jc w:val="center"/>
              <w:rPr>
                <w:rFonts w:ascii="Times New Roman" w:eastAsiaTheme="majorHAnsi" w:hAnsi="Times New Roman" w:cs="Times New Roman"/>
                <w:szCs w:val="20"/>
              </w:rPr>
            </w:pPr>
            <w:r w:rsidRPr="005D4343">
              <w:rPr>
                <w:rFonts w:ascii="Times New Roman" w:eastAsiaTheme="majorHAnsi" w:hAnsi="Times New Roman" w:cs="Times New Roman"/>
                <w:szCs w:val="20"/>
              </w:rPr>
              <w:t>No</w:t>
            </w:r>
          </w:p>
        </w:tc>
        <w:tc>
          <w:tcPr>
            <w:tcW w:w="2155" w:type="dxa"/>
            <w:vAlign w:val="center"/>
          </w:tcPr>
          <w:p w14:paraId="40636880" w14:textId="77777777" w:rsidR="00202AB0" w:rsidRPr="005D4343"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문서번호</w:t>
            </w:r>
          </w:p>
        </w:tc>
        <w:tc>
          <w:tcPr>
            <w:tcW w:w="5103" w:type="dxa"/>
            <w:vAlign w:val="center"/>
          </w:tcPr>
          <w:p w14:paraId="40ACD6EF" w14:textId="77777777" w:rsidR="00202AB0" w:rsidRPr="005D4343"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문서</w:t>
            </w:r>
            <w:r>
              <w:rPr>
                <w:rFonts w:ascii="Times New Roman" w:eastAsiaTheme="majorHAnsi" w:hAnsi="Times New Roman" w:cs="Times New Roman" w:hint="eastAsia"/>
                <w:szCs w:val="20"/>
              </w:rPr>
              <w:t xml:space="preserve"> </w:t>
            </w:r>
            <w:r>
              <w:rPr>
                <w:rFonts w:ascii="Times New Roman" w:eastAsiaTheme="majorHAnsi" w:hAnsi="Times New Roman" w:cs="Times New Roman" w:hint="eastAsia"/>
                <w:szCs w:val="20"/>
              </w:rPr>
              <w:t>제목</w:t>
            </w:r>
          </w:p>
        </w:tc>
      </w:tr>
      <w:tr w:rsidR="00202AB0" w:rsidRPr="005D4343" w14:paraId="3BA1B951" w14:textId="77777777" w:rsidTr="00EA72FD">
        <w:trPr>
          <w:trHeight w:val="56"/>
        </w:trPr>
        <w:tc>
          <w:tcPr>
            <w:tcW w:w="936" w:type="dxa"/>
            <w:vAlign w:val="center"/>
          </w:tcPr>
          <w:p w14:paraId="3F71C290" w14:textId="77777777" w:rsidR="00202AB0" w:rsidRPr="005D4343"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1</w:t>
            </w:r>
          </w:p>
        </w:tc>
        <w:tc>
          <w:tcPr>
            <w:tcW w:w="2155" w:type="dxa"/>
            <w:vAlign w:val="center"/>
          </w:tcPr>
          <w:p w14:paraId="0A41D725" w14:textId="0CD2881D" w:rsidR="00202AB0" w:rsidRPr="005D4343"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EC 62304</w:t>
            </w:r>
          </w:p>
        </w:tc>
        <w:tc>
          <w:tcPr>
            <w:tcW w:w="5103" w:type="dxa"/>
            <w:vAlign w:val="center"/>
          </w:tcPr>
          <w:p w14:paraId="1AE76F33" w14:textId="54424B77" w:rsidR="00202AB0" w:rsidRPr="005D4343" w:rsidRDefault="00202AB0" w:rsidP="004F1B00">
            <w:pPr>
              <w:wordWrap/>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 software –</w:t>
            </w:r>
            <w:r>
              <w:rPr>
                <w:rFonts w:ascii="Times New Roman" w:eastAsiaTheme="majorHAnsi" w:hAnsi="Times New Roman" w:cs="Times New Roman"/>
                <w:szCs w:val="20"/>
              </w:rPr>
              <w:t xml:space="preserve"> </w:t>
            </w:r>
            <w:r w:rsidRPr="005D4343">
              <w:rPr>
                <w:rFonts w:ascii="Times New Roman" w:eastAsiaTheme="majorHAnsi" w:hAnsi="Times New Roman" w:cs="Times New Roman"/>
                <w:szCs w:val="20"/>
              </w:rPr>
              <w:t>Software life cycle processes</w:t>
            </w:r>
          </w:p>
        </w:tc>
      </w:tr>
      <w:tr w:rsidR="00202AB0" w:rsidRPr="005D4343" w14:paraId="50821D84" w14:textId="77777777" w:rsidTr="00EA72FD">
        <w:trPr>
          <w:trHeight w:val="56"/>
        </w:trPr>
        <w:tc>
          <w:tcPr>
            <w:tcW w:w="936" w:type="dxa"/>
            <w:vAlign w:val="center"/>
          </w:tcPr>
          <w:p w14:paraId="2422112E" w14:textId="28F43032" w:rsidR="00202AB0"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2</w:t>
            </w:r>
          </w:p>
        </w:tc>
        <w:tc>
          <w:tcPr>
            <w:tcW w:w="2155" w:type="dxa"/>
            <w:vAlign w:val="center"/>
          </w:tcPr>
          <w:p w14:paraId="49F9C7F5" w14:textId="5143792A" w:rsidR="00202AB0" w:rsidRDefault="00202AB0" w:rsidP="004F1B00">
            <w:pPr>
              <w:pStyle w:val="a8"/>
              <w:wordWrap/>
              <w:ind w:leftChars="0" w:left="0"/>
              <w:jc w:val="center"/>
              <w:rPr>
                <w:rFonts w:ascii="Times New Roman" w:eastAsiaTheme="majorHAnsi" w:hAnsi="Times New Roman" w:cs="Times New Roman"/>
                <w:szCs w:val="20"/>
              </w:rPr>
            </w:pPr>
            <w:r>
              <w:rPr>
                <w:rFonts w:ascii="Times New Roman" w:eastAsiaTheme="majorHAnsi" w:hAnsi="Times New Roman" w:cs="Times New Roman" w:hint="eastAsia"/>
                <w:szCs w:val="20"/>
              </w:rPr>
              <w:t>I</w:t>
            </w:r>
            <w:r>
              <w:rPr>
                <w:rFonts w:ascii="Times New Roman" w:eastAsiaTheme="majorHAnsi" w:hAnsi="Times New Roman" w:cs="Times New Roman"/>
                <w:szCs w:val="20"/>
              </w:rPr>
              <w:t>SO 14971</w:t>
            </w:r>
          </w:p>
        </w:tc>
        <w:tc>
          <w:tcPr>
            <w:tcW w:w="5103" w:type="dxa"/>
            <w:vAlign w:val="center"/>
          </w:tcPr>
          <w:p w14:paraId="0E78EF54" w14:textId="17B268EF" w:rsidR="00202AB0" w:rsidRPr="005D4343" w:rsidRDefault="00202AB0" w:rsidP="004F1B00">
            <w:pPr>
              <w:pStyle w:val="a8"/>
              <w:wordWrap/>
              <w:ind w:leftChars="0" w:left="0"/>
              <w:rPr>
                <w:rFonts w:ascii="Times New Roman" w:eastAsiaTheme="majorHAnsi" w:hAnsi="Times New Roman" w:cs="Times New Roman"/>
                <w:szCs w:val="20"/>
              </w:rPr>
            </w:pPr>
            <w:r w:rsidRPr="005D4343">
              <w:rPr>
                <w:rFonts w:ascii="Times New Roman" w:eastAsiaTheme="majorHAnsi" w:hAnsi="Times New Roman" w:cs="Times New Roman"/>
                <w:szCs w:val="20"/>
              </w:rPr>
              <w:t>Medical devices – Application of risk management to medical</w:t>
            </w:r>
          </w:p>
        </w:tc>
      </w:tr>
    </w:tbl>
    <w:p w14:paraId="78A13727" w14:textId="77777777" w:rsidR="000559A2" w:rsidRPr="00202AB0" w:rsidRDefault="000559A2" w:rsidP="004F1B00">
      <w:pPr>
        <w:pStyle w:val="a8"/>
        <w:spacing w:after="0" w:line="240" w:lineRule="auto"/>
        <w:ind w:leftChars="0" w:left="1418"/>
      </w:pPr>
    </w:p>
    <w:p w14:paraId="333C0129" w14:textId="04BDF988" w:rsidR="0024589F" w:rsidRDefault="0024589F" w:rsidP="004F1B00">
      <w:pPr>
        <w:pStyle w:val="10"/>
        <w:numPr>
          <w:ilvl w:val="0"/>
          <w:numId w:val="7"/>
        </w:numPr>
        <w:spacing w:after="0" w:line="240" w:lineRule="auto"/>
      </w:pPr>
      <w:bookmarkStart w:id="38" w:name="_Toc183453968"/>
      <w:r>
        <w:rPr>
          <w:rFonts w:hint="eastAsia"/>
        </w:rPr>
        <w:t>개발 대상 제품</w:t>
      </w:r>
      <w:bookmarkEnd w:id="38"/>
    </w:p>
    <w:p w14:paraId="1964ABFE" w14:textId="5103C536" w:rsidR="0024589F" w:rsidRDefault="0024589F" w:rsidP="004F1B00">
      <w:pPr>
        <w:pStyle w:val="2"/>
        <w:numPr>
          <w:ilvl w:val="1"/>
          <w:numId w:val="7"/>
        </w:numPr>
        <w:spacing w:after="0" w:line="240" w:lineRule="auto"/>
      </w:pPr>
      <w:bookmarkStart w:id="39" w:name="_Toc183453969"/>
      <w:bookmarkStart w:id="40" w:name="_Hlk7115793"/>
      <w:r>
        <w:rPr>
          <w:rFonts w:hint="eastAsia"/>
        </w:rPr>
        <w:t>품목명</w:t>
      </w:r>
      <w:bookmarkEnd w:id="39"/>
    </w:p>
    <w:p w14:paraId="4E64E882" w14:textId="77777777" w:rsidR="0024589F" w:rsidRDefault="0024589F" w:rsidP="004F1B00">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sidRPr="008257EA">
        <w:rPr>
          <w:rFonts w:hint="eastAsia"/>
        </w:rPr>
        <w:t>인공달팽이관장치</w:t>
      </w:r>
      <w:r>
        <w:rPr>
          <w:rFonts w:hint="eastAsia"/>
        </w:rPr>
        <w:t>[Stimulator,</w:t>
      </w:r>
      <w:r>
        <w:t xml:space="preserve"> </w:t>
      </w:r>
      <w:r>
        <w:rPr>
          <w:rFonts w:hint="eastAsia"/>
        </w:rPr>
        <w:t>electrical,</w:t>
      </w:r>
      <w:r>
        <w:t xml:space="preserve"> </w:t>
      </w:r>
      <w:r>
        <w:rPr>
          <w:rFonts w:hint="eastAsia"/>
        </w:rPr>
        <w:t>auditory,</w:t>
      </w:r>
      <w:r>
        <w:t xml:space="preserve"> </w:t>
      </w:r>
      <w:r>
        <w:rPr>
          <w:rFonts w:hint="eastAsia"/>
        </w:rPr>
        <w:t>cochlear],</w:t>
      </w:r>
      <w:r>
        <w:t xml:space="preserve"> </w:t>
      </w:r>
      <w:r>
        <w:rPr>
          <w:rFonts w:hint="eastAsia"/>
        </w:rPr>
        <w:t>(</w:t>
      </w:r>
      <w:r w:rsidRPr="008257EA">
        <w:t>A09320.01</w:t>
      </w:r>
      <w:r>
        <w:rPr>
          <w:rFonts w:hint="eastAsia"/>
        </w:rPr>
        <w:t>)</w:t>
      </w:r>
    </w:p>
    <w:p w14:paraId="10388FA8" w14:textId="77777777" w:rsidR="0024589F" w:rsidRDefault="0024589F" w:rsidP="004F1B00">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sidRPr="001316EF">
        <w:t>implant, cochlear</w:t>
      </w:r>
      <w:r>
        <w:t xml:space="preserve"> </w:t>
      </w:r>
      <w:r>
        <w:rPr>
          <w:rFonts w:hint="eastAsia"/>
        </w:rPr>
        <w:t>(</w:t>
      </w:r>
      <w:r>
        <w:t>MCM</w:t>
      </w:r>
      <w:r>
        <w:rPr>
          <w:rFonts w:hint="eastAsia"/>
        </w:rPr>
        <w:t>)</w:t>
      </w:r>
    </w:p>
    <w:p w14:paraId="65D7A52A" w14:textId="1AD3B39F" w:rsidR="000559A2" w:rsidRDefault="0024589F" w:rsidP="004F1B00">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cochlear</w:t>
      </w:r>
      <w:r>
        <w:t xml:space="preserve"> </w:t>
      </w:r>
      <w:r>
        <w:rPr>
          <w:rFonts w:hint="eastAsia"/>
        </w:rPr>
        <w:t>implant</w:t>
      </w:r>
      <w:r>
        <w:t xml:space="preserve"> </w:t>
      </w:r>
    </w:p>
    <w:p w14:paraId="2693A5C9" w14:textId="4B741316" w:rsidR="0024589F" w:rsidRDefault="0024589F" w:rsidP="004F1B00">
      <w:pPr>
        <w:pStyle w:val="2"/>
        <w:numPr>
          <w:ilvl w:val="1"/>
          <w:numId w:val="7"/>
        </w:numPr>
        <w:spacing w:after="0" w:line="240" w:lineRule="auto"/>
      </w:pPr>
      <w:bookmarkStart w:id="41" w:name="_Toc183453970"/>
      <w:r>
        <w:rPr>
          <w:rFonts w:hint="eastAsia"/>
        </w:rPr>
        <w:t>사용 목적(Intended</w:t>
      </w:r>
      <w:r>
        <w:t xml:space="preserve"> </w:t>
      </w:r>
      <w:r>
        <w:rPr>
          <w:rFonts w:hint="eastAsia"/>
        </w:rPr>
        <w:t>Use)</w:t>
      </w:r>
      <w:bookmarkEnd w:id="41"/>
    </w:p>
    <w:p w14:paraId="0B06EEAD" w14:textId="77777777" w:rsidR="0024589F" w:rsidRDefault="0024589F" w:rsidP="004F1B00">
      <w:pPr>
        <w:spacing w:after="0" w:line="240" w:lineRule="auto"/>
        <w:ind w:leftChars="300" w:left="600"/>
      </w:pPr>
      <w:r w:rsidRPr="001316EF">
        <w:rPr>
          <w:rFonts w:hint="eastAsia"/>
        </w:rPr>
        <w:t>중증</w:t>
      </w:r>
      <w:r w:rsidRPr="001316EF">
        <w:t xml:space="preserve"> 청각 장애 환자의 청각</w:t>
      </w:r>
      <w:r>
        <w:rPr>
          <w:rFonts w:hint="eastAsia"/>
        </w:rPr>
        <w:t>세포에 전기자극을 전달함으로써 청각반응을 이끌어내어 청각의 일부를 회복할 목적으로 사용하는 기기</w:t>
      </w:r>
    </w:p>
    <w:p w14:paraId="23FF0E62" w14:textId="5CA1D1DC" w:rsidR="0024589F" w:rsidRDefault="0024589F" w:rsidP="004F1B00">
      <w:pPr>
        <w:spacing w:after="0" w:line="240" w:lineRule="auto"/>
        <w:ind w:leftChars="300" w:left="600"/>
      </w:pPr>
      <w:r>
        <w:rPr>
          <w:rFonts w:hint="eastAsia"/>
        </w:rPr>
        <w:t>(</w:t>
      </w:r>
      <w:r w:rsidRPr="00F6447C">
        <w:t>Cochlear Implant System is intended to evoke auditory sensation via electrical stimulation of the auditory pathways for severely to profoundly hearing impaired individuals who obtain little or no benefit from acoustic amplification in the best aided condition.</w:t>
      </w:r>
      <w:r>
        <w:rPr>
          <w:rFonts w:hint="eastAsia"/>
        </w:rPr>
        <w:t>)</w:t>
      </w:r>
    </w:p>
    <w:p w14:paraId="46FCDA42" w14:textId="77777777" w:rsidR="004F1B00" w:rsidRDefault="004F1B00" w:rsidP="004F1B00">
      <w:pPr>
        <w:spacing w:after="0" w:line="240" w:lineRule="auto"/>
        <w:ind w:leftChars="300" w:left="600"/>
      </w:pPr>
    </w:p>
    <w:p w14:paraId="7D361F0F" w14:textId="225FA194" w:rsidR="0024589F" w:rsidRDefault="0024589F" w:rsidP="004F1B00">
      <w:pPr>
        <w:pStyle w:val="2"/>
        <w:numPr>
          <w:ilvl w:val="1"/>
          <w:numId w:val="7"/>
        </w:numPr>
        <w:spacing w:after="0" w:line="240" w:lineRule="auto"/>
      </w:pPr>
      <w:bookmarkStart w:id="42" w:name="_Toc183453971"/>
      <w:r>
        <w:rPr>
          <w:rFonts w:hint="eastAsia"/>
        </w:rPr>
        <w:t>등급분류</w:t>
      </w:r>
      <w:bookmarkEnd w:id="42"/>
    </w:p>
    <w:p w14:paraId="00E6373A" w14:textId="77777777" w:rsidR="0024589F" w:rsidRDefault="0024589F" w:rsidP="004F1B00">
      <w:pPr>
        <w:spacing w:after="0" w:line="240" w:lineRule="auto"/>
        <w:ind w:leftChars="300" w:left="600"/>
      </w:pPr>
      <w:r>
        <w:rPr>
          <w:rFonts w:hint="eastAsia"/>
        </w:rPr>
        <w:t>(1)</w:t>
      </w:r>
      <w:r>
        <w:t xml:space="preserve"> </w:t>
      </w:r>
      <w:r>
        <w:rPr>
          <w:rFonts w:hint="eastAsia"/>
        </w:rPr>
        <w:t>MFDS</w:t>
      </w:r>
      <w:r>
        <w:t xml:space="preserve"> </w:t>
      </w:r>
      <w:r>
        <w:rPr>
          <w:rFonts w:hint="eastAsia"/>
        </w:rPr>
        <w:t>:</w:t>
      </w:r>
      <w:r>
        <w:t xml:space="preserve"> </w:t>
      </w:r>
      <w:r>
        <w:rPr>
          <w:rFonts w:hint="eastAsia"/>
        </w:rPr>
        <w:t>3등급</w:t>
      </w:r>
    </w:p>
    <w:p w14:paraId="1AE14EC4" w14:textId="77777777" w:rsidR="0024589F" w:rsidRDefault="0024589F" w:rsidP="004F1B00">
      <w:pPr>
        <w:spacing w:after="0" w:line="240" w:lineRule="auto"/>
        <w:ind w:leftChars="300" w:left="600"/>
      </w:pPr>
      <w:r>
        <w:rPr>
          <w:rFonts w:hint="eastAsia"/>
        </w:rPr>
        <w:t>(2)</w:t>
      </w:r>
      <w:r>
        <w:t xml:space="preserve"> </w:t>
      </w:r>
      <w:r>
        <w:rPr>
          <w:rFonts w:hint="eastAsia"/>
        </w:rPr>
        <w:t>FDA</w:t>
      </w:r>
      <w:r>
        <w:t xml:space="preserve"> </w:t>
      </w:r>
      <w:r>
        <w:rPr>
          <w:rFonts w:hint="eastAsia"/>
        </w:rPr>
        <w:t>:</w:t>
      </w:r>
      <w:r>
        <w:t xml:space="preserve"> </w:t>
      </w:r>
      <w:r>
        <w:rPr>
          <w:rFonts w:hint="eastAsia"/>
        </w:rPr>
        <w:t>3등급</w:t>
      </w:r>
    </w:p>
    <w:p w14:paraId="50976C80" w14:textId="77777777" w:rsidR="0024589F" w:rsidRDefault="0024589F" w:rsidP="004F1B00">
      <w:pPr>
        <w:spacing w:after="0" w:line="240" w:lineRule="auto"/>
        <w:ind w:leftChars="300" w:left="600"/>
      </w:pPr>
      <w:r>
        <w:rPr>
          <w:rFonts w:hint="eastAsia"/>
        </w:rPr>
        <w:t>(3)</w:t>
      </w:r>
      <w:r>
        <w:t xml:space="preserve"> </w:t>
      </w:r>
      <w:r>
        <w:rPr>
          <w:rFonts w:hint="eastAsia"/>
        </w:rPr>
        <w:t>CE</w:t>
      </w:r>
      <w:r>
        <w:t xml:space="preserve"> </w:t>
      </w:r>
      <w:r>
        <w:rPr>
          <w:rFonts w:hint="eastAsia"/>
        </w:rPr>
        <w:t>:</w:t>
      </w:r>
      <w:r>
        <w:t xml:space="preserve"> </w:t>
      </w:r>
      <w:r>
        <w:rPr>
          <w:rFonts w:hint="eastAsia"/>
        </w:rPr>
        <w:t>3등급</w:t>
      </w:r>
    </w:p>
    <w:bookmarkEnd w:id="40"/>
    <w:p w14:paraId="1BA9693E" w14:textId="474547D3" w:rsidR="004F1B00" w:rsidRDefault="004F1B00">
      <w:pPr>
        <w:widowControl/>
        <w:wordWrap/>
        <w:autoSpaceDE/>
        <w:autoSpaceDN/>
      </w:pPr>
      <w:r>
        <w:br w:type="page"/>
      </w:r>
    </w:p>
    <w:p w14:paraId="22DC44C5" w14:textId="7323C029" w:rsidR="0024589F" w:rsidRDefault="00202AB0" w:rsidP="004F1B00">
      <w:pPr>
        <w:pStyle w:val="10"/>
        <w:numPr>
          <w:ilvl w:val="0"/>
          <w:numId w:val="7"/>
        </w:numPr>
        <w:spacing w:after="0" w:line="240" w:lineRule="auto"/>
      </w:pPr>
      <w:bookmarkStart w:id="43" w:name="_Toc183453972"/>
      <w:bookmarkStart w:id="44" w:name="_Hlk149657645"/>
      <w:r>
        <w:rPr>
          <w:rFonts w:hint="eastAsia"/>
        </w:rPr>
        <w:t xml:space="preserve">소프트웨어 </w:t>
      </w:r>
      <w:r w:rsidR="00A9171F">
        <w:rPr>
          <w:rFonts w:hint="eastAsia"/>
        </w:rPr>
        <w:t>수명주기 모델</w:t>
      </w:r>
      <w:bookmarkEnd w:id="43"/>
    </w:p>
    <w:p w14:paraId="4DC65350" w14:textId="63D5A5BE" w:rsidR="00202AB0" w:rsidRDefault="000F5030" w:rsidP="004F1B00">
      <w:pPr>
        <w:spacing w:after="0" w:line="240" w:lineRule="auto"/>
        <w:ind w:leftChars="200" w:left="400"/>
      </w:pPr>
      <w:r>
        <w:rPr>
          <w:rFonts w:hint="eastAsia"/>
        </w:rPr>
        <w:t xml:space="preserve">인공와우 외부기의 펌웨어 </w:t>
      </w:r>
      <w:r w:rsidR="00202AB0">
        <w:rPr>
          <w:rFonts w:hint="eastAsia"/>
        </w:rPr>
        <w:t>개발은 아래 그림</w:t>
      </w:r>
      <w:r w:rsidR="00464142">
        <w:t xml:space="preserve"> 1</w:t>
      </w:r>
      <w:r w:rsidR="00202AB0">
        <w:rPr>
          <w:rFonts w:hint="eastAsia"/>
        </w:rPr>
        <w:t>의 수명주기 모델의 절차를 준수하여 진행한다.</w:t>
      </w:r>
    </w:p>
    <w:p w14:paraId="3DEC3436" w14:textId="299D6A67" w:rsidR="00EA72FD" w:rsidRDefault="003573D9" w:rsidP="004F1B00">
      <w:pPr>
        <w:spacing w:after="0" w:line="240" w:lineRule="auto"/>
        <w:jc w:val="center"/>
      </w:pPr>
      <w:r w:rsidRPr="003573D9">
        <w:rPr>
          <w:noProof/>
        </w:rPr>
        <w:drawing>
          <wp:inline distT="0" distB="0" distL="0" distR="0" wp14:anchorId="1707B707" wp14:editId="212862CA">
            <wp:extent cx="5385186" cy="7209489"/>
            <wp:effectExtent l="0" t="0" r="6350" b="0"/>
            <wp:docPr id="603" name="그림 602" descr="텍스트, 스크린샷, 평행, 도표이(가) 표시된 사진&#10;&#10;자동 생성된 설명">
              <a:extLst xmlns:a="http://schemas.openxmlformats.org/drawingml/2006/main">
                <a:ext uri="{FF2B5EF4-FFF2-40B4-BE49-F238E27FC236}">
                  <a16:creationId xmlns:a16="http://schemas.microsoft.com/office/drawing/2014/main" id="{7D0DB404-6BF7-07D0-3A7B-9F3C4B0C41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그림 602" descr="텍스트, 스크린샷, 평행, 도표이(가) 표시된 사진&#10;&#10;자동 생성된 설명">
                      <a:extLst>
                        <a:ext uri="{FF2B5EF4-FFF2-40B4-BE49-F238E27FC236}">
                          <a16:creationId xmlns:a16="http://schemas.microsoft.com/office/drawing/2014/main" id="{7D0DB404-6BF7-07D0-3A7B-9F3C4B0C4173}"/>
                        </a:ext>
                      </a:extLst>
                    </pic:cNvPr>
                    <pic:cNvPicPr>
                      <a:picLocks noChangeAspect="1"/>
                    </pic:cNvPicPr>
                  </pic:nvPicPr>
                  <pic:blipFill>
                    <a:blip r:embed="rId12"/>
                    <a:stretch>
                      <a:fillRect/>
                    </a:stretch>
                  </pic:blipFill>
                  <pic:spPr>
                    <a:xfrm>
                      <a:off x="0" y="0"/>
                      <a:ext cx="5392433" cy="7219190"/>
                    </a:xfrm>
                    <a:prstGeom prst="rect">
                      <a:avLst/>
                    </a:prstGeom>
                  </pic:spPr>
                </pic:pic>
              </a:graphicData>
            </a:graphic>
          </wp:inline>
        </w:drawing>
      </w:r>
      <w:r w:rsidR="00EA72FD" w:rsidRPr="00D234B7">
        <w:rPr>
          <w:noProof/>
        </w:rPr>
        <w:t xml:space="preserve"> </w:t>
      </w:r>
    </w:p>
    <w:p w14:paraId="299BCF04" w14:textId="6B2BCB3F" w:rsidR="00EA72FD" w:rsidRPr="00202AB0" w:rsidRDefault="00EA72FD" w:rsidP="004F1B00">
      <w:pPr>
        <w:pStyle w:val="ab"/>
        <w:spacing w:after="0" w:line="240" w:lineRule="auto"/>
        <w:jc w:val="center"/>
      </w:pPr>
      <w:r>
        <w:rPr>
          <w:rFonts w:hint="eastAsia"/>
        </w:rPr>
        <w:t>&lt;</w:t>
      </w:r>
      <w:r>
        <w:t xml:space="preserve"> 그림 </w:t>
      </w:r>
      <w:r w:rsidR="00A56D3E">
        <w:fldChar w:fldCharType="begin"/>
      </w:r>
      <w:r w:rsidR="00A56D3E">
        <w:instrText xml:space="preserve"> SEQ 그림 \* ARABIC </w:instrText>
      </w:r>
      <w:r w:rsidR="00A56D3E">
        <w:fldChar w:fldCharType="separate"/>
      </w:r>
      <w:r w:rsidR="00A56D3E">
        <w:rPr>
          <w:noProof/>
        </w:rPr>
        <w:t>1</w:t>
      </w:r>
      <w:r w:rsidR="00A56D3E">
        <w:rPr>
          <w:noProof/>
        </w:rPr>
        <w:fldChar w:fldCharType="end"/>
      </w:r>
      <w:r>
        <w:t xml:space="preserve"> </w:t>
      </w:r>
      <w:r>
        <w:rPr>
          <w:rFonts w:hint="eastAsia"/>
        </w:rPr>
        <w:t xml:space="preserve">소프트웨어 수명주기 모델 </w:t>
      </w:r>
      <w:r>
        <w:t>&gt;</w:t>
      </w:r>
    </w:p>
    <w:p w14:paraId="0D6A42AE" w14:textId="55200C28" w:rsidR="0078132F" w:rsidRDefault="0078132F" w:rsidP="004F1B00">
      <w:pPr>
        <w:pStyle w:val="2"/>
        <w:numPr>
          <w:ilvl w:val="1"/>
          <w:numId w:val="7"/>
        </w:numPr>
        <w:spacing w:after="0" w:line="240" w:lineRule="auto"/>
      </w:pPr>
      <w:bookmarkStart w:id="45" w:name="_Toc183453973"/>
      <w:r>
        <w:rPr>
          <w:rFonts w:hint="eastAsia"/>
        </w:rPr>
        <w:t>소프트웨어 개발 프로세스</w:t>
      </w:r>
      <w:bookmarkEnd w:id="45"/>
      <w:r>
        <w:rPr>
          <w:rFonts w:hint="eastAsia"/>
        </w:rPr>
        <w:t xml:space="preserve"> </w:t>
      </w:r>
    </w:p>
    <w:p w14:paraId="497F3D23" w14:textId="49F23111" w:rsidR="0078132F" w:rsidRDefault="0078132F" w:rsidP="004F1B00">
      <w:pPr>
        <w:pStyle w:val="3"/>
        <w:numPr>
          <w:ilvl w:val="2"/>
          <w:numId w:val="7"/>
        </w:numPr>
        <w:spacing w:after="0" w:line="240" w:lineRule="auto"/>
        <w:ind w:leftChars="0" w:firstLineChars="0"/>
      </w:pPr>
      <w:bookmarkStart w:id="46" w:name="_Toc183453974"/>
      <w:r>
        <w:rPr>
          <w:rFonts w:hint="eastAsia"/>
        </w:rPr>
        <w:t>소프트웨어 개발 계획 활동</w:t>
      </w:r>
      <w:bookmarkEnd w:id="46"/>
    </w:p>
    <w:p w14:paraId="75652823" w14:textId="06B90AA8" w:rsidR="0078132F" w:rsidRDefault="00BB1329" w:rsidP="004F1B00">
      <w:pPr>
        <w:spacing w:after="0" w:line="240" w:lineRule="auto"/>
        <w:ind w:leftChars="600" w:left="1200"/>
      </w:pPr>
      <w:r>
        <w:rPr>
          <w:rFonts w:hint="eastAsia"/>
        </w:rPr>
        <w:t>제품의 설계</w:t>
      </w:r>
      <w:r>
        <w:t>/</w:t>
      </w:r>
      <w:r w:rsidR="00F00769">
        <w:rPr>
          <w:rFonts w:hint="eastAsia"/>
        </w:rPr>
        <w:t xml:space="preserve">개발 계획서를 </w:t>
      </w:r>
      <w:r w:rsidR="0078132F">
        <w:rPr>
          <w:rFonts w:hint="eastAsia"/>
        </w:rPr>
        <w:t>참조하여 소프트웨어 개발 계획을 수립한다.</w:t>
      </w:r>
    </w:p>
    <w:p w14:paraId="0A6125A1" w14:textId="6F85D5A4" w:rsidR="0078132F" w:rsidRDefault="00D7787E" w:rsidP="004F1B00">
      <w:pPr>
        <w:pStyle w:val="a8"/>
        <w:numPr>
          <w:ilvl w:val="0"/>
          <w:numId w:val="9"/>
        </w:numPr>
        <w:spacing w:after="0" w:line="240" w:lineRule="auto"/>
        <w:ind w:leftChars="0"/>
      </w:pPr>
      <w:r>
        <w:rPr>
          <w:rFonts w:hint="eastAsia"/>
        </w:rPr>
        <w:t>입력</w:t>
      </w:r>
      <w:r w:rsidR="0078132F">
        <w:t xml:space="preserve">: </w:t>
      </w:r>
      <w:r w:rsidR="00BE61AC">
        <w:rPr>
          <w:rFonts w:hint="eastAsia"/>
        </w:rPr>
        <w:t>설계</w:t>
      </w:r>
      <w:r w:rsidR="00BB1329">
        <w:t>/</w:t>
      </w:r>
      <w:r w:rsidR="00BE61AC">
        <w:rPr>
          <w:rFonts w:hint="eastAsia"/>
        </w:rPr>
        <w:t>개발 계획서</w:t>
      </w:r>
    </w:p>
    <w:p w14:paraId="3F78C2EC" w14:textId="77777777"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소프트웨어 개발 계획서</w:t>
      </w:r>
    </w:p>
    <w:p w14:paraId="5B616B39" w14:textId="3971B6F1" w:rsidR="00276CBF" w:rsidRDefault="00276CBF" w:rsidP="004F1B00">
      <w:pPr>
        <w:pStyle w:val="a8"/>
        <w:numPr>
          <w:ilvl w:val="0"/>
          <w:numId w:val="9"/>
        </w:numPr>
        <w:spacing w:after="0" w:line="240" w:lineRule="auto"/>
        <w:ind w:leftChars="0"/>
      </w:pPr>
      <w:r>
        <w:rPr>
          <w:rFonts w:hint="eastAsia"/>
        </w:rPr>
        <w:t xml:space="preserve">활동의 종료 </w:t>
      </w:r>
      <w:r>
        <w:t xml:space="preserve">: </w:t>
      </w:r>
      <w:r>
        <w:rPr>
          <w:rFonts w:hint="eastAsia"/>
        </w:rPr>
        <w:t xml:space="preserve">소프트웨어 개발 계획서 </w:t>
      </w:r>
      <w:r w:rsidR="00065968">
        <w:rPr>
          <w:rFonts w:hint="eastAsia"/>
        </w:rPr>
        <w:t xml:space="preserve">검토 </w:t>
      </w:r>
      <w:r>
        <w:rPr>
          <w:rFonts w:hint="eastAsia"/>
        </w:rPr>
        <w:t>완료</w:t>
      </w:r>
    </w:p>
    <w:p w14:paraId="442B5099" w14:textId="70DE426D" w:rsidR="0078132F" w:rsidRDefault="0078132F" w:rsidP="004F1B00">
      <w:pPr>
        <w:pStyle w:val="3"/>
        <w:numPr>
          <w:ilvl w:val="2"/>
          <w:numId w:val="7"/>
        </w:numPr>
        <w:spacing w:after="0" w:line="240" w:lineRule="auto"/>
        <w:ind w:leftChars="0" w:firstLineChars="0"/>
      </w:pPr>
      <w:bookmarkStart w:id="47" w:name="_Toc183453975"/>
      <w:r>
        <w:rPr>
          <w:rFonts w:hint="eastAsia"/>
        </w:rPr>
        <w:t>소프트웨어 요구사항 분석 활동</w:t>
      </w:r>
      <w:bookmarkEnd w:id="47"/>
    </w:p>
    <w:p w14:paraId="7EF09EFE" w14:textId="284D47EC" w:rsidR="00276CBF" w:rsidRDefault="00276CBF" w:rsidP="004F1B00">
      <w:pPr>
        <w:spacing w:after="0" w:line="240" w:lineRule="auto"/>
        <w:ind w:leftChars="600" w:left="1200"/>
      </w:pPr>
      <w:r>
        <w:rPr>
          <w:rFonts w:hint="eastAsia"/>
        </w:rPr>
        <w:t>시스템의 설계/개발 입력 요구사항 참조하여 소프트웨어 요구사항을 분석하고 소프트웨어 요구사항 사양서를 작성하고, 이를 시험할 수 있는 시험 계획(기준)을 수립한다.</w:t>
      </w:r>
    </w:p>
    <w:p w14:paraId="7010629E" w14:textId="0E72818C" w:rsidR="00276CBF" w:rsidRDefault="00E442E9" w:rsidP="004F1B00">
      <w:pPr>
        <w:pStyle w:val="a8"/>
        <w:numPr>
          <w:ilvl w:val="0"/>
          <w:numId w:val="9"/>
        </w:numPr>
        <w:spacing w:after="0" w:line="240" w:lineRule="auto"/>
        <w:ind w:leftChars="0"/>
      </w:pPr>
      <w:r>
        <w:rPr>
          <w:rFonts w:hint="eastAsia"/>
        </w:rPr>
        <w:t xml:space="preserve">입력 </w:t>
      </w:r>
      <w:r w:rsidR="00276CBF">
        <w:t xml:space="preserve">: </w:t>
      </w:r>
      <w:r w:rsidR="00BE61AC">
        <w:rPr>
          <w:rFonts w:hint="eastAsia"/>
        </w:rPr>
        <w:t>시스템 요구사항(설계 입력 요구사항)</w:t>
      </w:r>
    </w:p>
    <w:p w14:paraId="5943F253" w14:textId="2F0F4CC4"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소프트웨어 일반 요구사항</w:t>
      </w:r>
      <w:r>
        <w:t xml:space="preserve">, </w:t>
      </w:r>
      <w:r>
        <w:rPr>
          <w:rFonts w:hint="eastAsia"/>
        </w:rPr>
        <w:t>소프트웨어 요구사항,</w:t>
      </w:r>
      <w:r>
        <w:t xml:space="preserve"> </w:t>
      </w:r>
      <w:r>
        <w:rPr>
          <w:rFonts w:hint="eastAsia"/>
        </w:rPr>
        <w:t>소프트웨어 시스템 테스트 기준서</w:t>
      </w:r>
    </w:p>
    <w:p w14:paraId="3FA43A6A" w14:textId="27376F41" w:rsidR="00276CBF" w:rsidRDefault="00276CBF" w:rsidP="004F1B00">
      <w:pPr>
        <w:pStyle w:val="a8"/>
        <w:numPr>
          <w:ilvl w:val="0"/>
          <w:numId w:val="9"/>
        </w:numPr>
        <w:spacing w:after="0" w:line="240" w:lineRule="auto"/>
        <w:ind w:leftChars="0"/>
      </w:pPr>
      <w:r>
        <w:rPr>
          <w:rFonts w:hint="eastAsia"/>
        </w:rPr>
        <w:t xml:space="preserve">활동의 종료 </w:t>
      </w:r>
      <w:r>
        <w:t xml:space="preserve">: </w:t>
      </w:r>
      <w:r w:rsidR="002D105B">
        <w:rPr>
          <w:rFonts w:hint="eastAsia"/>
        </w:rPr>
        <w:t xml:space="preserve">소프트웨어 </w:t>
      </w:r>
      <w:r w:rsidR="00065968">
        <w:rPr>
          <w:rFonts w:hint="eastAsia"/>
        </w:rPr>
        <w:t>시스템 테스트 기준서 검토 완료.</w:t>
      </w:r>
    </w:p>
    <w:p w14:paraId="7727B10F" w14:textId="63CD797D" w:rsidR="0078132F" w:rsidRDefault="0078132F" w:rsidP="004F1B00">
      <w:pPr>
        <w:pStyle w:val="3"/>
        <w:numPr>
          <w:ilvl w:val="2"/>
          <w:numId w:val="7"/>
        </w:numPr>
        <w:spacing w:after="0" w:line="240" w:lineRule="auto"/>
        <w:ind w:leftChars="0" w:firstLineChars="0"/>
      </w:pPr>
      <w:bookmarkStart w:id="49" w:name="_Toc183453976"/>
      <w:r>
        <w:rPr>
          <w:rFonts w:hint="eastAsia"/>
        </w:rPr>
        <w:t>소프트웨어 아키텍쳐 설계 활동</w:t>
      </w:r>
      <w:bookmarkEnd w:id="49"/>
    </w:p>
    <w:p w14:paraId="1139FCD3" w14:textId="63A1F94B" w:rsidR="00276CBF" w:rsidRDefault="00276CBF" w:rsidP="004F1B00">
      <w:pPr>
        <w:spacing w:after="0" w:line="240" w:lineRule="auto"/>
        <w:ind w:leftChars="600" w:left="1200"/>
      </w:pPr>
      <w:r>
        <w:rPr>
          <w:rFonts w:hint="eastAsia"/>
        </w:rPr>
        <w:t>소프트웨어 요구사항 사양서에 기술된 요구사항의 실현이 가능하도록 소프트웨어 아키텍쳐를 설계한다.</w:t>
      </w:r>
    </w:p>
    <w:p w14:paraId="78A4E7B7" w14:textId="451300E6" w:rsidR="00276CBF" w:rsidRDefault="00E442E9" w:rsidP="004F1B00">
      <w:pPr>
        <w:pStyle w:val="a8"/>
        <w:numPr>
          <w:ilvl w:val="0"/>
          <w:numId w:val="9"/>
        </w:numPr>
        <w:spacing w:after="0" w:line="240" w:lineRule="auto"/>
        <w:ind w:leftChars="0"/>
      </w:pPr>
      <w:r>
        <w:rPr>
          <w:rFonts w:hint="eastAsia"/>
        </w:rPr>
        <w:t>입력</w:t>
      </w:r>
      <w:r>
        <w:t xml:space="preserve"> </w:t>
      </w:r>
      <w:r w:rsidR="00276CBF">
        <w:t xml:space="preserve">: </w:t>
      </w:r>
      <w:r>
        <w:rPr>
          <w:rFonts w:hint="eastAsia"/>
        </w:rPr>
        <w:t>소프트웨어 요구사항</w:t>
      </w:r>
    </w:p>
    <w:p w14:paraId="2BC2B2DE" w14:textId="40F227D1"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소프트웨어</w:t>
      </w:r>
      <w:r>
        <w:t xml:space="preserve"> </w:t>
      </w:r>
      <w:r>
        <w:rPr>
          <w:rFonts w:hint="eastAsia"/>
        </w:rPr>
        <w:t>아키텍쳐 기술서</w:t>
      </w:r>
    </w:p>
    <w:p w14:paraId="6C777C4E" w14:textId="5A383614" w:rsidR="000559A2" w:rsidRPr="00276CBF" w:rsidRDefault="00276CBF" w:rsidP="008C044A">
      <w:pPr>
        <w:pStyle w:val="a8"/>
        <w:numPr>
          <w:ilvl w:val="0"/>
          <w:numId w:val="9"/>
        </w:numPr>
        <w:spacing w:after="0" w:line="240" w:lineRule="auto"/>
        <w:ind w:leftChars="0"/>
      </w:pPr>
      <w:r>
        <w:rPr>
          <w:rFonts w:hint="eastAsia"/>
        </w:rPr>
        <w:t xml:space="preserve">활동의 종료 : 소프트웨어 아키텍쳐 기술서 검토 </w:t>
      </w:r>
      <w:del w:id="51" w:author="김은수" w:date="2026-09-28T14:23:00Z" w16du:dateUtc="2026-09-28T05:23:00Z">
        <w:r w:rsidR="00A45987">
          <w:rPr>
            <w:rFonts w:hint="eastAsia"/>
          </w:rPr>
          <w:delText>환료</w:delText>
        </w:r>
      </w:del>
      <w:ins w:id="52" w:author="김은수" w:date="2026-09-28T14:23:00Z" w16du:dateUtc="2026-09-28T05:23:00Z">
        <w:r>
          <w:rPr>
            <w:rFonts w:hint="eastAsia"/>
          </w:rPr>
          <w:t>완료</w:t>
        </w:r>
      </w:ins>
      <w:r>
        <w:rPr>
          <w:rFonts w:hint="eastAsia"/>
        </w:rPr>
        <w:t>.</w:t>
      </w:r>
    </w:p>
    <w:p w14:paraId="75D608C8" w14:textId="42E3F541" w:rsidR="0078132F" w:rsidRDefault="0078132F" w:rsidP="004F1B00">
      <w:pPr>
        <w:pStyle w:val="3"/>
        <w:numPr>
          <w:ilvl w:val="2"/>
          <w:numId w:val="7"/>
        </w:numPr>
        <w:spacing w:after="0" w:line="240" w:lineRule="auto"/>
        <w:ind w:leftChars="0" w:firstLineChars="0"/>
      </w:pPr>
      <w:bookmarkStart w:id="53" w:name="_Toc183453977"/>
      <w:r>
        <w:rPr>
          <w:rFonts w:hint="eastAsia"/>
        </w:rPr>
        <w:t>소프트웨어 상세 설계 활동</w:t>
      </w:r>
      <w:bookmarkEnd w:id="53"/>
    </w:p>
    <w:p w14:paraId="05521EA8" w14:textId="77777777" w:rsidR="00A45987" w:rsidRDefault="002D105B" w:rsidP="004F1B00">
      <w:pPr>
        <w:spacing w:after="0" w:line="240" w:lineRule="auto"/>
        <w:ind w:leftChars="600" w:left="1200"/>
      </w:pPr>
      <w:r>
        <w:rPr>
          <w:rFonts w:hint="eastAsia"/>
        </w:rPr>
        <w:t>소프트웨어 아키텍쳐</w:t>
      </w:r>
      <w:r w:rsidR="000B5A3C">
        <w:rPr>
          <w:rFonts w:hint="eastAsia"/>
        </w:rPr>
        <w:t xml:space="preserve"> 기술서</w:t>
      </w:r>
      <w:r w:rsidR="00EF2BC6">
        <w:rPr>
          <w:rFonts w:hint="eastAsia"/>
        </w:rPr>
        <w:t xml:space="preserve">의 </w:t>
      </w:r>
      <w:r>
        <w:rPr>
          <w:rFonts w:hint="eastAsia"/>
        </w:rPr>
        <w:t>모듈</w:t>
      </w:r>
      <w:r w:rsidR="00EF2BC6">
        <w:t xml:space="preserve"> </w:t>
      </w:r>
      <w:r w:rsidR="00EF2BC6">
        <w:rPr>
          <w:rFonts w:hint="eastAsia"/>
        </w:rPr>
        <w:t xml:space="preserve">또는 아이템을 유닛(더 이상 분해하기 힘든 단위)으로 </w:t>
      </w:r>
      <w:r>
        <w:rPr>
          <w:rFonts w:hint="eastAsia"/>
        </w:rPr>
        <w:t>상세하게 설계하고,</w:t>
      </w:r>
      <w:r>
        <w:t xml:space="preserve"> </w:t>
      </w:r>
      <w:r>
        <w:rPr>
          <w:rFonts w:hint="eastAsia"/>
        </w:rPr>
        <w:t xml:space="preserve">이름 </w:t>
      </w:r>
      <w:r w:rsidR="003C7D5A">
        <w:rPr>
          <w:rFonts w:hint="eastAsia"/>
        </w:rPr>
        <w:t>검증</w:t>
      </w:r>
      <w:r>
        <w:rPr>
          <w:rFonts w:hint="eastAsia"/>
        </w:rPr>
        <w:t xml:space="preserve">할 수 있는 </w:t>
      </w:r>
      <w:r w:rsidR="003C7D5A">
        <w:rPr>
          <w:rFonts w:hint="eastAsia"/>
        </w:rPr>
        <w:t xml:space="preserve">기준을 </w:t>
      </w:r>
      <w:r>
        <w:rPr>
          <w:rFonts w:hint="eastAsia"/>
        </w:rPr>
        <w:t>수립한다.</w:t>
      </w:r>
      <w:r w:rsidR="00A45987">
        <w:t xml:space="preserve"> </w:t>
      </w:r>
    </w:p>
    <w:p w14:paraId="4D3F4103" w14:textId="4A4F8D69" w:rsidR="002D105B" w:rsidRDefault="00A45987" w:rsidP="004F1B00">
      <w:pPr>
        <w:spacing w:after="0" w:line="240" w:lineRule="auto"/>
        <w:ind w:leftChars="600" w:left="1200"/>
      </w:pPr>
      <w:r>
        <w:rPr>
          <w:rFonts w:hint="eastAsia"/>
        </w:rPr>
        <w:t>또한 소프트웨어 통합 계획과 통합 시험 기준을 작성 한다.</w:t>
      </w:r>
      <w:r>
        <w:t>(</w:t>
      </w:r>
      <w:r>
        <w:rPr>
          <w:rFonts w:hint="eastAsia"/>
        </w:rPr>
        <w:t>아키텍쳐 설계 활동에 속할 수도 있지만,</w:t>
      </w:r>
      <w:r>
        <w:t xml:space="preserve"> </w:t>
      </w:r>
      <w:r>
        <w:rPr>
          <w:rFonts w:hint="eastAsia"/>
        </w:rPr>
        <w:t>상세 설계된 유닛을 고려한 통합 계획</w:t>
      </w:r>
      <w:r>
        <w:t xml:space="preserve"> </w:t>
      </w:r>
      <w:r>
        <w:rPr>
          <w:rFonts w:hint="eastAsia"/>
        </w:rPr>
        <w:t>및 시험 기준을 작성하면 완전성이 높아 질 수 있다.</w:t>
      </w:r>
      <w:r>
        <w:t>)</w:t>
      </w:r>
    </w:p>
    <w:p w14:paraId="0EADF04D" w14:textId="33FC01C9" w:rsidR="002D105B" w:rsidRDefault="00E442E9" w:rsidP="004F1B00">
      <w:pPr>
        <w:pStyle w:val="a8"/>
        <w:numPr>
          <w:ilvl w:val="0"/>
          <w:numId w:val="9"/>
        </w:numPr>
        <w:spacing w:after="0" w:line="240" w:lineRule="auto"/>
        <w:ind w:leftChars="0"/>
      </w:pPr>
      <w:r>
        <w:rPr>
          <w:rFonts w:hint="eastAsia"/>
        </w:rPr>
        <w:t xml:space="preserve">입력 </w:t>
      </w:r>
      <w:r w:rsidR="002D105B">
        <w:t xml:space="preserve">: </w:t>
      </w:r>
      <w:r>
        <w:rPr>
          <w:rFonts w:hint="eastAsia"/>
        </w:rPr>
        <w:t>소프트웨어 요구사항,</w:t>
      </w:r>
      <w:r>
        <w:t xml:space="preserve"> </w:t>
      </w:r>
      <w:r>
        <w:rPr>
          <w:rFonts w:hint="eastAsia"/>
        </w:rPr>
        <w:t>소프트웨어 아키텍처 기술서</w:t>
      </w:r>
    </w:p>
    <w:p w14:paraId="2E74B8B1" w14:textId="1D2AEDA5"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소프트웨어</w:t>
      </w:r>
      <w:r>
        <w:t xml:space="preserve"> </w:t>
      </w:r>
      <w:r>
        <w:rPr>
          <w:rFonts w:hint="eastAsia"/>
        </w:rPr>
        <w:t xml:space="preserve">상세 </w:t>
      </w:r>
      <w:r w:rsidR="000B5A3C">
        <w:rPr>
          <w:rFonts w:hint="eastAsia"/>
        </w:rPr>
        <w:t>설계 기술서</w:t>
      </w:r>
      <w:r>
        <w:rPr>
          <w:rFonts w:hint="eastAsia"/>
        </w:rPr>
        <w:t>,</w:t>
      </w:r>
      <w:r>
        <w:t xml:space="preserve"> </w:t>
      </w:r>
      <w:r>
        <w:rPr>
          <w:rFonts w:hint="eastAsia"/>
        </w:rPr>
        <w:t>소프트웨어 유닛 검증 기준서</w:t>
      </w:r>
      <w:r w:rsidR="00A45987">
        <w:rPr>
          <w:rFonts w:hint="eastAsia"/>
        </w:rPr>
        <w:t>,</w:t>
      </w:r>
      <w:r w:rsidR="00A45987">
        <w:t xml:space="preserve"> </w:t>
      </w:r>
      <w:r w:rsidR="00A45987">
        <w:rPr>
          <w:rFonts w:hint="eastAsia"/>
        </w:rPr>
        <w:t>소프트웨어 통합 계획서,</w:t>
      </w:r>
      <w:r w:rsidR="00A45987">
        <w:t xml:space="preserve"> </w:t>
      </w:r>
      <w:r w:rsidR="00A45987">
        <w:rPr>
          <w:rFonts w:hint="eastAsia"/>
        </w:rPr>
        <w:t>소프트웨어 통합 시험 기준서.</w:t>
      </w:r>
    </w:p>
    <w:p w14:paraId="41E87624" w14:textId="3619FD49" w:rsidR="002D105B" w:rsidRDefault="002D105B" w:rsidP="004F1B00">
      <w:pPr>
        <w:pStyle w:val="a8"/>
        <w:numPr>
          <w:ilvl w:val="0"/>
          <w:numId w:val="9"/>
        </w:numPr>
        <w:spacing w:after="0" w:line="240" w:lineRule="auto"/>
        <w:ind w:leftChars="0"/>
      </w:pPr>
      <w:r>
        <w:rPr>
          <w:rFonts w:hint="eastAsia"/>
        </w:rPr>
        <w:t xml:space="preserve">활동의 종료 </w:t>
      </w:r>
      <w:r>
        <w:t xml:space="preserve">: </w:t>
      </w:r>
      <w:r>
        <w:rPr>
          <w:rFonts w:hint="eastAsia"/>
        </w:rPr>
        <w:t xml:space="preserve">소프트웨어 </w:t>
      </w:r>
      <w:r w:rsidR="00A45987">
        <w:rPr>
          <w:rFonts w:hint="eastAsia"/>
        </w:rPr>
        <w:t xml:space="preserve">유닛 검증 기준서 및 통합 시험 </w:t>
      </w:r>
      <w:r w:rsidR="003C7D5A">
        <w:rPr>
          <w:rFonts w:hint="eastAsia"/>
        </w:rPr>
        <w:t>기준서 검토</w:t>
      </w:r>
      <w:r>
        <w:rPr>
          <w:rFonts w:hint="eastAsia"/>
        </w:rPr>
        <w:t xml:space="preserve"> 완료</w:t>
      </w:r>
      <w:r w:rsidR="00AC5864">
        <w:rPr>
          <w:rFonts w:hint="eastAsia"/>
        </w:rPr>
        <w:t>.</w:t>
      </w:r>
    </w:p>
    <w:p w14:paraId="1070E57F" w14:textId="6C506F12" w:rsidR="0078132F" w:rsidRDefault="0078132F" w:rsidP="004F1B00">
      <w:pPr>
        <w:pStyle w:val="3"/>
        <w:numPr>
          <w:ilvl w:val="2"/>
          <w:numId w:val="7"/>
        </w:numPr>
        <w:spacing w:after="0" w:line="240" w:lineRule="auto"/>
        <w:ind w:leftChars="0" w:firstLineChars="0"/>
      </w:pPr>
      <w:bookmarkStart w:id="54" w:name="_Toc183453978"/>
      <w:r>
        <w:rPr>
          <w:rFonts w:hint="eastAsia"/>
        </w:rPr>
        <w:t>소프트웨어 유닛 구현 활동</w:t>
      </w:r>
      <w:bookmarkEnd w:id="54"/>
    </w:p>
    <w:p w14:paraId="2529E993" w14:textId="7C57F57E" w:rsidR="00D55B78" w:rsidRDefault="00D55B78" w:rsidP="004F1B00">
      <w:pPr>
        <w:spacing w:after="0" w:line="240" w:lineRule="auto"/>
        <w:ind w:leftChars="600" w:left="1200"/>
      </w:pPr>
      <w:r>
        <w:rPr>
          <w:rFonts w:hint="eastAsia"/>
        </w:rPr>
        <w:t xml:space="preserve">소프트웨어 </w:t>
      </w:r>
      <w:r w:rsidR="000B5A3C">
        <w:rPr>
          <w:rFonts w:hint="eastAsia"/>
        </w:rPr>
        <w:t>상세 설계 기술서에</w:t>
      </w:r>
      <w:r w:rsidR="000B5A3C">
        <w:t xml:space="preserve"> </w:t>
      </w:r>
      <w:r w:rsidR="000B5A3C">
        <w:rPr>
          <w:rFonts w:hint="eastAsia"/>
        </w:rPr>
        <w:t>따라</w:t>
      </w:r>
      <w:r w:rsidR="00EF2BC6">
        <w:rPr>
          <w:rFonts w:hint="eastAsia"/>
        </w:rPr>
        <w:t xml:space="preserve"> </w:t>
      </w:r>
      <w:r>
        <w:rPr>
          <w:rFonts w:hint="eastAsia"/>
        </w:rPr>
        <w:t xml:space="preserve">소프트웨어 유닛를 구현(프로그래밍)하고 </w:t>
      </w:r>
      <w:r w:rsidR="00AC5864">
        <w:rPr>
          <w:rFonts w:hint="eastAsia"/>
        </w:rPr>
        <w:t>검증 기준서에 따라 유닛을 검증한다.</w:t>
      </w:r>
      <w:r>
        <w:t xml:space="preserve"> </w:t>
      </w:r>
    </w:p>
    <w:p w14:paraId="53F26BF1" w14:textId="565500E0" w:rsidR="00D55B78" w:rsidRDefault="00E442E9" w:rsidP="004F1B00">
      <w:pPr>
        <w:pStyle w:val="a8"/>
        <w:numPr>
          <w:ilvl w:val="0"/>
          <w:numId w:val="9"/>
        </w:numPr>
        <w:spacing w:after="0" w:line="240" w:lineRule="auto"/>
        <w:ind w:leftChars="0"/>
      </w:pPr>
      <w:r>
        <w:rPr>
          <w:rFonts w:hint="eastAsia"/>
        </w:rPr>
        <w:t xml:space="preserve">입력 </w:t>
      </w:r>
      <w:r w:rsidR="00D55B78">
        <w:t xml:space="preserve">: </w:t>
      </w:r>
      <w:r>
        <w:rPr>
          <w:rFonts w:hint="eastAsia"/>
        </w:rPr>
        <w:t>소프트웨어 상</w:t>
      </w:r>
      <w:r w:rsidR="000B5A3C">
        <w:rPr>
          <w:rFonts w:hint="eastAsia"/>
        </w:rPr>
        <w:t>세 설계 기술서</w:t>
      </w:r>
      <w:r w:rsidR="00AC5864">
        <w:rPr>
          <w:rFonts w:hint="eastAsia"/>
        </w:rPr>
        <w:t>.</w:t>
      </w:r>
    </w:p>
    <w:p w14:paraId="72D1F316" w14:textId="230CF366"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프로그램 소스 코드,</w:t>
      </w:r>
      <w:r>
        <w:t xml:space="preserve"> </w:t>
      </w:r>
      <w:r>
        <w:rPr>
          <w:rFonts w:hint="eastAsia"/>
        </w:rPr>
        <w:t>소프트웨어 유닛 검증 보고서.</w:t>
      </w:r>
    </w:p>
    <w:p w14:paraId="1623D797" w14:textId="4EFADB0F" w:rsidR="00D55B78" w:rsidRDefault="00D55B78" w:rsidP="004F1B00">
      <w:pPr>
        <w:pStyle w:val="a8"/>
        <w:numPr>
          <w:ilvl w:val="0"/>
          <w:numId w:val="9"/>
        </w:numPr>
        <w:spacing w:after="0" w:line="240" w:lineRule="auto"/>
        <w:ind w:leftChars="0"/>
      </w:pPr>
      <w:r>
        <w:rPr>
          <w:rFonts w:hint="eastAsia"/>
        </w:rPr>
        <w:t xml:space="preserve">활동의 종료 </w:t>
      </w:r>
      <w:r>
        <w:t xml:space="preserve">: </w:t>
      </w:r>
      <w:r w:rsidR="005D4D43">
        <w:rPr>
          <w:rFonts w:hint="eastAsia"/>
        </w:rPr>
        <w:t xml:space="preserve">소프트웨어 </w:t>
      </w:r>
      <w:r w:rsidR="00AC5864">
        <w:rPr>
          <w:rFonts w:hint="eastAsia"/>
        </w:rPr>
        <w:t>유닛 검증 보고서 검토 완료.</w:t>
      </w:r>
    </w:p>
    <w:p w14:paraId="745F1BC3" w14:textId="06DF2CF0" w:rsidR="0078132F" w:rsidRDefault="0078132F" w:rsidP="004F1B00">
      <w:pPr>
        <w:pStyle w:val="3"/>
        <w:numPr>
          <w:ilvl w:val="2"/>
          <w:numId w:val="7"/>
        </w:numPr>
        <w:spacing w:after="0" w:line="240" w:lineRule="auto"/>
        <w:ind w:leftChars="0" w:firstLineChars="0"/>
      </w:pPr>
      <w:bookmarkStart w:id="55" w:name="_Toc183453979"/>
      <w:r>
        <w:rPr>
          <w:rFonts w:hint="eastAsia"/>
        </w:rPr>
        <w:t>소프트웨어 통합 활동</w:t>
      </w:r>
      <w:bookmarkEnd w:id="55"/>
    </w:p>
    <w:p w14:paraId="21084402" w14:textId="5A886242" w:rsidR="00D55B78" w:rsidRDefault="00D55B78" w:rsidP="004F1B00">
      <w:pPr>
        <w:spacing w:after="0" w:line="240" w:lineRule="auto"/>
        <w:ind w:leftChars="600" w:left="1200"/>
      </w:pPr>
      <w:r>
        <w:rPr>
          <w:rFonts w:hint="eastAsia"/>
        </w:rPr>
        <w:t>소프트웨어 유닛 구현 활동에서 출력된 유닛</w:t>
      </w:r>
      <w:r w:rsidR="00483C65">
        <w:rPr>
          <w:rFonts w:hint="eastAsia"/>
        </w:rPr>
        <w:t>을</w:t>
      </w:r>
      <w:r>
        <w:rPr>
          <w:rFonts w:hint="eastAsia"/>
        </w:rPr>
        <w:t xml:space="preserve"> 통합하여 아키텍</w:t>
      </w:r>
      <w:r w:rsidR="00A66EB9">
        <w:rPr>
          <w:rFonts w:hint="eastAsia"/>
        </w:rPr>
        <w:t>쳐</w:t>
      </w:r>
      <w:r>
        <w:rPr>
          <w:rFonts w:hint="eastAsia"/>
        </w:rPr>
        <w:t xml:space="preserve"> 설계 기술서에 기술된 모듈</w:t>
      </w:r>
      <w:r w:rsidR="00483C65">
        <w:rPr>
          <w:rFonts w:hint="eastAsia"/>
        </w:rPr>
        <w:t>(컴포넌트)</w:t>
      </w:r>
      <w:r>
        <w:rPr>
          <w:rFonts w:hint="eastAsia"/>
        </w:rPr>
        <w:t xml:space="preserve">로 </w:t>
      </w:r>
      <w:r w:rsidR="00F33A9F">
        <w:rPr>
          <w:rFonts w:hint="eastAsia"/>
        </w:rPr>
        <w:t>통합한다.</w:t>
      </w:r>
      <w:r w:rsidR="00F33A9F">
        <w:t xml:space="preserve"> </w:t>
      </w:r>
      <w:r w:rsidR="00F33A9F">
        <w:rPr>
          <w:rFonts w:hint="eastAsia"/>
        </w:rPr>
        <w:t>모듈들을 최종 시스템으로 통합한다</w:t>
      </w:r>
      <w:r w:rsidR="00F33A9F">
        <w:t xml:space="preserve">. </w:t>
      </w:r>
      <w:r w:rsidR="00F33A9F">
        <w:rPr>
          <w:rFonts w:hint="eastAsia"/>
        </w:rPr>
        <w:t>소프트웨어 통합 테스트 및 소프트웨어 시스템 테스트를 진행한다.</w:t>
      </w:r>
    </w:p>
    <w:p w14:paraId="5525B793" w14:textId="1AFD67C3" w:rsidR="00D55B78" w:rsidRDefault="00EF2BC6" w:rsidP="004F1B00">
      <w:pPr>
        <w:pStyle w:val="a8"/>
        <w:numPr>
          <w:ilvl w:val="0"/>
          <w:numId w:val="9"/>
        </w:numPr>
        <w:spacing w:after="0" w:line="240" w:lineRule="auto"/>
        <w:ind w:leftChars="0"/>
      </w:pPr>
      <w:r>
        <w:rPr>
          <w:rFonts w:hint="eastAsia"/>
        </w:rPr>
        <w:t xml:space="preserve">입력 </w:t>
      </w:r>
      <w:r w:rsidR="00D55B78">
        <w:t xml:space="preserve">: </w:t>
      </w:r>
      <w:r>
        <w:rPr>
          <w:rFonts w:hint="eastAsia"/>
        </w:rPr>
        <w:t>프로그램 소스코드(유닛</w:t>
      </w:r>
      <w:r>
        <w:t>)</w:t>
      </w:r>
    </w:p>
    <w:p w14:paraId="26E2A10D" w14:textId="7317A576" w:rsidR="00D7787E" w:rsidRDefault="00D7787E" w:rsidP="004F1B00">
      <w:pPr>
        <w:pStyle w:val="a8"/>
        <w:numPr>
          <w:ilvl w:val="0"/>
          <w:numId w:val="9"/>
        </w:numPr>
        <w:spacing w:after="0" w:line="240" w:lineRule="auto"/>
        <w:ind w:leftChars="0"/>
      </w:pPr>
      <w:r>
        <w:rPr>
          <w:rFonts w:hint="eastAsia"/>
        </w:rPr>
        <w:t xml:space="preserve">산출물 </w:t>
      </w:r>
      <w:r>
        <w:t xml:space="preserve">: </w:t>
      </w:r>
      <w:r>
        <w:rPr>
          <w:rFonts w:hint="eastAsia"/>
        </w:rPr>
        <w:t>프로그램 소스 코드</w:t>
      </w:r>
      <w:r w:rsidR="00EF2BC6">
        <w:rPr>
          <w:rFonts w:hint="eastAsia"/>
        </w:rPr>
        <w:t>(통합 및 시스템)</w:t>
      </w:r>
      <w:r>
        <w:rPr>
          <w:rFonts w:hint="eastAsia"/>
        </w:rPr>
        <w:t>,</w:t>
      </w:r>
      <w:r>
        <w:t xml:space="preserve"> </w:t>
      </w:r>
      <w:r>
        <w:rPr>
          <w:rFonts w:hint="eastAsia"/>
        </w:rPr>
        <w:t xml:space="preserve">소프트웨어 통합 및 시스템 </w:t>
      </w:r>
      <w:r w:rsidR="00EF2BC6">
        <w:rPr>
          <w:rFonts w:hint="eastAsia"/>
        </w:rPr>
        <w:t xml:space="preserve">시험 </w:t>
      </w:r>
      <w:r>
        <w:rPr>
          <w:rFonts w:hint="eastAsia"/>
        </w:rPr>
        <w:t>보고서</w:t>
      </w:r>
    </w:p>
    <w:p w14:paraId="23005ABF" w14:textId="36C97E4D" w:rsidR="00D55B78" w:rsidRDefault="00D55B78" w:rsidP="004F1B00">
      <w:pPr>
        <w:pStyle w:val="a8"/>
        <w:numPr>
          <w:ilvl w:val="0"/>
          <w:numId w:val="9"/>
        </w:numPr>
        <w:spacing w:after="0" w:line="240" w:lineRule="auto"/>
        <w:ind w:leftChars="0"/>
      </w:pPr>
      <w:r>
        <w:rPr>
          <w:rFonts w:hint="eastAsia"/>
        </w:rPr>
        <w:t xml:space="preserve">활동의 종료 </w:t>
      </w:r>
      <w:r>
        <w:t xml:space="preserve">: </w:t>
      </w:r>
      <w:r>
        <w:rPr>
          <w:rFonts w:hint="eastAsia"/>
        </w:rPr>
        <w:t xml:space="preserve">소프트웨어 </w:t>
      </w:r>
      <w:r w:rsidR="00042184">
        <w:rPr>
          <w:rFonts w:hint="eastAsia"/>
        </w:rPr>
        <w:t>통합</w:t>
      </w:r>
      <w:r w:rsidR="003C7D5A">
        <w:rPr>
          <w:rFonts w:hint="eastAsia"/>
        </w:rPr>
        <w:t xml:space="preserve"> 및 시스템 검증 완료.</w:t>
      </w:r>
    </w:p>
    <w:p w14:paraId="0DFA80EE" w14:textId="25D3A28C" w:rsidR="0078132F" w:rsidRDefault="0078132F" w:rsidP="004F1B00">
      <w:pPr>
        <w:pStyle w:val="3"/>
        <w:numPr>
          <w:ilvl w:val="2"/>
          <w:numId w:val="7"/>
        </w:numPr>
        <w:spacing w:after="0" w:line="240" w:lineRule="auto"/>
        <w:ind w:leftChars="0" w:firstLineChars="0"/>
      </w:pPr>
      <w:bookmarkStart w:id="56" w:name="_Toc183453980"/>
      <w:r>
        <w:rPr>
          <w:rFonts w:hint="eastAsia"/>
        </w:rPr>
        <w:t xml:space="preserve">소프트웨어 </w:t>
      </w:r>
      <w:r w:rsidR="0092307E">
        <w:rPr>
          <w:rFonts w:hint="eastAsia"/>
        </w:rPr>
        <w:t>검증 활동</w:t>
      </w:r>
      <w:r w:rsidR="00863E5F">
        <w:rPr>
          <w:rFonts w:hint="eastAsia"/>
        </w:rPr>
        <w:t>(필요시)</w:t>
      </w:r>
      <w:bookmarkEnd w:id="56"/>
    </w:p>
    <w:p w14:paraId="56747679" w14:textId="4881A57D" w:rsidR="005918E4" w:rsidRDefault="00D079D2" w:rsidP="004F1B00">
      <w:pPr>
        <w:spacing w:after="0" w:line="240" w:lineRule="auto"/>
        <w:ind w:leftChars="600" w:left="1200"/>
      </w:pPr>
      <w:r>
        <w:rPr>
          <w:rFonts w:hint="eastAsia"/>
        </w:rPr>
        <w:t>통합이</w:t>
      </w:r>
      <w:r>
        <w:t xml:space="preserve"> </w:t>
      </w:r>
      <w:r>
        <w:rPr>
          <w:rFonts w:hint="eastAsia"/>
        </w:rPr>
        <w:t xml:space="preserve">완료된 소프트웨어가 제품의 </w:t>
      </w:r>
      <w:r w:rsidR="0092307E">
        <w:rPr>
          <w:rFonts w:hint="eastAsia"/>
        </w:rPr>
        <w:t>안전성/성능 시험을 진행</w:t>
      </w:r>
      <w:r>
        <w:rPr>
          <w:rFonts w:hint="eastAsia"/>
        </w:rPr>
        <w:t>하여 검증을 진행한다.</w:t>
      </w:r>
      <w:r>
        <w:t xml:space="preserve"> </w:t>
      </w:r>
    </w:p>
    <w:p w14:paraId="4CF1D0E1" w14:textId="3646ED13" w:rsidR="005918E4" w:rsidRDefault="00D7787E" w:rsidP="004F1B00">
      <w:pPr>
        <w:pStyle w:val="a8"/>
        <w:numPr>
          <w:ilvl w:val="0"/>
          <w:numId w:val="9"/>
        </w:numPr>
        <w:spacing w:after="0" w:line="240" w:lineRule="auto"/>
        <w:ind w:leftChars="0"/>
      </w:pPr>
      <w:r>
        <w:rPr>
          <w:rFonts w:hint="eastAsia"/>
        </w:rPr>
        <w:t xml:space="preserve">입력 </w:t>
      </w:r>
      <w:r w:rsidR="005918E4">
        <w:t xml:space="preserve">: </w:t>
      </w:r>
      <w:r w:rsidR="00863E5F">
        <w:rPr>
          <w:rFonts w:hint="eastAsia"/>
        </w:rPr>
        <w:t>N</w:t>
      </w:r>
      <w:r w:rsidR="00863E5F">
        <w:t>A</w:t>
      </w:r>
    </w:p>
    <w:p w14:paraId="25446AC4" w14:textId="19D3688F"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 xml:space="preserve">공인기관 </w:t>
      </w:r>
      <w:r w:rsidR="00EF2BC6">
        <w:rPr>
          <w:rFonts w:hint="eastAsia"/>
        </w:rPr>
        <w:t xml:space="preserve">안전/성능 </w:t>
      </w:r>
      <w:r>
        <w:rPr>
          <w:rFonts w:hint="eastAsia"/>
        </w:rPr>
        <w:t>시험 성적서</w:t>
      </w:r>
    </w:p>
    <w:p w14:paraId="73E7282B" w14:textId="4CC09CEC" w:rsidR="005918E4" w:rsidRDefault="005918E4" w:rsidP="005E1B11">
      <w:pPr>
        <w:pStyle w:val="a8"/>
        <w:numPr>
          <w:ilvl w:val="0"/>
          <w:numId w:val="9"/>
        </w:numPr>
        <w:spacing w:after="0" w:line="240" w:lineRule="auto"/>
        <w:ind w:leftChars="0"/>
      </w:pPr>
      <w:r>
        <w:rPr>
          <w:rFonts w:hint="eastAsia"/>
        </w:rPr>
        <w:t xml:space="preserve">활동의 종료 </w:t>
      </w:r>
      <w:r>
        <w:t xml:space="preserve">: </w:t>
      </w:r>
      <w:r w:rsidR="0092307E">
        <w:rPr>
          <w:rFonts w:hint="eastAsia"/>
        </w:rPr>
        <w:t xml:space="preserve">공인기관 시험 성적서 </w:t>
      </w:r>
      <w:r w:rsidR="00AC5864">
        <w:rPr>
          <w:rFonts w:hint="eastAsia"/>
        </w:rPr>
        <w:t>발행.</w:t>
      </w:r>
    </w:p>
    <w:p w14:paraId="048CE1DE" w14:textId="529FD1E2" w:rsidR="00D079D2" w:rsidRDefault="00D079D2" w:rsidP="004F1B00">
      <w:pPr>
        <w:pStyle w:val="3"/>
        <w:numPr>
          <w:ilvl w:val="2"/>
          <w:numId w:val="7"/>
        </w:numPr>
        <w:spacing w:after="0" w:line="240" w:lineRule="auto"/>
        <w:ind w:leftChars="0" w:firstLineChars="0"/>
      </w:pPr>
      <w:bookmarkStart w:id="57" w:name="_Toc183453981"/>
      <w:r>
        <w:rPr>
          <w:rFonts w:hint="eastAsia"/>
        </w:rPr>
        <w:t>소프트웨어 유효성 검증</w:t>
      </w:r>
      <w:r w:rsidR="00863E5F">
        <w:rPr>
          <w:rFonts w:hint="eastAsia"/>
        </w:rPr>
        <w:t>(필요시)</w:t>
      </w:r>
      <w:bookmarkEnd w:id="57"/>
    </w:p>
    <w:p w14:paraId="2BC1B7AC" w14:textId="4E05CF12" w:rsidR="00D079D2" w:rsidRDefault="00A819FE" w:rsidP="004F1B00">
      <w:pPr>
        <w:spacing w:after="0" w:line="240" w:lineRule="auto"/>
        <w:ind w:leftChars="600" w:left="1200"/>
      </w:pPr>
      <w:r>
        <w:rPr>
          <w:rFonts w:hint="eastAsia"/>
        </w:rPr>
        <w:t xml:space="preserve">임상제품의 의도된 사용에 대한 </w:t>
      </w:r>
      <w:r w:rsidRPr="00B741FA">
        <w:t>만족도</w:t>
      </w:r>
      <w:r>
        <w:rPr>
          <w:rFonts w:hint="eastAsia"/>
        </w:rPr>
        <w:t>를 평가하여 소프트웨어의 유효성을 확인한다.</w:t>
      </w:r>
    </w:p>
    <w:p w14:paraId="41B019E6" w14:textId="16D89E6B" w:rsidR="00D079D2" w:rsidRDefault="00A66EB9" w:rsidP="004F1B00">
      <w:pPr>
        <w:pStyle w:val="a8"/>
        <w:numPr>
          <w:ilvl w:val="0"/>
          <w:numId w:val="9"/>
        </w:numPr>
        <w:spacing w:after="0" w:line="240" w:lineRule="auto"/>
        <w:ind w:leftChars="0"/>
      </w:pPr>
      <w:r>
        <w:rPr>
          <w:rFonts w:hint="eastAsia"/>
        </w:rPr>
        <w:t>입력</w:t>
      </w:r>
      <w:r w:rsidR="00D079D2">
        <w:t xml:space="preserve">: </w:t>
      </w:r>
      <w:r>
        <w:rPr>
          <w:rFonts w:hint="eastAsia"/>
        </w:rPr>
        <w:t>N</w:t>
      </w:r>
      <w:r>
        <w:t>A</w:t>
      </w:r>
    </w:p>
    <w:p w14:paraId="07272AAE" w14:textId="075AD6DC" w:rsidR="00A66EB9" w:rsidRDefault="00A66EB9" w:rsidP="004F1B00">
      <w:pPr>
        <w:pStyle w:val="a8"/>
        <w:numPr>
          <w:ilvl w:val="0"/>
          <w:numId w:val="9"/>
        </w:numPr>
        <w:spacing w:after="0" w:line="240" w:lineRule="auto"/>
        <w:ind w:leftChars="0"/>
      </w:pPr>
      <w:r>
        <w:rPr>
          <w:rFonts w:hint="eastAsia"/>
        </w:rPr>
        <w:t xml:space="preserve">산출물 </w:t>
      </w:r>
      <w:r>
        <w:t xml:space="preserve">: </w:t>
      </w:r>
      <w:r>
        <w:rPr>
          <w:rFonts w:hint="eastAsia"/>
        </w:rPr>
        <w:t>임상평가 보고서</w:t>
      </w:r>
    </w:p>
    <w:p w14:paraId="1BDE7349" w14:textId="627ABD23" w:rsidR="00D079D2" w:rsidRDefault="00D079D2" w:rsidP="004F1B00">
      <w:pPr>
        <w:pStyle w:val="a8"/>
        <w:numPr>
          <w:ilvl w:val="0"/>
          <w:numId w:val="9"/>
        </w:numPr>
        <w:spacing w:after="0" w:line="240" w:lineRule="auto"/>
        <w:ind w:leftChars="0"/>
      </w:pPr>
      <w:r>
        <w:rPr>
          <w:rFonts w:hint="eastAsia"/>
        </w:rPr>
        <w:t xml:space="preserve">활동의 종료 </w:t>
      </w:r>
      <w:r>
        <w:t>:</w:t>
      </w:r>
      <w:r w:rsidR="00F57551">
        <w:t xml:space="preserve"> </w:t>
      </w:r>
      <w:r w:rsidR="00F57551">
        <w:rPr>
          <w:rFonts w:hint="eastAsia"/>
        </w:rPr>
        <w:t>임상평가 보고서 검토</w:t>
      </w:r>
      <w:r w:rsidR="00A66EB9">
        <w:rPr>
          <w:rFonts w:hint="eastAsia"/>
        </w:rPr>
        <w:t xml:space="preserve"> </w:t>
      </w:r>
      <w:r w:rsidR="00F57551">
        <w:rPr>
          <w:rFonts w:hint="eastAsia"/>
        </w:rPr>
        <w:t>완료.</w:t>
      </w:r>
    </w:p>
    <w:p w14:paraId="7E0236E8" w14:textId="73BC6474" w:rsidR="0092307E" w:rsidRDefault="0092307E" w:rsidP="004F1B00">
      <w:pPr>
        <w:pStyle w:val="3"/>
        <w:numPr>
          <w:ilvl w:val="2"/>
          <w:numId w:val="7"/>
        </w:numPr>
        <w:spacing w:after="0" w:line="240" w:lineRule="auto"/>
        <w:ind w:leftChars="0" w:firstLineChars="0"/>
      </w:pPr>
      <w:bookmarkStart w:id="58" w:name="_Toc183453982"/>
      <w:r>
        <w:rPr>
          <w:rFonts w:hint="eastAsia"/>
        </w:rPr>
        <w:t>소프트웨어 배포 활동</w:t>
      </w:r>
      <w:bookmarkEnd w:id="58"/>
    </w:p>
    <w:p w14:paraId="1D66A1AA" w14:textId="58C130F0" w:rsidR="0092307E" w:rsidRPr="0092307E" w:rsidRDefault="0092307E" w:rsidP="004F1B00">
      <w:pPr>
        <w:spacing w:after="0" w:line="240" w:lineRule="auto"/>
        <w:ind w:leftChars="600" w:left="1200"/>
      </w:pPr>
      <w:r>
        <w:rPr>
          <w:rFonts w:hint="eastAsia"/>
        </w:rPr>
        <w:t>외부기관에서 검증이 완료된 소프트웨어를 유관부서에 배포하여 최종적으로는 사용자에게 전달될 수 있도록 한다.</w:t>
      </w:r>
    </w:p>
    <w:p w14:paraId="4DD2DF95" w14:textId="09455FB6" w:rsidR="0092307E" w:rsidRDefault="0092307E" w:rsidP="004F1B00">
      <w:pPr>
        <w:pStyle w:val="a8"/>
        <w:numPr>
          <w:ilvl w:val="0"/>
          <w:numId w:val="9"/>
        </w:numPr>
        <w:spacing w:after="0" w:line="240" w:lineRule="auto"/>
        <w:ind w:leftChars="0"/>
      </w:pPr>
      <w:r>
        <w:rPr>
          <w:rFonts w:hint="eastAsia"/>
        </w:rPr>
        <w:t xml:space="preserve">산출물 </w:t>
      </w:r>
      <w:r>
        <w:t xml:space="preserve">: </w:t>
      </w:r>
      <w:r>
        <w:rPr>
          <w:rFonts w:hint="eastAsia"/>
        </w:rPr>
        <w:t xml:space="preserve">소프트웨어 </w:t>
      </w:r>
      <w:r w:rsidR="00804389">
        <w:rPr>
          <w:rFonts w:hint="eastAsia"/>
        </w:rPr>
        <w:t xml:space="preserve">개정 및 </w:t>
      </w:r>
      <w:r>
        <w:rPr>
          <w:rFonts w:hint="eastAsia"/>
        </w:rPr>
        <w:t>배포 이력서</w:t>
      </w:r>
    </w:p>
    <w:p w14:paraId="2DD82AC0" w14:textId="467A2D87" w:rsidR="0092307E" w:rsidRDefault="0092307E" w:rsidP="004F1B00">
      <w:pPr>
        <w:pStyle w:val="a8"/>
        <w:numPr>
          <w:ilvl w:val="0"/>
          <w:numId w:val="9"/>
        </w:numPr>
        <w:spacing w:after="0" w:line="240" w:lineRule="auto"/>
        <w:ind w:leftChars="0"/>
      </w:pPr>
      <w:r>
        <w:rPr>
          <w:rFonts w:hint="eastAsia"/>
        </w:rPr>
        <w:t xml:space="preserve">활동의 종료 </w:t>
      </w:r>
      <w:r>
        <w:t xml:space="preserve">: </w:t>
      </w:r>
      <w:r>
        <w:rPr>
          <w:rFonts w:hint="eastAsia"/>
        </w:rPr>
        <w:t xml:space="preserve">소프트웨어 </w:t>
      </w:r>
      <w:r w:rsidR="00804389">
        <w:rPr>
          <w:rFonts w:hint="eastAsia"/>
        </w:rPr>
        <w:t xml:space="preserve">개정 및 </w:t>
      </w:r>
      <w:r>
        <w:rPr>
          <w:rFonts w:hint="eastAsia"/>
        </w:rPr>
        <w:t>배포 이력서 검토</w:t>
      </w:r>
      <w:r w:rsidR="00840853">
        <w:rPr>
          <w:rFonts w:hint="eastAsia"/>
        </w:rPr>
        <w:t xml:space="preserve"> 완료.</w:t>
      </w:r>
    </w:p>
    <w:p w14:paraId="6480A7DD" w14:textId="77777777" w:rsidR="00CA6E93" w:rsidRPr="0092307E" w:rsidRDefault="00CA6E93" w:rsidP="004F1B00">
      <w:pPr>
        <w:pStyle w:val="a8"/>
        <w:spacing w:after="0" w:line="240" w:lineRule="auto"/>
        <w:ind w:leftChars="0" w:left="1760"/>
      </w:pPr>
    </w:p>
    <w:p w14:paraId="2E6A1CEE" w14:textId="76C790E7" w:rsidR="0078132F" w:rsidRDefault="0078132F" w:rsidP="004F1B00">
      <w:pPr>
        <w:pStyle w:val="2"/>
        <w:numPr>
          <w:ilvl w:val="1"/>
          <w:numId w:val="7"/>
        </w:numPr>
        <w:spacing w:after="0" w:line="240" w:lineRule="auto"/>
      </w:pPr>
      <w:bookmarkStart w:id="59" w:name="_Toc183453983"/>
      <w:r>
        <w:rPr>
          <w:rFonts w:hint="eastAsia"/>
        </w:rPr>
        <w:t>소프트웨어 위험관리 프로세스</w:t>
      </w:r>
      <w:bookmarkEnd w:id="59"/>
    </w:p>
    <w:p w14:paraId="3F6CF77B" w14:textId="12AC2949" w:rsidR="005A1469" w:rsidRDefault="00A9171F" w:rsidP="004F1B00">
      <w:pPr>
        <w:spacing w:after="0" w:line="240" w:lineRule="auto"/>
        <w:ind w:leftChars="400" w:left="800"/>
      </w:pPr>
      <w:r>
        <w:rPr>
          <w:rFonts w:hint="eastAsia"/>
        </w:rPr>
        <w:t>소프트웨어</w:t>
      </w:r>
      <w:r w:rsidR="003538FB">
        <w:rPr>
          <w:rFonts w:hint="eastAsia"/>
        </w:rPr>
        <w:t xml:space="preserve"> </w:t>
      </w:r>
      <w:r w:rsidR="005A1469">
        <w:rPr>
          <w:rFonts w:hint="eastAsia"/>
        </w:rPr>
        <w:t>위험관리 계</w:t>
      </w:r>
      <w:r>
        <w:rPr>
          <w:rFonts w:hint="eastAsia"/>
        </w:rPr>
        <w:t>획서</w:t>
      </w:r>
      <w:r w:rsidR="003538FB">
        <w:rPr>
          <w:rFonts w:hint="eastAsia"/>
        </w:rPr>
        <w:t xml:space="preserve">에 </w:t>
      </w:r>
      <w:r>
        <w:rPr>
          <w:rFonts w:hint="eastAsia"/>
        </w:rPr>
        <w:t xml:space="preserve">따라 진행이 </w:t>
      </w:r>
      <w:r w:rsidR="003538FB">
        <w:rPr>
          <w:rFonts w:hint="eastAsia"/>
        </w:rPr>
        <w:t>된다.</w:t>
      </w:r>
    </w:p>
    <w:p w14:paraId="3B4D7C44" w14:textId="0736D18E" w:rsidR="003538FB" w:rsidRDefault="003538FB" w:rsidP="004F1B00">
      <w:pPr>
        <w:pStyle w:val="a8"/>
        <w:numPr>
          <w:ilvl w:val="0"/>
          <w:numId w:val="9"/>
        </w:numPr>
        <w:spacing w:after="0" w:line="240" w:lineRule="auto"/>
        <w:ind w:leftChars="0"/>
      </w:pPr>
      <w:r>
        <w:rPr>
          <w:rFonts w:hint="eastAsia"/>
        </w:rPr>
        <w:t xml:space="preserve">산출물 </w:t>
      </w:r>
      <w:r>
        <w:t xml:space="preserve">: </w:t>
      </w:r>
      <w:r>
        <w:rPr>
          <w:rFonts w:hint="eastAsia"/>
        </w:rPr>
        <w:t>소프트웨어 위험관리 보고서</w:t>
      </w:r>
    </w:p>
    <w:p w14:paraId="26A50589" w14:textId="15034C6B" w:rsidR="003538FB" w:rsidRDefault="003538FB" w:rsidP="004F1B00">
      <w:pPr>
        <w:pStyle w:val="a8"/>
        <w:numPr>
          <w:ilvl w:val="0"/>
          <w:numId w:val="9"/>
        </w:numPr>
        <w:spacing w:after="0" w:line="240" w:lineRule="auto"/>
        <w:ind w:leftChars="0"/>
      </w:pPr>
      <w:r>
        <w:rPr>
          <w:rFonts w:hint="eastAsia"/>
        </w:rPr>
        <w:t xml:space="preserve">활동의 종료 </w:t>
      </w:r>
      <w:r>
        <w:t xml:space="preserve">: </w:t>
      </w:r>
      <w:r w:rsidR="00A45987">
        <w:rPr>
          <w:rFonts w:hint="eastAsia"/>
        </w:rPr>
        <w:t xml:space="preserve">제품의 </w:t>
      </w:r>
      <w:r>
        <w:rPr>
          <w:rFonts w:hint="eastAsia"/>
        </w:rPr>
        <w:t xml:space="preserve">위험관리 보고서의 </w:t>
      </w:r>
      <w:r w:rsidR="00740B5F">
        <w:rPr>
          <w:rFonts w:hint="eastAsia"/>
        </w:rPr>
        <w:t xml:space="preserve">검토 </w:t>
      </w:r>
      <w:r>
        <w:rPr>
          <w:rFonts w:hint="eastAsia"/>
        </w:rPr>
        <w:t>완료</w:t>
      </w:r>
    </w:p>
    <w:p w14:paraId="49016CD5" w14:textId="77777777" w:rsidR="00CA6E93" w:rsidRPr="00276CBF" w:rsidRDefault="00CA6E93" w:rsidP="004F1B00">
      <w:pPr>
        <w:pStyle w:val="a8"/>
        <w:spacing w:after="0" w:line="240" w:lineRule="auto"/>
        <w:ind w:leftChars="0" w:left="1760"/>
      </w:pPr>
    </w:p>
    <w:p w14:paraId="3A5BEA21" w14:textId="3469CA19" w:rsidR="00464142" w:rsidRDefault="0078132F" w:rsidP="004F1B00">
      <w:pPr>
        <w:pStyle w:val="2"/>
        <w:numPr>
          <w:ilvl w:val="1"/>
          <w:numId w:val="7"/>
        </w:numPr>
        <w:spacing w:after="0" w:line="240" w:lineRule="auto"/>
      </w:pPr>
      <w:bookmarkStart w:id="60" w:name="_Toc183453984"/>
      <w:r>
        <w:rPr>
          <w:rFonts w:hint="eastAsia"/>
        </w:rPr>
        <w:t>소프트웨어 문제해결 프로세스</w:t>
      </w:r>
      <w:bookmarkEnd w:id="60"/>
    </w:p>
    <w:p w14:paraId="64E34F05" w14:textId="062A4FE6" w:rsidR="005A1469" w:rsidRDefault="003538FB" w:rsidP="004F1B00">
      <w:pPr>
        <w:spacing w:after="0" w:line="240" w:lineRule="auto"/>
        <w:ind w:leftChars="400" w:left="800"/>
      </w:pPr>
      <w:r>
        <w:rPr>
          <w:rFonts w:hint="eastAsia"/>
        </w:rPr>
        <w:t xml:space="preserve">소프트웨어 개발 프로세스 </w:t>
      </w:r>
      <w:r w:rsidR="00720122">
        <w:rPr>
          <w:rFonts w:hint="eastAsia"/>
        </w:rPr>
        <w:t>진행 중</w:t>
      </w:r>
      <w:r>
        <w:rPr>
          <w:rFonts w:hint="eastAsia"/>
        </w:rPr>
        <w:t xml:space="preserve"> 문제가 발생할 경우,</w:t>
      </w:r>
      <w:r>
        <w:t xml:space="preserve"> </w:t>
      </w:r>
      <w:r>
        <w:rPr>
          <w:rFonts w:hint="eastAsia"/>
        </w:rPr>
        <w:t xml:space="preserve">소프트웨어 문제 해결 계획서에 </w:t>
      </w:r>
      <w:r w:rsidR="00E43847">
        <w:rPr>
          <w:rFonts w:hint="eastAsia"/>
        </w:rPr>
        <w:t>규정된 절차에 따라 진행된다</w:t>
      </w:r>
      <w:r w:rsidR="00D7787E">
        <w:rPr>
          <w:rFonts w:hint="eastAsia"/>
        </w:rPr>
        <w:t>.</w:t>
      </w:r>
    </w:p>
    <w:p w14:paraId="2E3D1EAB" w14:textId="07E621A3" w:rsidR="003538FB" w:rsidRDefault="00D7787E" w:rsidP="004F1B00">
      <w:pPr>
        <w:pStyle w:val="a8"/>
        <w:numPr>
          <w:ilvl w:val="0"/>
          <w:numId w:val="9"/>
        </w:numPr>
        <w:spacing w:after="0" w:line="240" w:lineRule="auto"/>
        <w:ind w:leftChars="0"/>
      </w:pPr>
      <w:r>
        <w:rPr>
          <w:rFonts w:hint="eastAsia"/>
        </w:rPr>
        <w:t xml:space="preserve">입력 </w:t>
      </w:r>
      <w:r w:rsidR="003538FB">
        <w:t xml:space="preserve">: </w:t>
      </w:r>
      <w:r>
        <w:t xml:space="preserve">NA, </w:t>
      </w:r>
      <w:r>
        <w:rPr>
          <w:rFonts w:hint="eastAsia"/>
        </w:rPr>
        <w:t>소프트웨어 문제 확인 시</w:t>
      </w:r>
    </w:p>
    <w:p w14:paraId="6E37FF67" w14:textId="416D69BF"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소프트웨어 문제 보고서</w:t>
      </w:r>
      <w:r>
        <w:t xml:space="preserve">, </w:t>
      </w:r>
      <w:r>
        <w:rPr>
          <w:rFonts w:hint="eastAsia"/>
        </w:rPr>
        <w:t>소프트웨어 문제 분석 보고,</w:t>
      </w:r>
      <w:r>
        <w:t xml:space="preserve"> </w:t>
      </w:r>
      <w:r>
        <w:rPr>
          <w:rFonts w:hint="eastAsia"/>
        </w:rPr>
        <w:t>소프트웨어 문제 해결 보고서</w:t>
      </w:r>
    </w:p>
    <w:p w14:paraId="79CE474E" w14:textId="7AC925F9" w:rsidR="003538FB" w:rsidRDefault="003538FB" w:rsidP="004F1B00">
      <w:pPr>
        <w:pStyle w:val="a8"/>
        <w:numPr>
          <w:ilvl w:val="0"/>
          <w:numId w:val="9"/>
        </w:numPr>
        <w:spacing w:after="0" w:line="240" w:lineRule="auto"/>
        <w:ind w:leftChars="0"/>
      </w:pPr>
      <w:r>
        <w:rPr>
          <w:rFonts w:hint="eastAsia"/>
        </w:rPr>
        <w:t xml:space="preserve">활동의 종료 </w:t>
      </w:r>
      <w:r>
        <w:t xml:space="preserve">: </w:t>
      </w:r>
      <w:r w:rsidR="005500F9">
        <w:rPr>
          <w:rFonts w:hint="eastAsia"/>
        </w:rPr>
        <w:t xml:space="preserve">소프트웨어 문제 </w:t>
      </w:r>
      <w:r w:rsidR="00E43847">
        <w:rPr>
          <w:rFonts w:hint="eastAsia"/>
        </w:rPr>
        <w:t xml:space="preserve">보고서 또는 소프트웨어 문제 해결 보고서 </w:t>
      </w:r>
      <w:r w:rsidR="00740B5F">
        <w:rPr>
          <w:rFonts w:hint="eastAsia"/>
        </w:rPr>
        <w:t xml:space="preserve">검토 </w:t>
      </w:r>
      <w:r w:rsidR="00E43847">
        <w:rPr>
          <w:rFonts w:hint="eastAsia"/>
        </w:rPr>
        <w:t>완료.</w:t>
      </w:r>
    </w:p>
    <w:p w14:paraId="55E2D87C" w14:textId="77777777" w:rsidR="00CA6E93" w:rsidRPr="003538FB" w:rsidRDefault="00CA6E93" w:rsidP="004F1B00">
      <w:pPr>
        <w:pStyle w:val="a8"/>
        <w:spacing w:after="0" w:line="240" w:lineRule="auto"/>
        <w:ind w:leftChars="0" w:left="1760"/>
      </w:pPr>
    </w:p>
    <w:p w14:paraId="36BD2849" w14:textId="773D3078" w:rsidR="00E43847" w:rsidRDefault="00E43847" w:rsidP="004F1B00">
      <w:pPr>
        <w:pStyle w:val="2"/>
        <w:numPr>
          <w:ilvl w:val="1"/>
          <w:numId w:val="7"/>
        </w:numPr>
        <w:spacing w:after="0" w:line="240" w:lineRule="auto"/>
      </w:pPr>
      <w:bookmarkStart w:id="61" w:name="_Toc183453985"/>
      <w:r>
        <w:rPr>
          <w:rFonts w:hint="eastAsia"/>
        </w:rPr>
        <w:t>소프트웨어 변경</w:t>
      </w:r>
      <w:r w:rsidR="004F1B00">
        <w:rPr>
          <w:rFonts w:hint="eastAsia"/>
        </w:rPr>
        <w:t>관리</w:t>
      </w:r>
      <w:r>
        <w:rPr>
          <w:rFonts w:hint="eastAsia"/>
        </w:rPr>
        <w:t xml:space="preserve"> 프로세스</w:t>
      </w:r>
      <w:bookmarkEnd w:id="61"/>
    </w:p>
    <w:p w14:paraId="11BF5AE7" w14:textId="70771BCE" w:rsidR="00E43847" w:rsidRDefault="00E43847" w:rsidP="004F1B00">
      <w:pPr>
        <w:spacing w:after="0" w:line="240" w:lineRule="auto"/>
        <w:ind w:leftChars="400" w:left="800"/>
      </w:pPr>
      <w:r>
        <w:rPr>
          <w:rFonts w:hint="eastAsia"/>
        </w:rPr>
        <w:t>소프트웨어의 변경이 필요할 경우,</w:t>
      </w:r>
      <w:r>
        <w:t xml:space="preserve"> </w:t>
      </w:r>
      <w:r>
        <w:rPr>
          <w:rFonts w:hint="eastAsia"/>
        </w:rPr>
        <w:t>소프트웨어 변경 계획서에 규정된 절차에 따라 진행된다.</w:t>
      </w:r>
      <w:r>
        <w:t xml:space="preserve"> </w:t>
      </w:r>
    </w:p>
    <w:p w14:paraId="750F1659" w14:textId="3D2E70B1" w:rsidR="00E43847" w:rsidRDefault="00D7787E" w:rsidP="00A66EB9">
      <w:pPr>
        <w:tabs>
          <w:tab w:val="left" w:pos="1850"/>
        </w:tabs>
        <w:spacing w:after="0" w:line="240" w:lineRule="auto"/>
        <w:ind w:leftChars="400" w:left="800"/>
      </w:pPr>
      <w:r>
        <w:tab/>
      </w:r>
      <w:r>
        <w:rPr>
          <w:rFonts w:hint="eastAsia"/>
        </w:rPr>
        <w:t xml:space="preserve">입력 </w:t>
      </w:r>
      <w:r w:rsidR="00E43847">
        <w:t xml:space="preserve">: </w:t>
      </w:r>
      <w:r>
        <w:t xml:space="preserve">NA, </w:t>
      </w:r>
      <w:r>
        <w:rPr>
          <w:rFonts w:hint="eastAsia"/>
        </w:rPr>
        <w:t>소프트웨어 변경 의뢰 시</w:t>
      </w:r>
    </w:p>
    <w:p w14:paraId="2603EB22" w14:textId="3FA7A478"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소프트웨어 변경 의뢰서</w:t>
      </w:r>
      <w:r>
        <w:t xml:space="preserve">, </w:t>
      </w:r>
      <w:r>
        <w:rPr>
          <w:rFonts w:hint="eastAsia"/>
        </w:rPr>
        <w:t>소프트웨어 변경 승인서,</w:t>
      </w:r>
      <w:r>
        <w:t xml:space="preserve"> </w:t>
      </w:r>
      <w:r>
        <w:rPr>
          <w:rFonts w:hint="eastAsia"/>
        </w:rPr>
        <w:t>소프트웨어 변경 완료 보고서.</w:t>
      </w:r>
    </w:p>
    <w:p w14:paraId="5ED94AA4" w14:textId="1A4E778F" w:rsidR="00E43847" w:rsidRDefault="00E43847" w:rsidP="004F1B00">
      <w:pPr>
        <w:pStyle w:val="a8"/>
        <w:numPr>
          <w:ilvl w:val="0"/>
          <w:numId w:val="9"/>
        </w:numPr>
        <w:spacing w:after="0" w:line="240" w:lineRule="auto"/>
        <w:ind w:leftChars="0"/>
      </w:pPr>
      <w:r>
        <w:rPr>
          <w:rFonts w:hint="eastAsia"/>
        </w:rPr>
        <w:t xml:space="preserve">활동의 종료 </w:t>
      </w:r>
      <w:r>
        <w:t xml:space="preserve">: </w:t>
      </w:r>
      <w:r w:rsidR="00D7787E">
        <w:rPr>
          <w:rFonts w:hint="eastAsia"/>
        </w:rPr>
        <w:t>소프트웨어 변경 승인서</w:t>
      </w:r>
      <w:r w:rsidR="00D7787E">
        <w:t xml:space="preserve"> </w:t>
      </w:r>
      <w:r w:rsidR="00D7787E">
        <w:rPr>
          <w:rFonts w:hint="eastAsia"/>
        </w:rPr>
        <w:t xml:space="preserve">또는 </w:t>
      </w:r>
      <w:r w:rsidR="001F7691">
        <w:rPr>
          <w:rFonts w:hint="eastAsia"/>
        </w:rPr>
        <w:t>소프트웨어 변경 완료</w:t>
      </w:r>
      <w:r w:rsidR="00517CFC">
        <w:rPr>
          <w:rFonts w:hint="eastAsia"/>
        </w:rPr>
        <w:t xml:space="preserve"> </w:t>
      </w:r>
      <w:r w:rsidR="00740B5F">
        <w:rPr>
          <w:rFonts w:hint="eastAsia"/>
        </w:rPr>
        <w:t>보고서 검토</w:t>
      </w:r>
      <w:r>
        <w:rPr>
          <w:rFonts w:hint="eastAsia"/>
        </w:rPr>
        <w:t>.</w:t>
      </w:r>
    </w:p>
    <w:p w14:paraId="1DE90DD6" w14:textId="77777777" w:rsidR="00720122" w:rsidRPr="00E43847" w:rsidRDefault="00720122" w:rsidP="004F1B00">
      <w:pPr>
        <w:spacing w:after="0" w:line="240" w:lineRule="auto"/>
        <w:ind w:leftChars="300" w:left="600"/>
      </w:pPr>
    </w:p>
    <w:p w14:paraId="71BA676E" w14:textId="4E1748FF" w:rsidR="0078132F" w:rsidRDefault="0078132F" w:rsidP="004F1B00">
      <w:pPr>
        <w:pStyle w:val="2"/>
        <w:numPr>
          <w:ilvl w:val="1"/>
          <w:numId w:val="7"/>
        </w:numPr>
        <w:spacing w:after="0" w:line="240" w:lineRule="auto"/>
      </w:pPr>
      <w:bookmarkStart w:id="62" w:name="_Toc183453986"/>
      <w:r>
        <w:rPr>
          <w:rFonts w:hint="eastAsia"/>
        </w:rPr>
        <w:t>소프트웨어 형상관리 프로세스</w:t>
      </w:r>
      <w:bookmarkEnd w:id="62"/>
    </w:p>
    <w:p w14:paraId="6E583BC5" w14:textId="31E38893" w:rsidR="0078132F" w:rsidRDefault="000F520F" w:rsidP="004F1B00">
      <w:pPr>
        <w:spacing w:after="0" w:line="240" w:lineRule="auto"/>
        <w:ind w:leftChars="300" w:left="600"/>
      </w:pPr>
      <w:r>
        <w:rPr>
          <w:rFonts w:hint="eastAsia"/>
        </w:rPr>
        <w:t xml:space="preserve">소프트웨어 </w:t>
      </w:r>
      <w:r w:rsidR="00CA6E93">
        <w:rPr>
          <w:rFonts w:hint="eastAsia"/>
        </w:rPr>
        <w:t xml:space="preserve">수명주기 동안 생산되는 출력물과 소스코드는 형상관리 계획에 </w:t>
      </w:r>
      <w:r w:rsidR="001F7691">
        <w:rPr>
          <w:rFonts w:hint="eastAsia"/>
        </w:rPr>
        <w:t xml:space="preserve">규정된 절차에 </w:t>
      </w:r>
      <w:r w:rsidR="00CA6E93">
        <w:rPr>
          <w:rFonts w:hint="eastAsia"/>
        </w:rPr>
        <w:t>따라 관리되어야 된다.</w:t>
      </w:r>
    </w:p>
    <w:p w14:paraId="43C7DEB0" w14:textId="0AA46F11" w:rsidR="00CA6E93" w:rsidRDefault="00D7787E" w:rsidP="004F1B00">
      <w:pPr>
        <w:pStyle w:val="a8"/>
        <w:numPr>
          <w:ilvl w:val="0"/>
          <w:numId w:val="9"/>
        </w:numPr>
        <w:spacing w:after="0" w:line="240" w:lineRule="auto"/>
        <w:ind w:leftChars="0"/>
      </w:pPr>
      <w:r>
        <w:rPr>
          <w:rFonts w:hint="eastAsia"/>
        </w:rPr>
        <w:t>입력</w:t>
      </w:r>
      <w:r w:rsidR="00CA6E93">
        <w:rPr>
          <w:rFonts w:hint="eastAsia"/>
        </w:rPr>
        <w:t xml:space="preserve"> </w:t>
      </w:r>
      <w:r w:rsidR="00CA6E93">
        <w:t xml:space="preserve">: </w:t>
      </w:r>
      <w:r>
        <w:rPr>
          <w:rFonts w:hint="eastAsia"/>
        </w:rPr>
        <w:t>N</w:t>
      </w:r>
      <w:r>
        <w:t>A</w:t>
      </w:r>
    </w:p>
    <w:p w14:paraId="36B282B3" w14:textId="75801B65" w:rsidR="00D7787E" w:rsidRDefault="00D7787E" w:rsidP="00D7787E">
      <w:pPr>
        <w:pStyle w:val="a8"/>
        <w:numPr>
          <w:ilvl w:val="0"/>
          <w:numId w:val="9"/>
        </w:numPr>
        <w:spacing w:after="0" w:line="240" w:lineRule="auto"/>
        <w:ind w:leftChars="0"/>
      </w:pPr>
      <w:r>
        <w:rPr>
          <w:rFonts w:hint="eastAsia"/>
        </w:rPr>
        <w:t xml:space="preserve">산출물 </w:t>
      </w:r>
      <w:r>
        <w:t xml:space="preserve">: </w:t>
      </w:r>
      <w:r>
        <w:rPr>
          <w:rFonts w:hint="eastAsia"/>
        </w:rPr>
        <w:t>소프트웨어 형상 항목</w:t>
      </w:r>
    </w:p>
    <w:p w14:paraId="1894D2DB" w14:textId="58F91723" w:rsidR="00CA6E93" w:rsidRDefault="00CA6E93" w:rsidP="004F1B00">
      <w:pPr>
        <w:pStyle w:val="a8"/>
        <w:numPr>
          <w:ilvl w:val="0"/>
          <w:numId w:val="9"/>
        </w:numPr>
        <w:spacing w:after="0" w:line="240" w:lineRule="auto"/>
        <w:ind w:leftChars="0"/>
      </w:pPr>
      <w:r>
        <w:rPr>
          <w:rFonts w:hint="eastAsia"/>
        </w:rPr>
        <w:t xml:space="preserve">활동의 종료 </w:t>
      </w:r>
      <w:r>
        <w:t xml:space="preserve">: </w:t>
      </w:r>
      <w:r>
        <w:rPr>
          <w:rFonts w:hint="eastAsia"/>
        </w:rPr>
        <w:t>N</w:t>
      </w:r>
      <w:r>
        <w:t>/A</w:t>
      </w:r>
    </w:p>
    <w:p w14:paraId="122DB904" w14:textId="3EE8BAE4" w:rsidR="00CA6E93" w:rsidRDefault="00CA6E93" w:rsidP="004F1B00">
      <w:pPr>
        <w:spacing w:after="0" w:line="240" w:lineRule="auto"/>
        <w:ind w:leftChars="300" w:left="600"/>
      </w:pPr>
    </w:p>
    <w:p w14:paraId="53F87600" w14:textId="32AF7D87" w:rsidR="009F4B49" w:rsidRDefault="009F4B49" w:rsidP="009F4B49">
      <w:pPr>
        <w:pStyle w:val="10"/>
        <w:numPr>
          <w:ilvl w:val="0"/>
          <w:numId w:val="7"/>
        </w:numPr>
        <w:spacing w:after="0" w:line="240" w:lineRule="auto"/>
      </w:pPr>
      <w:bookmarkStart w:id="63" w:name="_Toc183453987"/>
      <w:r>
        <w:rPr>
          <w:rFonts w:hint="eastAsia"/>
        </w:rPr>
        <w:t>소프트웨어 개발 표준,</w:t>
      </w:r>
      <w:r>
        <w:t xml:space="preserve"> </w:t>
      </w:r>
      <w:r>
        <w:rPr>
          <w:rFonts w:hint="eastAsia"/>
        </w:rPr>
        <w:t>방법 및 도구 계획</w:t>
      </w:r>
      <w:bookmarkEnd w:id="63"/>
    </w:p>
    <w:p w14:paraId="63ABCE7C" w14:textId="3B956D09" w:rsidR="009F4B49" w:rsidRPr="009F4B49" w:rsidRDefault="009F4B49" w:rsidP="009F4B49">
      <w:pPr>
        <w:ind w:left="425"/>
      </w:pPr>
      <w:r>
        <w:rPr>
          <w:rFonts w:hint="eastAsia"/>
        </w:rPr>
        <w:t>소프트웨어 개발 프로세스는 아래의 표준을 적용하여 안전한 의료기기 제품을 생산할 것이며,</w:t>
      </w:r>
    </w:p>
    <w:p w14:paraId="01568EBB" w14:textId="7A094349" w:rsidR="000559A2" w:rsidRDefault="009F4B49" w:rsidP="009F4B49">
      <w:pPr>
        <w:pStyle w:val="a8"/>
        <w:numPr>
          <w:ilvl w:val="0"/>
          <w:numId w:val="9"/>
        </w:numPr>
        <w:spacing w:after="0" w:line="240" w:lineRule="auto"/>
        <w:ind w:leftChars="0"/>
      </w:pPr>
      <w:r>
        <w:rPr>
          <w:rFonts w:hint="eastAsia"/>
        </w:rPr>
        <w:t>I</w:t>
      </w:r>
      <w:r>
        <w:t>SO 13485</w:t>
      </w:r>
    </w:p>
    <w:p w14:paraId="5BEC6519" w14:textId="21A2B779" w:rsidR="009F4B49" w:rsidRDefault="009F4B49" w:rsidP="009F4B49">
      <w:pPr>
        <w:pStyle w:val="a8"/>
        <w:numPr>
          <w:ilvl w:val="0"/>
          <w:numId w:val="9"/>
        </w:numPr>
        <w:spacing w:after="0" w:line="240" w:lineRule="auto"/>
        <w:ind w:leftChars="0"/>
      </w:pPr>
      <w:r>
        <w:rPr>
          <w:rFonts w:hint="eastAsia"/>
        </w:rPr>
        <w:t>I</w:t>
      </w:r>
      <w:r>
        <w:t>SO 14971</w:t>
      </w:r>
    </w:p>
    <w:p w14:paraId="1B834B42" w14:textId="7B6A9576" w:rsidR="009F4B49" w:rsidRDefault="009F4B49" w:rsidP="009F4B49">
      <w:pPr>
        <w:pStyle w:val="a8"/>
        <w:numPr>
          <w:ilvl w:val="0"/>
          <w:numId w:val="9"/>
        </w:numPr>
        <w:spacing w:after="0" w:line="240" w:lineRule="auto"/>
        <w:ind w:leftChars="0"/>
      </w:pPr>
      <w:r>
        <w:rPr>
          <w:rFonts w:hint="eastAsia"/>
        </w:rPr>
        <w:t>I</w:t>
      </w:r>
      <w:r>
        <w:t>EC 60601-1</w:t>
      </w:r>
    </w:p>
    <w:p w14:paraId="7D77152A" w14:textId="2F77CC3D" w:rsidR="00D46B05" w:rsidRPr="009F4B49" w:rsidRDefault="00D46B05" w:rsidP="00D46B05">
      <w:pPr>
        <w:ind w:leftChars="200" w:left="400"/>
      </w:pPr>
      <w:r>
        <w:rPr>
          <w:rFonts w:hint="eastAsia"/>
        </w:rPr>
        <w:t>필요에 따라 아래의 표준을 소프트웨어 요구사항 구현의 방법 및 툴로 사용할 것이다.</w:t>
      </w:r>
    </w:p>
    <w:p w14:paraId="43668527" w14:textId="66354FF4" w:rsidR="009F4B49" w:rsidRDefault="009F4B49" w:rsidP="009F4B49">
      <w:pPr>
        <w:pStyle w:val="a8"/>
        <w:numPr>
          <w:ilvl w:val="0"/>
          <w:numId w:val="9"/>
        </w:numPr>
        <w:spacing w:after="0" w:line="240" w:lineRule="auto"/>
        <w:ind w:leftChars="0"/>
      </w:pPr>
      <w:bookmarkStart w:id="65" w:name="_Hlk148442815"/>
      <w:r>
        <w:t>IEC 61508-3</w:t>
      </w:r>
    </w:p>
    <w:bookmarkEnd w:id="65"/>
    <w:p w14:paraId="4F25A3ED" w14:textId="77777777" w:rsidR="009F4B49" w:rsidRPr="00CA6E93" w:rsidRDefault="009F4B49" w:rsidP="004F1B00">
      <w:pPr>
        <w:spacing w:after="0" w:line="240" w:lineRule="auto"/>
        <w:ind w:leftChars="300" w:left="600"/>
      </w:pPr>
    </w:p>
    <w:p w14:paraId="75DE0A5C" w14:textId="1597EF03" w:rsidR="009F0E28" w:rsidRDefault="009F0E28" w:rsidP="004F1B00">
      <w:pPr>
        <w:pStyle w:val="10"/>
        <w:numPr>
          <w:ilvl w:val="0"/>
          <w:numId w:val="7"/>
        </w:numPr>
        <w:spacing w:after="0" w:line="240" w:lineRule="auto"/>
      </w:pPr>
      <w:bookmarkStart w:id="66" w:name="_Toc183453988"/>
      <w:r>
        <w:rPr>
          <w:rFonts w:hint="eastAsia"/>
        </w:rPr>
        <w:t xml:space="preserve">소프트웨어 </w:t>
      </w:r>
      <w:r w:rsidR="00700BE7">
        <w:rPr>
          <w:rFonts w:hint="eastAsia"/>
        </w:rPr>
        <w:t xml:space="preserve">통합 및 통합 시험 </w:t>
      </w:r>
      <w:r>
        <w:rPr>
          <w:rFonts w:hint="eastAsia"/>
        </w:rPr>
        <w:t>계획</w:t>
      </w:r>
      <w:bookmarkEnd w:id="66"/>
    </w:p>
    <w:p w14:paraId="04136FC3" w14:textId="311F0361" w:rsidR="009F0E28" w:rsidRDefault="00A66EB9" w:rsidP="004F1B00">
      <w:pPr>
        <w:spacing w:after="0" w:line="240" w:lineRule="auto"/>
        <w:ind w:leftChars="100" w:left="200"/>
      </w:pPr>
      <w:r>
        <w:rPr>
          <w:rFonts w:hint="eastAsia"/>
        </w:rPr>
        <w:t>소프트웨어 유닛이 구현되고 유닛 검증기준에 따라 해당 유닛의 검증이 완료되면 소프트웨어 통합을 진행한다.</w:t>
      </w:r>
      <w:r>
        <w:t xml:space="preserve"> </w:t>
      </w:r>
    </w:p>
    <w:p w14:paraId="4F3C0745" w14:textId="77777777" w:rsidR="00CF0EF4" w:rsidRDefault="00131A34" w:rsidP="00A3558F">
      <w:pPr>
        <w:pStyle w:val="a8"/>
        <w:numPr>
          <w:ilvl w:val="0"/>
          <w:numId w:val="10"/>
        </w:numPr>
        <w:spacing w:after="0" w:line="240" w:lineRule="auto"/>
        <w:ind w:leftChars="0"/>
      </w:pPr>
      <w:r>
        <w:rPr>
          <w:rFonts w:hint="eastAsia"/>
        </w:rPr>
        <w:t xml:space="preserve">통합 방법 </w:t>
      </w:r>
      <w:r>
        <w:t xml:space="preserve">: </w:t>
      </w:r>
      <w:r>
        <w:rPr>
          <w:rFonts w:hint="eastAsia"/>
        </w:rPr>
        <w:t>기본적으로 아래의 순서로 통합을 진행한다.</w:t>
      </w:r>
    </w:p>
    <w:p w14:paraId="4A7FB530" w14:textId="79FB0C7D" w:rsidR="00CF0EF4" w:rsidRDefault="00131A34" w:rsidP="00CF0EF4">
      <w:pPr>
        <w:pStyle w:val="a8"/>
        <w:numPr>
          <w:ilvl w:val="0"/>
          <w:numId w:val="12"/>
        </w:numPr>
        <w:spacing w:after="0" w:line="240" w:lineRule="auto"/>
        <w:ind w:leftChars="0"/>
      </w:pPr>
      <w:r>
        <w:rPr>
          <w:rFonts w:hint="eastAsia"/>
        </w:rPr>
        <w:t>하위 유닛들을 통합하여 소프트웨어 항목으로 통합한다.</w:t>
      </w:r>
    </w:p>
    <w:p w14:paraId="6AA9081D" w14:textId="19885EA6" w:rsidR="00CF0EF4" w:rsidRDefault="00131A34" w:rsidP="00CF0EF4">
      <w:pPr>
        <w:pStyle w:val="a8"/>
        <w:numPr>
          <w:ilvl w:val="0"/>
          <w:numId w:val="12"/>
        </w:numPr>
        <w:spacing w:after="0" w:line="240" w:lineRule="auto"/>
        <w:ind w:leftChars="0"/>
      </w:pPr>
      <w:r>
        <w:rPr>
          <w:rFonts w:hint="eastAsia"/>
        </w:rPr>
        <w:t>유닛과 항목</w:t>
      </w:r>
      <w:r>
        <w:t xml:space="preserve"> </w:t>
      </w:r>
      <w:r>
        <w:rPr>
          <w:rFonts w:hint="eastAsia"/>
        </w:rPr>
        <w:t>또는 항목과 항목을 통합하여 모듈(항목)으로 통합한다.</w:t>
      </w:r>
    </w:p>
    <w:p w14:paraId="11EC61B4" w14:textId="1516FEC8" w:rsidR="00131A34" w:rsidRDefault="00131A34" w:rsidP="00CF0EF4">
      <w:pPr>
        <w:pStyle w:val="a8"/>
        <w:numPr>
          <w:ilvl w:val="0"/>
          <w:numId w:val="12"/>
        </w:numPr>
        <w:spacing w:after="0" w:line="240" w:lineRule="auto"/>
        <w:ind w:leftChars="0"/>
      </w:pPr>
      <w:r>
        <w:rPr>
          <w:rFonts w:hint="eastAsia"/>
        </w:rPr>
        <w:t>모듈(항목)들을 통합하여 소프트웨어 시스템을 구성한다.</w:t>
      </w:r>
    </w:p>
    <w:p w14:paraId="18D25AB1" w14:textId="39B35FEE" w:rsidR="00131A34" w:rsidRDefault="00131A34" w:rsidP="00CF0EF4">
      <w:pPr>
        <w:spacing w:after="0" w:line="240" w:lineRule="auto"/>
        <w:ind w:left="760"/>
      </w:pPr>
    </w:p>
    <w:p w14:paraId="04A87C26" w14:textId="794BA32C" w:rsidR="000559A2" w:rsidRDefault="003D5CD8" w:rsidP="00CF0EF4">
      <w:pPr>
        <w:pStyle w:val="a8"/>
        <w:numPr>
          <w:ilvl w:val="1"/>
          <w:numId w:val="7"/>
        </w:numPr>
        <w:spacing w:after="0" w:line="240" w:lineRule="auto"/>
        <w:ind w:leftChars="0"/>
      </w:pPr>
      <w:r>
        <w:rPr>
          <w:rFonts w:hint="eastAsia"/>
        </w:rPr>
        <w:t xml:space="preserve">소프트웨어 </w:t>
      </w:r>
      <w:r w:rsidR="00131A34">
        <w:rPr>
          <w:rFonts w:hint="eastAsia"/>
        </w:rPr>
        <w:t xml:space="preserve">통합 </w:t>
      </w:r>
      <w:r w:rsidR="00CF0EF4">
        <w:rPr>
          <w:rFonts w:hint="eastAsia"/>
        </w:rPr>
        <w:t>계획</w:t>
      </w:r>
    </w:p>
    <w:p w14:paraId="47C6E258" w14:textId="45D43B7D" w:rsidR="00CF0EF4" w:rsidRDefault="00CF0EF4" w:rsidP="00CF0EF4">
      <w:pPr>
        <w:pStyle w:val="a8"/>
        <w:numPr>
          <w:ilvl w:val="1"/>
          <w:numId w:val="10"/>
        </w:numPr>
        <w:spacing w:after="0" w:line="240" w:lineRule="auto"/>
        <w:ind w:leftChars="0"/>
      </w:pPr>
      <w:r>
        <w:rPr>
          <w:rFonts w:hint="eastAsia"/>
        </w:rPr>
        <w:t>소프트웨어 상세 설계 기술서와 소프트웨어 아키텍쳐 기술서를 참조하여 소프트웨어 항목을 구성하는 유닛들의 통합 계획과 소프트웨어 모듈(항목)의 통합 계획을 작성한다.</w:t>
      </w:r>
    </w:p>
    <w:p w14:paraId="20839083" w14:textId="77777777" w:rsidR="003D5CD8" w:rsidRDefault="003D5CD8" w:rsidP="003D5CD8">
      <w:pPr>
        <w:pStyle w:val="a8"/>
        <w:spacing w:after="0" w:line="240" w:lineRule="auto"/>
        <w:ind w:leftChars="0" w:left="1280"/>
      </w:pPr>
    </w:p>
    <w:p w14:paraId="6A70E162" w14:textId="6F1AFC3D" w:rsidR="00CF0EF4" w:rsidRDefault="003D5CD8" w:rsidP="00CF0EF4">
      <w:pPr>
        <w:pStyle w:val="a8"/>
        <w:numPr>
          <w:ilvl w:val="1"/>
          <w:numId w:val="7"/>
        </w:numPr>
        <w:spacing w:after="0" w:line="240" w:lineRule="auto"/>
        <w:ind w:leftChars="0"/>
      </w:pPr>
      <w:r>
        <w:rPr>
          <w:rFonts w:hint="eastAsia"/>
        </w:rPr>
        <w:t xml:space="preserve">소프트웨어 </w:t>
      </w:r>
      <w:r w:rsidR="00CF0EF4">
        <w:rPr>
          <w:rFonts w:hint="eastAsia"/>
        </w:rPr>
        <w:t>통합 시험 계획</w:t>
      </w:r>
    </w:p>
    <w:p w14:paraId="35EFE7FD" w14:textId="12C6C908" w:rsidR="00131A34" w:rsidRDefault="002D755D" w:rsidP="00CF0EF4">
      <w:pPr>
        <w:pStyle w:val="a8"/>
        <w:numPr>
          <w:ilvl w:val="1"/>
          <w:numId w:val="10"/>
        </w:numPr>
        <w:spacing w:after="0" w:line="240" w:lineRule="auto"/>
        <w:ind w:leftChars="0"/>
      </w:pPr>
      <w:r>
        <w:rPr>
          <w:rFonts w:hint="eastAsia"/>
        </w:rPr>
        <w:t>소프트웨어 상세 설계 기술서와 소프트웨어 아키텍쳐 기술서 및 소프트웨어 통합 계획서를 참조하여 소프트웨어 통합 시험 기준서를 작성하고 이에 따라 시험을 진행한다.</w:t>
      </w:r>
    </w:p>
    <w:p w14:paraId="4052F300" w14:textId="77777777" w:rsidR="002D755D" w:rsidRDefault="002D755D" w:rsidP="00CF0EF4">
      <w:pPr>
        <w:pStyle w:val="a8"/>
        <w:numPr>
          <w:ilvl w:val="1"/>
          <w:numId w:val="10"/>
        </w:numPr>
        <w:spacing w:after="0" w:line="240" w:lineRule="auto"/>
        <w:ind w:leftChars="0"/>
      </w:pPr>
    </w:p>
    <w:p w14:paraId="32E73E55" w14:textId="67E02C64" w:rsidR="009F4B49" w:rsidRDefault="009F4B49" w:rsidP="009F4B49">
      <w:pPr>
        <w:pStyle w:val="10"/>
        <w:numPr>
          <w:ilvl w:val="0"/>
          <w:numId w:val="7"/>
        </w:numPr>
        <w:spacing w:after="0" w:line="240" w:lineRule="auto"/>
      </w:pPr>
      <w:bookmarkStart w:id="69" w:name="_Toc183453989"/>
      <w:r>
        <w:rPr>
          <w:rFonts w:hint="eastAsia"/>
        </w:rPr>
        <w:t>소프트웨어 검증 계획</w:t>
      </w:r>
      <w:bookmarkEnd w:id="69"/>
    </w:p>
    <w:p w14:paraId="6C4F178C" w14:textId="6D024947" w:rsidR="009F4B49" w:rsidRDefault="003D5CD8" w:rsidP="009F4B49">
      <w:pPr>
        <w:spacing w:after="0" w:line="240" w:lineRule="auto"/>
        <w:ind w:leftChars="100" w:left="200"/>
      </w:pPr>
      <w:r>
        <w:rPr>
          <w:rFonts w:hint="eastAsia"/>
        </w:rPr>
        <w:t>3</w:t>
      </w:r>
      <w:r w:rsidR="00C67095">
        <w:t>.1</w:t>
      </w:r>
      <w:r w:rsidR="00C67095">
        <w:rPr>
          <w:rFonts w:hint="eastAsia"/>
        </w:rPr>
        <w:t xml:space="preserve">의 소프트웨어 개발 프로세스의 </w:t>
      </w:r>
      <w:r>
        <w:rPr>
          <w:rFonts w:hint="eastAsia"/>
        </w:rPr>
        <w:t xml:space="preserve">활동에 따른 산출물의 </w:t>
      </w:r>
      <w:r w:rsidR="00C67095">
        <w:rPr>
          <w:rFonts w:hint="eastAsia"/>
        </w:rPr>
        <w:t>검증 계획은 다음과 같다.</w:t>
      </w:r>
    </w:p>
    <w:p w14:paraId="04043192" w14:textId="5E98A13C" w:rsidR="003C6AD8" w:rsidRDefault="00C67095" w:rsidP="003C6AD8">
      <w:pPr>
        <w:pStyle w:val="a8"/>
        <w:numPr>
          <w:ilvl w:val="1"/>
          <w:numId w:val="7"/>
        </w:numPr>
        <w:spacing w:after="0" w:line="240" w:lineRule="auto"/>
        <w:ind w:leftChars="0"/>
      </w:pPr>
      <w:r>
        <w:rPr>
          <w:rFonts w:hint="eastAsia"/>
        </w:rPr>
        <w:t>소프트웨어 개발 계획 활동</w:t>
      </w:r>
    </w:p>
    <w:tbl>
      <w:tblPr>
        <w:tblStyle w:val="a5"/>
        <w:tblW w:w="0" w:type="auto"/>
        <w:tblInd w:w="800" w:type="dxa"/>
        <w:tblLook w:val="04A0" w:firstRow="1" w:lastRow="0" w:firstColumn="1" w:lastColumn="0" w:noHBand="0" w:noVBand="1"/>
      </w:tblPr>
      <w:tblGrid>
        <w:gridCol w:w="2314"/>
        <w:gridCol w:w="1843"/>
        <w:gridCol w:w="4671"/>
      </w:tblGrid>
      <w:tr w:rsidR="003C6AD8" w:rsidRPr="00633F7E" w14:paraId="1EAF5C58" w14:textId="77777777" w:rsidTr="006A696E">
        <w:tc>
          <w:tcPr>
            <w:tcW w:w="2314" w:type="dxa"/>
            <w:shd w:val="clear" w:color="auto" w:fill="D0CECE" w:themeFill="background2" w:themeFillShade="E6"/>
          </w:tcPr>
          <w:p w14:paraId="1FB09091" w14:textId="77777777" w:rsidR="003C6AD8" w:rsidRPr="00633F7E" w:rsidRDefault="003C6AD8" w:rsidP="006A696E">
            <w:pPr>
              <w:pStyle w:val="a8"/>
              <w:ind w:leftChars="0" w:left="0"/>
              <w:jc w:val="center"/>
              <w:rPr>
                <w:b/>
                <w:bCs/>
              </w:rPr>
            </w:pPr>
            <w:r w:rsidRPr="00633F7E">
              <w:rPr>
                <w:rFonts w:hint="eastAsia"/>
                <w:b/>
                <w:bCs/>
              </w:rPr>
              <w:t>산출물</w:t>
            </w:r>
          </w:p>
        </w:tc>
        <w:tc>
          <w:tcPr>
            <w:tcW w:w="1843" w:type="dxa"/>
            <w:shd w:val="clear" w:color="auto" w:fill="D0CECE" w:themeFill="background2" w:themeFillShade="E6"/>
          </w:tcPr>
          <w:p w14:paraId="53A6C0FF" w14:textId="77777777" w:rsidR="003C6AD8" w:rsidRPr="00633F7E" w:rsidRDefault="003C6AD8" w:rsidP="006A696E">
            <w:pPr>
              <w:pStyle w:val="a8"/>
              <w:ind w:leftChars="0" w:left="0"/>
              <w:jc w:val="center"/>
              <w:rPr>
                <w:b/>
                <w:bCs/>
              </w:rPr>
            </w:pPr>
            <w:r w:rsidRPr="00633F7E">
              <w:rPr>
                <w:rFonts w:hint="eastAsia"/>
                <w:b/>
                <w:bCs/>
              </w:rPr>
              <w:t>검증</w:t>
            </w:r>
          </w:p>
        </w:tc>
        <w:tc>
          <w:tcPr>
            <w:tcW w:w="4671" w:type="dxa"/>
            <w:shd w:val="clear" w:color="auto" w:fill="D0CECE" w:themeFill="background2" w:themeFillShade="E6"/>
          </w:tcPr>
          <w:p w14:paraId="3F46EAED" w14:textId="77777777" w:rsidR="003C6AD8" w:rsidRPr="00633F7E" w:rsidRDefault="003C6AD8" w:rsidP="006A696E">
            <w:pPr>
              <w:pStyle w:val="a8"/>
              <w:ind w:leftChars="0" w:left="0"/>
              <w:jc w:val="center"/>
              <w:rPr>
                <w:b/>
                <w:bCs/>
              </w:rPr>
            </w:pPr>
            <w:r w:rsidRPr="00633F7E">
              <w:rPr>
                <w:rFonts w:hint="eastAsia"/>
                <w:b/>
                <w:bCs/>
              </w:rPr>
              <w:t>내용</w:t>
            </w:r>
          </w:p>
        </w:tc>
      </w:tr>
      <w:tr w:rsidR="003C6AD8" w14:paraId="221F7AAF" w14:textId="77777777" w:rsidTr="003C6AD8">
        <w:tc>
          <w:tcPr>
            <w:tcW w:w="2314" w:type="dxa"/>
            <w:vMerge w:val="restart"/>
            <w:vAlign w:val="center"/>
          </w:tcPr>
          <w:p w14:paraId="3D144B17" w14:textId="77777777" w:rsidR="003C6AD8" w:rsidRDefault="003C6AD8" w:rsidP="006A696E">
            <w:pPr>
              <w:pStyle w:val="a8"/>
              <w:ind w:leftChars="0" w:left="0"/>
            </w:pPr>
            <w:r>
              <w:rPr>
                <w:rFonts w:hint="eastAsia"/>
              </w:rPr>
              <w:t xml:space="preserve">소프트웨어 </w:t>
            </w:r>
          </w:p>
          <w:p w14:paraId="7E37358E" w14:textId="229EB1B6" w:rsidR="003C6AD8" w:rsidRDefault="003C6AD8" w:rsidP="006A696E">
            <w:pPr>
              <w:pStyle w:val="a8"/>
              <w:ind w:leftChars="0" w:left="0"/>
            </w:pPr>
            <w:r>
              <w:rPr>
                <w:rFonts w:hint="eastAsia"/>
              </w:rPr>
              <w:t>개발 계획서</w:t>
            </w:r>
          </w:p>
        </w:tc>
        <w:tc>
          <w:tcPr>
            <w:tcW w:w="1843" w:type="dxa"/>
            <w:vAlign w:val="center"/>
          </w:tcPr>
          <w:p w14:paraId="270E918F" w14:textId="77777777" w:rsidR="003C6AD8" w:rsidRDefault="003C6AD8" w:rsidP="006A696E">
            <w:pPr>
              <w:pStyle w:val="a8"/>
              <w:ind w:leftChars="0" w:left="0"/>
            </w:pPr>
            <w:r>
              <w:rPr>
                <w:rFonts w:hint="eastAsia"/>
              </w:rPr>
              <w:t>검증일정</w:t>
            </w:r>
          </w:p>
        </w:tc>
        <w:tc>
          <w:tcPr>
            <w:tcW w:w="4671" w:type="dxa"/>
            <w:vAlign w:val="center"/>
          </w:tcPr>
          <w:p w14:paraId="74F2CFEC" w14:textId="4201563A" w:rsidR="003C6AD8" w:rsidRDefault="003C6AD8" w:rsidP="006A696E">
            <w:pPr>
              <w:pStyle w:val="a8"/>
              <w:ind w:leftChars="0" w:left="0"/>
            </w:pPr>
            <w:r>
              <w:rPr>
                <w:rFonts w:hint="eastAsia"/>
              </w:rPr>
              <w:t>N</w:t>
            </w:r>
            <w:r>
              <w:t>A</w:t>
            </w:r>
          </w:p>
        </w:tc>
      </w:tr>
      <w:tr w:rsidR="003C6AD8" w14:paraId="1B68F674" w14:textId="77777777" w:rsidTr="003C6AD8">
        <w:tc>
          <w:tcPr>
            <w:tcW w:w="2314" w:type="dxa"/>
            <w:vMerge/>
            <w:vAlign w:val="center"/>
          </w:tcPr>
          <w:p w14:paraId="2CB25F6C" w14:textId="77777777" w:rsidR="003C6AD8" w:rsidRDefault="003C6AD8" w:rsidP="006A696E">
            <w:pPr>
              <w:pStyle w:val="a8"/>
              <w:ind w:leftChars="0" w:left="0"/>
            </w:pPr>
          </w:p>
        </w:tc>
        <w:tc>
          <w:tcPr>
            <w:tcW w:w="1843" w:type="dxa"/>
            <w:vAlign w:val="center"/>
          </w:tcPr>
          <w:p w14:paraId="52036F86" w14:textId="77777777" w:rsidR="003C6AD8" w:rsidRDefault="003C6AD8" w:rsidP="006A696E">
            <w:pPr>
              <w:pStyle w:val="a8"/>
              <w:ind w:leftChars="0" w:left="0"/>
            </w:pPr>
            <w:r>
              <w:rPr>
                <w:rFonts w:hint="eastAsia"/>
              </w:rPr>
              <w:t>검증인수 기준</w:t>
            </w:r>
          </w:p>
        </w:tc>
        <w:tc>
          <w:tcPr>
            <w:tcW w:w="4671" w:type="dxa"/>
            <w:vAlign w:val="center"/>
          </w:tcPr>
          <w:p w14:paraId="68DA57D8" w14:textId="1F459618" w:rsidR="003C6AD8" w:rsidRDefault="003C6AD8" w:rsidP="006A696E">
            <w:pPr>
              <w:pStyle w:val="a8"/>
              <w:ind w:leftChars="0" w:left="0"/>
            </w:pPr>
            <w:r>
              <w:rPr>
                <w:rFonts w:hint="eastAsia"/>
              </w:rPr>
              <w:t>N</w:t>
            </w:r>
            <w:r>
              <w:t>A</w:t>
            </w:r>
          </w:p>
        </w:tc>
      </w:tr>
      <w:tr w:rsidR="003C6AD8" w14:paraId="4BF82B54" w14:textId="77777777" w:rsidTr="003C6AD8">
        <w:tc>
          <w:tcPr>
            <w:tcW w:w="2314" w:type="dxa"/>
            <w:vMerge/>
            <w:vAlign w:val="center"/>
          </w:tcPr>
          <w:p w14:paraId="24C372B8" w14:textId="77777777" w:rsidR="003C6AD8" w:rsidRDefault="003C6AD8" w:rsidP="006A696E">
            <w:pPr>
              <w:pStyle w:val="a8"/>
              <w:ind w:leftChars="0" w:left="0"/>
            </w:pPr>
          </w:p>
        </w:tc>
        <w:tc>
          <w:tcPr>
            <w:tcW w:w="1843" w:type="dxa"/>
            <w:vAlign w:val="center"/>
          </w:tcPr>
          <w:p w14:paraId="7914C79E" w14:textId="77777777" w:rsidR="003C6AD8" w:rsidRDefault="003C6AD8" w:rsidP="006A696E">
            <w:pPr>
              <w:pStyle w:val="a8"/>
              <w:ind w:leftChars="0" w:left="0"/>
            </w:pPr>
            <w:r>
              <w:rPr>
                <w:rFonts w:hint="eastAsia"/>
              </w:rPr>
              <w:t>검증인원 독립성</w:t>
            </w:r>
          </w:p>
        </w:tc>
        <w:tc>
          <w:tcPr>
            <w:tcW w:w="4671" w:type="dxa"/>
            <w:vAlign w:val="center"/>
          </w:tcPr>
          <w:p w14:paraId="2D3B033E" w14:textId="4B9BD0CA" w:rsidR="003C6AD8" w:rsidRDefault="003C6AD8" w:rsidP="006A696E">
            <w:pPr>
              <w:pStyle w:val="a8"/>
              <w:ind w:leftChars="0" w:left="0"/>
            </w:pPr>
            <w:r>
              <w:rPr>
                <w:rFonts w:hint="eastAsia"/>
              </w:rPr>
              <w:t>N</w:t>
            </w:r>
            <w:r>
              <w:t>A</w:t>
            </w:r>
          </w:p>
        </w:tc>
      </w:tr>
    </w:tbl>
    <w:p w14:paraId="0A19ED48" w14:textId="77777777" w:rsidR="003C6AD8" w:rsidRDefault="003C6AD8" w:rsidP="003C6AD8">
      <w:pPr>
        <w:spacing w:after="0" w:line="240" w:lineRule="auto"/>
      </w:pPr>
    </w:p>
    <w:p w14:paraId="5D74BEA4" w14:textId="7D07F76F" w:rsidR="00C67095" w:rsidRDefault="00C67095" w:rsidP="003D5CD8">
      <w:pPr>
        <w:pStyle w:val="a8"/>
        <w:numPr>
          <w:ilvl w:val="1"/>
          <w:numId w:val="7"/>
        </w:numPr>
        <w:spacing w:after="0" w:line="240" w:lineRule="auto"/>
        <w:ind w:leftChars="0"/>
      </w:pPr>
      <w:r>
        <w:rPr>
          <w:rFonts w:hint="eastAsia"/>
        </w:rPr>
        <w:t>소프트웨어 요구사항 분석 활동</w:t>
      </w:r>
    </w:p>
    <w:tbl>
      <w:tblPr>
        <w:tblStyle w:val="a5"/>
        <w:tblW w:w="0" w:type="auto"/>
        <w:tblInd w:w="800" w:type="dxa"/>
        <w:tblLook w:val="04A0" w:firstRow="1" w:lastRow="0" w:firstColumn="1" w:lastColumn="0" w:noHBand="0" w:noVBand="1"/>
      </w:tblPr>
      <w:tblGrid>
        <w:gridCol w:w="2314"/>
        <w:gridCol w:w="1843"/>
        <w:gridCol w:w="4671"/>
      </w:tblGrid>
      <w:tr w:rsidR="009022C5" w14:paraId="33174503" w14:textId="77777777" w:rsidTr="003C6AD8">
        <w:tc>
          <w:tcPr>
            <w:tcW w:w="2314" w:type="dxa"/>
            <w:shd w:val="clear" w:color="auto" w:fill="D0CECE" w:themeFill="background2" w:themeFillShade="E6"/>
          </w:tcPr>
          <w:p w14:paraId="7FCE31BC" w14:textId="6C444982" w:rsidR="009022C5" w:rsidRPr="00633F7E" w:rsidRDefault="009022C5" w:rsidP="00633F7E">
            <w:pPr>
              <w:pStyle w:val="a8"/>
              <w:ind w:leftChars="0" w:left="0"/>
              <w:jc w:val="center"/>
              <w:rPr>
                <w:b/>
                <w:bCs/>
              </w:rPr>
            </w:pPr>
            <w:r w:rsidRPr="00633F7E">
              <w:rPr>
                <w:rFonts w:hint="eastAsia"/>
                <w:b/>
                <w:bCs/>
              </w:rPr>
              <w:t>산출물</w:t>
            </w:r>
          </w:p>
        </w:tc>
        <w:tc>
          <w:tcPr>
            <w:tcW w:w="1843" w:type="dxa"/>
            <w:shd w:val="clear" w:color="auto" w:fill="D0CECE" w:themeFill="background2" w:themeFillShade="E6"/>
          </w:tcPr>
          <w:p w14:paraId="2456F395" w14:textId="5EC2C59D" w:rsidR="009022C5" w:rsidRPr="00633F7E" w:rsidRDefault="009022C5" w:rsidP="00633F7E">
            <w:pPr>
              <w:pStyle w:val="a8"/>
              <w:ind w:leftChars="0" w:left="0"/>
              <w:jc w:val="center"/>
              <w:rPr>
                <w:b/>
                <w:bCs/>
              </w:rPr>
            </w:pPr>
            <w:r w:rsidRPr="00633F7E">
              <w:rPr>
                <w:rFonts w:hint="eastAsia"/>
                <w:b/>
                <w:bCs/>
              </w:rPr>
              <w:t>검증</w:t>
            </w:r>
          </w:p>
        </w:tc>
        <w:tc>
          <w:tcPr>
            <w:tcW w:w="4671" w:type="dxa"/>
            <w:shd w:val="clear" w:color="auto" w:fill="D0CECE" w:themeFill="background2" w:themeFillShade="E6"/>
          </w:tcPr>
          <w:p w14:paraId="36CB5F64" w14:textId="01B7BCC9" w:rsidR="009022C5" w:rsidRPr="00633F7E" w:rsidRDefault="009022C5" w:rsidP="00633F7E">
            <w:pPr>
              <w:pStyle w:val="a8"/>
              <w:ind w:leftChars="0" w:left="0"/>
              <w:jc w:val="center"/>
              <w:rPr>
                <w:b/>
                <w:bCs/>
              </w:rPr>
            </w:pPr>
            <w:r w:rsidRPr="00633F7E">
              <w:rPr>
                <w:rFonts w:hint="eastAsia"/>
                <w:b/>
                <w:bCs/>
              </w:rPr>
              <w:t>내용</w:t>
            </w:r>
          </w:p>
        </w:tc>
      </w:tr>
      <w:tr w:rsidR="003C6AD8" w14:paraId="0722198C" w14:textId="77777777" w:rsidTr="00482E1E">
        <w:tc>
          <w:tcPr>
            <w:tcW w:w="2314" w:type="dxa"/>
            <w:vMerge w:val="restart"/>
            <w:vAlign w:val="center"/>
          </w:tcPr>
          <w:p w14:paraId="391F38E5" w14:textId="77777777" w:rsidR="003C6AD8" w:rsidRPr="00F63AF6" w:rsidRDefault="003C6AD8" w:rsidP="003C6AD8">
            <w:pPr>
              <w:pStyle w:val="a8"/>
              <w:ind w:leftChars="0" w:left="0"/>
              <w:rPr>
                <w:szCs w:val="20"/>
              </w:rPr>
            </w:pPr>
            <w:r w:rsidRPr="00F63AF6">
              <w:rPr>
                <w:rFonts w:hint="eastAsia"/>
                <w:szCs w:val="20"/>
              </w:rPr>
              <w:t xml:space="preserve">소프트웨어 </w:t>
            </w:r>
          </w:p>
          <w:p w14:paraId="1EBF5B15" w14:textId="2936DF3F" w:rsidR="003C6AD8" w:rsidRPr="00F63AF6" w:rsidRDefault="003C6AD8" w:rsidP="003C6AD8">
            <w:pPr>
              <w:pStyle w:val="a8"/>
              <w:ind w:leftChars="0" w:left="0"/>
              <w:rPr>
                <w:szCs w:val="20"/>
              </w:rPr>
            </w:pPr>
            <w:r w:rsidRPr="00F63AF6">
              <w:rPr>
                <w:rFonts w:hint="eastAsia"/>
                <w:szCs w:val="20"/>
              </w:rPr>
              <w:t>일반 요구사항</w:t>
            </w:r>
          </w:p>
        </w:tc>
        <w:tc>
          <w:tcPr>
            <w:tcW w:w="1843" w:type="dxa"/>
            <w:vAlign w:val="center"/>
          </w:tcPr>
          <w:p w14:paraId="2E160A0C" w14:textId="45FEA94E" w:rsidR="003C6AD8" w:rsidRPr="00F63AF6" w:rsidRDefault="003C6AD8" w:rsidP="003C6AD8">
            <w:pPr>
              <w:pStyle w:val="a8"/>
              <w:ind w:leftChars="0" w:left="0"/>
              <w:rPr>
                <w:szCs w:val="20"/>
              </w:rPr>
            </w:pPr>
            <w:r w:rsidRPr="00F63AF6">
              <w:rPr>
                <w:rFonts w:hint="eastAsia"/>
                <w:szCs w:val="20"/>
              </w:rPr>
              <w:t>검증일정</w:t>
            </w:r>
          </w:p>
        </w:tc>
        <w:tc>
          <w:tcPr>
            <w:tcW w:w="4671" w:type="dxa"/>
            <w:vAlign w:val="center"/>
          </w:tcPr>
          <w:p w14:paraId="1E8C4AE6" w14:textId="66E06D62" w:rsidR="003C6AD8" w:rsidRPr="00F63AF6" w:rsidRDefault="003C6AD8" w:rsidP="003C6AD8">
            <w:pPr>
              <w:pStyle w:val="a8"/>
              <w:ind w:leftChars="0" w:left="0"/>
              <w:rPr>
                <w:szCs w:val="20"/>
              </w:rPr>
            </w:pPr>
            <w:r w:rsidRPr="00F63AF6">
              <w:rPr>
                <w:rFonts w:hint="eastAsia"/>
                <w:szCs w:val="20"/>
              </w:rPr>
              <w:t>N</w:t>
            </w:r>
            <w:r w:rsidRPr="00F63AF6">
              <w:rPr>
                <w:szCs w:val="20"/>
              </w:rPr>
              <w:t>A</w:t>
            </w:r>
          </w:p>
        </w:tc>
      </w:tr>
      <w:tr w:rsidR="003C6AD8" w14:paraId="0DC794E8" w14:textId="77777777" w:rsidTr="00482E1E">
        <w:tc>
          <w:tcPr>
            <w:tcW w:w="2314" w:type="dxa"/>
            <w:vMerge/>
            <w:vAlign w:val="center"/>
          </w:tcPr>
          <w:p w14:paraId="3346B721" w14:textId="77777777" w:rsidR="003C6AD8" w:rsidRPr="00F63AF6" w:rsidRDefault="003C6AD8" w:rsidP="003C6AD8">
            <w:pPr>
              <w:pStyle w:val="a8"/>
              <w:ind w:leftChars="0" w:left="0"/>
              <w:rPr>
                <w:szCs w:val="20"/>
              </w:rPr>
            </w:pPr>
          </w:p>
        </w:tc>
        <w:tc>
          <w:tcPr>
            <w:tcW w:w="1843" w:type="dxa"/>
            <w:vAlign w:val="center"/>
          </w:tcPr>
          <w:p w14:paraId="3AEC4302" w14:textId="4CA73886" w:rsidR="003C6AD8" w:rsidRPr="00F63AF6" w:rsidRDefault="003C6AD8" w:rsidP="003C6AD8">
            <w:pPr>
              <w:pStyle w:val="a8"/>
              <w:ind w:leftChars="0" w:left="0"/>
              <w:rPr>
                <w:szCs w:val="20"/>
              </w:rPr>
            </w:pPr>
            <w:r w:rsidRPr="00F63AF6">
              <w:rPr>
                <w:rFonts w:hint="eastAsia"/>
                <w:szCs w:val="20"/>
              </w:rPr>
              <w:t>검증인수 기준</w:t>
            </w:r>
          </w:p>
        </w:tc>
        <w:tc>
          <w:tcPr>
            <w:tcW w:w="4671" w:type="dxa"/>
            <w:vAlign w:val="center"/>
          </w:tcPr>
          <w:p w14:paraId="14D36B49" w14:textId="4AD14249" w:rsidR="003C6AD8" w:rsidRPr="00F63AF6" w:rsidRDefault="003C6AD8" w:rsidP="003C6AD8">
            <w:pPr>
              <w:pStyle w:val="a8"/>
              <w:ind w:leftChars="0" w:left="0"/>
              <w:rPr>
                <w:szCs w:val="20"/>
              </w:rPr>
            </w:pPr>
            <w:r w:rsidRPr="00F63AF6">
              <w:rPr>
                <w:rFonts w:hint="eastAsia"/>
                <w:szCs w:val="20"/>
              </w:rPr>
              <w:t>N</w:t>
            </w:r>
            <w:r w:rsidRPr="00F63AF6">
              <w:rPr>
                <w:szCs w:val="20"/>
              </w:rPr>
              <w:t>A</w:t>
            </w:r>
          </w:p>
        </w:tc>
      </w:tr>
      <w:tr w:rsidR="003C6AD8" w14:paraId="009D1E0C" w14:textId="77777777" w:rsidTr="00482E1E">
        <w:tc>
          <w:tcPr>
            <w:tcW w:w="2314" w:type="dxa"/>
            <w:vMerge/>
            <w:vAlign w:val="center"/>
          </w:tcPr>
          <w:p w14:paraId="587E4DE0" w14:textId="77777777" w:rsidR="003C6AD8" w:rsidRPr="00F63AF6" w:rsidRDefault="003C6AD8" w:rsidP="003C6AD8">
            <w:pPr>
              <w:pStyle w:val="a8"/>
              <w:ind w:leftChars="0" w:left="0"/>
              <w:rPr>
                <w:szCs w:val="20"/>
              </w:rPr>
            </w:pPr>
          </w:p>
        </w:tc>
        <w:tc>
          <w:tcPr>
            <w:tcW w:w="1843" w:type="dxa"/>
            <w:vAlign w:val="center"/>
          </w:tcPr>
          <w:p w14:paraId="007E638B" w14:textId="77AA9631" w:rsidR="003C6AD8" w:rsidRPr="00F63AF6" w:rsidRDefault="003C6AD8" w:rsidP="003C6AD8">
            <w:pPr>
              <w:pStyle w:val="a8"/>
              <w:ind w:leftChars="0" w:left="0"/>
              <w:rPr>
                <w:szCs w:val="20"/>
              </w:rPr>
            </w:pPr>
            <w:r w:rsidRPr="00F63AF6">
              <w:rPr>
                <w:rFonts w:hint="eastAsia"/>
                <w:szCs w:val="20"/>
              </w:rPr>
              <w:t>검증인원 독립성</w:t>
            </w:r>
          </w:p>
        </w:tc>
        <w:tc>
          <w:tcPr>
            <w:tcW w:w="4671" w:type="dxa"/>
            <w:vAlign w:val="center"/>
          </w:tcPr>
          <w:p w14:paraId="0BBD84D2" w14:textId="58E8C3C2" w:rsidR="003C6AD8" w:rsidRPr="00F63AF6" w:rsidRDefault="003C6AD8" w:rsidP="003C6AD8">
            <w:pPr>
              <w:pStyle w:val="a8"/>
              <w:ind w:leftChars="0" w:left="0"/>
              <w:rPr>
                <w:szCs w:val="20"/>
              </w:rPr>
            </w:pPr>
            <w:r w:rsidRPr="00F63AF6">
              <w:rPr>
                <w:rFonts w:hint="eastAsia"/>
                <w:szCs w:val="20"/>
              </w:rPr>
              <w:t>N</w:t>
            </w:r>
            <w:r w:rsidRPr="00F63AF6">
              <w:rPr>
                <w:szCs w:val="20"/>
              </w:rPr>
              <w:t>A</w:t>
            </w:r>
          </w:p>
        </w:tc>
      </w:tr>
      <w:tr w:rsidR="003C6AD8" w14:paraId="4F34DD09" w14:textId="77777777" w:rsidTr="00482E1E">
        <w:tc>
          <w:tcPr>
            <w:tcW w:w="2314" w:type="dxa"/>
            <w:vMerge w:val="restart"/>
            <w:vAlign w:val="center"/>
          </w:tcPr>
          <w:p w14:paraId="7A517F35" w14:textId="77777777" w:rsidR="003C6AD8" w:rsidRPr="00F63AF6" w:rsidRDefault="003C6AD8" w:rsidP="003C6AD8">
            <w:pPr>
              <w:pStyle w:val="a8"/>
              <w:ind w:leftChars="0" w:left="0"/>
              <w:rPr>
                <w:szCs w:val="20"/>
              </w:rPr>
            </w:pPr>
            <w:r w:rsidRPr="00F63AF6">
              <w:rPr>
                <w:rFonts w:hint="eastAsia"/>
                <w:szCs w:val="20"/>
              </w:rPr>
              <w:t>소프트웨어</w:t>
            </w:r>
          </w:p>
          <w:p w14:paraId="713B3B9A" w14:textId="3082EE43" w:rsidR="003C6AD8" w:rsidRPr="00F63AF6" w:rsidRDefault="003C6AD8" w:rsidP="003C6AD8">
            <w:pPr>
              <w:pStyle w:val="a8"/>
              <w:ind w:leftChars="0" w:left="0"/>
              <w:rPr>
                <w:szCs w:val="20"/>
              </w:rPr>
            </w:pPr>
            <w:r w:rsidRPr="00F63AF6">
              <w:rPr>
                <w:rFonts w:hint="eastAsia"/>
                <w:szCs w:val="20"/>
              </w:rPr>
              <w:t>요구사항</w:t>
            </w:r>
          </w:p>
        </w:tc>
        <w:tc>
          <w:tcPr>
            <w:tcW w:w="1843" w:type="dxa"/>
            <w:vAlign w:val="center"/>
          </w:tcPr>
          <w:p w14:paraId="086A7E22" w14:textId="77777777" w:rsidR="003C6AD8" w:rsidRPr="00F63AF6" w:rsidRDefault="003C6AD8" w:rsidP="003C6AD8">
            <w:pPr>
              <w:pStyle w:val="a8"/>
              <w:ind w:leftChars="0" w:left="0"/>
              <w:rPr>
                <w:szCs w:val="20"/>
              </w:rPr>
            </w:pPr>
            <w:r w:rsidRPr="00F63AF6">
              <w:rPr>
                <w:rFonts w:hint="eastAsia"/>
                <w:szCs w:val="20"/>
              </w:rPr>
              <w:t>검증일정</w:t>
            </w:r>
          </w:p>
        </w:tc>
        <w:tc>
          <w:tcPr>
            <w:tcW w:w="4671" w:type="dxa"/>
            <w:vAlign w:val="center"/>
          </w:tcPr>
          <w:p w14:paraId="78758323" w14:textId="7BB99D64" w:rsidR="003C6AD8" w:rsidRPr="00F63AF6" w:rsidRDefault="003C6AD8" w:rsidP="003C6AD8">
            <w:pPr>
              <w:pStyle w:val="a8"/>
              <w:ind w:leftChars="0" w:left="0"/>
              <w:rPr>
                <w:szCs w:val="20"/>
              </w:rPr>
            </w:pPr>
            <w:r w:rsidRPr="00F63AF6">
              <w:rPr>
                <w:rFonts w:hint="eastAsia"/>
                <w:szCs w:val="20"/>
              </w:rPr>
              <w:t>소프트웨어 아키텍쳐 설계 전</w:t>
            </w:r>
          </w:p>
        </w:tc>
      </w:tr>
      <w:tr w:rsidR="003C6AD8" w14:paraId="43B10D03" w14:textId="77777777" w:rsidTr="00482E1E">
        <w:tc>
          <w:tcPr>
            <w:tcW w:w="2314" w:type="dxa"/>
            <w:vMerge/>
            <w:vAlign w:val="center"/>
          </w:tcPr>
          <w:p w14:paraId="3A107DE8" w14:textId="77777777" w:rsidR="003C6AD8" w:rsidRPr="00F63AF6" w:rsidRDefault="003C6AD8" w:rsidP="003C6AD8">
            <w:pPr>
              <w:pStyle w:val="a8"/>
              <w:ind w:leftChars="0" w:left="0"/>
              <w:rPr>
                <w:szCs w:val="20"/>
              </w:rPr>
            </w:pPr>
          </w:p>
        </w:tc>
        <w:tc>
          <w:tcPr>
            <w:tcW w:w="1843" w:type="dxa"/>
            <w:vAlign w:val="center"/>
          </w:tcPr>
          <w:p w14:paraId="25BB0CBE" w14:textId="77777777" w:rsidR="003C6AD8" w:rsidRPr="00F63AF6" w:rsidRDefault="003C6AD8" w:rsidP="003C6AD8">
            <w:pPr>
              <w:pStyle w:val="a8"/>
              <w:ind w:leftChars="0" w:left="0"/>
              <w:rPr>
                <w:szCs w:val="20"/>
              </w:rPr>
            </w:pPr>
            <w:r w:rsidRPr="00F63AF6">
              <w:rPr>
                <w:rFonts w:hint="eastAsia"/>
                <w:szCs w:val="20"/>
              </w:rPr>
              <w:t>검증인수 기준</w:t>
            </w:r>
          </w:p>
        </w:tc>
        <w:tc>
          <w:tcPr>
            <w:tcW w:w="4671" w:type="dxa"/>
            <w:vAlign w:val="center"/>
          </w:tcPr>
          <w:p w14:paraId="69CF12D0" w14:textId="77777777" w:rsidR="003C6AD8" w:rsidRPr="00F63AF6" w:rsidRDefault="003C6AD8" w:rsidP="003C6AD8">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위험통제조치 및 시스템 요구사항이 포함되어야 하며,</w:t>
            </w:r>
            <w:r w:rsidRPr="00F63AF6">
              <w:rPr>
                <w:szCs w:val="20"/>
              </w:rPr>
              <w:t xml:space="preserve"> </w:t>
            </w:r>
            <w:r w:rsidRPr="00F63AF6">
              <w:rPr>
                <w:rFonts w:hint="eastAsia"/>
                <w:szCs w:val="20"/>
              </w:rPr>
              <w:t>추적이 가능해야 한다.</w:t>
            </w:r>
          </w:p>
          <w:p w14:paraId="4811922C" w14:textId="77777777" w:rsidR="003C6AD8" w:rsidRPr="00F63AF6" w:rsidRDefault="003C6AD8" w:rsidP="003C6AD8">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소프트웨어 요구사항이 서로 상충하지 않아야 한다.</w:t>
            </w:r>
          </w:p>
          <w:p w14:paraId="65218F4E" w14:textId="77777777" w:rsidR="003C6AD8" w:rsidRPr="00F63AF6" w:rsidRDefault="003C6AD8" w:rsidP="003C6AD8">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시험 기준이 충족되는지 판단하기 위해 시험 기존과 시험 성능을 확립할 수 있는 용어로 언급되어야 한다.</w:t>
            </w:r>
          </w:p>
          <w:p w14:paraId="13E4983D" w14:textId="53837DB3" w:rsidR="003C6AD8" w:rsidRPr="00F63AF6" w:rsidRDefault="003C6AD8" w:rsidP="003C6AD8">
            <w:pPr>
              <w:pStyle w:val="a8"/>
              <w:ind w:leftChars="0" w:left="0"/>
              <w:rPr>
                <w:szCs w:val="20"/>
              </w:rPr>
            </w:pPr>
            <w:r w:rsidRPr="00F63AF6">
              <w:rPr>
                <w:rFonts w:hint="eastAsia"/>
                <w:szCs w:val="20"/>
              </w:rPr>
              <w:t>-</w:t>
            </w:r>
            <w:r w:rsidRPr="00F63AF6">
              <w:rPr>
                <w:szCs w:val="20"/>
              </w:rPr>
              <w:t xml:space="preserve"> </w:t>
            </w:r>
            <w:r w:rsidRPr="00F63AF6">
              <w:rPr>
                <w:rFonts w:hint="eastAsia"/>
                <w:szCs w:val="20"/>
              </w:rPr>
              <w:t>서로 다르게 식별할 수 있어야 한다.</w:t>
            </w:r>
          </w:p>
        </w:tc>
      </w:tr>
      <w:tr w:rsidR="00355500" w14:paraId="4714F5AC" w14:textId="77777777" w:rsidTr="00482E1E">
        <w:tc>
          <w:tcPr>
            <w:tcW w:w="2314" w:type="dxa"/>
            <w:vMerge/>
            <w:vAlign w:val="center"/>
          </w:tcPr>
          <w:p w14:paraId="7A4D1669" w14:textId="77777777" w:rsidR="00355500" w:rsidRPr="00F63AF6" w:rsidRDefault="00355500" w:rsidP="00355500">
            <w:pPr>
              <w:pStyle w:val="a8"/>
              <w:ind w:leftChars="0" w:left="0"/>
              <w:rPr>
                <w:szCs w:val="20"/>
              </w:rPr>
            </w:pPr>
          </w:p>
        </w:tc>
        <w:tc>
          <w:tcPr>
            <w:tcW w:w="1843" w:type="dxa"/>
            <w:vAlign w:val="center"/>
          </w:tcPr>
          <w:p w14:paraId="7A61B0AE" w14:textId="77777777" w:rsidR="00355500" w:rsidRPr="00F63AF6" w:rsidRDefault="00355500" w:rsidP="00355500">
            <w:pPr>
              <w:pStyle w:val="a8"/>
              <w:ind w:leftChars="0" w:left="0"/>
              <w:rPr>
                <w:szCs w:val="20"/>
              </w:rPr>
            </w:pPr>
            <w:r w:rsidRPr="00F63AF6">
              <w:rPr>
                <w:rFonts w:hint="eastAsia"/>
                <w:szCs w:val="20"/>
              </w:rPr>
              <w:t>검증인원 독립성</w:t>
            </w:r>
          </w:p>
        </w:tc>
        <w:tc>
          <w:tcPr>
            <w:tcW w:w="4671" w:type="dxa"/>
            <w:vAlign w:val="center"/>
          </w:tcPr>
          <w:p w14:paraId="10C3EAD7" w14:textId="6D1F1DA6" w:rsidR="00355500" w:rsidRPr="00F63AF6" w:rsidRDefault="00355500" w:rsidP="00355500">
            <w:pPr>
              <w:pStyle w:val="a8"/>
              <w:ind w:leftChars="0" w:left="0"/>
              <w:rPr>
                <w:szCs w:val="20"/>
              </w:rPr>
            </w:pPr>
            <w:r w:rsidRPr="00F63AF6">
              <w:rPr>
                <w:rFonts w:hint="eastAsia"/>
                <w:szCs w:val="20"/>
              </w:rPr>
              <w:t>N</w:t>
            </w:r>
            <w:r w:rsidRPr="00F63AF6">
              <w:rPr>
                <w:szCs w:val="20"/>
              </w:rPr>
              <w:t>A</w:t>
            </w:r>
          </w:p>
        </w:tc>
      </w:tr>
      <w:tr w:rsidR="00355500" w14:paraId="54FC1431" w14:textId="77777777" w:rsidTr="00482E1E">
        <w:tc>
          <w:tcPr>
            <w:tcW w:w="2314" w:type="dxa"/>
            <w:vMerge w:val="restart"/>
            <w:vAlign w:val="center"/>
          </w:tcPr>
          <w:p w14:paraId="1CE01146" w14:textId="77777777" w:rsidR="00355500" w:rsidRPr="00F63AF6" w:rsidRDefault="00355500" w:rsidP="00355500">
            <w:pPr>
              <w:pStyle w:val="a8"/>
              <w:ind w:leftChars="0" w:left="0"/>
              <w:rPr>
                <w:szCs w:val="20"/>
              </w:rPr>
            </w:pPr>
            <w:r w:rsidRPr="00F63AF6">
              <w:rPr>
                <w:rFonts w:hint="eastAsia"/>
                <w:szCs w:val="20"/>
              </w:rPr>
              <w:t xml:space="preserve">소프트웨어 </w:t>
            </w:r>
          </w:p>
          <w:p w14:paraId="2AFCE18B" w14:textId="77777777" w:rsidR="00355500" w:rsidRPr="00F63AF6" w:rsidRDefault="00355500" w:rsidP="00355500">
            <w:pPr>
              <w:pStyle w:val="a8"/>
              <w:ind w:leftChars="0" w:left="0"/>
              <w:rPr>
                <w:szCs w:val="20"/>
              </w:rPr>
            </w:pPr>
            <w:r w:rsidRPr="00F63AF6">
              <w:rPr>
                <w:rFonts w:hint="eastAsia"/>
                <w:szCs w:val="20"/>
              </w:rPr>
              <w:t xml:space="preserve">시스템 시험 </w:t>
            </w:r>
          </w:p>
          <w:p w14:paraId="0A21B0D6" w14:textId="5B035C68" w:rsidR="00355500" w:rsidRPr="00F63AF6" w:rsidRDefault="00355500" w:rsidP="00355500">
            <w:pPr>
              <w:pStyle w:val="a8"/>
              <w:ind w:leftChars="0" w:left="0"/>
              <w:rPr>
                <w:szCs w:val="20"/>
              </w:rPr>
            </w:pPr>
            <w:r w:rsidRPr="00F63AF6">
              <w:rPr>
                <w:rFonts w:hint="eastAsia"/>
                <w:szCs w:val="20"/>
              </w:rPr>
              <w:t>기준서</w:t>
            </w:r>
          </w:p>
        </w:tc>
        <w:tc>
          <w:tcPr>
            <w:tcW w:w="1843" w:type="dxa"/>
            <w:vAlign w:val="center"/>
          </w:tcPr>
          <w:p w14:paraId="4989C40E" w14:textId="77777777" w:rsidR="00355500" w:rsidRPr="00F63AF6" w:rsidRDefault="00355500" w:rsidP="00355500">
            <w:pPr>
              <w:pStyle w:val="a8"/>
              <w:ind w:leftChars="0" w:left="0"/>
              <w:rPr>
                <w:szCs w:val="20"/>
              </w:rPr>
            </w:pPr>
            <w:r w:rsidRPr="00F63AF6">
              <w:rPr>
                <w:rFonts w:hint="eastAsia"/>
                <w:szCs w:val="20"/>
              </w:rPr>
              <w:t>검증일정</w:t>
            </w:r>
          </w:p>
        </w:tc>
        <w:tc>
          <w:tcPr>
            <w:tcW w:w="4671" w:type="dxa"/>
            <w:vAlign w:val="center"/>
          </w:tcPr>
          <w:p w14:paraId="45331D69" w14:textId="411103E5" w:rsidR="00355500" w:rsidRPr="00F63AF6" w:rsidRDefault="00355500" w:rsidP="00355500">
            <w:pPr>
              <w:pStyle w:val="a8"/>
              <w:ind w:leftChars="0" w:left="0"/>
              <w:rPr>
                <w:szCs w:val="20"/>
              </w:rPr>
            </w:pPr>
            <w:r w:rsidRPr="00F63AF6">
              <w:rPr>
                <w:rFonts w:hint="eastAsia"/>
                <w:szCs w:val="20"/>
              </w:rPr>
              <w:t>소프트웨어 요구사항 작성 후,</w:t>
            </w:r>
            <w:r w:rsidRPr="00F63AF6">
              <w:rPr>
                <w:szCs w:val="20"/>
              </w:rPr>
              <w:t xml:space="preserve"> </w:t>
            </w:r>
            <w:r w:rsidRPr="00F63AF6">
              <w:rPr>
                <w:rFonts w:hint="eastAsia"/>
                <w:szCs w:val="20"/>
              </w:rPr>
              <w:t>소프트웨어 아키텍쳐 설계 전</w:t>
            </w:r>
          </w:p>
        </w:tc>
      </w:tr>
      <w:tr w:rsidR="00355500" w14:paraId="35A7D94C" w14:textId="77777777" w:rsidTr="00482E1E">
        <w:tc>
          <w:tcPr>
            <w:tcW w:w="2314" w:type="dxa"/>
            <w:vMerge/>
            <w:vAlign w:val="center"/>
          </w:tcPr>
          <w:p w14:paraId="659F8DD7" w14:textId="77777777" w:rsidR="00355500" w:rsidRPr="00F63AF6" w:rsidRDefault="00355500" w:rsidP="00355500">
            <w:pPr>
              <w:pStyle w:val="a8"/>
              <w:ind w:leftChars="0" w:left="0"/>
              <w:rPr>
                <w:szCs w:val="20"/>
              </w:rPr>
            </w:pPr>
          </w:p>
        </w:tc>
        <w:tc>
          <w:tcPr>
            <w:tcW w:w="1843" w:type="dxa"/>
            <w:vAlign w:val="center"/>
          </w:tcPr>
          <w:p w14:paraId="35115C7B" w14:textId="77777777" w:rsidR="00355500" w:rsidRPr="00F63AF6" w:rsidRDefault="00355500" w:rsidP="00355500">
            <w:pPr>
              <w:pStyle w:val="a8"/>
              <w:ind w:leftChars="0" w:left="0"/>
              <w:rPr>
                <w:szCs w:val="20"/>
              </w:rPr>
            </w:pPr>
            <w:r w:rsidRPr="00F63AF6">
              <w:rPr>
                <w:rFonts w:hint="eastAsia"/>
                <w:szCs w:val="20"/>
              </w:rPr>
              <w:t>검증인수 기준</w:t>
            </w:r>
          </w:p>
        </w:tc>
        <w:tc>
          <w:tcPr>
            <w:tcW w:w="4671" w:type="dxa"/>
            <w:vAlign w:val="center"/>
          </w:tcPr>
          <w:p w14:paraId="27D084D1" w14:textId="77777777" w:rsidR="00355500" w:rsidRPr="00F63AF6" w:rsidRDefault="00355500" w:rsidP="00355500">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시험자를 식별해야 한다.</w:t>
            </w:r>
          </w:p>
          <w:p w14:paraId="05841F8B" w14:textId="37C8856A" w:rsidR="00355500" w:rsidRPr="00F63AF6" w:rsidRDefault="00355500" w:rsidP="00355500">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사용한 검증 전략과 시험 절차가 적절해야</w:t>
            </w:r>
            <w:r w:rsidR="00EF1562">
              <w:rPr>
                <w:rFonts w:hint="eastAsia"/>
                <w:szCs w:val="20"/>
              </w:rPr>
              <w:t xml:space="preserve"> </w:t>
            </w:r>
            <w:r w:rsidRPr="00F63AF6">
              <w:rPr>
                <w:rFonts w:hint="eastAsia"/>
                <w:szCs w:val="20"/>
              </w:rPr>
              <w:t>한다.</w:t>
            </w:r>
          </w:p>
          <w:p w14:paraId="68EE640E" w14:textId="77777777" w:rsidR="00355500" w:rsidRPr="00F63AF6" w:rsidRDefault="00355500" w:rsidP="00355500">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소프트웨어 시스템 시험이 모든 소프트웨어 요구사항을 포함해야 하고,</w:t>
            </w:r>
            <w:r w:rsidRPr="00F63AF6">
              <w:rPr>
                <w:szCs w:val="20"/>
              </w:rPr>
              <w:t xml:space="preserve"> </w:t>
            </w:r>
            <w:r w:rsidRPr="00F63AF6">
              <w:rPr>
                <w:rFonts w:hint="eastAsia"/>
                <w:szCs w:val="20"/>
              </w:rPr>
              <w:t>추적이 가능해야 한다.</w:t>
            </w:r>
          </w:p>
          <w:p w14:paraId="76159952" w14:textId="12ADFCD0" w:rsidR="00355500" w:rsidRPr="00F63AF6" w:rsidRDefault="00355500" w:rsidP="00355500">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모든 결과를 반영한 최종 합격/불합격 판단을 포함</w:t>
            </w:r>
            <w:r w:rsidR="00EF1562" w:rsidRPr="00F63AF6">
              <w:rPr>
                <w:rFonts w:hint="eastAsia"/>
                <w:szCs w:val="20"/>
              </w:rPr>
              <w:t>해야 한다</w:t>
            </w:r>
            <w:r w:rsidRPr="00F63AF6">
              <w:rPr>
                <w:rFonts w:hint="eastAsia"/>
                <w:szCs w:val="20"/>
              </w:rPr>
              <w:t>.</w:t>
            </w:r>
          </w:p>
        </w:tc>
      </w:tr>
      <w:tr w:rsidR="00355500" w14:paraId="3366053A" w14:textId="77777777" w:rsidTr="00482E1E">
        <w:tc>
          <w:tcPr>
            <w:tcW w:w="2314" w:type="dxa"/>
            <w:vMerge/>
            <w:vAlign w:val="center"/>
          </w:tcPr>
          <w:p w14:paraId="034811DA" w14:textId="77777777" w:rsidR="00355500" w:rsidRPr="00F63AF6" w:rsidRDefault="00355500" w:rsidP="00355500">
            <w:pPr>
              <w:pStyle w:val="a8"/>
              <w:ind w:leftChars="0" w:left="0"/>
              <w:rPr>
                <w:szCs w:val="20"/>
              </w:rPr>
            </w:pPr>
          </w:p>
        </w:tc>
        <w:tc>
          <w:tcPr>
            <w:tcW w:w="1843" w:type="dxa"/>
            <w:vAlign w:val="center"/>
          </w:tcPr>
          <w:p w14:paraId="7EE1987B" w14:textId="77777777" w:rsidR="00355500" w:rsidRPr="00F63AF6" w:rsidRDefault="00355500" w:rsidP="00355500">
            <w:pPr>
              <w:pStyle w:val="a8"/>
              <w:ind w:leftChars="0" w:left="0"/>
              <w:rPr>
                <w:szCs w:val="20"/>
              </w:rPr>
            </w:pPr>
            <w:r w:rsidRPr="00F63AF6">
              <w:rPr>
                <w:rFonts w:hint="eastAsia"/>
                <w:szCs w:val="20"/>
              </w:rPr>
              <w:t>검증인원 독립성</w:t>
            </w:r>
          </w:p>
        </w:tc>
        <w:tc>
          <w:tcPr>
            <w:tcW w:w="4671" w:type="dxa"/>
            <w:vAlign w:val="center"/>
          </w:tcPr>
          <w:p w14:paraId="2FA3A10C" w14:textId="371B6F24" w:rsidR="00355500" w:rsidRPr="00F63AF6" w:rsidRDefault="00355500" w:rsidP="00355500">
            <w:pPr>
              <w:pStyle w:val="a8"/>
              <w:ind w:leftChars="0" w:left="0"/>
              <w:rPr>
                <w:szCs w:val="20"/>
              </w:rPr>
            </w:pPr>
            <w:r w:rsidRPr="00F63AF6">
              <w:rPr>
                <w:rFonts w:hint="eastAsia"/>
                <w:szCs w:val="20"/>
              </w:rPr>
              <w:t>N</w:t>
            </w:r>
            <w:r w:rsidRPr="00F63AF6">
              <w:rPr>
                <w:szCs w:val="20"/>
              </w:rPr>
              <w:t>A</w:t>
            </w:r>
          </w:p>
        </w:tc>
      </w:tr>
    </w:tbl>
    <w:p w14:paraId="2FE8FD3D" w14:textId="74D2C300" w:rsidR="00C67095" w:rsidRDefault="00C67095" w:rsidP="003D5CD8">
      <w:pPr>
        <w:pStyle w:val="a8"/>
        <w:numPr>
          <w:ilvl w:val="1"/>
          <w:numId w:val="7"/>
        </w:numPr>
        <w:spacing w:after="0" w:line="240" w:lineRule="auto"/>
        <w:ind w:leftChars="0"/>
      </w:pPr>
      <w:r>
        <w:rPr>
          <w:rFonts w:hint="eastAsia"/>
        </w:rPr>
        <w:t>소프트웨어 아키텍쳐 설계 활동</w:t>
      </w:r>
    </w:p>
    <w:tbl>
      <w:tblPr>
        <w:tblStyle w:val="a5"/>
        <w:tblW w:w="0" w:type="auto"/>
        <w:tblInd w:w="800" w:type="dxa"/>
        <w:tblLook w:val="04A0" w:firstRow="1" w:lastRow="0" w:firstColumn="1" w:lastColumn="0" w:noHBand="0" w:noVBand="1"/>
      </w:tblPr>
      <w:tblGrid>
        <w:gridCol w:w="2314"/>
        <w:gridCol w:w="1843"/>
        <w:gridCol w:w="4671"/>
      </w:tblGrid>
      <w:tr w:rsidR="003C6AD8" w:rsidRPr="00633F7E" w14:paraId="76B4E321" w14:textId="77777777" w:rsidTr="006A696E">
        <w:tc>
          <w:tcPr>
            <w:tcW w:w="2314" w:type="dxa"/>
            <w:shd w:val="clear" w:color="auto" w:fill="D0CECE" w:themeFill="background2" w:themeFillShade="E6"/>
          </w:tcPr>
          <w:p w14:paraId="40E2337A" w14:textId="77777777" w:rsidR="003C6AD8" w:rsidRPr="00633F7E" w:rsidRDefault="003C6AD8" w:rsidP="006A696E">
            <w:pPr>
              <w:pStyle w:val="a8"/>
              <w:ind w:leftChars="0" w:left="0"/>
              <w:jc w:val="center"/>
              <w:rPr>
                <w:b/>
                <w:bCs/>
              </w:rPr>
            </w:pPr>
            <w:r w:rsidRPr="00633F7E">
              <w:rPr>
                <w:rFonts w:hint="eastAsia"/>
                <w:b/>
                <w:bCs/>
              </w:rPr>
              <w:t>산출물</w:t>
            </w:r>
          </w:p>
        </w:tc>
        <w:tc>
          <w:tcPr>
            <w:tcW w:w="1843" w:type="dxa"/>
            <w:shd w:val="clear" w:color="auto" w:fill="D0CECE" w:themeFill="background2" w:themeFillShade="E6"/>
          </w:tcPr>
          <w:p w14:paraId="40DD948E" w14:textId="77777777" w:rsidR="003C6AD8" w:rsidRPr="00633F7E" w:rsidRDefault="003C6AD8" w:rsidP="006A696E">
            <w:pPr>
              <w:pStyle w:val="a8"/>
              <w:ind w:leftChars="0" w:left="0"/>
              <w:jc w:val="center"/>
              <w:rPr>
                <w:b/>
                <w:bCs/>
              </w:rPr>
            </w:pPr>
            <w:r w:rsidRPr="00633F7E">
              <w:rPr>
                <w:rFonts w:hint="eastAsia"/>
                <w:b/>
                <w:bCs/>
              </w:rPr>
              <w:t>검증</w:t>
            </w:r>
          </w:p>
        </w:tc>
        <w:tc>
          <w:tcPr>
            <w:tcW w:w="4671" w:type="dxa"/>
            <w:shd w:val="clear" w:color="auto" w:fill="D0CECE" w:themeFill="background2" w:themeFillShade="E6"/>
          </w:tcPr>
          <w:p w14:paraId="0F98DF22" w14:textId="77777777" w:rsidR="003C6AD8" w:rsidRPr="00633F7E" w:rsidRDefault="003C6AD8" w:rsidP="006A696E">
            <w:pPr>
              <w:pStyle w:val="a8"/>
              <w:ind w:leftChars="0" w:left="0"/>
              <w:jc w:val="center"/>
              <w:rPr>
                <w:b/>
                <w:bCs/>
              </w:rPr>
            </w:pPr>
            <w:r w:rsidRPr="00633F7E">
              <w:rPr>
                <w:rFonts w:hint="eastAsia"/>
                <w:b/>
                <w:bCs/>
              </w:rPr>
              <w:t>내용</w:t>
            </w:r>
          </w:p>
        </w:tc>
      </w:tr>
      <w:tr w:rsidR="003C6AD8" w14:paraId="1A48431F" w14:textId="77777777" w:rsidTr="00482E1E">
        <w:tc>
          <w:tcPr>
            <w:tcW w:w="2314" w:type="dxa"/>
            <w:vMerge w:val="restart"/>
            <w:vAlign w:val="center"/>
          </w:tcPr>
          <w:p w14:paraId="37338DC6" w14:textId="74E38D81" w:rsidR="003C6AD8" w:rsidRPr="00F63AF6" w:rsidRDefault="003C6AD8" w:rsidP="006A696E">
            <w:pPr>
              <w:pStyle w:val="a8"/>
              <w:ind w:leftChars="0" w:left="0"/>
              <w:rPr>
                <w:szCs w:val="20"/>
              </w:rPr>
            </w:pPr>
            <w:r w:rsidRPr="00F63AF6">
              <w:rPr>
                <w:rFonts w:hint="eastAsia"/>
                <w:szCs w:val="20"/>
              </w:rPr>
              <w:t>소프트웨어 아키텍쳐 기술서</w:t>
            </w:r>
          </w:p>
        </w:tc>
        <w:tc>
          <w:tcPr>
            <w:tcW w:w="1843" w:type="dxa"/>
            <w:vAlign w:val="center"/>
          </w:tcPr>
          <w:p w14:paraId="4FD2AC8F" w14:textId="77777777" w:rsidR="003C6AD8" w:rsidRPr="00F63AF6" w:rsidRDefault="003C6AD8" w:rsidP="006A696E">
            <w:pPr>
              <w:pStyle w:val="a8"/>
              <w:ind w:leftChars="0" w:left="0"/>
              <w:rPr>
                <w:szCs w:val="20"/>
              </w:rPr>
            </w:pPr>
            <w:r w:rsidRPr="00F63AF6">
              <w:rPr>
                <w:rFonts w:hint="eastAsia"/>
                <w:szCs w:val="20"/>
              </w:rPr>
              <w:t>검증일정</w:t>
            </w:r>
          </w:p>
        </w:tc>
        <w:tc>
          <w:tcPr>
            <w:tcW w:w="4671" w:type="dxa"/>
            <w:vAlign w:val="center"/>
          </w:tcPr>
          <w:p w14:paraId="6032DCAA" w14:textId="47FEEFBB" w:rsidR="003C6AD8" w:rsidRPr="00F63AF6" w:rsidRDefault="003C6AD8" w:rsidP="006A696E">
            <w:pPr>
              <w:pStyle w:val="a8"/>
              <w:ind w:leftChars="0" w:left="0"/>
              <w:rPr>
                <w:szCs w:val="20"/>
              </w:rPr>
            </w:pPr>
            <w:r w:rsidRPr="00F63AF6">
              <w:rPr>
                <w:rFonts w:hint="eastAsia"/>
                <w:szCs w:val="20"/>
              </w:rPr>
              <w:t>소프트웨어 상세 설계 기술서 작성 전</w:t>
            </w:r>
          </w:p>
        </w:tc>
      </w:tr>
      <w:tr w:rsidR="003C6AD8" w14:paraId="760E5406" w14:textId="77777777" w:rsidTr="00482E1E">
        <w:tc>
          <w:tcPr>
            <w:tcW w:w="2314" w:type="dxa"/>
            <w:vMerge/>
            <w:vAlign w:val="center"/>
          </w:tcPr>
          <w:p w14:paraId="6143BC2D" w14:textId="77777777" w:rsidR="003C6AD8" w:rsidRPr="00F63AF6" w:rsidRDefault="003C6AD8" w:rsidP="003C6AD8">
            <w:pPr>
              <w:pStyle w:val="a8"/>
              <w:ind w:leftChars="0" w:left="0"/>
              <w:rPr>
                <w:szCs w:val="20"/>
              </w:rPr>
            </w:pPr>
          </w:p>
        </w:tc>
        <w:tc>
          <w:tcPr>
            <w:tcW w:w="1843" w:type="dxa"/>
            <w:vAlign w:val="center"/>
          </w:tcPr>
          <w:p w14:paraId="7E96E1DC" w14:textId="77777777" w:rsidR="003C6AD8" w:rsidRPr="00F63AF6" w:rsidRDefault="003C6AD8" w:rsidP="003C6AD8">
            <w:pPr>
              <w:pStyle w:val="a8"/>
              <w:ind w:leftChars="0" w:left="0"/>
              <w:rPr>
                <w:szCs w:val="20"/>
              </w:rPr>
            </w:pPr>
            <w:r w:rsidRPr="00F63AF6">
              <w:rPr>
                <w:rFonts w:hint="eastAsia"/>
                <w:szCs w:val="20"/>
              </w:rPr>
              <w:t>검증인수 기준</w:t>
            </w:r>
          </w:p>
        </w:tc>
        <w:tc>
          <w:tcPr>
            <w:tcW w:w="4671" w:type="dxa"/>
            <w:vAlign w:val="center"/>
          </w:tcPr>
          <w:p w14:paraId="77ACBFFB" w14:textId="77777777" w:rsidR="003C6AD8" w:rsidRPr="00F63AF6" w:rsidRDefault="003C6AD8" w:rsidP="003C6AD8">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소프트웨어 요구사항이 모두 포함되어야 한다.</w:t>
            </w:r>
          </w:p>
          <w:p w14:paraId="394DF419" w14:textId="77777777" w:rsidR="003C6AD8" w:rsidRPr="00F63AF6" w:rsidRDefault="003C6AD8" w:rsidP="003C6AD8">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소프트웨어 모듈(항목)간 연계성 및 하드웨어 사이의 연계성이 확인되어야 한다.</w:t>
            </w:r>
          </w:p>
          <w:p w14:paraId="7D63BB1D" w14:textId="18B68779" w:rsidR="003C6AD8" w:rsidRPr="00F63AF6" w:rsidRDefault="003C6AD8" w:rsidP="003C6AD8">
            <w:pPr>
              <w:pStyle w:val="a8"/>
              <w:ind w:leftChars="0" w:left="0"/>
              <w:rPr>
                <w:szCs w:val="20"/>
              </w:rPr>
            </w:pPr>
            <w:r w:rsidRPr="00F63AF6">
              <w:rPr>
                <w:rFonts w:hint="eastAsia"/>
                <w:szCs w:val="20"/>
              </w:rPr>
              <w:t>-</w:t>
            </w:r>
            <w:r w:rsidRPr="00F63AF6">
              <w:rPr>
                <w:szCs w:val="20"/>
              </w:rPr>
              <w:t xml:space="preserve"> </w:t>
            </w:r>
            <w:r w:rsidRPr="00F63AF6">
              <w:rPr>
                <w:rFonts w:hint="eastAsia"/>
                <w:szCs w:val="20"/>
              </w:rPr>
              <w:t>S</w:t>
            </w:r>
            <w:r w:rsidRPr="00F63AF6">
              <w:rPr>
                <w:szCs w:val="20"/>
              </w:rPr>
              <w:t xml:space="preserve">OUP </w:t>
            </w:r>
            <w:r w:rsidRPr="00F63AF6">
              <w:rPr>
                <w:rFonts w:hint="eastAsia"/>
                <w:szCs w:val="20"/>
              </w:rPr>
              <w:t>항목의 적절한 운영을 지원해야</w:t>
            </w:r>
            <w:r w:rsidR="00EF1562">
              <w:rPr>
                <w:rFonts w:hint="eastAsia"/>
                <w:szCs w:val="20"/>
              </w:rPr>
              <w:t xml:space="preserve"> </w:t>
            </w:r>
            <w:r w:rsidRPr="00F63AF6">
              <w:rPr>
                <w:rFonts w:hint="eastAsia"/>
                <w:szCs w:val="20"/>
              </w:rPr>
              <w:t>한다.</w:t>
            </w:r>
          </w:p>
        </w:tc>
      </w:tr>
      <w:tr w:rsidR="003C6AD8" w14:paraId="7F969DC1" w14:textId="77777777" w:rsidTr="00482E1E">
        <w:tc>
          <w:tcPr>
            <w:tcW w:w="2314" w:type="dxa"/>
            <w:vMerge/>
            <w:vAlign w:val="center"/>
          </w:tcPr>
          <w:p w14:paraId="1EBA5A33" w14:textId="77777777" w:rsidR="003C6AD8" w:rsidRPr="00F63AF6" w:rsidRDefault="003C6AD8" w:rsidP="003C6AD8">
            <w:pPr>
              <w:pStyle w:val="a8"/>
              <w:ind w:leftChars="0" w:left="0"/>
              <w:rPr>
                <w:szCs w:val="20"/>
              </w:rPr>
            </w:pPr>
          </w:p>
        </w:tc>
        <w:tc>
          <w:tcPr>
            <w:tcW w:w="1843" w:type="dxa"/>
            <w:vAlign w:val="center"/>
          </w:tcPr>
          <w:p w14:paraId="6E231F48" w14:textId="77777777" w:rsidR="003C6AD8" w:rsidRPr="00F63AF6" w:rsidRDefault="003C6AD8" w:rsidP="003C6AD8">
            <w:pPr>
              <w:pStyle w:val="a8"/>
              <w:ind w:leftChars="0" w:left="0"/>
              <w:rPr>
                <w:szCs w:val="20"/>
              </w:rPr>
            </w:pPr>
            <w:r w:rsidRPr="00F63AF6">
              <w:rPr>
                <w:rFonts w:hint="eastAsia"/>
                <w:szCs w:val="20"/>
              </w:rPr>
              <w:t>검증인원 독립성</w:t>
            </w:r>
          </w:p>
        </w:tc>
        <w:tc>
          <w:tcPr>
            <w:tcW w:w="4671" w:type="dxa"/>
            <w:vAlign w:val="center"/>
          </w:tcPr>
          <w:p w14:paraId="5473F54E" w14:textId="77777777" w:rsidR="003C6AD8" w:rsidRPr="00F63AF6" w:rsidRDefault="003C6AD8" w:rsidP="003C6AD8">
            <w:pPr>
              <w:pStyle w:val="a8"/>
              <w:ind w:leftChars="0" w:left="0"/>
              <w:rPr>
                <w:szCs w:val="20"/>
              </w:rPr>
            </w:pPr>
            <w:r w:rsidRPr="00F63AF6">
              <w:rPr>
                <w:rFonts w:hint="eastAsia"/>
                <w:szCs w:val="20"/>
              </w:rPr>
              <w:t>N</w:t>
            </w:r>
            <w:r w:rsidRPr="00F63AF6">
              <w:rPr>
                <w:szCs w:val="20"/>
              </w:rPr>
              <w:t>A</w:t>
            </w:r>
          </w:p>
        </w:tc>
      </w:tr>
    </w:tbl>
    <w:p w14:paraId="0EF90739" w14:textId="77777777" w:rsidR="005F038B" w:rsidRDefault="005F038B" w:rsidP="005F038B">
      <w:pPr>
        <w:pStyle w:val="a8"/>
        <w:spacing w:after="0" w:line="240" w:lineRule="auto"/>
        <w:ind w:leftChars="0" w:left="992"/>
      </w:pPr>
    </w:p>
    <w:p w14:paraId="2AD2D393" w14:textId="49B66CBD" w:rsidR="00C67095" w:rsidRDefault="00C67095" w:rsidP="003D5CD8">
      <w:pPr>
        <w:pStyle w:val="a8"/>
        <w:numPr>
          <w:ilvl w:val="1"/>
          <w:numId w:val="7"/>
        </w:numPr>
        <w:spacing w:after="0" w:line="240" w:lineRule="auto"/>
        <w:ind w:leftChars="0"/>
      </w:pPr>
      <w:r>
        <w:rPr>
          <w:rFonts w:hint="eastAsia"/>
        </w:rPr>
        <w:t>소프트웨어 상세 설계 활동</w:t>
      </w:r>
    </w:p>
    <w:tbl>
      <w:tblPr>
        <w:tblStyle w:val="a5"/>
        <w:tblW w:w="0" w:type="auto"/>
        <w:tblInd w:w="800" w:type="dxa"/>
        <w:tblLook w:val="04A0" w:firstRow="1" w:lastRow="0" w:firstColumn="1" w:lastColumn="0" w:noHBand="0" w:noVBand="1"/>
      </w:tblPr>
      <w:tblGrid>
        <w:gridCol w:w="2314"/>
        <w:gridCol w:w="1843"/>
        <w:gridCol w:w="4671"/>
      </w:tblGrid>
      <w:tr w:rsidR="003C6AD8" w:rsidRPr="00633F7E" w14:paraId="6684A924" w14:textId="77777777" w:rsidTr="00F63AF6">
        <w:tc>
          <w:tcPr>
            <w:tcW w:w="2314" w:type="dxa"/>
            <w:shd w:val="clear" w:color="auto" w:fill="D0CECE" w:themeFill="background2" w:themeFillShade="E6"/>
          </w:tcPr>
          <w:p w14:paraId="2C05E16D" w14:textId="77777777" w:rsidR="003C6AD8" w:rsidRPr="00633F7E" w:rsidRDefault="003C6AD8" w:rsidP="006A696E">
            <w:pPr>
              <w:pStyle w:val="a8"/>
              <w:ind w:leftChars="0" w:left="0"/>
              <w:jc w:val="center"/>
              <w:rPr>
                <w:b/>
                <w:bCs/>
              </w:rPr>
            </w:pPr>
            <w:r w:rsidRPr="00633F7E">
              <w:rPr>
                <w:rFonts w:hint="eastAsia"/>
                <w:b/>
                <w:bCs/>
              </w:rPr>
              <w:t>산출물</w:t>
            </w:r>
          </w:p>
        </w:tc>
        <w:tc>
          <w:tcPr>
            <w:tcW w:w="1843" w:type="dxa"/>
            <w:shd w:val="clear" w:color="auto" w:fill="D0CECE" w:themeFill="background2" w:themeFillShade="E6"/>
          </w:tcPr>
          <w:p w14:paraId="78A5E158" w14:textId="77777777" w:rsidR="003C6AD8" w:rsidRPr="00633F7E" w:rsidRDefault="003C6AD8" w:rsidP="006A696E">
            <w:pPr>
              <w:pStyle w:val="a8"/>
              <w:ind w:leftChars="0" w:left="0"/>
              <w:jc w:val="center"/>
              <w:rPr>
                <w:b/>
                <w:bCs/>
              </w:rPr>
            </w:pPr>
            <w:r w:rsidRPr="00633F7E">
              <w:rPr>
                <w:rFonts w:hint="eastAsia"/>
                <w:b/>
                <w:bCs/>
              </w:rPr>
              <w:t>검증</w:t>
            </w:r>
          </w:p>
        </w:tc>
        <w:tc>
          <w:tcPr>
            <w:tcW w:w="4671" w:type="dxa"/>
            <w:shd w:val="clear" w:color="auto" w:fill="D0CECE" w:themeFill="background2" w:themeFillShade="E6"/>
          </w:tcPr>
          <w:p w14:paraId="0EC2E981" w14:textId="77777777" w:rsidR="003C6AD8" w:rsidRPr="00633F7E" w:rsidRDefault="003C6AD8" w:rsidP="006A696E">
            <w:pPr>
              <w:pStyle w:val="a8"/>
              <w:ind w:leftChars="0" w:left="0"/>
              <w:jc w:val="center"/>
              <w:rPr>
                <w:b/>
                <w:bCs/>
              </w:rPr>
            </w:pPr>
            <w:r w:rsidRPr="00633F7E">
              <w:rPr>
                <w:rFonts w:hint="eastAsia"/>
                <w:b/>
                <w:bCs/>
              </w:rPr>
              <w:t>내용</w:t>
            </w:r>
          </w:p>
        </w:tc>
      </w:tr>
      <w:tr w:rsidR="003C6AD8" w14:paraId="3F94B710" w14:textId="77777777" w:rsidTr="00482E1E">
        <w:tc>
          <w:tcPr>
            <w:tcW w:w="2314" w:type="dxa"/>
            <w:vMerge w:val="restart"/>
            <w:vAlign w:val="center"/>
          </w:tcPr>
          <w:p w14:paraId="528E6F38" w14:textId="77777777" w:rsidR="003C6AD8" w:rsidRPr="00F63AF6" w:rsidRDefault="003C6AD8" w:rsidP="006A696E">
            <w:pPr>
              <w:pStyle w:val="a8"/>
              <w:ind w:leftChars="0" w:left="0"/>
              <w:rPr>
                <w:szCs w:val="20"/>
              </w:rPr>
            </w:pPr>
            <w:r w:rsidRPr="00F63AF6">
              <w:rPr>
                <w:rFonts w:hint="eastAsia"/>
                <w:szCs w:val="20"/>
              </w:rPr>
              <w:t xml:space="preserve">소프트웨어 </w:t>
            </w:r>
          </w:p>
          <w:p w14:paraId="0A59BB86" w14:textId="2AAD39C8" w:rsidR="003C6AD8" w:rsidRPr="00F63AF6" w:rsidRDefault="003C6AD8" w:rsidP="006A696E">
            <w:pPr>
              <w:pStyle w:val="a8"/>
              <w:ind w:leftChars="0" w:left="0"/>
              <w:rPr>
                <w:szCs w:val="20"/>
              </w:rPr>
            </w:pPr>
            <w:r w:rsidRPr="00F63AF6">
              <w:rPr>
                <w:rFonts w:hint="eastAsia"/>
                <w:szCs w:val="20"/>
              </w:rPr>
              <w:t>상세 설계서</w:t>
            </w:r>
          </w:p>
        </w:tc>
        <w:tc>
          <w:tcPr>
            <w:tcW w:w="1843" w:type="dxa"/>
            <w:vAlign w:val="center"/>
          </w:tcPr>
          <w:p w14:paraId="2F7BB74E" w14:textId="77777777" w:rsidR="003C6AD8" w:rsidRPr="00F63AF6" w:rsidRDefault="003C6AD8" w:rsidP="006A696E">
            <w:pPr>
              <w:pStyle w:val="a8"/>
              <w:ind w:leftChars="0" w:left="0"/>
              <w:rPr>
                <w:szCs w:val="20"/>
              </w:rPr>
            </w:pPr>
            <w:r w:rsidRPr="00F63AF6">
              <w:rPr>
                <w:rFonts w:hint="eastAsia"/>
                <w:szCs w:val="20"/>
              </w:rPr>
              <w:t>검증일정</w:t>
            </w:r>
          </w:p>
        </w:tc>
        <w:tc>
          <w:tcPr>
            <w:tcW w:w="4671" w:type="dxa"/>
            <w:vAlign w:val="center"/>
          </w:tcPr>
          <w:p w14:paraId="38340AF2" w14:textId="130472D4" w:rsidR="003C6AD8" w:rsidRPr="00F63AF6" w:rsidRDefault="003C6AD8" w:rsidP="006A696E">
            <w:pPr>
              <w:pStyle w:val="a8"/>
              <w:ind w:leftChars="0" w:left="0"/>
              <w:rPr>
                <w:szCs w:val="20"/>
              </w:rPr>
            </w:pPr>
            <w:r w:rsidRPr="00F63AF6">
              <w:rPr>
                <w:rFonts w:hint="eastAsia"/>
                <w:szCs w:val="20"/>
              </w:rPr>
              <w:t>소프트웨어 통합 계획서 작성 전</w:t>
            </w:r>
          </w:p>
        </w:tc>
      </w:tr>
      <w:tr w:rsidR="003C6AD8" w14:paraId="6304802D" w14:textId="77777777" w:rsidTr="00482E1E">
        <w:tc>
          <w:tcPr>
            <w:tcW w:w="2314" w:type="dxa"/>
            <w:vMerge/>
            <w:vAlign w:val="center"/>
          </w:tcPr>
          <w:p w14:paraId="473FAFC9" w14:textId="77777777" w:rsidR="003C6AD8" w:rsidRPr="00F63AF6" w:rsidRDefault="003C6AD8" w:rsidP="003C6AD8">
            <w:pPr>
              <w:pStyle w:val="a8"/>
              <w:ind w:leftChars="0" w:left="0"/>
              <w:rPr>
                <w:szCs w:val="20"/>
              </w:rPr>
            </w:pPr>
          </w:p>
        </w:tc>
        <w:tc>
          <w:tcPr>
            <w:tcW w:w="1843" w:type="dxa"/>
            <w:vAlign w:val="center"/>
          </w:tcPr>
          <w:p w14:paraId="71479D17" w14:textId="77777777" w:rsidR="003C6AD8" w:rsidRPr="00F63AF6" w:rsidRDefault="003C6AD8" w:rsidP="003C6AD8">
            <w:pPr>
              <w:pStyle w:val="a8"/>
              <w:ind w:leftChars="0" w:left="0"/>
              <w:rPr>
                <w:szCs w:val="20"/>
              </w:rPr>
            </w:pPr>
            <w:r w:rsidRPr="00F63AF6">
              <w:rPr>
                <w:rFonts w:hint="eastAsia"/>
                <w:szCs w:val="20"/>
              </w:rPr>
              <w:t>검증인수 기준</w:t>
            </w:r>
          </w:p>
        </w:tc>
        <w:tc>
          <w:tcPr>
            <w:tcW w:w="4671" w:type="dxa"/>
            <w:vAlign w:val="center"/>
          </w:tcPr>
          <w:p w14:paraId="771C24E9" w14:textId="00ABE7C0" w:rsidR="003C6AD8" w:rsidRPr="00F63AF6" w:rsidRDefault="003C6AD8" w:rsidP="003C6AD8">
            <w:pPr>
              <w:pStyle w:val="a8"/>
              <w:ind w:leftChars="0" w:left="200" w:hangingChars="100" w:hanging="200"/>
              <w:rPr>
                <w:szCs w:val="20"/>
              </w:rPr>
            </w:pPr>
            <w:r w:rsidRPr="00F63AF6">
              <w:rPr>
                <w:rFonts w:hint="eastAsia"/>
                <w:szCs w:val="20"/>
              </w:rPr>
              <w:t>-</w:t>
            </w:r>
            <w:r w:rsidRPr="00F63AF6">
              <w:rPr>
                <w:szCs w:val="20"/>
              </w:rPr>
              <w:t xml:space="preserve"> </w:t>
            </w:r>
            <w:r w:rsidR="00F63AF6" w:rsidRPr="00F63AF6">
              <w:rPr>
                <w:rFonts w:hint="eastAsia"/>
                <w:szCs w:val="20"/>
              </w:rPr>
              <w:t>소프트웨어 아키텍처가 구현되어야 한다</w:t>
            </w:r>
            <w:r w:rsidRPr="00F63AF6">
              <w:rPr>
                <w:rFonts w:hint="eastAsia"/>
                <w:szCs w:val="20"/>
              </w:rPr>
              <w:t>.</w:t>
            </w:r>
          </w:p>
          <w:p w14:paraId="7EBAE588" w14:textId="1787213E" w:rsidR="003C6AD8" w:rsidRPr="00F63AF6" w:rsidRDefault="003C6AD8" w:rsidP="003C6AD8">
            <w:pPr>
              <w:pStyle w:val="a8"/>
              <w:ind w:leftChars="0" w:left="0"/>
              <w:rPr>
                <w:szCs w:val="20"/>
              </w:rPr>
            </w:pPr>
            <w:r w:rsidRPr="00F63AF6">
              <w:rPr>
                <w:rFonts w:hint="eastAsia"/>
                <w:szCs w:val="20"/>
              </w:rPr>
              <w:t>-</w:t>
            </w:r>
            <w:r w:rsidRPr="00F63AF6">
              <w:rPr>
                <w:szCs w:val="20"/>
              </w:rPr>
              <w:t xml:space="preserve"> </w:t>
            </w:r>
            <w:r w:rsidR="00F63AF6" w:rsidRPr="00F63AF6">
              <w:rPr>
                <w:rFonts w:hint="eastAsia"/>
                <w:szCs w:val="20"/>
              </w:rPr>
              <w:t>소프트웨어 아키텍처와 상충하지 않아야 한다.</w:t>
            </w:r>
          </w:p>
        </w:tc>
      </w:tr>
      <w:tr w:rsidR="003C6AD8" w14:paraId="344A1F90" w14:textId="77777777" w:rsidTr="00482E1E">
        <w:tc>
          <w:tcPr>
            <w:tcW w:w="2314" w:type="dxa"/>
            <w:vMerge/>
            <w:vAlign w:val="center"/>
          </w:tcPr>
          <w:p w14:paraId="3EB61C3C" w14:textId="77777777" w:rsidR="003C6AD8" w:rsidRPr="00F63AF6" w:rsidRDefault="003C6AD8" w:rsidP="003C6AD8">
            <w:pPr>
              <w:pStyle w:val="a8"/>
              <w:ind w:leftChars="0" w:left="0"/>
              <w:rPr>
                <w:szCs w:val="20"/>
              </w:rPr>
            </w:pPr>
          </w:p>
        </w:tc>
        <w:tc>
          <w:tcPr>
            <w:tcW w:w="1843" w:type="dxa"/>
            <w:vAlign w:val="center"/>
          </w:tcPr>
          <w:p w14:paraId="6B65F420" w14:textId="77777777" w:rsidR="003C6AD8" w:rsidRPr="00F63AF6" w:rsidRDefault="003C6AD8" w:rsidP="003C6AD8">
            <w:pPr>
              <w:pStyle w:val="a8"/>
              <w:ind w:leftChars="0" w:left="0"/>
              <w:rPr>
                <w:szCs w:val="20"/>
              </w:rPr>
            </w:pPr>
            <w:r w:rsidRPr="00F63AF6">
              <w:rPr>
                <w:rFonts w:hint="eastAsia"/>
                <w:szCs w:val="20"/>
              </w:rPr>
              <w:t>검증인원 독립성</w:t>
            </w:r>
          </w:p>
        </w:tc>
        <w:tc>
          <w:tcPr>
            <w:tcW w:w="4671" w:type="dxa"/>
            <w:vAlign w:val="center"/>
          </w:tcPr>
          <w:p w14:paraId="415350A8" w14:textId="77777777" w:rsidR="003C6AD8" w:rsidRPr="00F63AF6" w:rsidRDefault="003C6AD8" w:rsidP="003C6AD8">
            <w:pPr>
              <w:pStyle w:val="a8"/>
              <w:ind w:leftChars="0" w:left="0"/>
              <w:rPr>
                <w:szCs w:val="20"/>
              </w:rPr>
            </w:pPr>
            <w:r w:rsidRPr="00F63AF6">
              <w:rPr>
                <w:rFonts w:hint="eastAsia"/>
                <w:szCs w:val="20"/>
              </w:rPr>
              <w:t>N</w:t>
            </w:r>
            <w:r w:rsidRPr="00F63AF6">
              <w:rPr>
                <w:szCs w:val="20"/>
              </w:rPr>
              <w:t>A</w:t>
            </w:r>
          </w:p>
        </w:tc>
      </w:tr>
      <w:tr w:rsidR="00F63AF6" w14:paraId="670F730F" w14:textId="77777777" w:rsidTr="00482E1E">
        <w:tc>
          <w:tcPr>
            <w:tcW w:w="2314" w:type="dxa"/>
            <w:vMerge w:val="restart"/>
            <w:vAlign w:val="center"/>
          </w:tcPr>
          <w:p w14:paraId="5DF82FCD" w14:textId="23A1BBA4" w:rsidR="00F63AF6" w:rsidRPr="00F63AF6" w:rsidRDefault="00F63AF6" w:rsidP="006A696E">
            <w:pPr>
              <w:pStyle w:val="a8"/>
              <w:ind w:leftChars="0" w:left="0"/>
              <w:rPr>
                <w:szCs w:val="20"/>
              </w:rPr>
            </w:pPr>
            <w:r w:rsidRPr="00F63AF6">
              <w:rPr>
                <w:rFonts w:hint="eastAsia"/>
                <w:szCs w:val="20"/>
              </w:rPr>
              <w:t>소프트웨어 유닛 검증 기준서</w:t>
            </w:r>
          </w:p>
        </w:tc>
        <w:tc>
          <w:tcPr>
            <w:tcW w:w="1843" w:type="dxa"/>
            <w:vAlign w:val="center"/>
          </w:tcPr>
          <w:p w14:paraId="154EC336" w14:textId="77777777" w:rsidR="00F63AF6" w:rsidRPr="00F63AF6" w:rsidRDefault="00F63AF6" w:rsidP="006A696E">
            <w:pPr>
              <w:pStyle w:val="a8"/>
              <w:ind w:leftChars="0" w:left="0"/>
              <w:rPr>
                <w:szCs w:val="20"/>
              </w:rPr>
            </w:pPr>
            <w:r w:rsidRPr="00F63AF6">
              <w:rPr>
                <w:rFonts w:hint="eastAsia"/>
                <w:szCs w:val="20"/>
              </w:rPr>
              <w:t>검증일정</w:t>
            </w:r>
          </w:p>
        </w:tc>
        <w:tc>
          <w:tcPr>
            <w:tcW w:w="4671" w:type="dxa"/>
            <w:vAlign w:val="center"/>
          </w:tcPr>
          <w:p w14:paraId="09A3AC23" w14:textId="6422EF24" w:rsidR="00F63AF6" w:rsidRPr="00F63AF6" w:rsidRDefault="00F63AF6" w:rsidP="006A696E">
            <w:pPr>
              <w:pStyle w:val="a8"/>
              <w:ind w:leftChars="0" w:left="0"/>
              <w:rPr>
                <w:szCs w:val="20"/>
              </w:rPr>
            </w:pPr>
            <w:r w:rsidRPr="00F63AF6">
              <w:rPr>
                <w:rFonts w:hint="eastAsia"/>
                <w:szCs w:val="20"/>
              </w:rPr>
              <w:t>소프트웨어 유닛 구현 전</w:t>
            </w:r>
          </w:p>
        </w:tc>
      </w:tr>
      <w:tr w:rsidR="00F63AF6" w14:paraId="53D5F149" w14:textId="77777777" w:rsidTr="00482E1E">
        <w:tc>
          <w:tcPr>
            <w:tcW w:w="2314" w:type="dxa"/>
            <w:vMerge/>
            <w:vAlign w:val="center"/>
          </w:tcPr>
          <w:p w14:paraId="56BDF711" w14:textId="77777777" w:rsidR="00F63AF6" w:rsidRPr="00F63AF6" w:rsidRDefault="00F63AF6" w:rsidP="00F63AF6">
            <w:pPr>
              <w:pStyle w:val="a8"/>
              <w:ind w:leftChars="0" w:left="0"/>
              <w:rPr>
                <w:szCs w:val="20"/>
              </w:rPr>
            </w:pPr>
          </w:p>
        </w:tc>
        <w:tc>
          <w:tcPr>
            <w:tcW w:w="1843" w:type="dxa"/>
            <w:vAlign w:val="center"/>
          </w:tcPr>
          <w:p w14:paraId="50BC213D" w14:textId="77777777" w:rsidR="00F63AF6" w:rsidRPr="00F63AF6" w:rsidRDefault="00F63AF6" w:rsidP="00F63AF6">
            <w:pPr>
              <w:pStyle w:val="a8"/>
              <w:ind w:leftChars="0" w:left="0"/>
              <w:rPr>
                <w:szCs w:val="20"/>
              </w:rPr>
            </w:pPr>
            <w:r w:rsidRPr="00F63AF6">
              <w:rPr>
                <w:rFonts w:hint="eastAsia"/>
                <w:szCs w:val="20"/>
              </w:rPr>
              <w:t>검증인수 기준</w:t>
            </w:r>
          </w:p>
        </w:tc>
        <w:tc>
          <w:tcPr>
            <w:tcW w:w="4671" w:type="dxa"/>
            <w:vAlign w:val="center"/>
          </w:tcPr>
          <w:p w14:paraId="519D317F" w14:textId="77777777" w:rsidR="00F63AF6" w:rsidRPr="00F63AF6" w:rsidRDefault="00F63AF6" w:rsidP="00F63AF6">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전략,</w:t>
            </w:r>
            <w:r w:rsidRPr="00F63AF6">
              <w:rPr>
                <w:szCs w:val="20"/>
              </w:rPr>
              <w:t xml:space="preserve"> </w:t>
            </w:r>
            <w:r w:rsidRPr="00F63AF6">
              <w:rPr>
                <w:rFonts w:hint="eastAsia"/>
                <w:szCs w:val="20"/>
              </w:rPr>
              <w:t>방법 및 절차를 확립해야 한다.</w:t>
            </w:r>
          </w:p>
          <w:p w14:paraId="1EB9AAB0" w14:textId="64889EAD" w:rsidR="00F63AF6" w:rsidRPr="00F63AF6" w:rsidRDefault="00F63AF6" w:rsidP="00F63AF6">
            <w:pPr>
              <w:pStyle w:val="a8"/>
              <w:ind w:leftChars="0" w:left="200" w:hangingChars="100" w:hanging="200"/>
              <w:rPr>
                <w:szCs w:val="20"/>
              </w:rPr>
            </w:pPr>
            <w:r w:rsidRPr="00F63AF6">
              <w:rPr>
                <w:rFonts w:hint="eastAsia"/>
                <w:szCs w:val="20"/>
              </w:rPr>
              <w:t>-</w:t>
            </w:r>
            <w:r w:rsidRPr="00F63AF6">
              <w:rPr>
                <w:szCs w:val="20"/>
              </w:rPr>
              <w:t xml:space="preserve"> </w:t>
            </w:r>
            <w:r w:rsidRPr="00F63AF6">
              <w:rPr>
                <w:rFonts w:hint="eastAsia"/>
                <w:szCs w:val="20"/>
              </w:rPr>
              <w:t>시험 절차가 정확해야 한다.</w:t>
            </w:r>
          </w:p>
        </w:tc>
      </w:tr>
      <w:tr w:rsidR="00F63AF6" w14:paraId="0EBE2582" w14:textId="77777777" w:rsidTr="00482E1E">
        <w:tc>
          <w:tcPr>
            <w:tcW w:w="2314" w:type="dxa"/>
            <w:vMerge/>
            <w:vAlign w:val="center"/>
          </w:tcPr>
          <w:p w14:paraId="51966512" w14:textId="77777777" w:rsidR="00F63AF6" w:rsidRPr="00F63AF6" w:rsidRDefault="00F63AF6" w:rsidP="00F63AF6">
            <w:pPr>
              <w:pStyle w:val="a8"/>
              <w:ind w:leftChars="0" w:left="0"/>
              <w:rPr>
                <w:szCs w:val="20"/>
              </w:rPr>
            </w:pPr>
          </w:p>
        </w:tc>
        <w:tc>
          <w:tcPr>
            <w:tcW w:w="1843" w:type="dxa"/>
            <w:vAlign w:val="center"/>
          </w:tcPr>
          <w:p w14:paraId="11B03E6E" w14:textId="77777777" w:rsidR="00F63AF6" w:rsidRPr="00F63AF6" w:rsidRDefault="00F63AF6" w:rsidP="00F63AF6">
            <w:pPr>
              <w:pStyle w:val="a8"/>
              <w:ind w:leftChars="0" w:left="0"/>
              <w:rPr>
                <w:szCs w:val="20"/>
              </w:rPr>
            </w:pPr>
            <w:r w:rsidRPr="00F63AF6">
              <w:rPr>
                <w:rFonts w:hint="eastAsia"/>
                <w:szCs w:val="20"/>
              </w:rPr>
              <w:t>검증인원 독립성</w:t>
            </w:r>
          </w:p>
        </w:tc>
        <w:tc>
          <w:tcPr>
            <w:tcW w:w="4671" w:type="dxa"/>
            <w:vAlign w:val="center"/>
          </w:tcPr>
          <w:p w14:paraId="3157C21A" w14:textId="77777777" w:rsidR="00F63AF6" w:rsidRPr="00F63AF6" w:rsidRDefault="00F63AF6" w:rsidP="00F63AF6">
            <w:pPr>
              <w:pStyle w:val="a8"/>
              <w:ind w:leftChars="0" w:left="0"/>
              <w:rPr>
                <w:szCs w:val="20"/>
              </w:rPr>
            </w:pPr>
            <w:r w:rsidRPr="00F63AF6">
              <w:rPr>
                <w:rFonts w:hint="eastAsia"/>
                <w:szCs w:val="20"/>
              </w:rPr>
              <w:t>N</w:t>
            </w:r>
            <w:r w:rsidRPr="00F63AF6">
              <w:rPr>
                <w:szCs w:val="20"/>
              </w:rPr>
              <w:t>A</w:t>
            </w:r>
          </w:p>
        </w:tc>
      </w:tr>
      <w:tr w:rsidR="00F63AF6" w14:paraId="04B19A5D" w14:textId="77777777" w:rsidTr="00482E1E">
        <w:tc>
          <w:tcPr>
            <w:tcW w:w="2314" w:type="dxa"/>
            <w:vMerge w:val="restart"/>
            <w:vAlign w:val="center"/>
          </w:tcPr>
          <w:p w14:paraId="4B54390E" w14:textId="2D26C7B8" w:rsidR="00F63AF6" w:rsidRPr="00F63AF6" w:rsidRDefault="00F63AF6" w:rsidP="00F63AF6">
            <w:pPr>
              <w:pStyle w:val="a8"/>
              <w:ind w:leftChars="0" w:left="0"/>
              <w:rPr>
                <w:szCs w:val="20"/>
              </w:rPr>
            </w:pPr>
            <w:r w:rsidRPr="00F63AF6">
              <w:rPr>
                <w:rFonts w:hint="eastAsia"/>
                <w:szCs w:val="20"/>
              </w:rPr>
              <w:t>소프트웨어 통합 계획서</w:t>
            </w:r>
          </w:p>
        </w:tc>
        <w:tc>
          <w:tcPr>
            <w:tcW w:w="1843" w:type="dxa"/>
            <w:vAlign w:val="center"/>
          </w:tcPr>
          <w:p w14:paraId="791DAC7E" w14:textId="77777777" w:rsidR="00F63AF6" w:rsidRPr="00F63AF6" w:rsidRDefault="00F63AF6" w:rsidP="00F63AF6">
            <w:pPr>
              <w:pStyle w:val="a8"/>
              <w:ind w:leftChars="0" w:left="0"/>
              <w:rPr>
                <w:szCs w:val="20"/>
              </w:rPr>
            </w:pPr>
            <w:r w:rsidRPr="00F63AF6">
              <w:rPr>
                <w:rFonts w:hint="eastAsia"/>
                <w:szCs w:val="20"/>
              </w:rPr>
              <w:t>검증일정</w:t>
            </w:r>
          </w:p>
        </w:tc>
        <w:tc>
          <w:tcPr>
            <w:tcW w:w="4671" w:type="dxa"/>
            <w:vAlign w:val="center"/>
          </w:tcPr>
          <w:p w14:paraId="648B5828" w14:textId="08BB903A" w:rsidR="00F63AF6" w:rsidRPr="00F63AF6" w:rsidRDefault="00F63AF6" w:rsidP="00F63AF6">
            <w:pPr>
              <w:pStyle w:val="a8"/>
              <w:ind w:leftChars="0" w:left="200" w:hangingChars="100" w:hanging="200"/>
              <w:jc w:val="left"/>
              <w:rPr>
                <w:szCs w:val="20"/>
              </w:rPr>
            </w:pPr>
            <w:r w:rsidRPr="00F63AF6">
              <w:rPr>
                <w:rFonts w:hint="eastAsia"/>
                <w:szCs w:val="20"/>
              </w:rPr>
              <w:t>-</w:t>
            </w:r>
            <w:r w:rsidRPr="00F63AF6">
              <w:rPr>
                <w:szCs w:val="20"/>
              </w:rPr>
              <w:t xml:space="preserve"> </w:t>
            </w:r>
            <w:r w:rsidRPr="00F63AF6">
              <w:rPr>
                <w:rFonts w:hint="eastAsia"/>
                <w:szCs w:val="20"/>
              </w:rPr>
              <w:t>소프트웨어 유닛 구현 전</w:t>
            </w:r>
          </w:p>
          <w:p w14:paraId="026F58E2" w14:textId="50C1E25A" w:rsidR="00F63AF6" w:rsidRPr="00F63AF6" w:rsidRDefault="00F63AF6" w:rsidP="00F63AF6">
            <w:pPr>
              <w:pStyle w:val="a8"/>
              <w:ind w:leftChars="0" w:left="200" w:hangingChars="100" w:hanging="200"/>
              <w:jc w:val="left"/>
              <w:rPr>
                <w:szCs w:val="20"/>
              </w:rPr>
            </w:pPr>
            <w:r w:rsidRPr="00F63AF6">
              <w:rPr>
                <w:rFonts w:hint="eastAsia"/>
                <w:szCs w:val="20"/>
              </w:rPr>
              <w:t>(통합 구현 전으로 설정할 수 있으나,</w:t>
            </w:r>
            <w:r w:rsidRPr="00F63AF6">
              <w:rPr>
                <w:szCs w:val="20"/>
              </w:rPr>
              <w:t xml:space="preserve"> </w:t>
            </w:r>
            <w:r w:rsidRPr="00F63AF6">
              <w:rPr>
                <w:rFonts w:hint="eastAsia"/>
                <w:szCs w:val="20"/>
              </w:rPr>
              <w:t>통합 계획에 작성에 따라 상세설계가 변경될 수 있다.</w:t>
            </w:r>
            <w:r w:rsidRPr="00F63AF6">
              <w:rPr>
                <w:szCs w:val="20"/>
              </w:rPr>
              <w:t>)</w:t>
            </w:r>
          </w:p>
        </w:tc>
      </w:tr>
      <w:tr w:rsidR="00F63AF6" w14:paraId="38B6FF90" w14:textId="77777777" w:rsidTr="00482E1E">
        <w:tc>
          <w:tcPr>
            <w:tcW w:w="2314" w:type="dxa"/>
            <w:vMerge/>
            <w:vAlign w:val="center"/>
          </w:tcPr>
          <w:p w14:paraId="2C7BA779" w14:textId="77777777" w:rsidR="00F63AF6" w:rsidRPr="00F63AF6" w:rsidRDefault="00F63AF6" w:rsidP="00F63AF6">
            <w:pPr>
              <w:pStyle w:val="a8"/>
              <w:ind w:leftChars="0" w:left="0"/>
              <w:rPr>
                <w:szCs w:val="20"/>
              </w:rPr>
            </w:pPr>
          </w:p>
        </w:tc>
        <w:tc>
          <w:tcPr>
            <w:tcW w:w="1843" w:type="dxa"/>
            <w:vAlign w:val="center"/>
          </w:tcPr>
          <w:p w14:paraId="1ED49495" w14:textId="77777777" w:rsidR="00F63AF6" w:rsidRPr="00F63AF6" w:rsidRDefault="00F63AF6" w:rsidP="00F63AF6">
            <w:pPr>
              <w:pStyle w:val="a8"/>
              <w:ind w:leftChars="0" w:left="0"/>
              <w:rPr>
                <w:szCs w:val="20"/>
              </w:rPr>
            </w:pPr>
            <w:r w:rsidRPr="00F63AF6">
              <w:rPr>
                <w:rFonts w:hint="eastAsia"/>
                <w:szCs w:val="20"/>
              </w:rPr>
              <w:t>검증인수 기준</w:t>
            </w:r>
          </w:p>
        </w:tc>
        <w:tc>
          <w:tcPr>
            <w:tcW w:w="4671" w:type="dxa"/>
            <w:vAlign w:val="center"/>
          </w:tcPr>
          <w:p w14:paraId="3D852A5D" w14:textId="79578FE2" w:rsidR="00F63AF6" w:rsidRPr="00F63AF6" w:rsidRDefault="008E7CCB" w:rsidP="00F63AF6">
            <w:pPr>
              <w:pStyle w:val="a8"/>
              <w:ind w:leftChars="0" w:left="0"/>
              <w:rPr>
                <w:szCs w:val="20"/>
              </w:rPr>
            </w:pPr>
            <w:r>
              <w:rPr>
                <w:rFonts w:hint="eastAsia"/>
                <w:szCs w:val="20"/>
              </w:rPr>
              <w:t>N</w:t>
            </w:r>
            <w:r>
              <w:rPr>
                <w:szCs w:val="20"/>
              </w:rPr>
              <w:t>A</w:t>
            </w:r>
          </w:p>
        </w:tc>
      </w:tr>
      <w:tr w:rsidR="00F63AF6" w14:paraId="2C4AB9FE" w14:textId="77777777" w:rsidTr="00482E1E">
        <w:tc>
          <w:tcPr>
            <w:tcW w:w="2314" w:type="dxa"/>
            <w:vMerge/>
            <w:vAlign w:val="center"/>
          </w:tcPr>
          <w:p w14:paraId="5F76FF9E" w14:textId="77777777" w:rsidR="00F63AF6" w:rsidRPr="00F63AF6" w:rsidRDefault="00F63AF6" w:rsidP="00F63AF6">
            <w:pPr>
              <w:pStyle w:val="a8"/>
              <w:ind w:leftChars="0" w:left="0"/>
              <w:rPr>
                <w:szCs w:val="20"/>
              </w:rPr>
            </w:pPr>
          </w:p>
        </w:tc>
        <w:tc>
          <w:tcPr>
            <w:tcW w:w="1843" w:type="dxa"/>
            <w:vAlign w:val="center"/>
          </w:tcPr>
          <w:p w14:paraId="73393519" w14:textId="77777777" w:rsidR="00F63AF6" w:rsidRPr="00F63AF6" w:rsidRDefault="00F63AF6" w:rsidP="00F63AF6">
            <w:pPr>
              <w:pStyle w:val="a8"/>
              <w:ind w:leftChars="0" w:left="0"/>
              <w:rPr>
                <w:szCs w:val="20"/>
              </w:rPr>
            </w:pPr>
            <w:r w:rsidRPr="00F63AF6">
              <w:rPr>
                <w:rFonts w:hint="eastAsia"/>
                <w:szCs w:val="20"/>
              </w:rPr>
              <w:t>검증인원 독립성</w:t>
            </w:r>
          </w:p>
        </w:tc>
        <w:tc>
          <w:tcPr>
            <w:tcW w:w="4671" w:type="dxa"/>
            <w:vAlign w:val="center"/>
          </w:tcPr>
          <w:p w14:paraId="74B70514" w14:textId="77777777" w:rsidR="00F63AF6" w:rsidRPr="00F63AF6" w:rsidRDefault="00F63AF6" w:rsidP="00F63AF6">
            <w:pPr>
              <w:pStyle w:val="a8"/>
              <w:ind w:leftChars="0" w:left="0"/>
              <w:rPr>
                <w:szCs w:val="20"/>
              </w:rPr>
            </w:pPr>
            <w:r w:rsidRPr="00F63AF6">
              <w:rPr>
                <w:rFonts w:hint="eastAsia"/>
                <w:szCs w:val="20"/>
              </w:rPr>
              <w:t>N</w:t>
            </w:r>
            <w:r w:rsidRPr="00F63AF6">
              <w:rPr>
                <w:szCs w:val="20"/>
              </w:rPr>
              <w:t>A</w:t>
            </w:r>
          </w:p>
        </w:tc>
      </w:tr>
      <w:tr w:rsidR="00F63AF6" w14:paraId="28146368" w14:textId="77777777" w:rsidTr="00482E1E">
        <w:tc>
          <w:tcPr>
            <w:tcW w:w="2314" w:type="dxa"/>
            <w:vMerge w:val="restart"/>
            <w:vAlign w:val="center"/>
          </w:tcPr>
          <w:p w14:paraId="7F819BC3" w14:textId="2917F41A" w:rsidR="00F63AF6" w:rsidRPr="00F63AF6" w:rsidRDefault="00F63AF6" w:rsidP="00F63AF6">
            <w:pPr>
              <w:pStyle w:val="a8"/>
              <w:ind w:leftChars="0" w:left="0"/>
              <w:rPr>
                <w:szCs w:val="20"/>
              </w:rPr>
            </w:pPr>
            <w:r w:rsidRPr="00F63AF6">
              <w:rPr>
                <w:rFonts w:hint="eastAsia"/>
                <w:szCs w:val="20"/>
              </w:rPr>
              <w:t>소프트웨어 통합 시험 기준서</w:t>
            </w:r>
          </w:p>
        </w:tc>
        <w:tc>
          <w:tcPr>
            <w:tcW w:w="1843" w:type="dxa"/>
            <w:vAlign w:val="center"/>
          </w:tcPr>
          <w:p w14:paraId="2A417B02" w14:textId="77777777" w:rsidR="00F63AF6" w:rsidRPr="00F63AF6" w:rsidRDefault="00F63AF6" w:rsidP="00F63AF6">
            <w:pPr>
              <w:pStyle w:val="a8"/>
              <w:ind w:leftChars="0" w:left="0"/>
              <w:rPr>
                <w:szCs w:val="20"/>
              </w:rPr>
            </w:pPr>
            <w:r w:rsidRPr="00F63AF6">
              <w:rPr>
                <w:rFonts w:hint="eastAsia"/>
                <w:szCs w:val="20"/>
              </w:rPr>
              <w:t>검증일정</w:t>
            </w:r>
          </w:p>
        </w:tc>
        <w:tc>
          <w:tcPr>
            <w:tcW w:w="4671" w:type="dxa"/>
            <w:vAlign w:val="center"/>
          </w:tcPr>
          <w:p w14:paraId="57A70921" w14:textId="77777777" w:rsidR="00F63AF6" w:rsidRPr="00F63AF6" w:rsidRDefault="00F63AF6" w:rsidP="00F63AF6">
            <w:pPr>
              <w:pStyle w:val="a8"/>
              <w:ind w:leftChars="0" w:left="0"/>
              <w:jc w:val="center"/>
              <w:rPr>
                <w:szCs w:val="20"/>
              </w:rPr>
            </w:pPr>
            <w:r w:rsidRPr="00F63AF6">
              <w:rPr>
                <w:rFonts w:hint="eastAsia"/>
                <w:szCs w:val="20"/>
              </w:rPr>
              <w:t>소프트웨어 유닛 구현 전</w:t>
            </w:r>
          </w:p>
          <w:p w14:paraId="2D18B63F" w14:textId="3E160D28" w:rsidR="00F63AF6" w:rsidRPr="00F63AF6" w:rsidRDefault="00F63AF6" w:rsidP="00F63AF6">
            <w:pPr>
              <w:pStyle w:val="a8"/>
              <w:ind w:leftChars="0" w:left="0"/>
              <w:rPr>
                <w:szCs w:val="20"/>
              </w:rPr>
            </w:pPr>
            <w:r w:rsidRPr="00F63AF6">
              <w:rPr>
                <w:rFonts w:hint="eastAsia"/>
                <w:szCs w:val="20"/>
              </w:rPr>
              <w:t>(통합 구현 전으로 설정할 수 있으나,</w:t>
            </w:r>
            <w:r w:rsidRPr="00F63AF6">
              <w:rPr>
                <w:szCs w:val="20"/>
              </w:rPr>
              <w:t xml:space="preserve"> </w:t>
            </w:r>
            <w:r w:rsidRPr="00F63AF6">
              <w:rPr>
                <w:rFonts w:hint="eastAsia"/>
                <w:szCs w:val="20"/>
              </w:rPr>
              <w:t>통합 계획에 작성에 따라 상세설계가 변경될 수 있다.</w:t>
            </w:r>
            <w:r w:rsidRPr="00F63AF6">
              <w:rPr>
                <w:szCs w:val="20"/>
              </w:rPr>
              <w:t>)</w:t>
            </w:r>
          </w:p>
        </w:tc>
      </w:tr>
      <w:tr w:rsidR="00F63AF6" w14:paraId="4938F2D8" w14:textId="77777777" w:rsidTr="00482E1E">
        <w:tc>
          <w:tcPr>
            <w:tcW w:w="2314" w:type="dxa"/>
            <w:vMerge/>
            <w:vAlign w:val="center"/>
          </w:tcPr>
          <w:p w14:paraId="3136626D" w14:textId="77777777" w:rsidR="00F63AF6" w:rsidRPr="00F63AF6" w:rsidRDefault="00F63AF6" w:rsidP="00F63AF6">
            <w:pPr>
              <w:pStyle w:val="a8"/>
              <w:ind w:leftChars="0" w:left="0"/>
              <w:rPr>
                <w:szCs w:val="20"/>
              </w:rPr>
            </w:pPr>
          </w:p>
        </w:tc>
        <w:tc>
          <w:tcPr>
            <w:tcW w:w="1843" w:type="dxa"/>
            <w:vAlign w:val="center"/>
          </w:tcPr>
          <w:p w14:paraId="0E6ABAAE" w14:textId="77777777" w:rsidR="00F63AF6" w:rsidRPr="00F63AF6" w:rsidRDefault="00F63AF6" w:rsidP="00F63AF6">
            <w:pPr>
              <w:pStyle w:val="a8"/>
              <w:ind w:leftChars="0" w:left="0"/>
              <w:rPr>
                <w:szCs w:val="20"/>
              </w:rPr>
            </w:pPr>
            <w:r w:rsidRPr="00F63AF6">
              <w:rPr>
                <w:rFonts w:hint="eastAsia"/>
                <w:szCs w:val="20"/>
              </w:rPr>
              <w:t>검증인수 기준</w:t>
            </w:r>
          </w:p>
        </w:tc>
        <w:tc>
          <w:tcPr>
            <w:tcW w:w="4671" w:type="dxa"/>
            <w:vAlign w:val="center"/>
          </w:tcPr>
          <w:p w14:paraId="3FD4E253" w14:textId="77777777" w:rsidR="008E7CCB" w:rsidRPr="00F63AF6" w:rsidRDefault="008E7CCB" w:rsidP="008E7CCB">
            <w:pPr>
              <w:ind w:left="200" w:hangingChars="100" w:hanging="200"/>
              <w:rPr>
                <w:szCs w:val="20"/>
              </w:rPr>
            </w:pPr>
            <w:r w:rsidRPr="00F63AF6">
              <w:rPr>
                <w:rFonts w:hint="eastAsia"/>
                <w:szCs w:val="20"/>
              </w:rPr>
              <w:t>-</w:t>
            </w:r>
            <w:r w:rsidRPr="00F63AF6">
              <w:rPr>
                <w:szCs w:val="20"/>
              </w:rPr>
              <w:t xml:space="preserve"> 소프트웨어 유닛이 소프트웨어 항목, 모듈(항목)과 시스템으로 </w:t>
            </w:r>
            <w:r w:rsidRPr="00F63AF6">
              <w:rPr>
                <w:rFonts w:hint="eastAsia"/>
                <w:szCs w:val="20"/>
              </w:rPr>
              <w:t>통합되어야 한다.</w:t>
            </w:r>
          </w:p>
          <w:p w14:paraId="28A6F700" w14:textId="285E88ED" w:rsidR="008E7CCB" w:rsidRDefault="008E7CCB" w:rsidP="008E7CCB">
            <w:pPr>
              <w:pStyle w:val="a8"/>
              <w:ind w:leftChars="0" w:left="0"/>
              <w:rPr>
                <w:szCs w:val="20"/>
              </w:rPr>
            </w:pPr>
            <w:r w:rsidRPr="00F63AF6">
              <w:rPr>
                <w:rFonts w:hint="eastAsia"/>
                <w:szCs w:val="20"/>
              </w:rPr>
              <w:t>-</w:t>
            </w:r>
            <w:r w:rsidRPr="00F63AF6">
              <w:rPr>
                <w:szCs w:val="20"/>
              </w:rPr>
              <w:t xml:space="preserve"> </w:t>
            </w:r>
            <w:r w:rsidRPr="00F63AF6">
              <w:rPr>
                <w:rFonts w:hint="eastAsia"/>
                <w:szCs w:val="20"/>
              </w:rPr>
              <w:t>하드웨어</w:t>
            </w:r>
            <w:r w:rsidRPr="00F63AF6">
              <w:rPr>
                <w:szCs w:val="20"/>
              </w:rPr>
              <w:t xml:space="preserve"> 항목, 소프트웨어 항목 및 시스템의 수동 운영을 위한 지원이 시스템에 통합</w:t>
            </w:r>
            <w:r w:rsidRPr="00F63AF6">
              <w:rPr>
                <w:rFonts w:hint="eastAsia"/>
                <w:szCs w:val="20"/>
              </w:rPr>
              <w:t>되어야 한다.</w:t>
            </w:r>
          </w:p>
          <w:p w14:paraId="1CC4E95A" w14:textId="2F37C82A" w:rsidR="00F63AF6" w:rsidRPr="00F63AF6" w:rsidRDefault="00482E1E" w:rsidP="00F63AF6">
            <w:pPr>
              <w:pStyle w:val="a8"/>
              <w:ind w:leftChars="0" w:left="0"/>
              <w:rPr>
                <w:szCs w:val="20"/>
              </w:rPr>
            </w:pPr>
            <w:r>
              <w:rPr>
                <w:rFonts w:hint="eastAsia"/>
                <w:szCs w:val="20"/>
              </w:rPr>
              <w:t>-</w:t>
            </w:r>
            <w:r>
              <w:rPr>
                <w:szCs w:val="20"/>
              </w:rPr>
              <w:t xml:space="preserve"> </w:t>
            </w:r>
            <w:r w:rsidR="00F63AF6" w:rsidRPr="00F63AF6">
              <w:rPr>
                <w:rFonts w:hint="eastAsia"/>
                <w:szCs w:val="20"/>
              </w:rPr>
              <w:t>통합 시험 절차가 정확해야 한다.</w:t>
            </w:r>
          </w:p>
        </w:tc>
      </w:tr>
      <w:tr w:rsidR="00F63AF6" w14:paraId="61CC31BE" w14:textId="77777777" w:rsidTr="00482E1E">
        <w:tc>
          <w:tcPr>
            <w:tcW w:w="2314" w:type="dxa"/>
            <w:vMerge/>
            <w:vAlign w:val="center"/>
          </w:tcPr>
          <w:p w14:paraId="28C91772" w14:textId="77777777" w:rsidR="00F63AF6" w:rsidRPr="00F63AF6" w:rsidRDefault="00F63AF6" w:rsidP="00F63AF6">
            <w:pPr>
              <w:pStyle w:val="a8"/>
              <w:ind w:leftChars="0" w:left="0"/>
              <w:rPr>
                <w:szCs w:val="20"/>
              </w:rPr>
            </w:pPr>
          </w:p>
        </w:tc>
        <w:tc>
          <w:tcPr>
            <w:tcW w:w="1843" w:type="dxa"/>
            <w:vAlign w:val="center"/>
          </w:tcPr>
          <w:p w14:paraId="45953520" w14:textId="77777777" w:rsidR="00F63AF6" w:rsidRPr="00F63AF6" w:rsidRDefault="00F63AF6" w:rsidP="00F63AF6">
            <w:pPr>
              <w:pStyle w:val="a8"/>
              <w:ind w:leftChars="0" w:left="0"/>
              <w:rPr>
                <w:szCs w:val="20"/>
              </w:rPr>
            </w:pPr>
            <w:r w:rsidRPr="00F63AF6">
              <w:rPr>
                <w:rFonts w:hint="eastAsia"/>
                <w:szCs w:val="20"/>
              </w:rPr>
              <w:t>검증인원 독립성</w:t>
            </w:r>
          </w:p>
        </w:tc>
        <w:tc>
          <w:tcPr>
            <w:tcW w:w="4671" w:type="dxa"/>
            <w:vAlign w:val="center"/>
          </w:tcPr>
          <w:p w14:paraId="0823D5C2" w14:textId="77777777" w:rsidR="00F63AF6" w:rsidRPr="00F63AF6" w:rsidRDefault="00F63AF6" w:rsidP="00F63AF6">
            <w:pPr>
              <w:pStyle w:val="a8"/>
              <w:ind w:leftChars="0" w:left="0"/>
              <w:rPr>
                <w:szCs w:val="20"/>
              </w:rPr>
            </w:pPr>
            <w:r w:rsidRPr="00F63AF6">
              <w:rPr>
                <w:rFonts w:hint="eastAsia"/>
                <w:szCs w:val="20"/>
              </w:rPr>
              <w:t>N</w:t>
            </w:r>
            <w:r w:rsidRPr="00F63AF6">
              <w:rPr>
                <w:szCs w:val="20"/>
              </w:rPr>
              <w:t>A</w:t>
            </w:r>
          </w:p>
        </w:tc>
      </w:tr>
    </w:tbl>
    <w:p w14:paraId="435DC463" w14:textId="77777777" w:rsidR="00BF6D30" w:rsidRDefault="00BF6D30" w:rsidP="00BF6D30">
      <w:pPr>
        <w:pStyle w:val="a8"/>
        <w:spacing w:after="0" w:line="240" w:lineRule="auto"/>
        <w:ind w:leftChars="0" w:left="992"/>
      </w:pPr>
    </w:p>
    <w:p w14:paraId="39BBAF58" w14:textId="60ADEC18" w:rsidR="00C67095" w:rsidRDefault="00C67095" w:rsidP="003D5CD8">
      <w:pPr>
        <w:pStyle w:val="a8"/>
        <w:numPr>
          <w:ilvl w:val="1"/>
          <w:numId w:val="7"/>
        </w:numPr>
        <w:spacing w:after="0" w:line="240" w:lineRule="auto"/>
        <w:ind w:leftChars="0"/>
      </w:pPr>
      <w:r>
        <w:rPr>
          <w:rFonts w:hint="eastAsia"/>
        </w:rPr>
        <w:t>소프트웨어 유닛 구현 활동</w:t>
      </w:r>
    </w:p>
    <w:tbl>
      <w:tblPr>
        <w:tblStyle w:val="a5"/>
        <w:tblW w:w="0" w:type="auto"/>
        <w:tblInd w:w="800" w:type="dxa"/>
        <w:tblLook w:val="04A0" w:firstRow="1" w:lastRow="0" w:firstColumn="1" w:lastColumn="0" w:noHBand="0" w:noVBand="1"/>
      </w:tblPr>
      <w:tblGrid>
        <w:gridCol w:w="2314"/>
        <w:gridCol w:w="1843"/>
        <w:gridCol w:w="4671"/>
      </w:tblGrid>
      <w:tr w:rsidR="00F63AF6" w:rsidRPr="00633F7E" w14:paraId="351D3A4E" w14:textId="77777777" w:rsidTr="00F63AF6">
        <w:tc>
          <w:tcPr>
            <w:tcW w:w="2314" w:type="dxa"/>
            <w:shd w:val="clear" w:color="auto" w:fill="D0CECE" w:themeFill="background2" w:themeFillShade="E6"/>
          </w:tcPr>
          <w:p w14:paraId="410BD323" w14:textId="77777777" w:rsidR="00F63AF6" w:rsidRPr="00F63AF6" w:rsidRDefault="00F63AF6" w:rsidP="006A696E">
            <w:pPr>
              <w:pStyle w:val="a8"/>
              <w:ind w:leftChars="0" w:left="0"/>
              <w:jc w:val="center"/>
              <w:rPr>
                <w:b/>
                <w:bCs/>
                <w:szCs w:val="20"/>
              </w:rPr>
            </w:pPr>
            <w:r w:rsidRPr="00F63AF6">
              <w:rPr>
                <w:rFonts w:hint="eastAsia"/>
                <w:b/>
                <w:bCs/>
                <w:szCs w:val="20"/>
              </w:rPr>
              <w:t>산출물</w:t>
            </w:r>
          </w:p>
        </w:tc>
        <w:tc>
          <w:tcPr>
            <w:tcW w:w="1843" w:type="dxa"/>
            <w:shd w:val="clear" w:color="auto" w:fill="D0CECE" w:themeFill="background2" w:themeFillShade="E6"/>
          </w:tcPr>
          <w:p w14:paraId="7DAFC312" w14:textId="77777777" w:rsidR="00F63AF6" w:rsidRPr="00F63AF6" w:rsidRDefault="00F63AF6" w:rsidP="006A696E">
            <w:pPr>
              <w:pStyle w:val="a8"/>
              <w:ind w:leftChars="0" w:left="0"/>
              <w:jc w:val="center"/>
              <w:rPr>
                <w:b/>
                <w:bCs/>
                <w:szCs w:val="20"/>
              </w:rPr>
            </w:pPr>
            <w:r w:rsidRPr="00F63AF6">
              <w:rPr>
                <w:rFonts w:hint="eastAsia"/>
                <w:b/>
                <w:bCs/>
                <w:szCs w:val="20"/>
              </w:rPr>
              <w:t>검증</w:t>
            </w:r>
          </w:p>
        </w:tc>
        <w:tc>
          <w:tcPr>
            <w:tcW w:w="4671" w:type="dxa"/>
            <w:shd w:val="clear" w:color="auto" w:fill="D0CECE" w:themeFill="background2" w:themeFillShade="E6"/>
          </w:tcPr>
          <w:p w14:paraId="5ADB962E" w14:textId="77777777" w:rsidR="00F63AF6" w:rsidRPr="00F63AF6" w:rsidRDefault="00F63AF6" w:rsidP="006A696E">
            <w:pPr>
              <w:pStyle w:val="a8"/>
              <w:ind w:leftChars="0" w:left="0"/>
              <w:jc w:val="center"/>
              <w:rPr>
                <w:b/>
                <w:bCs/>
                <w:szCs w:val="20"/>
              </w:rPr>
            </w:pPr>
            <w:r w:rsidRPr="00F63AF6">
              <w:rPr>
                <w:rFonts w:hint="eastAsia"/>
                <w:b/>
                <w:bCs/>
                <w:szCs w:val="20"/>
              </w:rPr>
              <w:t>내용</w:t>
            </w:r>
          </w:p>
        </w:tc>
      </w:tr>
      <w:tr w:rsidR="00F63AF6" w14:paraId="7ABEB858" w14:textId="77777777" w:rsidTr="00482E1E">
        <w:tc>
          <w:tcPr>
            <w:tcW w:w="2314" w:type="dxa"/>
            <w:vMerge w:val="restart"/>
            <w:vAlign w:val="center"/>
          </w:tcPr>
          <w:p w14:paraId="216FC7DD" w14:textId="11A7F311" w:rsidR="00F63AF6" w:rsidRPr="00F63AF6" w:rsidRDefault="00F63AF6" w:rsidP="006A696E">
            <w:pPr>
              <w:pStyle w:val="a8"/>
              <w:ind w:leftChars="0" w:left="0"/>
              <w:rPr>
                <w:szCs w:val="20"/>
              </w:rPr>
            </w:pPr>
            <w:r w:rsidRPr="00F63AF6">
              <w:rPr>
                <w:rFonts w:hint="eastAsia"/>
                <w:szCs w:val="20"/>
              </w:rPr>
              <w:t>소프트웨어 코드</w:t>
            </w:r>
          </w:p>
        </w:tc>
        <w:tc>
          <w:tcPr>
            <w:tcW w:w="1843" w:type="dxa"/>
            <w:vAlign w:val="center"/>
          </w:tcPr>
          <w:p w14:paraId="58532C45" w14:textId="77777777" w:rsidR="00F63AF6" w:rsidRPr="00F63AF6" w:rsidRDefault="00F63AF6" w:rsidP="006A696E">
            <w:pPr>
              <w:pStyle w:val="a8"/>
              <w:ind w:leftChars="0" w:left="0"/>
              <w:rPr>
                <w:szCs w:val="20"/>
              </w:rPr>
            </w:pPr>
            <w:r w:rsidRPr="00F63AF6">
              <w:rPr>
                <w:rFonts w:hint="eastAsia"/>
                <w:szCs w:val="20"/>
              </w:rPr>
              <w:t>검증일정</w:t>
            </w:r>
          </w:p>
        </w:tc>
        <w:tc>
          <w:tcPr>
            <w:tcW w:w="4671" w:type="dxa"/>
            <w:vAlign w:val="center"/>
          </w:tcPr>
          <w:p w14:paraId="09D63BBF" w14:textId="62CA83DD" w:rsidR="00F63AF6" w:rsidRPr="00F63AF6" w:rsidRDefault="00F63AF6" w:rsidP="006A696E">
            <w:pPr>
              <w:pStyle w:val="a8"/>
              <w:ind w:leftChars="0" w:left="0"/>
              <w:rPr>
                <w:szCs w:val="20"/>
              </w:rPr>
            </w:pPr>
            <w:r w:rsidRPr="00F63AF6">
              <w:rPr>
                <w:rFonts w:hint="eastAsia"/>
                <w:szCs w:val="20"/>
              </w:rPr>
              <w:t>소프트웨어 통합 구현 전</w:t>
            </w:r>
          </w:p>
        </w:tc>
      </w:tr>
      <w:tr w:rsidR="00F63AF6" w14:paraId="138D51FD" w14:textId="77777777" w:rsidTr="00482E1E">
        <w:tc>
          <w:tcPr>
            <w:tcW w:w="2314" w:type="dxa"/>
            <w:vMerge/>
            <w:vAlign w:val="center"/>
          </w:tcPr>
          <w:p w14:paraId="01B2FD63" w14:textId="77777777" w:rsidR="00F63AF6" w:rsidRPr="00F63AF6" w:rsidRDefault="00F63AF6" w:rsidP="00F63AF6">
            <w:pPr>
              <w:pStyle w:val="a8"/>
              <w:ind w:leftChars="0" w:left="0"/>
              <w:rPr>
                <w:szCs w:val="20"/>
              </w:rPr>
            </w:pPr>
          </w:p>
        </w:tc>
        <w:tc>
          <w:tcPr>
            <w:tcW w:w="1843" w:type="dxa"/>
            <w:vAlign w:val="center"/>
          </w:tcPr>
          <w:p w14:paraId="4AAF645B" w14:textId="77777777" w:rsidR="00F63AF6" w:rsidRPr="00F63AF6" w:rsidRDefault="00F63AF6" w:rsidP="00F63AF6">
            <w:pPr>
              <w:pStyle w:val="a8"/>
              <w:ind w:leftChars="0" w:left="0"/>
              <w:rPr>
                <w:szCs w:val="20"/>
              </w:rPr>
            </w:pPr>
            <w:r w:rsidRPr="00F63AF6">
              <w:rPr>
                <w:rFonts w:hint="eastAsia"/>
                <w:szCs w:val="20"/>
              </w:rPr>
              <w:t>검증인수 기준</w:t>
            </w:r>
          </w:p>
        </w:tc>
        <w:tc>
          <w:tcPr>
            <w:tcW w:w="4671" w:type="dxa"/>
            <w:vAlign w:val="center"/>
          </w:tcPr>
          <w:p w14:paraId="1CAC2828" w14:textId="3CD95501" w:rsidR="00F63AF6" w:rsidRPr="00F63AF6" w:rsidRDefault="00482E1E" w:rsidP="00F63AF6">
            <w:pPr>
              <w:pStyle w:val="a8"/>
              <w:ind w:leftChars="0" w:left="0"/>
              <w:rPr>
                <w:szCs w:val="20"/>
              </w:rPr>
            </w:pPr>
            <w:r>
              <w:rPr>
                <w:rFonts w:hint="eastAsia"/>
                <w:szCs w:val="20"/>
              </w:rPr>
              <w:t>-</w:t>
            </w:r>
            <w:r>
              <w:rPr>
                <w:szCs w:val="20"/>
              </w:rPr>
              <w:t xml:space="preserve"> </w:t>
            </w:r>
            <w:r w:rsidR="00F63AF6" w:rsidRPr="00F63AF6">
              <w:rPr>
                <w:rFonts w:hint="eastAsia"/>
                <w:szCs w:val="20"/>
              </w:rPr>
              <w:t>소프트웨어 유닛 검증 기준 통과</w:t>
            </w:r>
          </w:p>
        </w:tc>
      </w:tr>
      <w:tr w:rsidR="00F63AF6" w14:paraId="2344AE69" w14:textId="77777777" w:rsidTr="00482E1E">
        <w:tc>
          <w:tcPr>
            <w:tcW w:w="2314" w:type="dxa"/>
            <w:vMerge/>
            <w:vAlign w:val="center"/>
          </w:tcPr>
          <w:p w14:paraId="2F8F0704" w14:textId="77777777" w:rsidR="00F63AF6" w:rsidRPr="00F63AF6" w:rsidRDefault="00F63AF6" w:rsidP="00F63AF6">
            <w:pPr>
              <w:pStyle w:val="a8"/>
              <w:ind w:leftChars="0" w:left="0"/>
              <w:rPr>
                <w:szCs w:val="20"/>
              </w:rPr>
            </w:pPr>
          </w:p>
        </w:tc>
        <w:tc>
          <w:tcPr>
            <w:tcW w:w="1843" w:type="dxa"/>
            <w:vAlign w:val="center"/>
          </w:tcPr>
          <w:p w14:paraId="1D0CEF75" w14:textId="77777777" w:rsidR="00F63AF6" w:rsidRPr="00F63AF6" w:rsidRDefault="00F63AF6" w:rsidP="00F63AF6">
            <w:pPr>
              <w:pStyle w:val="a8"/>
              <w:ind w:leftChars="0" w:left="0"/>
              <w:rPr>
                <w:szCs w:val="20"/>
              </w:rPr>
            </w:pPr>
            <w:r w:rsidRPr="00F63AF6">
              <w:rPr>
                <w:rFonts w:hint="eastAsia"/>
                <w:szCs w:val="20"/>
              </w:rPr>
              <w:t>검증인원 독립성</w:t>
            </w:r>
          </w:p>
        </w:tc>
        <w:tc>
          <w:tcPr>
            <w:tcW w:w="4671" w:type="dxa"/>
            <w:vAlign w:val="center"/>
          </w:tcPr>
          <w:p w14:paraId="144B2E87" w14:textId="77777777" w:rsidR="00F63AF6" w:rsidRPr="00F63AF6" w:rsidRDefault="00F63AF6" w:rsidP="00F63AF6">
            <w:pPr>
              <w:pStyle w:val="a8"/>
              <w:ind w:leftChars="0" w:left="0"/>
              <w:rPr>
                <w:szCs w:val="20"/>
              </w:rPr>
            </w:pPr>
            <w:r w:rsidRPr="00F63AF6">
              <w:rPr>
                <w:rFonts w:hint="eastAsia"/>
                <w:szCs w:val="20"/>
              </w:rPr>
              <w:t>N</w:t>
            </w:r>
            <w:r w:rsidRPr="00F63AF6">
              <w:rPr>
                <w:szCs w:val="20"/>
              </w:rPr>
              <w:t>A</w:t>
            </w:r>
          </w:p>
        </w:tc>
      </w:tr>
      <w:tr w:rsidR="00F63AF6" w14:paraId="1794106D" w14:textId="77777777" w:rsidTr="00482E1E">
        <w:tc>
          <w:tcPr>
            <w:tcW w:w="2314" w:type="dxa"/>
            <w:vMerge w:val="restart"/>
            <w:vAlign w:val="center"/>
          </w:tcPr>
          <w:p w14:paraId="4153AFA1" w14:textId="77777777" w:rsidR="00F63AF6" w:rsidRPr="00F63AF6" w:rsidRDefault="00F63AF6" w:rsidP="006A696E">
            <w:pPr>
              <w:pStyle w:val="a8"/>
              <w:ind w:leftChars="0" w:left="0"/>
              <w:rPr>
                <w:szCs w:val="20"/>
              </w:rPr>
            </w:pPr>
            <w:r w:rsidRPr="00F63AF6">
              <w:rPr>
                <w:rFonts w:hint="eastAsia"/>
                <w:szCs w:val="20"/>
              </w:rPr>
              <w:t xml:space="preserve">소프트웨어 </w:t>
            </w:r>
          </w:p>
          <w:p w14:paraId="260E37D9" w14:textId="16792A2D" w:rsidR="00F63AF6" w:rsidRPr="00F63AF6" w:rsidRDefault="00F63AF6" w:rsidP="006A696E">
            <w:pPr>
              <w:pStyle w:val="a8"/>
              <w:ind w:leftChars="0" w:left="0"/>
              <w:rPr>
                <w:szCs w:val="20"/>
              </w:rPr>
            </w:pPr>
            <w:r w:rsidRPr="00F63AF6">
              <w:rPr>
                <w:rFonts w:hint="eastAsia"/>
                <w:szCs w:val="20"/>
              </w:rPr>
              <w:t>유닛 검증 보고서</w:t>
            </w:r>
          </w:p>
        </w:tc>
        <w:tc>
          <w:tcPr>
            <w:tcW w:w="1843" w:type="dxa"/>
            <w:vAlign w:val="center"/>
          </w:tcPr>
          <w:p w14:paraId="0A813FF9" w14:textId="77777777" w:rsidR="00F63AF6" w:rsidRPr="00F63AF6" w:rsidRDefault="00F63AF6" w:rsidP="006A696E">
            <w:pPr>
              <w:pStyle w:val="a8"/>
              <w:ind w:leftChars="0" w:left="0"/>
              <w:rPr>
                <w:szCs w:val="20"/>
              </w:rPr>
            </w:pPr>
            <w:r w:rsidRPr="00F63AF6">
              <w:rPr>
                <w:rFonts w:hint="eastAsia"/>
                <w:szCs w:val="20"/>
              </w:rPr>
              <w:t>검증일정</w:t>
            </w:r>
          </w:p>
        </w:tc>
        <w:tc>
          <w:tcPr>
            <w:tcW w:w="4671" w:type="dxa"/>
            <w:vAlign w:val="center"/>
          </w:tcPr>
          <w:p w14:paraId="1B7FF984" w14:textId="77777777" w:rsidR="00F63AF6" w:rsidRPr="00F63AF6" w:rsidRDefault="00F63AF6" w:rsidP="006A696E">
            <w:pPr>
              <w:pStyle w:val="a8"/>
              <w:ind w:leftChars="0" w:left="0"/>
              <w:rPr>
                <w:szCs w:val="20"/>
              </w:rPr>
            </w:pPr>
            <w:r w:rsidRPr="00F63AF6">
              <w:rPr>
                <w:rFonts w:hint="eastAsia"/>
                <w:szCs w:val="20"/>
              </w:rPr>
              <w:t>소프트웨어 통합 구현 전</w:t>
            </w:r>
          </w:p>
        </w:tc>
      </w:tr>
      <w:tr w:rsidR="00F63AF6" w14:paraId="08DF1511" w14:textId="77777777" w:rsidTr="00482E1E">
        <w:tc>
          <w:tcPr>
            <w:tcW w:w="2314" w:type="dxa"/>
            <w:vMerge/>
            <w:vAlign w:val="center"/>
          </w:tcPr>
          <w:p w14:paraId="2646E66A" w14:textId="77777777" w:rsidR="00F63AF6" w:rsidRPr="00F63AF6" w:rsidRDefault="00F63AF6" w:rsidP="006A696E">
            <w:pPr>
              <w:pStyle w:val="a8"/>
              <w:ind w:leftChars="0" w:left="0"/>
              <w:rPr>
                <w:szCs w:val="20"/>
              </w:rPr>
            </w:pPr>
          </w:p>
        </w:tc>
        <w:tc>
          <w:tcPr>
            <w:tcW w:w="1843" w:type="dxa"/>
            <w:vAlign w:val="center"/>
          </w:tcPr>
          <w:p w14:paraId="0902288F" w14:textId="77777777" w:rsidR="00F63AF6" w:rsidRPr="00F63AF6" w:rsidRDefault="00F63AF6" w:rsidP="006A696E">
            <w:pPr>
              <w:pStyle w:val="a8"/>
              <w:ind w:leftChars="0" w:left="0"/>
              <w:rPr>
                <w:szCs w:val="20"/>
              </w:rPr>
            </w:pPr>
            <w:r w:rsidRPr="00F63AF6">
              <w:rPr>
                <w:rFonts w:hint="eastAsia"/>
                <w:szCs w:val="20"/>
              </w:rPr>
              <w:t>검증인수 기준</w:t>
            </w:r>
          </w:p>
        </w:tc>
        <w:tc>
          <w:tcPr>
            <w:tcW w:w="4671" w:type="dxa"/>
            <w:vAlign w:val="center"/>
          </w:tcPr>
          <w:p w14:paraId="32DAA455" w14:textId="116623D4" w:rsidR="00F63AF6" w:rsidRPr="00F63AF6" w:rsidRDefault="00F63AF6" w:rsidP="006A696E">
            <w:pPr>
              <w:pStyle w:val="a8"/>
              <w:ind w:leftChars="0" w:left="0"/>
              <w:rPr>
                <w:szCs w:val="20"/>
              </w:rPr>
            </w:pPr>
            <w:r w:rsidRPr="00F63AF6">
              <w:rPr>
                <w:szCs w:val="20"/>
              </w:rPr>
              <w:t>NA</w:t>
            </w:r>
          </w:p>
        </w:tc>
      </w:tr>
      <w:tr w:rsidR="00F63AF6" w14:paraId="20231547" w14:textId="77777777" w:rsidTr="00482E1E">
        <w:tc>
          <w:tcPr>
            <w:tcW w:w="2314" w:type="dxa"/>
            <w:vMerge/>
            <w:vAlign w:val="center"/>
          </w:tcPr>
          <w:p w14:paraId="7137EBE3" w14:textId="77777777" w:rsidR="00F63AF6" w:rsidRPr="00F63AF6" w:rsidRDefault="00F63AF6" w:rsidP="006A696E">
            <w:pPr>
              <w:pStyle w:val="a8"/>
              <w:ind w:leftChars="0" w:left="0"/>
              <w:rPr>
                <w:szCs w:val="20"/>
              </w:rPr>
            </w:pPr>
          </w:p>
        </w:tc>
        <w:tc>
          <w:tcPr>
            <w:tcW w:w="1843" w:type="dxa"/>
            <w:vAlign w:val="center"/>
          </w:tcPr>
          <w:p w14:paraId="096164F2" w14:textId="77777777" w:rsidR="00F63AF6" w:rsidRPr="00F63AF6" w:rsidRDefault="00F63AF6" w:rsidP="006A696E">
            <w:pPr>
              <w:pStyle w:val="a8"/>
              <w:ind w:leftChars="0" w:left="0"/>
              <w:rPr>
                <w:szCs w:val="20"/>
              </w:rPr>
            </w:pPr>
            <w:r w:rsidRPr="00F63AF6">
              <w:rPr>
                <w:rFonts w:hint="eastAsia"/>
                <w:szCs w:val="20"/>
              </w:rPr>
              <w:t>검증인원 독립성</w:t>
            </w:r>
          </w:p>
        </w:tc>
        <w:tc>
          <w:tcPr>
            <w:tcW w:w="4671" w:type="dxa"/>
            <w:vAlign w:val="center"/>
          </w:tcPr>
          <w:p w14:paraId="786A4697" w14:textId="77777777" w:rsidR="00F63AF6" w:rsidRPr="00F63AF6" w:rsidRDefault="00F63AF6" w:rsidP="006A696E">
            <w:pPr>
              <w:pStyle w:val="a8"/>
              <w:ind w:leftChars="0" w:left="0"/>
              <w:rPr>
                <w:szCs w:val="20"/>
              </w:rPr>
            </w:pPr>
            <w:r w:rsidRPr="00F63AF6">
              <w:rPr>
                <w:rFonts w:hint="eastAsia"/>
                <w:szCs w:val="20"/>
              </w:rPr>
              <w:t>N</w:t>
            </w:r>
            <w:r w:rsidRPr="00F63AF6">
              <w:rPr>
                <w:szCs w:val="20"/>
              </w:rPr>
              <w:t>A</w:t>
            </w:r>
          </w:p>
        </w:tc>
      </w:tr>
    </w:tbl>
    <w:p w14:paraId="06502DDB" w14:textId="77777777" w:rsidR="00F63AF6" w:rsidRDefault="00F63AF6" w:rsidP="00F63AF6">
      <w:pPr>
        <w:pStyle w:val="a8"/>
        <w:spacing w:after="0" w:line="240" w:lineRule="auto"/>
        <w:ind w:leftChars="0" w:left="992"/>
      </w:pPr>
    </w:p>
    <w:p w14:paraId="4924A3D5" w14:textId="13520966" w:rsidR="00C67095" w:rsidRDefault="00C67095" w:rsidP="003D5CD8">
      <w:pPr>
        <w:pStyle w:val="a8"/>
        <w:numPr>
          <w:ilvl w:val="1"/>
          <w:numId w:val="7"/>
        </w:numPr>
        <w:spacing w:after="0" w:line="240" w:lineRule="auto"/>
        <w:ind w:leftChars="0"/>
      </w:pPr>
      <w:r>
        <w:rPr>
          <w:rFonts w:hint="eastAsia"/>
        </w:rPr>
        <w:t>소프트웨어 통합 활동</w:t>
      </w:r>
    </w:p>
    <w:tbl>
      <w:tblPr>
        <w:tblStyle w:val="a5"/>
        <w:tblW w:w="0" w:type="auto"/>
        <w:tblInd w:w="800" w:type="dxa"/>
        <w:tblLook w:val="04A0" w:firstRow="1" w:lastRow="0" w:firstColumn="1" w:lastColumn="0" w:noHBand="0" w:noVBand="1"/>
      </w:tblPr>
      <w:tblGrid>
        <w:gridCol w:w="2314"/>
        <w:gridCol w:w="1843"/>
        <w:gridCol w:w="4671"/>
      </w:tblGrid>
      <w:tr w:rsidR="00F63AF6" w:rsidRPr="00633F7E" w14:paraId="31276624" w14:textId="77777777" w:rsidTr="006A696E">
        <w:tc>
          <w:tcPr>
            <w:tcW w:w="2314" w:type="dxa"/>
            <w:shd w:val="clear" w:color="auto" w:fill="D0CECE" w:themeFill="background2" w:themeFillShade="E6"/>
          </w:tcPr>
          <w:p w14:paraId="1C9749D7" w14:textId="77777777" w:rsidR="00F63AF6" w:rsidRPr="00633F7E" w:rsidRDefault="00F63AF6" w:rsidP="006A696E">
            <w:pPr>
              <w:pStyle w:val="a8"/>
              <w:ind w:leftChars="0" w:left="0"/>
              <w:jc w:val="center"/>
              <w:rPr>
                <w:b/>
                <w:bCs/>
              </w:rPr>
            </w:pPr>
            <w:r w:rsidRPr="00633F7E">
              <w:rPr>
                <w:rFonts w:hint="eastAsia"/>
                <w:b/>
                <w:bCs/>
              </w:rPr>
              <w:t>산출물</w:t>
            </w:r>
          </w:p>
        </w:tc>
        <w:tc>
          <w:tcPr>
            <w:tcW w:w="1843" w:type="dxa"/>
            <w:shd w:val="clear" w:color="auto" w:fill="D0CECE" w:themeFill="background2" w:themeFillShade="E6"/>
          </w:tcPr>
          <w:p w14:paraId="72F86FC1" w14:textId="77777777" w:rsidR="00F63AF6" w:rsidRPr="00633F7E" w:rsidRDefault="00F63AF6" w:rsidP="006A696E">
            <w:pPr>
              <w:pStyle w:val="a8"/>
              <w:ind w:leftChars="0" w:left="0"/>
              <w:jc w:val="center"/>
              <w:rPr>
                <w:b/>
                <w:bCs/>
              </w:rPr>
            </w:pPr>
            <w:r w:rsidRPr="00633F7E">
              <w:rPr>
                <w:rFonts w:hint="eastAsia"/>
                <w:b/>
                <w:bCs/>
              </w:rPr>
              <w:t>검증</w:t>
            </w:r>
          </w:p>
        </w:tc>
        <w:tc>
          <w:tcPr>
            <w:tcW w:w="4671" w:type="dxa"/>
            <w:shd w:val="clear" w:color="auto" w:fill="D0CECE" w:themeFill="background2" w:themeFillShade="E6"/>
          </w:tcPr>
          <w:p w14:paraId="3FE43739" w14:textId="77777777" w:rsidR="00F63AF6" w:rsidRPr="00633F7E" w:rsidRDefault="00F63AF6" w:rsidP="006A696E">
            <w:pPr>
              <w:pStyle w:val="a8"/>
              <w:ind w:leftChars="0" w:left="0"/>
              <w:jc w:val="center"/>
              <w:rPr>
                <w:b/>
                <w:bCs/>
              </w:rPr>
            </w:pPr>
            <w:r w:rsidRPr="00633F7E">
              <w:rPr>
                <w:rFonts w:hint="eastAsia"/>
                <w:b/>
                <w:bCs/>
              </w:rPr>
              <w:t>내용</w:t>
            </w:r>
          </w:p>
        </w:tc>
      </w:tr>
      <w:tr w:rsidR="00F63AF6" w14:paraId="37B4AC78" w14:textId="77777777" w:rsidTr="00482E1E">
        <w:tc>
          <w:tcPr>
            <w:tcW w:w="2314" w:type="dxa"/>
            <w:vMerge w:val="restart"/>
            <w:vAlign w:val="center"/>
          </w:tcPr>
          <w:p w14:paraId="4F864426" w14:textId="7482A354" w:rsidR="00F63AF6" w:rsidRPr="00482E1E" w:rsidRDefault="00F63AF6" w:rsidP="006A696E">
            <w:pPr>
              <w:pStyle w:val="a8"/>
              <w:ind w:leftChars="0" w:left="0"/>
              <w:rPr>
                <w:szCs w:val="20"/>
              </w:rPr>
            </w:pPr>
            <w:r w:rsidRPr="00482E1E">
              <w:rPr>
                <w:rFonts w:hint="eastAsia"/>
                <w:szCs w:val="20"/>
              </w:rPr>
              <w:t>소프트웨어 코드</w:t>
            </w:r>
          </w:p>
        </w:tc>
        <w:tc>
          <w:tcPr>
            <w:tcW w:w="1843" w:type="dxa"/>
            <w:vAlign w:val="center"/>
          </w:tcPr>
          <w:p w14:paraId="6CF1542C" w14:textId="77777777" w:rsidR="00F63AF6" w:rsidRPr="00482E1E" w:rsidRDefault="00F63AF6" w:rsidP="006A696E">
            <w:pPr>
              <w:pStyle w:val="a8"/>
              <w:ind w:leftChars="0" w:left="0"/>
              <w:rPr>
                <w:szCs w:val="20"/>
              </w:rPr>
            </w:pPr>
            <w:r w:rsidRPr="00482E1E">
              <w:rPr>
                <w:rFonts w:hint="eastAsia"/>
                <w:szCs w:val="20"/>
              </w:rPr>
              <w:t>검증일정</w:t>
            </w:r>
          </w:p>
        </w:tc>
        <w:tc>
          <w:tcPr>
            <w:tcW w:w="4671" w:type="dxa"/>
            <w:vAlign w:val="center"/>
          </w:tcPr>
          <w:p w14:paraId="01370B2F" w14:textId="5387695F" w:rsidR="00F63AF6" w:rsidRPr="00482E1E" w:rsidRDefault="00482E1E" w:rsidP="006A696E">
            <w:pPr>
              <w:pStyle w:val="a8"/>
              <w:ind w:leftChars="0" w:left="0"/>
              <w:rPr>
                <w:szCs w:val="20"/>
              </w:rPr>
            </w:pPr>
            <w:r>
              <w:rPr>
                <w:rFonts w:hint="eastAsia"/>
                <w:szCs w:val="20"/>
              </w:rPr>
              <w:t>소프트웨어 시스템 시험 전</w:t>
            </w:r>
          </w:p>
        </w:tc>
      </w:tr>
      <w:tr w:rsidR="00F63AF6" w14:paraId="041C4308" w14:textId="77777777" w:rsidTr="00482E1E">
        <w:tc>
          <w:tcPr>
            <w:tcW w:w="2314" w:type="dxa"/>
            <w:vMerge/>
            <w:vAlign w:val="center"/>
          </w:tcPr>
          <w:p w14:paraId="29493962" w14:textId="77777777" w:rsidR="00F63AF6" w:rsidRPr="00482E1E" w:rsidRDefault="00F63AF6" w:rsidP="006A696E">
            <w:pPr>
              <w:pStyle w:val="a8"/>
              <w:ind w:leftChars="0" w:left="0"/>
              <w:rPr>
                <w:szCs w:val="20"/>
              </w:rPr>
            </w:pPr>
          </w:p>
        </w:tc>
        <w:tc>
          <w:tcPr>
            <w:tcW w:w="1843" w:type="dxa"/>
            <w:vAlign w:val="center"/>
          </w:tcPr>
          <w:p w14:paraId="792B35F8" w14:textId="77777777" w:rsidR="00F63AF6" w:rsidRPr="00482E1E" w:rsidRDefault="00F63AF6" w:rsidP="006A696E">
            <w:pPr>
              <w:pStyle w:val="a8"/>
              <w:ind w:leftChars="0" w:left="0"/>
              <w:rPr>
                <w:szCs w:val="20"/>
              </w:rPr>
            </w:pPr>
            <w:r w:rsidRPr="00482E1E">
              <w:rPr>
                <w:rFonts w:hint="eastAsia"/>
                <w:szCs w:val="20"/>
              </w:rPr>
              <w:t>검증인수 기준</w:t>
            </w:r>
          </w:p>
        </w:tc>
        <w:tc>
          <w:tcPr>
            <w:tcW w:w="4671" w:type="dxa"/>
            <w:vAlign w:val="center"/>
          </w:tcPr>
          <w:p w14:paraId="09C27557" w14:textId="269AAB5F" w:rsidR="00F63AF6" w:rsidRPr="00482E1E" w:rsidRDefault="00355500" w:rsidP="006A696E">
            <w:pPr>
              <w:pStyle w:val="a8"/>
              <w:ind w:leftChars="0" w:left="0"/>
              <w:rPr>
                <w:szCs w:val="20"/>
              </w:rPr>
            </w:pPr>
            <w:r>
              <w:rPr>
                <w:rFonts w:hint="eastAsia"/>
                <w:szCs w:val="20"/>
              </w:rPr>
              <w:t>-</w:t>
            </w:r>
            <w:r>
              <w:rPr>
                <w:szCs w:val="20"/>
              </w:rPr>
              <w:t xml:space="preserve"> </w:t>
            </w:r>
            <w:r w:rsidR="00F63AF6" w:rsidRPr="00482E1E">
              <w:rPr>
                <w:rFonts w:hint="eastAsia"/>
                <w:szCs w:val="20"/>
              </w:rPr>
              <w:t>소프트웨어 통합 시험 기준 통과</w:t>
            </w:r>
          </w:p>
        </w:tc>
      </w:tr>
      <w:tr w:rsidR="00F63AF6" w14:paraId="52F4F732" w14:textId="77777777" w:rsidTr="00482E1E">
        <w:tc>
          <w:tcPr>
            <w:tcW w:w="2314" w:type="dxa"/>
            <w:vMerge/>
            <w:vAlign w:val="center"/>
          </w:tcPr>
          <w:p w14:paraId="4B4434C4" w14:textId="77777777" w:rsidR="00F63AF6" w:rsidRPr="00482E1E" w:rsidRDefault="00F63AF6" w:rsidP="006A696E">
            <w:pPr>
              <w:pStyle w:val="a8"/>
              <w:ind w:leftChars="0" w:left="0"/>
              <w:rPr>
                <w:szCs w:val="20"/>
              </w:rPr>
            </w:pPr>
          </w:p>
        </w:tc>
        <w:tc>
          <w:tcPr>
            <w:tcW w:w="1843" w:type="dxa"/>
            <w:vAlign w:val="center"/>
          </w:tcPr>
          <w:p w14:paraId="12A91926" w14:textId="77777777" w:rsidR="00F63AF6" w:rsidRPr="00482E1E" w:rsidRDefault="00F63AF6" w:rsidP="006A696E">
            <w:pPr>
              <w:pStyle w:val="a8"/>
              <w:ind w:leftChars="0" w:left="0"/>
              <w:rPr>
                <w:szCs w:val="20"/>
              </w:rPr>
            </w:pPr>
            <w:r w:rsidRPr="00482E1E">
              <w:rPr>
                <w:rFonts w:hint="eastAsia"/>
                <w:szCs w:val="20"/>
              </w:rPr>
              <w:t>검증인원 독립성</w:t>
            </w:r>
          </w:p>
        </w:tc>
        <w:tc>
          <w:tcPr>
            <w:tcW w:w="4671" w:type="dxa"/>
            <w:vAlign w:val="center"/>
          </w:tcPr>
          <w:p w14:paraId="7C368764" w14:textId="77777777" w:rsidR="00F63AF6" w:rsidRPr="00482E1E" w:rsidRDefault="00F63AF6" w:rsidP="006A696E">
            <w:pPr>
              <w:pStyle w:val="a8"/>
              <w:ind w:leftChars="0" w:left="0"/>
              <w:rPr>
                <w:szCs w:val="20"/>
              </w:rPr>
            </w:pPr>
            <w:r w:rsidRPr="00482E1E">
              <w:rPr>
                <w:rFonts w:hint="eastAsia"/>
                <w:szCs w:val="20"/>
              </w:rPr>
              <w:t>N</w:t>
            </w:r>
            <w:r w:rsidRPr="00482E1E">
              <w:rPr>
                <w:szCs w:val="20"/>
              </w:rPr>
              <w:t>A</w:t>
            </w:r>
          </w:p>
        </w:tc>
      </w:tr>
      <w:tr w:rsidR="00F63AF6" w14:paraId="21B7ABAE" w14:textId="77777777" w:rsidTr="00482E1E">
        <w:tc>
          <w:tcPr>
            <w:tcW w:w="2314" w:type="dxa"/>
            <w:vMerge w:val="restart"/>
            <w:vAlign w:val="center"/>
          </w:tcPr>
          <w:p w14:paraId="3D4B925D" w14:textId="6D98F84A" w:rsidR="00F63AF6" w:rsidRPr="00482E1E" w:rsidRDefault="00482E1E" w:rsidP="006A696E">
            <w:pPr>
              <w:pStyle w:val="a8"/>
              <w:ind w:leftChars="0" w:left="0"/>
              <w:rPr>
                <w:szCs w:val="20"/>
              </w:rPr>
            </w:pPr>
            <w:r w:rsidRPr="00482E1E">
              <w:rPr>
                <w:rFonts w:hint="eastAsia"/>
                <w:szCs w:val="20"/>
              </w:rPr>
              <w:t>소프트웨어 통합 시험 보고서</w:t>
            </w:r>
          </w:p>
        </w:tc>
        <w:tc>
          <w:tcPr>
            <w:tcW w:w="1843" w:type="dxa"/>
            <w:vAlign w:val="center"/>
          </w:tcPr>
          <w:p w14:paraId="173ABEF2" w14:textId="77777777" w:rsidR="00F63AF6" w:rsidRPr="00482E1E" w:rsidRDefault="00F63AF6" w:rsidP="006A696E">
            <w:pPr>
              <w:pStyle w:val="a8"/>
              <w:ind w:leftChars="0" w:left="0"/>
              <w:rPr>
                <w:szCs w:val="20"/>
              </w:rPr>
            </w:pPr>
            <w:r w:rsidRPr="00482E1E">
              <w:rPr>
                <w:rFonts w:hint="eastAsia"/>
                <w:szCs w:val="20"/>
              </w:rPr>
              <w:t>검증일정</w:t>
            </w:r>
          </w:p>
        </w:tc>
        <w:tc>
          <w:tcPr>
            <w:tcW w:w="4671" w:type="dxa"/>
            <w:vAlign w:val="center"/>
          </w:tcPr>
          <w:p w14:paraId="43BC167E" w14:textId="736CBBAC" w:rsidR="00F63AF6" w:rsidRPr="00482E1E" w:rsidRDefault="00482E1E" w:rsidP="006A696E">
            <w:pPr>
              <w:pStyle w:val="a8"/>
              <w:ind w:leftChars="0" w:left="0"/>
              <w:rPr>
                <w:szCs w:val="20"/>
              </w:rPr>
            </w:pPr>
            <w:r w:rsidRPr="00482E1E">
              <w:rPr>
                <w:rFonts w:hint="eastAsia"/>
                <w:szCs w:val="20"/>
              </w:rPr>
              <w:t>소프트웨어 시스템 시험 전</w:t>
            </w:r>
          </w:p>
        </w:tc>
      </w:tr>
      <w:tr w:rsidR="00F63AF6" w14:paraId="7C44883D" w14:textId="77777777" w:rsidTr="00482E1E">
        <w:tc>
          <w:tcPr>
            <w:tcW w:w="2314" w:type="dxa"/>
            <w:vMerge/>
            <w:vAlign w:val="center"/>
          </w:tcPr>
          <w:p w14:paraId="1E41E5C4" w14:textId="77777777" w:rsidR="00F63AF6" w:rsidRPr="00482E1E" w:rsidRDefault="00F63AF6" w:rsidP="006A696E">
            <w:pPr>
              <w:pStyle w:val="a8"/>
              <w:ind w:leftChars="0" w:left="0"/>
              <w:rPr>
                <w:szCs w:val="20"/>
              </w:rPr>
            </w:pPr>
          </w:p>
        </w:tc>
        <w:tc>
          <w:tcPr>
            <w:tcW w:w="1843" w:type="dxa"/>
            <w:vAlign w:val="center"/>
          </w:tcPr>
          <w:p w14:paraId="6118427A" w14:textId="77777777" w:rsidR="00F63AF6" w:rsidRPr="00482E1E" w:rsidRDefault="00F63AF6" w:rsidP="006A696E">
            <w:pPr>
              <w:pStyle w:val="a8"/>
              <w:ind w:leftChars="0" w:left="0"/>
              <w:rPr>
                <w:szCs w:val="20"/>
              </w:rPr>
            </w:pPr>
            <w:r w:rsidRPr="00482E1E">
              <w:rPr>
                <w:rFonts w:hint="eastAsia"/>
                <w:szCs w:val="20"/>
              </w:rPr>
              <w:t>검증인수 기준</w:t>
            </w:r>
          </w:p>
        </w:tc>
        <w:tc>
          <w:tcPr>
            <w:tcW w:w="4671" w:type="dxa"/>
            <w:vAlign w:val="center"/>
          </w:tcPr>
          <w:p w14:paraId="7ABB3DF3" w14:textId="77777777" w:rsidR="00F63AF6" w:rsidRPr="00482E1E" w:rsidRDefault="00F63AF6" w:rsidP="006A696E">
            <w:pPr>
              <w:pStyle w:val="a8"/>
              <w:ind w:leftChars="0" w:left="0"/>
              <w:rPr>
                <w:szCs w:val="20"/>
              </w:rPr>
            </w:pPr>
            <w:r w:rsidRPr="00482E1E">
              <w:rPr>
                <w:szCs w:val="20"/>
              </w:rPr>
              <w:t>NA</w:t>
            </w:r>
          </w:p>
        </w:tc>
      </w:tr>
      <w:tr w:rsidR="00F63AF6" w14:paraId="6FDE9BBA" w14:textId="77777777" w:rsidTr="00482E1E">
        <w:tc>
          <w:tcPr>
            <w:tcW w:w="2314" w:type="dxa"/>
            <w:vMerge/>
            <w:vAlign w:val="center"/>
          </w:tcPr>
          <w:p w14:paraId="6C2B7AD4" w14:textId="77777777" w:rsidR="00F63AF6" w:rsidRPr="00482E1E" w:rsidRDefault="00F63AF6" w:rsidP="006A696E">
            <w:pPr>
              <w:pStyle w:val="a8"/>
              <w:ind w:leftChars="0" w:left="0"/>
              <w:rPr>
                <w:szCs w:val="20"/>
              </w:rPr>
            </w:pPr>
          </w:p>
        </w:tc>
        <w:tc>
          <w:tcPr>
            <w:tcW w:w="1843" w:type="dxa"/>
            <w:vAlign w:val="center"/>
          </w:tcPr>
          <w:p w14:paraId="5B13FBCB" w14:textId="77777777" w:rsidR="00F63AF6" w:rsidRPr="00482E1E" w:rsidRDefault="00F63AF6" w:rsidP="006A696E">
            <w:pPr>
              <w:pStyle w:val="a8"/>
              <w:ind w:leftChars="0" w:left="0"/>
              <w:rPr>
                <w:szCs w:val="20"/>
              </w:rPr>
            </w:pPr>
            <w:r w:rsidRPr="00482E1E">
              <w:rPr>
                <w:rFonts w:hint="eastAsia"/>
                <w:szCs w:val="20"/>
              </w:rPr>
              <w:t>검증인원 독립성</w:t>
            </w:r>
          </w:p>
        </w:tc>
        <w:tc>
          <w:tcPr>
            <w:tcW w:w="4671" w:type="dxa"/>
            <w:vAlign w:val="center"/>
          </w:tcPr>
          <w:p w14:paraId="28AF806D" w14:textId="77777777" w:rsidR="00F63AF6" w:rsidRPr="00482E1E" w:rsidRDefault="00F63AF6" w:rsidP="006A696E">
            <w:pPr>
              <w:pStyle w:val="a8"/>
              <w:ind w:leftChars="0" w:left="0"/>
              <w:rPr>
                <w:szCs w:val="20"/>
              </w:rPr>
            </w:pPr>
            <w:r w:rsidRPr="00482E1E">
              <w:rPr>
                <w:rFonts w:hint="eastAsia"/>
                <w:szCs w:val="20"/>
              </w:rPr>
              <w:t>N</w:t>
            </w:r>
            <w:r w:rsidRPr="00482E1E">
              <w:rPr>
                <w:szCs w:val="20"/>
              </w:rPr>
              <w:t>A</w:t>
            </w:r>
          </w:p>
        </w:tc>
      </w:tr>
      <w:tr w:rsidR="00482E1E" w14:paraId="3B641134" w14:textId="77777777" w:rsidTr="00482E1E">
        <w:tc>
          <w:tcPr>
            <w:tcW w:w="2314" w:type="dxa"/>
            <w:vMerge w:val="restart"/>
            <w:vAlign w:val="center"/>
          </w:tcPr>
          <w:p w14:paraId="269246BB" w14:textId="2AA4DBFA" w:rsidR="00482E1E" w:rsidRPr="00482E1E" w:rsidRDefault="00482E1E" w:rsidP="00482E1E">
            <w:pPr>
              <w:pStyle w:val="a8"/>
              <w:ind w:leftChars="0" w:left="0"/>
              <w:rPr>
                <w:szCs w:val="20"/>
              </w:rPr>
            </w:pPr>
            <w:r w:rsidRPr="00482E1E">
              <w:rPr>
                <w:rFonts w:hint="eastAsia"/>
                <w:szCs w:val="20"/>
              </w:rPr>
              <w:t xml:space="preserve">소프트웨어 </w:t>
            </w:r>
            <w:r>
              <w:rPr>
                <w:rFonts w:hint="eastAsia"/>
                <w:szCs w:val="20"/>
              </w:rPr>
              <w:t>시스템</w:t>
            </w:r>
            <w:r w:rsidRPr="00482E1E">
              <w:rPr>
                <w:rFonts w:hint="eastAsia"/>
                <w:szCs w:val="20"/>
              </w:rPr>
              <w:t xml:space="preserve"> 시험 보고서</w:t>
            </w:r>
          </w:p>
        </w:tc>
        <w:tc>
          <w:tcPr>
            <w:tcW w:w="1843" w:type="dxa"/>
            <w:vAlign w:val="center"/>
          </w:tcPr>
          <w:p w14:paraId="54B03EC9" w14:textId="6DCD3661" w:rsidR="00482E1E" w:rsidRPr="00482E1E" w:rsidRDefault="00482E1E" w:rsidP="00482E1E">
            <w:pPr>
              <w:pStyle w:val="a8"/>
              <w:ind w:leftChars="0" w:left="0"/>
              <w:rPr>
                <w:szCs w:val="20"/>
              </w:rPr>
            </w:pPr>
            <w:r w:rsidRPr="00482E1E">
              <w:rPr>
                <w:rFonts w:hint="eastAsia"/>
                <w:szCs w:val="20"/>
              </w:rPr>
              <w:t>검증일정</w:t>
            </w:r>
          </w:p>
        </w:tc>
        <w:tc>
          <w:tcPr>
            <w:tcW w:w="4671" w:type="dxa"/>
            <w:vAlign w:val="center"/>
          </w:tcPr>
          <w:p w14:paraId="08659078" w14:textId="05282049" w:rsidR="00482E1E" w:rsidRPr="00482E1E" w:rsidRDefault="00482E1E" w:rsidP="00482E1E">
            <w:pPr>
              <w:pStyle w:val="a8"/>
              <w:ind w:leftChars="0" w:left="0"/>
              <w:rPr>
                <w:szCs w:val="20"/>
              </w:rPr>
            </w:pPr>
            <w:r>
              <w:rPr>
                <w:rFonts w:hint="eastAsia"/>
                <w:szCs w:val="20"/>
              </w:rPr>
              <w:t>소프트웨어 통합 완료 후</w:t>
            </w:r>
          </w:p>
        </w:tc>
      </w:tr>
      <w:tr w:rsidR="00482E1E" w14:paraId="269E6B46" w14:textId="77777777" w:rsidTr="00482E1E">
        <w:tc>
          <w:tcPr>
            <w:tcW w:w="2314" w:type="dxa"/>
            <w:vMerge/>
            <w:vAlign w:val="center"/>
          </w:tcPr>
          <w:p w14:paraId="05C25008" w14:textId="77777777" w:rsidR="00482E1E" w:rsidRPr="00482E1E" w:rsidRDefault="00482E1E" w:rsidP="00482E1E">
            <w:pPr>
              <w:pStyle w:val="a8"/>
              <w:ind w:leftChars="0" w:left="0"/>
              <w:rPr>
                <w:szCs w:val="20"/>
              </w:rPr>
            </w:pPr>
          </w:p>
        </w:tc>
        <w:tc>
          <w:tcPr>
            <w:tcW w:w="1843" w:type="dxa"/>
            <w:vAlign w:val="center"/>
          </w:tcPr>
          <w:p w14:paraId="0A84F6C3" w14:textId="26862C88" w:rsidR="00482E1E" w:rsidRPr="00482E1E" w:rsidRDefault="00482E1E" w:rsidP="00482E1E">
            <w:pPr>
              <w:pStyle w:val="a8"/>
              <w:ind w:leftChars="0" w:left="0"/>
              <w:rPr>
                <w:szCs w:val="20"/>
              </w:rPr>
            </w:pPr>
            <w:r w:rsidRPr="00482E1E">
              <w:rPr>
                <w:rFonts w:hint="eastAsia"/>
                <w:szCs w:val="20"/>
              </w:rPr>
              <w:t>검증인수 기준</w:t>
            </w:r>
          </w:p>
        </w:tc>
        <w:tc>
          <w:tcPr>
            <w:tcW w:w="4671" w:type="dxa"/>
            <w:vAlign w:val="center"/>
          </w:tcPr>
          <w:p w14:paraId="29FB3EA1" w14:textId="7EAD4D53" w:rsidR="00482E1E" w:rsidRPr="00482E1E" w:rsidRDefault="00482E1E" w:rsidP="00482E1E">
            <w:pPr>
              <w:pStyle w:val="a8"/>
              <w:ind w:leftChars="0" w:left="0"/>
              <w:rPr>
                <w:szCs w:val="20"/>
              </w:rPr>
            </w:pPr>
            <w:r w:rsidRPr="00482E1E">
              <w:rPr>
                <w:rFonts w:hint="eastAsia"/>
                <w:szCs w:val="20"/>
              </w:rPr>
              <w:t>-</w:t>
            </w:r>
            <w:r w:rsidRPr="00482E1E">
              <w:rPr>
                <w:szCs w:val="20"/>
              </w:rPr>
              <w:t xml:space="preserve"> </w:t>
            </w:r>
            <w:r w:rsidRPr="00482E1E">
              <w:rPr>
                <w:rFonts w:hint="eastAsia"/>
                <w:szCs w:val="20"/>
              </w:rPr>
              <w:t>소프트웨어 통합 시험 기준 통과</w:t>
            </w:r>
          </w:p>
        </w:tc>
      </w:tr>
      <w:tr w:rsidR="00482E1E" w14:paraId="34919A5A" w14:textId="77777777" w:rsidTr="00482E1E">
        <w:tc>
          <w:tcPr>
            <w:tcW w:w="2314" w:type="dxa"/>
            <w:vMerge/>
            <w:vAlign w:val="center"/>
          </w:tcPr>
          <w:p w14:paraId="3B6EFC0D" w14:textId="77777777" w:rsidR="00482E1E" w:rsidRPr="00482E1E" w:rsidRDefault="00482E1E" w:rsidP="00482E1E">
            <w:pPr>
              <w:pStyle w:val="a8"/>
              <w:ind w:leftChars="0" w:left="0"/>
              <w:rPr>
                <w:szCs w:val="20"/>
              </w:rPr>
            </w:pPr>
          </w:p>
        </w:tc>
        <w:tc>
          <w:tcPr>
            <w:tcW w:w="1843" w:type="dxa"/>
            <w:vAlign w:val="center"/>
          </w:tcPr>
          <w:p w14:paraId="2BC84934" w14:textId="50DB3CD8" w:rsidR="00482E1E" w:rsidRPr="00482E1E" w:rsidRDefault="00482E1E" w:rsidP="00482E1E">
            <w:pPr>
              <w:pStyle w:val="a8"/>
              <w:ind w:leftChars="0" w:left="0"/>
              <w:rPr>
                <w:szCs w:val="20"/>
              </w:rPr>
            </w:pPr>
            <w:r w:rsidRPr="00482E1E">
              <w:rPr>
                <w:rFonts w:hint="eastAsia"/>
                <w:szCs w:val="20"/>
              </w:rPr>
              <w:t>검증인원 독립성</w:t>
            </w:r>
          </w:p>
        </w:tc>
        <w:tc>
          <w:tcPr>
            <w:tcW w:w="4671" w:type="dxa"/>
            <w:vAlign w:val="center"/>
          </w:tcPr>
          <w:p w14:paraId="3DAD187F" w14:textId="62DAD6E6" w:rsidR="00482E1E" w:rsidRPr="00482E1E" w:rsidRDefault="00482E1E" w:rsidP="00482E1E">
            <w:pPr>
              <w:pStyle w:val="a8"/>
              <w:ind w:leftChars="0" w:left="0"/>
              <w:rPr>
                <w:szCs w:val="20"/>
              </w:rPr>
            </w:pPr>
            <w:r>
              <w:rPr>
                <w:rFonts w:hint="eastAsia"/>
                <w:szCs w:val="20"/>
              </w:rPr>
              <w:t>소프트웨어 개발에 참여하지 않은 인원으로 시험을 진행해야 한다.</w:t>
            </w:r>
          </w:p>
        </w:tc>
      </w:tr>
    </w:tbl>
    <w:p w14:paraId="0E598D88" w14:textId="77777777" w:rsidR="00F63AF6" w:rsidRDefault="00F63AF6" w:rsidP="00F63AF6">
      <w:pPr>
        <w:pStyle w:val="a8"/>
        <w:spacing w:after="0" w:line="240" w:lineRule="auto"/>
        <w:ind w:leftChars="0" w:left="992"/>
      </w:pPr>
    </w:p>
    <w:p w14:paraId="11AA4E96" w14:textId="4611CD6B" w:rsidR="00C67095" w:rsidRDefault="00C67095" w:rsidP="003D5CD8">
      <w:pPr>
        <w:pStyle w:val="a8"/>
        <w:numPr>
          <w:ilvl w:val="1"/>
          <w:numId w:val="7"/>
        </w:numPr>
        <w:spacing w:after="0" w:line="240" w:lineRule="auto"/>
        <w:ind w:leftChars="0"/>
      </w:pPr>
      <w:r>
        <w:rPr>
          <w:rFonts w:hint="eastAsia"/>
        </w:rPr>
        <w:t>소프트웨어 검증 활동</w:t>
      </w:r>
    </w:p>
    <w:tbl>
      <w:tblPr>
        <w:tblStyle w:val="a5"/>
        <w:tblW w:w="0" w:type="auto"/>
        <w:tblInd w:w="800" w:type="dxa"/>
        <w:tblLook w:val="04A0" w:firstRow="1" w:lastRow="0" w:firstColumn="1" w:lastColumn="0" w:noHBand="0" w:noVBand="1"/>
      </w:tblPr>
      <w:tblGrid>
        <w:gridCol w:w="2314"/>
        <w:gridCol w:w="1843"/>
        <w:gridCol w:w="4671"/>
      </w:tblGrid>
      <w:tr w:rsidR="00482E1E" w:rsidRPr="00633F7E" w14:paraId="6DCD0C03" w14:textId="77777777" w:rsidTr="006A696E">
        <w:tc>
          <w:tcPr>
            <w:tcW w:w="2314" w:type="dxa"/>
            <w:shd w:val="clear" w:color="auto" w:fill="D0CECE" w:themeFill="background2" w:themeFillShade="E6"/>
          </w:tcPr>
          <w:p w14:paraId="7A121413" w14:textId="77777777" w:rsidR="00482E1E" w:rsidRPr="00633F7E" w:rsidRDefault="00482E1E" w:rsidP="006A696E">
            <w:pPr>
              <w:pStyle w:val="a8"/>
              <w:ind w:leftChars="0" w:left="0"/>
              <w:jc w:val="center"/>
              <w:rPr>
                <w:b/>
                <w:bCs/>
              </w:rPr>
            </w:pPr>
            <w:r w:rsidRPr="00633F7E">
              <w:rPr>
                <w:rFonts w:hint="eastAsia"/>
                <w:b/>
                <w:bCs/>
              </w:rPr>
              <w:t>산출물</w:t>
            </w:r>
          </w:p>
        </w:tc>
        <w:tc>
          <w:tcPr>
            <w:tcW w:w="1843" w:type="dxa"/>
            <w:shd w:val="clear" w:color="auto" w:fill="D0CECE" w:themeFill="background2" w:themeFillShade="E6"/>
          </w:tcPr>
          <w:p w14:paraId="22992965" w14:textId="77777777" w:rsidR="00482E1E" w:rsidRPr="00633F7E" w:rsidRDefault="00482E1E" w:rsidP="006A696E">
            <w:pPr>
              <w:pStyle w:val="a8"/>
              <w:ind w:leftChars="0" w:left="0"/>
              <w:jc w:val="center"/>
              <w:rPr>
                <w:b/>
                <w:bCs/>
              </w:rPr>
            </w:pPr>
            <w:r w:rsidRPr="00633F7E">
              <w:rPr>
                <w:rFonts w:hint="eastAsia"/>
                <w:b/>
                <w:bCs/>
              </w:rPr>
              <w:t>검증</w:t>
            </w:r>
          </w:p>
        </w:tc>
        <w:tc>
          <w:tcPr>
            <w:tcW w:w="4671" w:type="dxa"/>
            <w:shd w:val="clear" w:color="auto" w:fill="D0CECE" w:themeFill="background2" w:themeFillShade="E6"/>
          </w:tcPr>
          <w:p w14:paraId="68D5D158" w14:textId="77777777" w:rsidR="00482E1E" w:rsidRPr="00633F7E" w:rsidRDefault="00482E1E" w:rsidP="006A696E">
            <w:pPr>
              <w:pStyle w:val="a8"/>
              <w:ind w:leftChars="0" w:left="0"/>
              <w:jc w:val="center"/>
              <w:rPr>
                <w:b/>
                <w:bCs/>
              </w:rPr>
            </w:pPr>
            <w:r w:rsidRPr="00633F7E">
              <w:rPr>
                <w:rFonts w:hint="eastAsia"/>
                <w:b/>
                <w:bCs/>
              </w:rPr>
              <w:t>내용</w:t>
            </w:r>
          </w:p>
        </w:tc>
      </w:tr>
      <w:tr w:rsidR="00482E1E" w14:paraId="276E75F5" w14:textId="77777777" w:rsidTr="00482E1E">
        <w:tc>
          <w:tcPr>
            <w:tcW w:w="2314" w:type="dxa"/>
            <w:vMerge w:val="restart"/>
            <w:vAlign w:val="center"/>
          </w:tcPr>
          <w:p w14:paraId="47546C90" w14:textId="6C9AEACD" w:rsidR="00482E1E" w:rsidRDefault="00482E1E" w:rsidP="006A696E">
            <w:pPr>
              <w:pStyle w:val="a8"/>
              <w:ind w:leftChars="0" w:left="0"/>
              <w:rPr>
                <w:szCs w:val="20"/>
              </w:rPr>
            </w:pPr>
            <w:r>
              <w:rPr>
                <w:rFonts w:hint="eastAsia"/>
                <w:szCs w:val="20"/>
              </w:rPr>
              <w:t>(적용 규격에 따른)</w:t>
            </w:r>
          </w:p>
          <w:p w14:paraId="516F2F88" w14:textId="7E770E9C" w:rsidR="00482E1E" w:rsidRDefault="00482E1E" w:rsidP="006A696E">
            <w:pPr>
              <w:pStyle w:val="a8"/>
              <w:ind w:leftChars="0" w:left="0"/>
              <w:rPr>
                <w:szCs w:val="20"/>
              </w:rPr>
            </w:pPr>
            <w:r w:rsidRPr="00482E1E">
              <w:rPr>
                <w:rFonts w:hint="eastAsia"/>
                <w:szCs w:val="20"/>
              </w:rPr>
              <w:t>안전/성능 시험 보고서</w:t>
            </w:r>
          </w:p>
          <w:p w14:paraId="6E52B045" w14:textId="4EA08611" w:rsidR="00482E1E" w:rsidRPr="00482E1E" w:rsidRDefault="00482E1E" w:rsidP="006A696E">
            <w:pPr>
              <w:pStyle w:val="a8"/>
              <w:ind w:leftChars="0" w:left="0"/>
              <w:rPr>
                <w:szCs w:val="20"/>
              </w:rPr>
            </w:pPr>
          </w:p>
        </w:tc>
        <w:tc>
          <w:tcPr>
            <w:tcW w:w="1843" w:type="dxa"/>
            <w:vAlign w:val="center"/>
          </w:tcPr>
          <w:p w14:paraId="75413788" w14:textId="77777777" w:rsidR="00482E1E" w:rsidRPr="00482E1E" w:rsidRDefault="00482E1E" w:rsidP="006A696E">
            <w:pPr>
              <w:pStyle w:val="a8"/>
              <w:ind w:leftChars="0" w:left="0"/>
              <w:rPr>
                <w:szCs w:val="20"/>
              </w:rPr>
            </w:pPr>
            <w:r w:rsidRPr="00482E1E">
              <w:rPr>
                <w:rFonts w:hint="eastAsia"/>
                <w:szCs w:val="20"/>
              </w:rPr>
              <w:t>검증일정</w:t>
            </w:r>
          </w:p>
        </w:tc>
        <w:tc>
          <w:tcPr>
            <w:tcW w:w="4671" w:type="dxa"/>
            <w:vAlign w:val="center"/>
          </w:tcPr>
          <w:p w14:paraId="61FC4EF8" w14:textId="217FEF23" w:rsidR="00482E1E" w:rsidRPr="00482E1E" w:rsidRDefault="00482E1E" w:rsidP="006A696E">
            <w:pPr>
              <w:pStyle w:val="a8"/>
              <w:ind w:leftChars="0" w:left="0"/>
              <w:rPr>
                <w:szCs w:val="20"/>
              </w:rPr>
            </w:pPr>
            <w:r>
              <w:rPr>
                <w:rFonts w:hint="eastAsia"/>
                <w:szCs w:val="20"/>
              </w:rPr>
              <w:t>소프트웨어 시스템 시험 후</w:t>
            </w:r>
          </w:p>
        </w:tc>
      </w:tr>
      <w:tr w:rsidR="00482E1E" w14:paraId="03F587D4" w14:textId="77777777" w:rsidTr="00482E1E">
        <w:tc>
          <w:tcPr>
            <w:tcW w:w="2314" w:type="dxa"/>
            <w:vMerge/>
            <w:vAlign w:val="center"/>
          </w:tcPr>
          <w:p w14:paraId="53B00721" w14:textId="77777777" w:rsidR="00482E1E" w:rsidRPr="00482E1E" w:rsidRDefault="00482E1E" w:rsidP="006A696E">
            <w:pPr>
              <w:pStyle w:val="a8"/>
              <w:ind w:leftChars="0" w:left="0"/>
              <w:rPr>
                <w:szCs w:val="20"/>
              </w:rPr>
            </w:pPr>
          </w:p>
        </w:tc>
        <w:tc>
          <w:tcPr>
            <w:tcW w:w="1843" w:type="dxa"/>
            <w:vAlign w:val="center"/>
          </w:tcPr>
          <w:p w14:paraId="230E4FA3" w14:textId="77777777" w:rsidR="00482E1E" w:rsidRPr="00482E1E" w:rsidRDefault="00482E1E" w:rsidP="006A696E">
            <w:pPr>
              <w:pStyle w:val="a8"/>
              <w:ind w:leftChars="0" w:left="0"/>
              <w:rPr>
                <w:szCs w:val="20"/>
              </w:rPr>
            </w:pPr>
            <w:r w:rsidRPr="00482E1E">
              <w:rPr>
                <w:rFonts w:hint="eastAsia"/>
                <w:szCs w:val="20"/>
              </w:rPr>
              <w:t>검증인수 기준</w:t>
            </w:r>
          </w:p>
        </w:tc>
        <w:tc>
          <w:tcPr>
            <w:tcW w:w="4671" w:type="dxa"/>
            <w:vAlign w:val="center"/>
          </w:tcPr>
          <w:p w14:paraId="7711E11A" w14:textId="00A4D289" w:rsidR="00482E1E" w:rsidRPr="00482E1E" w:rsidRDefault="00482E1E" w:rsidP="006A696E">
            <w:pPr>
              <w:pStyle w:val="a8"/>
              <w:ind w:leftChars="0" w:left="0"/>
              <w:rPr>
                <w:szCs w:val="20"/>
              </w:rPr>
            </w:pPr>
            <w:r>
              <w:rPr>
                <w:rFonts w:hint="eastAsia"/>
                <w:szCs w:val="20"/>
              </w:rPr>
              <w:t>해당 규격에 따름</w:t>
            </w:r>
          </w:p>
        </w:tc>
      </w:tr>
      <w:tr w:rsidR="00482E1E" w14:paraId="266E0453" w14:textId="77777777" w:rsidTr="00482E1E">
        <w:tc>
          <w:tcPr>
            <w:tcW w:w="2314" w:type="dxa"/>
            <w:vMerge/>
            <w:vAlign w:val="center"/>
          </w:tcPr>
          <w:p w14:paraId="7D687A59" w14:textId="77777777" w:rsidR="00482E1E" w:rsidRPr="00482E1E" w:rsidRDefault="00482E1E" w:rsidP="006A696E">
            <w:pPr>
              <w:pStyle w:val="a8"/>
              <w:ind w:leftChars="0" w:left="0"/>
              <w:rPr>
                <w:szCs w:val="20"/>
              </w:rPr>
            </w:pPr>
          </w:p>
        </w:tc>
        <w:tc>
          <w:tcPr>
            <w:tcW w:w="1843" w:type="dxa"/>
            <w:vAlign w:val="center"/>
          </w:tcPr>
          <w:p w14:paraId="2C2A9A39" w14:textId="77777777" w:rsidR="00482E1E" w:rsidRPr="00482E1E" w:rsidRDefault="00482E1E" w:rsidP="006A696E">
            <w:pPr>
              <w:pStyle w:val="a8"/>
              <w:ind w:leftChars="0" w:left="0"/>
              <w:rPr>
                <w:szCs w:val="20"/>
              </w:rPr>
            </w:pPr>
            <w:r w:rsidRPr="00482E1E">
              <w:rPr>
                <w:rFonts w:hint="eastAsia"/>
                <w:szCs w:val="20"/>
              </w:rPr>
              <w:t>검증인원 독립성</w:t>
            </w:r>
          </w:p>
        </w:tc>
        <w:tc>
          <w:tcPr>
            <w:tcW w:w="4671" w:type="dxa"/>
            <w:vAlign w:val="center"/>
          </w:tcPr>
          <w:p w14:paraId="796B5A24" w14:textId="74ABBDD0" w:rsidR="00482E1E" w:rsidRPr="00482E1E" w:rsidRDefault="00482E1E" w:rsidP="006A696E">
            <w:pPr>
              <w:pStyle w:val="a8"/>
              <w:ind w:leftChars="0" w:left="0"/>
              <w:rPr>
                <w:szCs w:val="20"/>
              </w:rPr>
            </w:pPr>
            <w:r>
              <w:rPr>
                <w:rFonts w:hint="eastAsia"/>
                <w:szCs w:val="20"/>
              </w:rPr>
              <w:t>해당 규격에 따름</w:t>
            </w:r>
          </w:p>
        </w:tc>
      </w:tr>
    </w:tbl>
    <w:p w14:paraId="213E82B8" w14:textId="77777777" w:rsidR="00804389" w:rsidRDefault="00804389" w:rsidP="00804389">
      <w:pPr>
        <w:pStyle w:val="a8"/>
        <w:spacing w:after="0" w:line="240" w:lineRule="auto"/>
        <w:ind w:leftChars="0" w:left="992"/>
      </w:pPr>
    </w:p>
    <w:p w14:paraId="57E4598A" w14:textId="7040A7CF" w:rsidR="00C67095" w:rsidRDefault="00C67095" w:rsidP="003D5CD8">
      <w:pPr>
        <w:pStyle w:val="a8"/>
        <w:numPr>
          <w:ilvl w:val="1"/>
          <w:numId w:val="7"/>
        </w:numPr>
        <w:spacing w:after="0" w:line="240" w:lineRule="auto"/>
        <w:ind w:leftChars="0"/>
      </w:pPr>
      <w:r>
        <w:rPr>
          <w:rFonts w:hint="eastAsia"/>
        </w:rPr>
        <w:t>소프트웨어 유효성 확인 활동</w:t>
      </w:r>
    </w:p>
    <w:p w14:paraId="13442226" w14:textId="69C1FBC8" w:rsidR="00804389" w:rsidRDefault="00804389" w:rsidP="00804389">
      <w:pPr>
        <w:pStyle w:val="a8"/>
        <w:spacing w:after="0" w:line="240" w:lineRule="auto"/>
        <w:ind w:leftChars="0" w:left="992"/>
      </w:pPr>
      <w:r>
        <w:rPr>
          <w:rFonts w:hint="eastAsia"/>
        </w:rPr>
        <w:t>-</w:t>
      </w:r>
      <w:r>
        <w:t>NA</w:t>
      </w:r>
    </w:p>
    <w:p w14:paraId="7614DD22" w14:textId="098EF96C" w:rsidR="00C67095" w:rsidRDefault="00C67095" w:rsidP="003D5CD8">
      <w:pPr>
        <w:pStyle w:val="a8"/>
        <w:numPr>
          <w:ilvl w:val="1"/>
          <w:numId w:val="7"/>
        </w:numPr>
        <w:spacing w:after="0" w:line="240" w:lineRule="auto"/>
        <w:ind w:leftChars="0"/>
      </w:pPr>
      <w:r>
        <w:rPr>
          <w:rFonts w:hint="eastAsia"/>
        </w:rPr>
        <w:t>소프트웨어 배포 활동</w:t>
      </w:r>
    </w:p>
    <w:tbl>
      <w:tblPr>
        <w:tblStyle w:val="a5"/>
        <w:tblW w:w="0" w:type="auto"/>
        <w:tblInd w:w="800" w:type="dxa"/>
        <w:tblLook w:val="04A0" w:firstRow="1" w:lastRow="0" w:firstColumn="1" w:lastColumn="0" w:noHBand="0" w:noVBand="1"/>
      </w:tblPr>
      <w:tblGrid>
        <w:gridCol w:w="2314"/>
        <w:gridCol w:w="1843"/>
        <w:gridCol w:w="4671"/>
      </w:tblGrid>
      <w:tr w:rsidR="00482E1E" w:rsidRPr="00633F7E" w14:paraId="623A008A" w14:textId="77777777" w:rsidTr="006A696E">
        <w:tc>
          <w:tcPr>
            <w:tcW w:w="2314" w:type="dxa"/>
            <w:shd w:val="clear" w:color="auto" w:fill="D0CECE" w:themeFill="background2" w:themeFillShade="E6"/>
          </w:tcPr>
          <w:p w14:paraId="0C992146" w14:textId="77777777" w:rsidR="00482E1E" w:rsidRPr="00633F7E" w:rsidRDefault="00482E1E" w:rsidP="006A696E">
            <w:pPr>
              <w:pStyle w:val="a8"/>
              <w:ind w:leftChars="0" w:left="0"/>
              <w:jc w:val="center"/>
              <w:rPr>
                <w:b/>
                <w:bCs/>
              </w:rPr>
            </w:pPr>
            <w:r w:rsidRPr="00633F7E">
              <w:rPr>
                <w:rFonts w:hint="eastAsia"/>
                <w:b/>
                <w:bCs/>
              </w:rPr>
              <w:t>산출물</w:t>
            </w:r>
          </w:p>
        </w:tc>
        <w:tc>
          <w:tcPr>
            <w:tcW w:w="1843" w:type="dxa"/>
            <w:shd w:val="clear" w:color="auto" w:fill="D0CECE" w:themeFill="background2" w:themeFillShade="E6"/>
          </w:tcPr>
          <w:p w14:paraId="699E437C" w14:textId="77777777" w:rsidR="00482E1E" w:rsidRPr="00633F7E" w:rsidRDefault="00482E1E" w:rsidP="006A696E">
            <w:pPr>
              <w:pStyle w:val="a8"/>
              <w:ind w:leftChars="0" w:left="0"/>
              <w:jc w:val="center"/>
              <w:rPr>
                <w:b/>
                <w:bCs/>
              </w:rPr>
            </w:pPr>
            <w:r w:rsidRPr="00633F7E">
              <w:rPr>
                <w:rFonts w:hint="eastAsia"/>
                <w:b/>
                <w:bCs/>
              </w:rPr>
              <w:t>검증</w:t>
            </w:r>
          </w:p>
        </w:tc>
        <w:tc>
          <w:tcPr>
            <w:tcW w:w="4671" w:type="dxa"/>
            <w:shd w:val="clear" w:color="auto" w:fill="D0CECE" w:themeFill="background2" w:themeFillShade="E6"/>
          </w:tcPr>
          <w:p w14:paraId="778FC9B4" w14:textId="77777777" w:rsidR="00482E1E" w:rsidRPr="00633F7E" w:rsidRDefault="00482E1E" w:rsidP="006A696E">
            <w:pPr>
              <w:pStyle w:val="a8"/>
              <w:ind w:leftChars="0" w:left="0"/>
              <w:jc w:val="center"/>
              <w:rPr>
                <w:b/>
                <w:bCs/>
              </w:rPr>
            </w:pPr>
            <w:r w:rsidRPr="00633F7E">
              <w:rPr>
                <w:rFonts w:hint="eastAsia"/>
                <w:b/>
                <w:bCs/>
              </w:rPr>
              <w:t>내용</w:t>
            </w:r>
          </w:p>
        </w:tc>
      </w:tr>
      <w:tr w:rsidR="00482E1E" w14:paraId="35BE8097" w14:textId="77777777" w:rsidTr="00482E1E">
        <w:tc>
          <w:tcPr>
            <w:tcW w:w="2314" w:type="dxa"/>
            <w:vMerge w:val="restart"/>
            <w:vAlign w:val="center"/>
          </w:tcPr>
          <w:p w14:paraId="66339B9A" w14:textId="51567FDA" w:rsidR="00482E1E" w:rsidRPr="00482E1E" w:rsidRDefault="00482E1E" w:rsidP="006A696E">
            <w:pPr>
              <w:pStyle w:val="a8"/>
              <w:ind w:leftChars="0" w:left="0"/>
              <w:rPr>
                <w:szCs w:val="20"/>
              </w:rPr>
            </w:pPr>
            <w:r w:rsidRPr="00482E1E">
              <w:rPr>
                <w:rFonts w:hint="eastAsia"/>
                <w:szCs w:val="20"/>
              </w:rPr>
              <w:t>소프트웨어 개정 및 배포 이력서</w:t>
            </w:r>
          </w:p>
        </w:tc>
        <w:tc>
          <w:tcPr>
            <w:tcW w:w="1843" w:type="dxa"/>
            <w:vAlign w:val="center"/>
          </w:tcPr>
          <w:p w14:paraId="64E54B3E" w14:textId="77777777" w:rsidR="00482E1E" w:rsidRDefault="00482E1E" w:rsidP="006A696E">
            <w:pPr>
              <w:pStyle w:val="a8"/>
              <w:ind w:leftChars="0" w:left="0"/>
            </w:pPr>
            <w:r>
              <w:rPr>
                <w:rFonts w:hint="eastAsia"/>
              </w:rPr>
              <w:t>검증일정</w:t>
            </w:r>
          </w:p>
        </w:tc>
        <w:tc>
          <w:tcPr>
            <w:tcW w:w="4671" w:type="dxa"/>
            <w:vAlign w:val="center"/>
          </w:tcPr>
          <w:p w14:paraId="4B8483BB" w14:textId="69848FD2" w:rsidR="00482E1E" w:rsidRDefault="00482E1E" w:rsidP="006A696E">
            <w:pPr>
              <w:pStyle w:val="a8"/>
              <w:ind w:leftChars="0" w:left="0"/>
            </w:pPr>
            <w:r>
              <w:rPr>
                <w:rFonts w:hint="eastAsia"/>
              </w:rPr>
              <w:t>N</w:t>
            </w:r>
            <w:r>
              <w:t>A</w:t>
            </w:r>
          </w:p>
        </w:tc>
      </w:tr>
      <w:tr w:rsidR="00482E1E" w14:paraId="52AB25AF" w14:textId="77777777" w:rsidTr="00482E1E">
        <w:tc>
          <w:tcPr>
            <w:tcW w:w="2314" w:type="dxa"/>
            <w:vMerge/>
            <w:vAlign w:val="center"/>
          </w:tcPr>
          <w:p w14:paraId="6857EAA8" w14:textId="77777777" w:rsidR="00482E1E" w:rsidRDefault="00482E1E" w:rsidP="006A696E">
            <w:pPr>
              <w:pStyle w:val="a8"/>
              <w:ind w:leftChars="0" w:left="0"/>
            </w:pPr>
          </w:p>
        </w:tc>
        <w:tc>
          <w:tcPr>
            <w:tcW w:w="1843" w:type="dxa"/>
            <w:vAlign w:val="center"/>
          </w:tcPr>
          <w:p w14:paraId="0FD22C04" w14:textId="77777777" w:rsidR="00482E1E" w:rsidRDefault="00482E1E" w:rsidP="006A696E">
            <w:pPr>
              <w:pStyle w:val="a8"/>
              <w:ind w:leftChars="0" w:left="0"/>
            </w:pPr>
            <w:r>
              <w:rPr>
                <w:rFonts w:hint="eastAsia"/>
              </w:rPr>
              <w:t>검증인수 기준</w:t>
            </w:r>
          </w:p>
        </w:tc>
        <w:tc>
          <w:tcPr>
            <w:tcW w:w="4671" w:type="dxa"/>
            <w:vAlign w:val="center"/>
          </w:tcPr>
          <w:p w14:paraId="0CEF4808" w14:textId="5E61D074" w:rsidR="00482E1E" w:rsidRDefault="00482E1E" w:rsidP="006A696E">
            <w:pPr>
              <w:pStyle w:val="a8"/>
              <w:ind w:leftChars="0" w:left="0"/>
            </w:pPr>
            <w:r>
              <w:rPr>
                <w:rFonts w:hint="eastAsia"/>
              </w:rPr>
              <w:t>N</w:t>
            </w:r>
            <w:r>
              <w:t>A</w:t>
            </w:r>
          </w:p>
        </w:tc>
      </w:tr>
      <w:tr w:rsidR="00482E1E" w14:paraId="2B6A1E77" w14:textId="77777777" w:rsidTr="00482E1E">
        <w:tc>
          <w:tcPr>
            <w:tcW w:w="2314" w:type="dxa"/>
            <w:vMerge/>
            <w:vAlign w:val="center"/>
          </w:tcPr>
          <w:p w14:paraId="0AD18F0E" w14:textId="77777777" w:rsidR="00482E1E" w:rsidRDefault="00482E1E" w:rsidP="006A696E">
            <w:pPr>
              <w:pStyle w:val="a8"/>
              <w:ind w:leftChars="0" w:left="0"/>
            </w:pPr>
          </w:p>
        </w:tc>
        <w:tc>
          <w:tcPr>
            <w:tcW w:w="1843" w:type="dxa"/>
            <w:vAlign w:val="center"/>
          </w:tcPr>
          <w:p w14:paraId="2469D5D1" w14:textId="77777777" w:rsidR="00482E1E" w:rsidRDefault="00482E1E" w:rsidP="006A696E">
            <w:pPr>
              <w:pStyle w:val="a8"/>
              <w:ind w:leftChars="0" w:left="0"/>
            </w:pPr>
            <w:r>
              <w:rPr>
                <w:rFonts w:hint="eastAsia"/>
              </w:rPr>
              <w:t>검증인원 독립성</w:t>
            </w:r>
          </w:p>
        </w:tc>
        <w:tc>
          <w:tcPr>
            <w:tcW w:w="4671" w:type="dxa"/>
            <w:vAlign w:val="center"/>
          </w:tcPr>
          <w:p w14:paraId="0B3C8294" w14:textId="7451C215" w:rsidR="00482E1E" w:rsidRDefault="00482E1E" w:rsidP="006A696E">
            <w:pPr>
              <w:pStyle w:val="a8"/>
              <w:ind w:leftChars="0" w:left="0"/>
            </w:pPr>
            <w:r>
              <w:rPr>
                <w:rFonts w:hint="eastAsia"/>
              </w:rPr>
              <w:t>N</w:t>
            </w:r>
            <w:r>
              <w:t>A</w:t>
            </w:r>
          </w:p>
        </w:tc>
      </w:tr>
    </w:tbl>
    <w:p w14:paraId="33B20217" w14:textId="77777777" w:rsidR="00482E1E" w:rsidRDefault="00482E1E" w:rsidP="00482E1E">
      <w:pPr>
        <w:pStyle w:val="a8"/>
        <w:spacing w:after="0" w:line="240" w:lineRule="auto"/>
        <w:ind w:leftChars="0" w:left="992"/>
      </w:pPr>
    </w:p>
    <w:p w14:paraId="32387D38" w14:textId="77777777" w:rsidR="003C6AD8" w:rsidRDefault="003C6AD8" w:rsidP="00804389">
      <w:pPr>
        <w:pStyle w:val="a8"/>
        <w:spacing w:after="0" w:line="240" w:lineRule="auto"/>
        <w:ind w:leftChars="0" w:left="992"/>
      </w:pPr>
    </w:p>
    <w:p w14:paraId="6DB8C1F4" w14:textId="2F309558" w:rsidR="00464142" w:rsidRDefault="000D1FD1" w:rsidP="004F1B00">
      <w:pPr>
        <w:pStyle w:val="10"/>
        <w:numPr>
          <w:ilvl w:val="0"/>
          <w:numId w:val="7"/>
        </w:numPr>
        <w:spacing w:after="0" w:line="240" w:lineRule="auto"/>
      </w:pPr>
      <w:bookmarkStart w:id="70" w:name="_Toc183453990"/>
      <w:r>
        <w:rPr>
          <w:rFonts w:hint="eastAsia"/>
        </w:rPr>
        <w:t>소프트웨어 위험관리 계획</w:t>
      </w:r>
      <w:bookmarkEnd w:id="70"/>
    </w:p>
    <w:p w14:paraId="2777798B" w14:textId="5C92A2C0" w:rsidR="001D27EA" w:rsidRDefault="001D27EA" w:rsidP="004F1B00">
      <w:pPr>
        <w:spacing w:after="0" w:line="240" w:lineRule="auto"/>
        <w:ind w:leftChars="100" w:left="200"/>
      </w:pPr>
      <w:r>
        <w:rPr>
          <w:rFonts w:hint="eastAsia"/>
        </w:rPr>
        <w:t>소프트웨어 위험관리계획</w:t>
      </w:r>
      <w:r w:rsidR="00AF7B8A">
        <w:rPr>
          <w:rFonts w:hint="eastAsia"/>
        </w:rPr>
        <w:t>서</w:t>
      </w:r>
      <w:r>
        <w:rPr>
          <w:rFonts w:hint="eastAsia"/>
        </w:rPr>
        <w:t>(</w:t>
      </w:r>
      <w:r w:rsidR="006056A4">
        <w:t>SRMP-</w:t>
      </w:r>
      <w:r w:rsidR="00F53F66">
        <w:rPr>
          <w:rFonts w:hint="eastAsia"/>
        </w:rPr>
        <w:t>F</w:t>
      </w:r>
      <w:r w:rsidR="00F53F66">
        <w:t>W-</w:t>
      </w:r>
      <w:del w:id="71" w:author="김은수" w:date="2026-09-28T14:23:00Z" w16du:dateUtc="2026-09-28T05:23:00Z">
        <w:r w:rsidR="006056A4">
          <w:delText>TD20B</w:delText>
        </w:r>
      </w:del>
      <w:ins w:id="72" w:author="김은수" w:date="2026-09-28T14:23:00Z" w16du:dateUtc="2026-09-28T05:23:00Z">
        <w:r w:rsidR="006056A4">
          <w:t>TD24A</w:t>
        </w:r>
      </w:ins>
      <w:r>
        <w:rPr>
          <w:rFonts w:hint="eastAsia"/>
        </w:rPr>
        <w:t>) 참조</w:t>
      </w:r>
    </w:p>
    <w:p w14:paraId="2A8629E6" w14:textId="77777777" w:rsidR="000559A2" w:rsidRPr="000559A2" w:rsidRDefault="000559A2" w:rsidP="004F1B00">
      <w:pPr>
        <w:spacing w:after="0" w:line="240" w:lineRule="auto"/>
        <w:ind w:leftChars="100" w:left="200"/>
      </w:pPr>
    </w:p>
    <w:p w14:paraId="1592DDE8" w14:textId="7FCEA8E0" w:rsidR="00AF7B8A" w:rsidRDefault="00AF7B8A" w:rsidP="004F1B00">
      <w:pPr>
        <w:pStyle w:val="10"/>
        <w:numPr>
          <w:ilvl w:val="0"/>
          <w:numId w:val="7"/>
        </w:numPr>
        <w:spacing w:after="0" w:line="240" w:lineRule="auto"/>
      </w:pPr>
      <w:bookmarkStart w:id="73" w:name="_Toc183453991"/>
      <w:r>
        <w:rPr>
          <w:rFonts w:hint="eastAsia"/>
        </w:rPr>
        <w:t>소프트웨어 문제해결 계획</w:t>
      </w:r>
      <w:bookmarkEnd w:id="73"/>
    </w:p>
    <w:p w14:paraId="3E57DB95" w14:textId="7128703B" w:rsidR="00AF7B8A" w:rsidRDefault="00AF7B8A" w:rsidP="004F1B00">
      <w:pPr>
        <w:spacing w:after="0" w:line="240" w:lineRule="auto"/>
        <w:ind w:leftChars="100" w:left="200"/>
      </w:pPr>
      <w:r>
        <w:rPr>
          <w:rFonts w:hint="eastAsia"/>
        </w:rPr>
        <w:t>소프트웨어 문제해결 계획서(</w:t>
      </w:r>
      <w:del w:id="74" w:author="김은수" w:date="2026-09-28T14:23:00Z" w16du:dateUtc="2026-09-28T05:23:00Z">
        <w:r w:rsidR="006056A4">
          <w:delText>PRP</w:delText>
        </w:r>
      </w:del>
      <w:ins w:id="75" w:author="김은수" w:date="2026-09-28T14:23:00Z" w16du:dateUtc="2026-09-28T05:23:00Z">
        <w:r>
          <w:rPr>
            <w:rFonts w:hint="eastAsia"/>
          </w:rPr>
          <w:t>SPRP</w:t>
        </w:r>
      </w:ins>
      <w:r>
        <w:rPr>
          <w:rFonts w:hint="eastAsia"/>
        </w:rPr>
        <w:t>-FW-</w:t>
      </w:r>
      <w:del w:id="76" w:author="김은수" w:date="2026-09-28T14:23:00Z" w16du:dateUtc="2026-09-28T05:23:00Z">
        <w:r w:rsidR="006056A4">
          <w:delText>TD20B</w:delText>
        </w:r>
      </w:del>
      <w:ins w:id="77" w:author="김은수" w:date="2026-09-28T14:23:00Z" w16du:dateUtc="2026-09-28T05:23:00Z">
        <w:r>
          <w:rPr>
            <w:rFonts w:hint="eastAsia"/>
          </w:rPr>
          <w:t>TD24A</w:t>
        </w:r>
      </w:ins>
      <w:r>
        <w:rPr>
          <w:rFonts w:hint="eastAsia"/>
        </w:rPr>
        <w:t>) 참조</w:t>
      </w:r>
    </w:p>
    <w:p w14:paraId="63DC6B21" w14:textId="77777777" w:rsidR="000559A2" w:rsidRPr="000559A2" w:rsidRDefault="000559A2" w:rsidP="004F1B00">
      <w:pPr>
        <w:spacing w:after="0" w:line="240" w:lineRule="auto"/>
        <w:ind w:leftChars="100" w:left="200"/>
      </w:pPr>
    </w:p>
    <w:p w14:paraId="7D52C2FF" w14:textId="778EE653" w:rsidR="00AF7B8A" w:rsidRDefault="00AF7B8A" w:rsidP="004F1B00">
      <w:pPr>
        <w:pStyle w:val="10"/>
        <w:numPr>
          <w:ilvl w:val="0"/>
          <w:numId w:val="7"/>
        </w:numPr>
        <w:spacing w:after="0" w:line="240" w:lineRule="auto"/>
      </w:pPr>
      <w:bookmarkStart w:id="78" w:name="_Toc183453992"/>
      <w:r>
        <w:rPr>
          <w:rFonts w:hint="eastAsia"/>
        </w:rPr>
        <w:t>소프트웨어 변경</w:t>
      </w:r>
      <w:r w:rsidR="00300A40">
        <w:rPr>
          <w:rFonts w:hint="eastAsia"/>
        </w:rPr>
        <w:t>관리</w:t>
      </w:r>
      <w:r>
        <w:rPr>
          <w:rFonts w:hint="eastAsia"/>
        </w:rPr>
        <w:t xml:space="preserve"> 계획</w:t>
      </w:r>
      <w:bookmarkEnd w:id="78"/>
    </w:p>
    <w:p w14:paraId="6B0FB974" w14:textId="1F16F481" w:rsidR="00AF7B8A" w:rsidRDefault="00AF7B8A" w:rsidP="004F1B00">
      <w:pPr>
        <w:spacing w:after="0" w:line="240" w:lineRule="auto"/>
        <w:ind w:leftChars="100" w:left="200"/>
      </w:pPr>
      <w:r>
        <w:rPr>
          <w:rFonts w:hint="eastAsia"/>
        </w:rPr>
        <w:t>소프트웨어 변경</w:t>
      </w:r>
      <w:r w:rsidR="00300A40">
        <w:rPr>
          <w:rFonts w:hint="eastAsia"/>
        </w:rPr>
        <w:t>관리</w:t>
      </w:r>
      <w:r>
        <w:rPr>
          <w:rFonts w:hint="eastAsia"/>
        </w:rPr>
        <w:t xml:space="preserve"> 계획서(</w:t>
      </w:r>
      <w:r w:rsidR="006056A4">
        <w:t>SC</w:t>
      </w:r>
      <w:r w:rsidR="00F53F66">
        <w:t>C</w:t>
      </w:r>
      <w:r w:rsidR="006056A4">
        <w:t>P-</w:t>
      </w:r>
      <w:r w:rsidR="00F53F66">
        <w:t>FW-</w:t>
      </w:r>
      <w:del w:id="79" w:author="김은수" w:date="2026-09-28T14:23:00Z" w16du:dateUtc="2026-09-28T05:23:00Z">
        <w:r w:rsidR="006056A4">
          <w:delText>TD20B</w:delText>
        </w:r>
      </w:del>
      <w:ins w:id="80" w:author="김은수" w:date="2026-09-28T14:23:00Z" w16du:dateUtc="2026-09-28T05:23:00Z">
        <w:r w:rsidR="006056A4">
          <w:t>TD24A</w:t>
        </w:r>
      </w:ins>
      <w:r>
        <w:rPr>
          <w:rFonts w:hint="eastAsia"/>
        </w:rPr>
        <w:t>) 참조</w:t>
      </w:r>
    </w:p>
    <w:p w14:paraId="6F67DBE0" w14:textId="77777777" w:rsidR="000559A2" w:rsidRPr="00300A40" w:rsidRDefault="000559A2" w:rsidP="004F1B00">
      <w:pPr>
        <w:spacing w:after="0" w:line="240" w:lineRule="auto"/>
        <w:ind w:leftChars="100" w:left="200"/>
      </w:pPr>
    </w:p>
    <w:p w14:paraId="62ED379B" w14:textId="71EBFA5E" w:rsidR="000D1FD1" w:rsidRDefault="000D1FD1" w:rsidP="004F1B00">
      <w:pPr>
        <w:pStyle w:val="10"/>
        <w:numPr>
          <w:ilvl w:val="0"/>
          <w:numId w:val="7"/>
        </w:numPr>
        <w:spacing w:after="0" w:line="240" w:lineRule="auto"/>
      </w:pPr>
      <w:bookmarkStart w:id="81" w:name="_Toc183453993"/>
      <w:r>
        <w:rPr>
          <w:rFonts w:hint="eastAsia"/>
        </w:rPr>
        <w:t>소프트웨어 형상관리 계획</w:t>
      </w:r>
      <w:bookmarkEnd w:id="81"/>
    </w:p>
    <w:p w14:paraId="04F0D8B2" w14:textId="22429207" w:rsidR="001D27EA" w:rsidRDefault="001D27EA" w:rsidP="004F1B00">
      <w:pPr>
        <w:spacing w:after="0" w:line="240" w:lineRule="auto"/>
        <w:ind w:firstLineChars="100" w:firstLine="200"/>
      </w:pPr>
      <w:bookmarkStart w:id="82" w:name="_Hlk12348967"/>
      <w:r>
        <w:rPr>
          <w:rFonts w:hint="eastAsia"/>
        </w:rPr>
        <w:t>소프트웨어 형상관리계획</w:t>
      </w:r>
      <w:r w:rsidR="00AF7B8A">
        <w:rPr>
          <w:rFonts w:hint="eastAsia"/>
        </w:rPr>
        <w:t>서</w:t>
      </w:r>
      <w:r>
        <w:rPr>
          <w:rFonts w:hint="eastAsia"/>
        </w:rPr>
        <w:t>(</w:t>
      </w:r>
      <w:r w:rsidR="00F53F66">
        <w:t>SCMP</w:t>
      </w:r>
      <w:r w:rsidR="006056A4">
        <w:t>-</w:t>
      </w:r>
      <w:r w:rsidR="00F53F66">
        <w:t>FW-</w:t>
      </w:r>
      <w:del w:id="83" w:author="김은수" w:date="2026-09-28T14:23:00Z" w16du:dateUtc="2026-09-28T05:23:00Z">
        <w:r w:rsidR="006056A4">
          <w:delText>TD20B</w:delText>
        </w:r>
      </w:del>
      <w:ins w:id="84" w:author="김은수" w:date="2026-09-28T14:23:00Z" w16du:dateUtc="2026-09-28T05:23:00Z">
        <w:r w:rsidR="006056A4">
          <w:t>TD24A</w:t>
        </w:r>
      </w:ins>
      <w:r>
        <w:rPr>
          <w:rFonts w:hint="eastAsia"/>
        </w:rPr>
        <w:t>) 참조</w:t>
      </w:r>
    </w:p>
    <w:p w14:paraId="008CACCB" w14:textId="77777777" w:rsidR="000559A2" w:rsidRPr="001D27EA" w:rsidRDefault="000559A2" w:rsidP="004F1B00">
      <w:pPr>
        <w:spacing w:after="0" w:line="240" w:lineRule="auto"/>
      </w:pPr>
    </w:p>
    <w:p w14:paraId="3292A072" w14:textId="31DBAF04" w:rsidR="000D1FD1" w:rsidRDefault="000D1FD1" w:rsidP="004F1B00">
      <w:pPr>
        <w:pStyle w:val="10"/>
        <w:numPr>
          <w:ilvl w:val="0"/>
          <w:numId w:val="7"/>
        </w:numPr>
        <w:spacing w:after="0" w:line="240" w:lineRule="auto"/>
      </w:pPr>
      <w:bookmarkStart w:id="85" w:name="_Toc183453994"/>
      <w:bookmarkEnd w:id="82"/>
      <w:r>
        <w:rPr>
          <w:rFonts w:hint="eastAsia"/>
        </w:rPr>
        <w:t xml:space="preserve">소프트웨어 </w:t>
      </w:r>
      <w:r w:rsidR="004A0334">
        <w:rPr>
          <w:rFonts w:hint="eastAsia"/>
        </w:rPr>
        <w:t>유지보수 계획</w:t>
      </w:r>
      <w:bookmarkEnd w:id="85"/>
    </w:p>
    <w:p w14:paraId="53D60817" w14:textId="37374806" w:rsidR="00796035" w:rsidRDefault="00796035" w:rsidP="004F1B00">
      <w:pPr>
        <w:spacing w:after="0" w:line="240" w:lineRule="auto"/>
        <w:ind w:firstLineChars="100" w:firstLine="200"/>
      </w:pPr>
      <w:r w:rsidRPr="00796035">
        <w:rPr>
          <w:rFonts w:hint="eastAsia"/>
        </w:rPr>
        <w:t>소프트웨어</w:t>
      </w:r>
      <w:r w:rsidRPr="00796035">
        <w:t xml:space="preserve"> </w:t>
      </w:r>
      <w:r>
        <w:rPr>
          <w:rFonts w:hint="eastAsia"/>
        </w:rPr>
        <w:t xml:space="preserve">유지보수 </w:t>
      </w:r>
      <w:r w:rsidRPr="00796035">
        <w:t>계획</w:t>
      </w:r>
      <w:r w:rsidR="00AF7B8A">
        <w:rPr>
          <w:rFonts w:hint="eastAsia"/>
        </w:rPr>
        <w:t>서</w:t>
      </w:r>
      <w:r w:rsidRPr="00796035">
        <w:t>(</w:t>
      </w:r>
      <w:r w:rsidR="00F53F66">
        <w:t>SMP</w:t>
      </w:r>
      <w:r w:rsidR="006056A4">
        <w:t>-</w:t>
      </w:r>
      <w:r w:rsidR="00F53F66">
        <w:t>FW-</w:t>
      </w:r>
      <w:del w:id="86" w:author="김은수" w:date="2026-09-28T14:23:00Z" w16du:dateUtc="2026-09-28T05:23:00Z">
        <w:r w:rsidR="00B17A04">
          <w:delText>TD20B</w:delText>
        </w:r>
      </w:del>
      <w:ins w:id="87" w:author="김은수" w:date="2026-09-28T14:23:00Z" w16du:dateUtc="2026-09-28T05:23:00Z">
        <w:r w:rsidR="00B17A04">
          <w:t>TD24A</w:t>
        </w:r>
      </w:ins>
      <w:r w:rsidRPr="00796035">
        <w:t>) 참조</w:t>
      </w:r>
    </w:p>
    <w:p w14:paraId="581B7F31" w14:textId="4A2C3C71" w:rsidR="000559A2" w:rsidRPr="00796035" w:rsidRDefault="000559A2" w:rsidP="004F1B00">
      <w:pPr>
        <w:spacing w:after="0" w:line="240" w:lineRule="auto"/>
      </w:pPr>
    </w:p>
    <w:p w14:paraId="508F8889" w14:textId="43902B10" w:rsidR="001D27EA" w:rsidRPr="001D27EA" w:rsidRDefault="001D27EA" w:rsidP="004F1B00">
      <w:pPr>
        <w:pStyle w:val="10"/>
        <w:numPr>
          <w:ilvl w:val="0"/>
          <w:numId w:val="7"/>
        </w:numPr>
        <w:spacing w:after="0" w:line="240" w:lineRule="auto"/>
      </w:pPr>
      <w:bookmarkStart w:id="88" w:name="_Toc183453995"/>
      <w:r>
        <w:rPr>
          <w:rFonts w:hint="eastAsia"/>
        </w:rPr>
        <w:t>소프트웨어 문서화 계획</w:t>
      </w:r>
      <w:bookmarkEnd w:id="88"/>
    </w:p>
    <w:p w14:paraId="0807B1C6" w14:textId="637F6244" w:rsidR="000559A2" w:rsidRDefault="00910CFC" w:rsidP="00482E1E">
      <w:pPr>
        <w:spacing w:after="0" w:line="240" w:lineRule="auto"/>
        <w:ind w:leftChars="100" w:left="200"/>
      </w:pPr>
      <w:r>
        <w:rPr>
          <w:rFonts w:hint="eastAsia"/>
        </w:rPr>
        <w:t xml:space="preserve">소프트웨어 개발 프로세스의 활동으로 </w:t>
      </w:r>
      <w:r w:rsidR="00A459D5">
        <w:rPr>
          <w:rFonts w:hint="eastAsia"/>
        </w:rPr>
        <w:t>생산되는 문서들은 다음과 같은 정보가 포함되거나 참조 되어야 하며,</w:t>
      </w:r>
      <w:r w:rsidR="00A459D5">
        <w:t xml:space="preserve"> </w:t>
      </w:r>
    </w:p>
    <w:p w14:paraId="732E2E33" w14:textId="77777777" w:rsidR="00A459D5" w:rsidRDefault="00A459D5" w:rsidP="004F1B00">
      <w:pPr>
        <w:spacing w:after="0" w:line="240" w:lineRule="auto"/>
        <w:ind w:leftChars="400" w:left="800"/>
        <w:rPr>
          <w:rFonts w:asciiTheme="minorEastAsia" w:hAnsiTheme="minorEastAsia"/>
        </w:rPr>
      </w:pPr>
      <w:r>
        <w:rPr>
          <w:rFonts w:asciiTheme="minorEastAsia" w:hAnsiTheme="minorEastAsia" w:hint="eastAsia"/>
        </w:rPr>
        <w:t>• 제목,</w:t>
      </w:r>
      <w:r>
        <w:rPr>
          <w:rFonts w:asciiTheme="minorEastAsia" w:hAnsiTheme="minorEastAsia"/>
        </w:rPr>
        <w:t xml:space="preserve"> </w:t>
      </w:r>
      <w:r>
        <w:rPr>
          <w:rFonts w:asciiTheme="minorEastAsia" w:hAnsiTheme="minorEastAsia" w:hint="eastAsia"/>
        </w:rPr>
        <w:t>목적,</w:t>
      </w:r>
      <w:r>
        <w:rPr>
          <w:rFonts w:asciiTheme="minorEastAsia" w:hAnsiTheme="minorEastAsia"/>
        </w:rPr>
        <w:t xml:space="preserve"> </w:t>
      </w:r>
      <w:r>
        <w:rPr>
          <w:rFonts w:asciiTheme="minorEastAsia" w:hAnsiTheme="minorEastAsia" w:hint="eastAsia"/>
        </w:rPr>
        <w:t>대상</w:t>
      </w:r>
      <w:r>
        <w:rPr>
          <w:rFonts w:asciiTheme="minorEastAsia" w:hAnsiTheme="minorEastAsia"/>
        </w:rPr>
        <w:t xml:space="preserve"> </w:t>
      </w:r>
      <w:r>
        <w:rPr>
          <w:rFonts w:asciiTheme="minorEastAsia" w:hAnsiTheme="minorEastAsia" w:hint="eastAsia"/>
        </w:rPr>
        <w:t>독자</w:t>
      </w:r>
    </w:p>
    <w:p w14:paraId="3F554B36" w14:textId="06F87F4A" w:rsidR="00A459D5" w:rsidRDefault="00A459D5" w:rsidP="004F1B00">
      <w:pPr>
        <w:spacing w:after="0" w:line="240" w:lineRule="auto"/>
        <w:ind w:leftChars="400" w:left="800"/>
        <w:rPr>
          <w:rFonts w:asciiTheme="minorEastAsia" w:hAnsiTheme="minorEastAsia"/>
        </w:rPr>
      </w:pPr>
      <w:r>
        <w:rPr>
          <w:rFonts w:asciiTheme="minorEastAsia" w:hAnsiTheme="minorEastAsia" w:hint="eastAsia"/>
        </w:rPr>
        <w:t>• 개발,</w:t>
      </w:r>
      <w:r>
        <w:rPr>
          <w:rFonts w:asciiTheme="minorEastAsia" w:hAnsiTheme="minorEastAsia"/>
        </w:rPr>
        <w:t xml:space="preserve"> </w:t>
      </w:r>
      <w:r>
        <w:rPr>
          <w:rFonts w:asciiTheme="minorEastAsia" w:hAnsiTheme="minorEastAsia" w:hint="eastAsia"/>
        </w:rPr>
        <w:t>검토,</w:t>
      </w:r>
      <w:r>
        <w:rPr>
          <w:rFonts w:asciiTheme="minorEastAsia" w:hAnsiTheme="minorEastAsia"/>
        </w:rPr>
        <w:t xml:space="preserve"> </w:t>
      </w:r>
      <w:r>
        <w:rPr>
          <w:rFonts w:asciiTheme="minorEastAsia" w:hAnsiTheme="minorEastAsia" w:hint="eastAsia"/>
        </w:rPr>
        <w:t>승인 및 수정 절차 및 책임</w:t>
      </w:r>
    </w:p>
    <w:bookmarkEnd w:id="44"/>
    <w:p w14:paraId="0637FD52" w14:textId="77777777" w:rsidR="000559A2" w:rsidRPr="006276B5" w:rsidRDefault="000559A2" w:rsidP="004F1B00">
      <w:pPr>
        <w:spacing w:after="0" w:line="240" w:lineRule="auto"/>
        <w:ind w:leftChars="400" w:left="800"/>
        <w:rPr>
          <w:rFonts w:asciiTheme="minorEastAsia" w:hAnsiTheme="minorEastAsia"/>
        </w:rPr>
      </w:pPr>
    </w:p>
    <w:p w14:paraId="3CF5D1A1" w14:textId="7423CAAA" w:rsidR="00A459D5" w:rsidRDefault="00A459D5" w:rsidP="004F1B00">
      <w:pPr>
        <w:spacing w:after="0" w:line="240" w:lineRule="auto"/>
        <w:ind w:leftChars="100" w:left="200"/>
      </w:pPr>
      <w:r>
        <w:rPr>
          <w:rFonts w:hint="eastAsia"/>
        </w:rPr>
        <w:t xml:space="preserve">생산되는 문서의 목록은 </w:t>
      </w:r>
      <w:r w:rsidR="00A654AC">
        <w:rPr>
          <w:rFonts w:hint="eastAsia"/>
        </w:rPr>
        <w:t>다</w:t>
      </w:r>
      <w:r>
        <w:rPr>
          <w:rFonts w:hint="eastAsia"/>
        </w:rPr>
        <w:t>음과 같다.</w:t>
      </w:r>
    </w:p>
    <w:tbl>
      <w:tblPr>
        <w:tblStyle w:val="a5"/>
        <w:tblW w:w="8083" w:type="dxa"/>
        <w:tblInd w:w="861" w:type="dxa"/>
        <w:tblLook w:val="04A0" w:firstRow="1" w:lastRow="0" w:firstColumn="1" w:lastColumn="0" w:noHBand="0" w:noVBand="1"/>
      </w:tblPr>
      <w:tblGrid>
        <w:gridCol w:w="835"/>
        <w:gridCol w:w="3402"/>
        <w:gridCol w:w="3846"/>
      </w:tblGrid>
      <w:tr w:rsidR="00F42995" w14:paraId="5F8BDB9E" w14:textId="77777777" w:rsidTr="000559A2">
        <w:tc>
          <w:tcPr>
            <w:tcW w:w="835" w:type="dxa"/>
            <w:shd w:val="clear" w:color="auto" w:fill="BFBFBF" w:themeFill="background1" w:themeFillShade="BF"/>
            <w:vAlign w:val="center"/>
          </w:tcPr>
          <w:p w14:paraId="545A4D10" w14:textId="56A677B2" w:rsidR="00F42995" w:rsidRDefault="00F42995" w:rsidP="004F1B00">
            <w:pPr>
              <w:pStyle w:val="a8"/>
              <w:wordWrap/>
              <w:ind w:leftChars="0" w:left="0"/>
              <w:jc w:val="center"/>
              <w:rPr>
                <w:rStyle w:val="hps"/>
                <w:rFonts w:ascii="Times New Roman" w:hAnsi="Times New Roman" w:cs="Times New Roman"/>
                <w:color w:val="222222"/>
              </w:rPr>
            </w:pPr>
            <w:bookmarkStart w:id="89" w:name="_Hlk12966581"/>
            <w:r>
              <w:rPr>
                <w:rStyle w:val="hps"/>
                <w:rFonts w:ascii="Times New Roman" w:hAnsi="Times New Roman" w:cs="Times New Roman" w:hint="eastAsia"/>
                <w:color w:val="222222"/>
              </w:rPr>
              <w:t>구분</w:t>
            </w:r>
          </w:p>
        </w:tc>
        <w:tc>
          <w:tcPr>
            <w:tcW w:w="3402" w:type="dxa"/>
            <w:shd w:val="clear" w:color="auto" w:fill="BFBFBF" w:themeFill="background1" w:themeFillShade="BF"/>
            <w:vAlign w:val="center"/>
          </w:tcPr>
          <w:p w14:paraId="31F7589E" w14:textId="3CA30096" w:rsidR="00F42995" w:rsidRDefault="00F42995" w:rsidP="004F1B00">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문서번호</w:t>
            </w:r>
          </w:p>
        </w:tc>
        <w:tc>
          <w:tcPr>
            <w:tcW w:w="3846" w:type="dxa"/>
            <w:shd w:val="clear" w:color="auto" w:fill="BFBFBF" w:themeFill="background1" w:themeFillShade="BF"/>
            <w:vAlign w:val="center"/>
          </w:tcPr>
          <w:p w14:paraId="790F6B14" w14:textId="3C062506" w:rsidR="00F42995" w:rsidRDefault="00F42995" w:rsidP="004F1B00">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제목</w:t>
            </w:r>
          </w:p>
        </w:tc>
      </w:tr>
      <w:tr w:rsidR="00F42995" w14:paraId="6790D621" w14:textId="77777777" w:rsidTr="000559A2">
        <w:tc>
          <w:tcPr>
            <w:tcW w:w="835" w:type="dxa"/>
            <w:vAlign w:val="center"/>
          </w:tcPr>
          <w:p w14:paraId="0CC06539" w14:textId="454CA8EC" w:rsidR="00F42995" w:rsidRDefault="00F42995" w:rsidP="004F1B00">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1</w:t>
            </w:r>
          </w:p>
        </w:tc>
        <w:tc>
          <w:tcPr>
            <w:tcW w:w="3402" w:type="dxa"/>
            <w:vAlign w:val="center"/>
          </w:tcPr>
          <w:p w14:paraId="13753842" w14:textId="2D006F97" w:rsidR="00F42995" w:rsidRPr="007E17E5" w:rsidRDefault="00C475DC" w:rsidP="004F1B00">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DP-FW-</w:t>
            </w:r>
            <w:del w:id="90" w:author="김은수" w:date="2026-09-28T14:23:00Z" w16du:dateUtc="2026-09-28T05:23:00Z">
              <w:r>
                <w:rPr>
                  <w:rStyle w:val="hps"/>
                  <w:rFonts w:asciiTheme="minorEastAsia" w:hAnsiTheme="minorEastAsia" w:cs="Times New Roman"/>
                  <w:color w:val="222222"/>
                </w:rPr>
                <w:delText>TD20B</w:delText>
              </w:r>
            </w:del>
            <w:ins w:id="91"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12FBF91F" w14:textId="645D32BF" w:rsidR="00F42995" w:rsidRDefault="00F42995" w:rsidP="004F1B00">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개발</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계획서</w:t>
            </w:r>
          </w:p>
        </w:tc>
      </w:tr>
      <w:tr w:rsidR="00070AE6" w14:paraId="567218B1" w14:textId="77777777" w:rsidTr="000559A2">
        <w:tc>
          <w:tcPr>
            <w:tcW w:w="835" w:type="dxa"/>
            <w:vAlign w:val="center"/>
          </w:tcPr>
          <w:p w14:paraId="39650066" w14:textId="349A9420"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2</w:t>
            </w:r>
          </w:p>
        </w:tc>
        <w:tc>
          <w:tcPr>
            <w:tcW w:w="3402" w:type="dxa"/>
            <w:vAlign w:val="center"/>
          </w:tcPr>
          <w:p w14:paraId="72CD0C43" w14:textId="2EB610F0" w:rsidR="00070AE6"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RMP-FW-</w:t>
            </w:r>
            <w:del w:id="92" w:author="김은수" w:date="2026-09-28T14:23:00Z" w16du:dateUtc="2026-09-28T05:23:00Z">
              <w:r>
                <w:rPr>
                  <w:rStyle w:val="hps"/>
                  <w:rFonts w:asciiTheme="minorEastAsia" w:hAnsiTheme="minorEastAsia" w:cs="Times New Roman"/>
                  <w:color w:val="222222"/>
                </w:rPr>
                <w:delText>TD20B</w:delText>
              </w:r>
            </w:del>
            <w:ins w:id="93"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3F5C63EC" w14:textId="0BDF8108"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위험관리</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계획서</w:t>
            </w:r>
          </w:p>
        </w:tc>
      </w:tr>
      <w:tr w:rsidR="00070AE6" w14:paraId="5C22CCCF" w14:textId="77777777" w:rsidTr="000559A2">
        <w:tc>
          <w:tcPr>
            <w:tcW w:w="835" w:type="dxa"/>
            <w:vAlign w:val="center"/>
          </w:tcPr>
          <w:p w14:paraId="002FC04E" w14:textId="66AAD748"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3</w:t>
            </w:r>
          </w:p>
        </w:tc>
        <w:tc>
          <w:tcPr>
            <w:tcW w:w="3402" w:type="dxa"/>
            <w:vAlign w:val="center"/>
          </w:tcPr>
          <w:p w14:paraId="1314E57C" w14:textId="42762F80"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CCP-FW-</w:t>
            </w:r>
            <w:del w:id="94" w:author="김은수" w:date="2026-09-28T14:23:00Z" w16du:dateUtc="2026-09-28T05:23:00Z">
              <w:r>
                <w:rPr>
                  <w:rStyle w:val="hps"/>
                  <w:rFonts w:asciiTheme="minorEastAsia" w:hAnsiTheme="minorEastAsia" w:cs="Times New Roman"/>
                  <w:color w:val="222222"/>
                </w:rPr>
                <w:delText>TD20B</w:delText>
              </w:r>
            </w:del>
            <w:ins w:id="95"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23B46F69" w14:textId="018F55F2"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변경관리</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계획서</w:t>
            </w:r>
          </w:p>
        </w:tc>
      </w:tr>
      <w:tr w:rsidR="00070AE6" w14:paraId="687EDC48" w14:textId="77777777" w:rsidTr="000559A2">
        <w:tc>
          <w:tcPr>
            <w:tcW w:w="835" w:type="dxa"/>
            <w:vAlign w:val="center"/>
          </w:tcPr>
          <w:p w14:paraId="36768591" w14:textId="1D62B115"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4</w:t>
            </w:r>
          </w:p>
        </w:tc>
        <w:tc>
          <w:tcPr>
            <w:tcW w:w="3402" w:type="dxa"/>
            <w:vAlign w:val="center"/>
          </w:tcPr>
          <w:p w14:paraId="3E180DD8" w14:textId="58AB1AB2"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CMP-FW-</w:t>
            </w:r>
            <w:del w:id="96" w:author="김은수" w:date="2026-09-28T14:23:00Z" w16du:dateUtc="2026-09-28T05:23:00Z">
              <w:r>
                <w:rPr>
                  <w:rStyle w:val="hps"/>
                  <w:rFonts w:asciiTheme="minorEastAsia" w:hAnsiTheme="minorEastAsia" w:cs="Times New Roman"/>
                  <w:color w:val="222222"/>
                </w:rPr>
                <w:delText>TD20B</w:delText>
              </w:r>
            </w:del>
            <w:ins w:id="97"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3BD7FFD8" w14:textId="3A5B73AC"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형상관리</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계획서</w:t>
            </w:r>
          </w:p>
        </w:tc>
      </w:tr>
      <w:tr w:rsidR="00070AE6" w14:paraId="1CFA4EC8" w14:textId="77777777" w:rsidTr="000559A2">
        <w:tc>
          <w:tcPr>
            <w:tcW w:w="835" w:type="dxa"/>
            <w:vAlign w:val="center"/>
          </w:tcPr>
          <w:p w14:paraId="15835AAA" w14:textId="4C48FC68"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5</w:t>
            </w:r>
          </w:p>
        </w:tc>
        <w:tc>
          <w:tcPr>
            <w:tcW w:w="3402" w:type="dxa"/>
            <w:vAlign w:val="center"/>
          </w:tcPr>
          <w:p w14:paraId="65D595B0" w14:textId="48A8F813"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MP-FW-</w:t>
            </w:r>
            <w:del w:id="98" w:author="김은수" w:date="2026-09-28T14:23:00Z" w16du:dateUtc="2026-09-28T05:23:00Z">
              <w:r>
                <w:rPr>
                  <w:rStyle w:val="hps"/>
                  <w:rFonts w:asciiTheme="minorEastAsia" w:hAnsiTheme="minorEastAsia" w:cs="Times New Roman"/>
                  <w:color w:val="222222"/>
                </w:rPr>
                <w:delText>TD20B</w:delText>
              </w:r>
            </w:del>
            <w:ins w:id="99"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4DDC717B" w14:textId="465DB38A"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유지보수</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계획서</w:t>
            </w:r>
          </w:p>
        </w:tc>
      </w:tr>
      <w:tr w:rsidR="00070AE6" w14:paraId="167F64F9" w14:textId="77777777" w:rsidTr="000559A2">
        <w:tc>
          <w:tcPr>
            <w:tcW w:w="835" w:type="dxa"/>
            <w:vAlign w:val="center"/>
          </w:tcPr>
          <w:p w14:paraId="2801BDC7" w14:textId="77ABDBAC"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6</w:t>
            </w:r>
          </w:p>
        </w:tc>
        <w:tc>
          <w:tcPr>
            <w:tcW w:w="3402" w:type="dxa"/>
            <w:vAlign w:val="center"/>
          </w:tcPr>
          <w:p w14:paraId="49AD12FE" w14:textId="6CAACBAC"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PRP-FW-</w:t>
            </w:r>
            <w:del w:id="100" w:author="김은수" w:date="2026-09-28T14:23:00Z" w16du:dateUtc="2026-09-28T05:23:00Z">
              <w:r>
                <w:rPr>
                  <w:rStyle w:val="hps"/>
                  <w:rFonts w:asciiTheme="minorEastAsia" w:hAnsiTheme="minorEastAsia" w:cs="Times New Roman"/>
                  <w:color w:val="222222"/>
                </w:rPr>
                <w:delText>TD20B</w:delText>
              </w:r>
            </w:del>
            <w:ins w:id="101"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0FBE66EE" w14:textId="6BA4CB9F"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문제</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해결</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계획서</w:t>
            </w:r>
          </w:p>
        </w:tc>
      </w:tr>
      <w:tr w:rsidR="00070AE6" w14:paraId="5714B46E" w14:textId="77777777" w:rsidTr="000559A2">
        <w:tc>
          <w:tcPr>
            <w:tcW w:w="835" w:type="dxa"/>
            <w:vAlign w:val="center"/>
          </w:tcPr>
          <w:p w14:paraId="02E157F6" w14:textId="7544D26C"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7</w:t>
            </w:r>
          </w:p>
        </w:tc>
        <w:tc>
          <w:tcPr>
            <w:tcW w:w="3402" w:type="dxa"/>
            <w:vAlign w:val="center"/>
          </w:tcPr>
          <w:p w14:paraId="305153E3" w14:textId="74536DB2"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GR-FW-</w:t>
            </w:r>
            <w:del w:id="102" w:author="김은수" w:date="2026-09-28T14:23:00Z" w16du:dateUtc="2026-09-28T05:23:00Z">
              <w:r>
                <w:rPr>
                  <w:rStyle w:val="hps"/>
                  <w:rFonts w:asciiTheme="minorEastAsia" w:hAnsiTheme="minorEastAsia" w:cs="Times New Roman"/>
                  <w:color w:val="222222"/>
                </w:rPr>
                <w:delText>TD20B</w:delText>
              </w:r>
            </w:del>
            <w:ins w:id="103"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3B0C047B" w14:textId="570874C1"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일반</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요구사항</w:t>
            </w:r>
          </w:p>
        </w:tc>
      </w:tr>
      <w:tr w:rsidR="00070AE6" w14:paraId="031DC453" w14:textId="77777777" w:rsidTr="000559A2">
        <w:tc>
          <w:tcPr>
            <w:tcW w:w="835" w:type="dxa"/>
            <w:vAlign w:val="center"/>
          </w:tcPr>
          <w:p w14:paraId="5F2A20FD" w14:textId="59827255"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8</w:t>
            </w:r>
          </w:p>
        </w:tc>
        <w:tc>
          <w:tcPr>
            <w:tcW w:w="3402" w:type="dxa"/>
            <w:vAlign w:val="center"/>
          </w:tcPr>
          <w:p w14:paraId="505AC051" w14:textId="56FB88D4"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R-FW-</w:t>
            </w:r>
            <w:del w:id="104" w:author="김은수" w:date="2026-09-28T14:23:00Z" w16du:dateUtc="2026-09-28T05:23:00Z">
              <w:r>
                <w:rPr>
                  <w:rStyle w:val="hps"/>
                  <w:rFonts w:asciiTheme="minorEastAsia" w:hAnsiTheme="minorEastAsia" w:cs="Times New Roman"/>
                  <w:color w:val="222222"/>
                </w:rPr>
                <w:delText>TD20B</w:delText>
              </w:r>
            </w:del>
            <w:ins w:id="105"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4490D3E5" w14:textId="23546703"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요구사항</w:t>
            </w:r>
          </w:p>
        </w:tc>
      </w:tr>
      <w:tr w:rsidR="00070AE6" w14:paraId="04BA479C" w14:textId="77777777" w:rsidTr="000559A2">
        <w:tc>
          <w:tcPr>
            <w:tcW w:w="835" w:type="dxa"/>
            <w:vAlign w:val="center"/>
          </w:tcPr>
          <w:p w14:paraId="16E780FE" w14:textId="65F3C5FE" w:rsidR="00070AE6" w:rsidRDefault="00070AE6" w:rsidP="00070AE6">
            <w:pPr>
              <w:pStyle w:val="a8"/>
              <w:wordWrap/>
              <w:ind w:leftChars="0" w:left="0"/>
              <w:jc w:val="center"/>
              <w:rPr>
                <w:rStyle w:val="hps"/>
                <w:rFonts w:ascii="Times New Roman" w:hAnsi="Times New Roman" w:cs="Times New Roman"/>
                <w:color w:val="222222"/>
              </w:rPr>
            </w:pPr>
            <w:del w:id="106" w:author="김은수" w:date="2026-09-28T14:23:00Z" w16du:dateUtc="2026-09-28T05:23:00Z">
              <w:r>
                <w:rPr>
                  <w:rStyle w:val="hps"/>
                  <w:rFonts w:ascii="Times New Roman" w:hAnsi="Times New Roman" w:cs="Times New Roman"/>
                  <w:color w:val="222222"/>
                </w:rPr>
                <w:delText>7</w:delText>
              </w:r>
            </w:del>
            <w:ins w:id="107" w:author="김은수" w:date="2026-09-28T14:23:00Z" w16du:dateUtc="2026-09-28T05:23:00Z">
              <w:r>
                <w:rPr>
                  <w:rStyle w:val="hps"/>
                  <w:rFonts w:ascii="Times New Roman" w:hAnsi="Times New Roman" w:cs="Times New Roman"/>
                  <w:color w:val="222222"/>
                </w:rPr>
                <w:t>9</w:t>
              </w:r>
            </w:ins>
          </w:p>
        </w:tc>
        <w:tc>
          <w:tcPr>
            <w:tcW w:w="3402" w:type="dxa"/>
            <w:vAlign w:val="center"/>
          </w:tcPr>
          <w:p w14:paraId="4A4C4493" w14:textId="0957F442" w:rsidR="00070AE6"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RS-FW-</w:t>
            </w:r>
            <w:del w:id="108" w:author="김은수" w:date="2026-09-28T14:23:00Z" w16du:dateUtc="2026-09-28T05:23:00Z">
              <w:r>
                <w:rPr>
                  <w:rStyle w:val="hps"/>
                  <w:rFonts w:asciiTheme="minorEastAsia" w:hAnsiTheme="minorEastAsia" w:cs="Times New Roman"/>
                  <w:color w:val="222222"/>
                </w:rPr>
                <w:delText>TD20B</w:delText>
              </w:r>
            </w:del>
            <w:ins w:id="109"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6AEF9880" w14:textId="38B37118"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요구사항</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사양서</w:t>
            </w:r>
          </w:p>
        </w:tc>
      </w:tr>
      <w:tr w:rsidR="00070AE6" w14:paraId="2B39DD29" w14:textId="77777777" w:rsidTr="000559A2">
        <w:tc>
          <w:tcPr>
            <w:tcW w:w="835" w:type="dxa"/>
            <w:vAlign w:val="center"/>
          </w:tcPr>
          <w:p w14:paraId="3A862901" w14:textId="0ED1AECB" w:rsidR="00070AE6" w:rsidRDefault="00070AE6" w:rsidP="00070AE6">
            <w:pPr>
              <w:pStyle w:val="a8"/>
              <w:wordWrap/>
              <w:ind w:leftChars="0" w:left="0"/>
              <w:jc w:val="center"/>
              <w:rPr>
                <w:rStyle w:val="hps"/>
                <w:rFonts w:ascii="Times New Roman" w:hAnsi="Times New Roman" w:cs="Times New Roman"/>
                <w:color w:val="222222"/>
              </w:rPr>
            </w:pPr>
            <w:del w:id="110" w:author="김은수" w:date="2026-09-28T14:23:00Z" w16du:dateUtc="2026-09-28T05:23:00Z">
              <w:r>
                <w:rPr>
                  <w:rStyle w:val="hps"/>
                  <w:rFonts w:ascii="Times New Roman" w:hAnsi="Times New Roman" w:cs="Times New Roman"/>
                  <w:color w:val="222222"/>
                </w:rPr>
                <w:delText>9</w:delText>
              </w:r>
            </w:del>
            <w:ins w:id="111" w:author="김은수" w:date="2026-09-28T14:23:00Z" w16du:dateUtc="2026-09-28T05:23:00Z">
              <w:r>
                <w:rPr>
                  <w:rStyle w:val="hps"/>
                  <w:rFonts w:ascii="Times New Roman" w:hAnsi="Times New Roman" w:cs="Times New Roman"/>
                  <w:color w:val="222222"/>
                </w:rPr>
                <w:t>10</w:t>
              </w:r>
            </w:ins>
          </w:p>
        </w:tc>
        <w:tc>
          <w:tcPr>
            <w:tcW w:w="3402" w:type="dxa"/>
            <w:vAlign w:val="center"/>
          </w:tcPr>
          <w:p w14:paraId="76A682FF" w14:textId="171A339D"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STC-FW-</w:t>
            </w:r>
            <w:del w:id="112" w:author="김은수" w:date="2026-09-28T14:23:00Z" w16du:dateUtc="2026-09-28T05:23:00Z">
              <w:r>
                <w:rPr>
                  <w:rStyle w:val="hps"/>
                  <w:rFonts w:asciiTheme="minorEastAsia" w:hAnsiTheme="minorEastAsia" w:cs="Times New Roman"/>
                  <w:color w:val="222222"/>
                </w:rPr>
                <w:delText>TD20B</w:delText>
              </w:r>
            </w:del>
            <w:ins w:id="113"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6CFC6EF7" w14:textId="3317042B"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시스템</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시험</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기준서</w:t>
            </w:r>
          </w:p>
        </w:tc>
      </w:tr>
      <w:tr w:rsidR="00070AE6" w14:paraId="295CF14C" w14:textId="77777777" w:rsidTr="000559A2">
        <w:tc>
          <w:tcPr>
            <w:tcW w:w="835" w:type="dxa"/>
            <w:vAlign w:val="center"/>
          </w:tcPr>
          <w:p w14:paraId="744ED19A" w14:textId="21070DAD" w:rsidR="00070AE6" w:rsidRDefault="00070AE6" w:rsidP="00070AE6">
            <w:pPr>
              <w:pStyle w:val="a8"/>
              <w:wordWrap/>
              <w:ind w:leftChars="0" w:left="0"/>
              <w:jc w:val="center"/>
              <w:rPr>
                <w:rStyle w:val="hps"/>
                <w:rFonts w:ascii="Times New Roman" w:hAnsi="Times New Roman" w:cs="Times New Roman"/>
                <w:color w:val="222222"/>
              </w:rPr>
            </w:pPr>
            <w:del w:id="114" w:author="김은수" w:date="2026-09-28T14:23:00Z" w16du:dateUtc="2026-09-28T05:23:00Z">
              <w:r>
                <w:rPr>
                  <w:rStyle w:val="hps"/>
                  <w:rFonts w:ascii="Times New Roman" w:hAnsi="Times New Roman" w:cs="Times New Roman"/>
                  <w:color w:val="222222"/>
                </w:rPr>
                <w:delText>10</w:delText>
              </w:r>
            </w:del>
            <w:ins w:id="115" w:author="김은수" w:date="2026-09-28T14:23:00Z" w16du:dateUtc="2026-09-28T05:23:00Z">
              <w:r>
                <w:rPr>
                  <w:rStyle w:val="hps"/>
                  <w:rFonts w:ascii="Times New Roman" w:hAnsi="Times New Roman" w:cs="Times New Roman"/>
                  <w:color w:val="222222"/>
                </w:rPr>
                <w:t>11</w:t>
              </w:r>
            </w:ins>
          </w:p>
        </w:tc>
        <w:tc>
          <w:tcPr>
            <w:tcW w:w="3402" w:type="dxa"/>
            <w:vAlign w:val="center"/>
          </w:tcPr>
          <w:p w14:paraId="65E6493B" w14:textId="171E7EC4" w:rsidR="00070AE6" w:rsidRPr="007E17E5" w:rsidRDefault="00070AE6" w:rsidP="00070AE6">
            <w:pPr>
              <w:pStyle w:val="a8"/>
              <w:wordWrap/>
              <w:ind w:leftChars="0" w:left="0"/>
              <w:jc w:val="center"/>
              <w:rPr>
                <w:rStyle w:val="hps"/>
                <w:rFonts w:asciiTheme="minorEastAsia" w:hAnsiTheme="minorEastAsia" w:cs="Times New Roman"/>
                <w:color w:val="222222"/>
              </w:rPr>
            </w:pPr>
            <w:del w:id="116" w:author="김은수" w:date="2026-09-28T14:23:00Z" w16du:dateUtc="2026-09-28T05:23:00Z">
              <w:r>
                <w:rPr>
                  <w:rStyle w:val="hps"/>
                  <w:rFonts w:asciiTheme="minorEastAsia" w:hAnsiTheme="minorEastAsia" w:cs="Times New Roman" w:hint="eastAsia"/>
                  <w:color w:val="222222"/>
                </w:rPr>
                <w:delText>S</w:delText>
              </w:r>
              <w:r>
                <w:rPr>
                  <w:rStyle w:val="hps"/>
                  <w:rFonts w:asciiTheme="minorEastAsia" w:hAnsiTheme="minorEastAsia" w:cs="Times New Roman"/>
                  <w:color w:val="222222"/>
                </w:rPr>
                <w:delText>ADD</w:delText>
              </w:r>
            </w:del>
            <w:ins w:id="117" w:author="김은수" w:date="2026-09-28T14:23:00Z" w16du:dateUtc="2026-09-28T05:23:00Z">
              <w:r>
                <w:rPr>
                  <w:rStyle w:val="hps"/>
                  <w:rFonts w:asciiTheme="minorEastAsia" w:hAnsiTheme="minorEastAsia" w:cs="Times New Roman" w:hint="eastAsia"/>
                  <w:color w:val="222222"/>
                </w:rPr>
                <w:t>SAD</w:t>
              </w:r>
            </w:ins>
            <w:r>
              <w:rPr>
                <w:rStyle w:val="hps"/>
                <w:rFonts w:asciiTheme="minorEastAsia" w:hAnsiTheme="minorEastAsia" w:cs="Times New Roman" w:hint="eastAsia"/>
                <w:color w:val="222222"/>
              </w:rPr>
              <w:t>-FW-</w:t>
            </w:r>
            <w:del w:id="118" w:author="김은수" w:date="2026-09-28T14:23:00Z" w16du:dateUtc="2026-09-28T05:23:00Z">
              <w:r>
                <w:rPr>
                  <w:rStyle w:val="hps"/>
                  <w:rFonts w:asciiTheme="minorEastAsia" w:hAnsiTheme="minorEastAsia" w:cs="Times New Roman"/>
                  <w:color w:val="222222"/>
                </w:rPr>
                <w:delText>TD20B</w:delText>
              </w:r>
            </w:del>
            <w:ins w:id="119" w:author="김은수" w:date="2026-09-28T14:23:00Z" w16du:dateUtc="2026-09-28T05:23:00Z">
              <w:r>
                <w:rPr>
                  <w:rStyle w:val="hps"/>
                  <w:rFonts w:asciiTheme="minorEastAsia" w:hAnsiTheme="minorEastAsia" w:cs="Times New Roman" w:hint="eastAsia"/>
                  <w:color w:val="222222"/>
                </w:rPr>
                <w:t>TD24A</w:t>
              </w:r>
            </w:ins>
          </w:p>
        </w:tc>
        <w:tc>
          <w:tcPr>
            <w:tcW w:w="3846" w:type="dxa"/>
            <w:vAlign w:val="center"/>
          </w:tcPr>
          <w:p w14:paraId="4E944662" w14:textId="5605E81B"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아키텍쳐</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기술서</w:t>
            </w:r>
          </w:p>
        </w:tc>
      </w:tr>
      <w:tr w:rsidR="00070AE6" w14:paraId="2B3DE94D" w14:textId="77777777" w:rsidTr="000559A2">
        <w:tc>
          <w:tcPr>
            <w:tcW w:w="835" w:type="dxa"/>
            <w:vAlign w:val="center"/>
          </w:tcPr>
          <w:p w14:paraId="71D9329C" w14:textId="0D05F42B" w:rsidR="00070AE6" w:rsidRDefault="00070AE6" w:rsidP="00070AE6">
            <w:pPr>
              <w:pStyle w:val="a8"/>
              <w:wordWrap/>
              <w:ind w:leftChars="0" w:left="0"/>
              <w:jc w:val="center"/>
              <w:rPr>
                <w:rStyle w:val="hps"/>
                <w:rFonts w:ascii="Times New Roman" w:hAnsi="Times New Roman" w:cs="Times New Roman"/>
                <w:color w:val="222222"/>
              </w:rPr>
            </w:pPr>
            <w:del w:id="120" w:author="김은수" w:date="2026-09-28T14:23:00Z" w16du:dateUtc="2026-09-28T05:23:00Z">
              <w:r>
                <w:rPr>
                  <w:rStyle w:val="hps"/>
                  <w:rFonts w:ascii="Times New Roman" w:hAnsi="Times New Roman" w:cs="Times New Roman"/>
                  <w:color w:val="222222"/>
                </w:rPr>
                <w:delText>1</w:delText>
              </w:r>
              <w:r>
                <w:rPr>
                  <w:rStyle w:val="hps"/>
                  <w:rFonts w:ascii="Times New Roman" w:hAnsi="Times New Roman" w:cs="Times New Roman" w:hint="eastAsia"/>
                  <w:color w:val="222222"/>
                </w:rPr>
                <w:delText>1</w:delText>
              </w:r>
            </w:del>
            <w:ins w:id="121" w:author="김은수" w:date="2026-09-28T14:23:00Z" w16du:dateUtc="2026-09-28T05:23:00Z">
              <w:r>
                <w:rPr>
                  <w:rStyle w:val="hps"/>
                  <w:rFonts w:ascii="Times New Roman" w:hAnsi="Times New Roman" w:cs="Times New Roman"/>
                  <w:color w:val="222222"/>
                </w:rPr>
                <w:t>12</w:t>
              </w:r>
            </w:ins>
          </w:p>
        </w:tc>
        <w:tc>
          <w:tcPr>
            <w:tcW w:w="3402" w:type="dxa"/>
            <w:vAlign w:val="center"/>
          </w:tcPr>
          <w:p w14:paraId="34777898" w14:textId="2D26A0F0"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DDD-FW-</w:t>
            </w:r>
            <w:del w:id="122" w:author="김은수" w:date="2026-09-28T14:23:00Z" w16du:dateUtc="2026-09-28T05:23:00Z">
              <w:r>
                <w:rPr>
                  <w:rStyle w:val="hps"/>
                  <w:rFonts w:asciiTheme="minorEastAsia" w:hAnsiTheme="minorEastAsia" w:cs="Times New Roman"/>
                  <w:color w:val="222222"/>
                </w:rPr>
                <w:delText>TD20B</w:delText>
              </w:r>
            </w:del>
            <w:ins w:id="123"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665A24AD" w14:textId="581D2B5B"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상세</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설계서</w:t>
            </w:r>
          </w:p>
        </w:tc>
      </w:tr>
      <w:tr w:rsidR="00070AE6" w14:paraId="4F518893" w14:textId="77777777" w:rsidTr="000559A2">
        <w:tc>
          <w:tcPr>
            <w:tcW w:w="835" w:type="dxa"/>
            <w:vAlign w:val="center"/>
          </w:tcPr>
          <w:p w14:paraId="16059F9F" w14:textId="7478C88F" w:rsidR="00070AE6" w:rsidRDefault="00070AE6" w:rsidP="00070AE6">
            <w:pPr>
              <w:pStyle w:val="a8"/>
              <w:wordWrap/>
              <w:ind w:leftChars="0" w:left="0"/>
              <w:jc w:val="center"/>
              <w:rPr>
                <w:rStyle w:val="hps"/>
                <w:rFonts w:ascii="Times New Roman" w:hAnsi="Times New Roman" w:cs="Times New Roman"/>
                <w:color w:val="222222"/>
              </w:rPr>
            </w:pPr>
            <w:del w:id="124" w:author="김은수" w:date="2026-09-28T14:23:00Z" w16du:dateUtc="2026-09-28T05:23:00Z">
              <w:r>
                <w:rPr>
                  <w:rStyle w:val="hps"/>
                  <w:rFonts w:ascii="Times New Roman" w:hAnsi="Times New Roman" w:cs="Times New Roman"/>
                  <w:color w:val="222222"/>
                </w:rPr>
                <w:delText>1</w:delText>
              </w:r>
              <w:r>
                <w:rPr>
                  <w:rStyle w:val="hps"/>
                  <w:rFonts w:ascii="Times New Roman" w:hAnsi="Times New Roman" w:cs="Times New Roman" w:hint="eastAsia"/>
                  <w:color w:val="222222"/>
                </w:rPr>
                <w:delText>2</w:delText>
              </w:r>
            </w:del>
            <w:ins w:id="125" w:author="김은수" w:date="2026-09-28T14:23:00Z" w16du:dateUtc="2026-09-28T05:23:00Z">
              <w:r>
                <w:rPr>
                  <w:rStyle w:val="hps"/>
                  <w:rFonts w:ascii="Times New Roman" w:hAnsi="Times New Roman" w:cs="Times New Roman"/>
                  <w:color w:val="222222"/>
                </w:rPr>
                <w:t>13</w:t>
              </w:r>
            </w:ins>
          </w:p>
        </w:tc>
        <w:tc>
          <w:tcPr>
            <w:tcW w:w="3402" w:type="dxa"/>
            <w:vAlign w:val="center"/>
          </w:tcPr>
          <w:p w14:paraId="70C9485D" w14:textId="571B3E8F"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IP-FW-</w:t>
            </w:r>
            <w:del w:id="126" w:author="김은수" w:date="2026-09-28T14:23:00Z" w16du:dateUtc="2026-09-28T05:23:00Z">
              <w:r>
                <w:rPr>
                  <w:rStyle w:val="hps"/>
                  <w:rFonts w:asciiTheme="minorEastAsia" w:hAnsiTheme="minorEastAsia" w:cs="Times New Roman"/>
                  <w:color w:val="222222"/>
                </w:rPr>
                <w:delText>TD20B</w:delText>
              </w:r>
            </w:del>
            <w:ins w:id="127"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74E9FB10" w14:textId="2A0D7392"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통합</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계획서</w:t>
            </w:r>
          </w:p>
        </w:tc>
      </w:tr>
      <w:tr w:rsidR="00070AE6" w14:paraId="3AACC7EF" w14:textId="77777777" w:rsidTr="000559A2">
        <w:tc>
          <w:tcPr>
            <w:tcW w:w="835" w:type="dxa"/>
            <w:vAlign w:val="center"/>
          </w:tcPr>
          <w:p w14:paraId="46E1F79A" w14:textId="6993A5D8" w:rsidR="00070AE6" w:rsidRDefault="00070AE6" w:rsidP="00070AE6">
            <w:pPr>
              <w:pStyle w:val="a8"/>
              <w:wordWrap/>
              <w:ind w:leftChars="0" w:left="0"/>
              <w:jc w:val="center"/>
              <w:rPr>
                <w:rStyle w:val="hps"/>
                <w:rFonts w:ascii="Times New Roman" w:hAnsi="Times New Roman" w:cs="Times New Roman"/>
                <w:color w:val="222222"/>
              </w:rPr>
            </w:pPr>
            <w:del w:id="128" w:author="김은수" w:date="2026-09-28T14:23:00Z" w16du:dateUtc="2026-09-28T05:23:00Z">
              <w:r>
                <w:rPr>
                  <w:rStyle w:val="hps"/>
                  <w:rFonts w:ascii="Times New Roman" w:hAnsi="Times New Roman" w:cs="Times New Roman"/>
                  <w:color w:val="222222"/>
                </w:rPr>
                <w:delText>1</w:delText>
              </w:r>
              <w:r>
                <w:rPr>
                  <w:rStyle w:val="hps"/>
                  <w:rFonts w:ascii="Times New Roman" w:hAnsi="Times New Roman" w:cs="Times New Roman" w:hint="eastAsia"/>
                  <w:color w:val="222222"/>
                </w:rPr>
                <w:delText>3</w:delText>
              </w:r>
            </w:del>
            <w:ins w:id="129" w:author="김은수" w:date="2026-09-28T14:23:00Z" w16du:dateUtc="2026-09-28T05:23:00Z">
              <w:r>
                <w:rPr>
                  <w:rStyle w:val="hps"/>
                  <w:rFonts w:ascii="Times New Roman" w:hAnsi="Times New Roman" w:cs="Times New Roman"/>
                  <w:color w:val="222222"/>
                </w:rPr>
                <w:t>14</w:t>
              </w:r>
            </w:ins>
          </w:p>
        </w:tc>
        <w:tc>
          <w:tcPr>
            <w:tcW w:w="3402" w:type="dxa"/>
            <w:vAlign w:val="center"/>
          </w:tcPr>
          <w:p w14:paraId="65E4B7B1" w14:textId="1C818D42"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UVC-FW-</w:t>
            </w:r>
            <w:del w:id="130" w:author="김은수" w:date="2026-09-28T14:23:00Z" w16du:dateUtc="2026-09-28T05:23:00Z">
              <w:r>
                <w:rPr>
                  <w:rStyle w:val="hps"/>
                  <w:rFonts w:asciiTheme="minorEastAsia" w:hAnsiTheme="minorEastAsia" w:cs="Times New Roman"/>
                  <w:color w:val="222222"/>
                </w:rPr>
                <w:delText>TD20B</w:delText>
              </w:r>
            </w:del>
            <w:ins w:id="131"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1267FEF5" w14:textId="293AA858"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유닛</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검증</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기준서</w:t>
            </w:r>
          </w:p>
        </w:tc>
      </w:tr>
      <w:tr w:rsidR="00070AE6" w14:paraId="152DC49A" w14:textId="77777777" w:rsidTr="000559A2">
        <w:tc>
          <w:tcPr>
            <w:tcW w:w="835" w:type="dxa"/>
            <w:vAlign w:val="center"/>
          </w:tcPr>
          <w:p w14:paraId="4A936515" w14:textId="342B8F7F" w:rsidR="00070AE6" w:rsidRDefault="00070AE6" w:rsidP="00070AE6">
            <w:pPr>
              <w:pStyle w:val="a8"/>
              <w:wordWrap/>
              <w:ind w:leftChars="0" w:left="0"/>
              <w:jc w:val="center"/>
              <w:rPr>
                <w:rStyle w:val="hps"/>
                <w:rFonts w:ascii="Times New Roman" w:hAnsi="Times New Roman" w:cs="Times New Roman"/>
                <w:color w:val="222222"/>
              </w:rPr>
            </w:pPr>
            <w:del w:id="132" w:author="김은수" w:date="2026-09-28T14:23:00Z" w16du:dateUtc="2026-09-28T05:23:00Z">
              <w:r>
                <w:rPr>
                  <w:rStyle w:val="hps"/>
                  <w:rFonts w:ascii="Times New Roman" w:hAnsi="Times New Roman" w:cs="Times New Roman"/>
                  <w:color w:val="222222"/>
                </w:rPr>
                <w:delText>1</w:delText>
              </w:r>
              <w:r>
                <w:rPr>
                  <w:rStyle w:val="hps"/>
                  <w:rFonts w:ascii="Times New Roman" w:hAnsi="Times New Roman" w:cs="Times New Roman" w:hint="eastAsia"/>
                  <w:color w:val="222222"/>
                </w:rPr>
                <w:delText>4</w:delText>
              </w:r>
            </w:del>
            <w:ins w:id="133" w:author="김은수" w:date="2026-09-28T14:23:00Z" w16du:dateUtc="2026-09-28T05:23:00Z">
              <w:r>
                <w:rPr>
                  <w:rStyle w:val="hps"/>
                  <w:rFonts w:ascii="Times New Roman" w:hAnsi="Times New Roman" w:cs="Times New Roman"/>
                  <w:color w:val="222222"/>
                </w:rPr>
                <w:t>15</w:t>
              </w:r>
            </w:ins>
          </w:p>
        </w:tc>
        <w:tc>
          <w:tcPr>
            <w:tcW w:w="3402" w:type="dxa"/>
            <w:vAlign w:val="center"/>
          </w:tcPr>
          <w:p w14:paraId="1399A05D" w14:textId="00CCC4B1"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UVR-FW-</w:t>
            </w:r>
            <w:del w:id="134" w:author="김은수" w:date="2026-09-28T14:23:00Z" w16du:dateUtc="2026-09-28T05:23:00Z">
              <w:r>
                <w:rPr>
                  <w:rStyle w:val="hps"/>
                  <w:rFonts w:asciiTheme="minorEastAsia" w:hAnsiTheme="minorEastAsia" w:cs="Times New Roman"/>
                  <w:color w:val="222222"/>
                </w:rPr>
                <w:delText>TD20B</w:delText>
              </w:r>
            </w:del>
            <w:ins w:id="135"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07A9B913" w14:textId="46C507AD"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유닛</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검증</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6BAC4292" w14:textId="77777777" w:rsidTr="000559A2">
        <w:tc>
          <w:tcPr>
            <w:tcW w:w="835" w:type="dxa"/>
            <w:vAlign w:val="center"/>
          </w:tcPr>
          <w:p w14:paraId="41E3BF06" w14:textId="01F320FC" w:rsidR="00070AE6" w:rsidRDefault="00070AE6" w:rsidP="00070AE6">
            <w:pPr>
              <w:pStyle w:val="a8"/>
              <w:wordWrap/>
              <w:ind w:leftChars="0" w:left="0"/>
              <w:jc w:val="center"/>
              <w:rPr>
                <w:rStyle w:val="hps"/>
                <w:rFonts w:ascii="Times New Roman" w:hAnsi="Times New Roman" w:cs="Times New Roman"/>
                <w:color w:val="222222"/>
              </w:rPr>
            </w:pPr>
            <w:del w:id="136" w:author="김은수" w:date="2026-09-28T14:23:00Z" w16du:dateUtc="2026-09-28T05:23:00Z">
              <w:r>
                <w:rPr>
                  <w:rStyle w:val="hps"/>
                  <w:rFonts w:ascii="Times New Roman" w:hAnsi="Times New Roman" w:cs="Times New Roman"/>
                  <w:color w:val="222222"/>
                </w:rPr>
                <w:delText>15</w:delText>
              </w:r>
            </w:del>
            <w:ins w:id="137" w:author="김은수" w:date="2026-09-28T14:23:00Z" w16du:dateUtc="2026-09-28T05:23:00Z">
              <w:r>
                <w:rPr>
                  <w:rStyle w:val="hps"/>
                  <w:rFonts w:ascii="Times New Roman" w:hAnsi="Times New Roman" w:cs="Times New Roman"/>
                  <w:color w:val="222222"/>
                </w:rPr>
                <w:t>16</w:t>
              </w:r>
            </w:ins>
          </w:p>
        </w:tc>
        <w:tc>
          <w:tcPr>
            <w:tcW w:w="3402" w:type="dxa"/>
            <w:vAlign w:val="center"/>
          </w:tcPr>
          <w:p w14:paraId="592430E1" w14:textId="1AA18FBB"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ITC-FW-</w:t>
            </w:r>
            <w:del w:id="138" w:author="김은수" w:date="2026-09-28T14:23:00Z" w16du:dateUtc="2026-09-28T05:23:00Z">
              <w:r>
                <w:rPr>
                  <w:rStyle w:val="hps"/>
                  <w:rFonts w:asciiTheme="minorEastAsia" w:hAnsiTheme="minorEastAsia" w:cs="Times New Roman"/>
                  <w:color w:val="222222"/>
                </w:rPr>
                <w:delText>TD20B</w:delText>
              </w:r>
            </w:del>
            <w:ins w:id="139"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5C741090" w14:textId="57144D1B"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통합</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시험</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기준서</w:t>
            </w:r>
          </w:p>
        </w:tc>
      </w:tr>
      <w:tr w:rsidR="00070AE6" w14:paraId="3D88E127" w14:textId="77777777" w:rsidTr="000559A2">
        <w:tc>
          <w:tcPr>
            <w:tcW w:w="835" w:type="dxa"/>
            <w:vAlign w:val="center"/>
          </w:tcPr>
          <w:p w14:paraId="689251E4" w14:textId="63069688" w:rsidR="00070AE6" w:rsidRDefault="00070AE6" w:rsidP="00070AE6">
            <w:pPr>
              <w:pStyle w:val="a8"/>
              <w:wordWrap/>
              <w:ind w:leftChars="0" w:left="0"/>
              <w:jc w:val="center"/>
              <w:rPr>
                <w:rStyle w:val="hps"/>
                <w:rFonts w:ascii="Times New Roman" w:hAnsi="Times New Roman" w:cs="Times New Roman"/>
                <w:color w:val="222222"/>
              </w:rPr>
            </w:pPr>
            <w:del w:id="140" w:author="김은수" w:date="2026-09-28T14:23:00Z" w16du:dateUtc="2026-09-28T05:23:00Z">
              <w:r>
                <w:rPr>
                  <w:rStyle w:val="hps"/>
                  <w:rFonts w:ascii="Times New Roman" w:hAnsi="Times New Roman" w:cs="Times New Roman"/>
                  <w:color w:val="222222"/>
                </w:rPr>
                <w:delText>1</w:delText>
              </w:r>
              <w:r>
                <w:rPr>
                  <w:rStyle w:val="hps"/>
                  <w:rFonts w:ascii="Times New Roman" w:hAnsi="Times New Roman" w:cs="Times New Roman" w:hint="eastAsia"/>
                  <w:color w:val="222222"/>
                </w:rPr>
                <w:delText>6</w:delText>
              </w:r>
            </w:del>
            <w:ins w:id="141" w:author="김은수" w:date="2026-09-28T14:23:00Z" w16du:dateUtc="2026-09-28T05:23:00Z">
              <w:r>
                <w:rPr>
                  <w:rStyle w:val="hps"/>
                  <w:rFonts w:ascii="Times New Roman" w:hAnsi="Times New Roman" w:cs="Times New Roman"/>
                  <w:color w:val="222222"/>
                </w:rPr>
                <w:t>17</w:t>
              </w:r>
            </w:ins>
          </w:p>
        </w:tc>
        <w:tc>
          <w:tcPr>
            <w:tcW w:w="3402" w:type="dxa"/>
            <w:vAlign w:val="center"/>
          </w:tcPr>
          <w:p w14:paraId="505C8E70" w14:textId="070B40B4"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color w:val="222222"/>
              </w:rPr>
              <w:t>SITR-FW-</w:t>
            </w:r>
            <w:del w:id="142" w:author="김은수" w:date="2026-09-28T14:23:00Z" w16du:dateUtc="2026-09-28T05:23:00Z">
              <w:r>
                <w:rPr>
                  <w:rStyle w:val="hps"/>
                  <w:rFonts w:asciiTheme="minorEastAsia" w:hAnsiTheme="minorEastAsia" w:cs="Times New Roman"/>
                  <w:color w:val="222222"/>
                </w:rPr>
                <w:delText>TD20B</w:delText>
              </w:r>
            </w:del>
            <w:ins w:id="143"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09D14D23" w14:textId="6D35A49D"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통합</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시험</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151B883C" w14:textId="77777777" w:rsidTr="000559A2">
        <w:tc>
          <w:tcPr>
            <w:tcW w:w="835" w:type="dxa"/>
            <w:vAlign w:val="center"/>
          </w:tcPr>
          <w:p w14:paraId="6DCEE769" w14:textId="6C30736B" w:rsidR="00070AE6" w:rsidRDefault="00070AE6" w:rsidP="00070AE6">
            <w:pPr>
              <w:pStyle w:val="a8"/>
              <w:wordWrap/>
              <w:ind w:leftChars="0" w:left="0"/>
              <w:jc w:val="center"/>
              <w:rPr>
                <w:rStyle w:val="hps"/>
                <w:rFonts w:ascii="Times New Roman" w:hAnsi="Times New Roman" w:cs="Times New Roman"/>
                <w:color w:val="222222"/>
              </w:rPr>
            </w:pPr>
            <w:del w:id="144" w:author="김은수" w:date="2026-09-28T14:23:00Z" w16du:dateUtc="2026-09-28T05:23:00Z">
              <w:r>
                <w:rPr>
                  <w:rStyle w:val="hps"/>
                  <w:rFonts w:ascii="Times New Roman" w:hAnsi="Times New Roman" w:cs="Times New Roman"/>
                  <w:color w:val="222222"/>
                </w:rPr>
                <w:delText>1</w:delText>
              </w:r>
              <w:r>
                <w:rPr>
                  <w:rStyle w:val="hps"/>
                  <w:rFonts w:ascii="Times New Roman" w:hAnsi="Times New Roman" w:cs="Times New Roman" w:hint="eastAsia"/>
                  <w:color w:val="222222"/>
                </w:rPr>
                <w:delText>7</w:delText>
              </w:r>
            </w:del>
            <w:ins w:id="145" w:author="김은수" w:date="2026-09-28T14:23:00Z" w16du:dateUtc="2026-09-28T05:23:00Z">
              <w:r>
                <w:rPr>
                  <w:rStyle w:val="hps"/>
                  <w:rFonts w:ascii="Times New Roman" w:hAnsi="Times New Roman" w:cs="Times New Roman"/>
                  <w:color w:val="222222"/>
                </w:rPr>
                <w:t>18</w:t>
              </w:r>
            </w:ins>
          </w:p>
        </w:tc>
        <w:tc>
          <w:tcPr>
            <w:tcW w:w="3402" w:type="dxa"/>
            <w:vAlign w:val="center"/>
          </w:tcPr>
          <w:p w14:paraId="3590AA45" w14:textId="7A1309B3"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color w:val="222222"/>
              </w:rPr>
              <w:t>SSTR-FW-</w:t>
            </w:r>
            <w:del w:id="146" w:author="김은수" w:date="2026-09-28T14:23:00Z" w16du:dateUtc="2026-09-28T05:23:00Z">
              <w:r>
                <w:rPr>
                  <w:rStyle w:val="hps"/>
                  <w:rFonts w:asciiTheme="minorEastAsia" w:hAnsiTheme="minorEastAsia" w:cs="Times New Roman"/>
                  <w:color w:val="222222"/>
                </w:rPr>
                <w:delText>TD20B</w:delText>
              </w:r>
            </w:del>
            <w:ins w:id="147"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09E0EE1D" w14:textId="00068508"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시스템</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시험</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52D680D9" w14:textId="77777777" w:rsidTr="000559A2">
        <w:tc>
          <w:tcPr>
            <w:tcW w:w="835" w:type="dxa"/>
            <w:vAlign w:val="center"/>
          </w:tcPr>
          <w:p w14:paraId="45B185CB" w14:textId="454E1865" w:rsidR="00070AE6" w:rsidRDefault="00070AE6" w:rsidP="00070AE6">
            <w:pPr>
              <w:pStyle w:val="a8"/>
              <w:wordWrap/>
              <w:ind w:leftChars="0" w:left="0"/>
              <w:jc w:val="center"/>
              <w:rPr>
                <w:rStyle w:val="hps"/>
                <w:rFonts w:ascii="Times New Roman" w:hAnsi="Times New Roman" w:cs="Times New Roman"/>
                <w:color w:val="222222"/>
              </w:rPr>
            </w:pPr>
            <w:del w:id="148" w:author="김은수" w:date="2026-09-28T14:23:00Z" w16du:dateUtc="2026-09-28T05:23:00Z">
              <w:r>
                <w:rPr>
                  <w:rStyle w:val="hps"/>
                  <w:rFonts w:ascii="Times New Roman" w:hAnsi="Times New Roman" w:cs="Times New Roman"/>
                </w:rPr>
                <w:delText>18</w:delText>
              </w:r>
            </w:del>
            <w:ins w:id="149" w:author="김은수" w:date="2026-09-28T14:23:00Z" w16du:dateUtc="2026-09-28T05:23:00Z">
              <w:r>
                <w:rPr>
                  <w:rStyle w:val="hps"/>
                  <w:rFonts w:ascii="Times New Roman" w:hAnsi="Times New Roman" w:cs="Times New Roman"/>
                </w:rPr>
                <w:t>19</w:t>
              </w:r>
            </w:ins>
          </w:p>
        </w:tc>
        <w:tc>
          <w:tcPr>
            <w:tcW w:w="3402" w:type="dxa"/>
            <w:vAlign w:val="center"/>
          </w:tcPr>
          <w:p w14:paraId="466690F7" w14:textId="1EBD6804" w:rsidR="00070AE6" w:rsidRPr="007E17E5" w:rsidRDefault="00070AE6" w:rsidP="00070AE6">
            <w:pPr>
              <w:pStyle w:val="a8"/>
              <w:wordWrap/>
              <w:ind w:leftChars="0" w:left="0"/>
              <w:jc w:val="center"/>
              <w:rPr>
                <w:rStyle w:val="hps"/>
                <w:rFonts w:asciiTheme="minorEastAsia" w:hAnsiTheme="minorEastAsia" w:cs="Times New Roman"/>
                <w:color w:val="222222"/>
              </w:rPr>
            </w:pPr>
            <w:r>
              <w:rPr>
                <w:rStyle w:val="hps"/>
                <w:rFonts w:asciiTheme="minorEastAsia" w:hAnsiTheme="minorEastAsia" w:cs="Times New Roman" w:hint="eastAsia"/>
                <w:color w:val="222222"/>
              </w:rPr>
              <w:t>S</w:t>
            </w:r>
            <w:r>
              <w:rPr>
                <w:rStyle w:val="hps"/>
                <w:rFonts w:asciiTheme="minorEastAsia" w:hAnsiTheme="minorEastAsia" w:cs="Times New Roman"/>
                <w:color w:val="222222"/>
              </w:rPr>
              <w:t>RRH-FW-</w:t>
            </w:r>
            <w:del w:id="150" w:author="김은수" w:date="2026-09-28T14:23:00Z" w16du:dateUtc="2026-09-28T05:23:00Z">
              <w:r>
                <w:rPr>
                  <w:rStyle w:val="hps"/>
                  <w:rFonts w:asciiTheme="minorEastAsia" w:hAnsiTheme="minorEastAsia" w:cs="Times New Roman"/>
                  <w:color w:val="222222"/>
                </w:rPr>
                <w:delText>TD20B</w:delText>
              </w:r>
            </w:del>
            <w:ins w:id="151"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67D433DD" w14:textId="45046534"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개정</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및</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배포</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이력</w:t>
            </w:r>
          </w:p>
        </w:tc>
      </w:tr>
      <w:tr w:rsidR="00070AE6" w14:paraId="75FFA841" w14:textId="77777777" w:rsidTr="000559A2">
        <w:tc>
          <w:tcPr>
            <w:tcW w:w="835" w:type="dxa"/>
            <w:vAlign w:val="center"/>
          </w:tcPr>
          <w:p w14:paraId="3F21D0EB" w14:textId="15077F3B" w:rsidR="00070AE6" w:rsidRPr="00184330" w:rsidRDefault="00070AE6" w:rsidP="00070AE6">
            <w:pPr>
              <w:pStyle w:val="a8"/>
              <w:wordWrap/>
              <w:ind w:leftChars="0" w:left="0"/>
              <w:jc w:val="center"/>
              <w:rPr>
                <w:rStyle w:val="hps"/>
                <w:rFonts w:ascii="Times New Roman" w:hAnsi="Times New Roman" w:cs="Times New Roman"/>
              </w:rPr>
            </w:pPr>
            <w:del w:id="152" w:author="김은수" w:date="2026-09-28T14:23:00Z" w16du:dateUtc="2026-09-28T05:23:00Z">
              <w:r>
                <w:rPr>
                  <w:rStyle w:val="hps"/>
                  <w:rFonts w:ascii="Times New Roman" w:hAnsi="Times New Roman" w:cs="Times New Roman"/>
                </w:rPr>
                <w:delText>1</w:delText>
              </w:r>
              <w:r>
                <w:rPr>
                  <w:rStyle w:val="hps"/>
                  <w:rFonts w:ascii="Times New Roman" w:hAnsi="Times New Roman" w:cs="Times New Roman" w:hint="eastAsia"/>
                </w:rPr>
                <w:delText>9</w:delText>
              </w:r>
            </w:del>
            <w:ins w:id="153" w:author="김은수" w:date="2026-09-28T14:23:00Z" w16du:dateUtc="2026-09-28T05:23:00Z">
              <w:r>
                <w:rPr>
                  <w:rStyle w:val="hps"/>
                  <w:rFonts w:ascii="Times New Roman" w:hAnsi="Times New Roman" w:cs="Times New Roman"/>
                </w:rPr>
                <w:t>20</w:t>
              </w:r>
            </w:ins>
          </w:p>
        </w:tc>
        <w:tc>
          <w:tcPr>
            <w:tcW w:w="3402" w:type="dxa"/>
            <w:vAlign w:val="center"/>
          </w:tcPr>
          <w:p w14:paraId="6DA1C653" w14:textId="7F47A972"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hint="eastAsia"/>
              </w:rPr>
              <w:t>S</w:t>
            </w:r>
            <w:r>
              <w:rPr>
                <w:rStyle w:val="hps"/>
                <w:rFonts w:asciiTheme="minorEastAsia" w:hAnsiTheme="minorEastAsia" w:cs="Times New Roman"/>
              </w:rPr>
              <w:t>FR</w:t>
            </w:r>
            <w:r>
              <w:rPr>
                <w:rStyle w:val="hps"/>
                <w:rFonts w:asciiTheme="minorEastAsia" w:hAnsiTheme="minorEastAsia" w:cs="Times New Roman"/>
                <w:color w:val="222222"/>
              </w:rPr>
              <w:t>-FW-</w:t>
            </w:r>
            <w:del w:id="154" w:author="김은수" w:date="2026-09-28T14:23:00Z" w16du:dateUtc="2026-09-28T05:23:00Z">
              <w:r>
                <w:rPr>
                  <w:rStyle w:val="hps"/>
                  <w:rFonts w:asciiTheme="minorEastAsia" w:hAnsiTheme="minorEastAsia" w:cs="Times New Roman"/>
                  <w:color w:val="222222"/>
                </w:rPr>
                <w:delText>TD20B</w:delText>
              </w:r>
            </w:del>
            <w:ins w:id="155"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7242568F" w14:textId="79244ABA"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피드백</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5E80A4C2" w14:textId="77777777" w:rsidTr="000559A2">
        <w:tc>
          <w:tcPr>
            <w:tcW w:w="835" w:type="dxa"/>
            <w:vAlign w:val="center"/>
          </w:tcPr>
          <w:p w14:paraId="2186D4ED" w14:textId="6FBD457B" w:rsidR="00070AE6" w:rsidRDefault="00070AE6" w:rsidP="00070AE6">
            <w:pPr>
              <w:pStyle w:val="a8"/>
              <w:wordWrap/>
              <w:ind w:leftChars="0" w:left="0"/>
              <w:jc w:val="center"/>
              <w:rPr>
                <w:rStyle w:val="hps"/>
                <w:rFonts w:ascii="Times New Roman" w:hAnsi="Times New Roman" w:cs="Times New Roman"/>
              </w:rPr>
            </w:pPr>
            <w:del w:id="156" w:author="김은수" w:date="2026-09-28T14:23:00Z" w16du:dateUtc="2026-09-28T05:23:00Z">
              <w:r>
                <w:rPr>
                  <w:rStyle w:val="hps"/>
                  <w:rFonts w:ascii="Times New Roman" w:hAnsi="Times New Roman" w:cs="Times New Roman"/>
                </w:rPr>
                <w:delText>2</w:delText>
              </w:r>
              <w:r>
                <w:rPr>
                  <w:rStyle w:val="hps"/>
                  <w:rFonts w:ascii="Times New Roman" w:hAnsi="Times New Roman" w:cs="Times New Roman" w:hint="eastAsia"/>
                </w:rPr>
                <w:delText>0</w:delText>
              </w:r>
            </w:del>
            <w:ins w:id="157" w:author="김은수" w:date="2026-09-28T14:23:00Z" w16du:dateUtc="2026-09-28T05:23:00Z">
              <w:r>
                <w:rPr>
                  <w:rStyle w:val="hps"/>
                  <w:rFonts w:ascii="Times New Roman" w:hAnsi="Times New Roman" w:cs="Times New Roman"/>
                </w:rPr>
                <w:t>21</w:t>
              </w:r>
            </w:ins>
          </w:p>
        </w:tc>
        <w:tc>
          <w:tcPr>
            <w:tcW w:w="3402" w:type="dxa"/>
            <w:vAlign w:val="center"/>
          </w:tcPr>
          <w:p w14:paraId="4CA33C9F" w14:textId="57A33A56"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hint="eastAsia"/>
              </w:rPr>
              <w:t>S</w:t>
            </w:r>
            <w:r>
              <w:rPr>
                <w:rStyle w:val="hps"/>
                <w:rFonts w:asciiTheme="minorEastAsia" w:hAnsiTheme="minorEastAsia" w:cs="Times New Roman"/>
              </w:rPr>
              <w:t>FAR</w:t>
            </w:r>
            <w:r>
              <w:rPr>
                <w:rStyle w:val="hps"/>
                <w:rFonts w:asciiTheme="minorEastAsia" w:hAnsiTheme="minorEastAsia" w:cs="Times New Roman"/>
                <w:color w:val="222222"/>
              </w:rPr>
              <w:t>-FW-</w:t>
            </w:r>
            <w:del w:id="158" w:author="김은수" w:date="2026-09-28T14:23:00Z" w16du:dateUtc="2026-09-28T05:23:00Z">
              <w:r>
                <w:rPr>
                  <w:rStyle w:val="hps"/>
                  <w:rFonts w:asciiTheme="minorEastAsia" w:hAnsiTheme="minorEastAsia" w:cs="Times New Roman"/>
                  <w:color w:val="222222"/>
                </w:rPr>
                <w:delText>TD20B</w:delText>
              </w:r>
            </w:del>
            <w:ins w:id="159"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2D598644" w14:textId="042D103D"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피드백</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분석</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39580B83" w14:textId="77777777" w:rsidTr="000559A2">
        <w:tc>
          <w:tcPr>
            <w:tcW w:w="835" w:type="dxa"/>
            <w:vAlign w:val="center"/>
          </w:tcPr>
          <w:p w14:paraId="1359C4F7" w14:textId="0F1E7FCF" w:rsidR="00070AE6" w:rsidRDefault="00070AE6" w:rsidP="00070AE6">
            <w:pPr>
              <w:pStyle w:val="a8"/>
              <w:wordWrap/>
              <w:ind w:leftChars="0" w:left="0"/>
              <w:jc w:val="center"/>
              <w:rPr>
                <w:rStyle w:val="hps"/>
                <w:rFonts w:ascii="Times New Roman" w:hAnsi="Times New Roman" w:cs="Times New Roman"/>
              </w:rPr>
            </w:pPr>
            <w:del w:id="160" w:author="김은수" w:date="2026-09-28T14:23:00Z" w16du:dateUtc="2026-09-28T05:23:00Z">
              <w:r>
                <w:rPr>
                  <w:rStyle w:val="hps"/>
                  <w:rFonts w:ascii="Times New Roman" w:hAnsi="Times New Roman" w:cs="Times New Roman"/>
                </w:rPr>
                <w:delText>2</w:delText>
              </w:r>
              <w:r>
                <w:rPr>
                  <w:rStyle w:val="hps"/>
                  <w:rFonts w:ascii="Times New Roman" w:hAnsi="Times New Roman" w:cs="Times New Roman" w:hint="eastAsia"/>
                </w:rPr>
                <w:delText>1</w:delText>
              </w:r>
            </w:del>
            <w:ins w:id="161" w:author="김은수" w:date="2026-09-28T14:23:00Z" w16du:dateUtc="2026-09-28T05:23:00Z">
              <w:r>
                <w:rPr>
                  <w:rStyle w:val="hps"/>
                  <w:rFonts w:ascii="Times New Roman" w:hAnsi="Times New Roman" w:cs="Times New Roman"/>
                </w:rPr>
                <w:t>22</w:t>
              </w:r>
            </w:ins>
          </w:p>
        </w:tc>
        <w:tc>
          <w:tcPr>
            <w:tcW w:w="3402" w:type="dxa"/>
            <w:vAlign w:val="center"/>
          </w:tcPr>
          <w:p w14:paraId="75E5EA9B" w14:textId="46C2AE41"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hint="eastAsia"/>
              </w:rPr>
              <w:t>S</w:t>
            </w:r>
            <w:r>
              <w:rPr>
                <w:rStyle w:val="hps"/>
                <w:rFonts w:asciiTheme="minorEastAsia" w:hAnsiTheme="minorEastAsia" w:cs="Times New Roman"/>
              </w:rPr>
              <w:t>CR</w:t>
            </w:r>
            <w:r>
              <w:rPr>
                <w:rStyle w:val="hps"/>
                <w:rFonts w:asciiTheme="minorEastAsia" w:hAnsiTheme="minorEastAsia" w:cs="Times New Roman"/>
                <w:color w:val="222222"/>
              </w:rPr>
              <w:t>-FW-</w:t>
            </w:r>
            <w:del w:id="162" w:author="김은수" w:date="2026-09-28T14:23:00Z" w16du:dateUtc="2026-09-28T05:23:00Z">
              <w:r>
                <w:rPr>
                  <w:rStyle w:val="hps"/>
                  <w:rFonts w:asciiTheme="minorEastAsia" w:hAnsiTheme="minorEastAsia" w:cs="Times New Roman"/>
                  <w:color w:val="222222"/>
                </w:rPr>
                <w:delText>TD20B</w:delText>
              </w:r>
            </w:del>
            <w:ins w:id="163"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106622F7" w14:textId="6B0F6F55"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변경</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요청서</w:t>
            </w:r>
          </w:p>
        </w:tc>
      </w:tr>
      <w:tr w:rsidR="00070AE6" w14:paraId="69197B64" w14:textId="77777777" w:rsidTr="000559A2">
        <w:tc>
          <w:tcPr>
            <w:tcW w:w="835" w:type="dxa"/>
            <w:vAlign w:val="center"/>
          </w:tcPr>
          <w:p w14:paraId="5D16C99B" w14:textId="1BAB6669" w:rsidR="00070AE6" w:rsidRDefault="00070AE6" w:rsidP="00070AE6">
            <w:pPr>
              <w:pStyle w:val="a8"/>
              <w:wordWrap/>
              <w:ind w:leftChars="0" w:left="0"/>
              <w:jc w:val="center"/>
              <w:rPr>
                <w:rStyle w:val="hps"/>
                <w:rFonts w:ascii="Times New Roman" w:hAnsi="Times New Roman" w:cs="Times New Roman"/>
              </w:rPr>
            </w:pPr>
            <w:del w:id="164" w:author="김은수" w:date="2026-09-28T14:23:00Z" w16du:dateUtc="2026-09-28T05:23:00Z">
              <w:r>
                <w:rPr>
                  <w:rStyle w:val="hps"/>
                  <w:rFonts w:ascii="Times New Roman" w:hAnsi="Times New Roman" w:cs="Times New Roman"/>
                </w:rPr>
                <w:delText>2</w:delText>
              </w:r>
              <w:r>
                <w:rPr>
                  <w:rStyle w:val="hps"/>
                  <w:rFonts w:ascii="Times New Roman" w:hAnsi="Times New Roman" w:cs="Times New Roman" w:hint="eastAsia"/>
                </w:rPr>
                <w:delText>2</w:delText>
              </w:r>
            </w:del>
            <w:ins w:id="165" w:author="김은수" w:date="2026-09-28T14:23:00Z" w16du:dateUtc="2026-09-28T05:23:00Z">
              <w:r>
                <w:rPr>
                  <w:rStyle w:val="hps"/>
                  <w:rFonts w:ascii="Times New Roman" w:hAnsi="Times New Roman" w:cs="Times New Roman"/>
                </w:rPr>
                <w:t>23</w:t>
              </w:r>
            </w:ins>
          </w:p>
        </w:tc>
        <w:tc>
          <w:tcPr>
            <w:tcW w:w="3402" w:type="dxa"/>
            <w:vAlign w:val="center"/>
          </w:tcPr>
          <w:p w14:paraId="4E412C8E" w14:textId="50D51AF1"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hint="eastAsia"/>
              </w:rPr>
              <w:t>S</w:t>
            </w:r>
            <w:r>
              <w:rPr>
                <w:rStyle w:val="hps"/>
                <w:rFonts w:asciiTheme="minorEastAsia" w:hAnsiTheme="minorEastAsia" w:cs="Times New Roman"/>
              </w:rPr>
              <w:t>CA</w:t>
            </w:r>
            <w:r>
              <w:rPr>
                <w:rStyle w:val="hps"/>
                <w:rFonts w:asciiTheme="minorEastAsia" w:hAnsiTheme="minorEastAsia" w:cs="Times New Roman"/>
                <w:color w:val="222222"/>
              </w:rPr>
              <w:t>-FW-</w:t>
            </w:r>
            <w:del w:id="166" w:author="김은수" w:date="2026-09-28T14:23:00Z" w16du:dateUtc="2026-09-28T05:23:00Z">
              <w:r>
                <w:rPr>
                  <w:rStyle w:val="hps"/>
                  <w:rFonts w:asciiTheme="minorEastAsia" w:hAnsiTheme="minorEastAsia" w:cs="Times New Roman"/>
                  <w:color w:val="222222"/>
                </w:rPr>
                <w:delText>TD20B</w:delText>
              </w:r>
            </w:del>
            <w:ins w:id="167"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355716FB" w14:textId="0B975E50"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변경</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승인서</w:t>
            </w:r>
          </w:p>
        </w:tc>
      </w:tr>
      <w:tr w:rsidR="00070AE6" w14:paraId="1C9A28B3" w14:textId="77777777" w:rsidTr="000559A2">
        <w:tc>
          <w:tcPr>
            <w:tcW w:w="835" w:type="dxa"/>
            <w:vAlign w:val="center"/>
          </w:tcPr>
          <w:p w14:paraId="53C28D54" w14:textId="0B49E922" w:rsidR="00070AE6" w:rsidRDefault="00070AE6" w:rsidP="00070AE6">
            <w:pPr>
              <w:pStyle w:val="a8"/>
              <w:wordWrap/>
              <w:ind w:leftChars="0" w:left="0"/>
              <w:jc w:val="center"/>
              <w:rPr>
                <w:rStyle w:val="hps"/>
                <w:rFonts w:ascii="Times New Roman" w:hAnsi="Times New Roman" w:cs="Times New Roman"/>
              </w:rPr>
            </w:pPr>
            <w:del w:id="168" w:author="김은수" w:date="2026-09-28T14:23:00Z" w16du:dateUtc="2026-09-28T05:23:00Z">
              <w:r>
                <w:rPr>
                  <w:rStyle w:val="hps"/>
                  <w:rFonts w:ascii="Times New Roman" w:hAnsi="Times New Roman" w:cs="Times New Roman"/>
                </w:rPr>
                <w:delText>2</w:delText>
              </w:r>
              <w:r>
                <w:rPr>
                  <w:rStyle w:val="hps"/>
                  <w:rFonts w:ascii="Times New Roman" w:hAnsi="Times New Roman" w:cs="Times New Roman" w:hint="eastAsia"/>
                </w:rPr>
                <w:delText>3</w:delText>
              </w:r>
            </w:del>
            <w:ins w:id="169" w:author="김은수" w:date="2026-09-28T14:23:00Z" w16du:dateUtc="2026-09-28T05:23:00Z">
              <w:r>
                <w:rPr>
                  <w:rStyle w:val="hps"/>
                  <w:rFonts w:ascii="Times New Roman" w:hAnsi="Times New Roman" w:cs="Times New Roman"/>
                </w:rPr>
                <w:t>24</w:t>
              </w:r>
            </w:ins>
          </w:p>
        </w:tc>
        <w:tc>
          <w:tcPr>
            <w:tcW w:w="3402" w:type="dxa"/>
            <w:vAlign w:val="center"/>
          </w:tcPr>
          <w:p w14:paraId="69B4A65B" w14:textId="28EFAE0B"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hint="eastAsia"/>
              </w:rPr>
              <w:t>S</w:t>
            </w:r>
            <w:r>
              <w:rPr>
                <w:rStyle w:val="hps"/>
                <w:rFonts w:asciiTheme="minorEastAsia" w:hAnsiTheme="minorEastAsia" w:cs="Times New Roman"/>
              </w:rPr>
              <w:t>CCR</w:t>
            </w:r>
            <w:r>
              <w:rPr>
                <w:rStyle w:val="hps"/>
                <w:rFonts w:asciiTheme="minorEastAsia" w:hAnsiTheme="minorEastAsia" w:cs="Times New Roman"/>
                <w:color w:val="222222"/>
              </w:rPr>
              <w:t>-FW-</w:t>
            </w:r>
            <w:del w:id="170" w:author="김은수" w:date="2026-09-28T14:23:00Z" w16du:dateUtc="2026-09-28T05:23:00Z">
              <w:r>
                <w:rPr>
                  <w:rStyle w:val="hps"/>
                  <w:rFonts w:asciiTheme="minorEastAsia" w:hAnsiTheme="minorEastAsia" w:cs="Times New Roman"/>
                  <w:color w:val="222222"/>
                </w:rPr>
                <w:delText>TD20B</w:delText>
              </w:r>
            </w:del>
            <w:ins w:id="171"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525EDEE7" w14:textId="08528540"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변경</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완료</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31B5CED1" w14:textId="77777777" w:rsidTr="000559A2">
        <w:tc>
          <w:tcPr>
            <w:tcW w:w="835" w:type="dxa"/>
            <w:vAlign w:val="center"/>
          </w:tcPr>
          <w:p w14:paraId="47E6A40C" w14:textId="5D2DC004" w:rsidR="00070AE6" w:rsidRDefault="00070AE6" w:rsidP="00070AE6">
            <w:pPr>
              <w:pStyle w:val="a8"/>
              <w:wordWrap/>
              <w:ind w:leftChars="0" w:left="0"/>
              <w:jc w:val="center"/>
              <w:rPr>
                <w:rStyle w:val="hps"/>
                <w:rFonts w:ascii="Times New Roman" w:hAnsi="Times New Roman" w:cs="Times New Roman"/>
              </w:rPr>
            </w:pPr>
            <w:del w:id="172" w:author="김은수" w:date="2026-09-28T14:23:00Z" w16du:dateUtc="2026-09-28T05:23:00Z">
              <w:r>
                <w:rPr>
                  <w:rStyle w:val="hps"/>
                  <w:rFonts w:ascii="Times New Roman" w:hAnsi="Times New Roman" w:cs="Times New Roman"/>
                </w:rPr>
                <w:delText>2</w:delText>
              </w:r>
              <w:r>
                <w:rPr>
                  <w:rStyle w:val="hps"/>
                  <w:rFonts w:ascii="Times New Roman" w:hAnsi="Times New Roman" w:cs="Times New Roman" w:hint="eastAsia"/>
                </w:rPr>
                <w:delText>4</w:delText>
              </w:r>
            </w:del>
            <w:ins w:id="173" w:author="김은수" w:date="2026-09-28T14:23:00Z" w16du:dateUtc="2026-09-28T05:23:00Z">
              <w:r>
                <w:rPr>
                  <w:rStyle w:val="hps"/>
                  <w:rFonts w:ascii="Times New Roman" w:hAnsi="Times New Roman" w:cs="Times New Roman"/>
                </w:rPr>
                <w:t>25</w:t>
              </w:r>
            </w:ins>
          </w:p>
        </w:tc>
        <w:tc>
          <w:tcPr>
            <w:tcW w:w="3402" w:type="dxa"/>
            <w:vAlign w:val="center"/>
          </w:tcPr>
          <w:p w14:paraId="76303433" w14:textId="07261E0F"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hint="eastAsia"/>
              </w:rPr>
              <w:t>S</w:t>
            </w:r>
            <w:r>
              <w:rPr>
                <w:rStyle w:val="hps"/>
                <w:rFonts w:asciiTheme="minorEastAsia" w:hAnsiTheme="minorEastAsia" w:cs="Times New Roman"/>
              </w:rPr>
              <w:t>PR</w:t>
            </w:r>
            <w:r>
              <w:rPr>
                <w:rStyle w:val="hps"/>
                <w:rFonts w:asciiTheme="minorEastAsia" w:hAnsiTheme="minorEastAsia" w:cs="Times New Roman"/>
                <w:color w:val="222222"/>
              </w:rPr>
              <w:t>-FW-</w:t>
            </w:r>
            <w:del w:id="174" w:author="김은수" w:date="2026-09-28T14:23:00Z" w16du:dateUtc="2026-09-28T05:23:00Z">
              <w:r>
                <w:rPr>
                  <w:rStyle w:val="hps"/>
                  <w:rFonts w:asciiTheme="minorEastAsia" w:hAnsiTheme="minorEastAsia" w:cs="Times New Roman"/>
                  <w:color w:val="222222"/>
                </w:rPr>
                <w:delText>TD20B</w:delText>
              </w:r>
            </w:del>
            <w:ins w:id="175"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324F928C" w14:textId="3615789D"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문제</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710BBB82" w14:textId="77777777" w:rsidTr="000559A2">
        <w:tc>
          <w:tcPr>
            <w:tcW w:w="835" w:type="dxa"/>
            <w:vAlign w:val="center"/>
          </w:tcPr>
          <w:p w14:paraId="64FCCF17" w14:textId="22B7BC5F" w:rsidR="00070AE6" w:rsidRDefault="00070AE6" w:rsidP="00070AE6">
            <w:pPr>
              <w:pStyle w:val="a8"/>
              <w:wordWrap/>
              <w:ind w:leftChars="0" w:left="0"/>
              <w:jc w:val="center"/>
              <w:rPr>
                <w:rStyle w:val="hps"/>
                <w:rFonts w:ascii="Times New Roman" w:hAnsi="Times New Roman" w:cs="Times New Roman"/>
              </w:rPr>
            </w:pPr>
            <w:del w:id="176" w:author="김은수" w:date="2026-09-28T14:23:00Z" w16du:dateUtc="2026-09-28T05:23:00Z">
              <w:r>
                <w:rPr>
                  <w:rStyle w:val="hps"/>
                  <w:rFonts w:ascii="Times New Roman" w:hAnsi="Times New Roman" w:cs="Times New Roman"/>
                </w:rPr>
                <w:delText>2</w:delText>
              </w:r>
              <w:r>
                <w:rPr>
                  <w:rStyle w:val="hps"/>
                  <w:rFonts w:ascii="Times New Roman" w:hAnsi="Times New Roman" w:cs="Times New Roman" w:hint="eastAsia"/>
                </w:rPr>
                <w:delText>5</w:delText>
              </w:r>
            </w:del>
            <w:ins w:id="177" w:author="김은수" w:date="2026-09-28T14:23:00Z" w16du:dateUtc="2026-09-28T05:23:00Z">
              <w:r>
                <w:rPr>
                  <w:rStyle w:val="hps"/>
                  <w:rFonts w:ascii="Times New Roman" w:hAnsi="Times New Roman" w:cs="Times New Roman"/>
                </w:rPr>
                <w:t>26</w:t>
              </w:r>
            </w:ins>
          </w:p>
        </w:tc>
        <w:tc>
          <w:tcPr>
            <w:tcW w:w="3402" w:type="dxa"/>
            <w:vAlign w:val="center"/>
          </w:tcPr>
          <w:p w14:paraId="51A185CA" w14:textId="02A3B77C"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hint="eastAsia"/>
              </w:rPr>
              <w:t>S</w:t>
            </w:r>
            <w:r>
              <w:rPr>
                <w:rStyle w:val="hps"/>
                <w:rFonts w:asciiTheme="minorEastAsia" w:hAnsiTheme="minorEastAsia" w:cs="Times New Roman"/>
              </w:rPr>
              <w:t>PIR</w:t>
            </w:r>
            <w:r>
              <w:rPr>
                <w:rStyle w:val="hps"/>
                <w:rFonts w:asciiTheme="minorEastAsia" w:hAnsiTheme="minorEastAsia" w:cs="Times New Roman"/>
                <w:color w:val="222222"/>
              </w:rPr>
              <w:t>-FW-</w:t>
            </w:r>
            <w:del w:id="178" w:author="김은수" w:date="2026-09-28T14:23:00Z" w16du:dateUtc="2026-09-28T05:23:00Z">
              <w:r>
                <w:rPr>
                  <w:rStyle w:val="hps"/>
                  <w:rFonts w:asciiTheme="minorEastAsia" w:hAnsiTheme="minorEastAsia" w:cs="Times New Roman"/>
                  <w:color w:val="222222"/>
                </w:rPr>
                <w:delText>TD20B</w:delText>
              </w:r>
            </w:del>
            <w:ins w:id="179"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3C966775" w14:textId="33B6F221"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문제</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조사</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r w:rsidR="00070AE6" w14:paraId="5282F979" w14:textId="77777777" w:rsidTr="000559A2">
        <w:tc>
          <w:tcPr>
            <w:tcW w:w="835" w:type="dxa"/>
            <w:vAlign w:val="center"/>
          </w:tcPr>
          <w:p w14:paraId="6DEC8373" w14:textId="0C206933" w:rsidR="00070AE6" w:rsidRDefault="00070AE6" w:rsidP="00070AE6">
            <w:pPr>
              <w:pStyle w:val="a8"/>
              <w:wordWrap/>
              <w:ind w:leftChars="0" w:left="0"/>
              <w:jc w:val="center"/>
              <w:rPr>
                <w:rStyle w:val="hps"/>
                <w:rFonts w:ascii="Times New Roman" w:hAnsi="Times New Roman" w:cs="Times New Roman"/>
              </w:rPr>
            </w:pPr>
            <w:del w:id="180" w:author="김은수" w:date="2026-09-28T14:23:00Z" w16du:dateUtc="2026-09-28T05:23:00Z">
              <w:r>
                <w:rPr>
                  <w:rStyle w:val="hps"/>
                  <w:rFonts w:ascii="Times New Roman" w:hAnsi="Times New Roman" w:cs="Times New Roman"/>
                </w:rPr>
                <w:delText>26</w:delText>
              </w:r>
            </w:del>
            <w:ins w:id="181" w:author="김은수" w:date="2026-09-28T14:23:00Z" w16du:dateUtc="2026-09-28T05:23:00Z">
              <w:r>
                <w:rPr>
                  <w:rStyle w:val="hps"/>
                  <w:rFonts w:ascii="Times New Roman" w:hAnsi="Times New Roman" w:cs="Times New Roman"/>
                </w:rPr>
                <w:t>27</w:t>
              </w:r>
            </w:ins>
          </w:p>
        </w:tc>
        <w:tc>
          <w:tcPr>
            <w:tcW w:w="3402" w:type="dxa"/>
            <w:vAlign w:val="center"/>
          </w:tcPr>
          <w:p w14:paraId="257BB709" w14:textId="16D44BAF" w:rsidR="00070AE6" w:rsidRPr="007E17E5" w:rsidRDefault="00070AE6" w:rsidP="00070AE6">
            <w:pPr>
              <w:pStyle w:val="a8"/>
              <w:wordWrap/>
              <w:ind w:leftChars="0" w:left="0"/>
              <w:jc w:val="center"/>
              <w:rPr>
                <w:rStyle w:val="hps"/>
                <w:rFonts w:asciiTheme="minorEastAsia" w:hAnsiTheme="minorEastAsia" w:cs="Times New Roman"/>
              </w:rPr>
            </w:pPr>
            <w:r>
              <w:rPr>
                <w:rStyle w:val="hps"/>
                <w:rFonts w:asciiTheme="minorEastAsia" w:hAnsiTheme="minorEastAsia" w:cs="Times New Roman"/>
                <w:color w:val="222222"/>
              </w:rPr>
              <w:t>SPRR-FW-</w:t>
            </w:r>
            <w:del w:id="182" w:author="김은수" w:date="2026-09-28T14:23:00Z" w16du:dateUtc="2026-09-28T05:23:00Z">
              <w:r>
                <w:rPr>
                  <w:rStyle w:val="hps"/>
                  <w:rFonts w:asciiTheme="minorEastAsia" w:hAnsiTheme="minorEastAsia" w:cs="Times New Roman"/>
                  <w:color w:val="222222"/>
                </w:rPr>
                <w:delText>TD20B</w:delText>
              </w:r>
            </w:del>
            <w:ins w:id="183" w:author="김은수" w:date="2026-09-28T14:23:00Z" w16du:dateUtc="2026-09-28T05:23:00Z">
              <w:r>
                <w:rPr>
                  <w:rStyle w:val="hps"/>
                  <w:rFonts w:asciiTheme="minorEastAsia" w:hAnsiTheme="minorEastAsia" w:cs="Times New Roman"/>
                  <w:color w:val="222222"/>
                </w:rPr>
                <w:t>TD24A</w:t>
              </w:r>
            </w:ins>
          </w:p>
        </w:tc>
        <w:tc>
          <w:tcPr>
            <w:tcW w:w="3846" w:type="dxa"/>
            <w:vAlign w:val="center"/>
          </w:tcPr>
          <w:p w14:paraId="1629893F" w14:textId="355F12D4" w:rsidR="00070AE6" w:rsidRDefault="00070AE6" w:rsidP="00070AE6">
            <w:pPr>
              <w:pStyle w:val="a8"/>
              <w:wordWrap/>
              <w:ind w:leftChars="0" w:left="0"/>
              <w:jc w:val="center"/>
              <w:rPr>
                <w:rStyle w:val="hps"/>
                <w:rFonts w:ascii="Times New Roman" w:hAnsi="Times New Roman" w:cs="Times New Roman"/>
                <w:color w:val="222222"/>
              </w:rPr>
            </w:pPr>
            <w:r>
              <w:rPr>
                <w:rStyle w:val="hps"/>
                <w:rFonts w:ascii="Times New Roman" w:hAnsi="Times New Roman" w:cs="Times New Roman" w:hint="eastAsia"/>
                <w:color w:val="222222"/>
              </w:rPr>
              <w:t>소프트웨어</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문제</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해결</w:t>
            </w:r>
            <w:r>
              <w:rPr>
                <w:rStyle w:val="hps"/>
                <w:rFonts w:ascii="Times New Roman" w:hAnsi="Times New Roman" w:cs="Times New Roman" w:hint="eastAsia"/>
                <w:color w:val="222222"/>
              </w:rPr>
              <w:t xml:space="preserve"> </w:t>
            </w:r>
            <w:r>
              <w:rPr>
                <w:rStyle w:val="hps"/>
                <w:rFonts w:ascii="Times New Roman" w:hAnsi="Times New Roman" w:cs="Times New Roman" w:hint="eastAsia"/>
                <w:color w:val="222222"/>
              </w:rPr>
              <w:t>보고서</w:t>
            </w:r>
          </w:p>
        </w:tc>
      </w:tr>
    </w:tbl>
    <w:bookmarkEnd w:id="89"/>
    <w:p w14:paraId="27090E0F" w14:textId="742AC477" w:rsidR="00910CFC" w:rsidRDefault="007134D8" w:rsidP="007134D8">
      <w:pPr>
        <w:jc w:val="center"/>
      </w:pPr>
      <w:r>
        <w:rPr>
          <w:rFonts w:hint="eastAsia"/>
        </w:rPr>
        <w:t>&lt;</w:t>
      </w:r>
      <w:r>
        <w:t xml:space="preserve"> </w:t>
      </w:r>
      <w:r>
        <w:rPr>
          <w:rFonts w:hint="eastAsia"/>
        </w:rPr>
        <w:t xml:space="preserve">표 </w:t>
      </w:r>
      <w:r>
        <w:t xml:space="preserve">1. </w:t>
      </w:r>
      <w:r>
        <w:rPr>
          <w:rFonts w:hint="eastAsia"/>
        </w:rPr>
        <w:t xml:space="preserve">소프트웨어 개발 프로세스의 활동 산출물 </w:t>
      </w:r>
      <w:r>
        <w:t>&gt;</w:t>
      </w:r>
    </w:p>
    <w:p w14:paraId="621F61A5" w14:textId="16AE358C" w:rsidR="00910CFC" w:rsidRDefault="00910CFC" w:rsidP="004F1B00">
      <w:pPr>
        <w:pStyle w:val="10"/>
        <w:numPr>
          <w:ilvl w:val="0"/>
          <w:numId w:val="7"/>
        </w:numPr>
        <w:spacing w:after="0" w:line="240" w:lineRule="auto"/>
      </w:pPr>
      <w:bookmarkStart w:id="184" w:name="_Toc183453996"/>
      <w:r>
        <w:rPr>
          <w:rFonts w:hint="eastAsia"/>
        </w:rPr>
        <w:t>소프트웨어 형상관리 프로세스 사용</w:t>
      </w:r>
      <w:bookmarkEnd w:id="184"/>
    </w:p>
    <w:p w14:paraId="3448F674" w14:textId="7CC35659" w:rsidR="00910CFC" w:rsidRPr="00910CFC" w:rsidRDefault="00A13BD2" w:rsidP="004F1B00">
      <w:pPr>
        <w:spacing w:after="0" w:line="240" w:lineRule="auto"/>
        <w:ind w:leftChars="100" w:left="200"/>
      </w:pPr>
      <w:r>
        <w:rPr>
          <w:rFonts w:hint="eastAsia"/>
        </w:rPr>
        <w:t>소프트웨어 개발</w:t>
      </w:r>
      <w:r>
        <w:t xml:space="preserve"> </w:t>
      </w:r>
      <w:r w:rsidR="00943672">
        <w:rPr>
          <w:rFonts w:hint="eastAsia"/>
        </w:rPr>
        <w:t xml:space="preserve">프로세스의 </w:t>
      </w:r>
      <w:r>
        <w:rPr>
          <w:rFonts w:hint="eastAsia"/>
        </w:rPr>
        <w:t xml:space="preserve">활동으로 생산되는 </w:t>
      </w:r>
      <w:r w:rsidR="00910CFC">
        <w:rPr>
          <w:rFonts w:hint="eastAsia"/>
        </w:rPr>
        <w:t>문서들</w:t>
      </w:r>
      <w:r w:rsidR="007134D8">
        <w:rPr>
          <w:rFonts w:hint="eastAsia"/>
        </w:rPr>
        <w:t xml:space="preserve">(표 </w:t>
      </w:r>
      <w:r w:rsidR="007134D8">
        <w:t>1.)</w:t>
      </w:r>
      <w:r w:rsidR="00910CFC">
        <w:rPr>
          <w:rFonts w:hint="eastAsia"/>
        </w:rPr>
        <w:t>은 형상관리 절차를 사용하여 형상관리 프로그램의 보관소에 저장되고 형상이 관리되어야 한다.</w:t>
      </w:r>
    </w:p>
    <w:p w14:paraId="4F298091" w14:textId="31A75F1C" w:rsidR="00A459D5" w:rsidRPr="0024589F" w:rsidRDefault="00A459D5" w:rsidP="004F1B00">
      <w:pPr>
        <w:spacing w:after="0" w:line="240" w:lineRule="auto"/>
      </w:pPr>
    </w:p>
    <w:sectPr w:rsidR="00A459D5" w:rsidRPr="0024589F" w:rsidSect="000559A2">
      <w:footerReference w:type="default" r:id="rId13"/>
      <w:pgSz w:w="11906" w:h="16838" w:code="9"/>
      <w:pgMar w:top="1134" w:right="1134" w:bottom="851" w:left="1134" w:header="1020" w:footer="68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762E9" w14:textId="77777777" w:rsidR="001F341D" w:rsidRDefault="001F341D" w:rsidP="003325E9">
      <w:pPr>
        <w:spacing w:after="0" w:line="240" w:lineRule="auto"/>
      </w:pPr>
      <w:r>
        <w:separator/>
      </w:r>
    </w:p>
  </w:endnote>
  <w:endnote w:type="continuationSeparator" w:id="0">
    <w:p w14:paraId="37F50E45" w14:textId="77777777" w:rsidR="001F341D" w:rsidRDefault="001F341D" w:rsidP="00332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6FEA" w14:textId="17D8F876" w:rsidR="0072318A" w:rsidRDefault="0072318A" w:rsidP="00EC1B78">
    <w:pPr>
      <w:pStyle w:val="a4"/>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D77" w14:textId="21E9EED2" w:rsidR="0072318A" w:rsidRPr="0072318A" w:rsidRDefault="0072318A" w:rsidP="0072318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B20AC" w14:textId="77777777" w:rsidR="001F341D" w:rsidRDefault="001F341D" w:rsidP="003325E9">
      <w:pPr>
        <w:spacing w:after="0" w:line="240" w:lineRule="auto"/>
      </w:pPr>
      <w:r>
        <w:separator/>
      </w:r>
    </w:p>
  </w:footnote>
  <w:footnote w:type="continuationSeparator" w:id="0">
    <w:p w14:paraId="32D9EDD7" w14:textId="77777777" w:rsidR="001F341D" w:rsidRDefault="001F341D" w:rsidP="00332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56" w:type="dxa"/>
      <w:tblBorders>
        <w:top w:val="thinThickSmallGap" w:sz="12" w:space="0" w:color="auto"/>
        <w:left w:val="thinThickSmallGap" w:sz="12" w:space="0" w:color="auto"/>
        <w:bottom w:val="thinThickSmallGap" w:sz="12" w:space="0" w:color="auto"/>
        <w:right w:val="thinThickSmallGap" w:sz="12" w:space="0" w:color="auto"/>
        <w:insideH w:val="single" w:sz="6" w:space="0" w:color="auto"/>
        <w:insideV w:val="single" w:sz="6" w:space="0" w:color="auto"/>
      </w:tblBorders>
      <w:tblLayout w:type="fixed"/>
      <w:tblCellMar>
        <w:left w:w="56" w:type="dxa"/>
        <w:right w:w="56" w:type="dxa"/>
      </w:tblCellMar>
      <w:tblLook w:val="0000" w:firstRow="0" w:lastRow="0" w:firstColumn="0" w:lastColumn="0" w:noHBand="0" w:noVBand="0"/>
    </w:tblPr>
    <w:tblGrid>
      <w:gridCol w:w="2248"/>
      <w:gridCol w:w="4308"/>
      <w:gridCol w:w="1438"/>
      <w:gridCol w:w="1692"/>
    </w:tblGrid>
    <w:tr w:rsidR="0072318A" w14:paraId="4C148CE2" w14:textId="77777777" w:rsidTr="0072318A">
      <w:trPr>
        <w:cantSplit/>
        <w:trHeight w:val="115"/>
      </w:trPr>
      <w:tc>
        <w:tcPr>
          <w:tcW w:w="2248" w:type="dxa"/>
          <w:vMerge w:val="restart"/>
          <w:vAlign w:val="center"/>
        </w:tcPr>
        <w:p w14:paraId="3B16D9A0" w14:textId="6183E298" w:rsidR="0072318A" w:rsidRPr="00F91CD3" w:rsidRDefault="00D355C6" w:rsidP="0072318A">
          <w:pPr>
            <w:spacing w:after="0"/>
            <w:rPr>
              <w:rFonts w:asciiTheme="majorHAnsi" w:eastAsiaTheme="majorHAnsi" w:hAnsiTheme="majorHAnsi"/>
              <w:b/>
              <w:bCs/>
              <w:sz w:val="32"/>
              <w:szCs w:val="32"/>
            </w:rPr>
          </w:pPr>
          <w:r>
            <w:rPr>
              <w:rFonts w:asciiTheme="majorHAnsi" w:eastAsiaTheme="majorHAnsi" w:hAnsiTheme="majorHAnsi"/>
              <w:b/>
              <w:bCs/>
              <w:noProof/>
              <w:sz w:val="32"/>
              <w:szCs w:val="32"/>
            </w:rPr>
            <w:drawing>
              <wp:inline distT="0" distB="0" distL="0" distR="0" wp14:anchorId="1B98C63A" wp14:editId="4EF94CDA">
                <wp:extent cx="1356360" cy="450215"/>
                <wp:effectExtent l="0" t="0" r="0" b="6985"/>
                <wp:docPr id="212114506" name="그림 21211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1">
                          <a:extLst>
                            <a:ext uri="{28A0092B-C50C-407E-A947-70E740481C1C}">
                              <a14:useLocalDpi xmlns:a14="http://schemas.microsoft.com/office/drawing/2010/main" val="0"/>
                            </a:ext>
                          </a:extLst>
                        </a:blip>
                        <a:stretch>
                          <a:fillRect/>
                        </a:stretch>
                      </pic:blipFill>
                      <pic:spPr>
                        <a:xfrm>
                          <a:off x="0" y="0"/>
                          <a:ext cx="1356360" cy="450215"/>
                        </a:xfrm>
                        <a:prstGeom prst="rect">
                          <a:avLst/>
                        </a:prstGeom>
                      </pic:spPr>
                    </pic:pic>
                  </a:graphicData>
                </a:graphic>
              </wp:inline>
            </w:drawing>
          </w:r>
        </w:p>
      </w:tc>
      <w:tc>
        <w:tcPr>
          <w:tcW w:w="4308" w:type="dxa"/>
          <w:vMerge w:val="restart"/>
          <w:vAlign w:val="center"/>
        </w:tcPr>
        <w:p w14:paraId="76A7B387" w14:textId="274A4DB0" w:rsidR="0072318A" w:rsidRPr="00D1008A" w:rsidRDefault="0072318A" w:rsidP="0072318A">
          <w:pPr>
            <w:spacing w:after="0" w:line="240" w:lineRule="auto"/>
            <w:jc w:val="center"/>
            <w:rPr>
              <w:rFonts w:asciiTheme="minorEastAsia" w:hAnsiTheme="minorEastAsia"/>
              <w:b/>
              <w:bCs/>
              <w:sz w:val="30"/>
              <w:szCs w:val="30"/>
            </w:rPr>
          </w:pPr>
          <w:r>
            <w:rPr>
              <w:rFonts w:asciiTheme="minorEastAsia" w:hAnsiTheme="minorEastAsia" w:hint="eastAsia"/>
              <w:b/>
              <w:bCs/>
              <w:sz w:val="32"/>
              <w:szCs w:val="32"/>
            </w:rPr>
            <w:t>소프트웨어 개발 계획서</w:t>
          </w:r>
        </w:p>
      </w:tc>
      <w:tc>
        <w:tcPr>
          <w:tcW w:w="1438" w:type="dxa"/>
          <w:vAlign w:val="center"/>
        </w:tcPr>
        <w:p w14:paraId="1A9F2B2C" w14:textId="39BF78A1" w:rsidR="000F5030" w:rsidRPr="000F5030" w:rsidRDefault="000F5030" w:rsidP="000F5030">
          <w:pPr>
            <w:spacing w:after="0" w:line="240" w:lineRule="auto"/>
            <w:jc w:val="center"/>
            <w:rPr>
              <w:rFonts w:asciiTheme="minorEastAsia" w:hAnsiTheme="minorEastAsia"/>
              <w:b/>
              <w:bCs/>
            </w:rPr>
          </w:pPr>
          <w:r>
            <w:rPr>
              <w:rFonts w:asciiTheme="minorEastAsia" w:hAnsiTheme="minorEastAsia" w:hint="eastAsia"/>
              <w:b/>
              <w:bCs/>
            </w:rPr>
            <w:t>문서번호</w:t>
          </w:r>
        </w:p>
      </w:tc>
      <w:tc>
        <w:tcPr>
          <w:tcW w:w="1692" w:type="dxa"/>
          <w:vAlign w:val="center"/>
        </w:tcPr>
        <w:p w14:paraId="6747E477" w14:textId="3B7B9788" w:rsidR="0072318A" w:rsidRPr="00D355C6" w:rsidRDefault="005315FC" w:rsidP="00094055">
          <w:pPr>
            <w:spacing w:after="0" w:line="240" w:lineRule="auto"/>
            <w:jc w:val="center"/>
            <w:rPr>
              <w:rFonts w:asciiTheme="minorEastAsia" w:hAnsiTheme="minorEastAsia"/>
              <w:sz w:val="16"/>
              <w:szCs w:val="16"/>
            </w:rPr>
          </w:pPr>
          <w:r>
            <w:rPr>
              <w:rFonts w:asciiTheme="minorEastAsia" w:hAnsiTheme="minorEastAsia" w:hint="eastAsia"/>
              <w:sz w:val="16"/>
              <w:szCs w:val="16"/>
            </w:rPr>
            <w:t>S</w:t>
          </w:r>
          <w:r>
            <w:rPr>
              <w:rFonts w:asciiTheme="minorEastAsia" w:hAnsiTheme="minorEastAsia"/>
              <w:sz w:val="16"/>
              <w:szCs w:val="16"/>
            </w:rPr>
            <w:t>DP-FW-</w:t>
          </w:r>
          <w:del w:id="13" w:author="김은수" w:date="2026-09-28T14:23:00Z" w16du:dateUtc="2026-09-28T05:23:00Z">
            <w:r>
              <w:rPr>
                <w:rFonts w:asciiTheme="minorEastAsia" w:hAnsiTheme="minorEastAsia"/>
                <w:sz w:val="16"/>
                <w:szCs w:val="16"/>
              </w:rPr>
              <w:delText>TD20B</w:delText>
            </w:r>
          </w:del>
          <w:ins w:id="14" w:author="김은수" w:date="2026-09-28T14:23:00Z" w16du:dateUtc="2026-09-28T05:23:00Z">
            <w:r>
              <w:rPr>
                <w:rFonts w:asciiTheme="minorEastAsia" w:hAnsiTheme="minorEastAsia"/>
                <w:sz w:val="16"/>
                <w:szCs w:val="16"/>
              </w:rPr>
              <w:t>TD24A</w:t>
            </w:r>
          </w:ins>
        </w:p>
      </w:tc>
    </w:tr>
    <w:tr w:rsidR="0072318A" w14:paraId="112AC16A" w14:textId="77777777" w:rsidTr="0072318A">
      <w:trPr>
        <w:cantSplit/>
        <w:trHeight w:val="378"/>
      </w:trPr>
      <w:tc>
        <w:tcPr>
          <w:tcW w:w="2248" w:type="dxa"/>
          <w:vMerge/>
          <w:vAlign w:val="center"/>
        </w:tcPr>
        <w:p w14:paraId="4B6DAA45" w14:textId="77777777" w:rsidR="0072318A" w:rsidRPr="00F91CD3" w:rsidRDefault="0072318A" w:rsidP="0072318A">
          <w:pPr>
            <w:spacing w:after="0"/>
            <w:jc w:val="center"/>
            <w:rPr>
              <w:rFonts w:asciiTheme="majorHAnsi" w:eastAsiaTheme="majorHAnsi" w:hAnsiTheme="majorHAnsi"/>
            </w:rPr>
          </w:pPr>
        </w:p>
      </w:tc>
      <w:tc>
        <w:tcPr>
          <w:tcW w:w="4308" w:type="dxa"/>
          <w:vMerge/>
          <w:vAlign w:val="center"/>
        </w:tcPr>
        <w:p w14:paraId="4929EFAF" w14:textId="77777777" w:rsidR="0072318A" w:rsidRPr="00D1008A" w:rsidRDefault="0072318A" w:rsidP="0072318A">
          <w:pPr>
            <w:spacing w:after="0" w:line="240" w:lineRule="auto"/>
            <w:jc w:val="center"/>
            <w:rPr>
              <w:rFonts w:asciiTheme="minorEastAsia" w:hAnsiTheme="minorEastAsia"/>
              <w:sz w:val="30"/>
              <w:szCs w:val="30"/>
            </w:rPr>
          </w:pPr>
        </w:p>
      </w:tc>
      <w:tc>
        <w:tcPr>
          <w:tcW w:w="1438" w:type="dxa"/>
          <w:vAlign w:val="center"/>
        </w:tcPr>
        <w:p w14:paraId="68DCE583" w14:textId="77777777" w:rsidR="0072318A" w:rsidRPr="00D1008A" w:rsidRDefault="0072318A" w:rsidP="0072318A">
          <w:pPr>
            <w:spacing w:after="0" w:line="240" w:lineRule="auto"/>
            <w:jc w:val="center"/>
            <w:rPr>
              <w:rFonts w:asciiTheme="minorEastAsia" w:hAnsiTheme="minorEastAsia"/>
            </w:rPr>
          </w:pPr>
          <w:r w:rsidRPr="00D1008A">
            <w:rPr>
              <w:rFonts w:asciiTheme="minorEastAsia" w:hAnsiTheme="minorEastAsia" w:hint="eastAsia"/>
              <w:b/>
              <w:bCs/>
            </w:rPr>
            <w:t>제(개)정일자</w:t>
          </w:r>
        </w:p>
      </w:tc>
      <w:tc>
        <w:tcPr>
          <w:tcW w:w="1692" w:type="dxa"/>
          <w:vAlign w:val="center"/>
        </w:tcPr>
        <w:p w14:paraId="7D5DC3BA" w14:textId="5CAA3818" w:rsidR="0072318A" w:rsidRPr="00D1008A" w:rsidRDefault="002E3E0D" w:rsidP="0072318A">
          <w:pPr>
            <w:spacing w:after="0" w:line="240" w:lineRule="auto"/>
            <w:jc w:val="center"/>
            <w:rPr>
              <w:rFonts w:asciiTheme="minorEastAsia" w:hAnsiTheme="minorEastAsia"/>
            </w:rPr>
          </w:pPr>
          <w:del w:id="15" w:author="김은수" w:date="2026-09-28T14:23:00Z" w16du:dateUtc="2026-09-28T05:23:00Z">
            <w:r>
              <w:rPr>
                <w:rFonts w:asciiTheme="minorEastAsia" w:hAnsiTheme="minorEastAsia" w:hint="eastAsia"/>
              </w:rPr>
              <w:delText>2</w:delText>
            </w:r>
            <w:r>
              <w:rPr>
                <w:rFonts w:asciiTheme="minorEastAsia" w:hAnsiTheme="minorEastAsia"/>
              </w:rPr>
              <w:delText>020.</w:delText>
            </w:r>
            <w:r w:rsidR="00094055">
              <w:rPr>
                <w:rFonts w:asciiTheme="minorEastAsia" w:hAnsiTheme="minorEastAsia" w:hint="eastAsia"/>
              </w:rPr>
              <w:delText>09.24</w:delText>
            </w:r>
          </w:del>
        </w:p>
      </w:tc>
    </w:tr>
    <w:tr w:rsidR="0072318A" w14:paraId="500E8664" w14:textId="77777777" w:rsidTr="0072318A">
      <w:trPr>
        <w:cantSplit/>
        <w:trHeight w:val="115"/>
      </w:trPr>
      <w:tc>
        <w:tcPr>
          <w:tcW w:w="2248" w:type="dxa"/>
          <w:vMerge/>
          <w:vAlign w:val="center"/>
        </w:tcPr>
        <w:p w14:paraId="304AC950" w14:textId="77777777" w:rsidR="0072318A" w:rsidRPr="00F91CD3" w:rsidRDefault="0072318A" w:rsidP="0072318A">
          <w:pPr>
            <w:spacing w:after="0"/>
            <w:jc w:val="center"/>
            <w:rPr>
              <w:rFonts w:asciiTheme="majorHAnsi" w:eastAsiaTheme="majorHAnsi" w:hAnsiTheme="majorHAnsi"/>
            </w:rPr>
          </w:pPr>
        </w:p>
      </w:tc>
      <w:tc>
        <w:tcPr>
          <w:tcW w:w="4308" w:type="dxa"/>
          <w:vMerge w:val="restart"/>
          <w:vAlign w:val="center"/>
        </w:tcPr>
        <w:p w14:paraId="4019D8AE" w14:textId="71FABDAB" w:rsidR="0072318A" w:rsidRPr="00D1008A" w:rsidRDefault="007439AC" w:rsidP="0072318A">
          <w:pPr>
            <w:spacing w:after="0" w:line="240" w:lineRule="auto"/>
            <w:jc w:val="center"/>
            <w:rPr>
              <w:rFonts w:asciiTheme="minorEastAsia" w:hAnsiTheme="minorEastAsia"/>
              <w:sz w:val="30"/>
              <w:szCs w:val="30"/>
            </w:rPr>
          </w:pPr>
          <w:del w:id="16" w:author="김은수" w:date="2026-09-28T14:23:00Z" w16du:dateUtc="2026-09-28T05:23:00Z">
            <w:r>
              <w:rPr>
                <w:rFonts w:asciiTheme="minorEastAsia" w:hAnsiTheme="minorEastAsia" w:hint="eastAsia"/>
                <w:sz w:val="24"/>
                <w:szCs w:val="24"/>
              </w:rPr>
              <w:delText>T</w:delText>
            </w:r>
            <w:r>
              <w:rPr>
                <w:rFonts w:asciiTheme="minorEastAsia" w:hAnsiTheme="minorEastAsia"/>
                <w:sz w:val="24"/>
                <w:szCs w:val="24"/>
              </w:rPr>
              <w:delText>D20B</w:delText>
            </w:r>
          </w:del>
          <w:ins w:id="17" w:author="김은수" w:date="2026-09-28T14:23:00Z" w16du:dateUtc="2026-09-28T05:23:00Z">
            <w:r>
              <w:rPr>
                <w:rFonts w:asciiTheme="minorEastAsia" w:hAnsiTheme="minorEastAsia" w:hint="eastAsia"/>
                <w:sz w:val="24"/>
                <w:szCs w:val="24"/>
              </w:rPr>
              <w:t>TD24A</w:t>
            </w:r>
          </w:ins>
          <w:r>
            <w:rPr>
              <w:rFonts w:asciiTheme="minorEastAsia" w:hAnsiTheme="minorEastAsia" w:hint="eastAsia"/>
              <w:sz w:val="24"/>
              <w:szCs w:val="24"/>
            </w:rPr>
            <w:t>-A-EXT</w:t>
          </w:r>
        </w:p>
      </w:tc>
      <w:tc>
        <w:tcPr>
          <w:tcW w:w="1438" w:type="dxa"/>
          <w:vAlign w:val="center"/>
        </w:tcPr>
        <w:p w14:paraId="3A9A6427" w14:textId="77777777" w:rsidR="0072318A" w:rsidRPr="00D1008A" w:rsidRDefault="0072318A" w:rsidP="0072318A">
          <w:pPr>
            <w:spacing w:after="0" w:line="240" w:lineRule="auto"/>
            <w:jc w:val="center"/>
            <w:rPr>
              <w:rFonts w:asciiTheme="minorEastAsia" w:hAnsiTheme="minorEastAsia"/>
            </w:rPr>
          </w:pPr>
          <w:r w:rsidRPr="00D1008A">
            <w:rPr>
              <w:rFonts w:asciiTheme="minorEastAsia" w:hAnsiTheme="minorEastAsia" w:hint="eastAsia"/>
              <w:b/>
              <w:bCs/>
            </w:rPr>
            <w:t>제(개)정 번호</w:t>
          </w:r>
        </w:p>
      </w:tc>
      <w:tc>
        <w:tcPr>
          <w:tcW w:w="1692" w:type="dxa"/>
          <w:vAlign w:val="center"/>
        </w:tcPr>
        <w:p w14:paraId="5000F6F2" w14:textId="77777777" w:rsidR="0072318A" w:rsidRPr="00D1008A" w:rsidRDefault="0072318A" w:rsidP="0072318A">
          <w:pPr>
            <w:spacing w:after="0" w:line="240" w:lineRule="auto"/>
            <w:jc w:val="center"/>
            <w:rPr>
              <w:rFonts w:asciiTheme="minorEastAsia" w:hAnsiTheme="minorEastAsia"/>
            </w:rPr>
          </w:pPr>
          <w:r w:rsidRPr="00D1008A">
            <w:rPr>
              <w:rFonts w:asciiTheme="minorEastAsia" w:hAnsiTheme="minorEastAsia" w:hint="eastAsia"/>
              <w:sz w:val="22"/>
            </w:rPr>
            <w:t>0</w:t>
          </w:r>
        </w:p>
      </w:tc>
    </w:tr>
    <w:tr w:rsidR="0072318A" w14:paraId="648D5F65" w14:textId="77777777" w:rsidTr="0072318A">
      <w:trPr>
        <w:cantSplit/>
        <w:trHeight w:val="123"/>
      </w:trPr>
      <w:tc>
        <w:tcPr>
          <w:tcW w:w="2248" w:type="dxa"/>
          <w:vMerge/>
          <w:vAlign w:val="center"/>
        </w:tcPr>
        <w:p w14:paraId="58469A6B" w14:textId="77777777" w:rsidR="0072318A" w:rsidRPr="00F91CD3" w:rsidRDefault="0072318A" w:rsidP="0072318A">
          <w:pPr>
            <w:spacing w:after="0"/>
            <w:jc w:val="center"/>
            <w:rPr>
              <w:rFonts w:asciiTheme="majorHAnsi" w:eastAsiaTheme="majorHAnsi" w:hAnsiTheme="majorHAnsi"/>
            </w:rPr>
          </w:pPr>
        </w:p>
      </w:tc>
      <w:tc>
        <w:tcPr>
          <w:tcW w:w="4308" w:type="dxa"/>
          <w:vMerge/>
          <w:vAlign w:val="center"/>
        </w:tcPr>
        <w:p w14:paraId="279EF0E3" w14:textId="77777777" w:rsidR="0072318A" w:rsidRPr="00F91CD3" w:rsidRDefault="0072318A" w:rsidP="0072318A">
          <w:pPr>
            <w:spacing w:after="0" w:line="240" w:lineRule="auto"/>
            <w:jc w:val="center"/>
            <w:rPr>
              <w:rFonts w:asciiTheme="majorHAnsi" w:eastAsiaTheme="majorHAnsi" w:hAnsiTheme="majorHAnsi"/>
            </w:rPr>
          </w:pPr>
        </w:p>
      </w:tc>
      <w:tc>
        <w:tcPr>
          <w:tcW w:w="1438" w:type="dxa"/>
          <w:vAlign w:val="center"/>
        </w:tcPr>
        <w:p w14:paraId="178BEB2A" w14:textId="77777777" w:rsidR="0072318A" w:rsidRPr="00D1008A" w:rsidRDefault="0072318A" w:rsidP="0072318A">
          <w:pPr>
            <w:spacing w:after="0" w:line="240" w:lineRule="auto"/>
            <w:jc w:val="center"/>
            <w:rPr>
              <w:rFonts w:asciiTheme="minorEastAsia" w:hAnsiTheme="minorEastAsia"/>
            </w:rPr>
          </w:pPr>
          <w:r w:rsidRPr="00D1008A">
            <w:rPr>
              <w:rFonts w:asciiTheme="minorEastAsia" w:hAnsiTheme="minorEastAsia" w:hint="eastAsia"/>
              <w:b/>
              <w:bCs/>
            </w:rPr>
            <w:t>페</w:t>
          </w:r>
          <w:r w:rsidRPr="00D1008A">
            <w:rPr>
              <w:rFonts w:asciiTheme="minorEastAsia" w:hAnsiTheme="minorEastAsia"/>
              <w:b/>
              <w:bCs/>
            </w:rPr>
            <w:t xml:space="preserve"> </w:t>
          </w:r>
          <w:r w:rsidRPr="00D1008A">
            <w:rPr>
              <w:rFonts w:asciiTheme="minorEastAsia" w:hAnsiTheme="minorEastAsia" w:hint="eastAsia"/>
              <w:b/>
              <w:bCs/>
            </w:rPr>
            <w:t>이</w:t>
          </w:r>
          <w:r w:rsidRPr="00D1008A">
            <w:rPr>
              <w:rFonts w:asciiTheme="minorEastAsia" w:hAnsiTheme="minorEastAsia"/>
              <w:b/>
              <w:bCs/>
            </w:rPr>
            <w:t xml:space="preserve"> </w:t>
          </w:r>
          <w:r w:rsidRPr="00D1008A">
            <w:rPr>
              <w:rFonts w:asciiTheme="minorEastAsia" w:hAnsiTheme="minorEastAsia" w:hint="eastAsia"/>
              <w:b/>
              <w:bCs/>
            </w:rPr>
            <w:t>지</w:t>
          </w:r>
        </w:p>
      </w:tc>
      <w:tc>
        <w:tcPr>
          <w:tcW w:w="1692" w:type="dxa"/>
          <w:vAlign w:val="center"/>
        </w:tcPr>
        <w:p w14:paraId="6DC974A9" w14:textId="77777777" w:rsidR="0072318A" w:rsidRPr="00D1008A" w:rsidRDefault="0072318A" w:rsidP="0072318A">
          <w:pPr>
            <w:spacing w:after="0" w:line="240" w:lineRule="auto"/>
            <w:jc w:val="center"/>
            <w:rPr>
              <w:rFonts w:asciiTheme="minorEastAsia" w:hAnsiTheme="minorEastAsia"/>
            </w:rPr>
          </w:pPr>
          <w:r w:rsidRPr="00D1008A">
            <w:rPr>
              <w:rStyle w:val="ad"/>
              <w:rFonts w:asciiTheme="minorEastAsia" w:hAnsiTheme="minorEastAsia"/>
            </w:rPr>
            <w:fldChar w:fldCharType="begin"/>
          </w:r>
          <w:r w:rsidRPr="00D1008A">
            <w:rPr>
              <w:rStyle w:val="ad"/>
              <w:rFonts w:asciiTheme="minorEastAsia" w:hAnsiTheme="minorEastAsia"/>
            </w:rPr>
            <w:instrText xml:space="preserve"> PAGE </w:instrText>
          </w:r>
          <w:r w:rsidRPr="00D1008A">
            <w:rPr>
              <w:rStyle w:val="ad"/>
              <w:rFonts w:asciiTheme="minorEastAsia" w:hAnsiTheme="minorEastAsia"/>
            </w:rPr>
            <w:fldChar w:fldCharType="separate"/>
          </w:r>
          <w:r w:rsidRPr="00D1008A">
            <w:rPr>
              <w:rStyle w:val="ad"/>
              <w:rFonts w:asciiTheme="minorEastAsia" w:hAnsiTheme="minorEastAsia"/>
              <w:noProof/>
            </w:rPr>
            <w:t>2</w:t>
          </w:r>
          <w:r w:rsidRPr="00D1008A">
            <w:rPr>
              <w:rStyle w:val="ad"/>
              <w:rFonts w:asciiTheme="minorEastAsia" w:hAnsiTheme="minorEastAsia"/>
            </w:rPr>
            <w:fldChar w:fldCharType="end"/>
          </w:r>
          <w:r w:rsidRPr="00D1008A">
            <w:rPr>
              <w:rStyle w:val="ad"/>
              <w:rFonts w:asciiTheme="minorEastAsia" w:hAnsiTheme="minorEastAsia" w:hint="eastAsia"/>
            </w:rPr>
            <w:t>/</w:t>
          </w:r>
          <w:r w:rsidRPr="00D1008A">
            <w:rPr>
              <w:rStyle w:val="ad"/>
              <w:rFonts w:asciiTheme="minorEastAsia" w:hAnsiTheme="minorEastAsia"/>
            </w:rPr>
            <w:fldChar w:fldCharType="begin"/>
          </w:r>
          <w:r w:rsidRPr="00D1008A">
            <w:rPr>
              <w:rStyle w:val="ad"/>
              <w:rFonts w:asciiTheme="minorEastAsia" w:hAnsiTheme="minorEastAsia"/>
            </w:rPr>
            <w:instrText xml:space="preserve"> NUMPAGES </w:instrText>
          </w:r>
          <w:r w:rsidRPr="00D1008A">
            <w:rPr>
              <w:rStyle w:val="ad"/>
              <w:rFonts w:asciiTheme="minorEastAsia" w:hAnsiTheme="minorEastAsia"/>
            </w:rPr>
            <w:fldChar w:fldCharType="separate"/>
          </w:r>
          <w:r w:rsidRPr="00D1008A">
            <w:rPr>
              <w:rStyle w:val="ad"/>
              <w:rFonts w:asciiTheme="minorEastAsia" w:hAnsiTheme="minorEastAsia"/>
              <w:noProof/>
            </w:rPr>
            <w:t>120</w:t>
          </w:r>
          <w:r w:rsidRPr="00D1008A">
            <w:rPr>
              <w:rStyle w:val="ad"/>
              <w:rFonts w:asciiTheme="minorEastAsia" w:hAnsiTheme="minorEastAsia"/>
            </w:rPr>
            <w:fldChar w:fldCharType="end"/>
          </w:r>
        </w:p>
      </w:tc>
    </w:tr>
  </w:tbl>
  <w:p w14:paraId="56800F36" w14:textId="120799AF" w:rsidR="0072318A" w:rsidRPr="003325E9" w:rsidRDefault="0072318A" w:rsidP="003325E9">
    <w:pPr>
      <w:pStyle w:val="a3"/>
      <w:tabs>
        <w:tab w:val="clear" w:pos="4513"/>
        <w:tab w:val="clear" w:pos="9026"/>
        <w:tab w:val="left" w:pos="1530"/>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711D"/>
    <w:multiLevelType w:val="multilevel"/>
    <w:tmpl w:val="45645E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824B39"/>
    <w:multiLevelType w:val="hybridMultilevel"/>
    <w:tmpl w:val="EC5C3D64"/>
    <w:lvl w:ilvl="0" w:tplc="35CE9A0A">
      <w:start w:val="1"/>
      <w:numFmt w:val="decimal"/>
      <w:lvlText w:val="%1."/>
      <w:lvlJc w:val="left"/>
      <w:pPr>
        <w:ind w:left="760" w:hanging="360"/>
      </w:pPr>
      <w:rPr>
        <w:rFonts w:hint="eastAsia"/>
      </w:r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2" w15:restartNumberingAfterBreak="0">
    <w:nsid w:val="073644F7"/>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BFB482E"/>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057774"/>
    <w:multiLevelType w:val="hybridMultilevel"/>
    <w:tmpl w:val="8C784AC0"/>
    <w:lvl w:ilvl="0" w:tplc="DCECEFE4">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34D047A7"/>
    <w:multiLevelType w:val="multilevel"/>
    <w:tmpl w:val="0B26F5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BA37883"/>
    <w:multiLevelType w:val="hybridMultilevel"/>
    <w:tmpl w:val="479E0DEE"/>
    <w:lvl w:ilvl="0" w:tplc="54B2A636">
      <w:numFmt w:val="bullet"/>
      <w:lvlText w:val="-"/>
      <w:lvlJc w:val="left"/>
      <w:pPr>
        <w:ind w:left="760" w:hanging="360"/>
      </w:pPr>
      <w:rPr>
        <w:rFonts w:ascii="맑은 고딕" w:eastAsia="맑은 고딕" w:hAnsi="맑은 고딕" w:cstheme="minorBidi" w:hint="eastAsia"/>
      </w:rPr>
    </w:lvl>
    <w:lvl w:ilvl="1" w:tplc="EEEED206">
      <w:numFmt w:val="bullet"/>
      <w:lvlText w:val="-"/>
      <w:lvlJc w:val="left"/>
      <w:pPr>
        <w:ind w:left="1280" w:hanging="440"/>
      </w:pPr>
      <w:rPr>
        <w:rFonts w:ascii="맑은 고딕" w:eastAsia="맑은 고딕" w:hAnsi="맑은 고딕" w:cstheme="minorBidi" w:hint="eastAsia"/>
      </w:rPr>
    </w:lvl>
    <w:lvl w:ilvl="2" w:tplc="04090005">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7" w15:restartNumberingAfterBreak="0">
    <w:nsid w:val="57BF01EC"/>
    <w:multiLevelType w:val="multilevel"/>
    <w:tmpl w:val="168C6D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F43661E"/>
    <w:multiLevelType w:val="hybridMultilevel"/>
    <w:tmpl w:val="C34CC280"/>
    <w:lvl w:ilvl="0" w:tplc="4522B704">
      <w:start w:val="3"/>
      <w:numFmt w:val="bullet"/>
      <w:lvlText w:val="•"/>
      <w:lvlJc w:val="left"/>
      <w:pPr>
        <w:ind w:left="1760" w:hanging="360"/>
      </w:pPr>
      <w:rPr>
        <w:rFonts w:ascii="맑은 고딕" w:eastAsia="맑은 고딕" w:hAnsi="맑은 고딕" w:cstheme="minorBidi" w:hint="eastAsia"/>
      </w:rPr>
    </w:lvl>
    <w:lvl w:ilvl="1" w:tplc="04090003">
      <w:start w:val="1"/>
      <w:numFmt w:val="bullet"/>
      <w:lvlText w:val=""/>
      <w:lvlJc w:val="left"/>
      <w:pPr>
        <w:ind w:left="2200" w:hanging="400"/>
      </w:pPr>
      <w:rPr>
        <w:rFonts w:ascii="Wingdings" w:hAnsi="Wingdings" w:hint="default"/>
      </w:rPr>
    </w:lvl>
    <w:lvl w:ilvl="2" w:tplc="04090005" w:tentative="1">
      <w:start w:val="1"/>
      <w:numFmt w:val="bullet"/>
      <w:lvlText w:val=""/>
      <w:lvlJc w:val="left"/>
      <w:pPr>
        <w:ind w:left="2600" w:hanging="400"/>
      </w:pPr>
      <w:rPr>
        <w:rFonts w:ascii="Wingdings" w:hAnsi="Wingdings" w:hint="default"/>
      </w:rPr>
    </w:lvl>
    <w:lvl w:ilvl="3" w:tplc="04090001" w:tentative="1">
      <w:start w:val="1"/>
      <w:numFmt w:val="bullet"/>
      <w:lvlText w:val=""/>
      <w:lvlJc w:val="left"/>
      <w:pPr>
        <w:ind w:left="3000" w:hanging="400"/>
      </w:pPr>
      <w:rPr>
        <w:rFonts w:ascii="Wingdings" w:hAnsi="Wingdings" w:hint="default"/>
      </w:rPr>
    </w:lvl>
    <w:lvl w:ilvl="4" w:tplc="04090003" w:tentative="1">
      <w:start w:val="1"/>
      <w:numFmt w:val="bullet"/>
      <w:lvlText w:val=""/>
      <w:lvlJc w:val="left"/>
      <w:pPr>
        <w:ind w:left="3400" w:hanging="400"/>
      </w:pPr>
      <w:rPr>
        <w:rFonts w:ascii="Wingdings" w:hAnsi="Wingdings" w:hint="default"/>
      </w:rPr>
    </w:lvl>
    <w:lvl w:ilvl="5" w:tplc="04090005" w:tentative="1">
      <w:start w:val="1"/>
      <w:numFmt w:val="bullet"/>
      <w:lvlText w:val=""/>
      <w:lvlJc w:val="left"/>
      <w:pPr>
        <w:ind w:left="3800" w:hanging="400"/>
      </w:pPr>
      <w:rPr>
        <w:rFonts w:ascii="Wingdings" w:hAnsi="Wingdings" w:hint="default"/>
      </w:rPr>
    </w:lvl>
    <w:lvl w:ilvl="6" w:tplc="04090001" w:tentative="1">
      <w:start w:val="1"/>
      <w:numFmt w:val="bullet"/>
      <w:lvlText w:val=""/>
      <w:lvlJc w:val="left"/>
      <w:pPr>
        <w:ind w:left="4200" w:hanging="400"/>
      </w:pPr>
      <w:rPr>
        <w:rFonts w:ascii="Wingdings" w:hAnsi="Wingdings" w:hint="default"/>
      </w:rPr>
    </w:lvl>
    <w:lvl w:ilvl="7" w:tplc="04090003" w:tentative="1">
      <w:start w:val="1"/>
      <w:numFmt w:val="bullet"/>
      <w:lvlText w:val=""/>
      <w:lvlJc w:val="left"/>
      <w:pPr>
        <w:ind w:left="4600" w:hanging="400"/>
      </w:pPr>
      <w:rPr>
        <w:rFonts w:ascii="Wingdings" w:hAnsi="Wingdings" w:hint="default"/>
      </w:rPr>
    </w:lvl>
    <w:lvl w:ilvl="8" w:tplc="04090005" w:tentative="1">
      <w:start w:val="1"/>
      <w:numFmt w:val="bullet"/>
      <w:lvlText w:val=""/>
      <w:lvlJc w:val="left"/>
      <w:pPr>
        <w:ind w:left="5000" w:hanging="400"/>
      </w:pPr>
      <w:rPr>
        <w:rFonts w:ascii="Wingdings" w:hAnsi="Wingdings" w:hint="default"/>
      </w:rPr>
    </w:lvl>
  </w:abstractNum>
  <w:abstractNum w:abstractNumId="9" w15:restartNumberingAfterBreak="0">
    <w:nsid w:val="6E272402"/>
    <w:multiLevelType w:val="multilevel"/>
    <w:tmpl w:val="0409001F"/>
    <w:styleLink w:val="1"/>
    <w:lvl w:ilvl="0">
      <w:start w:val="1"/>
      <w:numFmt w:val="decimal"/>
      <w:lvlText w:val="%1."/>
      <w:lvlJc w:val="left"/>
      <w:pPr>
        <w:ind w:left="425" w:hanging="425"/>
      </w:pPr>
      <w:rPr>
        <w:rFonts w:hint="eastAsia"/>
      </w:rPr>
    </w:lvl>
    <w:lvl w:ilvl="1">
      <w:start w:val="1"/>
      <w:numFmt w:val="decimal"/>
      <w:lvlText w:val="%1.%2."/>
      <w:lvlJc w:val="left"/>
      <w:pPr>
        <w:ind w:left="767" w:hanging="567"/>
      </w:pPr>
      <w:rPr>
        <w:rFonts w:hint="eastAsia"/>
      </w:rPr>
    </w:lvl>
    <w:lvl w:ilvl="2">
      <w:start w:val="1"/>
      <w:numFmt w:val="decimal"/>
      <w:lvlText w:val="%1.%2.%3."/>
      <w:lvlJc w:val="left"/>
      <w:pPr>
        <w:ind w:left="1109" w:hanging="709"/>
      </w:pPr>
      <w:rPr>
        <w:rFonts w:hint="eastAsia"/>
      </w:rPr>
    </w:lvl>
    <w:lvl w:ilvl="3">
      <w:start w:val="1"/>
      <w:numFmt w:val="decimal"/>
      <w:lvlText w:val="%1.%2.%3.%4."/>
      <w:lvlJc w:val="left"/>
      <w:pPr>
        <w:ind w:left="1400" w:hanging="851"/>
      </w:pPr>
      <w:rPr>
        <w:rFonts w:hint="eastAsia"/>
      </w:rPr>
    </w:lvl>
    <w:lvl w:ilvl="4">
      <w:start w:val="1"/>
      <w:numFmt w:val="decimal"/>
      <w:lvlText w:val="%1.%2.%3.%4.%5."/>
      <w:lvlJc w:val="left"/>
      <w:pPr>
        <w:ind w:left="1592" w:hanging="992"/>
      </w:pPr>
      <w:rPr>
        <w:rFonts w:hint="eastAsia"/>
      </w:rPr>
    </w:lvl>
    <w:lvl w:ilvl="5">
      <w:start w:val="1"/>
      <w:numFmt w:val="decimal"/>
      <w:lvlText w:val="%1.%2.%3.%4.%5.%6."/>
      <w:lvlJc w:val="left"/>
      <w:pPr>
        <w:ind w:left="1934" w:hanging="1134"/>
      </w:pPr>
      <w:rPr>
        <w:rFonts w:hint="eastAsia"/>
      </w:rPr>
    </w:lvl>
    <w:lvl w:ilvl="6">
      <w:start w:val="1"/>
      <w:numFmt w:val="decimal"/>
      <w:lvlText w:val="%1.%2.%3.%4.%5.%6.%7."/>
      <w:lvlJc w:val="left"/>
      <w:pPr>
        <w:ind w:left="2276" w:hanging="1276"/>
      </w:pPr>
      <w:rPr>
        <w:rFonts w:hint="eastAsia"/>
      </w:rPr>
    </w:lvl>
    <w:lvl w:ilvl="7">
      <w:start w:val="1"/>
      <w:numFmt w:val="decimal"/>
      <w:lvlText w:val="%1.%2.%3.%4.%5.%6.%7.%8."/>
      <w:lvlJc w:val="left"/>
      <w:pPr>
        <w:ind w:left="2618" w:hanging="1418"/>
      </w:pPr>
      <w:rPr>
        <w:rFonts w:hint="eastAsia"/>
      </w:rPr>
    </w:lvl>
    <w:lvl w:ilvl="8">
      <w:start w:val="1"/>
      <w:numFmt w:val="decimal"/>
      <w:lvlText w:val="%1.%2.%3.%4.%5.%6.%7.%8.%9."/>
      <w:lvlJc w:val="left"/>
      <w:pPr>
        <w:ind w:left="2959" w:hanging="1559"/>
      </w:pPr>
      <w:rPr>
        <w:rFonts w:hint="eastAsia"/>
      </w:rPr>
    </w:lvl>
  </w:abstractNum>
  <w:abstractNum w:abstractNumId="10" w15:restartNumberingAfterBreak="0">
    <w:nsid w:val="71EF38E4"/>
    <w:multiLevelType w:val="multilevel"/>
    <w:tmpl w:val="0409001F"/>
    <w:numStyleLink w:val="1"/>
  </w:abstractNum>
  <w:abstractNum w:abstractNumId="11" w15:restartNumberingAfterBreak="0">
    <w:nsid w:val="79E63133"/>
    <w:multiLevelType w:val="hybridMultilevel"/>
    <w:tmpl w:val="06764CDC"/>
    <w:lvl w:ilvl="0" w:tplc="D12AAE2A">
      <w:start w:val="1"/>
      <w:numFmt w:val="decimal"/>
      <w:lvlText w:val="%1."/>
      <w:lvlJc w:val="left"/>
      <w:pPr>
        <w:ind w:left="1960" w:hanging="360"/>
      </w:pPr>
      <w:rPr>
        <w:rFonts w:hint="eastAsia"/>
      </w:rPr>
    </w:lvl>
    <w:lvl w:ilvl="1" w:tplc="04090019" w:tentative="1">
      <w:start w:val="1"/>
      <w:numFmt w:val="upperLetter"/>
      <w:lvlText w:val="%2."/>
      <w:lvlJc w:val="left"/>
      <w:pPr>
        <w:ind w:left="2480" w:hanging="440"/>
      </w:pPr>
    </w:lvl>
    <w:lvl w:ilvl="2" w:tplc="0409001B" w:tentative="1">
      <w:start w:val="1"/>
      <w:numFmt w:val="lowerRoman"/>
      <w:lvlText w:val="%3."/>
      <w:lvlJc w:val="right"/>
      <w:pPr>
        <w:ind w:left="2920" w:hanging="440"/>
      </w:pPr>
    </w:lvl>
    <w:lvl w:ilvl="3" w:tplc="0409000F" w:tentative="1">
      <w:start w:val="1"/>
      <w:numFmt w:val="decimal"/>
      <w:lvlText w:val="%4."/>
      <w:lvlJc w:val="left"/>
      <w:pPr>
        <w:ind w:left="3360" w:hanging="440"/>
      </w:pPr>
    </w:lvl>
    <w:lvl w:ilvl="4" w:tplc="04090019" w:tentative="1">
      <w:start w:val="1"/>
      <w:numFmt w:val="upperLetter"/>
      <w:lvlText w:val="%5."/>
      <w:lvlJc w:val="left"/>
      <w:pPr>
        <w:ind w:left="3800" w:hanging="440"/>
      </w:pPr>
    </w:lvl>
    <w:lvl w:ilvl="5" w:tplc="0409001B" w:tentative="1">
      <w:start w:val="1"/>
      <w:numFmt w:val="lowerRoman"/>
      <w:lvlText w:val="%6."/>
      <w:lvlJc w:val="right"/>
      <w:pPr>
        <w:ind w:left="4240" w:hanging="440"/>
      </w:pPr>
    </w:lvl>
    <w:lvl w:ilvl="6" w:tplc="0409000F" w:tentative="1">
      <w:start w:val="1"/>
      <w:numFmt w:val="decimal"/>
      <w:lvlText w:val="%7."/>
      <w:lvlJc w:val="left"/>
      <w:pPr>
        <w:ind w:left="4680" w:hanging="440"/>
      </w:pPr>
    </w:lvl>
    <w:lvl w:ilvl="7" w:tplc="04090019" w:tentative="1">
      <w:start w:val="1"/>
      <w:numFmt w:val="upperLetter"/>
      <w:lvlText w:val="%8."/>
      <w:lvlJc w:val="left"/>
      <w:pPr>
        <w:ind w:left="5120" w:hanging="440"/>
      </w:pPr>
    </w:lvl>
    <w:lvl w:ilvl="8" w:tplc="0409001B" w:tentative="1">
      <w:start w:val="1"/>
      <w:numFmt w:val="lowerRoman"/>
      <w:lvlText w:val="%9."/>
      <w:lvlJc w:val="right"/>
      <w:pPr>
        <w:ind w:left="5560" w:hanging="440"/>
      </w:pPr>
    </w:lvl>
  </w:abstractNum>
  <w:num w:numId="1" w16cid:durableId="816800304">
    <w:abstractNumId w:val="5"/>
  </w:num>
  <w:num w:numId="2" w16cid:durableId="1996763571">
    <w:abstractNumId w:val="0"/>
  </w:num>
  <w:num w:numId="3" w16cid:durableId="2031057108">
    <w:abstractNumId w:val="4"/>
  </w:num>
  <w:num w:numId="4" w16cid:durableId="862523182">
    <w:abstractNumId w:val="10"/>
  </w:num>
  <w:num w:numId="5" w16cid:durableId="1807619327">
    <w:abstractNumId w:val="2"/>
  </w:num>
  <w:num w:numId="6" w16cid:durableId="1316496875">
    <w:abstractNumId w:val="9"/>
  </w:num>
  <w:num w:numId="7" w16cid:durableId="91512234">
    <w:abstractNumId w:val="3"/>
  </w:num>
  <w:num w:numId="8" w16cid:durableId="2111928702">
    <w:abstractNumId w:val="7"/>
  </w:num>
  <w:num w:numId="9" w16cid:durableId="1750036663">
    <w:abstractNumId w:val="8"/>
  </w:num>
  <w:num w:numId="10" w16cid:durableId="1763449167">
    <w:abstractNumId w:val="6"/>
  </w:num>
  <w:num w:numId="11" w16cid:durableId="1971591980">
    <w:abstractNumId w:val="1"/>
  </w:num>
  <w:num w:numId="12" w16cid:durableId="136447751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A6"/>
    <w:rsid w:val="000130B6"/>
    <w:rsid w:val="00041970"/>
    <w:rsid w:val="00042184"/>
    <w:rsid w:val="0005268A"/>
    <w:rsid w:val="00055320"/>
    <w:rsid w:val="000559A2"/>
    <w:rsid w:val="000627B6"/>
    <w:rsid w:val="000631AC"/>
    <w:rsid w:val="00065968"/>
    <w:rsid w:val="00070AE6"/>
    <w:rsid w:val="00080D95"/>
    <w:rsid w:val="00094055"/>
    <w:rsid w:val="000B5A3C"/>
    <w:rsid w:val="000B66C7"/>
    <w:rsid w:val="000C2209"/>
    <w:rsid w:val="000D1FD1"/>
    <w:rsid w:val="000E1528"/>
    <w:rsid w:val="000E30B0"/>
    <w:rsid w:val="000F5030"/>
    <w:rsid w:val="000F520F"/>
    <w:rsid w:val="00115637"/>
    <w:rsid w:val="00121E8C"/>
    <w:rsid w:val="001316EF"/>
    <w:rsid w:val="00131A34"/>
    <w:rsid w:val="00133409"/>
    <w:rsid w:val="00167654"/>
    <w:rsid w:val="00172BC1"/>
    <w:rsid w:val="001A04A2"/>
    <w:rsid w:val="001D27EA"/>
    <w:rsid w:val="001D60C6"/>
    <w:rsid w:val="001E1111"/>
    <w:rsid w:val="001F134A"/>
    <w:rsid w:val="001F2E86"/>
    <w:rsid w:val="001F341D"/>
    <w:rsid w:val="001F7691"/>
    <w:rsid w:val="00202AB0"/>
    <w:rsid w:val="002134EA"/>
    <w:rsid w:val="002159A2"/>
    <w:rsid w:val="002208C0"/>
    <w:rsid w:val="00234444"/>
    <w:rsid w:val="00235F7B"/>
    <w:rsid w:val="00242116"/>
    <w:rsid w:val="0024589F"/>
    <w:rsid w:val="00254032"/>
    <w:rsid w:val="00261D9C"/>
    <w:rsid w:val="00265649"/>
    <w:rsid w:val="00275EFC"/>
    <w:rsid w:val="00276CBF"/>
    <w:rsid w:val="002803F9"/>
    <w:rsid w:val="0028776D"/>
    <w:rsid w:val="00295C6D"/>
    <w:rsid w:val="002A0297"/>
    <w:rsid w:val="002A54C0"/>
    <w:rsid w:val="002B2EE2"/>
    <w:rsid w:val="002B7B95"/>
    <w:rsid w:val="002D105B"/>
    <w:rsid w:val="002D755D"/>
    <w:rsid w:val="002E3E0D"/>
    <w:rsid w:val="002E5195"/>
    <w:rsid w:val="00300A40"/>
    <w:rsid w:val="00313319"/>
    <w:rsid w:val="00320A5C"/>
    <w:rsid w:val="003317AE"/>
    <w:rsid w:val="003325E9"/>
    <w:rsid w:val="003538FB"/>
    <w:rsid w:val="00355500"/>
    <w:rsid w:val="003573D9"/>
    <w:rsid w:val="00360096"/>
    <w:rsid w:val="00366D61"/>
    <w:rsid w:val="003B2998"/>
    <w:rsid w:val="003C6AD8"/>
    <w:rsid w:val="003C7D5A"/>
    <w:rsid w:val="003D148E"/>
    <w:rsid w:val="003D56D0"/>
    <w:rsid w:val="003D5CD8"/>
    <w:rsid w:val="004029DA"/>
    <w:rsid w:val="00407B2B"/>
    <w:rsid w:val="00410C90"/>
    <w:rsid w:val="00414026"/>
    <w:rsid w:val="00424DC9"/>
    <w:rsid w:val="00464142"/>
    <w:rsid w:val="0046679E"/>
    <w:rsid w:val="00470668"/>
    <w:rsid w:val="00482E1E"/>
    <w:rsid w:val="00483C65"/>
    <w:rsid w:val="004867FC"/>
    <w:rsid w:val="00491AF1"/>
    <w:rsid w:val="00497583"/>
    <w:rsid w:val="004A0334"/>
    <w:rsid w:val="004B00AD"/>
    <w:rsid w:val="004B08A0"/>
    <w:rsid w:val="004C2E8C"/>
    <w:rsid w:val="004F1B00"/>
    <w:rsid w:val="00506942"/>
    <w:rsid w:val="00515AF1"/>
    <w:rsid w:val="0051690D"/>
    <w:rsid w:val="00517CFC"/>
    <w:rsid w:val="00523A08"/>
    <w:rsid w:val="005315FC"/>
    <w:rsid w:val="005500F9"/>
    <w:rsid w:val="005664EB"/>
    <w:rsid w:val="005736D7"/>
    <w:rsid w:val="005918E4"/>
    <w:rsid w:val="005A1469"/>
    <w:rsid w:val="005B173B"/>
    <w:rsid w:val="005C513A"/>
    <w:rsid w:val="005D4D43"/>
    <w:rsid w:val="005F038B"/>
    <w:rsid w:val="005F67B0"/>
    <w:rsid w:val="0060421C"/>
    <w:rsid w:val="00604400"/>
    <w:rsid w:val="006056A4"/>
    <w:rsid w:val="006057C8"/>
    <w:rsid w:val="00611714"/>
    <w:rsid w:val="006241A6"/>
    <w:rsid w:val="006276B5"/>
    <w:rsid w:val="00627878"/>
    <w:rsid w:val="00631470"/>
    <w:rsid w:val="00633EFE"/>
    <w:rsid w:val="00633F7E"/>
    <w:rsid w:val="0064772C"/>
    <w:rsid w:val="00651077"/>
    <w:rsid w:val="0065764D"/>
    <w:rsid w:val="0066186F"/>
    <w:rsid w:val="006632E7"/>
    <w:rsid w:val="00665806"/>
    <w:rsid w:val="0068217F"/>
    <w:rsid w:val="006865C0"/>
    <w:rsid w:val="00687F6D"/>
    <w:rsid w:val="006A229E"/>
    <w:rsid w:val="006A309D"/>
    <w:rsid w:val="006B18F6"/>
    <w:rsid w:val="006B336A"/>
    <w:rsid w:val="006C39EF"/>
    <w:rsid w:val="006D116F"/>
    <w:rsid w:val="006D1BCE"/>
    <w:rsid w:val="006D329B"/>
    <w:rsid w:val="006E4133"/>
    <w:rsid w:val="006F1544"/>
    <w:rsid w:val="006F236D"/>
    <w:rsid w:val="00700BE7"/>
    <w:rsid w:val="007060E5"/>
    <w:rsid w:val="007109AB"/>
    <w:rsid w:val="00712115"/>
    <w:rsid w:val="007134D8"/>
    <w:rsid w:val="00715D42"/>
    <w:rsid w:val="00720122"/>
    <w:rsid w:val="0072318A"/>
    <w:rsid w:val="00740B5F"/>
    <w:rsid w:val="007439AC"/>
    <w:rsid w:val="00765C53"/>
    <w:rsid w:val="00772BC4"/>
    <w:rsid w:val="00775AC4"/>
    <w:rsid w:val="0078132F"/>
    <w:rsid w:val="00796035"/>
    <w:rsid w:val="007B4EA5"/>
    <w:rsid w:val="007D4A6C"/>
    <w:rsid w:val="007D711F"/>
    <w:rsid w:val="007E17E5"/>
    <w:rsid w:val="007E5CD7"/>
    <w:rsid w:val="007E6842"/>
    <w:rsid w:val="007E7AE1"/>
    <w:rsid w:val="00802CB5"/>
    <w:rsid w:val="008042F9"/>
    <w:rsid w:val="00804389"/>
    <w:rsid w:val="00811528"/>
    <w:rsid w:val="00822888"/>
    <w:rsid w:val="008257EA"/>
    <w:rsid w:val="00833760"/>
    <w:rsid w:val="00840853"/>
    <w:rsid w:val="008476C1"/>
    <w:rsid w:val="00847827"/>
    <w:rsid w:val="008543CE"/>
    <w:rsid w:val="00860485"/>
    <w:rsid w:val="00863E5F"/>
    <w:rsid w:val="008641A5"/>
    <w:rsid w:val="0087330E"/>
    <w:rsid w:val="00890C25"/>
    <w:rsid w:val="008D783E"/>
    <w:rsid w:val="008E46E4"/>
    <w:rsid w:val="008E7CCB"/>
    <w:rsid w:val="008F15BF"/>
    <w:rsid w:val="008F58BC"/>
    <w:rsid w:val="009022C5"/>
    <w:rsid w:val="00910CFC"/>
    <w:rsid w:val="0091637C"/>
    <w:rsid w:val="0092307E"/>
    <w:rsid w:val="0092333C"/>
    <w:rsid w:val="009240FD"/>
    <w:rsid w:val="0093209E"/>
    <w:rsid w:val="00937307"/>
    <w:rsid w:val="00943672"/>
    <w:rsid w:val="0094604B"/>
    <w:rsid w:val="009649BF"/>
    <w:rsid w:val="00972E62"/>
    <w:rsid w:val="0099411C"/>
    <w:rsid w:val="009941A6"/>
    <w:rsid w:val="009A4444"/>
    <w:rsid w:val="009B13B0"/>
    <w:rsid w:val="009B4C04"/>
    <w:rsid w:val="009C20B6"/>
    <w:rsid w:val="009D26B5"/>
    <w:rsid w:val="009E0697"/>
    <w:rsid w:val="009F0E28"/>
    <w:rsid w:val="009F4B49"/>
    <w:rsid w:val="009F5081"/>
    <w:rsid w:val="00A13BD2"/>
    <w:rsid w:val="00A33B8C"/>
    <w:rsid w:val="00A45987"/>
    <w:rsid w:val="00A459D5"/>
    <w:rsid w:val="00A51278"/>
    <w:rsid w:val="00A562A0"/>
    <w:rsid w:val="00A56D3E"/>
    <w:rsid w:val="00A654AC"/>
    <w:rsid w:val="00A66B68"/>
    <w:rsid w:val="00A66EB9"/>
    <w:rsid w:val="00A71A4E"/>
    <w:rsid w:val="00A819FE"/>
    <w:rsid w:val="00A9171F"/>
    <w:rsid w:val="00AC0235"/>
    <w:rsid w:val="00AC5864"/>
    <w:rsid w:val="00AD486B"/>
    <w:rsid w:val="00AF01B4"/>
    <w:rsid w:val="00AF32B0"/>
    <w:rsid w:val="00AF4D17"/>
    <w:rsid w:val="00AF7B8A"/>
    <w:rsid w:val="00B01B49"/>
    <w:rsid w:val="00B0465D"/>
    <w:rsid w:val="00B05E67"/>
    <w:rsid w:val="00B17A04"/>
    <w:rsid w:val="00B208AE"/>
    <w:rsid w:val="00B31503"/>
    <w:rsid w:val="00B427C8"/>
    <w:rsid w:val="00B46AE0"/>
    <w:rsid w:val="00B74276"/>
    <w:rsid w:val="00B77307"/>
    <w:rsid w:val="00BA298E"/>
    <w:rsid w:val="00BA68F8"/>
    <w:rsid w:val="00BA7634"/>
    <w:rsid w:val="00BB05C2"/>
    <w:rsid w:val="00BB1329"/>
    <w:rsid w:val="00BD74A4"/>
    <w:rsid w:val="00BE47D2"/>
    <w:rsid w:val="00BE61AC"/>
    <w:rsid w:val="00BF13D5"/>
    <w:rsid w:val="00BF6D30"/>
    <w:rsid w:val="00C0074D"/>
    <w:rsid w:val="00C25F39"/>
    <w:rsid w:val="00C31BA4"/>
    <w:rsid w:val="00C41441"/>
    <w:rsid w:val="00C46AA2"/>
    <w:rsid w:val="00C475DC"/>
    <w:rsid w:val="00C645E1"/>
    <w:rsid w:val="00C67095"/>
    <w:rsid w:val="00C7602B"/>
    <w:rsid w:val="00C8366C"/>
    <w:rsid w:val="00C93541"/>
    <w:rsid w:val="00C97B66"/>
    <w:rsid w:val="00CA1669"/>
    <w:rsid w:val="00CA6E93"/>
    <w:rsid w:val="00CB7E99"/>
    <w:rsid w:val="00CC3992"/>
    <w:rsid w:val="00CD39D7"/>
    <w:rsid w:val="00CD4688"/>
    <w:rsid w:val="00CF0EF4"/>
    <w:rsid w:val="00D00C4A"/>
    <w:rsid w:val="00D079D2"/>
    <w:rsid w:val="00D14196"/>
    <w:rsid w:val="00D21E99"/>
    <w:rsid w:val="00D234B7"/>
    <w:rsid w:val="00D250E0"/>
    <w:rsid w:val="00D355C6"/>
    <w:rsid w:val="00D4154E"/>
    <w:rsid w:val="00D467B7"/>
    <w:rsid w:val="00D46B05"/>
    <w:rsid w:val="00D55B78"/>
    <w:rsid w:val="00D66A59"/>
    <w:rsid w:val="00D72AA6"/>
    <w:rsid w:val="00D7527A"/>
    <w:rsid w:val="00D7787E"/>
    <w:rsid w:val="00D97490"/>
    <w:rsid w:val="00DA187A"/>
    <w:rsid w:val="00DA22DA"/>
    <w:rsid w:val="00DB19F0"/>
    <w:rsid w:val="00DD5014"/>
    <w:rsid w:val="00DE2049"/>
    <w:rsid w:val="00DF0776"/>
    <w:rsid w:val="00DF287D"/>
    <w:rsid w:val="00E13AE9"/>
    <w:rsid w:val="00E209BF"/>
    <w:rsid w:val="00E26F84"/>
    <w:rsid w:val="00E30A86"/>
    <w:rsid w:val="00E40883"/>
    <w:rsid w:val="00E43847"/>
    <w:rsid w:val="00E442E9"/>
    <w:rsid w:val="00E4523C"/>
    <w:rsid w:val="00E524E1"/>
    <w:rsid w:val="00E526F8"/>
    <w:rsid w:val="00E53A87"/>
    <w:rsid w:val="00E5549E"/>
    <w:rsid w:val="00E701FF"/>
    <w:rsid w:val="00E84D31"/>
    <w:rsid w:val="00E91E78"/>
    <w:rsid w:val="00EA11E5"/>
    <w:rsid w:val="00EA72FD"/>
    <w:rsid w:val="00EC1B78"/>
    <w:rsid w:val="00EC5A64"/>
    <w:rsid w:val="00EF1562"/>
    <w:rsid w:val="00EF2BC6"/>
    <w:rsid w:val="00F00769"/>
    <w:rsid w:val="00F06FC6"/>
    <w:rsid w:val="00F07F41"/>
    <w:rsid w:val="00F21416"/>
    <w:rsid w:val="00F21B5D"/>
    <w:rsid w:val="00F31E23"/>
    <w:rsid w:val="00F3344E"/>
    <w:rsid w:val="00F33A9F"/>
    <w:rsid w:val="00F34491"/>
    <w:rsid w:val="00F42995"/>
    <w:rsid w:val="00F47D22"/>
    <w:rsid w:val="00F51A77"/>
    <w:rsid w:val="00F523D3"/>
    <w:rsid w:val="00F53F66"/>
    <w:rsid w:val="00F56CFC"/>
    <w:rsid w:val="00F57551"/>
    <w:rsid w:val="00F6231B"/>
    <w:rsid w:val="00F63AF6"/>
    <w:rsid w:val="00F6447C"/>
    <w:rsid w:val="00F8754A"/>
    <w:rsid w:val="00FA4F65"/>
    <w:rsid w:val="00FB0F06"/>
    <w:rsid w:val="00FB1FAA"/>
    <w:rsid w:val="00FD1938"/>
    <w:rsid w:val="00FD5B5D"/>
    <w:rsid w:val="00FE18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83E8C"/>
  <w15:chartTrackingRefBased/>
  <w15:docId w15:val="{4A899B1C-EB5B-4DD6-BFC2-D9C3E1C8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24589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4589F"/>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E84D3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25E9"/>
    <w:pPr>
      <w:tabs>
        <w:tab w:val="center" w:pos="4513"/>
        <w:tab w:val="right" w:pos="9026"/>
      </w:tabs>
      <w:snapToGrid w:val="0"/>
    </w:pPr>
  </w:style>
  <w:style w:type="character" w:customStyle="1" w:styleId="Char">
    <w:name w:val="머리글 Char"/>
    <w:basedOn w:val="a0"/>
    <w:link w:val="a3"/>
    <w:uiPriority w:val="99"/>
    <w:rsid w:val="003325E9"/>
  </w:style>
  <w:style w:type="paragraph" w:styleId="a4">
    <w:name w:val="footer"/>
    <w:basedOn w:val="a"/>
    <w:link w:val="Char0"/>
    <w:uiPriority w:val="99"/>
    <w:unhideWhenUsed/>
    <w:rsid w:val="003325E9"/>
    <w:pPr>
      <w:tabs>
        <w:tab w:val="center" w:pos="4513"/>
        <w:tab w:val="right" w:pos="9026"/>
      </w:tabs>
      <w:snapToGrid w:val="0"/>
    </w:pPr>
  </w:style>
  <w:style w:type="character" w:customStyle="1" w:styleId="Char0">
    <w:name w:val="바닥글 Char"/>
    <w:basedOn w:val="a0"/>
    <w:link w:val="a4"/>
    <w:uiPriority w:val="99"/>
    <w:rsid w:val="003325E9"/>
  </w:style>
  <w:style w:type="table" w:styleId="a5">
    <w:name w:val="Table Grid"/>
    <w:basedOn w:val="a1"/>
    <w:uiPriority w:val="59"/>
    <w:rsid w:val="00332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Char1"/>
    <w:uiPriority w:val="99"/>
    <w:semiHidden/>
    <w:unhideWhenUsed/>
    <w:rsid w:val="003325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3325E9"/>
    <w:rPr>
      <w:rFonts w:asciiTheme="majorHAnsi" w:eastAsiaTheme="majorEastAsia" w:hAnsiTheme="majorHAnsi" w:cstheme="majorBidi"/>
      <w:sz w:val="18"/>
      <w:szCs w:val="18"/>
    </w:rPr>
  </w:style>
  <w:style w:type="character" w:styleId="a7">
    <w:name w:val="line number"/>
    <w:basedOn w:val="a0"/>
    <w:uiPriority w:val="99"/>
    <w:semiHidden/>
    <w:unhideWhenUsed/>
    <w:rsid w:val="00EC1B78"/>
  </w:style>
  <w:style w:type="paragraph" w:styleId="a8">
    <w:name w:val="List Paragraph"/>
    <w:basedOn w:val="a"/>
    <w:uiPriority w:val="34"/>
    <w:qFormat/>
    <w:rsid w:val="00366D61"/>
    <w:pPr>
      <w:ind w:leftChars="400" w:left="800"/>
    </w:pPr>
  </w:style>
  <w:style w:type="table" w:customStyle="1" w:styleId="11">
    <w:name w:val="표 구분선1"/>
    <w:basedOn w:val="a1"/>
    <w:next w:val="a5"/>
    <w:uiPriority w:val="59"/>
    <w:rsid w:val="005C5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바탕글"/>
    <w:basedOn w:val="a"/>
    <w:rsid w:val="0091637C"/>
    <w:pPr>
      <w:snapToGrid w:val="0"/>
      <w:spacing w:after="0" w:line="384" w:lineRule="auto"/>
      <w:textAlignment w:val="baseline"/>
    </w:pPr>
    <w:rPr>
      <w:rFonts w:ascii="바탕" w:eastAsia="굴림" w:hAnsi="굴림" w:cs="굴림"/>
      <w:color w:val="000000"/>
      <w:kern w:val="0"/>
      <w:szCs w:val="20"/>
    </w:rPr>
  </w:style>
  <w:style w:type="character" w:customStyle="1" w:styleId="1Char">
    <w:name w:val="제목 1 Char"/>
    <w:basedOn w:val="a0"/>
    <w:link w:val="10"/>
    <w:uiPriority w:val="9"/>
    <w:rsid w:val="0024589F"/>
    <w:rPr>
      <w:rFonts w:asciiTheme="majorHAnsi" w:eastAsiaTheme="majorEastAsia" w:hAnsiTheme="majorHAnsi" w:cstheme="majorBidi"/>
      <w:sz w:val="28"/>
      <w:szCs w:val="28"/>
    </w:rPr>
  </w:style>
  <w:style w:type="numbering" w:customStyle="1" w:styleId="1">
    <w:name w:val="스타일1"/>
    <w:uiPriority w:val="99"/>
    <w:rsid w:val="0024589F"/>
    <w:pPr>
      <w:numPr>
        <w:numId w:val="6"/>
      </w:numPr>
    </w:pPr>
  </w:style>
  <w:style w:type="character" w:customStyle="1" w:styleId="2Char">
    <w:name w:val="제목 2 Char"/>
    <w:basedOn w:val="a0"/>
    <w:link w:val="2"/>
    <w:uiPriority w:val="9"/>
    <w:rsid w:val="0024589F"/>
    <w:rPr>
      <w:rFonts w:asciiTheme="majorHAnsi" w:eastAsiaTheme="majorEastAsia" w:hAnsiTheme="majorHAnsi" w:cstheme="majorBidi"/>
    </w:rPr>
  </w:style>
  <w:style w:type="character" w:customStyle="1" w:styleId="3Char">
    <w:name w:val="제목 3 Char"/>
    <w:basedOn w:val="a0"/>
    <w:link w:val="3"/>
    <w:uiPriority w:val="9"/>
    <w:rsid w:val="00E84D31"/>
    <w:rPr>
      <w:rFonts w:asciiTheme="majorHAnsi" w:eastAsiaTheme="majorEastAsia" w:hAnsiTheme="majorHAnsi" w:cstheme="majorBidi"/>
    </w:rPr>
  </w:style>
  <w:style w:type="paragraph" w:styleId="TOC">
    <w:name w:val="TOC Heading"/>
    <w:basedOn w:val="10"/>
    <w:next w:val="a"/>
    <w:uiPriority w:val="39"/>
    <w:unhideWhenUsed/>
    <w:qFormat/>
    <w:rsid w:val="00C97B66"/>
    <w:pPr>
      <w:keepLines/>
      <w:widowControl/>
      <w:wordWrap/>
      <w:autoSpaceDE/>
      <w:autoSpaceDN/>
      <w:spacing w:before="240" w:after="0"/>
      <w:jc w:val="left"/>
      <w:outlineLvl w:val="9"/>
    </w:pPr>
    <w:rPr>
      <w:color w:val="2F5496" w:themeColor="accent1" w:themeShade="BF"/>
      <w:kern w:val="0"/>
      <w:sz w:val="32"/>
      <w:szCs w:val="32"/>
    </w:rPr>
  </w:style>
  <w:style w:type="paragraph" w:styleId="12">
    <w:name w:val="toc 1"/>
    <w:basedOn w:val="a"/>
    <w:next w:val="a"/>
    <w:autoRedefine/>
    <w:uiPriority w:val="39"/>
    <w:unhideWhenUsed/>
    <w:rsid w:val="00C97B66"/>
    <w:pPr>
      <w:tabs>
        <w:tab w:val="left" w:pos="425"/>
        <w:tab w:val="right" w:leader="dot" w:pos="9628"/>
      </w:tabs>
      <w:spacing w:after="0"/>
    </w:pPr>
  </w:style>
  <w:style w:type="paragraph" w:styleId="20">
    <w:name w:val="toc 2"/>
    <w:basedOn w:val="a"/>
    <w:next w:val="a"/>
    <w:autoRedefine/>
    <w:uiPriority w:val="39"/>
    <w:unhideWhenUsed/>
    <w:rsid w:val="00C97B66"/>
    <w:pPr>
      <w:ind w:leftChars="200" w:left="425"/>
    </w:pPr>
  </w:style>
  <w:style w:type="character" w:styleId="aa">
    <w:name w:val="Hyperlink"/>
    <w:basedOn w:val="a0"/>
    <w:uiPriority w:val="99"/>
    <w:unhideWhenUsed/>
    <w:rsid w:val="00C97B66"/>
    <w:rPr>
      <w:color w:val="0563C1" w:themeColor="hyperlink"/>
      <w:u w:val="single"/>
    </w:rPr>
  </w:style>
  <w:style w:type="paragraph" w:styleId="ab">
    <w:name w:val="caption"/>
    <w:basedOn w:val="a"/>
    <w:next w:val="a"/>
    <w:uiPriority w:val="35"/>
    <w:unhideWhenUsed/>
    <w:qFormat/>
    <w:rsid w:val="00464142"/>
    <w:rPr>
      <w:b/>
      <w:bCs/>
      <w:szCs w:val="20"/>
    </w:rPr>
  </w:style>
  <w:style w:type="paragraph" w:styleId="ac">
    <w:name w:val="No Spacing"/>
    <w:uiPriority w:val="1"/>
    <w:qFormat/>
    <w:rsid w:val="00EC5A64"/>
    <w:pPr>
      <w:widowControl w:val="0"/>
      <w:wordWrap w:val="0"/>
      <w:autoSpaceDE w:val="0"/>
      <w:autoSpaceDN w:val="0"/>
      <w:spacing w:after="0" w:line="240" w:lineRule="auto"/>
    </w:pPr>
  </w:style>
  <w:style w:type="paragraph" w:styleId="30">
    <w:name w:val="toc 3"/>
    <w:basedOn w:val="a"/>
    <w:next w:val="a"/>
    <w:autoRedefine/>
    <w:uiPriority w:val="39"/>
    <w:unhideWhenUsed/>
    <w:rsid w:val="001D27EA"/>
    <w:pPr>
      <w:ind w:leftChars="400" w:left="850"/>
    </w:pPr>
  </w:style>
  <w:style w:type="character" w:customStyle="1" w:styleId="hps">
    <w:name w:val="hps"/>
    <w:basedOn w:val="a0"/>
    <w:rsid w:val="00A459D5"/>
  </w:style>
  <w:style w:type="character" w:styleId="ad">
    <w:name w:val="page number"/>
    <w:basedOn w:val="a0"/>
    <w:rsid w:val="0072318A"/>
  </w:style>
  <w:style w:type="paragraph" w:styleId="ae">
    <w:name w:val="Revision"/>
    <w:hidden/>
    <w:uiPriority w:val="99"/>
    <w:semiHidden/>
    <w:rsid w:val="00C645E1"/>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8404">
      <w:bodyDiv w:val="1"/>
      <w:marLeft w:val="0"/>
      <w:marRight w:val="0"/>
      <w:marTop w:val="0"/>
      <w:marBottom w:val="0"/>
      <w:divBdr>
        <w:top w:val="none" w:sz="0" w:space="0" w:color="auto"/>
        <w:left w:val="none" w:sz="0" w:space="0" w:color="auto"/>
        <w:bottom w:val="none" w:sz="0" w:space="0" w:color="auto"/>
        <w:right w:val="none" w:sz="0" w:space="0" w:color="auto"/>
      </w:divBdr>
    </w:div>
    <w:div w:id="223152167">
      <w:bodyDiv w:val="1"/>
      <w:marLeft w:val="0"/>
      <w:marRight w:val="0"/>
      <w:marTop w:val="0"/>
      <w:marBottom w:val="0"/>
      <w:divBdr>
        <w:top w:val="none" w:sz="0" w:space="0" w:color="auto"/>
        <w:left w:val="none" w:sz="0" w:space="0" w:color="auto"/>
        <w:bottom w:val="none" w:sz="0" w:space="0" w:color="auto"/>
        <w:right w:val="none" w:sz="0" w:space="0" w:color="auto"/>
      </w:divBdr>
    </w:div>
    <w:div w:id="359283330">
      <w:bodyDiv w:val="1"/>
      <w:marLeft w:val="0"/>
      <w:marRight w:val="0"/>
      <w:marTop w:val="0"/>
      <w:marBottom w:val="0"/>
      <w:divBdr>
        <w:top w:val="none" w:sz="0" w:space="0" w:color="auto"/>
        <w:left w:val="none" w:sz="0" w:space="0" w:color="auto"/>
        <w:bottom w:val="none" w:sz="0" w:space="0" w:color="auto"/>
        <w:right w:val="none" w:sz="0" w:space="0" w:color="auto"/>
      </w:divBdr>
    </w:div>
    <w:div w:id="901713282">
      <w:bodyDiv w:val="1"/>
      <w:marLeft w:val="0"/>
      <w:marRight w:val="0"/>
      <w:marTop w:val="0"/>
      <w:marBottom w:val="0"/>
      <w:divBdr>
        <w:top w:val="none" w:sz="0" w:space="0" w:color="auto"/>
        <w:left w:val="none" w:sz="0" w:space="0" w:color="auto"/>
        <w:bottom w:val="none" w:sz="0" w:space="0" w:color="auto"/>
        <w:right w:val="none" w:sz="0" w:space="0" w:color="auto"/>
      </w:divBdr>
    </w:div>
    <w:div w:id="1005791929">
      <w:bodyDiv w:val="1"/>
      <w:marLeft w:val="0"/>
      <w:marRight w:val="0"/>
      <w:marTop w:val="0"/>
      <w:marBottom w:val="0"/>
      <w:divBdr>
        <w:top w:val="none" w:sz="0" w:space="0" w:color="auto"/>
        <w:left w:val="none" w:sz="0" w:space="0" w:color="auto"/>
        <w:bottom w:val="none" w:sz="0" w:space="0" w:color="auto"/>
        <w:right w:val="none" w:sz="0" w:space="0" w:color="auto"/>
      </w:divBdr>
    </w:div>
    <w:div w:id="1391727459">
      <w:bodyDiv w:val="1"/>
      <w:marLeft w:val="0"/>
      <w:marRight w:val="0"/>
      <w:marTop w:val="0"/>
      <w:marBottom w:val="0"/>
      <w:divBdr>
        <w:top w:val="none" w:sz="0" w:space="0" w:color="auto"/>
        <w:left w:val="none" w:sz="0" w:space="0" w:color="auto"/>
        <w:bottom w:val="none" w:sz="0" w:space="0" w:color="auto"/>
        <w:right w:val="none" w:sz="0" w:space="0" w:color="auto"/>
      </w:divBdr>
    </w:div>
    <w:div w:id="1417484606">
      <w:bodyDiv w:val="1"/>
      <w:marLeft w:val="0"/>
      <w:marRight w:val="0"/>
      <w:marTop w:val="0"/>
      <w:marBottom w:val="0"/>
      <w:divBdr>
        <w:top w:val="none" w:sz="0" w:space="0" w:color="auto"/>
        <w:left w:val="none" w:sz="0" w:space="0" w:color="auto"/>
        <w:bottom w:val="none" w:sz="0" w:space="0" w:color="auto"/>
        <w:right w:val="none" w:sz="0" w:space="0" w:color="auto"/>
      </w:divBdr>
    </w:div>
    <w:div w:id="1537112772">
      <w:bodyDiv w:val="1"/>
      <w:marLeft w:val="0"/>
      <w:marRight w:val="0"/>
      <w:marTop w:val="0"/>
      <w:marBottom w:val="0"/>
      <w:divBdr>
        <w:top w:val="none" w:sz="0" w:space="0" w:color="auto"/>
        <w:left w:val="none" w:sz="0" w:space="0" w:color="auto"/>
        <w:bottom w:val="none" w:sz="0" w:space="0" w:color="auto"/>
        <w:right w:val="none" w:sz="0" w:space="0" w:color="auto"/>
      </w:divBdr>
    </w:div>
    <w:div w:id="17727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A4C22-D656-4698-A932-E320EEC68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3463</TotalTime>
  <Pages>1</Pages>
  <Words>1699</Words>
  <Characters>9686</Characters>
  <Application>Microsoft Office Word</Application>
  <DocSecurity>0</DocSecurity>
  <Lines>80</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김은수</cp:lastModifiedBy>
  <cp:revision>1</cp:revision>
  <cp:lastPrinted>2024-11-25T10:05:00Z</cp:lastPrinted>
  <dcterms:created xsi:type="dcterms:W3CDTF">2026-09-28T05:23:00Z</dcterms:created>
  <dcterms:modified xsi:type="dcterms:W3CDTF">2026-09-28T05:23:00Z</dcterms:modified>
</cp:coreProperties>
</file>