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4A0B" w14:textId="77777777" w:rsidR="00F21B5D" w:rsidRDefault="00F21B5D" w:rsidP="009F014A">
      <w:pPr>
        <w:spacing w:after="0" w:line="240" w:lineRule="auto"/>
        <w:rPr>
          <w:b/>
          <w:szCs w:val="20"/>
        </w:rPr>
      </w:pPr>
    </w:p>
    <w:p w14:paraId="64A658D8" w14:textId="77777777" w:rsidR="00F21B5D" w:rsidRDefault="00F21B5D" w:rsidP="009F014A">
      <w:pPr>
        <w:spacing w:after="0" w:line="240" w:lineRule="auto"/>
        <w:rPr>
          <w:b/>
          <w:szCs w:val="20"/>
        </w:rPr>
      </w:pPr>
    </w:p>
    <w:p w14:paraId="5CAB2FEF" w14:textId="7454A5B7" w:rsidR="00F21B5D" w:rsidRDefault="00F21B5D" w:rsidP="009F014A">
      <w:pPr>
        <w:spacing w:after="0" w:line="240" w:lineRule="auto"/>
        <w:rPr>
          <w:b/>
          <w:szCs w:val="20"/>
        </w:rPr>
      </w:pPr>
    </w:p>
    <w:p w14:paraId="6E664A6C" w14:textId="6D1D42C2" w:rsidR="00786B30" w:rsidRDefault="00786B30" w:rsidP="009F014A">
      <w:pPr>
        <w:spacing w:after="0" w:line="240" w:lineRule="auto"/>
        <w:rPr>
          <w:b/>
          <w:szCs w:val="20"/>
        </w:rPr>
      </w:pPr>
    </w:p>
    <w:p w14:paraId="1696F681" w14:textId="77777777" w:rsidR="00786B30" w:rsidRDefault="00786B30" w:rsidP="009F014A">
      <w:pPr>
        <w:spacing w:after="0" w:line="240" w:lineRule="auto"/>
        <w:rPr>
          <w:b/>
          <w:szCs w:val="20"/>
        </w:rPr>
      </w:pPr>
    </w:p>
    <w:tbl>
      <w:tblPr>
        <w:tblStyle w:val="a5"/>
        <w:tblW w:w="0" w:type="auto"/>
        <w:jc w:val="center"/>
        <w:tblBorders>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7599"/>
      </w:tblGrid>
      <w:tr w:rsidR="00F21B5D" w14:paraId="6978BC72" w14:textId="77777777" w:rsidTr="0024589F">
        <w:trPr>
          <w:trHeight w:val="1225"/>
          <w:jc w:val="center"/>
        </w:trPr>
        <w:tc>
          <w:tcPr>
            <w:tcW w:w="7599" w:type="dxa"/>
            <w:shd w:val="clear" w:color="auto" w:fill="F2F2F2" w:themeFill="background1" w:themeFillShade="F2"/>
            <w:vAlign w:val="center"/>
          </w:tcPr>
          <w:p w14:paraId="7C2C6898" w14:textId="77777777" w:rsidR="00C02B11" w:rsidRDefault="006865C0" w:rsidP="009F014A">
            <w:pPr>
              <w:jc w:val="center"/>
              <w:rPr>
                <w:b/>
                <w:sz w:val="54"/>
                <w:szCs w:val="54"/>
              </w:rPr>
            </w:pPr>
            <w:r>
              <w:rPr>
                <w:rFonts w:hint="eastAsia"/>
                <w:b/>
                <w:sz w:val="54"/>
                <w:szCs w:val="54"/>
              </w:rPr>
              <w:t xml:space="preserve">소프트웨어 </w:t>
            </w:r>
            <w:r w:rsidR="008000C0">
              <w:rPr>
                <w:rFonts w:hint="eastAsia"/>
                <w:b/>
                <w:sz w:val="54"/>
                <w:szCs w:val="54"/>
              </w:rPr>
              <w:t>변경</w:t>
            </w:r>
            <w:r w:rsidR="00BE715C">
              <w:rPr>
                <w:rFonts w:hint="eastAsia"/>
                <w:b/>
                <w:sz w:val="54"/>
                <w:szCs w:val="54"/>
              </w:rPr>
              <w:t>관리</w:t>
            </w:r>
            <w:r>
              <w:rPr>
                <w:rFonts w:hint="eastAsia"/>
                <w:b/>
                <w:sz w:val="54"/>
                <w:szCs w:val="54"/>
              </w:rPr>
              <w:t xml:space="preserve"> 계획서</w:t>
            </w:r>
          </w:p>
          <w:p w14:paraId="2E5AB905" w14:textId="4EB58B73" w:rsidR="00F21B5D" w:rsidRPr="00D41DDB" w:rsidRDefault="00C02B11" w:rsidP="009F014A">
            <w:pPr>
              <w:jc w:val="center"/>
              <w:rPr>
                <w:b/>
                <w:sz w:val="54"/>
                <w:szCs w:val="54"/>
              </w:rPr>
            </w:pPr>
            <w:r w:rsidRPr="007D50CE">
              <w:rPr>
                <w:rFonts w:hint="eastAsia"/>
                <w:b/>
                <w:sz w:val="40"/>
                <w:szCs w:val="40"/>
              </w:rPr>
              <w:t>(</w:t>
            </w:r>
            <w:del w:id="0" w:author="김은수" w:date="2026-09-28T14:23:00Z" w16du:dateUtc="2026-09-28T05:23:00Z">
              <w:r w:rsidRPr="00F35CE2">
                <w:rPr>
                  <w:b/>
                  <w:sz w:val="40"/>
                  <w:szCs w:val="40"/>
                </w:rPr>
                <w:delText>TD20B</w:delText>
              </w:r>
            </w:del>
            <w:ins w:id="1" w:author="김은수" w:date="2026-09-28T14:23:00Z" w16du:dateUtc="2026-09-28T05:23:00Z">
              <w:r w:rsidRPr="00F35CE2">
                <w:rPr>
                  <w:b/>
                  <w:sz w:val="40"/>
                  <w:szCs w:val="40"/>
                </w:rPr>
                <w:t>TD24A</w:t>
              </w:r>
            </w:ins>
            <w:r w:rsidRPr="00F35CE2">
              <w:rPr>
                <w:b/>
                <w:sz w:val="40"/>
                <w:szCs w:val="40"/>
              </w:rPr>
              <w:t>-A-EXT</w:t>
            </w:r>
            <w:r w:rsidRPr="007D50CE">
              <w:rPr>
                <w:rFonts w:hint="eastAsia"/>
                <w:b/>
                <w:sz w:val="40"/>
                <w:szCs w:val="40"/>
              </w:rPr>
              <w:t>)</w:t>
            </w:r>
            <w:r w:rsidRPr="00D41DDB">
              <w:rPr>
                <w:rFonts w:hint="eastAsia"/>
                <w:b/>
                <w:sz w:val="54"/>
                <w:szCs w:val="54"/>
              </w:rPr>
              <w:t xml:space="preserve"> </w:t>
            </w:r>
            <w:r w:rsidR="00F21B5D" w:rsidRPr="00D41DDB">
              <w:rPr>
                <w:rFonts w:hint="eastAsia"/>
                <w:b/>
                <w:sz w:val="54"/>
                <w:szCs w:val="54"/>
              </w:rPr>
              <w:t xml:space="preserve"> </w:t>
            </w:r>
          </w:p>
        </w:tc>
      </w:tr>
    </w:tbl>
    <w:p w14:paraId="57E25421" w14:textId="77777777" w:rsidR="00F21B5D" w:rsidRDefault="00F21B5D" w:rsidP="009F014A">
      <w:pPr>
        <w:spacing w:after="0" w:line="240" w:lineRule="auto"/>
        <w:jc w:val="left"/>
        <w:rPr>
          <w:b/>
          <w:szCs w:val="20"/>
        </w:rPr>
      </w:pPr>
    </w:p>
    <w:p w14:paraId="5A04639C" w14:textId="77777777" w:rsidR="00F21B5D" w:rsidRDefault="00F21B5D" w:rsidP="009F014A">
      <w:pPr>
        <w:spacing w:after="0" w:line="240" w:lineRule="auto"/>
        <w:jc w:val="left"/>
        <w:rPr>
          <w:b/>
          <w:szCs w:val="20"/>
        </w:rPr>
      </w:pPr>
    </w:p>
    <w:p w14:paraId="756E2F2F" w14:textId="77777777" w:rsidR="00F21B5D" w:rsidRPr="00BE715C" w:rsidRDefault="00F21B5D" w:rsidP="009F014A">
      <w:pPr>
        <w:spacing w:after="0" w:line="240" w:lineRule="auto"/>
        <w:jc w:val="left"/>
        <w:rPr>
          <w:b/>
          <w:szCs w:val="20"/>
        </w:rPr>
      </w:pPr>
    </w:p>
    <w:p w14:paraId="44C0B4BE" w14:textId="50910B4A" w:rsidR="00F21B5D" w:rsidRDefault="00F21B5D" w:rsidP="009F014A">
      <w:pPr>
        <w:spacing w:after="0" w:line="240" w:lineRule="auto"/>
        <w:jc w:val="left"/>
        <w:rPr>
          <w:b/>
          <w:szCs w:val="20"/>
        </w:rPr>
      </w:pPr>
    </w:p>
    <w:p w14:paraId="676B0380" w14:textId="6EEF0156" w:rsidR="00F21B5D" w:rsidRDefault="00F21B5D" w:rsidP="009F014A">
      <w:pPr>
        <w:spacing w:after="0" w:line="240" w:lineRule="auto"/>
        <w:jc w:val="left"/>
        <w:rPr>
          <w:b/>
          <w:szCs w:val="20"/>
        </w:rPr>
      </w:pPr>
    </w:p>
    <w:p w14:paraId="6213385A" w14:textId="305557D5" w:rsidR="00786B30" w:rsidRDefault="00786B30" w:rsidP="009F014A">
      <w:pPr>
        <w:spacing w:after="0" w:line="240" w:lineRule="auto"/>
        <w:jc w:val="left"/>
        <w:rPr>
          <w:b/>
          <w:szCs w:val="20"/>
        </w:rPr>
      </w:pPr>
    </w:p>
    <w:p w14:paraId="55175D85" w14:textId="77777777" w:rsidR="00786B30" w:rsidRDefault="00786B30" w:rsidP="009F014A">
      <w:pPr>
        <w:spacing w:after="0" w:line="240" w:lineRule="auto"/>
        <w:jc w:val="left"/>
        <w:rPr>
          <w:b/>
          <w:szCs w:val="20"/>
        </w:rPr>
      </w:pPr>
    </w:p>
    <w:p w14:paraId="0F1E4781" w14:textId="77777777" w:rsidR="00F21B5D" w:rsidRDefault="00F21B5D" w:rsidP="009F014A">
      <w:pPr>
        <w:spacing w:after="0" w:line="240" w:lineRule="auto"/>
        <w:jc w:val="left"/>
        <w:rPr>
          <w:b/>
          <w:szCs w:val="20"/>
        </w:rPr>
      </w:pPr>
    </w:p>
    <w:tbl>
      <w:tblPr>
        <w:tblW w:w="9105"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2581"/>
        <w:gridCol w:w="2581"/>
        <w:gridCol w:w="2581"/>
      </w:tblGrid>
      <w:tr w:rsidR="00DC4027" w14:paraId="2EE07730" w14:textId="77777777" w:rsidTr="00BB5E4A">
        <w:trPr>
          <w:trHeight w:val="456"/>
        </w:trPr>
        <w:tc>
          <w:tcPr>
            <w:tcW w:w="1362" w:type="dxa"/>
            <w:shd w:val="clear" w:color="auto" w:fill="E7E6E6" w:themeFill="background2"/>
          </w:tcPr>
          <w:p w14:paraId="12D99C40" w14:textId="77777777" w:rsidR="00DC4027" w:rsidRPr="00E2210A" w:rsidRDefault="00DC4027" w:rsidP="00BB5E4A">
            <w:pPr>
              <w:wordWrap/>
              <w:spacing w:before="66" w:after="54" w:line="280" w:lineRule="exact"/>
              <w:rPr>
                <w:rFonts w:asciiTheme="majorEastAsia" w:eastAsiaTheme="majorEastAsia" w:hAnsiTheme="majorEastAsia" w:cs="Tahoma"/>
                <w:b/>
                <w:color w:val="000000"/>
                <w:szCs w:val="20"/>
              </w:rPr>
            </w:pPr>
          </w:p>
        </w:tc>
        <w:tc>
          <w:tcPr>
            <w:tcW w:w="2581" w:type="dxa"/>
            <w:shd w:val="clear" w:color="auto" w:fill="E7E6E6" w:themeFill="background2"/>
            <w:vAlign w:val="center"/>
          </w:tcPr>
          <w:p w14:paraId="414C0051" w14:textId="77777777" w:rsidR="00DC4027" w:rsidRPr="00E2210A" w:rsidRDefault="00DC4027"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작성</w:t>
            </w:r>
          </w:p>
        </w:tc>
        <w:tc>
          <w:tcPr>
            <w:tcW w:w="2581" w:type="dxa"/>
            <w:shd w:val="clear" w:color="auto" w:fill="E7E6E6" w:themeFill="background2"/>
            <w:vAlign w:val="center"/>
          </w:tcPr>
          <w:p w14:paraId="1BB4FEB1" w14:textId="77777777" w:rsidR="00DC4027" w:rsidRPr="00E2210A" w:rsidRDefault="00DC4027"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검토</w:t>
            </w:r>
          </w:p>
        </w:tc>
        <w:tc>
          <w:tcPr>
            <w:tcW w:w="2581" w:type="dxa"/>
            <w:shd w:val="clear" w:color="auto" w:fill="E7E6E6" w:themeFill="background2"/>
            <w:vAlign w:val="center"/>
          </w:tcPr>
          <w:p w14:paraId="099B88EC" w14:textId="77777777" w:rsidR="00DC4027" w:rsidRPr="00E2210A" w:rsidRDefault="00DC4027"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승인</w:t>
            </w:r>
          </w:p>
        </w:tc>
      </w:tr>
      <w:tr w:rsidR="00DC4027" w14:paraId="6EA7994D" w14:textId="77777777" w:rsidTr="00BB5E4A">
        <w:trPr>
          <w:trHeight w:val="456"/>
        </w:trPr>
        <w:tc>
          <w:tcPr>
            <w:tcW w:w="1362" w:type="dxa"/>
            <w:shd w:val="clear" w:color="auto" w:fill="E7E6E6" w:themeFill="background2"/>
            <w:vAlign w:val="center"/>
          </w:tcPr>
          <w:p w14:paraId="744941C7" w14:textId="77777777" w:rsidR="00DC4027" w:rsidRPr="00E2210A" w:rsidRDefault="00DC4027"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성함</w:t>
            </w:r>
          </w:p>
        </w:tc>
        <w:tc>
          <w:tcPr>
            <w:tcW w:w="2581" w:type="dxa"/>
            <w:vAlign w:val="center"/>
          </w:tcPr>
          <w:p w14:paraId="396D6B3A" w14:textId="77777777" w:rsidR="00DC4027" w:rsidRPr="00E2210A" w:rsidRDefault="00DC4027" w:rsidP="00BB5E4A">
            <w:pPr>
              <w:wordWrap/>
              <w:spacing w:before="66" w:after="54" w:line="280" w:lineRule="exact"/>
              <w:jc w:val="center"/>
              <w:rPr>
                <w:rFonts w:asciiTheme="majorEastAsia" w:eastAsiaTheme="majorEastAsia" w:hAnsiTheme="majorEastAsia" w:cs="Tahoma"/>
                <w:szCs w:val="20"/>
              </w:rPr>
            </w:pPr>
            <w:del w:id="2" w:author="김은수" w:date="2026-09-28T14:23:00Z" w16du:dateUtc="2026-09-28T05:23:00Z">
              <w:r w:rsidRPr="00E2210A">
                <w:rPr>
                  <w:rFonts w:asciiTheme="majorEastAsia" w:eastAsiaTheme="majorEastAsia" w:hAnsiTheme="majorEastAsia" w:cs="Tahoma" w:hint="eastAsia"/>
                  <w:szCs w:val="20"/>
                </w:rPr>
                <w:delText>임정우</w:delText>
              </w:r>
            </w:del>
            <w:ins w:id="3" w:author="김은수" w:date="2026-09-28T14:23:00Z" w16du:dateUtc="2026-09-28T05:23:00Z">
              <w:r w:rsidRPr="00E2210A">
                <w:rPr>
                  <w:rFonts w:asciiTheme="majorEastAsia" w:eastAsiaTheme="majorEastAsia" w:hAnsiTheme="majorEastAsia" w:cs="Tahoma" w:hint="eastAsia"/>
                  <w:szCs w:val="20"/>
                </w:rPr>
                <w:t>김은수</w:t>
              </w:r>
            </w:ins>
          </w:p>
        </w:tc>
        <w:tc>
          <w:tcPr>
            <w:tcW w:w="2581" w:type="dxa"/>
            <w:vAlign w:val="center"/>
          </w:tcPr>
          <w:p w14:paraId="35B75455" w14:textId="77777777" w:rsidR="00DC4027" w:rsidRPr="00E2210A" w:rsidRDefault="00DC4027" w:rsidP="00BB5E4A">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552B0690" w14:textId="77777777" w:rsidR="00DC4027" w:rsidRPr="00E2210A" w:rsidRDefault="00DC4027" w:rsidP="00BB5E4A">
            <w:pPr>
              <w:wordWrap/>
              <w:spacing w:before="66" w:after="54" w:line="280" w:lineRule="exact"/>
              <w:jc w:val="center"/>
              <w:rPr>
                <w:rFonts w:asciiTheme="majorEastAsia" w:eastAsiaTheme="majorEastAsia" w:hAnsiTheme="majorEastAsia" w:cs="Tahoma"/>
                <w:color w:val="000000"/>
                <w:szCs w:val="20"/>
              </w:rPr>
            </w:pPr>
            <w:del w:id="4" w:author="김은수" w:date="2026-09-28T14:23:00Z" w16du:dateUtc="2026-09-28T05:23:00Z">
              <w:r w:rsidRPr="00E2210A">
                <w:rPr>
                  <w:rFonts w:asciiTheme="majorEastAsia" w:eastAsiaTheme="majorEastAsia" w:hAnsiTheme="majorEastAsia" w:cs="Tahoma" w:hint="eastAsia"/>
                  <w:szCs w:val="20"/>
                </w:rPr>
                <w:delText>이호승</w:delText>
              </w:r>
            </w:del>
          </w:p>
        </w:tc>
      </w:tr>
      <w:tr w:rsidR="00DC4027" w14:paraId="2F883ABE" w14:textId="77777777" w:rsidTr="00BB5E4A">
        <w:trPr>
          <w:trHeight w:val="456"/>
        </w:trPr>
        <w:tc>
          <w:tcPr>
            <w:tcW w:w="1362" w:type="dxa"/>
            <w:shd w:val="clear" w:color="auto" w:fill="E7E6E6" w:themeFill="background2"/>
            <w:vAlign w:val="center"/>
          </w:tcPr>
          <w:p w14:paraId="2EB11AC1" w14:textId="77777777" w:rsidR="00DC4027" w:rsidRPr="00E2210A" w:rsidRDefault="00DC4027"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직책</w:t>
            </w:r>
          </w:p>
        </w:tc>
        <w:tc>
          <w:tcPr>
            <w:tcW w:w="2581" w:type="dxa"/>
            <w:vAlign w:val="center"/>
          </w:tcPr>
          <w:p w14:paraId="5B5C3AA6" w14:textId="77777777" w:rsidR="00DC4027" w:rsidRPr="00E2210A" w:rsidRDefault="00DC4027" w:rsidP="00BB5E4A">
            <w:pPr>
              <w:wordWrap/>
              <w:spacing w:before="66" w:after="54" w:line="280" w:lineRule="exact"/>
              <w:jc w:val="center"/>
              <w:rPr>
                <w:rFonts w:asciiTheme="majorEastAsia" w:eastAsiaTheme="majorEastAsia" w:hAnsiTheme="majorEastAsia" w:cs="Tahoma"/>
                <w:szCs w:val="20"/>
                <w:lang w:val="x-none" w:bidi="en-US"/>
              </w:rPr>
            </w:pPr>
            <w:del w:id="5" w:author="김은수" w:date="2026-09-28T14:23:00Z" w16du:dateUtc="2026-09-28T05:23:00Z">
              <w:r w:rsidRPr="00E2210A">
                <w:rPr>
                  <w:rFonts w:asciiTheme="majorEastAsia" w:eastAsiaTheme="majorEastAsia" w:hAnsiTheme="majorEastAsia" w:cs="Tahoma" w:hint="eastAsia"/>
                  <w:szCs w:val="20"/>
                  <w:lang w:val="x-none" w:bidi="en-US"/>
                </w:rPr>
                <w:delText>사업부장</w:delText>
              </w:r>
            </w:del>
            <w:ins w:id="6" w:author="김은수" w:date="2026-09-28T14:23:00Z" w16du:dateUtc="2026-09-28T05:23:00Z">
              <w:r w:rsidRPr="00E2210A">
                <w:rPr>
                  <w:rFonts w:asciiTheme="majorEastAsia" w:eastAsiaTheme="majorEastAsia" w:hAnsiTheme="majorEastAsia" w:cs="Tahoma" w:hint="eastAsia"/>
                  <w:szCs w:val="20"/>
                  <w:lang w:val="x-none" w:bidi="en-US"/>
                </w:rPr>
                <w:t>수석연구원</w:t>
              </w:r>
            </w:ins>
          </w:p>
        </w:tc>
        <w:tc>
          <w:tcPr>
            <w:tcW w:w="2581" w:type="dxa"/>
            <w:vAlign w:val="center"/>
          </w:tcPr>
          <w:p w14:paraId="7C42D8A7" w14:textId="77777777" w:rsidR="00DC4027" w:rsidRPr="00E2210A" w:rsidRDefault="00DC4027" w:rsidP="00BB5E4A">
            <w:pPr>
              <w:wordWrap/>
              <w:spacing w:before="66" w:after="54" w:line="280" w:lineRule="exact"/>
              <w:jc w:val="center"/>
              <w:rPr>
                <w:rFonts w:asciiTheme="majorEastAsia" w:eastAsiaTheme="majorEastAsia" w:hAnsiTheme="majorEastAsia" w:cs="Tahoma"/>
                <w:szCs w:val="20"/>
                <w:lang w:val="x-none" w:eastAsia="en-US" w:bidi="en-US"/>
              </w:rPr>
            </w:pPr>
          </w:p>
        </w:tc>
        <w:tc>
          <w:tcPr>
            <w:tcW w:w="2581" w:type="dxa"/>
            <w:vAlign w:val="center"/>
          </w:tcPr>
          <w:p w14:paraId="2B7E8384" w14:textId="77777777" w:rsidR="00DC4027" w:rsidRPr="00E2210A" w:rsidRDefault="00DC4027" w:rsidP="00BB5E4A">
            <w:pPr>
              <w:wordWrap/>
              <w:spacing w:before="66" w:after="54" w:line="280" w:lineRule="exact"/>
              <w:jc w:val="center"/>
              <w:rPr>
                <w:rFonts w:asciiTheme="majorEastAsia" w:eastAsiaTheme="majorEastAsia" w:hAnsiTheme="majorEastAsia" w:cs="Tahoma"/>
                <w:color w:val="000000"/>
                <w:szCs w:val="20"/>
              </w:rPr>
            </w:pPr>
            <w:del w:id="7" w:author="김은수" w:date="2026-09-28T14:23:00Z" w16du:dateUtc="2026-09-28T05:23:00Z">
              <w:r w:rsidRPr="00E2210A">
                <w:rPr>
                  <w:rFonts w:asciiTheme="majorEastAsia" w:eastAsiaTheme="majorEastAsia" w:hAnsiTheme="majorEastAsia" w:cs="Tahoma" w:hint="eastAsia"/>
                  <w:szCs w:val="20"/>
                  <w:lang w:val="x-none" w:bidi="en-US"/>
                </w:rPr>
                <w:delText>기술이사</w:delText>
              </w:r>
            </w:del>
          </w:p>
        </w:tc>
      </w:tr>
      <w:tr w:rsidR="00DC4027" w14:paraId="678A6881" w14:textId="77777777" w:rsidTr="00BB5E4A">
        <w:trPr>
          <w:trHeight w:val="456"/>
        </w:trPr>
        <w:tc>
          <w:tcPr>
            <w:tcW w:w="1362" w:type="dxa"/>
            <w:shd w:val="clear" w:color="auto" w:fill="E7E6E6" w:themeFill="background2"/>
            <w:vAlign w:val="center"/>
          </w:tcPr>
          <w:p w14:paraId="1842520F" w14:textId="77777777" w:rsidR="00DC4027" w:rsidRPr="00E2210A" w:rsidRDefault="00DC4027"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일자</w:t>
            </w:r>
          </w:p>
        </w:tc>
        <w:tc>
          <w:tcPr>
            <w:tcW w:w="2581" w:type="dxa"/>
            <w:vAlign w:val="center"/>
          </w:tcPr>
          <w:p w14:paraId="4352C46B" w14:textId="02551481" w:rsidR="00DC4027" w:rsidRPr="00E2210A" w:rsidRDefault="00883C62" w:rsidP="00BB5E4A">
            <w:pPr>
              <w:wordWrap/>
              <w:spacing w:before="66" w:after="54" w:line="280" w:lineRule="exact"/>
              <w:jc w:val="center"/>
              <w:rPr>
                <w:rFonts w:asciiTheme="majorEastAsia" w:eastAsiaTheme="majorEastAsia" w:hAnsiTheme="majorEastAsia" w:cs="Tahoma"/>
                <w:color w:val="000000" w:themeColor="text1"/>
                <w:szCs w:val="20"/>
              </w:rPr>
            </w:pPr>
            <w:del w:id="8" w:author="김은수" w:date="2026-09-28T14:23:00Z" w16du:dateUtc="2026-09-28T05:23: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020.</w:delText>
              </w:r>
              <w:r>
                <w:rPr>
                  <w:rFonts w:asciiTheme="majorEastAsia" w:eastAsiaTheme="majorEastAsia" w:hAnsiTheme="majorEastAsia" w:cs="Tahoma" w:hint="eastAsia"/>
                  <w:color w:val="000000" w:themeColor="text1"/>
                  <w:szCs w:val="20"/>
                </w:rPr>
                <w:delText>09.22</w:delText>
              </w:r>
            </w:del>
          </w:p>
        </w:tc>
        <w:tc>
          <w:tcPr>
            <w:tcW w:w="2581" w:type="dxa"/>
            <w:vAlign w:val="center"/>
          </w:tcPr>
          <w:p w14:paraId="594614D6" w14:textId="77777777" w:rsidR="00DC4027" w:rsidRPr="00E2210A" w:rsidRDefault="00DC4027" w:rsidP="00BB5E4A">
            <w:pPr>
              <w:wordWrap/>
              <w:spacing w:after="0" w:line="280" w:lineRule="exact"/>
              <w:jc w:val="center"/>
              <w:rPr>
                <w:rFonts w:asciiTheme="majorEastAsia" w:eastAsiaTheme="majorEastAsia" w:hAnsiTheme="majorEastAsia" w:cs="Tahoma"/>
                <w:color w:val="000000" w:themeColor="text1"/>
                <w:szCs w:val="20"/>
              </w:rPr>
            </w:pPr>
          </w:p>
        </w:tc>
        <w:tc>
          <w:tcPr>
            <w:tcW w:w="2581" w:type="dxa"/>
            <w:vAlign w:val="center"/>
          </w:tcPr>
          <w:p w14:paraId="709A3905" w14:textId="48F6A231" w:rsidR="00DC4027" w:rsidRPr="00E2210A" w:rsidRDefault="00883C62" w:rsidP="00BB5E4A">
            <w:pPr>
              <w:wordWrap/>
              <w:spacing w:after="0" w:line="280" w:lineRule="exact"/>
              <w:jc w:val="center"/>
              <w:rPr>
                <w:rFonts w:asciiTheme="majorEastAsia" w:eastAsiaTheme="majorEastAsia" w:hAnsiTheme="majorEastAsia" w:cs="Tahoma"/>
                <w:color w:val="000000" w:themeColor="text1"/>
                <w:szCs w:val="20"/>
              </w:rPr>
            </w:pPr>
            <w:del w:id="9" w:author="김은수" w:date="2026-09-28T14:23:00Z" w16du:dateUtc="2026-09-28T05:23: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020.</w:delText>
              </w:r>
              <w:r>
                <w:rPr>
                  <w:rFonts w:asciiTheme="majorEastAsia" w:eastAsiaTheme="majorEastAsia" w:hAnsiTheme="majorEastAsia" w:cs="Tahoma" w:hint="eastAsia"/>
                  <w:color w:val="000000" w:themeColor="text1"/>
                  <w:szCs w:val="20"/>
                </w:rPr>
                <w:delText>09.22</w:delText>
              </w:r>
            </w:del>
          </w:p>
        </w:tc>
      </w:tr>
      <w:tr w:rsidR="00DC4027" w14:paraId="7A2A5141" w14:textId="77777777" w:rsidTr="00BB5E4A">
        <w:trPr>
          <w:trHeight w:val="1315"/>
        </w:trPr>
        <w:tc>
          <w:tcPr>
            <w:tcW w:w="1362" w:type="dxa"/>
            <w:shd w:val="clear" w:color="auto" w:fill="E7E6E6" w:themeFill="background2"/>
            <w:vAlign w:val="center"/>
          </w:tcPr>
          <w:p w14:paraId="43D80816" w14:textId="77777777" w:rsidR="00DC4027" w:rsidRPr="00E2210A" w:rsidRDefault="00DC4027"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서명</w:t>
            </w:r>
          </w:p>
        </w:tc>
        <w:tc>
          <w:tcPr>
            <w:tcW w:w="2581" w:type="dxa"/>
            <w:vAlign w:val="center"/>
          </w:tcPr>
          <w:p w14:paraId="51BB0B0F" w14:textId="77777777" w:rsidR="00DC4027" w:rsidRPr="00E2210A" w:rsidRDefault="00DC4027" w:rsidP="00BB5E4A">
            <w:pPr>
              <w:wordWrap/>
              <w:spacing w:before="66" w:after="54" w:line="280" w:lineRule="exact"/>
              <w:jc w:val="center"/>
              <w:rPr>
                <w:rFonts w:asciiTheme="majorEastAsia" w:eastAsiaTheme="majorEastAsia" w:hAnsiTheme="majorEastAsia" w:cs="Tahoma"/>
                <w:szCs w:val="20"/>
              </w:rPr>
            </w:pPr>
            <w:del w:id="10" w:author="김은수" w:date="2026-09-28T14:23:00Z" w16du:dateUtc="2026-09-28T05:23:00Z">
              <w:r w:rsidRPr="00E2210A">
                <w:rPr>
                  <w:rFonts w:asciiTheme="majorEastAsia" w:eastAsiaTheme="majorEastAsia" w:hAnsiTheme="majorEastAsia"/>
                  <w:noProof/>
                </w:rPr>
                <w:drawing>
                  <wp:anchor distT="0" distB="0" distL="114300" distR="114300" simplePos="0" relativeHeight="251659264" behindDoc="0" locked="0" layoutInCell="1" allowOverlap="1" wp14:anchorId="447C2BF1" wp14:editId="6AAE83CE">
                    <wp:simplePos x="0" y="0"/>
                    <wp:positionH relativeFrom="column">
                      <wp:posOffset>-5715</wp:posOffset>
                    </wp:positionH>
                    <wp:positionV relativeFrom="paragraph">
                      <wp:posOffset>-20320</wp:posOffset>
                    </wp:positionV>
                    <wp:extent cx="1504950" cy="676275"/>
                    <wp:effectExtent l="0" t="0" r="0" b="9525"/>
                    <wp:wrapNone/>
                    <wp:docPr id="3" name="그림 3" descr="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descr="라인이(가) 표시된 사진&#10;&#10;자동 생성된 설명"/>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4950" cy="6762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c>
          <w:tcPr>
            <w:tcW w:w="2581" w:type="dxa"/>
            <w:vAlign w:val="center"/>
          </w:tcPr>
          <w:p w14:paraId="0FA41AD7" w14:textId="77777777" w:rsidR="00DC4027" w:rsidRPr="00E2210A" w:rsidRDefault="00DC4027" w:rsidP="00BB5E4A">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25A65C29" w14:textId="77777777" w:rsidR="00DC4027" w:rsidRPr="00E2210A" w:rsidRDefault="00DC4027" w:rsidP="00BB5E4A">
            <w:pPr>
              <w:wordWrap/>
              <w:spacing w:before="66" w:after="54" w:line="280" w:lineRule="exact"/>
              <w:jc w:val="center"/>
              <w:rPr>
                <w:rFonts w:asciiTheme="majorEastAsia" w:eastAsiaTheme="majorEastAsia" w:hAnsiTheme="majorEastAsia" w:cs="Tahoma"/>
                <w:color w:val="000000"/>
                <w:szCs w:val="20"/>
              </w:rPr>
            </w:pPr>
            <w:del w:id="11" w:author="김은수" w:date="2026-09-28T14:23:00Z" w16du:dateUtc="2026-09-28T05:23:00Z">
              <w:r w:rsidRPr="00E2210A">
                <w:rPr>
                  <w:rFonts w:asciiTheme="majorEastAsia" w:eastAsiaTheme="majorEastAsia" w:hAnsiTheme="majorEastAsia"/>
                  <w:noProof/>
                </w:rPr>
                <w:drawing>
                  <wp:anchor distT="0" distB="0" distL="114300" distR="114300" simplePos="0" relativeHeight="251661312" behindDoc="0" locked="0" layoutInCell="1" allowOverlap="1" wp14:anchorId="44036C13" wp14:editId="5255E081">
                    <wp:simplePos x="0" y="0"/>
                    <wp:positionH relativeFrom="column">
                      <wp:posOffset>-24765</wp:posOffset>
                    </wp:positionH>
                    <wp:positionV relativeFrom="paragraph">
                      <wp:posOffset>-38735</wp:posOffset>
                    </wp:positionV>
                    <wp:extent cx="1504950" cy="714375"/>
                    <wp:effectExtent l="0" t="0" r="0" b="9525"/>
                    <wp:wrapNone/>
                    <wp:docPr id="2" name="그림 2" descr="스케치, 그림, 라인 아트, 아동 미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스케치, 그림, 라인 아트, 아동 미술이(가) 표시된 사진&#10;&#10;자동 생성된 설명"/>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4950" cy="7143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r>
    </w:tbl>
    <w:p w14:paraId="29B03563" w14:textId="77777777" w:rsidR="00F21B5D" w:rsidRDefault="00F21B5D" w:rsidP="009F014A">
      <w:pPr>
        <w:spacing w:after="0" w:line="240" w:lineRule="auto"/>
        <w:jc w:val="left"/>
        <w:rPr>
          <w:b/>
          <w:szCs w:val="20"/>
        </w:rPr>
      </w:pPr>
    </w:p>
    <w:p w14:paraId="7461B1E2" w14:textId="77777777" w:rsidR="00366D61" w:rsidRDefault="00366D61" w:rsidP="009F014A">
      <w:pPr>
        <w:tabs>
          <w:tab w:val="left" w:pos="1215"/>
        </w:tabs>
        <w:spacing w:after="0" w:line="240" w:lineRule="auto"/>
      </w:pPr>
    </w:p>
    <w:p w14:paraId="27895B7B" w14:textId="77777777" w:rsidR="00BE715C" w:rsidRDefault="00BE715C" w:rsidP="009F014A">
      <w:pPr>
        <w:tabs>
          <w:tab w:val="left" w:pos="1215"/>
        </w:tabs>
        <w:spacing w:after="0" w:line="240" w:lineRule="auto"/>
      </w:pPr>
    </w:p>
    <w:p w14:paraId="47E99C55" w14:textId="7CF03E0C" w:rsidR="00BE715C" w:rsidRPr="00366D61" w:rsidRDefault="00BE715C" w:rsidP="009F014A">
      <w:pPr>
        <w:tabs>
          <w:tab w:val="left" w:pos="1215"/>
        </w:tabs>
        <w:spacing w:after="0" w:line="240" w:lineRule="auto"/>
        <w:sectPr w:rsidR="00BE715C" w:rsidRPr="00366D61" w:rsidSect="00C41441">
          <w:headerReference w:type="default" r:id="rId10"/>
          <w:footerReference w:type="default" r:id="rId11"/>
          <w:pgSz w:w="11906" w:h="16838" w:code="9"/>
          <w:pgMar w:top="1134" w:right="1134" w:bottom="851" w:left="1134" w:header="1020" w:footer="680" w:gutter="0"/>
          <w:cols w:space="425"/>
          <w:docGrid w:linePitch="360"/>
        </w:sectPr>
      </w:pPr>
    </w:p>
    <w:tbl>
      <w:tblPr>
        <w:tblW w:w="9605"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684"/>
        <w:gridCol w:w="4790"/>
        <w:gridCol w:w="2551"/>
        <w:gridCol w:w="1580"/>
      </w:tblGrid>
      <w:tr w:rsidR="00BE715C" w:rsidRPr="00B312B3" w14:paraId="3BACD72A" w14:textId="77777777" w:rsidTr="00BA66E1">
        <w:trPr>
          <w:trHeight w:hRule="exact" w:val="710"/>
        </w:trPr>
        <w:tc>
          <w:tcPr>
            <w:tcW w:w="684" w:type="dxa"/>
            <w:tcBorders>
              <w:top w:val="single" w:sz="12" w:space="0" w:color="auto"/>
              <w:left w:val="single" w:sz="12" w:space="0" w:color="auto"/>
              <w:bottom w:val="double" w:sz="4" w:space="0" w:color="auto"/>
              <w:right w:val="single" w:sz="6" w:space="0" w:color="auto"/>
            </w:tcBorders>
            <w:shd w:val="clear" w:color="auto" w:fill="F2F2F2" w:themeFill="background1" w:themeFillShade="F2"/>
            <w:vAlign w:val="center"/>
          </w:tcPr>
          <w:p w14:paraId="19AC6AC5" w14:textId="77777777" w:rsidR="00BE715C" w:rsidRPr="002B7B95" w:rsidRDefault="00BE715C" w:rsidP="009F014A">
            <w:pPr>
              <w:pStyle w:val="a9"/>
              <w:spacing w:line="240" w:lineRule="auto"/>
              <w:jc w:val="center"/>
              <w:rPr>
                <w:rFonts w:asciiTheme="minorHAnsi" w:eastAsiaTheme="minorHAnsi" w:hAnsiTheme="minorHAnsi" w:cs="Times New Roman"/>
                <w:b/>
                <w:color w:val="000000" w:themeColor="text1"/>
              </w:rPr>
            </w:pPr>
            <w:bookmarkStart w:id="17" w:name="_Hlk32939183"/>
            <w:r w:rsidRPr="002B7B95">
              <w:rPr>
                <w:rFonts w:asciiTheme="minorHAnsi" w:eastAsiaTheme="minorHAnsi" w:hAnsiTheme="minorHAnsi"/>
                <w:color w:val="000000" w:themeColor="text1"/>
              </w:rPr>
              <w:br w:type="page"/>
            </w:r>
            <w:r w:rsidRPr="002B7B95">
              <w:rPr>
                <w:rFonts w:asciiTheme="minorHAnsi" w:eastAsiaTheme="minorHAnsi" w:hAnsiTheme="minorHAnsi" w:cs="Times New Roman"/>
                <w:b/>
                <w:color w:val="000000" w:themeColor="text1"/>
              </w:rPr>
              <w:t>No.</w:t>
            </w:r>
          </w:p>
        </w:tc>
        <w:tc>
          <w:tcPr>
            <w:tcW w:w="4790"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0688B9B3" w14:textId="77777777" w:rsidR="00BE715C" w:rsidRPr="002B7B95" w:rsidRDefault="00BE715C" w:rsidP="009F014A">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내용</w:t>
            </w:r>
          </w:p>
        </w:tc>
        <w:tc>
          <w:tcPr>
            <w:tcW w:w="2551"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4648A8FF" w14:textId="77777777" w:rsidR="00BE715C" w:rsidRPr="002B7B95" w:rsidRDefault="00BE715C" w:rsidP="009F014A">
            <w:pPr>
              <w:pStyle w:val="a9"/>
              <w:spacing w:line="240" w:lineRule="auto"/>
              <w:jc w:val="center"/>
              <w:rPr>
                <w:rFonts w:asciiTheme="minorHAnsi" w:eastAsiaTheme="minorHAnsi" w:hAnsiTheme="minorHAnsi" w:cs="Times New Roman"/>
                <w:b/>
                <w:color w:val="000000" w:themeColor="text1"/>
              </w:rPr>
            </w:pPr>
            <w:r>
              <w:rPr>
                <w:rFonts w:asciiTheme="minorHAnsi" w:eastAsiaTheme="minorHAnsi" w:hAnsiTheme="minorHAnsi" w:cs="Times New Roman" w:hint="eastAsia"/>
                <w:b/>
                <w:color w:val="000000" w:themeColor="text1"/>
              </w:rPr>
              <w:t xml:space="preserve">개정 위치 </w:t>
            </w:r>
          </w:p>
        </w:tc>
        <w:tc>
          <w:tcPr>
            <w:tcW w:w="1580" w:type="dxa"/>
            <w:tcBorders>
              <w:top w:val="single" w:sz="12" w:space="0" w:color="auto"/>
              <w:left w:val="single" w:sz="6" w:space="0" w:color="auto"/>
              <w:bottom w:val="double" w:sz="4" w:space="0" w:color="auto"/>
              <w:right w:val="single" w:sz="12" w:space="0" w:color="auto"/>
            </w:tcBorders>
            <w:shd w:val="clear" w:color="auto" w:fill="F2F2F2" w:themeFill="background1" w:themeFillShade="F2"/>
            <w:vAlign w:val="center"/>
          </w:tcPr>
          <w:p w14:paraId="6C88157A" w14:textId="77777777" w:rsidR="00BE715C" w:rsidRPr="002B7B95" w:rsidRDefault="00BE715C" w:rsidP="009F014A">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날짜</w:t>
            </w:r>
          </w:p>
        </w:tc>
      </w:tr>
      <w:tr w:rsidR="00BE715C" w:rsidRPr="00B312B3" w14:paraId="76F3087F" w14:textId="77777777" w:rsidTr="00BA66E1">
        <w:trPr>
          <w:trHeight w:val="611"/>
        </w:trPr>
        <w:tc>
          <w:tcPr>
            <w:tcW w:w="684" w:type="dxa"/>
            <w:tcBorders>
              <w:top w:val="double" w:sz="4" w:space="0" w:color="auto"/>
              <w:left w:val="single" w:sz="12" w:space="0" w:color="auto"/>
              <w:bottom w:val="single" w:sz="6" w:space="0" w:color="auto"/>
              <w:right w:val="single" w:sz="6" w:space="0" w:color="auto"/>
            </w:tcBorders>
            <w:tcMar>
              <w:left w:w="108" w:type="dxa"/>
              <w:right w:w="108" w:type="dxa"/>
            </w:tcMar>
            <w:vAlign w:val="center"/>
          </w:tcPr>
          <w:p w14:paraId="70C74B2F"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0</w:t>
            </w:r>
          </w:p>
        </w:tc>
        <w:tc>
          <w:tcPr>
            <w:tcW w:w="4790" w:type="dxa"/>
            <w:tcBorders>
              <w:top w:val="double" w:sz="4" w:space="0" w:color="auto"/>
              <w:left w:val="single" w:sz="6" w:space="0" w:color="auto"/>
              <w:bottom w:val="single" w:sz="6" w:space="0" w:color="auto"/>
              <w:right w:val="single" w:sz="6" w:space="0" w:color="auto"/>
            </w:tcBorders>
            <w:tcMar>
              <w:left w:w="108" w:type="dxa"/>
              <w:right w:w="108" w:type="dxa"/>
            </w:tcMar>
            <w:vAlign w:val="center"/>
          </w:tcPr>
          <w:p w14:paraId="289C3D9E" w14:textId="77777777" w:rsidR="00BE715C" w:rsidRPr="002B7B95" w:rsidRDefault="00BE715C" w:rsidP="009F014A">
            <w:pPr>
              <w:spacing w:after="0" w:line="240" w:lineRule="auto"/>
            </w:pPr>
            <w:r w:rsidRPr="002B7B95">
              <w:rPr>
                <w:rFonts w:hint="eastAsia"/>
              </w:rPr>
              <w:t>최초 제정</w:t>
            </w:r>
          </w:p>
        </w:tc>
        <w:tc>
          <w:tcPr>
            <w:tcW w:w="2551" w:type="dxa"/>
            <w:tcBorders>
              <w:top w:val="double" w:sz="4" w:space="0" w:color="auto"/>
              <w:left w:val="single" w:sz="6" w:space="0" w:color="auto"/>
              <w:bottom w:val="single" w:sz="6" w:space="0" w:color="auto"/>
              <w:right w:val="single" w:sz="6" w:space="0" w:color="auto"/>
            </w:tcBorders>
            <w:tcMar>
              <w:left w:w="108" w:type="dxa"/>
              <w:right w:w="108" w:type="dxa"/>
            </w:tcMar>
            <w:vAlign w:val="center"/>
          </w:tcPr>
          <w:p w14:paraId="0CF48D79"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r>
              <w:rPr>
                <w:rFonts w:asciiTheme="minorHAnsi" w:eastAsiaTheme="minorHAnsi" w:hAnsiTheme="minorHAnsi" w:cs="Times New Roman" w:hint="eastAsia"/>
                <w:color w:val="000000" w:themeColor="text1"/>
              </w:rPr>
              <w:t>-</w:t>
            </w:r>
          </w:p>
        </w:tc>
        <w:tc>
          <w:tcPr>
            <w:tcW w:w="1580" w:type="dxa"/>
            <w:tcBorders>
              <w:top w:val="double" w:sz="4" w:space="0" w:color="auto"/>
              <w:left w:val="single" w:sz="6" w:space="0" w:color="auto"/>
              <w:bottom w:val="single" w:sz="6" w:space="0" w:color="auto"/>
              <w:right w:val="single" w:sz="12" w:space="0" w:color="auto"/>
            </w:tcBorders>
            <w:tcMar>
              <w:left w:w="108" w:type="dxa"/>
              <w:right w:w="108" w:type="dxa"/>
            </w:tcMar>
            <w:vAlign w:val="center"/>
          </w:tcPr>
          <w:p w14:paraId="1CE421D7" w14:textId="03EE2C70" w:rsidR="00BE715C" w:rsidRPr="002B7B95" w:rsidRDefault="00883C62" w:rsidP="009F014A">
            <w:pPr>
              <w:pStyle w:val="a9"/>
              <w:spacing w:line="240" w:lineRule="auto"/>
              <w:jc w:val="center"/>
              <w:rPr>
                <w:rFonts w:asciiTheme="minorHAnsi" w:eastAsiaTheme="minorHAnsi" w:hAnsiTheme="minorHAnsi" w:cs="Times New Roman"/>
                <w:color w:val="000000" w:themeColor="text1"/>
              </w:rPr>
            </w:pPr>
            <w:del w:id="18" w:author="김은수" w:date="2026-09-28T14:23:00Z" w16du:dateUtc="2026-09-28T05:23:00Z">
              <w:r>
                <w:rPr>
                  <w:rFonts w:asciiTheme="majorEastAsia" w:eastAsiaTheme="majorEastAsia" w:hAnsiTheme="majorEastAsia" w:cs="Tahoma" w:hint="eastAsia"/>
                  <w:color w:val="000000" w:themeColor="text1"/>
                </w:rPr>
                <w:delText>2</w:delText>
              </w:r>
              <w:r>
                <w:rPr>
                  <w:rFonts w:asciiTheme="majorEastAsia" w:eastAsiaTheme="majorEastAsia" w:hAnsiTheme="majorEastAsia" w:cs="Tahoma"/>
                  <w:color w:val="000000" w:themeColor="text1"/>
                </w:rPr>
                <w:delText>020.</w:delText>
              </w:r>
              <w:r>
                <w:rPr>
                  <w:rFonts w:asciiTheme="majorEastAsia" w:eastAsiaTheme="majorEastAsia" w:hAnsiTheme="majorEastAsia" w:cs="Tahoma" w:hint="eastAsia"/>
                  <w:color w:val="000000" w:themeColor="text1"/>
                </w:rPr>
                <w:delText>09.22</w:delText>
              </w:r>
            </w:del>
          </w:p>
        </w:tc>
      </w:tr>
      <w:tr w:rsidR="00BE715C" w:rsidRPr="00B312B3" w14:paraId="437C1497"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6499F6B5" w14:textId="77777777" w:rsidR="00BE715C" w:rsidRPr="002B7B95" w:rsidRDefault="00BE715C" w:rsidP="009F014A">
            <w:pPr>
              <w:pStyle w:val="a9"/>
              <w:spacing w:line="240" w:lineRule="auto"/>
              <w:ind w:leftChars="50" w:left="100" w:rightChars="50" w:right="100"/>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019A604A" w14:textId="666B9607" w:rsidR="00BE715C" w:rsidRPr="002B7B95" w:rsidRDefault="00BE715C" w:rsidP="009F014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1A6CA4E4" w14:textId="5379101A" w:rsidR="00BE715C" w:rsidRPr="002B7B95" w:rsidRDefault="00BE715C" w:rsidP="009F014A">
            <w:pPr>
              <w:pStyle w:val="a9"/>
              <w:spacing w:line="240" w:lineRule="auto"/>
              <w:ind w:leftChars="50" w:left="100" w:rightChars="50" w:right="100"/>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54FE8689" w14:textId="29E50EE4"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r>
      <w:tr w:rsidR="00BE715C" w:rsidRPr="00B312B3" w14:paraId="75F4EE04"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0A2ECCB6" w14:textId="77777777" w:rsidR="00BE715C" w:rsidRPr="002B7B95" w:rsidRDefault="00BE715C" w:rsidP="009F014A">
            <w:pPr>
              <w:pStyle w:val="a9"/>
              <w:spacing w:line="240" w:lineRule="auto"/>
              <w:ind w:leftChars="50" w:left="100" w:rightChars="50" w:right="100"/>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2</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40700C27" w14:textId="0C374247" w:rsidR="00BE715C" w:rsidRPr="00934BB4" w:rsidRDefault="00BE715C" w:rsidP="009F014A">
            <w:pPr>
              <w:spacing w:after="0" w:line="240" w:lineRule="auto"/>
              <w:rPr>
                <w:bCs/>
                <w:iCs/>
              </w:rPr>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258F0A30" w14:textId="42492C5A" w:rsidR="00BE715C" w:rsidRPr="00934BB4" w:rsidRDefault="00BE715C" w:rsidP="009F014A">
            <w:pPr>
              <w:pStyle w:val="a9"/>
              <w:spacing w:line="240" w:lineRule="auto"/>
              <w:ind w:leftChars="50" w:left="100" w:rightChars="50" w:right="100"/>
              <w:jc w:val="center"/>
              <w:rPr>
                <w:rFonts w:asciiTheme="minorHAnsi" w:eastAsiaTheme="minorHAnsi" w:hAnsiTheme="minorHAnsi" w:cs="Times New Roman"/>
                <w:bCs/>
                <w:iCs/>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7B869AFE" w14:textId="4867698D"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r>
      <w:tr w:rsidR="00BE715C" w:rsidRPr="00B312B3" w14:paraId="03733D2E"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505C1773"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3</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77FC6453" w14:textId="77777777" w:rsidR="00BE715C" w:rsidRPr="002B7B95" w:rsidRDefault="00BE715C" w:rsidP="009F014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28A1C448"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60F3C902"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r>
      <w:tr w:rsidR="00BE715C" w:rsidRPr="00B312B3" w14:paraId="06673143"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76FEACF4"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4</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233E0308" w14:textId="77777777" w:rsidR="00BE715C" w:rsidRPr="002B7B95" w:rsidRDefault="00BE715C" w:rsidP="009F014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1D06FD16"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3027EACB"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r>
      <w:tr w:rsidR="00BE715C" w:rsidRPr="00B312B3" w14:paraId="1A7580C1"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3FD97DB4"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5</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15B83C3C" w14:textId="77777777" w:rsidR="00BE715C" w:rsidRPr="002B7B95" w:rsidRDefault="00BE715C" w:rsidP="009F014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57EB751B"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7EF86632"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r>
      <w:tr w:rsidR="00BE715C" w:rsidRPr="00B312B3" w14:paraId="1F3D6D88"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28D937DE"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6</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30410BA1" w14:textId="77777777" w:rsidR="00BE715C" w:rsidRPr="002B7B95" w:rsidRDefault="00BE715C" w:rsidP="009F014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4A67DA02"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0D235340"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r>
      <w:tr w:rsidR="00BE715C" w:rsidRPr="00B312B3" w14:paraId="18D03371"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129FC57D"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7</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1668000A" w14:textId="77777777" w:rsidR="00BE715C" w:rsidRPr="002B7B95" w:rsidRDefault="00BE715C" w:rsidP="009F014A">
            <w:pPr>
              <w:spacing w:after="0" w:line="240" w:lineRule="auto"/>
              <w:rPr>
                <w:b/>
              </w:rPr>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2ED638E1" w14:textId="77777777" w:rsidR="00BE715C" w:rsidRPr="002B7B95" w:rsidRDefault="00BE715C" w:rsidP="009F014A">
            <w:pPr>
              <w:pStyle w:val="a9"/>
              <w:spacing w:line="240" w:lineRule="auto"/>
              <w:jc w:val="center"/>
              <w:rPr>
                <w:rFonts w:asciiTheme="minorHAnsi" w:eastAsiaTheme="minorHAnsi" w:hAnsiTheme="minorHAnsi" w:cs="Times New Roman"/>
                <w:b/>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6B50E0E2"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r>
      <w:tr w:rsidR="00BE715C" w:rsidRPr="00B312B3" w14:paraId="7640B484"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06523AEA"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8</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1BAAD3B7" w14:textId="77777777" w:rsidR="00BE715C" w:rsidRPr="002B7B95" w:rsidRDefault="00BE715C" w:rsidP="009F014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0388C982"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31A73248"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r>
      <w:tr w:rsidR="00BE715C" w:rsidRPr="00B312B3" w14:paraId="0FBBB24C"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2B5A2D48"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9</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3D87EA6A" w14:textId="77777777" w:rsidR="00BE715C" w:rsidRPr="002B7B95" w:rsidRDefault="00BE715C" w:rsidP="009F014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2238B462"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746CDF34"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r>
      <w:tr w:rsidR="00BE715C" w:rsidRPr="00B312B3" w14:paraId="19B06AF0"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2EB3D05F"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10</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434DA048" w14:textId="77777777" w:rsidR="00BE715C" w:rsidRPr="002B7B95" w:rsidRDefault="00BE715C" w:rsidP="009F014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140AC6D8"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7C7B1A64"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r>
      <w:tr w:rsidR="00BE715C" w:rsidRPr="00B312B3" w14:paraId="52C274C5"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20032F5D"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11</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353CC2C6" w14:textId="77777777" w:rsidR="00BE715C" w:rsidRPr="002B7B95" w:rsidRDefault="00BE715C" w:rsidP="009F014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77090469"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2FFB3239"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r>
      <w:tr w:rsidR="00BE715C" w:rsidRPr="00B312B3" w14:paraId="01E6D4CD"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09068F06"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12</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5BA98A68" w14:textId="77777777" w:rsidR="00BE715C" w:rsidRPr="002B7B95" w:rsidRDefault="00BE715C" w:rsidP="009F014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122F9E96"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47E39C0F"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r>
      <w:tr w:rsidR="00BE715C" w:rsidRPr="00B312B3" w14:paraId="44501F95"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0F7E7ECA"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13</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02D2B559" w14:textId="77777777" w:rsidR="00BE715C" w:rsidRPr="002B7B95" w:rsidRDefault="00BE715C" w:rsidP="009F014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6883D705"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24DCC3CC"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r>
      <w:tr w:rsidR="00BE715C" w:rsidRPr="00B312B3" w14:paraId="44730821"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50D872FE"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14</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1AC04847" w14:textId="77777777" w:rsidR="00BE715C" w:rsidRPr="002B7B95" w:rsidRDefault="00BE715C" w:rsidP="009F014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5DA182A4"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181DA5EC"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r>
      <w:tr w:rsidR="00BE715C" w:rsidRPr="00B312B3" w14:paraId="3FB74E9B"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0C0BB913"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15</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38C7D4A3" w14:textId="77777777" w:rsidR="00BE715C" w:rsidRPr="002B7B95" w:rsidRDefault="00BE715C" w:rsidP="009F014A">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653536AC"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457F4CEF"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r>
      <w:tr w:rsidR="00BE715C" w:rsidRPr="00B312B3" w14:paraId="0C17565D" w14:textId="77777777" w:rsidTr="00BA66E1">
        <w:trPr>
          <w:trHeight w:val="611"/>
        </w:trPr>
        <w:tc>
          <w:tcPr>
            <w:tcW w:w="684" w:type="dxa"/>
            <w:tcBorders>
              <w:top w:val="single" w:sz="6" w:space="0" w:color="auto"/>
              <w:left w:val="single" w:sz="12" w:space="0" w:color="auto"/>
              <w:bottom w:val="single" w:sz="12" w:space="0" w:color="auto"/>
              <w:right w:val="single" w:sz="6" w:space="0" w:color="auto"/>
            </w:tcBorders>
            <w:tcMar>
              <w:left w:w="108" w:type="dxa"/>
              <w:right w:w="108" w:type="dxa"/>
            </w:tcMar>
            <w:vAlign w:val="center"/>
          </w:tcPr>
          <w:p w14:paraId="764F6BB8"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16</w:t>
            </w:r>
          </w:p>
        </w:tc>
        <w:tc>
          <w:tcPr>
            <w:tcW w:w="4790" w:type="dxa"/>
            <w:tcBorders>
              <w:top w:val="single" w:sz="6" w:space="0" w:color="auto"/>
              <w:left w:val="single" w:sz="6" w:space="0" w:color="auto"/>
              <w:bottom w:val="single" w:sz="12" w:space="0" w:color="auto"/>
              <w:right w:val="single" w:sz="6" w:space="0" w:color="auto"/>
            </w:tcBorders>
            <w:tcMar>
              <w:left w:w="108" w:type="dxa"/>
              <w:right w:w="108" w:type="dxa"/>
            </w:tcMar>
            <w:vAlign w:val="center"/>
          </w:tcPr>
          <w:p w14:paraId="5FE462C2" w14:textId="77777777" w:rsidR="00BE715C" w:rsidRPr="002B7B95" w:rsidRDefault="00BE715C" w:rsidP="009F014A">
            <w:pPr>
              <w:spacing w:after="0" w:line="240" w:lineRule="auto"/>
            </w:pPr>
          </w:p>
        </w:tc>
        <w:tc>
          <w:tcPr>
            <w:tcW w:w="2551" w:type="dxa"/>
            <w:tcBorders>
              <w:top w:val="single" w:sz="6" w:space="0" w:color="auto"/>
              <w:left w:val="single" w:sz="6" w:space="0" w:color="auto"/>
              <w:bottom w:val="single" w:sz="12" w:space="0" w:color="auto"/>
              <w:right w:val="single" w:sz="6" w:space="0" w:color="auto"/>
            </w:tcBorders>
            <w:tcMar>
              <w:left w:w="108" w:type="dxa"/>
              <w:right w:w="108" w:type="dxa"/>
            </w:tcMar>
            <w:vAlign w:val="center"/>
          </w:tcPr>
          <w:p w14:paraId="57ADA27D"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12" w:space="0" w:color="auto"/>
              <w:right w:val="single" w:sz="12" w:space="0" w:color="auto"/>
            </w:tcBorders>
            <w:tcMar>
              <w:left w:w="108" w:type="dxa"/>
              <w:right w:w="108" w:type="dxa"/>
            </w:tcMar>
            <w:vAlign w:val="center"/>
          </w:tcPr>
          <w:p w14:paraId="3B3F7279" w14:textId="77777777" w:rsidR="00BE715C" w:rsidRPr="002B7B95" w:rsidRDefault="00BE715C" w:rsidP="009F014A">
            <w:pPr>
              <w:pStyle w:val="a9"/>
              <w:spacing w:line="240" w:lineRule="auto"/>
              <w:jc w:val="center"/>
              <w:rPr>
                <w:rFonts w:asciiTheme="minorHAnsi" w:eastAsiaTheme="minorHAnsi" w:hAnsiTheme="minorHAnsi" w:cs="Times New Roman"/>
                <w:color w:val="000000" w:themeColor="text1"/>
              </w:rPr>
            </w:pPr>
          </w:p>
        </w:tc>
      </w:tr>
      <w:bookmarkEnd w:id="17"/>
    </w:tbl>
    <w:p w14:paraId="75169AE2" w14:textId="337D3D3F" w:rsidR="002B7B95" w:rsidRDefault="002B7B95" w:rsidP="009F014A">
      <w:pPr>
        <w:spacing w:after="0" w:line="240" w:lineRule="auto"/>
      </w:pPr>
    </w:p>
    <w:p w14:paraId="66A35DB2" w14:textId="6F4185B8" w:rsidR="00BE715C" w:rsidRDefault="00BE715C" w:rsidP="009F014A">
      <w:pPr>
        <w:widowControl/>
        <w:wordWrap/>
        <w:autoSpaceDE/>
        <w:autoSpaceDN/>
        <w:spacing w:line="240" w:lineRule="auto"/>
      </w:pPr>
      <w:r>
        <w:br w:type="page"/>
      </w:r>
    </w:p>
    <w:sdt>
      <w:sdtPr>
        <w:rPr>
          <w:rFonts w:asciiTheme="minorHAnsi" w:eastAsiaTheme="minorEastAsia" w:hAnsiTheme="minorHAnsi" w:cstheme="minorBidi"/>
          <w:color w:val="auto"/>
          <w:kern w:val="2"/>
          <w:sz w:val="20"/>
          <w:szCs w:val="22"/>
          <w:lang w:val="ko-KR"/>
        </w:rPr>
        <w:id w:val="1155724046"/>
        <w:docPartObj>
          <w:docPartGallery w:val="Table of Contents"/>
          <w:docPartUnique/>
        </w:docPartObj>
      </w:sdtPr>
      <w:sdtEndPr>
        <w:rPr>
          <w:b/>
          <w:bCs/>
        </w:rPr>
      </w:sdtEndPr>
      <w:sdtContent>
        <w:p w14:paraId="6E9787B3" w14:textId="77777777" w:rsidR="00BE715C" w:rsidRPr="00C46AA2" w:rsidRDefault="00BE715C" w:rsidP="009F014A">
          <w:pPr>
            <w:pStyle w:val="TOC"/>
            <w:spacing w:before="0" w:line="240" w:lineRule="auto"/>
            <w:rPr>
              <w:b/>
              <w:color w:val="000000" w:themeColor="text1"/>
              <w:sz w:val="24"/>
              <w:szCs w:val="24"/>
            </w:rPr>
          </w:pPr>
          <w:r w:rsidRPr="00C46AA2">
            <w:rPr>
              <w:rFonts w:hint="eastAsia"/>
              <w:b/>
              <w:color w:val="000000" w:themeColor="text1"/>
              <w:sz w:val="24"/>
              <w:szCs w:val="24"/>
              <w:lang w:val="ko-KR"/>
            </w:rPr>
            <w:t>목차</w:t>
          </w:r>
        </w:p>
        <w:p w14:paraId="46A99892" w14:textId="4CD37FBE" w:rsidR="00DC4027" w:rsidRDefault="00BE715C">
          <w:pPr>
            <w:pStyle w:val="12"/>
            <w:rPr>
              <w:noProof/>
              <w14:ligatures w14:val="standardContextual"/>
            </w:rPr>
          </w:pPr>
          <w:r w:rsidRPr="00C46AA2">
            <w:rPr>
              <w:sz w:val="16"/>
              <w:szCs w:val="16"/>
            </w:rPr>
            <w:fldChar w:fldCharType="begin"/>
          </w:r>
          <w:r w:rsidRPr="00C46AA2">
            <w:rPr>
              <w:sz w:val="16"/>
              <w:szCs w:val="16"/>
            </w:rPr>
            <w:instrText xml:space="preserve"> TOC \o "1-3" \h \z \u </w:instrText>
          </w:r>
          <w:r w:rsidRPr="00C46AA2">
            <w:rPr>
              <w:sz w:val="16"/>
              <w:szCs w:val="16"/>
            </w:rPr>
            <w:fldChar w:fldCharType="separate"/>
          </w:r>
          <w:hyperlink w:anchor="_Toc149629939" w:history="1">
            <w:r w:rsidR="00DC4027" w:rsidRPr="00620A18">
              <w:rPr>
                <w:rStyle w:val="aa"/>
                <w:noProof/>
              </w:rPr>
              <w:t>1.</w:t>
            </w:r>
            <w:r w:rsidR="00DC4027">
              <w:rPr>
                <w:noProof/>
                <w14:ligatures w14:val="standardContextual"/>
              </w:rPr>
              <w:tab/>
            </w:r>
            <w:r w:rsidR="00DC4027" w:rsidRPr="00620A18">
              <w:rPr>
                <w:rStyle w:val="aa"/>
                <w:noProof/>
              </w:rPr>
              <w:t>서론</w:t>
            </w:r>
            <w:r w:rsidR="00DC4027">
              <w:rPr>
                <w:noProof/>
                <w:webHidden/>
              </w:rPr>
              <w:tab/>
            </w:r>
            <w:r w:rsidR="00DC4027">
              <w:rPr>
                <w:noProof/>
                <w:webHidden/>
              </w:rPr>
              <w:fldChar w:fldCharType="begin"/>
            </w:r>
            <w:r w:rsidR="00DC4027">
              <w:rPr>
                <w:noProof/>
                <w:webHidden/>
              </w:rPr>
              <w:instrText xml:space="preserve"> PAGEREF _Toc149629939 \h </w:instrText>
            </w:r>
            <w:r w:rsidR="00DC4027">
              <w:rPr>
                <w:noProof/>
                <w:webHidden/>
              </w:rPr>
            </w:r>
            <w:r w:rsidR="00DC4027">
              <w:rPr>
                <w:noProof/>
                <w:webHidden/>
              </w:rPr>
              <w:fldChar w:fldCharType="separate"/>
            </w:r>
            <w:r w:rsidR="00DC4027">
              <w:rPr>
                <w:noProof/>
                <w:webHidden/>
              </w:rPr>
              <w:t>4</w:t>
            </w:r>
            <w:r w:rsidR="00DC4027">
              <w:rPr>
                <w:noProof/>
                <w:webHidden/>
              </w:rPr>
              <w:fldChar w:fldCharType="end"/>
            </w:r>
          </w:hyperlink>
        </w:p>
        <w:p w14:paraId="734F017C" w14:textId="5F1051D8" w:rsidR="00DC4027" w:rsidRDefault="00DC4027">
          <w:pPr>
            <w:pStyle w:val="20"/>
            <w:rPr>
              <w:noProof/>
              <w14:ligatures w14:val="standardContextual"/>
            </w:rPr>
          </w:pPr>
          <w:hyperlink w:anchor="_Toc149629940" w:history="1">
            <w:r w:rsidRPr="00620A18">
              <w:rPr>
                <w:rStyle w:val="aa"/>
                <w:noProof/>
              </w:rPr>
              <w:t>1.1.</w:t>
            </w:r>
            <w:r>
              <w:rPr>
                <w:noProof/>
                <w14:ligatures w14:val="standardContextual"/>
              </w:rPr>
              <w:tab/>
            </w:r>
            <w:r w:rsidRPr="00620A18">
              <w:rPr>
                <w:rStyle w:val="aa"/>
                <w:noProof/>
              </w:rPr>
              <w:t>개요</w:t>
            </w:r>
            <w:r>
              <w:rPr>
                <w:noProof/>
                <w:webHidden/>
              </w:rPr>
              <w:tab/>
            </w:r>
            <w:r>
              <w:rPr>
                <w:noProof/>
                <w:webHidden/>
              </w:rPr>
              <w:fldChar w:fldCharType="begin"/>
            </w:r>
            <w:r>
              <w:rPr>
                <w:noProof/>
                <w:webHidden/>
              </w:rPr>
              <w:instrText xml:space="preserve"> PAGEREF _Toc149629940 \h </w:instrText>
            </w:r>
            <w:r>
              <w:rPr>
                <w:noProof/>
                <w:webHidden/>
              </w:rPr>
            </w:r>
            <w:r>
              <w:rPr>
                <w:noProof/>
                <w:webHidden/>
              </w:rPr>
              <w:fldChar w:fldCharType="separate"/>
            </w:r>
            <w:r>
              <w:rPr>
                <w:noProof/>
                <w:webHidden/>
              </w:rPr>
              <w:t>4</w:t>
            </w:r>
            <w:r>
              <w:rPr>
                <w:noProof/>
                <w:webHidden/>
              </w:rPr>
              <w:fldChar w:fldCharType="end"/>
            </w:r>
          </w:hyperlink>
        </w:p>
        <w:p w14:paraId="38F8FA31" w14:textId="0784AD23" w:rsidR="00DC4027" w:rsidRDefault="00DC4027">
          <w:pPr>
            <w:pStyle w:val="20"/>
            <w:rPr>
              <w:noProof/>
              <w14:ligatures w14:val="standardContextual"/>
            </w:rPr>
          </w:pPr>
          <w:hyperlink w:anchor="_Toc149629941" w:history="1">
            <w:r w:rsidRPr="00620A18">
              <w:rPr>
                <w:rStyle w:val="aa"/>
                <w:noProof/>
              </w:rPr>
              <w:t>1.2.</w:t>
            </w:r>
            <w:r>
              <w:rPr>
                <w:noProof/>
                <w14:ligatures w14:val="standardContextual"/>
              </w:rPr>
              <w:tab/>
            </w:r>
            <w:r w:rsidRPr="00620A18">
              <w:rPr>
                <w:rStyle w:val="aa"/>
                <w:noProof/>
              </w:rPr>
              <w:t>목적</w:t>
            </w:r>
            <w:r>
              <w:rPr>
                <w:noProof/>
                <w:webHidden/>
              </w:rPr>
              <w:tab/>
            </w:r>
            <w:r>
              <w:rPr>
                <w:noProof/>
                <w:webHidden/>
              </w:rPr>
              <w:fldChar w:fldCharType="begin"/>
            </w:r>
            <w:r>
              <w:rPr>
                <w:noProof/>
                <w:webHidden/>
              </w:rPr>
              <w:instrText xml:space="preserve"> PAGEREF _Toc149629941 \h </w:instrText>
            </w:r>
            <w:r>
              <w:rPr>
                <w:noProof/>
                <w:webHidden/>
              </w:rPr>
            </w:r>
            <w:r>
              <w:rPr>
                <w:noProof/>
                <w:webHidden/>
              </w:rPr>
              <w:fldChar w:fldCharType="separate"/>
            </w:r>
            <w:r>
              <w:rPr>
                <w:noProof/>
                <w:webHidden/>
              </w:rPr>
              <w:t>4</w:t>
            </w:r>
            <w:r>
              <w:rPr>
                <w:noProof/>
                <w:webHidden/>
              </w:rPr>
              <w:fldChar w:fldCharType="end"/>
            </w:r>
          </w:hyperlink>
        </w:p>
        <w:p w14:paraId="42A3054A" w14:textId="3844D967" w:rsidR="00DC4027" w:rsidRDefault="00DC4027">
          <w:pPr>
            <w:pStyle w:val="20"/>
            <w:rPr>
              <w:noProof/>
              <w14:ligatures w14:val="standardContextual"/>
            </w:rPr>
          </w:pPr>
          <w:hyperlink w:anchor="_Toc149629942" w:history="1">
            <w:r w:rsidRPr="00620A18">
              <w:rPr>
                <w:rStyle w:val="aa"/>
                <w:noProof/>
              </w:rPr>
              <w:t>1.3.</w:t>
            </w:r>
            <w:r>
              <w:rPr>
                <w:noProof/>
                <w14:ligatures w14:val="standardContextual"/>
              </w:rPr>
              <w:tab/>
            </w:r>
            <w:r w:rsidRPr="00620A18">
              <w:rPr>
                <w:rStyle w:val="aa"/>
                <w:noProof/>
              </w:rPr>
              <w:t>대상</w:t>
            </w:r>
            <w:r>
              <w:rPr>
                <w:noProof/>
                <w:webHidden/>
              </w:rPr>
              <w:tab/>
            </w:r>
            <w:r>
              <w:rPr>
                <w:noProof/>
                <w:webHidden/>
              </w:rPr>
              <w:fldChar w:fldCharType="begin"/>
            </w:r>
            <w:r>
              <w:rPr>
                <w:noProof/>
                <w:webHidden/>
              </w:rPr>
              <w:instrText xml:space="preserve"> PAGEREF _Toc149629942 \h </w:instrText>
            </w:r>
            <w:r>
              <w:rPr>
                <w:noProof/>
                <w:webHidden/>
              </w:rPr>
            </w:r>
            <w:r>
              <w:rPr>
                <w:noProof/>
                <w:webHidden/>
              </w:rPr>
              <w:fldChar w:fldCharType="separate"/>
            </w:r>
            <w:r>
              <w:rPr>
                <w:noProof/>
                <w:webHidden/>
              </w:rPr>
              <w:t>4</w:t>
            </w:r>
            <w:r>
              <w:rPr>
                <w:noProof/>
                <w:webHidden/>
              </w:rPr>
              <w:fldChar w:fldCharType="end"/>
            </w:r>
          </w:hyperlink>
        </w:p>
        <w:p w14:paraId="030EB969" w14:textId="022349E2" w:rsidR="00DC4027" w:rsidRDefault="00DC4027">
          <w:pPr>
            <w:pStyle w:val="20"/>
            <w:rPr>
              <w:noProof/>
              <w14:ligatures w14:val="standardContextual"/>
            </w:rPr>
          </w:pPr>
          <w:hyperlink w:anchor="_Toc149629943" w:history="1">
            <w:r w:rsidRPr="00620A18">
              <w:rPr>
                <w:rStyle w:val="aa"/>
                <w:noProof/>
              </w:rPr>
              <w:t>1.4.</w:t>
            </w:r>
            <w:r>
              <w:rPr>
                <w:noProof/>
                <w14:ligatures w14:val="standardContextual"/>
              </w:rPr>
              <w:tab/>
            </w:r>
            <w:r w:rsidRPr="00620A18">
              <w:rPr>
                <w:rStyle w:val="aa"/>
                <w:noProof/>
              </w:rPr>
              <w:t>관련문서</w:t>
            </w:r>
            <w:r>
              <w:rPr>
                <w:noProof/>
                <w:webHidden/>
              </w:rPr>
              <w:tab/>
            </w:r>
            <w:r>
              <w:rPr>
                <w:noProof/>
                <w:webHidden/>
              </w:rPr>
              <w:fldChar w:fldCharType="begin"/>
            </w:r>
            <w:r>
              <w:rPr>
                <w:noProof/>
                <w:webHidden/>
              </w:rPr>
              <w:instrText xml:space="preserve"> PAGEREF _Toc149629943 \h </w:instrText>
            </w:r>
            <w:r>
              <w:rPr>
                <w:noProof/>
                <w:webHidden/>
              </w:rPr>
            </w:r>
            <w:r>
              <w:rPr>
                <w:noProof/>
                <w:webHidden/>
              </w:rPr>
              <w:fldChar w:fldCharType="separate"/>
            </w:r>
            <w:r>
              <w:rPr>
                <w:noProof/>
                <w:webHidden/>
              </w:rPr>
              <w:t>4</w:t>
            </w:r>
            <w:r>
              <w:rPr>
                <w:noProof/>
                <w:webHidden/>
              </w:rPr>
              <w:fldChar w:fldCharType="end"/>
            </w:r>
          </w:hyperlink>
        </w:p>
        <w:p w14:paraId="66EB963B" w14:textId="33AF92F8" w:rsidR="00DC4027" w:rsidRDefault="00DC4027">
          <w:pPr>
            <w:pStyle w:val="30"/>
            <w:rPr>
              <w:noProof/>
              <w14:ligatures w14:val="standardContextual"/>
            </w:rPr>
          </w:pPr>
          <w:hyperlink w:anchor="_Toc149629944" w:history="1">
            <w:r w:rsidRPr="00620A18">
              <w:rPr>
                <w:rStyle w:val="aa"/>
                <w:noProof/>
              </w:rPr>
              <w:t>1.4.2. 표준 및 규제</w:t>
            </w:r>
            <w:r>
              <w:rPr>
                <w:noProof/>
                <w:webHidden/>
              </w:rPr>
              <w:tab/>
            </w:r>
            <w:r>
              <w:rPr>
                <w:noProof/>
                <w:webHidden/>
              </w:rPr>
              <w:fldChar w:fldCharType="begin"/>
            </w:r>
            <w:r>
              <w:rPr>
                <w:noProof/>
                <w:webHidden/>
              </w:rPr>
              <w:instrText xml:space="preserve"> PAGEREF _Toc149629944 \h </w:instrText>
            </w:r>
            <w:r>
              <w:rPr>
                <w:noProof/>
                <w:webHidden/>
              </w:rPr>
            </w:r>
            <w:r>
              <w:rPr>
                <w:noProof/>
                <w:webHidden/>
              </w:rPr>
              <w:fldChar w:fldCharType="separate"/>
            </w:r>
            <w:r>
              <w:rPr>
                <w:noProof/>
                <w:webHidden/>
              </w:rPr>
              <w:t>4</w:t>
            </w:r>
            <w:r>
              <w:rPr>
                <w:noProof/>
                <w:webHidden/>
              </w:rPr>
              <w:fldChar w:fldCharType="end"/>
            </w:r>
          </w:hyperlink>
        </w:p>
        <w:p w14:paraId="76EF5243" w14:textId="3215433D" w:rsidR="00DC4027" w:rsidRDefault="00DC4027">
          <w:pPr>
            <w:pStyle w:val="12"/>
            <w:rPr>
              <w:noProof/>
              <w14:ligatures w14:val="standardContextual"/>
            </w:rPr>
          </w:pPr>
          <w:hyperlink w:anchor="_Toc149629945" w:history="1">
            <w:r w:rsidRPr="00620A18">
              <w:rPr>
                <w:rStyle w:val="aa"/>
                <w:noProof/>
              </w:rPr>
              <w:t>2.</w:t>
            </w:r>
            <w:r>
              <w:rPr>
                <w:noProof/>
                <w14:ligatures w14:val="standardContextual"/>
              </w:rPr>
              <w:tab/>
            </w:r>
            <w:r w:rsidRPr="00620A18">
              <w:rPr>
                <w:rStyle w:val="aa"/>
                <w:noProof/>
              </w:rPr>
              <w:t>개발 대상 제품</w:t>
            </w:r>
            <w:r>
              <w:rPr>
                <w:noProof/>
                <w:webHidden/>
              </w:rPr>
              <w:tab/>
            </w:r>
            <w:r>
              <w:rPr>
                <w:noProof/>
                <w:webHidden/>
              </w:rPr>
              <w:fldChar w:fldCharType="begin"/>
            </w:r>
            <w:r>
              <w:rPr>
                <w:noProof/>
                <w:webHidden/>
              </w:rPr>
              <w:instrText xml:space="preserve"> PAGEREF _Toc149629945 \h </w:instrText>
            </w:r>
            <w:r>
              <w:rPr>
                <w:noProof/>
                <w:webHidden/>
              </w:rPr>
            </w:r>
            <w:r>
              <w:rPr>
                <w:noProof/>
                <w:webHidden/>
              </w:rPr>
              <w:fldChar w:fldCharType="separate"/>
            </w:r>
            <w:r>
              <w:rPr>
                <w:noProof/>
                <w:webHidden/>
              </w:rPr>
              <w:t>5</w:t>
            </w:r>
            <w:r>
              <w:rPr>
                <w:noProof/>
                <w:webHidden/>
              </w:rPr>
              <w:fldChar w:fldCharType="end"/>
            </w:r>
          </w:hyperlink>
        </w:p>
        <w:p w14:paraId="5633DCB5" w14:textId="598209EF" w:rsidR="00DC4027" w:rsidRDefault="00DC4027">
          <w:pPr>
            <w:pStyle w:val="20"/>
            <w:rPr>
              <w:noProof/>
              <w14:ligatures w14:val="standardContextual"/>
            </w:rPr>
          </w:pPr>
          <w:hyperlink w:anchor="_Toc149629946" w:history="1">
            <w:r w:rsidRPr="00620A18">
              <w:rPr>
                <w:rStyle w:val="aa"/>
                <w:noProof/>
              </w:rPr>
              <w:t>2.1.</w:t>
            </w:r>
            <w:r>
              <w:rPr>
                <w:noProof/>
                <w14:ligatures w14:val="standardContextual"/>
              </w:rPr>
              <w:tab/>
            </w:r>
            <w:r w:rsidRPr="00620A18">
              <w:rPr>
                <w:rStyle w:val="aa"/>
                <w:noProof/>
              </w:rPr>
              <w:t>품목명</w:t>
            </w:r>
            <w:r>
              <w:rPr>
                <w:noProof/>
                <w:webHidden/>
              </w:rPr>
              <w:tab/>
            </w:r>
            <w:r>
              <w:rPr>
                <w:noProof/>
                <w:webHidden/>
              </w:rPr>
              <w:fldChar w:fldCharType="begin"/>
            </w:r>
            <w:r>
              <w:rPr>
                <w:noProof/>
                <w:webHidden/>
              </w:rPr>
              <w:instrText xml:space="preserve"> PAGEREF _Toc149629946 \h </w:instrText>
            </w:r>
            <w:r>
              <w:rPr>
                <w:noProof/>
                <w:webHidden/>
              </w:rPr>
            </w:r>
            <w:r>
              <w:rPr>
                <w:noProof/>
                <w:webHidden/>
              </w:rPr>
              <w:fldChar w:fldCharType="separate"/>
            </w:r>
            <w:r>
              <w:rPr>
                <w:noProof/>
                <w:webHidden/>
              </w:rPr>
              <w:t>5</w:t>
            </w:r>
            <w:r>
              <w:rPr>
                <w:noProof/>
                <w:webHidden/>
              </w:rPr>
              <w:fldChar w:fldCharType="end"/>
            </w:r>
          </w:hyperlink>
        </w:p>
        <w:p w14:paraId="1EA6FC13" w14:textId="46085623" w:rsidR="00DC4027" w:rsidRDefault="00DC4027">
          <w:pPr>
            <w:pStyle w:val="20"/>
            <w:rPr>
              <w:noProof/>
              <w14:ligatures w14:val="standardContextual"/>
            </w:rPr>
          </w:pPr>
          <w:hyperlink w:anchor="_Toc149629947" w:history="1">
            <w:r w:rsidRPr="00620A18">
              <w:rPr>
                <w:rStyle w:val="aa"/>
                <w:noProof/>
              </w:rPr>
              <w:t>2.2.</w:t>
            </w:r>
            <w:r>
              <w:rPr>
                <w:noProof/>
                <w14:ligatures w14:val="standardContextual"/>
              </w:rPr>
              <w:tab/>
            </w:r>
            <w:r w:rsidRPr="00620A18">
              <w:rPr>
                <w:rStyle w:val="aa"/>
                <w:noProof/>
              </w:rPr>
              <w:t>사용 목적(Intended Use)</w:t>
            </w:r>
            <w:r>
              <w:rPr>
                <w:noProof/>
                <w:webHidden/>
              </w:rPr>
              <w:tab/>
            </w:r>
            <w:r>
              <w:rPr>
                <w:noProof/>
                <w:webHidden/>
              </w:rPr>
              <w:fldChar w:fldCharType="begin"/>
            </w:r>
            <w:r>
              <w:rPr>
                <w:noProof/>
                <w:webHidden/>
              </w:rPr>
              <w:instrText xml:space="preserve"> PAGEREF _Toc149629947 \h </w:instrText>
            </w:r>
            <w:r>
              <w:rPr>
                <w:noProof/>
                <w:webHidden/>
              </w:rPr>
            </w:r>
            <w:r>
              <w:rPr>
                <w:noProof/>
                <w:webHidden/>
              </w:rPr>
              <w:fldChar w:fldCharType="separate"/>
            </w:r>
            <w:r>
              <w:rPr>
                <w:noProof/>
                <w:webHidden/>
              </w:rPr>
              <w:t>5</w:t>
            </w:r>
            <w:r>
              <w:rPr>
                <w:noProof/>
                <w:webHidden/>
              </w:rPr>
              <w:fldChar w:fldCharType="end"/>
            </w:r>
          </w:hyperlink>
        </w:p>
        <w:p w14:paraId="07212319" w14:textId="42AFA8AA" w:rsidR="00DC4027" w:rsidRDefault="00DC4027">
          <w:pPr>
            <w:pStyle w:val="20"/>
            <w:rPr>
              <w:noProof/>
              <w14:ligatures w14:val="standardContextual"/>
            </w:rPr>
          </w:pPr>
          <w:hyperlink w:anchor="_Toc149629948" w:history="1">
            <w:r w:rsidRPr="00620A18">
              <w:rPr>
                <w:rStyle w:val="aa"/>
                <w:noProof/>
              </w:rPr>
              <w:t>2.3.</w:t>
            </w:r>
            <w:r>
              <w:rPr>
                <w:noProof/>
                <w14:ligatures w14:val="standardContextual"/>
              </w:rPr>
              <w:tab/>
            </w:r>
            <w:r w:rsidRPr="00620A18">
              <w:rPr>
                <w:rStyle w:val="aa"/>
                <w:noProof/>
              </w:rPr>
              <w:t>등급분류</w:t>
            </w:r>
            <w:r>
              <w:rPr>
                <w:noProof/>
                <w:webHidden/>
              </w:rPr>
              <w:tab/>
            </w:r>
            <w:r>
              <w:rPr>
                <w:noProof/>
                <w:webHidden/>
              </w:rPr>
              <w:fldChar w:fldCharType="begin"/>
            </w:r>
            <w:r>
              <w:rPr>
                <w:noProof/>
                <w:webHidden/>
              </w:rPr>
              <w:instrText xml:space="preserve"> PAGEREF _Toc149629948 \h </w:instrText>
            </w:r>
            <w:r>
              <w:rPr>
                <w:noProof/>
                <w:webHidden/>
              </w:rPr>
            </w:r>
            <w:r>
              <w:rPr>
                <w:noProof/>
                <w:webHidden/>
              </w:rPr>
              <w:fldChar w:fldCharType="separate"/>
            </w:r>
            <w:r>
              <w:rPr>
                <w:noProof/>
                <w:webHidden/>
              </w:rPr>
              <w:t>5</w:t>
            </w:r>
            <w:r>
              <w:rPr>
                <w:noProof/>
                <w:webHidden/>
              </w:rPr>
              <w:fldChar w:fldCharType="end"/>
            </w:r>
          </w:hyperlink>
        </w:p>
        <w:p w14:paraId="1D4C206B" w14:textId="4FF5E16E" w:rsidR="00DC4027" w:rsidRDefault="00DC4027">
          <w:pPr>
            <w:pStyle w:val="12"/>
            <w:rPr>
              <w:noProof/>
              <w14:ligatures w14:val="standardContextual"/>
            </w:rPr>
          </w:pPr>
          <w:hyperlink w:anchor="_Toc149629949" w:history="1">
            <w:r w:rsidRPr="00620A18">
              <w:rPr>
                <w:rStyle w:val="aa"/>
                <w:noProof/>
              </w:rPr>
              <w:t>3.</w:t>
            </w:r>
            <w:r>
              <w:rPr>
                <w:noProof/>
                <w14:ligatures w14:val="standardContextual"/>
              </w:rPr>
              <w:tab/>
            </w:r>
            <w:r w:rsidRPr="00620A18">
              <w:rPr>
                <w:rStyle w:val="aa"/>
                <w:noProof/>
              </w:rPr>
              <w:t>소프트웨어 변경관리 프로세스</w:t>
            </w:r>
            <w:r>
              <w:rPr>
                <w:noProof/>
                <w:webHidden/>
              </w:rPr>
              <w:tab/>
            </w:r>
            <w:r>
              <w:rPr>
                <w:noProof/>
                <w:webHidden/>
              </w:rPr>
              <w:fldChar w:fldCharType="begin"/>
            </w:r>
            <w:r>
              <w:rPr>
                <w:noProof/>
                <w:webHidden/>
              </w:rPr>
              <w:instrText xml:space="preserve"> PAGEREF _Toc149629949 \h </w:instrText>
            </w:r>
            <w:r>
              <w:rPr>
                <w:noProof/>
                <w:webHidden/>
              </w:rPr>
            </w:r>
            <w:r>
              <w:rPr>
                <w:noProof/>
                <w:webHidden/>
              </w:rPr>
              <w:fldChar w:fldCharType="separate"/>
            </w:r>
            <w:r>
              <w:rPr>
                <w:noProof/>
                <w:webHidden/>
              </w:rPr>
              <w:t>5</w:t>
            </w:r>
            <w:r>
              <w:rPr>
                <w:noProof/>
                <w:webHidden/>
              </w:rPr>
              <w:fldChar w:fldCharType="end"/>
            </w:r>
          </w:hyperlink>
        </w:p>
        <w:p w14:paraId="0C847467" w14:textId="4C0529F9" w:rsidR="00DC4027" w:rsidRDefault="00DC4027">
          <w:pPr>
            <w:pStyle w:val="20"/>
            <w:rPr>
              <w:noProof/>
              <w14:ligatures w14:val="standardContextual"/>
            </w:rPr>
          </w:pPr>
          <w:hyperlink w:anchor="_Toc149629950" w:history="1">
            <w:r w:rsidRPr="00620A18">
              <w:rPr>
                <w:rStyle w:val="aa"/>
                <w:noProof/>
              </w:rPr>
              <w:t>3.1.</w:t>
            </w:r>
            <w:r>
              <w:rPr>
                <w:noProof/>
                <w14:ligatures w14:val="standardContextual"/>
              </w:rPr>
              <w:tab/>
            </w:r>
            <w:r w:rsidRPr="00620A18">
              <w:rPr>
                <w:rStyle w:val="aa"/>
                <w:noProof/>
              </w:rPr>
              <w:t>소프트웨어 변경 요청 활동</w:t>
            </w:r>
            <w:r>
              <w:rPr>
                <w:noProof/>
                <w:webHidden/>
              </w:rPr>
              <w:tab/>
            </w:r>
            <w:r>
              <w:rPr>
                <w:noProof/>
                <w:webHidden/>
              </w:rPr>
              <w:fldChar w:fldCharType="begin"/>
            </w:r>
            <w:r>
              <w:rPr>
                <w:noProof/>
                <w:webHidden/>
              </w:rPr>
              <w:instrText xml:space="preserve"> PAGEREF _Toc149629950 \h </w:instrText>
            </w:r>
            <w:r>
              <w:rPr>
                <w:noProof/>
                <w:webHidden/>
              </w:rPr>
            </w:r>
            <w:r>
              <w:rPr>
                <w:noProof/>
                <w:webHidden/>
              </w:rPr>
              <w:fldChar w:fldCharType="separate"/>
            </w:r>
            <w:r>
              <w:rPr>
                <w:noProof/>
                <w:webHidden/>
              </w:rPr>
              <w:t>6</w:t>
            </w:r>
            <w:r>
              <w:rPr>
                <w:noProof/>
                <w:webHidden/>
              </w:rPr>
              <w:fldChar w:fldCharType="end"/>
            </w:r>
          </w:hyperlink>
        </w:p>
        <w:p w14:paraId="50724A7D" w14:textId="2097E825" w:rsidR="00DC4027" w:rsidRDefault="00DC4027">
          <w:pPr>
            <w:pStyle w:val="20"/>
            <w:rPr>
              <w:noProof/>
              <w14:ligatures w14:val="standardContextual"/>
            </w:rPr>
          </w:pPr>
          <w:hyperlink w:anchor="_Toc149629951" w:history="1">
            <w:r w:rsidRPr="00620A18">
              <w:rPr>
                <w:rStyle w:val="aa"/>
                <w:noProof/>
              </w:rPr>
              <w:t>3.2.</w:t>
            </w:r>
            <w:r>
              <w:rPr>
                <w:noProof/>
                <w14:ligatures w14:val="standardContextual"/>
              </w:rPr>
              <w:tab/>
            </w:r>
            <w:r w:rsidRPr="00620A18">
              <w:rPr>
                <w:rStyle w:val="aa"/>
                <w:noProof/>
              </w:rPr>
              <w:t>소프트웨어 변경 승인 활동</w:t>
            </w:r>
            <w:r>
              <w:rPr>
                <w:noProof/>
                <w:webHidden/>
              </w:rPr>
              <w:tab/>
            </w:r>
            <w:r>
              <w:rPr>
                <w:noProof/>
                <w:webHidden/>
              </w:rPr>
              <w:fldChar w:fldCharType="begin"/>
            </w:r>
            <w:r>
              <w:rPr>
                <w:noProof/>
                <w:webHidden/>
              </w:rPr>
              <w:instrText xml:space="preserve"> PAGEREF _Toc149629951 \h </w:instrText>
            </w:r>
            <w:r>
              <w:rPr>
                <w:noProof/>
                <w:webHidden/>
              </w:rPr>
            </w:r>
            <w:r>
              <w:rPr>
                <w:noProof/>
                <w:webHidden/>
              </w:rPr>
              <w:fldChar w:fldCharType="separate"/>
            </w:r>
            <w:r>
              <w:rPr>
                <w:noProof/>
                <w:webHidden/>
              </w:rPr>
              <w:t>7</w:t>
            </w:r>
            <w:r>
              <w:rPr>
                <w:noProof/>
                <w:webHidden/>
              </w:rPr>
              <w:fldChar w:fldCharType="end"/>
            </w:r>
          </w:hyperlink>
        </w:p>
        <w:p w14:paraId="4BA08AA8" w14:textId="23986B45" w:rsidR="00DC4027" w:rsidRDefault="00DC4027">
          <w:pPr>
            <w:pStyle w:val="20"/>
            <w:rPr>
              <w:noProof/>
              <w14:ligatures w14:val="standardContextual"/>
            </w:rPr>
          </w:pPr>
          <w:hyperlink w:anchor="_Toc149629952" w:history="1">
            <w:r w:rsidRPr="00620A18">
              <w:rPr>
                <w:rStyle w:val="aa"/>
                <w:noProof/>
              </w:rPr>
              <w:t>3.3.</w:t>
            </w:r>
            <w:r>
              <w:rPr>
                <w:noProof/>
                <w14:ligatures w14:val="standardContextual"/>
              </w:rPr>
              <w:tab/>
            </w:r>
            <w:r w:rsidRPr="00620A18">
              <w:rPr>
                <w:rStyle w:val="aa"/>
                <w:noProof/>
              </w:rPr>
              <w:t>소프트웨어 개발 프로세스의 사용</w:t>
            </w:r>
            <w:r>
              <w:rPr>
                <w:noProof/>
                <w:webHidden/>
              </w:rPr>
              <w:tab/>
            </w:r>
            <w:r>
              <w:rPr>
                <w:noProof/>
                <w:webHidden/>
              </w:rPr>
              <w:fldChar w:fldCharType="begin"/>
            </w:r>
            <w:r>
              <w:rPr>
                <w:noProof/>
                <w:webHidden/>
              </w:rPr>
              <w:instrText xml:space="preserve"> PAGEREF _Toc149629952 \h </w:instrText>
            </w:r>
            <w:r>
              <w:rPr>
                <w:noProof/>
                <w:webHidden/>
              </w:rPr>
            </w:r>
            <w:r>
              <w:rPr>
                <w:noProof/>
                <w:webHidden/>
              </w:rPr>
              <w:fldChar w:fldCharType="separate"/>
            </w:r>
            <w:r>
              <w:rPr>
                <w:noProof/>
                <w:webHidden/>
              </w:rPr>
              <w:t>7</w:t>
            </w:r>
            <w:r>
              <w:rPr>
                <w:noProof/>
                <w:webHidden/>
              </w:rPr>
              <w:fldChar w:fldCharType="end"/>
            </w:r>
          </w:hyperlink>
        </w:p>
        <w:p w14:paraId="68F4226D" w14:textId="59BEF2AD" w:rsidR="00DC4027" w:rsidRDefault="00DC4027">
          <w:pPr>
            <w:pStyle w:val="20"/>
            <w:rPr>
              <w:noProof/>
              <w14:ligatures w14:val="standardContextual"/>
            </w:rPr>
          </w:pPr>
          <w:hyperlink w:anchor="_Toc149629953" w:history="1">
            <w:r w:rsidRPr="00620A18">
              <w:rPr>
                <w:rStyle w:val="aa"/>
                <w:noProof/>
              </w:rPr>
              <w:t>3.4.</w:t>
            </w:r>
            <w:r>
              <w:rPr>
                <w:noProof/>
                <w14:ligatures w14:val="standardContextual"/>
              </w:rPr>
              <w:tab/>
            </w:r>
            <w:r w:rsidRPr="00620A18">
              <w:rPr>
                <w:rStyle w:val="aa"/>
                <w:noProof/>
              </w:rPr>
              <w:t>소프트웨어 변경 검증 활동</w:t>
            </w:r>
            <w:r>
              <w:rPr>
                <w:noProof/>
                <w:webHidden/>
              </w:rPr>
              <w:tab/>
            </w:r>
            <w:r>
              <w:rPr>
                <w:noProof/>
                <w:webHidden/>
              </w:rPr>
              <w:fldChar w:fldCharType="begin"/>
            </w:r>
            <w:r>
              <w:rPr>
                <w:noProof/>
                <w:webHidden/>
              </w:rPr>
              <w:instrText xml:space="preserve"> PAGEREF _Toc149629953 \h </w:instrText>
            </w:r>
            <w:r>
              <w:rPr>
                <w:noProof/>
                <w:webHidden/>
              </w:rPr>
            </w:r>
            <w:r>
              <w:rPr>
                <w:noProof/>
                <w:webHidden/>
              </w:rPr>
              <w:fldChar w:fldCharType="separate"/>
            </w:r>
            <w:r>
              <w:rPr>
                <w:noProof/>
                <w:webHidden/>
              </w:rPr>
              <w:t>7</w:t>
            </w:r>
            <w:r>
              <w:rPr>
                <w:noProof/>
                <w:webHidden/>
              </w:rPr>
              <w:fldChar w:fldCharType="end"/>
            </w:r>
          </w:hyperlink>
        </w:p>
        <w:p w14:paraId="78D98FCD" w14:textId="6E98954C" w:rsidR="00DC4027" w:rsidRDefault="00DC4027">
          <w:pPr>
            <w:pStyle w:val="20"/>
            <w:rPr>
              <w:noProof/>
              <w14:ligatures w14:val="standardContextual"/>
            </w:rPr>
          </w:pPr>
          <w:hyperlink w:anchor="_Toc149629954" w:history="1">
            <w:r w:rsidRPr="00620A18">
              <w:rPr>
                <w:rStyle w:val="aa"/>
                <w:noProof/>
              </w:rPr>
              <w:t>3.5.</w:t>
            </w:r>
            <w:r>
              <w:rPr>
                <w:noProof/>
                <w14:ligatures w14:val="standardContextual"/>
              </w:rPr>
              <w:tab/>
            </w:r>
            <w:r w:rsidRPr="00620A18">
              <w:rPr>
                <w:rStyle w:val="aa"/>
                <w:noProof/>
              </w:rPr>
              <w:t>소프트웨어 변경 통보 활동</w:t>
            </w:r>
            <w:r>
              <w:rPr>
                <w:noProof/>
                <w:webHidden/>
              </w:rPr>
              <w:tab/>
            </w:r>
            <w:r>
              <w:rPr>
                <w:noProof/>
                <w:webHidden/>
              </w:rPr>
              <w:fldChar w:fldCharType="begin"/>
            </w:r>
            <w:r>
              <w:rPr>
                <w:noProof/>
                <w:webHidden/>
              </w:rPr>
              <w:instrText xml:space="preserve"> PAGEREF _Toc149629954 \h </w:instrText>
            </w:r>
            <w:r>
              <w:rPr>
                <w:noProof/>
                <w:webHidden/>
              </w:rPr>
            </w:r>
            <w:r>
              <w:rPr>
                <w:noProof/>
                <w:webHidden/>
              </w:rPr>
              <w:fldChar w:fldCharType="separate"/>
            </w:r>
            <w:r>
              <w:rPr>
                <w:noProof/>
                <w:webHidden/>
              </w:rPr>
              <w:t>7</w:t>
            </w:r>
            <w:r>
              <w:rPr>
                <w:noProof/>
                <w:webHidden/>
              </w:rPr>
              <w:fldChar w:fldCharType="end"/>
            </w:r>
          </w:hyperlink>
        </w:p>
        <w:p w14:paraId="4D6EB45E" w14:textId="6C70363E" w:rsidR="00DC4027" w:rsidRDefault="00DC4027">
          <w:pPr>
            <w:pStyle w:val="12"/>
            <w:rPr>
              <w:noProof/>
              <w14:ligatures w14:val="standardContextual"/>
            </w:rPr>
          </w:pPr>
          <w:hyperlink w:anchor="_Toc149629955" w:history="1">
            <w:r w:rsidRPr="00620A18">
              <w:rPr>
                <w:rStyle w:val="aa"/>
                <w:noProof/>
              </w:rPr>
              <w:t>4.</w:t>
            </w:r>
            <w:r>
              <w:rPr>
                <w:noProof/>
                <w14:ligatures w14:val="standardContextual"/>
              </w:rPr>
              <w:tab/>
            </w:r>
            <w:r w:rsidRPr="00620A18">
              <w:rPr>
                <w:rStyle w:val="aa"/>
                <w:noProof/>
              </w:rPr>
              <w:t>소프트웨어 형상관리 프로세스의 사용</w:t>
            </w:r>
            <w:r>
              <w:rPr>
                <w:noProof/>
                <w:webHidden/>
              </w:rPr>
              <w:tab/>
            </w:r>
            <w:r>
              <w:rPr>
                <w:noProof/>
                <w:webHidden/>
              </w:rPr>
              <w:fldChar w:fldCharType="begin"/>
            </w:r>
            <w:r>
              <w:rPr>
                <w:noProof/>
                <w:webHidden/>
              </w:rPr>
              <w:instrText xml:space="preserve"> PAGEREF _Toc149629955 \h </w:instrText>
            </w:r>
            <w:r>
              <w:rPr>
                <w:noProof/>
                <w:webHidden/>
              </w:rPr>
            </w:r>
            <w:r>
              <w:rPr>
                <w:noProof/>
                <w:webHidden/>
              </w:rPr>
              <w:fldChar w:fldCharType="separate"/>
            </w:r>
            <w:r>
              <w:rPr>
                <w:noProof/>
                <w:webHidden/>
              </w:rPr>
              <w:t>7</w:t>
            </w:r>
            <w:r>
              <w:rPr>
                <w:noProof/>
                <w:webHidden/>
              </w:rPr>
              <w:fldChar w:fldCharType="end"/>
            </w:r>
          </w:hyperlink>
        </w:p>
        <w:p w14:paraId="129D23C2" w14:textId="2B0A4E98" w:rsidR="00BE715C" w:rsidRDefault="00BE715C" w:rsidP="009F014A">
          <w:pPr>
            <w:spacing w:after="0" w:line="240" w:lineRule="auto"/>
            <w:rPr>
              <w:b/>
              <w:bCs/>
              <w:lang w:val="ko-KR"/>
            </w:rPr>
          </w:pPr>
          <w:r w:rsidRPr="00C46AA2">
            <w:rPr>
              <w:b/>
              <w:bCs/>
              <w:sz w:val="16"/>
              <w:szCs w:val="16"/>
              <w:lang w:val="ko-KR"/>
            </w:rPr>
            <w:fldChar w:fldCharType="end"/>
          </w:r>
        </w:p>
      </w:sdtContent>
    </w:sdt>
    <w:p w14:paraId="3FB3C4F3" w14:textId="47387414" w:rsidR="009F014A" w:rsidRDefault="009F014A">
      <w:pPr>
        <w:widowControl/>
        <w:wordWrap/>
        <w:autoSpaceDE/>
        <w:autoSpaceDN/>
      </w:pPr>
      <w:r>
        <w:br w:type="page"/>
      </w:r>
    </w:p>
    <w:p w14:paraId="5BC9EB1F" w14:textId="77777777" w:rsidR="002B7B95" w:rsidRPr="002B7B95" w:rsidRDefault="002B7B95" w:rsidP="009F014A">
      <w:pPr>
        <w:spacing w:after="0" w:line="240" w:lineRule="auto"/>
      </w:pPr>
    </w:p>
    <w:p w14:paraId="6A744EE1" w14:textId="5D7817B5" w:rsidR="0024589F" w:rsidRDefault="009974EE" w:rsidP="009F014A">
      <w:pPr>
        <w:pStyle w:val="10"/>
        <w:numPr>
          <w:ilvl w:val="0"/>
          <w:numId w:val="7"/>
        </w:numPr>
        <w:spacing w:after="0" w:line="240" w:lineRule="auto"/>
      </w:pPr>
      <w:bookmarkStart w:id="19" w:name="_Toc149629939"/>
      <w:r>
        <w:rPr>
          <w:rFonts w:hint="eastAsia"/>
        </w:rPr>
        <w:t>서론</w:t>
      </w:r>
      <w:bookmarkEnd w:id="19"/>
    </w:p>
    <w:p w14:paraId="044BA7A8" w14:textId="38CD33DF" w:rsidR="0024589F" w:rsidRDefault="0024589F" w:rsidP="009F014A">
      <w:pPr>
        <w:pStyle w:val="2"/>
        <w:numPr>
          <w:ilvl w:val="1"/>
          <w:numId w:val="7"/>
        </w:numPr>
        <w:spacing w:after="0" w:line="240" w:lineRule="auto"/>
      </w:pPr>
      <w:bookmarkStart w:id="20" w:name="_Toc149629940"/>
      <w:r>
        <w:rPr>
          <w:rFonts w:hint="eastAsia"/>
        </w:rPr>
        <w:t>개요</w:t>
      </w:r>
      <w:bookmarkEnd w:id="20"/>
    </w:p>
    <w:p w14:paraId="334BD239" w14:textId="39C36C12" w:rsidR="0024589F" w:rsidRDefault="0024589F" w:rsidP="009F014A">
      <w:pPr>
        <w:spacing w:after="0" w:line="240" w:lineRule="auto"/>
        <w:ind w:leftChars="300" w:left="600"/>
      </w:pPr>
      <w:r>
        <w:rPr>
          <w:rFonts w:hint="eastAsia"/>
        </w:rPr>
        <w:t>인공와우</w:t>
      </w:r>
      <w:r>
        <w:t xml:space="preserve"> </w:t>
      </w:r>
      <w:r w:rsidR="00B63D1F">
        <w:rPr>
          <w:rFonts w:hint="eastAsia"/>
        </w:rPr>
        <w:t xml:space="preserve">제품 외부기의 </w:t>
      </w:r>
      <w:r w:rsidR="006865C0">
        <w:rPr>
          <w:rFonts w:hint="eastAsia"/>
        </w:rPr>
        <w:t>소프트웨어</w:t>
      </w:r>
      <w:r w:rsidR="0092382C">
        <w:rPr>
          <w:rFonts w:hint="eastAsia"/>
        </w:rPr>
        <w:t xml:space="preserve"> 수명주기 동안 </w:t>
      </w:r>
      <w:r w:rsidR="00085C50">
        <w:rPr>
          <w:rFonts w:hint="eastAsia"/>
        </w:rPr>
        <w:t>소프트웨어 변경에 관한한 절차를 계획한다.</w:t>
      </w:r>
      <w:r>
        <w:t xml:space="preserve"> </w:t>
      </w:r>
    </w:p>
    <w:p w14:paraId="7D8CEC18" w14:textId="77777777" w:rsidR="00786B30" w:rsidRPr="0024589F" w:rsidRDefault="00786B30" w:rsidP="009F014A">
      <w:pPr>
        <w:spacing w:after="0" w:line="240" w:lineRule="auto"/>
        <w:ind w:leftChars="300" w:left="600"/>
      </w:pPr>
    </w:p>
    <w:p w14:paraId="5F934AC0" w14:textId="14863624" w:rsidR="0024589F" w:rsidRDefault="0024589F" w:rsidP="009F014A">
      <w:pPr>
        <w:pStyle w:val="2"/>
        <w:numPr>
          <w:ilvl w:val="1"/>
          <w:numId w:val="7"/>
        </w:numPr>
        <w:spacing w:after="0" w:line="240" w:lineRule="auto"/>
      </w:pPr>
      <w:bookmarkStart w:id="21" w:name="_Toc149629941"/>
      <w:r>
        <w:rPr>
          <w:rFonts w:hint="eastAsia"/>
        </w:rPr>
        <w:t>목적</w:t>
      </w:r>
      <w:bookmarkEnd w:id="21"/>
    </w:p>
    <w:p w14:paraId="7BD7C473" w14:textId="224A56A6" w:rsidR="0092382C" w:rsidRDefault="00200E43" w:rsidP="009F014A">
      <w:pPr>
        <w:spacing w:after="0" w:line="240" w:lineRule="auto"/>
        <w:ind w:leftChars="300" w:left="600"/>
      </w:pPr>
      <w:r>
        <w:rPr>
          <w:rFonts w:hint="eastAsia"/>
        </w:rPr>
        <w:t xml:space="preserve">소프트웨어에 </w:t>
      </w:r>
      <w:r w:rsidR="00085C50">
        <w:rPr>
          <w:rFonts w:hint="eastAsia"/>
        </w:rPr>
        <w:t>변경이 필요한 경우</w:t>
      </w:r>
      <w:r>
        <w:rPr>
          <w:rFonts w:hint="eastAsia"/>
        </w:rPr>
        <w:t xml:space="preserve"> </w:t>
      </w:r>
      <w:r w:rsidR="00085C50">
        <w:rPr>
          <w:rFonts w:hint="eastAsia"/>
        </w:rPr>
        <w:t xml:space="preserve">변경 </w:t>
      </w:r>
      <w:r>
        <w:rPr>
          <w:rFonts w:hint="eastAsia"/>
        </w:rPr>
        <w:t xml:space="preserve">절차에 따라 소프트웨어의 </w:t>
      </w:r>
      <w:r w:rsidR="00085C50">
        <w:rPr>
          <w:rFonts w:hint="eastAsia"/>
        </w:rPr>
        <w:t xml:space="preserve">변경을 진행함으로써 </w:t>
      </w:r>
      <w:r w:rsidR="009974EE">
        <w:rPr>
          <w:rFonts w:hint="eastAsia"/>
        </w:rPr>
        <w:t>소프트웨어의 안전성,</w:t>
      </w:r>
      <w:r w:rsidR="009974EE">
        <w:t xml:space="preserve"> </w:t>
      </w:r>
      <w:r w:rsidR="009974EE">
        <w:rPr>
          <w:rFonts w:hint="eastAsia"/>
        </w:rPr>
        <w:t>일관성 및 정확성을 보장하는 것이 목적이며,</w:t>
      </w:r>
      <w:r w:rsidR="009974EE">
        <w:t xml:space="preserve"> </w:t>
      </w:r>
      <w:r w:rsidR="009974EE">
        <w:rPr>
          <w:rFonts w:hint="eastAsia"/>
        </w:rPr>
        <w:t>산출물의 품질 향상과</w:t>
      </w:r>
      <w:r w:rsidR="009974EE">
        <w:t xml:space="preserve"> </w:t>
      </w:r>
      <w:r w:rsidR="009974EE">
        <w:rPr>
          <w:rFonts w:hint="eastAsia"/>
        </w:rPr>
        <w:t>개발 및 유지보수 생산성의 향상이 이루어질 수 있다.</w:t>
      </w:r>
    </w:p>
    <w:p w14:paraId="18EAD096" w14:textId="77777777" w:rsidR="00786B30" w:rsidRPr="0092382C" w:rsidRDefault="00786B30" w:rsidP="009F014A">
      <w:pPr>
        <w:spacing w:after="0" w:line="240" w:lineRule="auto"/>
        <w:ind w:leftChars="300" w:left="600"/>
      </w:pPr>
    </w:p>
    <w:p w14:paraId="2339CA30" w14:textId="052A8475" w:rsidR="00200E43" w:rsidRDefault="00200E43" w:rsidP="009F014A">
      <w:pPr>
        <w:pStyle w:val="2"/>
        <w:numPr>
          <w:ilvl w:val="1"/>
          <w:numId w:val="7"/>
        </w:numPr>
        <w:spacing w:after="0" w:line="240" w:lineRule="auto"/>
      </w:pPr>
      <w:bookmarkStart w:id="22" w:name="_Toc149629942"/>
      <w:r>
        <w:rPr>
          <w:rFonts w:hint="eastAsia"/>
        </w:rPr>
        <w:t>대상</w:t>
      </w:r>
      <w:bookmarkEnd w:id="22"/>
    </w:p>
    <w:p w14:paraId="4B28244A" w14:textId="02E5B7F8" w:rsidR="00200E43" w:rsidRPr="00200E43" w:rsidRDefault="00C02B11" w:rsidP="009F014A">
      <w:pPr>
        <w:spacing w:after="0" w:line="240" w:lineRule="auto"/>
        <w:ind w:leftChars="300" w:left="600"/>
      </w:pPr>
      <w:del w:id="23" w:author="김은수" w:date="2026-09-28T14:23:00Z" w16du:dateUtc="2026-09-28T05:23:00Z">
        <w:r w:rsidRPr="00C02B11">
          <w:rPr>
            <w:kern w:val="0"/>
          </w:rPr>
          <w:delText>TD20B</w:delText>
        </w:r>
      </w:del>
      <w:ins w:id="24" w:author="김은수" w:date="2026-09-28T14:23:00Z" w16du:dateUtc="2026-09-28T05:23:00Z">
        <w:r w:rsidRPr="00C02B11">
          <w:rPr>
            <w:kern w:val="0"/>
          </w:rPr>
          <w:t>TD24A</w:t>
        </w:r>
      </w:ins>
      <w:r w:rsidRPr="00C02B11">
        <w:rPr>
          <w:kern w:val="0"/>
        </w:rPr>
        <w:t>-A-EXT</w:t>
      </w:r>
      <w:r w:rsidR="009E450A">
        <w:rPr>
          <w:kern w:val="0"/>
        </w:rPr>
        <w:t xml:space="preserve"> </w:t>
      </w:r>
      <w:r w:rsidR="009E450A">
        <w:rPr>
          <w:rFonts w:hint="eastAsia"/>
          <w:kern w:val="0"/>
        </w:rPr>
        <w:t xml:space="preserve">제품의 </w:t>
      </w:r>
      <w:r w:rsidR="00D45D02">
        <w:rPr>
          <w:rFonts w:hint="eastAsia"/>
          <w:kern w:val="0"/>
        </w:rPr>
        <w:t xml:space="preserve">펌웨어 개발 </w:t>
      </w:r>
      <w:r w:rsidR="00200E43">
        <w:rPr>
          <w:rFonts w:hint="eastAsia"/>
        </w:rPr>
        <w:t>프로젝트에 참여하는 모든 구성원은 이 계획서</w:t>
      </w:r>
      <w:r w:rsidR="007E596F">
        <w:rPr>
          <w:rFonts w:hint="eastAsia"/>
        </w:rPr>
        <w:t>에 규정된 절차에 따라</w:t>
      </w:r>
      <w:r w:rsidR="00200E43">
        <w:rPr>
          <w:rFonts w:hint="eastAsia"/>
        </w:rPr>
        <w:t xml:space="preserve"> 소프트웨어</w:t>
      </w:r>
      <w:r w:rsidR="00085C50">
        <w:rPr>
          <w:rFonts w:hint="eastAsia"/>
        </w:rPr>
        <w:t>의 변경을 진행하여야 한다.</w:t>
      </w:r>
    </w:p>
    <w:p w14:paraId="7A220B47" w14:textId="77777777" w:rsidR="0092382C" w:rsidRPr="009974EE" w:rsidRDefault="0092382C" w:rsidP="009F014A">
      <w:pPr>
        <w:spacing w:after="0" w:line="240" w:lineRule="auto"/>
      </w:pPr>
    </w:p>
    <w:p w14:paraId="5166B6F0" w14:textId="34E530A9" w:rsidR="0024589F" w:rsidRDefault="0024589F" w:rsidP="009F014A">
      <w:pPr>
        <w:pStyle w:val="2"/>
        <w:numPr>
          <w:ilvl w:val="1"/>
          <w:numId w:val="7"/>
        </w:numPr>
        <w:spacing w:after="0" w:line="240" w:lineRule="auto"/>
      </w:pPr>
      <w:bookmarkStart w:id="25" w:name="_Toc149629943"/>
      <w:r>
        <w:rPr>
          <w:rFonts w:hint="eastAsia"/>
        </w:rPr>
        <w:t>관련문서</w:t>
      </w:r>
      <w:bookmarkEnd w:id="25"/>
    </w:p>
    <w:p w14:paraId="1BC834E9" w14:textId="77777777" w:rsidR="00202AB0" w:rsidRPr="00202AB0" w:rsidRDefault="00202AB0" w:rsidP="009F014A">
      <w:pPr>
        <w:spacing w:after="0" w:line="240" w:lineRule="auto"/>
      </w:pPr>
    </w:p>
    <w:p w14:paraId="2C8998FB" w14:textId="7E04025D" w:rsidR="00202AB0" w:rsidRPr="00091C19" w:rsidRDefault="00091C19" w:rsidP="009F014A">
      <w:pPr>
        <w:pStyle w:val="3"/>
        <w:spacing w:line="240" w:lineRule="auto"/>
        <w:ind w:leftChars="400" w:left="1000" w:hangingChars="100" w:hanging="200"/>
      </w:pPr>
      <w:bookmarkStart w:id="26" w:name="_Toc149629944"/>
      <w:r>
        <w:rPr>
          <w:rFonts w:hint="eastAsia"/>
        </w:rPr>
        <w:t>1</w:t>
      </w:r>
      <w:r>
        <w:t xml:space="preserve">.4.2. </w:t>
      </w:r>
      <w:r w:rsidR="00202AB0">
        <w:rPr>
          <w:rFonts w:hint="eastAsia"/>
        </w:rPr>
        <w:t xml:space="preserve">표준 및 </w:t>
      </w:r>
      <w:r w:rsidR="00202AB0" w:rsidRPr="00091C19">
        <w:rPr>
          <w:rFonts w:hint="eastAsia"/>
        </w:rPr>
        <w:t>규제</w:t>
      </w:r>
      <w:bookmarkEnd w:id="26"/>
    </w:p>
    <w:tbl>
      <w:tblPr>
        <w:tblStyle w:val="a5"/>
        <w:tblW w:w="0" w:type="auto"/>
        <w:tblInd w:w="1440" w:type="dxa"/>
        <w:tblLook w:val="04A0" w:firstRow="1" w:lastRow="0" w:firstColumn="1" w:lastColumn="0" w:noHBand="0" w:noVBand="1"/>
      </w:tblPr>
      <w:tblGrid>
        <w:gridCol w:w="682"/>
        <w:gridCol w:w="1701"/>
        <w:gridCol w:w="5216"/>
      </w:tblGrid>
      <w:tr w:rsidR="00202AB0" w:rsidRPr="005D4343" w14:paraId="41BE5FE6" w14:textId="77777777" w:rsidTr="00786B30">
        <w:trPr>
          <w:trHeight w:val="461"/>
        </w:trPr>
        <w:tc>
          <w:tcPr>
            <w:tcW w:w="682" w:type="dxa"/>
            <w:vAlign w:val="center"/>
          </w:tcPr>
          <w:p w14:paraId="6B79F2C5" w14:textId="77777777" w:rsidR="00202AB0" w:rsidRPr="005D4343" w:rsidRDefault="00202AB0" w:rsidP="009F014A">
            <w:pPr>
              <w:pStyle w:val="a8"/>
              <w:wordWrap/>
              <w:ind w:leftChars="0" w:left="0"/>
              <w:jc w:val="center"/>
              <w:rPr>
                <w:rFonts w:ascii="Times New Roman" w:eastAsiaTheme="majorHAnsi" w:hAnsi="Times New Roman" w:cs="Times New Roman"/>
                <w:szCs w:val="20"/>
              </w:rPr>
            </w:pPr>
            <w:r w:rsidRPr="005D4343">
              <w:rPr>
                <w:rFonts w:ascii="Times New Roman" w:eastAsiaTheme="majorHAnsi" w:hAnsi="Times New Roman" w:cs="Times New Roman"/>
                <w:szCs w:val="20"/>
              </w:rPr>
              <w:t>No</w:t>
            </w:r>
          </w:p>
        </w:tc>
        <w:tc>
          <w:tcPr>
            <w:tcW w:w="1701" w:type="dxa"/>
            <w:vAlign w:val="center"/>
          </w:tcPr>
          <w:p w14:paraId="40636880" w14:textId="77777777" w:rsidR="00202AB0" w:rsidRPr="005D4343" w:rsidRDefault="00202AB0" w:rsidP="009F014A">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문서번호</w:t>
            </w:r>
          </w:p>
        </w:tc>
        <w:tc>
          <w:tcPr>
            <w:tcW w:w="5216" w:type="dxa"/>
            <w:vAlign w:val="center"/>
          </w:tcPr>
          <w:p w14:paraId="40ACD6EF" w14:textId="77777777" w:rsidR="00202AB0" w:rsidRPr="005D4343" w:rsidRDefault="00202AB0" w:rsidP="009F014A">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문서</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제목</w:t>
            </w:r>
          </w:p>
        </w:tc>
      </w:tr>
      <w:tr w:rsidR="00202AB0" w:rsidRPr="005D4343" w14:paraId="3BA1B951" w14:textId="77777777" w:rsidTr="00786B30">
        <w:trPr>
          <w:trHeight w:val="461"/>
        </w:trPr>
        <w:tc>
          <w:tcPr>
            <w:tcW w:w="682" w:type="dxa"/>
            <w:vAlign w:val="center"/>
          </w:tcPr>
          <w:p w14:paraId="3F71C290" w14:textId="77777777" w:rsidR="00202AB0" w:rsidRPr="005D4343" w:rsidRDefault="00202AB0" w:rsidP="009F014A">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1</w:t>
            </w:r>
          </w:p>
        </w:tc>
        <w:tc>
          <w:tcPr>
            <w:tcW w:w="1701" w:type="dxa"/>
            <w:vAlign w:val="center"/>
          </w:tcPr>
          <w:p w14:paraId="0A41D725" w14:textId="0CD2881D" w:rsidR="00202AB0" w:rsidRPr="005D4343" w:rsidRDefault="00202AB0" w:rsidP="009F014A">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I</w:t>
            </w:r>
            <w:r>
              <w:rPr>
                <w:rFonts w:ascii="Times New Roman" w:eastAsiaTheme="majorHAnsi" w:hAnsi="Times New Roman" w:cs="Times New Roman"/>
                <w:szCs w:val="20"/>
              </w:rPr>
              <w:t>EC 62304</w:t>
            </w:r>
          </w:p>
        </w:tc>
        <w:tc>
          <w:tcPr>
            <w:tcW w:w="5216" w:type="dxa"/>
            <w:vAlign w:val="center"/>
          </w:tcPr>
          <w:p w14:paraId="1AE76F33" w14:textId="54424B77" w:rsidR="00202AB0" w:rsidRPr="005D4343" w:rsidRDefault="00202AB0" w:rsidP="009F014A">
            <w:pPr>
              <w:wordWrap/>
              <w:rPr>
                <w:rFonts w:ascii="Times New Roman" w:eastAsiaTheme="majorHAnsi" w:hAnsi="Times New Roman" w:cs="Times New Roman"/>
                <w:szCs w:val="20"/>
              </w:rPr>
            </w:pPr>
            <w:r w:rsidRPr="005D4343">
              <w:rPr>
                <w:rFonts w:ascii="Times New Roman" w:eastAsiaTheme="majorHAnsi" w:hAnsi="Times New Roman" w:cs="Times New Roman"/>
                <w:szCs w:val="20"/>
              </w:rPr>
              <w:t>Medical device software –</w:t>
            </w:r>
            <w:r>
              <w:rPr>
                <w:rFonts w:ascii="Times New Roman" w:eastAsiaTheme="majorHAnsi" w:hAnsi="Times New Roman" w:cs="Times New Roman"/>
                <w:szCs w:val="20"/>
              </w:rPr>
              <w:t xml:space="preserve"> </w:t>
            </w:r>
            <w:r w:rsidRPr="005D4343">
              <w:rPr>
                <w:rFonts w:ascii="Times New Roman" w:eastAsiaTheme="majorHAnsi" w:hAnsi="Times New Roman" w:cs="Times New Roman"/>
                <w:szCs w:val="20"/>
              </w:rPr>
              <w:t>Software life cycle processes</w:t>
            </w:r>
          </w:p>
        </w:tc>
      </w:tr>
      <w:tr w:rsidR="00202AB0" w:rsidRPr="005D4343" w14:paraId="50821D84" w14:textId="77777777" w:rsidTr="00786B30">
        <w:trPr>
          <w:trHeight w:val="461"/>
        </w:trPr>
        <w:tc>
          <w:tcPr>
            <w:tcW w:w="682" w:type="dxa"/>
            <w:vAlign w:val="center"/>
          </w:tcPr>
          <w:p w14:paraId="2422112E" w14:textId="28F43032" w:rsidR="00202AB0" w:rsidRDefault="00202AB0" w:rsidP="009F014A">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2</w:t>
            </w:r>
          </w:p>
        </w:tc>
        <w:tc>
          <w:tcPr>
            <w:tcW w:w="1701" w:type="dxa"/>
            <w:vAlign w:val="center"/>
          </w:tcPr>
          <w:p w14:paraId="49F9C7F5" w14:textId="5143792A" w:rsidR="00202AB0" w:rsidRDefault="00202AB0" w:rsidP="009F014A">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I</w:t>
            </w:r>
            <w:r>
              <w:rPr>
                <w:rFonts w:ascii="Times New Roman" w:eastAsiaTheme="majorHAnsi" w:hAnsi="Times New Roman" w:cs="Times New Roman"/>
                <w:szCs w:val="20"/>
              </w:rPr>
              <w:t>SO 14971</w:t>
            </w:r>
          </w:p>
        </w:tc>
        <w:tc>
          <w:tcPr>
            <w:tcW w:w="5216" w:type="dxa"/>
            <w:vAlign w:val="center"/>
          </w:tcPr>
          <w:p w14:paraId="0E78EF54" w14:textId="17B268EF" w:rsidR="00202AB0" w:rsidRPr="005D4343" w:rsidRDefault="00202AB0" w:rsidP="009F014A">
            <w:pPr>
              <w:pStyle w:val="a8"/>
              <w:wordWrap/>
              <w:ind w:leftChars="0" w:left="0"/>
              <w:rPr>
                <w:rFonts w:ascii="Times New Roman" w:eastAsiaTheme="majorHAnsi" w:hAnsi="Times New Roman" w:cs="Times New Roman"/>
                <w:szCs w:val="20"/>
              </w:rPr>
            </w:pPr>
            <w:r w:rsidRPr="005D4343">
              <w:rPr>
                <w:rFonts w:ascii="Times New Roman" w:eastAsiaTheme="majorHAnsi" w:hAnsi="Times New Roman" w:cs="Times New Roman"/>
                <w:szCs w:val="20"/>
              </w:rPr>
              <w:t>Medical devices – Application of risk management to medical</w:t>
            </w:r>
          </w:p>
        </w:tc>
      </w:tr>
    </w:tbl>
    <w:p w14:paraId="53B8CA61" w14:textId="5A0403EB" w:rsidR="00202AB0" w:rsidRDefault="00202AB0" w:rsidP="009F014A">
      <w:pPr>
        <w:pStyle w:val="a8"/>
        <w:spacing w:after="0" w:line="240" w:lineRule="auto"/>
        <w:ind w:leftChars="0" w:left="1418"/>
      </w:pPr>
    </w:p>
    <w:p w14:paraId="67173519" w14:textId="005CDB0D" w:rsidR="00786B30" w:rsidRDefault="00786B30" w:rsidP="009F014A">
      <w:pPr>
        <w:widowControl/>
        <w:wordWrap/>
        <w:autoSpaceDE/>
        <w:autoSpaceDN/>
        <w:spacing w:line="240" w:lineRule="auto"/>
      </w:pPr>
      <w:r>
        <w:br w:type="page"/>
      </w:r>
    </w:p>
    <w:p w14:paraId="333C0129" w14:textId="04BDF988" w:rsidR="0024589F" w:rsidRDefault="0024589F" w:rsidP="009F014A">
      <w:pPr>
        <w:pStyle w:val="10"/>
        <w:numPr>
          <w:ilvl w:val="0"/>
          <w:numId w:val="7"/>
        </w:numPr>
        <w:spacing w:after="0" w:line="240" w:lineRule="auto"/>
      </w:pPr>
      <w:bookmarkStart w:id="27" w:name="_Toc149629945"/>
      <w:r>
        <w:rPr>
          <w:rFonts w:hint="eastAsia"/>
        </w:rPr>
        <w:t>개발 대상 제품</w:t>
      </w:r>
      <w:bookmarkEnd w:id="27"/>
    </w:p>
    <w:p w14:paraId="1964ABFE" w14:textId="5103C536" w:rsidR="0024589F" w:rsidRDefault="0024589F" w:rsidP="009F014A">
      <w:pPr>
        <w:pStyle w:val="2"/>
        <w:numPr>
          <w:ilvl w:val="1"/>
          <w:numId w:val="7"/>
        </w:numPr>
        <w:spacing w:after="0" w:line="240" w:lineRule="auto"/>
      </w:pPr>
      <w:bookmarkStart w:id="28" w:name="_Toc149629946"/>
      <w:bookmarkStart w:id="29" w:name="_Hlk7115793"/>
      <w:r>
        <w:rPr>
          <w:rFonts w:hint="eastAsia"/>
        </w:rPr>
        <w:t>품목명</w:t>
      </w:r>
      <w:bookmarkEnd w:id="28"/>
    </w:p>
    <w:p w14:paraId="4E64E882" w14:textId="77777777" w:rsidR="0024589F" w:rsidRDefault="0024589F" w:rsidP="009F014A">
      <w:pPr>
        <w:spacing w:after="0" w:line="240" w:lineRule="auto"/>
        <w:ind w:leftChars="300" w:left="600"/>
      </w:pPr>
      <w:r>
        <w:rPr>
          <w:rFonts w:hint="eastAsia"/>
        </w:rPr>
        <w:t>(1)</w:t>
      </w:r>
      <w:r>
        <w:t xml:space="preserve"> </w:t>
      </w:r>
      <w:r>
        <w:rPr>
          <w:rFonts w:hint="eastAsia"/>
        </w:rPr>
        <w:t>MFDS</w:t>
      </w:r>
      <w:r>
        <w:t xml:space="preserve"> </w:t>
      </w:r>
      <w:r>
        <w:rPr>
          <w:rFonts w:hint="eastAsia"/>
        </w:rPr>
        <w:t>:</w:t>
      </w:r>
      <w:r>
        <w:t xml:space="preserve"> </w:t>
      </w:r>
      <w:r w:rsidRPr="008257EA">
        <w:rPr>
          <w:rFonts w:hint="eastAsia"/>
        </w:rPr>
        <w:t>인공달팽이관장치</w:t>
      </w:r>
      <w:r>
        <w:rPr>
          <w:rFonts w:hint="eastAsia"/>
        </w:rPr>
        <w:t>[Stimulator,</w:t>
      </w:r>
      <w:r>
        <w:t xml:space="preserve"> </w:t>
      </w:r>
      <w:r>
        <w:rPr>
          <w:rFonts w:hint="eastAsia"/>
        </w:rPr>
        <w:t>electrical,</w:t>
      </w:r>
      <w:r>
        <w:t xml:space="preserve"> </w:t>
      </w:r>
      <w:r>
        <w:rPr>
          <w:rFonts w:hint="eastAsia"/>
        </w:rPr>
        <w:t>auditory,</w:t>
      </w:r>
      <w:r>
        <w:t xml:space="preserve"> </w:t>
      </w:r>
      <w:r>
        <w:rPr>
          <w:rFonts w:hint="eastAsia"/>
        </w:rPr>
        <w:t>cochlear],</w:t>
      </w:r>
      <w:r>
        <w:t xml:space="preserve"> </w:t>
      </w:r>
      <w:r>
        <w:rPr>
          <w:rFonts w:hint="eastAsia"/>
        </w:rPr>
        <w:t>(</w:t>
      </w:r>
      <w:r w:rsidRPr="008257EA">
        <w:t>A09320.01</w:t>
      </w:r>
      <w:r>
        <w:rPr>
          <w:rFonts w:hint="eastAsia"/>
        </w:rPr>
        <w:t>)</w:t>
      </w:r>
    </w:p>
    <w:p w14:paraId="10388FA8" w14:textId="77777777" w:rsidR="0024589F" w:rsidRDefault="0024589F" w:rsidP="009F014A">
      <w:pPr>
        <w:spacing w:after="0" w:line="240" w:lineRule="auto"/>
        <w:ind w:leftChars="300" w:left="600"/>
      </w:pPr>
      <w:r>
        <w:rPr>
          <w:rFonts w:hint="eastAsia"/>
        </w:rPr>
        <w:t>(2)</w:t>
      </w:r>
      <w:r>
        <w:t xml:space="preserve"> </w:t>
      </w:r>
      <w:r>
        <w:rPr>
          <w:rFonts w:hint="eastAsia"/>
        </w:rPr>
        <w:t>FDA</w:t>
      </w:r>
      <w:r>
        <w:t xml:space="preserve"> </w:t>
      </w:r>
      <w:r>
        <w:rPr>
          <w:rFonts w:hint="eastAsia"/>
        </w:rPr>
        <w:t>:</w:t>
      </w:r>
      <w:r>
        <w:t xml:space="preserve"> </w:t>
      </w:r>
      <w:r w:rsidRPr="001316EF">
        <w:t>implant, cochlear</w:t>
      </w:r>
      <w:r>
        <w:t xml:space="preserve"> </w:t>
      </w:r>
      <w:r>
        <w:rPr>
          <w:rFonts w:hint="eastAsia"/>
        </w:rPr>
        <w:t>(</w:t>
      </w:r>
      <w:r>
        <w:t>MCM</w:t>
      </w:r>
      <w:r>
        <w:rPr>
          <w:rFonts w:hint="eastAsia"/>
        </w:rPr>
        <w:t>)</w:t>
      </w:r>
    </w:p>
    <w:p w14:paraId="64EBDDFF" w14:textId="00E42823" w:rsidR="0024589F" w:rsidRDefault="0024589F" w:rsidP="009F014A">
      <w:pPr>
        <w:spacing w:after="0" w:line="240" w:lineRule="auto"/>
        <w:ind w:leftChars="300" w:left="600"/>
      </w:pPr>
      <w:r>
        <w:rPr>
          <w:rFonts w:hint="eastAsia"/>
        </w:rPr>
        <w:t>(3)</w:t>
      </w:r>
      <w:r>
        <w:t xml:space="preserve"> </w:t>
      </w:r>
      <w:r>
        <w:rPr>
          <w:rFonts w:hint="eastAsia"/>
        </w:rPr>
        <w:t>CE</w:t>
      </w:r>
      <w:r>
        <w:t xml:space="preserve"> </w:t>
      </w:r>
      <w:r>
        <w:rPr>
          <w:rFonts w:hint="eastAsia"/>
        </w:rPr>
        <w:t>:</w:t>
      </w:r>
      <w:r>
        <w:t xml:space="preserve"> </w:t>
      </w:r>
      <w:r>
        <w:rPr>
          <w:rFonts w:hint="eastAsia"/>
        </w:rPr>
        <w:t>cochlear</w:t>
      </w:r>
      <w:r>
        <w:t xml:space="preserve"> </w:t>
      </w:r>
      <w:r>
        <w:rPr>
          <w:rFonts w:hint="eastAsia"/>
        </w:rPr>
        <w:t>implant</w:t>
      </w:r>
      <w:r>
        <w:t xml:space="preserve"> </w:t>
      </w:r>
    </w:p>
    <w:p w14:paraId="4BE4692E" w14:textId="77777777" w:rsidR="00786B30" w:rsidRDefault="00786B30" w:rsidP="009F014A">
      <w:pPr>
        <w:spacing w:after="0" w:line="240" w:lineRule="auto"/>
        <w:ind w:leftChars="300" w:left="600"/>
      </w:pPr>
    </w:p>
    <w:p w14:paraId="2693A5C9" w14:textId="4B741316" w:rsidR="0024589F" w:rsidRDefault="0024589F" w:rsidP="009F014A">
      <w:pPr>
        <w:pStyle w:val="2"/>
        <w:numPr>
          <w:ilvl w:val="1"/>
          <w:numId w:val="7"/>
        </w:numPr>
        <w:spacing w:after="0" w:line="240" w:lineRule="auto"/>
      </w:pPr>
      <w:bookmarkStart w:id="30" w:name="_Toc149629947"/>
      <w:r>
        <w:rPr>
          <w:rFonts w:hint="eastAsia"/>
        </w:rPr>
        <w:t>사용 목적(Intended</w:t>
      </w:r>
      <w:r>
        <w:t xml:space="preserve"> </w:t>
      </w:r>
      <w:r>
        <w:rPr>
          <w:rFonts w:hint="eastAsia"/>
        </w:rPr>
        <w:t>Use)</w:t>
      </w:r>
      <w:bookmarkEnd w:id="30"/>
    </w:p>
    <w:p w14:paraId="0B06EEAD" w14:textId="77777777" w:rsidR="0024589F" w:rsidRDefault="0024589F" w:rsidP="009F014A">
      <w:pPr>
        <w:spacing w:after="0" w:line="240" w:lineRule="auto"/>
        <w:ind w:leftChars="300" w:left="600"/>
      </w:pPr>
      <w:r w:rsidRPr="001316EF">
        <w:rPr>
          <w:rFonts w:hint="eastAsia"/>
        </w:rPr>
        <w:t>중증</w:t>
      </w:r>
      <w:r w:rsidRPr="001316EF">
        <w:t xml:space="preserve"> 청각 장애 환자의 청각</w:t>
      </w:r>
      <w:r>
        <w:rPr>
          <w:rFonts w:hint="eastAsia"/>
        </w:rPr>
        <w:t>세포에 전기자극을 전달함으로써 청각반응을 이끌어내어 청각의 일부를 회복할 목적으로 사용하는 기기</w:t>
      </w:r>
    </w:p>
    <w:p w14:paraId="23FF0E62" w14:textId="1ABD6F68" w:rsidR="0024589F" w:rsidRDefault="0024589F" w:rsidP="009F014A">
      <w:pPr>
        <w:spacing w:after="0" w:line="240" w:lineRule="auto"/>
        <w:ind w:leftChars="300" w:left="600"/>
      </w:pPr>
      <w:r>
        <w:rPr>
          <w:rFonts w:hint="eastAsia"/>
        </w:rPr>
        <w:t>(</w:t>
      </w:r>
      <w:r w:rsidRPr="00F6447C">
        <w:t>Cochlear Implant System is intended to evoke auditory sensation via electrical stimulation of the auditory pathways for severely to profoundly hearing impaired individuals who obtain little or no benefit from acoustic amplification in the best aided condition.</w:t>
      </w:r>
      <w:r>
        <w:rPr>
          <w:rFonts w:hint="eastAsia"/>
        </w:rPr>
        <w:t>)</w:t>
      </w:r>
    </w:p>
    <w:p w14:paraId="3F0D1FB7" w14:textId="77777777" w:rsidR="0024589F" w:rsidRPr="0024589F" w:rsidRDefault="0024589F" w:rsidP="009F014A">
      <w:pPr>
        <w:spacing w:after="0" w:line="240" w:lineRule="auto"/>
      </w:pPr>
    </w:p>
    <w:p w14:paraId="7D361F0F" w14:textId="225FA194" w:rsidR="0024589F" w:rsidRDefault="0024589F" w:rsidP="009F014A">
      <w:pPr>
        <w:pStyle w:val="2"/>
        <w:numPr>
          <w:ilvl w:val="1"/>
          <w:numId w:val="7"/>
        </w:numPr>
        <w:spacing w:after="0" w:line="240" w:lineRule="auto"/>
      </w:pPr>
      <w:bookmarkStart w:id="31" w:name="_Toc149629948"/>
      <w:r>
        <w:rPr>
          <w:rFonts w:hint="eastAsia"/>
        </w:rPr>
        <w:t>등급분류</w:t>
      </w:r>
      <w:bookmarkEnd w:id="31"/>
    </w:p>
    <w:p w14:paraId="00E6373A" w14:textId="77777777" w:rsidR="0024589F" w:rsidRDefault="0024589F" w:rsidP="009F014A">
      <w:pPr>
        <w:spacing w:after="0" w:line="240" w:lineRule="auto"/>
        <w:ind w:leftChars="300" w:left="600"/>
      </w:pPr>
      <w:r>
        <w:rPr>
          <w:rFonts w:hint="eastAsia"/>
        </w:rPr>
        <w:t>(1)</w:t>
      </w:r>
      <w:r>
        <w:t xml:space="preserve"> </w:t>
      </w:r>
      <w:r>
        <w:rPr>
          <w:rFonts w:hint="eastAsia"/>
        </w:rPr>
        <w:t>MFDS</w:t>
      </w:r>
      <w:r>
        <w:t xml:space="preserve"> </w:t>
      </w:r>
      <w:r>
        <w:rPr>
          <w:rFonts w:hint="eastAsia"/>
        </w:rPr>
        <w:t>:</w:t>
      </w:r>
      <w:r>
        <w:t xml:space="preserve"> </w:t>
      </w:r>
      <w:r>
        <w:rPr>
          <w:rFonts w:hint="eastAsia"/>
        </w:rPr>
        <w:t>3등급</w:t>
      </w:r>
    </w:p>
    <w:p w14:paraId="1AE14EC4" w14:textId="77777777" w:rsidR="0024589F" w:rsidRDefault="0024589F" w:rsidP="009F014A">
      <w:pPr>
        <w:spacing w:after="0" w:line="240" w:lineRule="auto"/>
        <w:ind w:leftChars="300" w:left="600"/>
      </w:pPr>
      <w:r>
        <w:rPr>
          <w:rFonts w:hint="eastAsia"/>
        </w:rPr>
        <w:t>(2)</w:t>
      </w:r>
      <w:r>
        <w:t xml:space="preserve"> </w:t>
      </w:r>
      <w:r>
        <w:rPr>
          <w:rFonts w:hint="eastAsia"/>
        </w:rPr>
        <w:t>FDA</w:t>
      </w:r>
      <w:r>
        <w:t xml:space="preserve"> </w:t>
      </w:r>
      <w:r>
        <w:rPr>
          <w:rFonts w:hint="eastAsia"/>
        </w:rPr>
        <w:t>:</w:t>
      </w:r>
      <w:r>
        <w:t xml:space="preserve"> </w:t>
      </w:r>
      <w:r>
        <w:rPr>
          <w:rFonts w:hint="eastAsia"/>
        </w:rPr>
        <w:t>3등급</w:t>
      </w:r>
    </w:p>
    <w:p w14:paraId="50976C80" w14:textId="77777777" w:rsidR="0024589F" w:rsidRDefault="0024589F" w:rsidP="009F014A">
      <w:pPr>
        <w:spacing w:after="0" w:line="240" w:lineRule="auto"/>
        <w:ind w:leftChars="300" w:left="600"/>
      </w:pPr>
      <w:r>
        <w:rPr>
          <w:rFonts w:hint="eastAsia"/>
        </w:rPr>
        <w:t>(3)</w:t>
      </w:r>
      <w:r>
        <w:t xml:space="preserve"> </w:t>
      </w:r>
      <w:r>
        <w:rPr>
          <w:rFonts w:hint="eastAsia"/>
        </w:rPr>
        <w:t>CE</w:t>
      </w:r>
      <w:r>
        <w:t xml:space="preserve"> </w:t>
      </w:r>
      <w:r>
        <w:rPr>
          <w:rFonts w:hint="eastAsia"/>
        </w:rPr>
        <w:t>:</w:t>
      </w:r>
      <w:r>
        <w:t xml:space="preserve"> </w:t>
      </w:r>
      <w:r>
        <w:rPr>
          <w:rFonts w:hint="eastAsia"/>
        </w:rPr>
        <w:t>3등급</w:t>
      </w:r>
    </w:p>
    <w:bookmarkEnd w:id="29"/>
    <w:p w14:paraId="17E2ED0D" w14:textId="688994BD" w:rsidR="0024589F" w:rsidRDefault="0024589F" w:rsidP="009F014A">
      <w:pPr>
        <w:spacing w:after="0" w:line="240" w:lineRule="auto"/>
      </w:pPr>
    </w:p>
    <w:p w14:paraId="011C185D" w14:textId="43B3A579" w:rsidR="00786B30" w:rsidRDefault="00786B30" w:rsidP="009F014A">
      <w:pPr>
        <w:spacing w:after="0" w:line="240" w:lineRule="auto"/>
      </w:pPr>
    </w:p>
    <w:p w14:paraId="5DDFF3B0" w14:textId="77777777" w:rsidR="00786B30" w:rsidRPr="0024589F" w:rsidRDefault="00786B30" w:rsidP="009F014A">
      <w:pPr>
        <w:spacing w:after="0" w:line="240" w:lineRule="auto"/>
      </w:pPr>
    </w:p>
    <w:p w14:paraId="7696324E" w14:textId="55AA64A2" w:rsidR="004C233E" w:rsidRDefault="00D607C4" w:rsidP="009F014A">
      <w:pPr>
        <w:pStyle w:val="10"/>
        <w:numPr>
          <w:ilvl w:val="0"/>
          <w:numId w:val="7"/>
        </w:numPr>
        <w:spacing w:after="0" w:line="240" w:lineRule="auto"/>
      </w:pPr>
      <w:bookmarkStart w:id="32" w:name="_Toc149629949"/>
      <w:r>
        <w:rPr>
          <w:rFonts w:hint="eastAsia"/>
        </w:rPr>
        <w:t>소프트웨어 변경</w:t>
      </w:r>
      <w:r w:rsidR="009F014A">
        <w:rPr>
          <w:rFonts w:hint="eastAsia"/>
        </w:rPr>
        <w:t>관리</w:t>
      </w:r>
      <w:r>
        <w:rPr>
          <w:rFonts w:hint="eastAsia"/>
        </w:rPr>
        <w:t xml:space="preserve"> </w:t>
      </w:r>
      <w:r w:rsidR="001D76DF">
        <w:rPr>
          <w:rFonts w:hint="eastAsia"/>
        </w:rPr>
        <w:t>프로세스</w:t>
      </w:r>
      <w:bookmarkEnd w:id="32"/>
    </w:p>
    <w:p w14:paraId="67995D16" w14:textId="6613F451" w:rsidR="009476AD" w:rsidRDefault="009476AD" w:rsidP="009F014A">
      <w:pPr>
        <w:spacing w:after="0" w:line="240" w:lineRule="auto"/>
        <w:ind w:leftChars="100" w:left="200"/>
      </w:pPr>
      <w:r>
        <w:rPr>
          <w:rFonts w:hint="eastAsia"/>
        </w:rPr>
        <w:t xml:space="preserve">그림과 같은 소프트웨어 수명주기 동안 </w:t>
      </w:r>
      <w:r w:rsidR="00D607C4">
        <w:rPr>
          <w:rFonts w:hint="eastAsia"/>
        </w:rPr>
        <w:t>소프트웨어 변경 프로세</w:t>
      </w:r>
      <w:r w:rsidR="001C3288">
        <w:rPr>
          <w:rFonts w:hint="eastAsia"/>
        </w:rPr>
        <w:t xml:space="preserve">스의 활동은 </w:t>
      </w:r>
      <w:r>
        <w:rPr>
          <w:rFonts w:hint="eastAsia"/>
        </w:rPr>
        <w:t>다음과 같다.</w:t>
      </w:r>
    </w:p>
    <w:p w14:paraId="0EC4E74D" w14:textId="5ECEF440" w:rsidR="009476AD" w:rsidRDefault="006E6F0F" w:rsidP="009F014A">
      <w:pPr>
        <w:spacing w:after="0" w:line="240" w:lineRule="auto"/>
        <w:ind w:leftChars="100" w:left="200"/>
        <w:jc w:val="center"/>
      </w:pPr>
      <w:r w:rsidRPr="006E6F0F">
        <w:rPr>
          <w:noProof/>
        </w:rPr>
        <w:drawing>
          <wp:inline distT="0" distB="0" distL="0" distR="0" wp14:anchorId="447D3130" wp14:editId="25A71540">
            <wp:extent cx="4562804" cy="7048500"/>
            <wp:effectExtent l="0" t="0" r="9525" b="0"/>
            <wp:docPr id="1" name="그림 1">
              <a:extLst xmlns:a="http://schemas.openxmlformats.org/drawingml/2006/main">
                <a:ext uri="{FF2B5EF4-FFF2-40B4-BE49-F238E27FC236}">
                  <a16:creationId xmlns:a16="http://schemas.microsoft.com/office/drawing/2014/main" id="{E3BEA77F-CFDD-4E5A-99F1-F7E23CFF72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E3BEA77F-CFDD-4E5A-99F1-F7E23CFF7274}"/>
                        </a:ext>
                      </a:extLst>
                    </pic:cNvPr>
                    <pic:cNvPicPr>
                      <a:picLocks noChangeAspect="1"/>
                    </pic:cNvPicPr>
                  </pic:nvPicPr>
                  <pic:blipFill>
                    <a:blip r:embed="rId12"/>
                    <a:stretch>
                      <a:fillRect/>
                    </a:stretch>
                  </pic:blipFill>
                  <pic:spPr>
                    <a:xfrm>
                      <a:off x="0" y="0"/>
                      <a:ext cx="4569228" cy="7058424"/>
                    </a:xfrm>
                    <a:prstGeom prst="rect">
                      <a:avLst/>
                    </a:prstGeom>
                  </pic:spPr>
                </pic:pic>
              </a:graphicData>
            </a:graphic>
          </wp:inline>
        </w:drawing>
      </w:r>
    </w:p>
    <w:p w14:paraId="25A456D6" w14:textId="3143A744" w:rsidR="009476AD" w:rsidRPr="009476AD" w:rsidRDefault="009476AD" w:rsidP="009F014A">
      <w:pPr>
        <w:spacing w:after="0" w:line="240" w:lineRule="auto"/>
        <w:ind w:leftChars="100" w:left="200"/>
        <w:jc w:val="center"/>
        <w:rPr>
          <w:b/>
          <w:bCs/>
        </w:rPr>
      </w:pPr>
      <w:r w:rsidRPr="009476AD">
        <w:rPr>
          <w:rFonts w:hint="eastAsia"/>
          <w:b/>
          <w:bCs/>
        </w:rPr>
        <w:t>&lt;소프트웨어 수명주기 모델&gt;</w:t>
      </w:r>
    </w:p>
    <w:p w14:paraId="58A2FC95" w14:textId="77777777" w:rsidR="006E6F0F" w:rsidRDefault="006E6F0F" w:rsidP="009F014A">
      <w:pPr>
        <w:spacing w:line="240" w:lineRule="auto"/>
      </w:pPr>
    </w:p>
    <w:p w14:paraId="0D6A42AE" w14:textId="15E6F71E" w:rsidR="0078132F" w:rsidRDefault="0078132F" w:rsidP="009F014A">
      <w:pPr>
        <w:pStyle w:val="2"/>
        <w:numPr>
          <w:ilvl w:val="1"/>
          <w:numId w:val="7"/>
        </w:numPr>
        <w:spacing w:after="0" w:line="240" w:lineRule="auto"/>
      </w:pPr>
      <w:bookmarkStart w:id="33" w:name="_Toc149629950"/>
      <w:r>
        <w:rPr>
          <w:rFonts w:hint="eastAsia"/>
        </w:rPr>
        <w:t xml:space="preserve">소프트웨어 </w:t>
      </w:r>
      <w:r w:rsidR="001C3288">
        <w:rPr>
          <w:rFonts w:hint="eastAsia"/>
        </w:rPr>
        <w:t>변경 요청 활동</w:t>
      </w:r>
      <w:bookmarkEnd w:id="33"/>
      <w:r w:rsidR="00ED6411">
        <w:rPr>
          <w:rFonts w:hint="eastAsia"/>
        </w:rPr>
        <w:t xml:space="preserve"> </w:t>
      </w:r>
    </w:p>
    <w:p w14:paraId="5656BFC5" w14:textId="77777777" w:rsidR="001C3288" w:rsidRDefault="001C3288" w:rsidP="009F014A">
      <w:pPr>
        <w:spacing w:after="0" w:line="240" w:lineRule="auto"/>
        <w:ind w:leftChars="300" w:left="600"/>
      </w:pPr>
      <w:r>
        <w:rPr>
          <w:rFonts w:hint="eastAsia"/>
        </w:rPr>
        <w:t>소프트웨어 문제 해결 프로세스에서 소프트웨어 문제를 해결하기 위해서 소프트웨어의 변경이 필요한 경우나,</w:t>
      </w:r>
      <w:r>
        <w:t xml:space="preserve"> </w:t>
      </w:r>
      <w:r>
        <w:rPr>
          <w:rFonts w:hint="eastAsia"/>
        </w:rPr>
        <w:t>소프트웨어 유지보수 프로세스에서 소프트웨어의 개선을 위하여 소프트웨어의 변경이 필요한 경우 소프트웨어 변경 요청활동이 시작된다.</w:t>
      </w:r>
    </w:p>
    <w:p w14:paraId="6C926343" w14:textId="2240C13F" w:rsidR="001C3288" w:rsidRDefault="001C3288" w:rsidP="009F014A">
      <w:pPr>
        <w:pStyle w:val="a8"/>
        <w:numPr>
          <w:ilvl w:val="0"/>
          <w:numId w:val="14"/>
        </w:numPr>
        <w:spacing w:after="0" w:line="240" w:lineRule="auto"/>
        <w:ind w:leftChars="0"/>
      </w:pPr>
      <w:r>
        <w:rPr>
          <w:rFonts w:hint="eastAsia"/>
        </w:rPr>
        <w:t>변경이 필요한 소프트웨어 형상항목을 식별하여 변경 요청서에 기록해야 한다.</w:t>
      </w:r>
    </w:p>
    <w:p w14:paraId="29425898" w14:textId="77777777" w:rsidR="00786B30" w:rsidRDefault="00786B30" w:rsidP="009F014A">
      <w:pPr>
        <w:pStyle w:val="a8"/>
        <w:spacing w:after="0" w:line="240" w:lineRule="auto"/>
        <w:ind w:leftChars="0" w:left="960"/>
      </w:pPr>
    </w:p>
    <w:p w14:paraId="014F22D0" w14:textId="09E08D5D" w:rsidR="00A17C2B" w:rsidRDefault="00A17C2B" w:rsidP="009F014A">
      <w:pPr>
        <w:pStyle w:val="2"/>
        <w:numPr>
          <w:ilvl w:val="1"/>
          <w:numId w:val="7"/>
        </w:numPr>
        <w:spacing w:after="0" w:line="240" w:lineRule="auto"/>
      </w:pPr>
      <w:bookmarkStart w:id="35" w:name="_Toc149629951"/>
      <w:r>
        <w:rPr>
          <w:rFonts w:hint="eastAsia"/>
        </w:rPr>
        <w:t xml:space="preserve">소프트웨어 변경 </w:t>
      </w:r>
      <w:r w:rsidR="00B11B84">
        <w:rPr>
          <w:rFonts w:hint="eastAsia"/>
        </w:rPr>
        <w:t>승인</w:t>
      </w:r>
      <w:r w:rsidR="00FB127E">
        <w:rPr>
          <w:rFonts w:hint="eastAsia"/>
        </w:rPr>
        <w:t xml:space="preserve"> 활동</w:t>
      </w:r>
      <w:bookmarkEnd w:id="35"/>
    </w:p>
    <w:p w14:paraId="0851A988" w14:textId="3896DC02" w:rsidR="001C3288" w:rsidRDefault="001C3288" w:rsidP="009F014A">
      <w:pPr>
        <w:pStyle w:val="a8"/>
        <w:numPr>
          <w:ilvl w:val="0"/>
          <w:numId w:val="14"/>
        </w:numPr>
        <w:spacing w:after="0" w:line="240" w:lineRule="auto"/>
        <w:ind w:leftChars="0"/>
      </w:pPr>
      <w:r>
        <w:rPr>
          <w:rFonts w:hint="eastAsia"/>
        </w:rPr>
        <w:t>소프트웨어 위험 관리</w:t>
      </w:r>
      <w:r>
        <w:t xml:space="preserve"> </w:t>
      </w:r>
      <w:r>
        <w:rPr>
          <w:rFonts w:hint="eastAsia"/>
        </w:rPr>
        <w:t>프로세스를 활용하여 소프트웨어 변경에 따라 발생될 수 있는 위험에 대해서 위험평가를</w:t>
      </w:r>
      <w:r>
        <w:t xml:space="preserve"> </w:t>
      </w:r>
      <w:r>
        <w:rPr>
          <w:rFonts w:hint="eastAsia"/>
        </w:rPr>
        <w:t>검토해야 한다.</w:t>
      </w:r>
    </w:p>
    <w:p w14:paraId="069BDB11" w14:textId="49B6FD32" w:rsidR="001C3288" w:rsidRPr="001C3288" w:rsidRDefault="001C3288" w:rsidP="009F014A">
      <w:pPr>
        <w:pStyle w:val="a8"/>
        <w:numPr>
          <w:ilvl w:val="0"/>
          <w:numId w:val="14"/>
        </w:numPr>
        <w:spacing w:after="0" w:line="240" w:lineRule="auto"/>
        <w:ind w:leftChars="0"/>
      </w:pPr>
      <w:r>
        <w:rPr>
          <w:rFonts w:hint="eastAsia"/>
        </w:rPr>
        <w:t>소프트웨어 변경에 따라 영향을 받을 수 있</w:t>
      </w:r>
      <w:r w:rsidR="00C046EA">
        <w:rPr>
          <w:rFonts w:hint="eastAsia"/>
        </w:rPr>
        <w:t>는 사항을 검토해야 한다.</w:t>
      </w:r>
    </w:p>
    <w:p w14:paraId="4631FED0" w14:textId="7EC952FF" w:rsidR="00C046EA" w:rsidRDefault="00C046EA" w:rsidP="009F014A">
      <w:pPr>
        <w:pStyle w:val="a8"/>
        <w:numPr>
          <w:ilvl w:val="1"/>
          <w:numId w:val="14"/>
        </w:numPr>
        <w:spacing w:after="0" w:line="240" w:lineRule="auto"/>
        <w:ind w:leftChars="0"/>
      </w:pPr>
      <w:r>
        <w:rPr>
          <w:rFonts w:hint="eastAsia"/>
        </w:rPr>
        <w:t>소프트웨어 구조, 인터페이스</w:t>
      </w:r>
    </w:p>
    <w:p w14:paraId="0C81F6A7" w14:textId="714D765D" w:rsidR="00C046EA" w:rsidRDefault="00C046EA" w:rsidP="009F014A">
      <w:pPr>
        <w:pStyle w:val="a8"/>
        <w:numPr>
          <w:ilvl w:val="1"/>
          <w:numId w:val="14"/>
        </w:numPr>
        <w:spacing w:after="0" w:line="240" w:lineRule="auto"/>
        <w:ind w:leftChars="0"/>
      </w:pPr>
      <w:r>
        <w:rPr>
          <w:rFonts w:hint="eastAsia"/>
        </w:rPr>
        <w:t>시스템의 다른 소프트웨어에 발생될 영향</w:t>
      </w:r>
    </w:p>
    <w:p w14:paraId="43C2C200" w14:textId="77777777" w:rsidR="00786B30" w:rsidRDefault="00786B30" w:rsidP="009F014A">
      <w:pPr>
        <w:pStyle w:val="a8"/>
        <w:spacing w:after="0" w:line="240" w:lineRule="auto"/>
        <w:ind w:leftChars="0" w:left="1400"/>
      </w:pPr>
    </w:p>
    <w:p w14:paraId="10541E76" w14:textId="6B90CBA4" w:rsidR="00B11B84" w:rsidRDefault="00AF6A38" w:rsidP="009F014A">
      <w:pPr>
        <w:pStyle w:val="2"/>
        <w:numPr>
          <w:ilvl w:val="1"/>
          <w:numId w:val="7"/>
        </w:numPr>
        <w:spacing w:after="0" w:line="240" w:lineRule="auto"/>
      </w:pPr>
      <w:bookmarkStart w:id="38" w:name="_Toc149629952"/>
      <w:r>
        <w:rPr>
          <w:rFonts w:hint="eastAsia"/>
        </w:rPr>
        <w:t xml:space="preserve">소프트웨어 </w:t>
      </w:r>
      <w:r w:rsidR="00C046EA">
        <w:rPr>
          <w:rFonts w:hint="eastAsia"/>
        </w:rPr>
        <w:t>개발 프로세스의 사용</w:t>
      </w:r>
      <w:bookmarkEnd w:id="38"/>
    </w:p>
    <w:p w14:paraId="1A30688A" w14:textId="5C0432FD" w:rsidR="00C046EA" w:rsidRDefault="00C046EA" w:rsidP="009F014A">
      <w:pPr>
        <w:pStyle w:val="a8"/>
        <w:spacing w:after="0" w:line="240" w:lineRule="auto"/>
        <w:ind w:leftChars="380" w:left="760"/>
      </w:pPr>
      <w:r>
        <w:rPr>
          <w:rFonts w:hint="eastAsia"/>
        </w:rPr>
        <w:t>소프트웨어 변경</w:t>
      </w:r>
      <w:r>
        <w:t xml:space="preserve"> </w:t>
      </w:r>
      <w:r>
        <w:rPr>
          <w:rFonts w:hint="eastAsia"/>
        </w:rPr>
        <w:t>요청이 승인된 소프트웨어 항목에 대해서만 소프트웨어 개발 프로세스를 사용하여 소프트웨어 변경 작업을 진행한다.</w:t>
      </w:r>
    </w:p>
    <w:p w14:paraId="2824FA6A" w14:textId="77777777" w:rsidR="00786B30" w:rsidRDefault="00786B30" w:rsidP="009F014A">
      <w:pPr>
        <w:spacing w:after="0" w:line="240" w:lineRule="auto"/>
      </w:pPr>
    </w:p>
    <w:p w14:paraId="3296B99C" w14:textId="73E18BBD" w:rsidR="00E02223" w:rsidRDefault="00E02223" w:rsidP="009F014A">
      <w:pPr>
        <w:pStyle w:val="2"/>
        <w:numPr>
          <w:ilvl w:val="1"/>
          <w:numId w:val="7"/>
        </w:numPr>
        <w:spacing w:after="0" w:line="240" w:lineRule="auto"/>
      </w:pPr>
      <w:bookmarkStart w:id="39" w:name="_Toc149629953"/>
      <w:r>
        <w:rPr>
          <w:rFonts w:hint="eastAsia"/>
        </w:rPr>
        <w:t>소프트웨어 변경 검증 활동</w:t>
      </w:r>
      <w:bookmarkEnd w:id="39"/>
    </w:p>
    <w:p w14:paraId="66CBEEA4" w14:textId="46144D58" w:rsidR="008159C1" w:rsidRDefault="00E02223" w:rsidP="009F014A">
      <w:pPr>
        <w:spacing w:after="0" w:line="240" w:lineRule="auto"/>
        <w:ind w:leftChars="400" w:left="800"/>
      </w:pPr>
      <w:r>
        <w:rPr>
          <w:rFonts w:hint="eastAsia"/>
        </w:rPr>
        <w:t xml:space="preserve">소프트웨어 개발 프로세스에서 </w:t>
      </w:r>
      <w:r w:rsidR="008159C1">
        <w:rPr>
          <w:rFonts w:hint="eastAsia"/>
        </w:rPr>
        <w:t>통합 테스트 또는 검증이 완료된 변경 사항에 대해서 소프트웨어 변경 완료 보고서를 작성한다.</w:t>
      </w:r>
    </w:p>
    <w:p w14:paraId="13E8159E" w14:textId="3AC19575" w:rsidR="00F555BE" w:rsidRDefault="00F555BE" w:rsidP="009F014A">
      <w:pPr>
        <w:pStyle w:val="a8"/>
        <w:numPr>
          <w:ilvl w:val="1"/>
          <w:numId w:val="14"/>
        </w:numPr>
        <w:spacing w:after="0" w:line="240" w:lineRule="auto"/>
        <w:ind w:left="1200"/>
      </w:pPr>
      <w:r>
        <w:rPr>
          <w:rFonts w:hint="eastAsia"/>
        </w:rPr>
        <w:t>소프트웨어 문제해결 프로세스의 조치로 변경 프로세스가 진행되었다면 문제해결 검증 활동으로 대체된다.</w:t>
      </w:r>
    </w:p>
    <w:p w14:paraId="28AA67C6" w14:textId="77777777" w:rsidR="00786B30" w:rsidRPr="00F555BE" w:rsidRDefault="00786B30" w:rsidP="009F014A">
      <w:pPr>
        <w:pStyle w:val="a8"/>
        <w:spacing w:after="0" w:line="240" w:lineRule="auto"/>
        <w:ind w:leftChars="0" w:left="1200"/>
      </w:pPr>
    </w:p>
    <w:p w14:paraId="37F48DAF" w14:textId="1B4ED1CF" w:rsidR="00ED6411" w:rsidRDefault="00ED6411" w:rsidP="009F014A">
      <w:pPr>
        <w:pStyle w:val="2"/>
        <w:numPr>
          <w:ilvl w:val="1"/>
          <w:numId w:val="7"/>
        </w:numPr>
        <w:spacing w:after="0" w:line="240" w:lineRule="auto"/>
      </w:pPr>
      <w:bookmarkStart w:id="40" w:name="_Toc149629954"/>
      <w:r>
        <w:rPr>
          <w:rFonts w:hint="eastAsia"/>
        </w:rPr>
        <w:t xml:space="preserve">소프트웨어 </w:t>
      </w:r>
      <w:r w:rsidR="008159C1">
        <w:rPr>
          <w:rFonts w:hint="eastAsia"/>
        </w:rPr>
        <w:t>변경 통보 활동</w:t>
      </w:r>
      <w:bookmarkEnd w:id="40"/>
    </w:p>
    <w:p w14:paraId="39D3A3BA" w14:textId="75A7D20E" w:rsidR="008159C1" w:rsidRDefault="00F555BE" w:rsidP="009F014A">
      <w:pPr>
        <w:pStyle w:val="a8"/>
        <w:numPr>
          <w:ilvl w:val="0"/>
          <w:numId w:val="15"/>
        </w:numPr>
        <w:spacing w:after="0" w:line="240" w:lineRule="auto"/>
        <w:ind w:leftChars="0"/>
      </w:pPr>
      <w:r>
        <w:rPr>
          <w:rFonts w:hint="eastAsia"/>
        </w:rPr>
        <w:t>소프트웨어 문제해결 프로세스의 조치로 변경 프로세스가 진행되었다면 문제해결 통보 활동으로 대체된다</w:t>
      </w:r>
      <w:r w:rsidR="008159C1">
        <w:rPr>
          <w:rFonts w:hint="eastAsia"/>
        </w:rPr>
        <w:t>.</w:t>
      </w:r>
    </w:p>
    <w:p w14:paraId="755A027F" w14:textId="77777777" w:rsidR="00307127" w:rsidRDefault="00307127" w:rsidP="009F014A">
      <w:pPr>
        <w:pStyle w:val="a8"/>
        <w:numPr>
          <w:ilvl w:val="0"/>
          <w:numId w:val="15"/>
        </w:numPr>
        <w:spacing w:after="0" w:line="240" w:lineRule="auto"/>
        <w:ind w:leftChars="0"/>
      </w:pPr>
      <w:r>
        <w:rPr>
          <w:rFonts w:hint="eastAsia"/>
        </w:rPr>
        <w:t>유관 부서</w:t>
      </w:r>
    </w:p>
    <w:p w14:paraId="191EB3CE" w14:textId="0D7DB4B1" w:rsidR="00307127" w:rsidRDefault="008159C1" w:rsidP="009F014A">
      <w:pPr>
        <w:pStyle w:val="a8"/>
        <w:numPr>
          <w:ilvl w:val="1"/>
          <w:numId w:val="14"/>
        </w:numPr>
        <w:spacing w:after="0" w:line="240" w:lineRule="auto"/>
        <w:ind w:leftChars="0"/>
      </w:pPr>
      <w:r>
        <w:rPr>
          <w:rFonts w:hint="eastAsia"/>
        </w:rPr>
        <w:t xml:space="preserve">소프트웨어 변경 완료 </w:t>
      </w:r>
      <w:r w:rsidR="00307127">
        <w:rPr>
          <w:rFonts w:hint="eastAsia"/>
        </w:rPr>
        <w:t>보고서를 토대로 유관 부서에 정보를 공유한다.</w:t>
      </w:r>
    </w:p>
    <w:p w14:paraId="6504FF43" w14:textId="3A0E1707" w:rsidR="00307127" w:rsidRDefault="00307127" w:rsidP="009F014A">
      <w:pPr>
        <w:pStyle w:val="a8"/>
        <w:numPr>
          <w:ilvl w:val="0"/>
          <w:numId w:val="14"/>
        </w:numPr>
        <w:spacing w:after="0" w:line="240" w:lineRule="auto"/>
        <w:ind w:leftChars="0"/>
      </w:pPr>
      <w:r>
        <w:rPr>
          <w:rFonts w:hint="eastAsia"/>
        </w:rPr>
        <w:t>규제 당국 및 사용자</w:t>
      </w:r>
    </w:p>
    <w:p w14:paraId="7567DA68" w14:textId="67BFA6A1" w:rsidR="00307127" w:rsidRDefault="00897398" w:rsidP="009F014A">
      <w:pPr>
        <w:pStyle w:val="a8"/>
        <w:numPr>
          <w:ilvl w:val="0"/>
          <w:numId w:val="12"/>
        </w:numPr>
        <w:spacing w:after="0" w:line="240" w:lineRule="auto"/>
        <w:ind w:leftChars="0"/>
      </w:pPr>
      <w:r>
        <w:rPr>
          <w:rFonts w:hint="eastAsia"/>
        </w:rPr>
        <w:t xml:space="preserve">개선된 </w:t>
      </w:r>
      <w:r w:rsidR="00307127">
        <w:rPr>
          <w:rFonts w:hint="eastAsia"/>
        </w:rPr>
        <w:t>소프트웨어의 변경 내용 및 변경된 소프트웨어를 확보하고 설치하는 방법을 알려야 한다.</w:t>
      </w:r>
    </w:p>
    <w:p w14:paraId="00E255E0" w14:textId="2F8F7076" w:rsidR="00ED6411" w:rsidRDefault="00ED6411" w:rsidP="009F014A">
      <w:pPr>
        <w:spacing w:after="0" w:line="240" w:lineRule="auto"/>
      </w:pPr>
    </w:p>
    <w:p w14:paraId="2CDA393B" w14:textId="4AD26885" w:rsidR="00786B30" w:rsidRDefault="00786B30" w:rsidP="009F014A">
      <w:pPr>
        <w:spacing w:after="0" w:line="240" w:lineRule="auto"/>
      </w:pPr>
    </w:p>
    <w:p w14:paraId="0500993A" w14:textId="1FD934EC" w:rsidR="00786B30" w:rsidRDefault="00786B30" w:rsidP="009F014A">
      <w:pPr>
        <w:spacing w:after="0" w:line="240" w:lineRule="auto"/>
      </w:pPr>
    </w:p>
    <w:p w14:paraId="6ACFFA01" w14:textId="5A6B025F" w:rsidR="00786B30" w:rsidRDefault="00786B30" w:rsidP="009F014A">
      <w:pPr>
        <w:spacing w:after="0" w:line="240" w:lineRule="auto"/>
      </w:pPr>
    </w:p>
    <w:p w14:paraId="5646E52E" w14:textId="77777777" w:rsidR="00786B30" w:rsidRPr="00ED6411" w:rsidRDefault="00786B30" w:rsidP="009F014A">
      <w:pPr>
        <w:spacing w:after="0" w:line="240" w:lineRule="auto"/>
      </w:pPr>
    </w:p>
    <w:p w14:paraId="48E0B869" w14:textId="078A3278" w:rsidR="00C425B2" w:rsidRDefault="000D1FD1" w:rsidP="009F014A">
      <w:pPr>
        <w:pStyle w:val="10"/>
        <w:numPr>
          <w:ilvl w:val="0"/>
          <w:numId w:val="7"/>
        </w:numPr>
        <w:spacing w:after="0" w:line="240" w:lineRule="auto"/>
        <w:ind w:leftChars="100" w:left="625"/>
      </w:pPr>
      <w:bookmarkStart w:id="41" w:name="_Toc149629955"/>
      <w:bookmarkStart w:id="42" w:name="_Hlk12966679"/>
      <w:r>
        <w:rPr>
          <w:rFonts w:hint="eastAsia"/>
        </w:rPr>
        <w:t xml:space="preserve">소프트웨어 </w:t>
      </w:r>
      <w:r w:rsidR="00C425B2">
        <w:rPr>
          <w:rFonts w:hint="eastAsia"/>
        </w:rPr>
        <w:t xml:space="preserve">형상관리 </w:t>
      </w:r>
      <w:r w:rsidR="00E1006D">
        <w:rPr>
          <w:rFonts w:hint="eastAsia"/>
        </w:rPr>
        <w:t>프로세스</w:t>
      </w:r>
      <w:r w:rsidR="00DB644D">
        <w:rPr>
          <w:rFonts w:hint="eastAsia"/>
        </w:rPr>
        <w:t>의 사용</w:t>
      </w:r>
      <w:bookmarkEnd w:id="41"/>
    </w:p>
    <w:p w14:paraId="288BE978" w14:textId="1699DA92" w:rsidR="00307127" w:rsidRDefault="00486041" w:rsidP="009F014A">
      <w:pPr>
        <w:spacing w:after="0" w:line="240" w:lineRule="auto"/>
        <w:ind w:leftChars="100" w:left="200"/>
      </w:pPr>
      <w:r>
        <w:rPr>
          <w:rFonts w:hint="eastAsia"/>
        </w:rPr>
        <w:t xml:space="preserve">변경관리 </w:t>
      </w:r>
      <w:r w:rsidR="00307127">
        <w:rPr>
          <w:rFonts w:hint="eastAsia"/>
        </w:rPr>
        <w:t xml:space="preserve">프로세스의 활동과정에서 생성되는 </w:t>
      </w:r>
      <w:r w:rsidR="006F50D5">
        <w:rPr>
          <w:rFonts w:hint="eastAsia"/>
        </w:rPr>
        <w:t xml:space="preserve">산출물은 </w:t>
      </w:r>
      <w:r w:rsidR="00307127">
        <w:rPr>
          <w:rFonts w:hint="eastAsia"/>
        </w:rPr>
        <w:t>형상관리 항목으로 식별하고 형상관리 프로그램의 저장소에 배치한다.</w:t>
      </w:r>
    </w:p>
    <w:tbl>
      <w:tblPr>
        <w:tblStyle w:val="a5"/>
        <w:tblW w:w="8083" w:type="dxa"/>
        <w:tblInd w:w="661" w:type="dxa"/>
        <w:tblLook w:val="04A0" w:firstRow="1" w:lastRow="0" w:firstColumn="1" w:lastColumn="0" w:noHBand="0" w:noVBand="1"/>
      </w:tblPr>
      <w:tblGrid>
        <w:gridCol w:w="835"/>
        <w:gridCol w:w="2610"/>
        <w:gridCol w:w="4638"/>
      </w:tblGrid>
      <w:tr w:rsidR="00FC3B8D" w14:paraId="27F4FCEF" w14:textId="77777777" w:rsidTr="00486041">
        <w:trPr>
          <w:trHeight w:val="466"/>
        </w:trPr>
        <w:tc>
          <w:tcPr>
            <w:tcW w:w="835" w:type="dxa"/>
            <w:shd w:val="clear" w:color="auto" w:fill="BFBFBF" w:themeFill="background1" w:themeFillShade="BF"/>
            <w:vAlign w:val="center"/>
          </w:tcPr>
          <w:p w14:paraId="16198B96" w14:textId="77777777" w:rsidR="00FC3B8D" w:rsidRPr="00786B30" w:rsidRDefault="00FC3B8D" w:rsidP="009F014A">
            <w:pPr>
              <w:pStyle w:val="a8"/>
              <w:wordWrap/>
              <w:ind w:leftChars="0" w:left="0"/>
              <w:jc w:val="center"/>
              <w:rPr>
                <w:rStyle w:val="hps"/>
                <w:rFonts w:asciiTheme="majorHAnsi" w:eastAsiaTheme="majorHAnsi" w:hAnsiTheme="majorHAnsi" w:cs="Times New Roman"/>
                <w:color w:val="222222"/>
              </w:rPr>
            </w:pPr>
            <w:r w:rsidRPr="00786B30">
              <w:rPr>
                <w:rStyle w:val="hps"/>
                <w:rFonts w:asciiTheme="majorHAnsi" w:eastAsiaTheme="majorHAnsi" w:hAnsiTheme="majorHAnsi" w:cs="Times New Roman" w:hint="eastAsia"/>
                <w:color w:val="222222"/>
              </w:rPr>
              <w:t>구분</w:t>
            </w:r>
          </w:p>
        </w:tc>
        <w:tc>
          <w:tcPr>
            <w:tcW w:w="2610" w:type="dxa"/>
            <w:shd w:val="clear" w:color="auto" w:fill="BFBFBF" w:themeFill="background1" w:themeFillShade="BF"/>
            <w:vAlign w:val="center"/>
          </w:tcPr>
          <w:p w14:paraId="6D0CA3D3" w14:textId="601CA767" w:rsidR="00FC3B8D" w:rsidRPr="00786B30" w:rsidRDefault="00486041" w:rsidP="009F014A">
            <w:pPr>
              <w:pStyle w:val="a8"/>
              <w:wordWrap/>
              <w:ind w:leftChars="0" w:left="0"/>
              <w:jc w:val="center"/>
              <w:rPr>
                <w:rStyle w:val="hps"/>
                <w:rFonts w:asciiTheme="majorHAnsi" w:eastAsiaTheme="majorHAnsi" w:hAnsiTheme="majorHAnsi" w:cs="Times New Roman"/>
                <w:color w:val="222222"/>
              </w:rPr>
            </w:pPr>
            <w:r>
              <w:rPr>
                <w:rStyle w:val="hps"/>
                <w:rFonts w:asciiTheme="majorHAnsi" w:eastAsiaTheme="majorHAnsi" w:hAnsiTheme="majorHAnsi" w:cs="Times New Roman" w:hint="eastAsia"/>
                <w:color w:val="222222"/>
              </w:rPr>
              <w:t>변경관리 프로세스 활동</w:t>
            </w:r>
          </w:p>
        </w:tc>
        <w:tc>
          <w:tcPr>
            <w:tcW w:w="4638" w:type="dxa"/>
            <w:shd w:val="clear" w:color="auto" w:fill="BFBFBF" w:themeFill="background1" w:themeFillShade="BF"/>
            <w:vAlign w:val="center"/>
          </w:tcPr>
          <w:p w14:paraId="18F5C78C" w14:textId="4B24CE1A" w:rsidR="00FC3B8D" w:rsidRPr="00786B30" w:rsidRDefault="00486041" w:rsidP="009F014A">
            <w:pPr>
              <w:pStyle w:val="a8"/>
              <w:wordWrap/>
              <w:ind w:leftChars="0" w:left="0"/>
              <w:jc w:val="center"/>
              <w:rPr>
                <w:rStyle w:val="hps"/>
                <w:rFonts w:asciiTheme="majorHAnsi" w:eastAsiaTheme="majorHAnsi" w:hAnsiTheme="majorHAnsi" w:cs="Times New Roman"/>
                <w:color w:val="222222"/>
              </w:rPr>
            </w:pPr>
            <w:r>
              <w:rPr>
                <w:rStyle w:val="hps"/>
                <w:rFonts w:asciiTheme="majorHAnsi" w:eastAsiaTheme="majorHAnsi" w:hAnsiTheme="majorHAnsi" w:cs="Times New Roman" w:hint="eastAsia"/>
                <w:color w:val="222222"/>
              </w:rPr>
              <w:t>산출물</w:t>
            </w:r>
          </w:p>
        </w:tc>
      </w:tr>
      <w:tr w:rsidR="00FC3B8D" w14:paraId="7390B990" w14:textId="77777777" w:rsidTr="00486041">
        <w:trPr>
          <w:trHeight w:val="466"/>
        </w:trPr>
        <w:tc>
          <w:tcPr>
            <w:tcW w:w="835" w:type="dxa"/>
            <w:vAlign w:val="center"/>
          </w:tcPr>
          <w:p w14:paraId="7C9823B4" w14:textId="77777777" w:rsidR="00FC3B8D" w:rsidRPr="00786B30" w:rsidRDefault="00FC3B8D" w:rsidP="009F014A">
            <w:pPr>
              <w:pStyle w:val="a8"/>
              <w:wordWrap/>
              <w:ind w:leftChars="0" w:left="0"/>
              <w:jc w:val="center"/>
              <w:rPr>
                <w:rStyle w:val="hps"/>
                <w:rFonts w:asciiTheme="majorHAnsi" w:eastAsiaTheme="majorHAnsi" w:hAnsiTheme="majorHAnsi" w:cs="Times New Roman"/>
                <w:color w:val="222222"/>
              </w:rPr>
            </w:pPr>
            <w:r w:rsidRPr="00786B30">
              <w:rPr>
                <w:rStyle w:val="hps"/>
                <w:rFonts w:asciiTheme="majorHAnsi" w:eastAsiaTheme="majorHAnsi" w:hAnsiTheme="majorHAnsi" w:cs="Times New Roman" w:hint="eastAsia"/>
                <w:color w:val="222222"/>
              </w:rPr>
              <w:t>1</w:t>
            </w:r>
          </w:p>
        </w:tc>
        <w:tc>
          <w:tcPr>
            <w:tcW w:w="2610" w:type="dxa"/>
            <w:vAlign w:val="center"/>
          </w:tcPr>
          <w:p w14:paraId="739EAA25" w14:textId="1F8B38D4" w:rsidR="00FC3B8D" w:rsidRPr="00786B30" w:rsidRDefault="00486041" w:rsidP="009F014A">
            <w:pPr>
              <w:pStyle w:val="a8"/>
              <w:wordWrap/>
              <w:ind w:leftChars="0" w:left="0"/>
              <w:jc w:val="center"/>
              <w:rPr>
                <w:rStyle w:val="hps"/>
                <w:rFonts w:asciiTheme="majorHAnsi" w:eastAsiaTheme="majorHAnsi" w:hAnsiTheme="majorHAnsi" w:cs="Times New Roman"/>
                <w:color w:val="222222"/>
              </w:rPr>
            </w:pPr>
            <w:r>
              <w:rPr>
                <w:rStyle w:val="hps"/>
                <w:rFonts w:asciiTheme="majorHAnsi" w:eastAsiaTheme="majorHAnsi" w:hAnsiTheme="majorHAnsi" w:cs="Times New Roman" w:hint="eastAsia"/>
                <w:color w:val="222222"/>
              </w:rPr>
              <w:t>변경</w:t>
            </w:r>
            <w:r w:rsidR="00A507F4">
              <w:rPr>
                <w:rStyle w:val="hps"/>
                <w:rFonts w:asciiTheme="majorHAnsi" w:eastAsiaTheme="majorHAnsi" w:hAnsiTheme="majorHAnsi" w:cs="Times New Roman" w:hint="eastAsia"/>
                <w:color w:val="222222"/>
              </w:rPr>
              <w:t xml:space="preserve"> </w:t>
            </w:r>
            <w:r>
              <w:rPr>
                <w:rStyle w:val="hps"/>
                <w:rFonts w:asciiTheme="majorHAnsi" w:eastAsiaTheme="majorHAnsi" w:hAnsiTheme="majorHAnsi" w:cs="Times New Roman" w:hint="eastAsia"/>
                <w:color w:val="222222"/>
              </w:rPr>
              <w:t>요청 활동</w:t>
            </w:r>
          </w:p>
        </w:tc>
        <w:tc>
          <w:tcPr>
            <w:tcW w:w="4638" w:type="dxa"/>
            <w:vAlign w:val="center"/>
          </w:tcPr>
          <w:p w14:paraId="28F25417" w14:textId="2C417E99" w:rsidR="00FC3B8D" w:rsidRPr="00786B30" w:rsidRDefault="00897398" w:rsidP="009F014A">
            <w:pPr>
              <w:pStyle w:val="a8"/>
              <w:wordWrap/>
              <w:ind w:leftChars="0" w:left="0"/>
              <w:jc w:val="center"/>
              <w:rPr>
                <w:rStyle w:val="hps"/>
                <w:rFonts w:asciiTheme="majorHAnsi" w:eastAsiaTheme="majorHAnsi" w:hAnsiTheme="majorHAnsi" w:cs="Times New Roman"/>
                <w:color w:val="222222"/>
              </w:rPr>
            </w:pPr>
            <w:r w:rsidRPr="00786B30">
              <w:rPr>
                <w:rStyle w:val="hps"/>
                <w:rFonts w:asciiTheme="majorHAnsi" w:eastAsiaTheme="majorHAnsi" w:hAnsiTheme="majorHAnsi" w:cs="Times New Roman" w:hint="eastAsia"/>
                <w:color w:val="222222"/>
              </w:rPr>
              <w:t>소프트웨어 변경 요청서</w:t>
            </w:r>
          </w:p>
        </w:tc>
      </w:tr>
      <w:tr w:rsidR="00FC3B8D" w14:paraId="3AD45415" w14:textId="77777777" w:rsidTr="00486041">
        <w:trPr>
          <w:trHeight w:val="466"/>
        </w:trPr>
        <w:tc>
          <w:tcPr>
            <w:tcW w:w="835" w:type="dxa"/>
            <w:vAlign w:val="center"/>
          </w:tcPr>
          <w:p w14:paraId="122BC6E5" w14:textId="77777777" w:rsidR="00FC3B8D" w:rsidRPr="00786B30" w:rsidRDefault="00FC3B8D" w:rsidP="009F014A">
            <w:pPr>
              <w:pStyle w:val="a8"/>
              <w:wordWrap/>
              <w:ind w:leftChars="0" w:left="0"/>
              <w:jc w:val="center"/>
              <w:rPr>
                <w:rStyle w:val="hps"/>
                <w:rFonts w:asciiTheme="majorHAnsi" w:eastAsiaTheme="majorHAnsi" w:hAnsiTheme="majorHAnsi" w:cs="Times New Roman"/>
                <w:color w:val="222222"/>
              </w:rPr>
            </w:pPr>
            <w:r w:rsidRPr="00786B30">
              <w:rPr>
                <w:rStyle w:val="hps"/>
                <w:rFonts w:asciiTheme="majorHAnsi" w:eastAsiaTheme="majorHAnsi" w:hAnsiTheme="majorHAnsi" w:cs="Times New Roman" w:hint="eastAsia"/>
                <w:color w:val="222222"/>
              </w:rPr>
              <w:t>2</w:t>
            </w:r>
          </w:p>
        </w:tc>
        <w:tc>
          <w:tcPr>
            <w:tcW w:w="2610" w:type="dxa"/>
            <w:vAlign w:val="center"/>
          </w:tcPr>
          <w:p w14:paraId="347A0327" w14:textId="3B0FEB2B" w:rsidR="00786B30" w:rsidRPr="00786B30" w:rsidRDefault="00A507F4" w:rsidP="009F014A">
            <w:pPr>
              <w:pStyle w:val="a8"/>
              <w:wordWrap/>
              <w:ind w:leftChars="0" w:left="0"/>
              <w:jc w:val="center"/>
              <w:rPr>
                <w:rStyle w:val="hps"/>
                <w:rFonts w:asciiTheme="majorHAnsi" w:eastAsiaTheme="majorHAnsi" w:hAnsiTheme="majorHAnsi" w:cs="Times New Roman"/>
                <w:color w:val="222222"/>
              </w:rPr>
            </w:pPr>
            <w:r>
              <w:rPr>
                <w:rStyle w:val="hps"/>
                <w:rFonts w:asciiTheme="majorHAnsi" w:eastAsiaTheme="majorHAnsi" w:hAnsiTheme="majorHAnsi" w:cs="Times New Roman" w:hint="eastAsia"/>
                <w:color w:val="222222"/>
              </w:rPr>
              <w:t>변경 승인 활동</w:t>
            </w:r>
          </w:p>
        </w:tc>
        <w:tc>
          <w:tcPr>
            <w:tcW w:w="4638" w:type="dxa"/>
            <w:vAlign w:val="center"/>
          </w:tcPr>
          <w:p w14:paraId="47D7BF57" w14:textId="25609D65" w:rsidR="00FC3B8D" w:rsidRPr="00786B30" w:rsidRDefault="00897398" w:rsidP="009F014A">
            <w:pPr>
              <w:pStyle w:val="a8"/>
              <w:wordWrap/>
              <w:ind w:leftChars="0" w:left="0"/>
              <w:jc w:val="center"/>
              <w:rPr>
                <w:rStyle w:val="hps"/>
                <w:rFonts w:asciiTheme="majorHAnsi" w:eastAsiaTheme="majorHAnsi" w:hAnsiTheme="majorHAnsi" w:cs="Times New Roman"/>
                <w:color w:val="222222"/>
              </w:rPr>
            </w:pPr>
            <w:r w:rsidRPr="00786B30">
              <w:rPr>
                <w:rStyle w:val="hps"/>
                <w:rFonts w:asciiTheme="majorHAnsi" w:eastAsiaTheme="majorHAnsi" w:hAnsiTheme="majorHAnsi" w:cs="Times New Roman" w:hint="eastAsia"/>
                <w:color w:val="222222"/>
              </w:rPr>
              <w:t>소프트웨어 변경 승인서</w:t>
            </w:r>
          </w:p>
        </w:tc>
      </w:tr>
      <w:tr w:rsidR="00FC3B8D" w14:paraId="7D95ACDE" w14:textId="77777777" w:rsidTr="00486041">
        <w:trPr>
          <w:trHeight w:val="466"/>
        </w:trPr>
        <w:tc>
          <w:tcPr>
            <w:tcW w:w="835" w:type="dxa"/>
            <w:vAlign w:val="center"/>
          </w:tcPr>
          <w:p w14:paraId="7EAA7D8C" w14:textId="77777777" w:rsidR="00FC3B8D" w:rsidRPr="00786B30" w:rsidRDefault="00FC3B8D" w:rsidP="009F014A">
            <w:pPr>
              <w:pStyle w:val="a8"/>
              <w:wordWrap/>
              <w:ind w:leftChars="0" w:left="0"/>
              <w:jc w:val="center"/>
              <w:rPr>
                <w:rStyle w:val="hps"/>
                <w:rFonts w:asciiTheme="majorHAnsi" w:eastAsiaTheme="majorHAnsi" w:hAnsiTheme="majorHAnsi" w:cs="Times New Roman"/>
                <w:color w:val="222222"/>
              </w:rPr>
            </w:pPr>
            <w:r w:rsidRPr="00786B30">
              <w:rPr>
                <w:rStyle w:val="hps"/>
                <w:rFonts w:asciiTheme="majorHAnsi" w:eastAsiaTheme="majorHAnsi" w:hAnsiTheme="majorHAnsi" w:cs="Times New Roman" w:hint="eastAsia"/>
                <w:color w:val="222222"/>
              </w:rPr>
              <w:t>3</w:t>
            </w:r>
          </w:p>
        </w:tc>
        <w:tc>
          <w:tcPr>
            <w:tcW w:w="2610" w:type="dxa"/>
            <w:vAlign w:val="center"/>
          </w:tcPr>
          <w:p w14:paraId="6D9F4E7B" w14:textId="21E44663" w:rsidR="00FC3B8D" w:rsidRPr="00786B30" w:rsidRDefault="00A507F4" w:rsidP="009F014A">
            <w:pPr>
              <w:pStyle w:val="a8"/>
              <w:wordWrap/>
              <w:ind w:leftChars="0" w:left="0"/>
              <w:jc w:val="center"/>
              <w:rPr>
                <w:rStyle w:val="hps"/>
                <w:rFonts w:asciiTheme="majorHAnsi" w:eastAsiaTheme="majorHAnsi" w:hAnsiTheme="majorHAnsi" w:cs="Times New Roman"/>
                <w:color w:val="222222"/>
              </w:rPr>
            </w:pPr>
            <w:r>
              <w:rPr>
                <w:rStyle w:val="hps"/>
                <w:rFonts w:asciiTheme="majorHAnsi" w:eastAsiaTheme="majorHAnsi" w:hAnsiTheme="majorHAnsi" w:cs="Times New Roman" w:hint="eastAsia"/>
                <w:color w:val="222222"/>
              </w:rPr>
              <w:t xml:space="preserve">변경 </w:t>
            </w:r>
            <w:r w:rsidR="00ED74B6">
              <w:rPr>
                <w:rStyle w:val="hps"/>
                <w:rFonts w:asciiTheme="majorHAnsi" w:eastAsiaTheme="majorHAnsi" w:hAnsiTheme="majorHAnsi" w:cs="Times New Roman" w:hint="eastAsia"/>
                <w:color w:val="222222"/>
              </w:rPr>
              <w:t>검증 활동</w:t>
            </w:r>
          </w:p>
        </w:tc>
        <w:tc>
          <w:tcPr>
            <w:tcW w:w="4638" w:type="dxa"/>
            <w:vAlign w:val="center"/>
          </w:tcPr>
          <w:p w14:paraId="1392B0CF" w14:textId="76D516AB" w:rsidR="00FC3B8D" w:rsidRPr="00786B30" w:rsidRDefault="00897398" w:rsidP="009F014A">
            <w:pPr>
              <w:pStyle w:val="a8"/>
              <w:wordWrap/>
              <w:ind w:leftChars="0" w:left="0"/>
              <w:jc w:val="center"/>
              <w:rPr>
                <w:rStyle w:val="hps"/>
                <w:rFonts w:asciiTheme="majorHAnsi" w:eastAsiaTheme="majorHAnsi" w:hAnsiTheme="majorHAnsi" w:cs="Times New Roman"/>
                <w:color w:val="222222"/>
              </w:rPr>
            </w:pPr>
            <w:r w:rsidRPr="00786B30">
              <w:rPr>
                <w:rStyle w:val="hps"/>
                <w:rFonts w:asciiTheme="majorHAnsi" w:eastAsiaTheme="majorHAnsi" w:hAnsiTheme="majorHAnsi" w:cs="Times New Roman" w:hint="eastAsia"/>
                <w:color w:val="222222"/>
              </w:rPr>
              <w:t>소프트웨어 변경 완료 보고서</w:t>
            </w:r>
          </w:p>
        </w:tc>
      </w:tr>
      <w:bookmarkEnd w:id="42"/>
    </w:tbl>
    <w:p w14:paraId="50D6E47D" w14:textId="0EA32C4A" w:rsidR="00CA26E6" w:rsidRDefault="00CA26E6" w:rsidP="009F014A">
      <w:pPr>
        <w:spacing w:after="0" w:line="240" w:lineRule="auto"/>
        <w:ind w:leftChars="100" w:left="200"/>
      </w:pPr>
    </w:p>
    <w:p w14:paraId="632134B1" w14:textId="77777777" w:rsidR="009E450A" w:rsidRPr="009E450A" w:rsidRDefault="009E450A" w:rsidP="009E450A"/>
    <w:p w14:paraId="76C51759" w14:textId="77777777" w:rsidR="009E450A" w:rsidRDefault="009E450A" w:rsidP="009E450A"/>
    <w:p w14:paraId="4778AECB" w14:textId="7BD67D4F" w:rsidR="009E450A" w:rsidRPr="009E450A" w:rsidRDefault="009E450A" w:rsidP="009E450A">
      <w:pPr>
        <w:tabs>
          <w:tab w:val="left" w:pos="5350"/>
        </w:tabs>
      </w:pPr>
      <w:r>
        <w:tab/>
      </w:r>
    </w:p>
    <w:sectPr w:rsidR="009E450A" w:rsidRPr="009E450A" w:rsidSect="00786B30">
      <w:footerReference w:type="default" r:id="rId13"/>
      <w:pgSz w:w="11906" w:h="16838" w:code="9"/>
      <w:pgMar w:top="1134" w:right="1134" w:bottom="851" w:left="1134" w:header="1020" w:footer="68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62408" w14:textId="77777777" w:rsidR="00E67930" w:rsidRDefault="00E67930" w:rsidP="003325E9">
      <w:pPr>
        <w:spacing w:after="0" w:line="240" w:lineRule="auto"/>
      </w:pPr>
      <w:r>
        <w:separator/>
      </w:r>
    </w:p>
  </w:endnote>
  <w:endnote w:type="continuationSeparator" w:id="0">
    <w:p w14:paraId="567541CC" w14:textId="77777777" w:rsidR="00E67930" w:rsidRDefault="00E67930" w:rsidP="00332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6FEA" w14:textId="17D8F876" w:rsidR="00C046EA" w:rsidRDefault="00C046EA" w:rsidP="00EC1B78">
    <w:pPr>
      <w:pStyle w:val="a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6D77" w14:textId="35384517" w:rsidR="00C046EA" w:rsidRDefault="00C046EA" w:rsidP="00EC1B78">
    <w:pPr>
      <w:pStyle w:val="a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7BE39" w14:textId="77777777" w:rsidR="00E67930" w:rsidRDefault="00E67930" w:rsidP="003325E9">
      <w:pPr>
        <w:spacing w:after="0" w:line="240" w:lineRule="auto"/>
      </w:pPr>
      <w:r>
        <w:separator/>
      </w:r>
    </w:p>
  </w:footnote>
  <w:footnote w:type="continuationSeparator" w:id="0">
    <w:p w14:paraId="5C4F9F88" w14:textId="77777777" w:rsidR="00E67930" w:rsidRDefault="00E67930" w:rsidP="00332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56" w:type="dxa"/>
      <w:tblBorders>
        <w:top w:val="thinThickSmallGap" w:sz="12" w:space="0" w:color="auto"/>
        <w:left w:val="thinThickSmallGap" w:sz="12" w:space="0" w:color="auto"/>
        <w:bottom w:val="thinThickSmallGap" w:sz="12" w:space="0" w:color="auto"/>
        <w:right w:val="thinThickSmallGap" w:sz="12"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2182"/>
      <w:gridCol w:w="4536"/>
      <w:gridCol w:w="1276"/>
      <w:gridCol w:w="1692"/>
    </w:tblGrid>
    <w:tr w:rsidR="00C02B11" w14:paraId="22CA6EBB" w14:textId="77777777" w:rsidTr="00C02B11">
      <w:trPr>
        <w:cantSplit/>
        <w:trHeight w:val="115"/>
      </w:trPr>
      <w:tc>
        <w:tcPr>
          <w:tcW w:w="2182" w:type="dxa"/>
          <w:vMerge w:val="restart"/>
          <w:vAlign w:val="center"/>
        </w:tcPr>
        <w:p w14:paraId="53E7F7DE" w14:textId="77777777" w:rsidR="00C02B11" w:rsidRPr="00F91CD3" w:rsidRDefault="00C02B11" w:rsidP="00C02B11">
          <w:pPr>
            <w:spacing w:after="0"/>
            <w:rPr>
              <w:rFonts w:asciiTheme="majorHAnsi" w:eastAsiaTheme="majorHAnsi" w:hAnsiTheme="majorHAnsi"/>
              <w:b/>
              <w:bCs/>
              <w:sz w:val="32"/>
              <w:szCs w:val="32"/>
            </w:rPr>
          </w:pPr>
          <w:r>
            <w:rPr>
              <w:rFonts w:asciiTheme="majorHAnsi" w:eastAsiaTheme="majorHAnsi" w:hAnsiTheme="majorHAnsi"/>
              <w:b/>
              <w:bCs/>
              <w:noProof/>
              <w:sz w:val="32"/>
              <w:szCs w:val="32"/>
            </w:rPr>
            <w:drawing>
              <wp:inline distT="0" distB="0" distL="0" distR="0" wp14:anchorId="7374C220" wp14:editId="61483EB5">
                <wp:extent cx="1356360" cy="450215"/>
                <wp:effectExtent l="0" t="0" r="0" b="6985"/>
                <wp:docPr id="9" name="그림 9" descr="폰트, 로고, 그래픽, 상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9" descr="폰트, 로고, 그래픽, 상징이(가) 표시된 사진&#10;&#10;자동 생성된 설명"/>
                        <pic:cNvPicPr/>
                      </pic:nvPicPr>
                      <pic:blipFill>
                        <a:blip r:embed="rId1">
                          <a:extLst>
                            <a:ext uri="{28A0092B-C50C-407E-A947-70E740481C1C}">
                              <a14:useLocalDpi xmlns:a14="http://schemas.microsoft.com/office/drawing/2010/main" val="0"/>
                            </a:ext>
                          </a:extLst>
                        </a:blip>
                        <a:stretch>
                          <a:fillRect/>
                        </a:stretch>
                      </pic:blipFill>
                      <pic:spPr>
                        <a:xfrm>
                          <a:off x="0" y="0"/>
                          <a:ext cx="1356360" cy="450215"/>
                        </a:xfrm>
                        <a:prstGeom prst="rect">
                          <a:avLst/>
                        </a:prstGeom>
                      </pic:spPr>
                    </pic:pic>
                  </a:graphicData>
                </a:graphic>
              </wp:inline>
            </w:drawing>
          </w:r>
        </w:p>
      </w:tc>
      <w:tc>
        <w:tcPr>
          <w:tcW w:w="4536" w:type="dxa"/>
          <w:vMerge w:val="restart"/>
          <w:vAlign w:val="center"/>
        </w:tcPr>
        <w:p w14:paraId="051CD479" w14:textId="07AC0EB0" w:rsidR="00C02B11" w:rsidRPr="00D1008A" w:rsidRDefault="00C02B11" w:rsidP="00C02B11">
          <w:pPr>
            <w:spacing w:after="0" w:line="240" w:lineRule="auto"/>
            <w:jc w:val="center"/>
            <w:rPr>
              <w:rFonts w:asciiTheme="minorEastAsia" w:hAnsiTheme="minorEastAsia"/>
              <w:b/>
              <w:bCs/>
              <w:sz w:val="30"/>
              <w:szCs w:val="30"/>
            </w:rPr>
          </w:pPr>
          <w:r>
            <w:rPr>
              <w:rFonts w:asciiTheme="minorEastAsia" w:hAnsiTheme="minorEastAsia" w:hint="eastAsia"/>
              <w:b/>
              <w:bCs/>
              <w:sz w:val="32"/>
              <w:szCs w:val="32"/>
            </w:rPr>
            <w:t>소프트웨어 변경 관리 계획서</w:t>
          </w:r>
        </w:p>
      </w:tc>
      <w:tc>
        <w:tcPr>
          <w:tcW w:w="1276" w:type="dxa"/>
          <w:vAlign w:val="center"/>
        </w:tcPr>
        <w:p w14:paraId="3E0FD636" w14:textId="77777777" w:rsidR="00C02B11" w:rsidRPr="00C02B11" w:rsidRDefault="00C02B11" w:rsidP="00C02B11">
          <w:pPr>
            <w:spacing w:after="0" w:line="240" w:lineRule="auto"/>
            <w:jc w:val="center"/>
            <w:rPr>
              <w:rFonts w:asciiTheme="minorEastAsia" w:hAnsiTheme="minorEastAsia"/>
              <w:b/>
              <w:bCs/>
              <w:sz w:val="16"/>
              <w:szCs w:val="16"/>
            </w:rPr>
          </w:pPr>
          <w:r w:rsidRPr="00C02B11">
            <w:rPr>
              <w:rFonts w:asciiTheme="minorEastAsia" w:hAnsiTheme="minorEastAsia" w:hint="eastAsia"/>
              <w:b/>
              <w:bCs/>
              <w:sz w:val="16"/>
              <w:szCs w:val="16"/>
            </w:rPr>
            <w:t>문서번호</w:t>
          </w:r>
        </w:p>
      </w:tc>
      <w:tc>
        <w:tcPr>
          <w:tcW w:w="1692" w:type="dxa"/>
          <w:vAlign w:val="center"/>
        </w:tcPr>
        <w:p w14:paraId="0099AE90" w14:textId="6971C885" w:rsidR="00C02B11" w:rsidRPr="00C02B11" w:rsidRDefault="002D2754" w:rsidP="00883C62">
          <w:pPr>
            <w:spacing w:after="0" w:line="240" w:lineRule="auto"/>
            <w:jc w:val="center"/>
            <w:rPr>
              <w:rFonts w:asciiTheme="minorEastAsia" w:hAnsiTheme="minorEastAsia"/>
              <w:sz w:val="16"/>
              <w:szCs w:val="16"/>
            </w:rPr>
          </w:pPr>
          <w:r w:rsidRPr="002D2754">
            <w:rPr>
              <w:rFonts w:asciiTheme="minorEastAsia" w:hAnsiTheme="minorEastAsia"/>
              <w:sz w:val="16"/>
              <w:szCs w:val="16"/>
            </w:rPr>
            <w:t>SCCP-FW-</w:t>
          </w:r>
          <w:del w:id="12" w:author="김은수" w:date="2026-09-28T14:23:00Z" w16du:dateUtc="2026-09-28T05:23:00Z">
            <w:r w:rsidRPr="002D2754">
              <w:rPr>
                <w:rFonts w:asciiTheme="minorEastAsia" w:hAnsiTheme="minorEastAsia"/>
                <w:sz w:val="16"/>
                <w:szCs w:val="16"/>
              </w:rPr>
              <w:delText>TD20B</w:delText>
            </w:r>
          </w:del>
          <w:ins w:id="13" w:author="김은수" w:date="2026-09-28T14:23:00Z" w16du:dateUtc="2026-09-28T05:23:00Z">
            <w:r w:rsidRPr="002D2754">
              <w:rPr>
                <w:rFonts w:asciiTheme="minorEastAsia" w:hAnsiTheme="minorEastAsia"/>
                <w:sz w:val="16"/>
                <w:szCs w:val="16"/>
              </w:rPr>
              <w:t>TD24A</w:t>
            </w:r>
          </w:ins>
        </w:p>
      </w:tc>
    </w:tr>
    <w:tr w:rsidR="00C02B11" w14:paraId="3B531AFF" w14:textId="77777777" w:rsidTr="00C02B11">
      <w:trPr>
        <w:cantSplit/>
        <w:trHeight w:val="378"/>
      </w:trPr>
      <w:tc>
        <w:tcPr>
          <w:tcW w:w="2182" w:type="dxa"/>
          <w:vMerge/>
          <w:vAlign w:val="center"/>
        </w:tcPr>
        <w:p w14:paraId="4B06BA0D" w14:textId="77777777" w:rsidR="00C02B11" w:rsidRPr="00F91CD3" w:rsidRDefault="00C02B11" w:rsidP="00C02B11">
          <w:pPr>
            <w:spacing w:after="0"/>
            <w:jc w:val="center"/>
            <w:rPr>
              <w:rFonts w:asciiTheme="majorHAnsi" w:eastAsiaTheme="majorHAnsi" w:hAnsiTheme="majorHAnsi"/>
            </w:rPr>
          </w:pPr>
        </w:p>
      </w:tc>
      <w:tc>
        <w:tcPr>
          <w:tcW w:w="4536" w:type="dxa"/>
          <w:vMerge/>
          <w:vAlign w:val="center"/>
        </w:tcPr>
        <w:p w14:paraId="5C1C59F4" w14:textId="77777777" w:rsidR="00C02B11" w:rsidRPr="00D1008A" w:rsidRDefault="00C02B11" w:rsidP="00C02B11">
          <w:pPr>
            <w:spacing w:after="0" w:line="240" w:lineRule="auto"/>
            <w:jc w:val="center"/>
            <w:rPr>
              <w:rFonts w:asciiTheme="minorEastAsia" w:hAnsiTheme="minorEastAsia"/>
              <w:sz w:val="30"/>
              <w:szCs w:val="30"/>
            </w:rPr>
          </w:pPr>
        </w:p>
      </w:tc>
      <w:tc>
        <w:tcPr>
          <w:tcW w:w="1276" w:type="dxa"/>
          <w:vAlign w:val="center"/>
        </w:tcPr>
        <w:p w14:paraId="46B3C3E6" w14:textId="77777777" w:rsidR="00C02B11" w:rsidRPr="00C02B11" w:rsidRDefault="00C02B11" w:rsidP="00C02B11">
          <w:pPr>
            <w:spacing w:after="0" w:line="240" w:lineRule="auto"/>
            <w:jc w:val="center"/>
            <w:rPr>
              <w:rFonts w:asciiTheme="minorEastAsia" w:hAnsiTheme="minorEastAsia"/>
              <w:sz w:val="16"/>
              <w:szCs w:val="16"/>
            </w:rPr>
          </w:pPr>
          <w:r w:rsidRPr="00C02B11">
            <w:rPr>
              <w:rFonts w:asciiTheme="minorEastAsia" w:hAnsiTheme="minorEastAsia" w:hint="eastAsia"/>
              <w:b/>
              <w:bCs/>
              <w:sz w:val="16"/>
              <w:szCs w:val="16"/>
            </w:rPr>
            <w:t>제(개)정일자</w:t>
          </w:r>
        </w:p>
      </w:tc>
      <w:tc>
        <w:tcPr>
          <w:tcW w:w="1692" w:type="dxa"/>
          <w:vAlign w:val="center"/>
        </w:tcPr>
        <w:p w14:paraId="796F3BB9" w14:textId="5D0879D0" w:rsidR="00C02B11" w:rsidRPr="00C02B11" w:rsidRDefault="00883C62" w:rsidP="00C02B11">
          <w:pPr>
            <w:spacing w:after="0" w:line="240" w:lineRule="auto"/>
            <w:jc w:val="center"/>
            <w:rPr>
              <w:rFonts w:asciiTheme="minorEastAsia" w:hAnsiTheme="minorEastAsia"/>
              <w:sz w:val="16"/>
              <w:szCs w:val="16"/>
            </w:rPr>
          </w:pPr>
          <w:del w:id="14" w:author="김은수" w:date="2026-09-28T14:23:00Z" w16du:dateUtc="2026-09-28T05:23: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020.</w:delText>
            </w:r>
            <w:r>
              <w:rPr>
                <w:rFonts w:asciiTheme="majorEastAsia" w:eastAsiaTheme="majorEastAsia" w:hAnsiTheme="majorEastAsia" w:cs="Tahoma" w:hint="eastAsia"/>
                <w:color w:val="000000" w:themeColor="text1"/>
                <w:szCs w:val="20"/>
              </w:rPr>
              <w:delText>09.22</w:delText>
            </w:r>
          </w:del>
        </w:p>
      </w:tc>
    </w:tr>
    <w:tr w:rsidR="00C02B11" w14:paraId="386F85BE" w14:textId="77777777" w:rsidTr="00C02B11">
      <w:trPr>
        <w:cantSplit/>
        <w:trHeight w:val="115"/>
      </w:trPr>
      <w:tc>
        <w:tcPr>
          <w:tcW w:w="2182" w:type="dxa"/>
          <w:vMerge/>
          <w:vAlign w:val="center"/>
        </w:tcPr>
        <w:p w14:paraId="7E3F8CF6" w14:textId="77777777" w:rsidR="00C02B11" w:rsidRPr="00F91CD3" w:rsidRDefault="00C02B11" w:rsidP="00C02B11">
          <w:pPr>
            <w:spacing w:after="0"/>
            <w:jc w:val="center"/>
            <w:rPr>
              <w:rFonts w:asciiTheme="majorHAnsi" w:eastAsiaTheme="majorHAnsi" w:hAnsiTheme="majorHAnsi"/>
            </w:rPr>
          </w:pPr>
        </w:p>
      </w:tc>
      <w:tc>
        <w:tcPr>
          <w:tcW w:w="4536" w:type="dxa"/>
          <w:vMerge w:val="restart"/>
          <w:vAlign w:val="center"/>
        </w:tcPr>
        <w:p w14:paraId="670FC1E2" w14:textId="77777777" w:rsidR="00C02B11" w:rsidRPr="00D1008A" w:rsidRDefault="00C02B11" w:rsidP="00C02B11">
          <w:pPr>
            <w:spacing w:after="0" w:line="240" w:lineRule="auto"/>
            <w:jc w:val="center"/>
            <w:rPr>
              <w:rFonts w:asciiTheme="minorEastAsia" w:hAnsiTheme="minorEastAsia"/>
              <w:sz w:val="30"/>
              <w:szCs w:val="30"/>
            </w:rPr>
          </w:pPr>
          <w:del w:id="15" w:author="김은수" w:date="2026-09-28T14:23:00Z" w16du:dateUtc="2026-09-28T05:23:00Z">
            <w:r>
              <w:rPr>
                <w:rFonts w:asciiTheme="minorEastAsia" w:hAnsiTheme="minorEastAsia" w:hint="eastAsia"/>
                <w:sz w:val="24"/>
                <w:szCs w:val="24"/>
              </w:rPr>
              <w:delText>T</w:delText>
            </w:r>
            <w:r>
              <w:rPr>
                <w:rFonts w:asciiTheme="minorEastAsia" w:hAnsiTheme="minorEastAsia"/>
                <w:sz w:val="24"/>
                <w:szCs w:val="24"/>
              </w:rPr>
              <w:delText>D20B</w:delText>
            </w:r>
          </w:del>
          <w:ins w:id="16" w:author="김은수" w:date="2026-09-28T14:23:00Z" w16du:dateUtc="2026-09-28T05:23:00Z">
            <w:r>
              <w:rPr>
                <w:rFonts w:asciiTheme="minorEastAsia" w:hAnsiTheme="minorEastAsia" w:hint="eastAsia"/>
                <w:sz w:val="24"/>
                <w:szCs w:val="24"/>
              </w:rPr>
              <w:t>TD24A</w:t>
            </w:r>
          </w:ins>
          <w:r>
            <w:rPr>
              <w:rFonts w:asciiTheme="minorEastAsia" w:hAnsiTheme="minorEastAsia" w:hint="eastAsia"/>
              <w:sz w:val="24"/>
              <w:szCs w:val="24"/>
            </w:rPr>
            <w:t>-A-EXT</w:t>
          </w:r>
        </w:p>
      </w:tc>
      <w:tc>
        <w:tcPr>
          <w:tcW w:w="1276" w:type="dxa"/>
          <w:vAlign w:val="center"/>
        </w:tcPr>
        <w:p w14:paraId="628DF981" w14:textId="77777777" w:rsidR="00C02B11" w:rsidRPr="00C02B11" w:rsidRDefault="00C02B11" w:rsidP="00C02B11">
          <w:pPr>
            <w:spacing w:after="0" w:line="240" w:lineRule="auto"/>
            <w:jc w:val="center"/>
            <w:rPr>
              <w:rFonts w:asciiTheme="minorEastAsia" w:hAnsiTheme="minorEastAsia"/>
              <w:sz w:val="16"/>
              <w:szCs w:val="16"/>
            </w:rPr>
          </w:pPr>
          <w:r w:rsidRPr="00C02B11">
            <w:rPr>
              <w:rFonts w:asciiTheme="minorEastAsia" w:hAnsiTheme="minorEastAsia" w:hint="eastAsia"/>
              <w:b/>
              <w:bCs/>
              <w:sz w:val="16"/>
              <w:szCs w:val="16"/>
            </w:rPr>
            <w:t>제(개)정 번호</w:t>
          </w:r>
        </w:p>
      </w:tc>
      <w:tc>
        <w:tcPr>
          <w:tcW w:w="1692" w:type="dxa"/>
          <w:vAlign w:val="center"/>
        </w:tcPr>
        <w:p w14:paraId="7BA9B41C" w14:textId="77777777" w:rsidR="00C02B11" w:rsidRPr="00C02B11" w:rsidRDefault="00C02B11" w:rsidP="00C02B11">
          <w:pPr>
            <w:spacing w:after="0" w:line="240" w:lineRule="auto"/>
            <w:jc w:val="center"/>
            <w:rPr>
              <w:rFonts w:asciiTheme="minorEastAsia" w:hAnsiTheme="minorEastAsia"/>
              <w:sz w:val="16"/>
              <w:szCs w:val="16"/>
            </w:rPr>
          </w:pPr>
          <w:r w:rsidRPr="00C02B11">
            <w:rPr>
              <w:rFonts w:asciiTheme="minorEastAsia" w:hAnsiTheme="minorEastAsia" w:hint="eastAsia"/>
              <w:sz w:val="16"/>
              <w:szCs w:val="16"/>
            </w:rPr>
            <w:t>0</w:t>
          </w:r>
        </w:p>
      </w:tc>
    </w:tr>
    <w:tr w:rsidR="00C02B11" w14:paraId="624E5DE3" w14:textId="77777777" w:rsidTr="00C02B11">
      <w:trPr>
        <w:cantSplit/>
        <w:trHeight w:val="123"/>
      </w:trPr>
      <w:tc>
        <w:tcPr>
          <w:tcW w:w="2182" w:type="dxa"/>
          <w:vMerge/>
          <w:vAlign w:val="center"/>
        </w:tcPr>
        <w:p w14:paraId="296A8F55" w14:textId="77777777" w:rsidR="00C02B11" w:rsidRPr="00F91CD3" w:rsidRDefault="00C02B11" w:rsidP="00C02B11">
          <w:pPr>
            <w:spacing w:after="0"/>
            <w:jc w:val="center"/>
            <w:rPr>
              <w:rFonts w:asciiTheme="majorHAnsi" w:eastAsiaTheme="majorHAnsi" w:hAnsiTheme="majorHAnsi"/>
            </w:rPr>
          </w:pPr>
        </w:p>
      </w:tc>
      <w:tc>
        <w:tcPr>
          <w:tcW w:w="4536" w:type="dxa"/>
          <w:vMerge/>
          <w:vAlign w:val="center"/>
        </w:tcPr>
        <w:p w14:paraId="78098A64" w14:textId="77777777" w:rsidR="00C02B11" w:rsidRPr="00F91CD3" w:rsidRDefault="00C02B11" w:rsidP="00C02B11">
          <w:pPr>
            <w:spacing w:after="0" w:line="240" w:lineRule="auto"/>
            <w:jc w:val="center"/>
            <w:rPr>
              <w:rFonts w:asciiTheme="majorHAnsi" w:eastAsiaTheme="majorHAnsi" w:hAnsiTheme="majorHAnsi"/>
            </w:rPr>
          </w:pPr>
        </w:p>
      </w:tc>
      <w:tc>
        <w:tcPr>
          <w:tcW w:w="1276" w:type="dxa"/>
          <w:vAlign w:val="center"/>
        </w:tcPr>
        <w:p w14:paraId="210F085B" w14:textId="77777777" w:rsidR="00C02B11" w:rsidRPr="00C02B11" w:rsidRDefault="00C02B11" w:rsidP="00C02B11">
          <w:pPr>
            <w:spacing w:after="0" w:line="240" w:lineRule="auto"/>
            <w:jc w:val="center"/>
            <w:rPr>
              <w:rFonts w:asciiTheme="minorEastAsia" w:hAnsiTheme="minorEastAsia"/>
              <w:sz w:val="16"/>
              <w:szCs w:val="16"/>
            </w:rPr>
          </w:pPr>
          <w:r w:rsidRPr="00C02B11">
            <w:rPr>
              <w:rFonts w:asciiTheme="minorEastAsia" w:hAnsiTheme="minorEastAsia" w:hint="eastAsia"/>
              <w:b/>
              <w:bCs/>
              <w:sz w:val="16"/>
              <w:szCs w:val="16"/>
            </w:rPr>
            <w:t>페</w:t>
          </w:r>
          <w:r w:rsidRPr="00C02B11">
            <w:rPr>
              <w:rFonts w:asciiTheme="minorEastAsia" w:hAnsiTheme="minorEastAsia"/>
              <w:b/>
              <w:bCs/>
              <w:sz w:val="16"/>
              <w:szCs w:val="16"/>
            </w:rPr>
            <w:t xml:space="preserve"> </w:t>
          </w:r>
          <w:r w:rsidRPr="00C02B11">
            <w:rPr>
              <w:rFonts w:asciiTheme="minorEastAsia" w:hAnsiTheme="minorEastAsia" w:hint="eastAsia"/>
              <w:b/>
              <w:bCs/>
              <w:sz w:val="16"/>
              <w:szCs w:val="16"/>
            </w:rPr>
            <w:t>이</w:t>
          </w:r>
          <w:r w:rsidRPr="00C02B11">
            <w:rPr>
              <w:rFonts w:asciiTheme="minorEastAsia" w:hAnsiTheme="minorEastAsia"/>
              <w:b/>
              <w:bCs/>
              <w:sz w:val="16"/>
              <w:szCs w:val="16"/>
            </w:rPr>
            <w:t xml:space="preserve"> </w:t>
          </w:r>
          <w:r w:rsidRPr="00C02B11">
            <w:rPr>
              <w:rFonts w:asciiTheme="minorEastAsia" w:hAnsiTheme="minorEastAsia" w:hint="eastAsia"/>
              <w:b/>
              <w:bCs/>
              <w:sz w:val="16"/>
              <w:szCs w:val="16"/>
            </w:rPr>
            <w:t>지</w:t>
          </w:r>
        </w:p>
      </w:tc>
      <w:tc>
        <w:tcPr>
          <w:tcW w:w="1692" w:type="dxa"/>
          <w:vAlign w:val="center"/>
        </w:tcPr>
        <w:p w14:paraId="58C03F6F" w14:textId="77777777" w:rsidR="00C02B11" w:rsidRPr="00C02B11" w:rsidRDefault="00C02B11" w:rsidP="00C02B11">
          <w:pPr>
            <w:spacing w:after="0" w:line="240" w:lineRule="auto"/>
            <w:jc w:val="center"/>
            <w:rPr>
              <w:rFonts w:asciiTheme="minorEastAsia" w:hAnsiTheme="minorEastAsia"/>
              <w:sz w:val="16"/>
              <w:szCs w:val="16"/>
            </w:rPr>
          </w:pPr>
          <w:r w:rsidRPr="00C02B11">
            <w:rPr>
              <w:rStyle w:val="ad"/>
              <w:rFonts w:asciiTheme="minorEastAsia" w:hAnsiTheme="minorEastAsia"/>
              <w:sz w:val="16"/>
              <w:szCs w:val="16"/>
            </w:rPr>
            <w:fldChar w:fldCharType="begin"/>
          </w:r>
          <w:r w:rsidRPr="00C02B11">
            <w:rPr>
              <w:rStyle w:val="ad"/>
              <w:rFonts w:asciiTheme="minorEastAsia" w:hAnsiTheme="minorEastAsia"/>
              <w:sz w:val="16"/>
              <w:szCs w:val="16"/>
            </w:rPr>
            <w:instrText xml:space="preserve"> PAGE </w:instrText>
          </w:r>
          <w:r w:rsidRPr="00C02B11">
            <w:rPr>
              <w:rStyle w:val="ad"/>
              <w:rFonts w:asciiTheme="minorEastAsia" w:hAnsiTheme="minorEastAsia"/>
              <w:sz w:val="16"/>
              <w:szCs w:val="16"/>
            </w:rPr>
            <w:fldChar w:fldCharType="separate"/>
          </w:r>
          <w:r w:rsidRPr="00C02B11">
            <w:rPr>
              <w:rStyle w:val="ad"/>
              <w:rFonts w:asciiTheme="minorEastAsia" w:hAnsiTheme="minorEastAsia"/>
              <w:noProof/>
              <w:sz w:val="16"/>
              <w:szCs w:val="16"/>
            </w:rPr>
            <w:t>2</w:t>
          </w:r>
          <w:r w:rsidRPr="00C02B11">
            <w:rPr>
              <w:rStyle w:val="ad"/>
              <w:rFonts w:asciiTheme="minorEastAsia" w:hAnsiTheme="minorEastAsia"/>
              <w:sz w:val="16"/>
              <w:szCs w:val="16"/>
            </w:rPr>
            <w:fldChar w:fldCharType="end"/>
          </w:r>
          <w:r w:rsidRPr="00C02B11">
            <w:rPr>
              <w:rStyle w:val="ad"/>
              <w:rFonts w:asciiTheme="minorEastAsia" w:hAnsiTheme="minorEastAsia" w:hint="eastAsia"/>
              <w:sz w:val="16"/>
              <w:szCs w:val="16"/>
            </w:rPr>
            <w:t>/</w:t>
          </w:r>
          <w:r w:rsidRPr="00C02B11">
            <w:rPr>
              <w:rStyle w:val="ad"/>
              <w:rFonts w:asciiTheme="minorEastAsia" w:hAnsiTheme="minorEastAsia"/>
              <w:sz w:val="16"/>
              <w:szCs w:val="16"/>
            </w:rPr>
            <w:fldChar w:fldCharType="begin"/>
          </w:r>
          <w:r w:rsidRPr="00C02B11">
            <w:rPr>
              <w:rStyle w:val="ad"/>
              <w:rFonts w:asciiTheme="minorEastAsia" w:hAnsiTheme="minorEastAsia"/>
              <w:sz w:val="16"/>
              <w:szCs w:val="16"/>
            </w:rPr>
            <w:instrText xml:space="preserve"> NUMPAGES </w:instrText>
          </w:r>
          <w:r w:rsidRPr="00C02B11">
            <w:rPr>
              <w:rStyle w:val="ad"/>
              <w:rFonts w:asciiTheme="minorEastAsia" w:hAnsiTheme="minorEastAsia"/>
              <w:sz w:val="16"/>
              <w:szCs w:val="16"/>
            </w:rPr>
            <w:fldChar w:fldCharType="separate"/>
          </w:r>
          <w:r w:rsidRPr="00C02B11">
            <w:rPr>
              <w:rStyle w:val="ad"/>
              <w:rFonts w:asciiTheme="minorEastAsia" w:hAnsiTheme="minorEastAsia"/>
              <w:noProof/>
              <w:sz w:val="16"/>
              <w:szCs w:val="16"/>
            </w:rPr>
            <w:t>120</w:t>
          </w:r>
          <w:r w:rsidRPr="00C02B11">
            <w:rPr>
              <w:rStyle w:val="ad"/>
              <w:rFonts w:asciiTheme="minorEastAsia" w:hAnsiTheme="minorEastAsia"/>
              <w:sz w:val="16"/>
              <w:szCs w:val="16"/>
            </w:rPr>
            <w:fldChar w:fldCharType="end"/>
          </w:r>
        </w:p>
      </w:tc>
    </w:tr>
  </w:tbl>
  <w:p w14:paraId="56800F36" w14:textId="120799AF" w:rsidR="00C046EA" w:rsidRPr="003325E9" w:rsidRDefault="00C046EA" w:rsidP="003325E9">
    <w:pPr>
      <w:pStyle w:val="a3"/>
      <w:tabs>
        <w:tab w:val="clear" w:pos="4513"/>
        <w:tab w:val="clear" w:pos="9026"/>
        <w:tab w:val="left" w:pos="1530"/>
      </w:tabs>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711D"/>
    <w:multiLevelType w:val="multilevel"/>
    <w:tmpl w:val="45645E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3644F7"/>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BFB482E"/>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6D06415"/>
    <w:multiLevelType w:val="hybridMultilevel"/>
    <w:tmpl w:val="4F24A486"/>
    <w:lvl w:ilvl="0" w:tplc="644ACE20">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1D057774"/>
    <w:multiLevelType w:val="hybridMultilevel"/>
    <w:tmpl w:val="8C784AC0"/>
    <w:lvl w:ilvl="0" w:tplc="DCECEFE4">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2A47179E"/>
    <w:multiLevelType w:val="hybridMultilevel"/>
    <w:tmpl w:val="3A5653D0"/>
    <w:lvl w:ilvl="0" w:tplc="246EE89C">
      <w:start w:val="1"/>
      <w:numFmt w:val="bullet"/>
      <w:lvlText w:val="•"/>
      <w:lvlJc w:val="left"/>
      <w:pPr>
        <w:ind w:left="960" w:hanging="360"/>
      </w:pPr>
      <w:rPr>
        <w:rFonts w:ascii="Arial" w:hAnsi="Arial" w:hint="default"/>
      </w:rPr>
    </w:lvl>
    <w:lvl w:ilvl="1" w:tplc="04090009">
      <w:start w:val="1"/>
      <w:numFmt w:val="bullet"/>
      <w:lvlText w:val=""/>
      <w:lvlJc w:val="left"/>
      <w:pPr>
        <w:ind w:left="1400" w:hanging="400"/>
      </w:pPr>
      <w:rPr>
        <w:rFonts w:ascii="Wingdings" w:hAnsi="Wingdings" w:hint="default"/>
      </w:rPr>
    </w:lvl>
    <w:lvl w:ilvl="2" w:tplc="04090005" w:tentative="1">
      <w:start w:val="1"/>
      <w:numFmt w:val="bullet"/>
      <w:lvlText w:val=""/>
      <w:lvlJc w:val="left"/>
      <w:pPr>
        <w:ind w:left="1800" w:hanging="400"/>
      </w:pPr>
      <w:rPr>
        <w:rFonts w:ascii="Wingdings" w:hAnsi="Wingdings" w:hint="default"/>
      </w:rPr>
    </w:lvl>
    <w:lvl w:ilvl="3" w:tplc="04090001" w:tentative="1">
      <w:start w:val="1"/>
      <w:numFmt w:val="bullet"/>
      <w:lvlText w:val=""/>
      <w:lvlJc w:val="left"/>
      <w:pPr>
        <w:ind w:left="2200" w:hanging="400"/>
      </w:pPr>
      <w:rPr>
        <w:rFonts w:ascii="Wingdings" w:hAnsi="Wingdings" w:hint="default"/>
      </w:rPr>
    </w:lvl>
    <w:lvl w:ilvl="4" w:tplc="04090003" w:tentative="1">
      <w:start w:val="1"/>
      <w:numFmt w:val="bullet"/>
      <w:lvlText w:val=""/>
      <w:lvlJc w:val="left"/>
      <w:pPr>
        <w:ind w:left="2600" w:hanging="400"/>
      </w:pPr>
      <w:rPr>
        <w:rFonts w:ascii="Wingdings" w:hAnsi="Wingdings" w:hint="default"/>
      </w:rPr>
    </w:lvl>
    <w:lvl w:ilvl="5" w:tplc="04090005" w:tentative="1">
      <w:start w:val="1"/>
      <w:numFmt w:val="bullet"/>
      <w:lvlText w:val=""/>
      <w:lvlJc w:val="left"/>
      <w:pPr>
        <w:ind w:left="3000" w:hanging="400"/>
      </w:pPr>
      <w:rPr>
        <w:rFonts w:ascii="Wingdings" w:hAnsi="Wingdings" w:hint="default"/>
      </w:rPr>
    </w:lvl>
    <w:lvl w:ilvl="6" w:tplc="04090001" w:tentative="1">
      <w:start w:val="1"/>
      <w:numFmt w:val="bullet"/>
      <w:lvlText w:val=""/>
      <w:lvlJc w:val="left"/>
      <w:pPr>
        <w:ind w:left="3400" w:hanging="400"/>
      </w:pPr>
      <w:rPr>
        <w:rFonts w:ascii="Wingdings" w:hAnsi="Wingdings" w:hint="default"/>
      </w:rPr>
    </w:lvl>
    <w:lvl w:ilvl="7" w:tplc="04090003" w:tentative="1">
      <w:start w:val="1"/>
      <w:numFmt w:val="bullet"/>
      <w:lvlText w:val=""/>
      <w:lvlJc w:val="left"/>
      <w:pPr>
        <w:ind w:left="3800" w:hanging="400"/>
      </w:pPr>
      <w:rPr>
        <w:rFonts w:ascii="Wingdings" w:hAnsi="Wingdings" w:hint="default"/>
      </w:rPr>
    </w:lvl>
    <w:lvl w:ilvl="8" w:tplc="04090005" w:tentative="1">
      <w:start w:val="1"/>
      <w:numFmt w:val="bullet"/>
      <w:lvlText w:val=""/>
      <w:lvlJc w:val="left"/>
      <w:pPr>
        <w:ind w:left="4200" w:hanging="400"/>
      </w:pPr>
      <w:rPr>
        <w:rFonts w:ascii="Wingdings" w:hAnsi="Wingdings" w:hint="default"/>
      </w:rPr>
    </w:lvl>
  </w:abstractNum>
  <w:abstractNum w:abstractNumId="6" w15:restartNumberingAfterBreak="0">
    <w:nsid w:val="34D047A7"/>
    <w:multiLevelType w:val="multilevel"/>
    <w:tmpl w:val="0B26F5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EA86382"/>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0567378"/>
    <w:multiLevelType w:val="hybridMultilevel"/>
    <w:tmpl w:val="8466CE7C"/>
    <w:lvl w:ilvl="0" w:tplc="5B08D9A0">
      <w:start w:val="4"/>
      <w:numFmt w:val="bullet"/>
      <w:lvlText w:val="•"/>
      <w:lvlJc w:val="left"/>
      <w:pPr>
        <w:ind w:left="960" w:hanging="360"/>
      </w:pPr>
      <w:rPr>
        <w:rFonts w:ascii="맑은 고딕" w:eastAsia="맑은 고딕" w:hAnsi="맑은 고딕" w:cstheme="minorBidi" w:hint="eastAsia"/>
      </w:rPr>
    </w:lvl>
    <w:lvl w:ilvl="1" w:tplc="04090003" w:tentative="1">
      <w:start w:val="1"/>
      <w:numFmt w:val="bullet"/>
      <w:lvlText w:val=""/>
      <w:lvlJc w:val="left"/>
      <w:pPr>
        <w:ind w:left="1400" w:hanging="400"/>
      </w:pPr>
      <w:rPr>
        <w:rFonts w:ascii="Wingdings" w:hAnsi="Wingdings" w:hint="default"/>
      </w:rPr>
    </w:lvl>
    <w:lvl w:ilvl="2" w:tplc="04090005" w:tentative="1">
      <w:start w:val="1"/>
      <w:numFmt w:val="bullet"/>
      <w:lvlText w:val=""/>
      <w:lvlJc w:val="left"/>
      <w:pPr>
        <w:ind w:left="1800" w:hanging="400"/>
      </w:pPr>
      <w:rPr>
        <w:rFonts w:ascii="Wingdings" w:hAnsi="Wingdings" w:hint="default"/>
      </w:rPr>
    </w:lvl>
    <w:lvl w:ilvl="3" w:tplc="04090001" w:tentative="1">
      <w:start w:val="1"/>
      <w:numFmt w:val="bullet"/>
      <w:lvlText w:val=""/>
      <w:lvlJc w:val="left"/>
      <w:pPr>
        <w:ind w:left="2200" w:hanging="400"/>
      </w:pPr>
      <w:rPr>
        <w:rFonts w:ascii="Wingdings" w:hAnsi="Wingdings" w:hint="default"/>
      </w:rPr>
    </w:lvl>
    <w:lvl w:ilvl="4" w:tplc="04090003" w:tentative="1">
      <w:start w:val="1"/>
      <w:numFmt w:val="bullet"/>
      <w:lvlText w:val=""/>
      <w:lvlJc w:val="left"/>
      <w:pPr>
        <w:ind w:left="2600" w:hanging="400"/>
      </w:pPr>
      <w:rPr>
        <w:rFonts w:ascii="Wingdings" w:hAnsi="Wingdings" w:hint="default"/>
      </w:rPr>
    </w:lvl>
    <w:lvl w:ilvl="5" w:tplc="04090005" w:tentative="1">
      <w:start w:val="1"/>
      <w:numFmt w:val="bullet"/>
      <w:lvlText w:val=""/>
      <w:lvlJc w:val="left"/>
      <w:pPr>
        <w:ind w:left="3000" w:hanging="400"/>
      </w:pPr>
      <w:rPr>
        <w:rFonts w:ascii="Wingdings" w:hAnsi="Wingdings" w:hint="default"/>
      </w:rPr>
    </w:lvl>
    <w:lvl w:ilvl="6" w:tplc="04090001" w:tentative="1">
      <w:start w:val="1"/>
      <w:numFmt w:val="bullet"/>
      <w:lvlText w:val=""/>
      <w:lvlJc w:val="left"/>
      <w:pPr>
        <w:ind w:left="3400" w:hanging="400"/>
      </w:pPr>
      <w:rPr>
        <w:rFonts w:ascii="Wingdings" w:hAnsi="Wingdings" w:hint="default"/>
      </w:rPr>
    </w:lvl>
    <w:lvl w:ilvl="7" w:tplc="04090003" w:tentative="1">
      <w:start w:val="1"/>
      <w:numFmt w:val="bullet"/>
      <w:lvlText w:val=""/>
      <w:lvlJc w:val="left"/>
      <w:pPr>
        <w:ind w:left="3800" w:hanging="400"/>
      </w:pPr>
      <w:rPr>
        <w:rFonts w:ascii="Wingdings" w:hAnsi="Wingdings" w:hint="default"/>
      </w:rPr>
    </w:lvl>
    <w:lvl w:ilvl="8" w:tplc="04090005" w:tentative="1">
      <w:start w:val="1"/>
      <w:numFmt w:val="bullet"/>
      <w:lvlText w:val=""/>
      <w:lvlJc w:val="left"/>
      <w:pPr>
        <w:ind w:left="4200" w:hanging="400"/>
      </w:pPr>
      <w:rPr>
        <w:rFonts w:ascii="Wingdings" w:hAnsi="Wingdings" w:hint="default"/>
      </w:rPr>
    </w:lvl>
  </w:abstractNum>
  <w:abstractNum w:abstractNumId="9" w15:restartNumberingAfterBreak="0">
    <w:nsid w:val="51295868"/>
    <w:multiLevelType w:val="hybridMultilevel"/>
    <w:tmpl w:val="35184F58"/>
    <w:lvl w:ilvl="0" w:tplc="04090009">
      <w:start w:val="1"/>
      <w:numFmt w:val="bullet"/>
      <w:lvlText w:val=""/>
      <w:lvlJc w:val="left"/>
      <w:pPr>
        <w:ind w:left="1360" w:hanging="360"/>
      </w:pPr>
      <w:rPr>
        <w:rFonts w:ascii="Wingdings" w:hAnsi="Wingdings" w:hint="default"/>
      </w:rPr>
    </w:lvl>
    <w:lvl w:ilvl="1" w:tplc="04090003" w:tentative="1">
      <w:start w:val="1"/>
      <w:numFmt w:val="bullet"/>
      <w:lvlText w:val=""/>
      <w:lvlJc w:val="left"/>
      <w:pPr>
        <w:ind w:left="1800" w:hanging="400"/>
      </w:pPr>
      <w:rPr>
        <w:rFonts w:ascii="Wingdings" w:hAnsi="Wingdings" w:hint="default"/>
      </w:rPr>
    </w:lvl>
    <w:lvl w:ilvl="2" w:tplc="04090005" w:tentative="1">
      <w:start w:val="1"/>
      <w:numFmt w:val="bullet"/>
      <w:lvlText w:val=""/>
      <w:lvlJc w:val="left"/>
      <w:pPr>
        <w:ind w:left="2200" w:hanging="400"/>
      </w:pPr>
      <w:rPr>
        <w:rFonts w:ascii="Wingdings" w:hAnsi="Wingdings" w:hint="default"/>
      </w:rPr>
    </w:lvl>
    <w:lvl w:ilvl="3" w:tplc="04090001" w:tentative="1">
      <w:start w:val="1"/>
      <w:numFmt w:val="bullet"/>
      <w:lvlText w:val=""/>
      <w:lvlJc w:val="left"/>
      <w:pPr>
        <w:ind w:left="2600" w:hanging="400"/>
      </w:pPr>
      <w:rPr>
        <w:rFonts w:ascii="Wingdings" w:hAnsi="Wingdings" w:hint="default"/>
      </w:rPr>
    </w:lvl>
    <w:lvl w:ilvl="4" w:tplc="04090003" w:tentative="1">
      <w:start w:val="1"/>
      <w:numFmt w:val="bullet"/>
      <w:lvlText w:val=""/>
      <w:lvlJc w:val="left"/>
      <w:pPr>
        <w:ind w:left="3000" w:hanging="400"/>
      </w:pPr>
      <w:rPr>
        <w:rFonts w:ascii="Wingdings" w:hAnsi="Wingdings" w:hint="default"/>
      </w:rPr>
    </w:lvl>
    <w:lvl w:ilvl="5" w:tplc="04090005" w:tentative="1">
      <w:start w:val="1"/>
      <w:numFmt w:val="bullet"/>
      <w:lvlText w:val=""/>
      <w:lvlJc w:val="left"/>
      <w:pPr>
        <w:ind w:left="3400" w:hanging="400"/>
      </w:pPr>
      <w:rPr>
        <w:rFonts w:ascii="Wingdings" w:hAnsi="Wingdings" w:hint="default"/>
      </w:rPr>
    </w:lvl>
    <w:lvl w:ilvl="6" w:tplc="04090001" w:tentative="1">
      <w:start w:val="1"/>
      <w:numFmt w:val="bullet"/>
      <w:lvlText w:val=""/>
      <w:lvlJc w:val="left"/>
      <w:pPr>
        <w:ind w:left="3800" w:hanging="400"/>
      </w:pPr>
      <w:rPr>
        <w:rFonts w:ascii="Wingdings" w:hAnsi="Wingdings" w:hint="default"/>
      </w:rPr>
    </w:lvl>
    <w:lvl w:ilvl="7" w:tplc="04090003" w:tentative="1">
      <w:start w:val="1"/>
      <w:numFmt w:val="bullet"/>
      <w:lvlText w:val=""/>
      <w:lvlJc w:val="left"/>
      <w:pPr>
        <w:ind w:left="4200" w:hanging="400"/>
      </w:pPr>
      <w:rPr>
        <w:rFonts w:ascii="Wingdings" w:hAnsi="Wingdings" w:hint="default"/>
      </w:rPr>
    </w:lvl>
    <w:lvl w:ilvl="8" w:tplc="04090005" w:tentative="1">
      <w:start w:val="1"/>
      <w:numFmt w:val="bullet"/>
      <w:lvlText w:val=""/>
      <w:lvlJc w:val="left"/>
      <w:pPr>
        <w:ind w:left="4600" w:hanging="400"/>
      </w:pPr>
      <w:rPr>
        <w:rFonts w:ascii="Wingdings" w:hAnsi="Wingdings" w:hint="default"/>
      </w:rPr>
    </w:lvl>
  </w:abstractNum>
  <w:abstractNum w:abstractNumId="10" w15:restartNumberingAfterBreak="0">
    <w:nsid w:val="53E95247"/>
    <w:multiLevelType w:val="hybridMultilevel"/>
    <w:tmpl w:val="8160BCE4"/>
    <w:lvl w:ilvl="0" w:tplc="246EE89C">
      <w:start w:val="1"/>
      <w:numFmt w:val="bullet"/>
      <w:lvlText w:val="•"/>
      <w:lvlJc w:val="left"/>
      <w:pPr>
        <w:ind w:left="825" w:hanging="400"/>
      </w:pPr>
      <w:rPr>
        <w:rFonts w:ascii="Arial" w:hAnsi="Arial" w:hint="default"/>
      </w:rPr>
    </w:lvl>
    <w:lvl w:ilvl="1" w:tplc="04090003" w:tentative="1">
      <w:start w:val="1"/>
      <w:numFmt w:val="bullet"/>
      <w:lvlText w:val=""/>
      <w:lvlJc w:val="left"/>
      <w:pPr>
        <w:ind w:left="1225" w:hanging="400"/>
      </w:pPr>
      <w:rPr>
        <w:rFonts w:ascii="Wingdings" w:hAnsi="Wingdings" w:hint="default"/>
      </w:rPr>
    </w:lvl>
    <w:lvl w:ilvl="2" w:tplc="04090005" w:tentative="1">
      <w:start w:val="1"/>
      <w:numFmt w:val="bullet"/>
      <w:lvlText w:val=""/>
      <w:lvlJc w:val="left"/>
      <w:pPr>
        <w:ind w:left="1625" w:hanging="400"/>
      </w:pPr>
      <w:rPr>
        <w:rFonts w:ascii="Wingdings" w:hAnsi="Wingdings" w:hint="default"/>
      </w:rPr>
    </w:lvl>
    <w:lvl w:ilvl="3" w:tplc="04090001" w:tentative="1">
      <w:start w:val="1"/>
      <w:numFmt w:val="bullet"/>
      <w:lvlText w:val=""/>
      <w:lvlJc w:val="left"/>
      <w:pPr>
        <w:ind w:left="2025" w:hanging="400"/>
      </w:pPr>
      <w:rPr>
        <w:rFonts w:ascii="Wingdings" w:hAnsi="Wingdings" w:hint="default"/>
      </w:rPr>
    </w:lvl>
    <w:lvl w:ilvl="4" w:tplc="04090003" w:tentative="1">
      <w:start w:val="1"/>
      <w:numFmt w:val="bullet"/>
      <w:lvlText w:val=""/>
      <w:lvlJc w:val="left"/>
      <w:pPr>
        <w:ind w:left="2425" w:hanging="400"/>
      </w:pPr>
      <w:rPr>
        <w:rFonts w:ascii="Wingdings" w:hAnsi="Wingdings" w:hint="default"/>
      </w:rPr>
    </w:lvl>
    <w:lvl w:ilvl="5" w:tplc="04090005" w:tentative="1">
      <w:start w:val="1"/>
      <w:numFmt w:val="bullet"/>
      <w:lvlText w:val=""/>
      <w:lvlJc w:val="left"/>
      <w:pPr>
        <w:ind w:left="2825" w:hanging="400"/>
      </w:pPr>
      <w:rPr>
        <w:rFonts w:ascii="Wingdings" w:hAnsi="Wingdings" w:hint="default"/>
      </w:rPr>
    </w:lvl>
    <w:lvl w:ilvl="6" w:tplc="04090001" w:tentative="1">
      <w:start w:val="1"/>
      <w:numFmt w:val="bullet"/>
      <w:lvlText w:val=""/>
      <w:lvlJc w:val="left"/>
      <w:pPr>
        <w:ind w:left="3225" w:hanging="400"/>
      </w:pPr>
      <w:rPr>
        <w:rFonts w:ascii="Wingdings" w:hAnsi="Wingdings" w:hint="default"/>
      </w:rPr>
    </w:lvl>
    <w:lvl w:ilvl="7" w:tplc="04090003" w:tentative="1">
      <w:start w:val="1"/>
      <w:numFmt w:val="bullet"/>
      <w:lvlText w:val=""/>
      <w:lvlJc w:val="left"/>
      <w:pPr>
        <w:ind w:left="3625" w:hanging="400"/>
      </w:pPr>
      <w:rPr>
        <w:rFonts w:ascii="Wingdings" w:hAnsi="Wingdings" w:hint="default"/>
      </w:rPr>
    </w:lvl>
    <w:lvl w:ilvl="8" w:tplc="04090005" w:tentative="1">
      <w:start w:val="1"/>
      <w:numFmt w:val="bullet"/>
      <w:lvlText w:val=""/>
      <w:lvlJc w:val="left"/>
      <w:pPr>
        <w:ind w:left="4025" w:hanging="400"/>
      </w:pPr>
      <w:rPr>
        <w:rFonts w:ascii="Wingdings" w:hAnsi="Wingdings" w:hint="default"/>
      </w:rPr>
    </w:lvl>
  </w:abstractNum>
  <w:abstractNum w:abstractNumId="11" w15:restartNumberingAfterBreak="0">
    <w:nsid w:val="57BF01EC"/>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5F43661E"/>
    <w:multiLevelType w:val="hybridMultilevel"/>
    <w:tmpl w:val="C34CC280"/>
    <w:lvl w:ilvl="0" w:tplc="4522B704">
      <w:start w:val="3"/>
      <w:numFmt w:val="bullet"/>
      <w:lvlText w:val="•"/>
      <w:lvlJc w:val="left"/>
      <w:pPr>
        <w:ind w:left="1760" w:hanging="360"/>
      </w:pPr>
      <w:rPr>
        <w:rFonts w:ascii="맑은 고딕" w:eastAsia="맑은 고딕" w:hAnsi="맑은 고딕" w:cstheme="minorBidi" w:hint="eastAsia"/>
      </w:rPr>
    </w:lvl>
    <w:lvl w:ilvl="1" w:tplc="04090003">
      <w:start w:val="1"/>
      <w:numFmt w:val="bullet"/>
      <w:lvlText w:val=""/>
      <w:lvlJc w:val="left"/>
      <w:pPr>
        <w:ind w:left="2200" w:hanging="400"/>
      </w:pPr>
      <w:rPr>
        <w:rFonts w:ascii="Wingdings" w:hAnsi="Wingdings" w:hint="default"/>
      </w:rPr>
    </w:lvl>
    <w:lvl w:ilvl="2" w:tplc="04090005" w:tentative="1">
      <w:start w:val="1"/>
      <w:numFmt w:val="bullet"/>
      <w:lvlText w:val=""/>
      <w:lvlJc w:val="left"/>
      <w:pPr>
        <w:ind w:left="2600" w:hanging="400"/>
      </w:pPr>
      <w:rPr>
        <w:rFonts w:ascii="Wingdings" w:hAnsi="Wingdings" w:hint="default"/>
      </w:rPr>
    </w:lvl>
    <w:lvl w:ilvl="3" w:tplc="04090001" w:tentative="1">
      <w:start w:val="1"/>
      <w:numFmt w:val="bullet"/>
      <w:lvlText w:val=""/>
      <w:lvlJc w:val="left"/>
      <w:pPr>
        <w:ind w:left="3000" w:hanging="400"/>
      </w:pPr>
      <w:rPr>
        <w:rFonts w:ascii="Wingdings" w:hAnsi="Wingdings" w:hint="default"/>
      </w:rPr>
    </w:lvl>
    <w:lvl w:ilvl="4" w:tplc="04090003" w:tentative="1">
      <w:start w:val="1"/>
      <w:numFmt w:val="bullet"/>
      <w:lvlText w:val=""/>
      <w:lvlJc w:val="left"/>
      <w:pPr>
        <w:ind w:left="3400" w:hanging="400"/>
      </w:pPr>
      <w:rPr>
        <w:rFonts w:ascii="Wingdings" w:hAnsi="Wingdings" w:hint="default"/>
      </w:rPr>
    </w:lvl>
    <w:lvl w:ilvl="5" w:tplc="04090005" w:tentative="1">
      <w:start w:val="1"/>
      <w:numFmt w:val="bullet"/>
      <w:lvlText w:val=""/>
      <w:lvlJc w:val="left"/>
      <w:pPr>
        <w:ind w:left="3800" w:hanging="400"/>
      </w:pPr>
      <w:rPr>
        <w:rFonts w:ascii="Wingdings" w:hAnsi="Wingdings" w:hint="default"/>
      </w:rPr>
    </w:lvl>
    <w:lvl w:ilvl="6" w:tplc="04090001" w:tentative="1">
      <w:start w:val="1"/>
      <w:numFmt w:val="bullet"/>
      <w:lvlText w:val=""/>
      <w:lvlJc w:val="left"/>
      <w:pPr>
        <w:ind w:left="4200" w:hanging="400"/>
      </w:pPr>
      <w:rPr>
        <w:rFonts w:ascii="Wingdings" w:hAnsi="Wingdings" w:hint="default"/>
      </w:rPr>
    </w:lvl>
    <w:lvl w:ilvl="7" w:tplc="04090003" w:tentative="1">
      <w:start w:val="1"/>
      <w:numFmt w:val="bullet"/>
      <w:lvlText w:val=""/>
      <w:lvlJc w:val="left"/>
      <w:pPr>
        <w:ind w:left="4600" w:hanging="400"/>
      </w:pPr>
      <w:rPr>
        <w:rFonts w:ascii="Wingdings" w:hAnsi="Wingdings" w:hint="default"/>
      </w:rPr>
    </w:lvl>
    <w:lvl w:ilvl="8" w:tplc="04090005" w:tentative="1">
      <w:start w:val="1"/>
      <w:numFmt w:val="bullet"/>
      <w:lvlText w:val=""/>
      <w:lvlJc w:val="left"/>
      <w:pPr>
        <w:ind w:left="5000" w:hanging="400"/>
      </w:pPr>
      <w:rPr>
        <w:rFonts w:ascii="Wingdings" w:hAnsi="Wingdings" w:hint="default"/>
      </w:rPr>
    </w:lvl>
  </w:abstractNum>
  <w:abstractNum w:abstractNumId="13" w15:restartNumberingAfterBreak="0">
    <w:nsid w:val="6E272402"/>
    <w:multiLevelType w:val="multilevel"/>
    <w:tmpl w:val="0409001F"/>
    <w:styleLink w:val="1"/>
    <w:lvl w:ilvl="0">
      <w:start w:val="1"/>
      <w:numFmt w:val="decimal"/>
      <w:lvlText w:val="%1."/>
      <w:lvlJc w:val="left"/>
      <w:pPr>
        <w:ind w:left="425" w:hanging="425"/>
      </w:pPr>
      <w:rPr>
        <w:rFonts w:hint="eastAsia"/>
      </w:rPr>
    </w:lvl>
    <w:lvl w:ilvl="1">
      <w:start w:val="1"/>
      <w:numFmt w:val="decimal"/>
      <w:lvlText w:val="%1.%2."/>
      <w:lvlJc w:val="left"/>
      <w:pPr>
        <w:ind w:left="767" w:hanging="567"/>
      </w:pPr>
      <w:rPr>
        <w:rFonts w:hint="eastAsia"/>
      </w:rPr>
    </w:lvl>
    <w:lvl w:ilvl="2">
      <w:start w:val="1"/>
      <w:numFmt w:val="decimal"/>
      <w:lvlText w:val="%1.%2.%3."/>
      <w:lvlJc w:val="left"/>
      <w:pPr>
        <w:ind w:left="1109" w:hanging="709"/>
      </w:pPr>
      <w:rPr>
        <w:rFonts w:hint="eastAsia"/>
      </w:rPr>
    </w:lvl>
    <w:lvl w:ilvl="3">
      <w:start w:val="1"/>
      <w:numFmt w:val="decimal"/>
      <w:lvlText w:val="%1.%2.%3.%4."/>
      <w:lvlJc w:val="left"/>
      <w:pPr>
        <w:ind w:left="1400" w:hanging="851"/>
      </w:pPr>
      <w:rPr>
        <w:rFonts w:hint="eastAsia"/>
      </w:rPr>
    </w:lvl>
    <w:lvl w:ilvl="4">
      <w:start w:val="1"/>
      <w:numFmt w:val="decimal"/>
      <w:lvlText w:val="%1.%2.%3.%4.%5."/>
      <w:lvlJc w:val="left"/>
      <w:pPr>
        <w:ind w:left="1592" w:hanging="992"/>
      </w:pPr>
      <w:rPr>
        <w:rFonts w:hint="eastAsia"/>
      </w:rPr>
    </w:lvl>
    <w:lvl w:ilvl="5">
      <w:start w:val="1"/>
      <w:numFmt w:val="decimal"/>
      <w:lvlText w:val="%1.%2.%3.%4.%5.%6."/>
      <w:lvlJc w:val="left"/>
      <w:pPr>
        <w:ind w:left="1934" w:hanging="1134"/>
      </w:pPr>
      <w:rPr>
        <w:rFonts w:hint="eastAsia"/>
      </w:rPr>
    </w:lvl>
    <w:lvl w:ilvl="6">
      <w:start w:val="1"/>
      <w:numFmt w:val="decimal"/>
      <w:lvlText w:val="%1.%2.%3.%4.%5.%6.%7."/>
      <w:lvlJc w:val="left"/>
      <w:pPr>
        <w:ind w:left="2276" w:hanging="1276"/>
      </w:pPr>
      <w:rPr>
        <w:rFonts w:hint="eastAsia"/>
      </w:rPr>
    </w:lvl>
    <w:lvl w:ilvl="7">
      <w:start w:val="1"/>
      <w:numFmt w:val="decimal"/>
      <w:lvlText w:val="%1.%2.%3.%4.%5.%6.%7.%8."/>
      <w:lvlJc w:val="left"/>
      <w:pPr>
        <w:ind w:left="2618" w:hanging="1418"/>
      </w:pPr>
      <w:rPr>
        <w:rFonts w:hint="eastAsia"/>
      </w:rPr>
    </w:lvl>
    <w:lvl w:ilvl="8">
      <w:start w:val="1"/>
      <w:numFmt w:val="decimal"/>
      <w:lvlText w:val="%1.%2.%3.%4.%5.%6.%7.%8.%9."/>
      <w:lvlJc w:val="left"/>
      <w:pPr>
        <w:ind w:left="2959" w:hanging="1559"/>
      </w:pPr>
      <w:rPr>
        <w:rFonts w:hint="eastAsia"/>
      </w:rPr>
    </w:lvl>
  </w:abstractNum>
  <w:abstractNum w:abstractNumId="14" w15:restartNumberingAfterBreak="0">
    <w:nsid w:val="71EF38E4"/>
    <w:multiLevelType w:val="multilevel"/>
    <w:tmpl w:val="0409001F"/>
    <w:numStyleLink w:val="1"/>
  </w:abstractNum>
  <w:abstractNum w:abstractNumId="15" w15:restartNumberingAfterBreak="0">
    <w:nsid w:val="72B37BC3"/>
    <w:multiLevelType w:val="hybridMultilevel"/>
    <w:tmpl w:val="CF848AE2"/>
    <w:lvl w:ilvl="0" w:tplc="F858CABA">
      <w:start w:val="4"/>
      <w:numFmt w:val="bullet"/>
      <w:lvlText w:val="-"/>
      <w:lvlJc w:val="left"/>
      <w:pPr>
        <w:ind w:left="1360" w:hanging="360"/>
      </w:pPr>
      <w:rPr>
        <w:rFonts w:ascii="맑은 고딕" w:eastAsia="맑은 고딕" w:hAnsi="맑은 고딕" w:cstheme="minorBidi" w:hint="eastAsia"/>
      </w:rPr>
    </w:lvl>
    <w:lvl w:ilvl="1" w:tplc="04090003" w:tentative="1">
      <w:start w:val="1"/>
      <w:numFmt w:val="bullet"/>
      <w:lvlText w:val=""/>
      <w:lvlJc w:val="left"/>
      <w:pPr>
        <w:ind w:left="1800" w:hanging="400"/>
      </w:pPr>
      <w:rPr>
        <w:rFonts w:ascii="Wingdings" w:hAnsi="Wingdings" w:hint="default"/>
      </w:rPr>
    </w:lvl>
    <w:lvl w:ilvl="2" w:tplc="04090005" w:tentative="1">
      <w:start w:val="1"/>
      <w:numFmt w:val="bullet"/>
      <w:lvlText w:val=""/>
      <w:lvlJc w:val="left"/>
      <w:pPr>
        <w:ind w:left="2200" w:hanging="400"/>
      </w:pPr>
      <w:rPr>
        <w:rFonts w:ascii="Wingdings" w:hAnsi="Wingdings" w:hint="default"/>
      </w:rPr>
    </w:lvl>
    <w:lvl w:ilvl="3" w:tplc="04090001" w:tentative="1">
      <w:start w:val="1"/>
      <w:numFmt w:val="bullet"/>
      <w:lvlText w:val=""/>
      <w:lvlJc w:val="left"/>
      <w:pPr>
        <w:ind w:left="2600" w:hanging="400"/>
      </w:pPr>
      <w:rPr>
        <w:rFonts w:ascii="Wingdings" w:hAnsi="Wingdings" w:hint="default"/>
      </w:rPr>
    </w:lvl>
    <w:lvl w:ilvl="4" w:tplc="04090003" w:tentative="1">
      <w:start w:val="1"/>
      <w:numFmt w:val="bullet"/>
      <w:lvlText w:val=""/>
      <w:lvlJc w:val="left"/>
      <w:pPr>
        <w:ind w:left="3000" w:hanging="400"/>
      </w:pPr>
      <w:rPr>
        <w:rFonts w:ascii="Wingdings" w:hAnsi="Wingdings" w:hint="default"/>
      </w:rPr>
    </w:lvl>
    <w:lvl w:ilvl="5" w:tplc="04090005" w:tentative="1">
      <w:start w:val="1"/>
      <w:numFmt w:val="bullet"/>
      <w:lvlText w:val=""/>
      <w:lvlJc w:val="left"/>
      <w:pPr>
        <w:ind w:left="3400" w:hanging="400"/>
      </w:pPr>
      <w:rPr>
        <w:rFonts w:ascii="Wingdings" w:hAnsi="Wingdings" w:hint="default"/>
      </w:rPr>
    </w:lvl>
    <w:lvl w:ilvl="6" w:tplc="04090001" w:tentative="1">
      <w:start w:val="1"/>
      <w:numFmt w:val="bullet"/>
      <w:lvlText w:val=""/>
      <w:lvlJc w:val="left"/>
      <w:pPr>
        <w:ind w:left="3800" w:hanging="400"/>
      </w:pPr>
      <w:rPr>
        <w:rFonts w:ascii="Wingdings" w:hAnsi="Wingdings" w:hint="default"/>
      </w:rPr>
    </w:lvl>
    <w:lvl w:ilvl="7" w:tplc="04090003" w:tentative="1">
      <w:start w:val="1"/>
      <w:numFmt w:val="bullet"/>
      <w:lvlText w:val=""/>
      <w:lvlJc w:val="left"/>
      <w:pPr>
        <w:ind w:left="4200" w:hanging="400"/>
      </w:pPr>
      <w:rPr>
        <w:rFonts w:ascii="Wingdings" w:hAnsi="Wingdings" w:hint="default"/>
      </w:rPr>
    </w:lvl>
    <w:lvl w:ilvl="8" w:tplc="04090005" w:tentative="1">
      <w:start w:val="1"/>
      <w:numFmt w:val="bullet"/>
      <w:lvlText w:val=""/>
      <w:lvlJc w:val="left"/>
      <w:pPr>
        <w:ind w:left="4600" w:hanging="400"/>
      </w:pPr>
      <w:rPr>
        <w:rFonts w:ascii="Wingdings" w:hAnsi="Wingdings" w:hint="default"/>
      </w:rPr>
    </w:lvl>
  </w:abstractNum>
  <w:num w:numId="1" w16cid:durableId="1016616566">
    <w:abstractNumId w:val="6"/>
  </w:num>
  <w:num w:numId="2" w16cid:durableId="1085492935">
    <w:abstractNumId w:val="0"/>
  </w:num>
  <w:num w:numId="3" w16cid:durableId="1851486360">
    <w:abstractNumId w:val="4"/>
  </w:num>
  <w:num w:numId="4" w16cid:durableId="777916892">
    <w:abstractNumId w:val="14"/>
  </w:num>
  <w:num w:numId="5" w16cid:durableId="612791378">
    <w:abstractNumId w:val="1"/>
  </w:num>
  <w:num w:numId="6" w16cid:durableId="769593744">
    <w:abstractNumId w:val="13"/>
  </w:num>
  <w:num w:numId="7" w16cid:durableId="1639383073">
    <w:abstractNumId w:val="2"/>
  </w:num>
  <w:num w:numId="8" w16cid:durableId="1146821701">
    <w:abstractNumId w:val="11"/>
  </w:num>
  <w:num w:numId="9" w16cid:durableId="1929464413">
    <w:abstractNumId w:val="12"/>
  </w:num>
  <w:num w:numId="10" w16cid:durableId="386295789">
    <w:abstractNumId w:val="3"/>
  </w:num>
  <w:num w:numId="11" w16cid:durableId="1071272120">
    <w:abstractNumId w:val="7"/>
  </w:num>
  <w:num w:numId="12" w16cid:durableId="1210804697">
    <w:abstractNumId w:val="9"/>
  </w:num>
  <w:num w:numId="13" w16cid:durableId="507061156">
    <w:abstractNumId w:val="15"/>
  </w:num>
  <w:num w:numId="14" w16cid:durableId="1668558063">
    <w:abstractNumId w:val="5"/>
  </w:num>
  <w:num w:numId="15" w16cid:durableId="903182360">
    <w:abstractNumId w:val="8"/>
  </w:num>
  <w:num w:numId="16" w16cid:durableId="5238602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trackRevisions/>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1A6"/>
    <w:rsid w:val="00001120"/>
    <w:rsid w:val="000130B6"/>
    <w:rsid w:val="00034CE9"/>
    <w:rsid w:val="00041970"/>
    <w:rsid w:val="00070586"/>
    <w:rsid w:val="00085C50"/>
    <w:rsid w:val="00091C19"/>
    <w:rsid w:val="000A3650"/>
    <w:rsid w:val="000C2538"/>
    <w:rsid w:val="000D1FD1"/>
    <w:rsid w:val="000E1528"/>
    <w:rsid w:val="000E30B0"/>
    <w:rsid w:val="000E6205"/>
    <w:rsid w:val="000F520F"/>
    <w:rsid w:val="00115637"/>
    <w:rsid w:val="00121E8C"/>
    <w:rsid w:val="001316EF"/>
    <w:rsid w:val="00133409"/>
    <w:rsid w:val="00136C40"/>
    <w:rsid w:val="00172BC1"/>
    <w:rsid w:val="001A10A5"/>
    <w:rsid w:val="001B25E8"/>
    <w:rsid w:val="001C3288"/>
    <w:rsid w:val="001C75CA"/>
    <w:rsid w:val="001D27EA"/>
    <w:rsid w:val="001D76DF"/>
    <w:rsid w:val="001E1111"/>
    <w:rsid w:val="001F2E86"/>
    <w:rsid w:val="001F3CD0"/>
    <w:rsid w:val="00200E43"/>
    <w:rsid w:val="00202AB0"/>
    <w:rsid w:val="00204092"/>
    <w:rsid w:val="00211A31"/>
    <w:rsid w:val="002134EA"/>
    <w:rsid w:val="002159A2"/>
    <w:rsid w:val="00221288"/>
    <w:rsid w:val="00234444"/>
    <w:rsid w:val="0024589F"/>
    <w:rsid w:val="00261D9C"/>
    <w:rsid w:val="00265649"/>
    <w:rsid w:val="00266AC9"/>
    <w:rsid w:val="00276CBF"/>
    <w:rsid w:val="00291F0B"/>
    <w:rsid w:val="002B7B95"/>
    <w:rsid w:val="002C3103"/>
    <w:rsid w:val="002D105B"/>
    <w:rsid w:val="002D2754"/>
    <w:rsid w:val="002E332B"/>
    <w:rsid w:val="002E5195"/>
    <w:rsid w:val="00306BAD"/>
    <w:rsid w:val="00307127"/>
    <w:rsid w:val="0031041B"/>
    <w:rsid w:val="00320A5C"/>
    <w:rsid w:val="003325E9"/>
    <w:rsid w:val="003368D7"/>
    <w:rsid w:val="00337F45"/>
    <w:rsid w:val="003538FB"/>
    <w:rsid w:val="00360096"/>
    <w:rsid w:val="00366D61"/>
    <w:rsid w:val="0038197D"/>
    <w:rsid w:val="00382401"/>
    <w:rsid w:val="003B2F61"/>
    <w:rsid w:val="003C1C00"/>
    <w:rsid w:val="003D05BD"/>
    <w:rsid w:val="003D148E"/>
    <w:rsid w:val="003D56D0"/>
    <w:rsid w:val="003E7719"/>
    <w:rsid w:val="003F7631"/>
    <w:rsid w:val="00400728"/>
    <w:rsid w:val="00407B2B"/>
    <w:rsid w:val="00414026"/>
    <w:rsid w:val="00424DC9"/>
    <w:rsid w:val="00464142"/>
    <w:rsid w:val="0046679E"/>
    <w:rsid w:val="00470668"/>
    <w:rsid w:val="004848A3"/>
    <w:rsid w:val="00486041"/>
    <w:rsid w:val="00491AF1"/>
    <w:rsid w:val="00497583"/>
    <w:rsid w:val="004A0334"/>
    <w:rsid w:val="004B2BCB"/>
    <w:rsid w:val="004C1D39"/>
    <w:rsid w:val="004C233E"/>
    <w:rsid w:val="004C75FD"/>
    <w:rsid w:val="00506942"/>
    <w:rsid w:val="00511DFF"/>
    <w:rsid w:val="0051690D"/>
    <w:rsid w:val="005500F9"/>
    <w:rsid w:val="005664EB"/>
    <w:rsid w:val="005918E4"/>
    <w:rsid w:val="00596F5D"/>
    <w:rsid w:val="005A1469"/>
    <w:rsid w:val="005A6C63"/>
    <w:rsid w:val="005B173B"/>
    <w:rsid w:val="005C513A"/>
    <w:rsid w:val="0060421C"/>
    <w:rsid w:val="00604400"/>
    <w:rsid w:val="006057C8"/>
    <w:rsid w:val="00611714"/>
    <w:rsid w:val="006153C0"/>
    <w:rsid w:val="0062041F"/>
    <w:rsid w:val="006276B5"/>
    <w:rsid w:val="00627878"/>
    <w:rsid w:val="00631470"/>
    <w:rsid w:val="0064772C"/>
    <w:rsid w:val="00655141"/>
    <w:rsid w:val="0065764D"/>
    <w:rsid w:val="0066186F"/>
    <w:rsid w:val="006632E7"/>
    <w:rsid w:val="00665806"/>
    <w:rsid w:val="00673CBC"/>
    <w:rsid w:val="006754B0"/>
    <w:rsid w:val="006865C0"/>
    <w:rsid w:val="00687F6D"/>
    <w:rsid w:val="006A229E"/>
    <w:rsid w:val="006A309D"/>
    <w:rsid w:val="006B336A"/>
    <w:rsid w:val="006C39EF"/>
    <w:rsid w:val="006D08E7"/>
    <w:rsid w:val="006D116F"/>
    <w:rsid w:val="006D1BCE"/>
    <w:rsid w:val="006D329B"/>
    <w:rsid w:val="006D4C4C"/>
    <w:rsid w:val="006E4133"/>
    <w:rsid w:val="006E6F0F"/>
    <w:rsid w:val="006F1544"/>
    <w:rsid w:val="006F236D"/>
    <w:rsid w:val="006F50D5"/>
    <w:rsid w:val="00720122"/>
    <w:rsid w:val="00746495"/>
    <w:rsid w:val="00765C53"/>
    <w:rsid w:val="00772BC4"/>
    <w:rsid w:val="00775AC4"/>
    <w:rsid w:val="0078132F"/>
    <w:rsid w:val="0078248C"/>
    <w:rsid w:val="00786B30"/>
    <w:rsid w:val="00796035"/>
    <w:rsid w:val="007A5235"/>
    <w:rsid w:val="007D4A6C"/>
    <w:rsid w:val="007E596F"/>
    <w:rsid w:val="007E5CD7"/>
    <w:rsid w:val="008000C0"/>
    <w:rsid w:val="008042F9"/>
    <w:rsid w:val="008159C1"/>
    <w:rsid w:val="00822888"/>
    <w:rsid w:val="00824CCD"/>
    <w:rsid w:val="008257EA"/>
    <w:rsid w:val="00826A02"/>
    <w:rsid w:val="008476C1"/>
    <w:rsid w:val="008543CE"/>
    <w:rsid w:val="0087330E"/>
    <w:rsid w:val="00883C62"/>
    <w:rsid w:val="00890C25"/>
    <w:rsid w:val="00897398"/>
    <w:rsid w:val="008C30BF"/>
    <w:rsid w:val="008D783E"/>
    <w:rsid w:val="008E37F7"/>
    <w:rsid w:val="008F15BF"/>
    <w:rsid w:val="008F3FBC"/>
    <w:rsid w:val="0091637C"/>
    <w:rsid w:val="0092307E"/>
    <w:rsid w:val="0092333C"/>
    <w:rsid w:val="0092382C"/>
    <w:rsid w:val="0093209E"/>
    <w:rsid w:val="00937307"/>
    <w:rsid w:val="0094604B"/>
    <w:rsid w:val="009476AD"/>
    <w:rsid w:val="009649BF"/>
    <w:rsid w:val="00971DF2"/>
    <w:rsid w:val="00972E62"/>
    <w:rsid w:val="009779C8"/>
    <w:rsid w:val="00992B42"/>
    <w:rsid w:val="0099411C"/>
    <w:rsid w:val="009941A6"/>
    <w:rsid w:val="009974EE"/>
    <w:rsid w:val="009B050C"/>
    <w:rsid w:val="009B13B0"/>
    <w:rsid w:val="009C20B6"/>
    <w:rsid w:val="009D26B5"/>
    <w:rsid w:val="009E29E7"/>
    <w:rsid w:val="009E450A"/>
    <w:rsid w:val="009F014A"/>
    <w:rsid w:val="009F0D04"/>
    <w:rsid w:val="009F11C3"/>
    <w:rsid w:val="009F5081"/>
    <w:rsid w:val="00A037A1"/>
    <w:rsid w:val="00A06D9D"/>
    <w:rsid w:val="00A17C2B"/>
    <w:rsid w:val="00A219DB"/>
    <w:rsid w:val="00A30046"/>
    <w:rsid w:val="00A33B8C"/>
    <w:rsid w:val="00A459D5"/>
    <w:rsid w:val="00A507F4"/>
    <w:rsid w:val="00A51278"/>
    <w:rsid w:val="00A562A0"/>
    <w:rsid w:val="00A654AC"/>
    <w:rsid w:val="00A66B68"/>
    <w:rsid w:val="00A77030"/>
    <w:rsid w:val="00A819FE"/>
    <w:rsid w:val="00A8432E"/>
    <w:rsid w:val="00A9171F"/>
    <w:rsid w:val="00AB7145"/>
    <w:rsid w:val="00AC0235"/>
    <w:rsid w:val="00AE17DA"/>
    <w:rsid w:val="00AF01B4"/>
    <w:rsid w:val="00AF0CE6"/>
    <w:rsid w:val="00AF4D17"/>
    <w:rsid w:val="00AF6A38"/>
    <w:rsid w:val="00B01B49"/>
    <w:rsid w:val="00B05E67"/>
    <w:rsid w:val="00B11B84"/>
    <w:rsid w:val="00B335C3"/>
    <w:rsid w:val="00B33966"/>
    <w:rsid w:val="00B427C8"/>
    <w:rsid w:val="00B46AE0"/>
    <w:rsid w:val="00B63D1F"/>
    <w:rsid w:val="00B972BB"/>
    <w:rsid w:val="00BA7634"/>
    <w:rsid w:val="00BD1BF8"/>
    <w:rsid w:val="00BE715C"/>
    <w:rsid w:val="00BF13D5"/>
    <w:rsid w:val="00C0074D"/>
    <w:rsid w:val="00C02B11"/>
    <w:rsid w:val="00C046EA"/>
    <w:rsid w:val="00C41441"/>
    <w:rsid w:val="00C425B2"/>
    <w:rsid w:val="00C46AA2"/>
    <w:rsid w:val="00C61B8D"/>
    <w:rsid w:val="00C726C8"/>
    <w:rsid w:val="00C7602B"/>
    <w:rsid w:val="00C93541"/>
    <w:rsid w:val="00C97B66"/>
    <w:rsid w:val="00CA1669"/>
    <w:rsid w:val="00CA26E6"/>
    <w:rsid w:val="00CA6E93"/>
    <w:rsid w:val="00CB7E99"/>
    <w:rsid w:val="00CD39D7"/>
    <w:rsid w:val="00CD44B9"/>
    <w:rsid w:val="00CD4688"/>
    <w:rsid w:val="00CE4038"/>
    <w:rsid w:val="00D00C4A"/>
    <w:rsid w:val="00D079D2"/>
    <w:rsid w:val="00D16199"/>
    <w:rsid w:val="00D234B7"/>
    <w:rsid w:val="00D250E0"/>
    <w:rsid w:val="00D45D02"/>
    <w:rsid w:val="00D47AC9"/>
    <w:rsid w:val="00D55B78"/>
    <w:rsid w:val="00D607C4"/>
    <w:rsid w:val="00D66A59"/>
    <w:rsid w:val="00D926ED"/>
    <w:rsid w:val="00D97490"/>
    <w:rsid w:val="00DA22DA"/>
    <w:rsid w:val="00DB0DB6"/>
    <w:rsid w:val="00DB644D"/>
    <w:rsid w:val="00DC4027"/>
    <w:rsid w:val="00DD5014"/>
    <w:rsid w:val="00DE2049"/>
    <w:rsid w:val="00DE3CCD"/>
    <w:rsid w:val="00DE4A9A"/>
    <w:rsid w:val="00DF287D"/>
    <w:rsid w:val="00E02223"/>
    <w:rsid w:val="00E1006D"/>
    <w:rsid w:val="00E16FA3"/>
    <w:rsid w:val="00E1787A"/>
    <w:rsid w:val="00E209BF"/>
    <w:rsid w:val="00E4523C"/>
    <w:rsid w:val="00E524E1"/>
    <w:rsid w:val="00E526F8"/>
    <w:rsid w:val="00E53A87"/>
    <w:rsid w:val="00E5414C"/>
    <w:rsid w:val="00E56DFA"/>
    <w:rsid w:val="00E67930"/>
    <w:rsid w:val="00E84D31"/>
    <w:rsid w:val="00E91E78"/>
    <w:rsid w:val="00EA11E5"/>
    <w:rsid w:val="00EC1B78"/>
    <w:rsid w:val="00EC5A64"/>
    <w:rsid w:val="00ED6411"/>
    <w:rsid w:val="00ED74B6"/>
    <w:rsid w:val="00EF38D4"/>
    <w:rsid w:val="00F06FC6"/>
    <w:rsid w:val="00F155BE"/>
    <w:rsid w:val="00F21B5D"/>
    <w:rsid w:val="00F31E23"/>
    <w:rsid w:val="00F47D22"/>
    <w:rsid w:val="00F51A77"/>
    <w:rsid w:val="00F555BE"/>
    <w:rsid w:val="00F57551"/>
    <w:rsid w:val="00F6447C"/>
    <w:rsid w:val="00F834E8"/>
    <w:rsid w:val="00FB0F06"/>
    <w:rsid w:val="00FB127E"/>
    <w:rsid w:val="00FB1FAA"/>
    <w:rsid w:val="00FC3B8D"/>
    <w:rsid w:val="00FD05C0"/>
    <w:rsid w:val="00FD508F"/>
    <w:rsid w:val="00FD5B5D"/>
    <w:rsid w:val="00FF41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83E8C"/>
  <w15:chartTrackingRefBased/>
  <w15:docId w15:val="{4A899B1C-EB5B-4DD6-BFC2-D9C3E1C84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0">
    <w:name w:val="heading 1"/>
    <w:basedOn w:val="a"/>
    <w:next w:val="a"/>
    <w:link w:val="1Char"/>
    <w:uiPriority w:val="9"/>
    <w:qFormat/>
    <w:rsid w:val="0024589F"/>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24589F"/>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E84D31"/>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25E9"/>
    <w:pPr>
      <w:tabs>
        <w:tab w:val="center" w:pos="4513"/>
        <w:tab w:val="right" w:pos="9026"/>
      </w:tabs>
      <w:snapToGrid w:val="0"/>
    </w:pPr>
  </w:style>
  <w:style w:type="character" w:customStyle="1" w:styleId="Char">
    <w:name w:val="머리글 Char"/>
    <w:basedOn w:val="a0"/>
    <w:link w:val="a3"/>
    <w:uiPriority w:val="99"/>
    <w:rsid w:val="003325E9"/>
  </w:style>
  <w:style w:type="paragraph" w:styleId="a4">
    <w:name w:val="footer"/>
    <w:basedOn w:val="a"/>
    <w:link w:val="Char0"/>
    <w:uiPriority w:val="99"/>
    <w:unhideWhenUsed/>
    <w:rsid w:val="003325E9"/>
    <w:pPr>
      <w:tabs>
        <w:tab w:val="center" w:pos="4513"/>
        <w:tab w:val="right" w:pos="9026"/>
      </w:tabs>
      <w:snapToGrid w:val="0"/>
    </w:pPr>
  </w:style>
  <w:style w:type="character" w:customStyle="1" w:styleId="Char0">
    <w:name w:val="바닥글 Char"/>
    <w:basedOn w:val="a0"/>
    <w:link w:val="a4"/>
    <w:uiPriority w:val="99"/>
    <w:rsid w:val="003325E9"/>
  </w:style>
  <w:style w:type="table" w:styleId="a5">
    <w:name w:val="Table Grid"/>
    <w:basedOn w:val="a1"/>
    <w:uiPriority w:val="59"/>
    <w:rsid w:val="00332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rsid w:val="003325E9"/>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3325E9"/>
    <w:rPr>
      <w:rFonts w:asciiTheme="majorHAnsi" w:eastAsiaTheme="majorEastAsia" w:hAnsiTheme="majorHAnsi" w:cstheme="majorBidi"/>
      <w:sz w:val="18"/>
      <w:szCs w:val="18"/>
    </w:rPr>
  </w:style>
  <w:style w:type="character" w:styleId="a7">
    <w:name w:val="line number"/>
    <w:basedOn w:val="a0"/>
    <w:uiPriority w:val="99"/>
    <w:semiHidden/>
    <w:unhideWhenUsed/>
    <w:rsid w:val="00EC1B78"/>
  </w:style>
  <w:style w:type="paragraph" w:styleId="a8">
    <w:name w:val="List Paragraph"/>
    <w:basedOn w:val="a"/>
    <w:uiPriority w:val="34"/>
    <w:qFormat/>
    <w:rsid w:val="00366D61"/>
    <w:pPr>
      <w:ind w:leftChars="400" w:left="800"/>
    </w:pPr>
  </w:style>
  <w:style w:type="table" w:customStyle="1" w:styleId="11">
    <w:name w:val="표 구분선1"/>
    <w:basedOn w:val="a1"/>
    <w:next w:val="a5"/>
    <w:uiPriority w:val="59"/>
    <w:rsid w:val="005C5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바탕글"/>
    <w:basedOn w:val="a"/>
    <w:rsid w:val="0091637C"/>
    <w:pPr>
      <w:snapToGrid w:val="0"/>
      <w:spacing w:after="0" w:line="384" w:lineRule="auto"/>
      <w:textAlignment w:val="baseline"/>
    </w:pPr>
    <w:rPr>
      <w:rFonts w:ascii="바탕" w:eastAsia="굴림" w:hAnsi="굴림" w:cs="굴림"/>
      <w:color w:val="000000"/>
      <w:kern w:val="0"/>
      <w:szCs w:val="20"/>
    </w:rPr>
  </w:style>
  <w:style w:type="character" w:customStyle="1" w:styleId="1Char">
    <w:name w:val="제목 1 Char"/>
    <w:basedOn w:val="a0"/>
    <w:link w:val="10"/>
    <w:uiPriority w:val="9"/>
    <w:rsid w:val="0024589F"/>
    <w:rPr>
      <w:rFonts w:asciiTheme="majorHAnsi" w:eastAsiaTheme="majorEastAsia" w:hAnsiTheme="majorHAnsi" w:cstheme="majorBidi"/>
      <w:sz w:val="28"/>
      <w:szCs w:val="28"/>
    </w:rPr>
  </w:style>
  <w:style w:type="numbering" w:customStyle="1" w:styleId="1">
    <w:name w:val="스타일1"/>
    <w:uiPriority w:val="99"/>
    <w:rsid w:val="0024589F"/>
    <w:pPr>
      <w:numPr>
        <w:numId w:val="6"/>
      </w:numPr>
    </w:pPr>
  </w:style>
  <w:style w:type="character" w:customStyle="1" w:styleId="2Char">
    <w:name w:val="제목 2 Char"/>
    <w:basedOn w:val="a0"/>
    <w:link w:val="2"/>
    <w:uiPriority w:val="9"/>
    <w:rsid w:val="0024589F"/>
    <w:rPr>
      <w:rFonts w:asciiTheme="majorHAnsi" w:eastAsiaTheme="majorEastAsia" w:hAnsiTheme="majorHAnsi" w:cstheme="majorBidi"/>
    </w:rPr>
  </w:style>
  <w:style w:type="character" w:customStyle="1" w:styleId="3Char">
    <w:name w:val="제목 3 Char"/>
    <w:basedOn w:val="a0"/>
    <w:link w:val="3"/>
    <w:uiPriority w:val="9"/>
    <w:rsid w:val="00E84D31"/>
    <w:rPr>
      <w:rFonts w:asciiTheme="majorHAnsi" w:eastAsiaTheme="majorEastAsia" w:hAnsiTheme="majorHAnsi" w:cstheme="majorBidi"/>
    </w:rPr>
  </w:style>
  <w:style w:type="paragraph" w:styleId="TOC">
    <w:name w:val="TOC Heading"/>
    <w:basedOn w:val="10"/>
    <w:next w:val="a"/>
    <w:uiPriority w:val="39"/>
    <w:unhideWhenUsed/>
    <w:qFormat/>
    <w:rsid w:val="00C97B66"/>
    <w:pPr>
      <w:keepLines/>
      <w:widowControl/>
      <w:wordWrap/>
      <w:autoSpaceDE/>
      <w:autoSpaceDN/>
      <w:spacing w:before="240" w:after="0"/>
      <w:jc w:val="left"/>
      <w:outlineLvl w:val="9"/>
    </w:pPr>
    <w:rPr>
      <w:color w:val="2F5496" w:themeColor="accent1" w:themeShade="BF"/>
      <w:kern w:val="0"/>
      <w:sz w:val="32"/>
      <w:szCs w:val="32"/>
    </w:rPr>
  </w:style>
  <w:style w:type="paragraph" w:styleId="12">
    <w:name w:val="toc 1"/>
    <w:basedOn w:val="a"/>
    <w:next w:val="a"/>
    <w:autoRedefine/>
    <w:uiPriority w:val="39"/>
    <w:unhideWhenUsed/>
    <w:rsid w:val="00C97B66"/>
    <w:pPr>
      <w:tabs>
        <w:tab w:val="left" w:pos="425"/>
        <w:tab w:val="right" w:leader="dot" w:pos="9628"/>
      </w:tabs>
      <w:spacing w:after="0"/>
    </w:pPr>
  </w:style>
  <w:style w:type="paragraph" w:styleId="20">
    <w:name w:val="toc 2"/>
    <w:basedOn w:val="a"/>
    <w:next w:val="a"/>
    <w:autoRedefine/>
    <w:uiPriority w:val="39"/>
    <w:unhideWhenUsed/>
    <w:rsid w:val="00091C19"/>
    <w:pPr>
      <w:tabs>
        <w:tab w:val="left" w:pos="1000"/>
        <w:tab w:val="right" w:leader="dot" w:pos="9628"/>
      </w:tabs>
      <w:spacing w:after="0"/>
      <w:ind w:leftChars="200" w:left="400"/>
    </w:pPr>
  </w:style>
  <w:style w:type="character" w:styleId="aa">
    <w:name w:val="Hyperlink"/>
    <w:basedOn w:val="a0"/>
    <w:uiPriority w:val="99"/>
    <w:unhideWhenUsed/>
    <w:rsid w:val="00C97B66"/>
    <w:rPr>
      <w:color w:val="0563C1" w:themeColor="hyperlink"/>
      <w:u w:val="single"/>
    </w:rPr>
  </w:style>
  <w:style w:type="paragraph" w:styleId="ab">
    <w:name w:val="caption"/>
    <w:basedOn w:val="a"/>
    <w:next w:val="a"/>
    <w:uiPriority w:val="35"/>
    <w:unhideWhenUsed/>
    <w:qFormat/>
    <w:rsid w:val="00464142"/>
    <w:rPr>
      <w:b/>
      <w:bCs/>
      <w:szCs w:val="20"/>
    </w:rPr>
  </w:style>
  <w:style w:type="paragraph" w:styleId="ac">
    <w:name w:val="No Spacing"/>
    <w:uiPriority w:val="1"/>
    <w:qFormat/>
    <w:rsid w:val="00EC5A64"/>
    <w:pPr>
      <w:widowControl w:val="0"/>
      <w:wordWrap w:val="0"/>
      <w:autoSpaceDE w:val="0"/>
      <w:autoSpaceDN w:val="0"/>
      <w:spacing w:after="0" w:line="240" w:lineRule="auto"/>
    </w:pPr>
  </w:style>
  <w:style w:type="paragraph" w:styleId="30">
    <w:name w:val="toc 3"/>
    <w:basedOn w:val="a"/>
    <w:next w:val="a"/>
    <w:autoRedefine/>
    <w:uiPriority w:val="39"/>
    <w:unhideWhenUsed/>
    <w:rsid w:val="00091C19"/>
    <w:pPr>
      <w:tabs>
        <w:tab w:val="left" w:pos="1400"/>
        <w:tab w:val="right" w:leader="dot" w:pos="9628"/>
      </w:tabs>
      <w:spacing w:after="0" w:line="240" w:lineRule="auto"/>
      <w:ind w:leftChars="400" w:left="800"/>
      <w:contextualSpacing/>
    </w:pPr>
  </w:style>
  <w:style w:type="character" w:customStyle="1" w:styleId="hps">
    <w:name w:val="hps"/>
    <w:basedOn w:val="a0"/>
    <w:rsid w:val="00A459D5"/>
  </w:style>
  <w:style w:type="character" w:styleId="ad">
    <w:name w:val="page number"/>
    <w:basedOn w:val="a0"/>
    <w:rsid w:val="00C02B11"/>
  </w:style>
  <w:style w:type="paragraph" w:styleId="ae">
    <w:name w:val="Revision"/>
    <w:hidden/>
    <w:uiPriority w:val="99"/>
    <w:semiHidden/>
    <w:rsid w:val="00DE3CCD"/>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8404">
      <w:bodyDiv w:val="1"/>
      <w:marLeft w:val="0"/>
      <w:marRight w:val="0"/>
      <w:marTop w:val="0"/>
      <w:marBottom w:val="0"/>
      <w:divBdr>
        <w:top w:val="none" w:sz="0" w:space="0" w:color="auto"/>
        <w:left w:val="none" w:sz="0" w:space="0" w:color="auto"/>
        <w:bottom w:val="none" w:sz="0" w:space="0" w:color="auto"/>
        <w:right w:val="none" w:sz="0" w:space="0" w:color="auto"/>
      </w:divBdr>
    </w:div>
    <w:div w:id="223152167">
      <w:bodyDiv w:val="1"/>
      <w:marLeft w:val="0"/>
      <w:marRight w:val="0"/>
      <w:marTop w:val="0"/>
      <w:marBottom w:val="0"/>
      <w:divBdr>
        <w:top w:val="none" w:sz="0" w:space="0" w:color="auto"/>
        <w:left w:val="none" w:sz="0" w:space="0" w:color="auto"/>
        <w:bottom w:val="none" w:sz="0" w:space="0" w:color="auto"/>
        <w:right w:val="none" w:sz="0" w:space="0" w:color="auto"/>
      </w:divBdr>
    </w:div>
    <w:div w:id="1005791929">
      <w:bodyDiv w:val="1"/>
      <w:marLeft w:val="0"/>
      <w:marRight w:val="0"/>
      <w:marTop w:val="0"/>
      <w:marBottom w:val="0"/>
      <w:divBdr>
        <w:top w:val="none" w:sz="0" w:space="0" w:color="auto"/>
        <w:left w:val="none" w:sz="0" w:space="0" w:color="auto"/>
        <w:bottom w:val="none" w:sz="0" w:space="0" w:color="auto"/>
        <w:right w:val="none" w:sz="0" w:space="0" w:color="auto"/>
      </w:divBdr>
    </w:div>
    <w:div w:id="1391727459">
      <w:bodyDiv w:val="1"/>
      <w:marLeft w:val="0"/>
      <w:marRight w:val="0"/>
      <w:marTop w:val="0"/>
      <w:marBottom w:val="0"/>
      <w:divBdr>
        <w:top w:val="none" w:sz="0" w:space="0" w:color="auto"/>
        <w:left w:val="none" w:sz="0" w:space="0" w:color="auto"/>
        <w:bottom w:val="none" w:sz="0" w:space="0" w:color="auto"/>
        <w:right w:val="none" w:sz="0" w:space="0" w:color="auto"/>
      </w:divBdr>
    </w:div>
    <w:div w:id="1417484606">
      <w:bodyDiv w:val="1"/>
      <w:marLeft w:val="0"/>
      <w:marRight w:val="0"/>
      <w:marTop w:val="0"/>
      <w:marBottom w:val="0"/>
      <w:divBdr>
        <w:top w:val="none" w:sz="0" w:space="0" w:color="auto"/>
        <w:left w:val="none" w:sz="0" w:space="0" w:color="auto"/>
        <w:bottom w:val="none" w:sz="0" w:space="0" w:color="auto"/>
        <w:right w:val="none" w:sz="0" w:space="0" w:color="auto"/>
      </w:divBdr>
    </w:div>
    <w:div w:id="177277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63EF2-16D3-4540-9299-B1E583B91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Pages>
  <Words>572</Words>
  <Characters>3264</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김은수</cp:lastModifiedBy>
  <cp:revision>1</cp:revision>
  <dcterms:created xsi:type="dcterms:W3CDTF">2026-09-28T05:23:00Z</dcterms:created>
  <dcterms:modified xsi:type="dcterms:W3CDTF">2026-09-28T05:23:00Z</dcterms:modified>
</cp:coreProperties>
</file>